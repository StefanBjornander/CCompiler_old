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E42FEE">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E42FEE">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E42FEE">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E42FEE">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E42FEE">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0FA5EE0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Function Def</w:t>
            </w:r>
            <w:r w:rsidR="002F35C1">
              <w:rPr>
                <w:rStyle w:val="Hyperlnk"/>
                <w:noProof/>
              </w:rPr>
              <w:t>initializer</w:t>
            </w:r>
            <w:r w:rsidR="00416F32" w:rsidRPr="00EC76D5">
              <w:rPr>
                <w:rStyle w:val="Hyperlnk"/>
                <w:noProof/>
              </w:rPr>
              <w: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E42FEE">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E42FEE">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E42FEE">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E42FEE">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E42FEE">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E42FEE">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E42FEE">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E42FEE">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E42FEE">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E42FEE">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E42FEE">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E42FEE">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E42FEE">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E42FEE">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E42FEE">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E42FEE">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E42FEE">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E42FEE">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44AFA89C"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416F32" w:rsidRPr="00EC76D5">
              <w:rPr>
                <w:rStyle w:val="Hyperlnk"/>
                <w:noProof/>
              </w:rPr>
              <w:t>Def</w:t>
            </w:r>
            <w:r w:rsidR="002F35C1">
              <w:rPr>
                <w:rStyle w:val="Hyperlnk"/>
                <w:noProof/>
              </w:rPr>
              <w:t>initializer</w:t>
            </w:r>
            <w:r w:rsidR="00416F32" w:rsidRPr="00EC76D5">
              <w:rPr>
                <w:rStyle w:val="Hyperlnk"/>
                <w:noProof/>
              </w:rPr>
              <w:t>ion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E42FEE">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E42FEE">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E42FEE">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E42FEE">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E42FEE">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EF0338" w:rsidRDefault="00EF0338" w:rsidP="007016BF">
                              <w:pPr>
                                <w:spacing w:before="60" w:after="0"/>
                                <w:jc w:val="center"/>
                                <w:rPr>
                                  <w:lang w:val="sv-SE"/>
                                </w:rPr>
                              </w:pPr>
                              <w:r>
                                <w:rPr>
                                  <w:lang w:val="sv-SE"/>
                                </w:rPr>
                                <w:t>Register Preparator</w:t>
                              </w:r>
                            </w:p>
                            <w:p w14:paraId="5B7E5EAE" w14:textId="77777777" w:rsidR="00EF0338" w:rsidRPr="00C7380D" w:rsidRDefault="00EF0338"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EF0338" w:rsidRDefault="00EF0338" w:rsidP="00F52895">
                              <w:pPr>
                                <w:spacing w:before="60" w:after="0"/>
                                <w:jc w:val="center"/>
                                <w:rPr>
                                  <w:lang w:val="sv-SE"/>
                                </w:rPr>
                              </w:pPr>
                              <w:r>
                                <w:rPr>
                                  <w:lang w:val="sv-SE"/>
                                </w:rPr>
                                <w:t>Register Allocator</w:t>
                              </w:r>
                            </w:p>
                            <w:p w14:paraId="49971E8A" w14:textId="77777777" w:rsidR="00EF0338" w:rsidRDefault="00EF0338"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EF0338" w:rsidRPr="009C410A" w:rsidRDefault="00EF0338"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EF0338" w:rsidRPr="009C410A" w:rsidRDefault="00EF0338"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EF0338" w:rsidRDefault="00EF0338"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EF0338" w:rsidRDefault="00EF0338"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EF0338" w:rsidRDefault="00EF0338" w:rsidP="007016BF">
                              <w:pPr>
                                <w:pStyle w:val="Normalwebb"/>
                                <w:spacing w:before="60" w:line="252" w:lineRule="auto"/>
                                <w:jc w:val="center"/>
                              </w:pPr>
                              <w:r>
                                <w:rPr>
                                  <w:rFonts w:eastAsia="Calibri"/>
                                  <w:sz w:val="22"/>
                                  <w:szCs w:val="22"/>
                                  <w:lang w:val="en-US"/>
                                </w:rPr>
                                <w:t>Object Code</w:t>
                              </w:r>
                            </w:p>
                            <w:p w14:paraId="774C3A6C" w14:textId="77777777" w:rsidR="00EF0338" w:rsidRDefault="00EF0338"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EF0338" w:rsidRDefault="00EF0338"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EF0338" w:rsidRDefault="00EF0338"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EF0338" w:rsidRDefault="00EF0338" w:rsidP="007016BF">
                        <w:pPr>
                          <w:spacing w:before="60" w:after="0"/>
                          <w:jc w:val="center"/>
                          <w:rPr>
                            <w:lang w:val="sv-SE"/>
                          </w:rPr>
                        </w:pPr>
                        <w:r>
                          <w:rPr>
                            <w:lang w:val="sv-SE"/>
                          </w:rPr>
                          <w:t>Register Preparator</w:t>
                        </w:r>
                      </w:p>
                      <w:p w14:paraId="5B7E5EAE" w14:textId="77777777" w:rsidR="00EF0338" w:rsidRPr="00C7380D" w:rsidRDefault="00EF0338"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EF0338" w:rsidRDefault="00EF0338" w:rsidP="00F52895">
                        <w:pPr>
                          <w:spacing w:before="60" w:after="0"/>
                          <w:jc w:val="center"/>
                          <w:rPr>
                            <w:lang w:val="sv-SE"/>
                          </w:rPr>
                        </w:pPr>
                        <w:r>
                          <w:rPr>
                            <w:lang w:val="sv-SE"/>
                          </w:rPr>
                          <w:t>Register Allocator</w:t>
                        </w:r>
                      </w:p>
                      <w:p w14:paraId="49971E8A" w14:textId="77777777" w:rsidR="00EF0338" w:rsidRDefault="00EF0338"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EF0338" w:rsidRPr="009C410A" w:rsidRDefault="00EF0338"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EF0338" w:rsidRPr="009C410A" w:rsidRDefault="00EF0338"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EF0338" w:rsidRDefault="00EF0338"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EF0338" w:rsidRDefault="00EF0338"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EF0338" w:rsidRDefault="00EF0338" w:rsidP="007016BF">
                        <w:pPr>
                          <w:pStyle w:val="Normalwebb"/>
                          <w:spacing w:before="60" w:line="252" w:lineRule="auto"/>
                          <w:jc w:val="center"/>
                        </w:pPr>
                        <w:r>
                          <w:rPr>
                            <w:rFonts w:eastAsia="Calibri"/>
                            <w:sz w:val="22"/>
                            <w:szCs w:val="22"/>
                            <w:lang w:val="en-US"/>
                          </w:rPr>
                          <w:t>Object Code</w:t>
                        </w:r>
                      </w:p>
                      <w:p w14:paraId="774C3A6C" w14:textId="77777777" w:rsidR="00EF0338" w:rsidRDefault="00EF0338"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EF0338" w:rsidRDefault="00EF0338"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EF0338" w:rsidRDefault="00EF0338"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w:t>
      </w:r>
      <w:proofErr w:type="spellStart"/>
      <w:r w:rsidR="0016428D" w:rsidRPr="00EC76D5">
        <w:t>i</w:t>
      </w:r>
      <w:proofErr w:type="spellEnd"/>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proofErr w:type="gramStart"/>
      <w:r w:rsidR="00200804" w:rsidRPr="00EC76D5">
        <w:t>s</w:t>
      </w:r>
      <w:r w:rsidR="00991DAF" w:rsidRPr="00EC76D5">
        <w:t>tatements</w:t>
      </w:r>
      <w:proofErr w:type="gramEnd"/>
      <w:r w:rsidR="00991DAF" w:rsidRPr="00EC76D5">
        <w:t xml:space="preserve">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w:t>
      </w:r>
      <w:proofErr w:type="gramStart"/>
      <w:r w:rsidRPr="00EC76D5">
        <w:t xml:space="preserve">the </w:t>
      </w:r>
      <w:r w:rsidR="00DE19A0" w:rsidRPr="00EC76D5">
        <w:t>it</w:t>
      </w:r>
      <w:proofErr w:type="gramEnd"/>
      <w:r w:rsidR="00DE19A0" w:rsidRPr="00EC76D5">
        <w:t xml:space="preserve"> is subtrees added by the parser that are removed. For instance, the C standard function </w:t>
      </w:r>
      <w:proofErr w:type="spellStart"/>
      <w:r w:rsidR="00DE19A0" w:rsidRPr="00EC76D5">
        <w:rPr>
          <w:rStyle w:val="CodeInText0"/>
        </w:rPr>
        <w:t>printf</w:t>
      </w:r>
      <w:proofErr w:type="spellEnd"/>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proofErr w:type="spellStart"/>
      <w:r w:rsidRPr="00EC76D5">
        <w:t>ymbols</w:t>
      </w:r>
      <w:proofErr w:type="spellEnd"/>
      <w:r w:rsidRPr="00EC76D5">
        <w:t xml:space="preserve">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proofErr w:type="gramStart"/>
      <w:r w:rsidR="00DB4FFB" w:rsidRPr="00EC76D5">
        <w:t>The</w:t>
      </w:r>
      <w:proofErr w:type="gramEnd"/>
      <w:r w:rsidR="00DB4FFB" w:rsidRPr="00EC76D5">
        <w:t xml:space="preserv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t>
      </w:r>
      <w:proofErr w:type="gramStart"/>
      <w:r w:rsidRPr="00EC76D5">
        <w:t>way, if</w:t>
      </w:r>
      <w:proofErr w:type="gramEnd"/>
      <w:r w:rsidRPr="00EC76D5">
        <w:t xml:space="preserve">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proofErr w:type="spellStart"/>
      <w:r w:rsidRPr="00EC76D5">
        <w:t>Goto</w:t>
      </w:r>
      <w:proofErr w:type="spellEnd"/>
      <w:r w:rsidRPr="00EC76D5">
        <w:t>-chains are also reduced.</w:t>
      </w:r>
      <w:r w:rsidR="00813C0C" w:rsidRPr="00EC76D5">
        <w:t xml:space="preserve"> In the following example, all </w:t>
      </w:r>
      <w:proofErr w:type="spellStart"/>
      <w:r w:rsidR="00813C0C" w:rsidRPr="00EC76D5">
        <w:t>goto</w:t>
      </w:r>
      <w:proofErr w:type="spellEnd"/>
      <w:r w:rsidR="00813C0C" w:rsidRPr="00EC76D5">
        <w:t xml:space="preserve">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 xml:space="preserve">lds the variable accessed </w:t>
      </w:r>
      <w:proofErr w:type="gramStart"/>
      <w:r w:rsidR="002523E5" w:rsidRPr="00EC76D5">
        <w:t>later</w:t>
      </w:r>
      <w:r w:rsidR="00FA69E8" w:rsidRPr="00EC76D5">
        <w:t xml:space="preserve"> </w:t>
      </w:r>
      <w:r w:rsidRPr="00EC76D5">
        <w:t>on</w:t>
      </w:r>
      <w:proofErr w:type="gramEnd"/>
      <w:r w:rsidRPr="00EC76D5">
        <w:t xml:space="preserve">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proofErr w:type="gramStart"/>
      <w:r w:rsidRPr="00EC76D5">
        <w:t>registers</w:t>
      </w:r>
      <w:proofErr w:type="gramEnd"/>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w:t>
      </w:r>
      <w:proofErr w:type="gramStart"/>
      <w:r w:rsidR="00A46B9F" w:rsidRPr="00EC76D5">
        <w:t>actually t</w:t>
      </w:r>
      <w:r w:rsidR="0072303B" w:rsidRPr="00EC76D5">
        <w:t>w</w:t>
      </w:r>
      <w:r w:rsidR="00A46B9F" w:rsidRPr="00EC76D5">
        <w:t>o</w:t>
      </w:r>
      <w:proofErr w:type="gramEnd"/>
      <w:r w:rsidR="00A46B9F" w:rsidRPr="00EC76D5">
        <w:t xml:space="preserve">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w:t>
      </w:r>
      <w:proofErr w:type="gramStart"/>
      <w:r w:rsidR="00C51F56" w:rsidRPr="00EC76D5">
        <w:t>code</w:t>
      </w:r>
      <w:proofErr w:type="gramEnd"/>
      <w:r w:rsidR="00C51F56" w:rsidRPr="00EC76D5">
        <w:t xml:space="preserv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 xml:space="preserve">We also </w:t>
      </w:r>
      <w:proofErr w:type="gramStart"/>
      <w:r w:rsidR="00A774F8" w:rsidRPr="00EC76D5">
        <w:t>translates</w:t>
      </w:r>
      <w:proofErr w:type="gramEnd"/>
      <w:r w:rsidR="00A774F8" w:rsidRPr="00EC76D5">
        <w:t xml:space="preserve"> addition or subtraction with one into </w:t>
      </w:r>
      <w:proofErr w:type="spellStart"/>
      <w:r w:rsidR="00A774F8" w:rsidRPr="00EC76D5">
        <w:t>incremement</w:t>
      </w:r>
      <w:proofErr w:type="spellEnd"/>
      <w:r w:rsidR="00A774F8" w:rsidRPr="00EC76D5">
        <w:t xml:space="preserve"> or decrement, and we </w:t>
      </w:r>
      <w:proofErr w:type="spellStart"/>
      <w:r w:rsidR="00A774F8" w:rsidRPr="00EC76D5">
        <w:t>reduse</w:t>
      </w:r>
      <w:proofErr w:type="spellEnd"/>
      <w:r w:rsidR="00A774F8" w:rsidRPr="00EC76D5">
        <w:t xml:space="preserv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 xml:space="preserve">Bison and </w:t>
      </w:r>
      <w:proofErr w:type="spellStart"/>
      <w:r w:rsidR="0031712C" w:rsidRPr="00EC76D5">
        <w:t>JFlex</w:t>
      </w:r>
      <w:bookmarkEnd w:id="12"/>
      <w:bookmarkEnd w:id="13"/>
      <w:proofErr w:type="spellEnd"/>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proofErr w:type="spellStart"/>
      <w:r w:rsidRPr="00EC76D5">
        <w:t>J</w:t>
      </w:r>
      <w:r w:rsidR="00371E5F" w:rsidRPr="00EC76D5">
        <w:t>Fl</w:t>
      </w:r>
      <w:r w:rsidRPr="00EC76D5">
        <w:t>ex</w:t>
      </w:r>
      <w:proofErr w:type="spellEnd"/>
      <w:r w:rsidRPr="00EC76D5">
        <w:t xml:space="preserve">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w:t>
      </w:r>
      <w:proofErr w:type="gramStart"/>
      <w:r w:rsidR="00B97481" w:rsidRPr="00EC76D5">
        <w:t>generator, and</w:t>
      </w:r>
      <w:proofErr w:type="gramEnd"/>
      <w:r w:rsidR="00B97481" w:rsidRPr="00EC76D5">
        <w:t xml:space="preserve">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 xml:space="preserve">s </w:t>
      </w:r>
      <w:proofErr w:type="gramStart"/>
      <w:r w:rsidR="0099678E" w:rsidRPr="00EC76D5">
        <w:t>are</w:t>
      </w:r>
      <w:proofErr w:type="gramEnd"/>
      <w:r w:rsidR="0099678E" w:rsidRPr="00EC76D5">
        <w:t xml:space="preserv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w:t>
      </w:r>
      <w:proofErr w:type="gramStart"/>
      <w:r w:rsidR="0099678E" w:rsidRPr="00EC76D5">
        <w:t>are</w:t>
      </w:r>
      <w:proofErr w:type="gramEnd"/>
      <w:r w:rsidR="0099678E" w:rsidRPr="00EC76D5">
        <w:t xml:space="preserv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proofErr w:type="spellStart"/>
      <w:r w:rsidRPr="00EC76D5">
        <w:rPr>
          <w:rStyle w:val="CodeInText"/>
        </w:rPr>
        <w:t>e</w:t>
      </w:r>
      <w:proofErr w:type="spellEnd"/>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proofErr w:type="spellStart"/>
      <w:r w:rsidR="00923212" w:rsidRPr="00EC76D5">
        <w:rPr>
          <w:rStyle w:val="CodeInText"/>
        </w:rPr>
        <w:t>log10</w:t>
      </w:r>
      <w:proofErr w:type="spellEnd"/>
      <w:r w:rsidR="00923212" w:rsidRPr="00EC76D5">
        <w:t xml:space="preserve">, </w:t>
      </w:r>
      <w:proofErr w:type="spellStart"/>
      <w:r w:rsidR="00923212" w:rsidRPr="00EC76D5">
        <w:rPr>
          <w:rStyle w:val="CodeInText"/>
        </w:rPr>
        <w:t>exp10</w:t>
      </w:r>
      <w:proofErr w:type="spellEnd"/>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proofErr w:type="spellStart"/>
      <w:r w:rsidR="006F5454" w:rsidRPr="00EC76D5">
        <w:rPr>
          <w:rStyle w:val="CodeInText"/>
          <w:highlight w:val="white"/>
        </w:rPr>
        <w:t>statement_list</w:t>
      </w:r>
      <w:proofErr w:type="spellEnd"/>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proofErr w:type="spellStart"/>
      <w:r w:rsidR="00715F10" w:rsidRPr="00EC76D5">
        <w:rPr>
          <w:rStyle w:val="CodeInText"/>
        </w:rPr>
        <w:t>statement_list</w:t>
      </w:r>
      <w:proofErr w:type="spellEnd"/>
      <w:r w:rsidR="00715F10" w:rsidRPr="00EC76D5">
        <w:t xml:space="preserve"> </w:t>
      </w:r>
      <w:r w:rsidR="00D14A78" w:rsidRPr="00EC76D5">
        <w:t>can be read as “a</w:t>
      </w:r>
      <w:r w:rsidR="009A1E95" w:rsidRPr="00EC76D5">
        <w:t xml:space="preserve"> statement list is a </w:t>
      </w:r>
      <w:proofErr w:type="gramStart"/>
      <w:r w:rsidR="009A1E95" w:rsidRPr="00EC76D5">
        <w:t>statement</w:t>
      </w:r>
      <w:proofErr w:type="gramEnd"/>
      <w:r w:rsidR="009A1E95" w:rsidRPr="00EC76D5">
        <w:t xml:space="preserve">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proofErr w:type="spellStart"/>
      <w:r w:rsidRPr="00EC76D5">
        <w:t>Y</w:t>
      </w:r>
      <w:r w:rsidR="00CA3E6B" w:rsidRPr="00EC76D5">
        <w:t>acc</w:t>
      </w:r>
      <w:proofErr w:type="spellEnd"/>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proofErr w:type="spellStart"/>
      <w:r>
        <w:t>MainParser.gppg</w:t>
      </w:r>
      <w:proofErr w:type="spellEnd"/>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 xml:space="preserve">The following tokens do not </w:t>
      </w:r>
      <w:proofErr w:type="gramStart"/>
      <w:r w:rsidRPr="00EC76D5">
        <w:t>holds</w:t>
      </w:r>
      <w:proofErr w:type="gramEnd"/>
      <w:r w:rsidRPr="00EC76D5">
        <w:t xml:space="preserve">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proofErr w:type="spellStart"/>
      <w:r w:rsidRPr="00EC76D5">
        <w:rPr>
          <w:rStyle w:val="CodeInText0"/>
        </w:rPr>
        <w:t>statement_list</w:t>
      </w:r>
      <w:proofErr w:type="spellEnd"/>
      <w:r w:rsidRPr="00EC76D5">
        <w:t xml:space="preserve">, </w:t>
      </w:r>
      <w:r w:rsidRPr="00EC76D5">
        <w:rPr>
          <w:rStyle w:val="CodeInText0"/>
        </w:rPr>
        <w:t>statement</w:t>
      </w:r>
      <w:r w:rsidRPr="00EC76D5">
        <w:t xml:space="preserve">, and </w:t>
      </w:r>
      <w:proofErr w:type="spellStart"/>
      <w:r w:rsidRPr="00EC76D5">
        <w:rPr>
          <w:rStyle w:val="CodeInText0"/>
        </w:rPr>
        <w:t>optional_output</w:t>
      </w:r>
      <w:proofErr w:type="spellEnd"/>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 xml:space="preserve">The right-hand side are numbered from one, and the attribute values are </w:t>
      </w:r>
      <w:proofErr w:type="spellStart"/>
      <w:r w:rsidRPr="00EC76D5">
        <w:t>accessable</w:t>
      </w:r>
      <w:proofErr w:type="spellEnd"/>
      <w:r w:rsidRPr="00EC76D5">
        <w:t xml:space="preserv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proofErr w:type="spellStart"/>
      <w:r w:rsidRPr="00EC76D5">
        <w:lastRenderedPageBreak/>
        <w:t>J</w:t>
      </w:r>
      <w:r w:rsidR="00ED240D" w:rsidRPr="00EC76D5">
        <w:t>F</w:t>
      </w:r>
      <w:r w:rsidR="00A138C7" w:rsidRPr="00EC76D5">
        <w:t>l</w:t>
      </w:r>
      <w:r w:rsidRPr="00EC76D5">
        <w:t>ex</w:t>
      </w:r>
      <w:bookmarkEnd w:id="17"/>
      <w:bookmarkEnd w:id="18"/>
      <w:proofErr w:type="spellEnd"/>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w:t>
      </w:r>
      <w:proofErr w:type="spellStart"/>
      <w:r w:rsidR="000A5AA6" w:rsidRPr="00EC76D5">
        <w:t>J</w:t>
      </w:r>
      <w:r w:rsidR="002B548F" w:rsidRPr="00EC76D5">
        <w:t>Fl</w:t>
      </w:r>
      <w:r w:rsidR="000A5AA6" w:rsidRPr="00EC76D5">
        <w:t>ex</w:t>
      </w:r>
      <w:proofErr w:type="spellEnd"/>
      <w:r w:rsidR="000A5AA6" w:rsidRPr="00EC76D5">
        <w:t xml:space="preserve">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proofErr w:type="gramStart"/>
      <w:r w:rsidRPr="00EC76D5">
        <w:t>First</w:t>
      </w:r>
      <w:proofErr w:type="gramEnd"/>
      <w:r w:rsidRPr="00EC76D5">
        <w:t xml:space="preserve">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proofErr w:type="spellStart"/>
      <w:r w:rsidRPr="00EC76D5">
        <w:t>Token.java</w:t>
      </w:r>
      <w:proofErr w:type="spellEnd"/>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 xml:space="preserve">When it comes to complicated tokens, </w:t>
      </w:r>
      <w:proofErr w:type="spellStart"/>
      <w:r w:rsidRPr="00EC76D5">
        <w:t>J</w:t>
      </w:r>
      <w:r w:rsidR="0029308A" w:rsidRPr="00EC76D5">
        <w:t>Fl</w:t>
      </w:r>
      <w:r w:rsidRPr="00EC76D5">
        <w:t>ex</w:t>
      </w:r>
      <w:proofErr w:type="spellEnd"/>
      <w:r w:rsidRPr="00EC76D5">
        <w:t xml:space="preserve">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proofErr w:type="spellStart"/>
      <w:r w:rsidR="004B7FDC" w:rsidRPr="00EC76D5">
        <w:t>preceed</w:t>
      </w:r>
      <w:r w:rsidR="003865CF" w:rsidRPr="00EC76D5">
        <w:t>ing</w:t>
      </w:r>
      <w:proofErr w:type="spellEnd"/>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proofErr w:type="gramStart"/>
            <w:r w:rsidRPr="00EC76D5">
              <w:t>( and</w:t>
            </w:r>
            <w:proofErr w:type="gramEnd"/>
            <w:r w:rsidRPr="00EC76D5">
              <w:t xml:space="preserve">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xml:space="preserve">[ </w:t>
            </w:r>
            <w:proofErr w:type="gramStart"/>
            <w:r w:rsidRPr="00EC76D5">
              <w:t>and ]</w:t>
            </w:r>
            <w:proofErr w:type="gramEnd"/>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xml:space="preserve">[^ </w:t>
            </w:r>
            <w:proofErr w:type="gramStart"/>
            <w:r w:rsidRPr="00EC76D5">
              <w:t>and ]</w:t>
            </w:r>
            <w:proofErr w:type="gramEnd"/>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 xml:space="preserve">ne or </w:t>
            </w:r>
            <w:proofErr w:type="spellStart"/>
            <w:r w:rsidR="00D202CA" w:rsidRPr="00EC76D5">
              <w:t>more</w:t>
            </w:r>
            <w:r w:rsidR="008855EB" w:rsidRPr="00EC76D5">
              <w:t>e</w:t>
            </w:r>
            <w:proofErr w:type="spellEnd"/>
            <w:r w:rsidR="008855EB" w:rsidRPr="00EC76D5">
              <w:t xml:space="preserv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proofErr w:type="spellStart"/>
      <w:r w:rsidRPr="00EC76D5">
        <w:t>Scanner.jflex</w:t>
      </w:r>
      <w:proofErr w:type="spellEnd"/>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 xml:space="preserve">In the scanner code below, a line comment is two slashes followed by zero or more occurrences of any character except newline. Since both the slash has special </w:t>
      </w:r>
      <w:proofErr w:type="gramStart"/>
      <w:r w:rsidRPr="00EC76D5">
        <w:t>meaning</w:t>
      </w:r>
      <w:proofErr w:type="gramEnd"/>
      <w:r w:rsidRPr="00EC76D5">
        <w:t xml:space="preserve">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 xml:space="preserve">An identifier is a capital or small letter, or </w:t>
      </w:r>
      <w:proofErr w:type="gramStart"/>
      <w:r w:rsidRPr="00EC76D5">
        <w:t>a</w:t>
      </w:r>
      <w:proofErr w:type="gramEnd"/>
      <w:r w:rsidRPr="00EC76D5">
        <w:t xml:space="preserve">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proofErr w:type="spellStart"/>
      <w:r w:rsidRPr="00EC76D5">
        <w:rPr>
          <w:rStyle w:val="CodeInText"/>
        </w:rPr>
        <w:t>yytext</w:t>
      </w:r>
      <w:proofErr w:type="spellEnd"/>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proofErr w:type="spellStart"/>
      <w:r w:rsidRPr="00EC76D5">
        <w:rPr>
          <w:rStyle w:val="CodeInText0"/>
        </w:rPr>
        <w:t>ScannerToLexer</w:t>
      </w:r>
      <w:proofErr w:type="spellEnd"/>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proofErr w:type="spellStart"/>
      <w:r w:rsidR="005C5A52" w:rsidRPr="00EC76D5">
        <w:rPr>
          <w:rStyle w:val="CodeInText0"/>
        </w:rPr>
        <w:t>Lexer</w:t>
      </w:r>
      <w:proofErr w:type="spellEnd"/>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proofErr w:type="spellStart"/>
      <w:r w:rsidR="008611C9" w:rsidRPr="00EC76D5">
        <w:rPr>
          <w:rStyle w:val="CodeInText0"/>
        </w:rPr>
        <w:t>yylex</w:t>
      </w:r>
      <w:proofErr w:type="spellEnd"/>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proofErr w:type="spellStart"/>
      <w:r w:rsidRPr="00EC76D5">
        <w:lastRenderedPageBreak/>
        <w:t>ScannerToLexer.java</w:t>
      </w:r>
      <w:proofErr w:type="spellEnd"/>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 xml:space="preserve">Bison and </w:t>
      </w:r>
      <w:proofErr w:type="spellStart"/>
      <w:r w:rsidRPr="00EC76D5">
        <w:t>JFlex</w:t>
      </w:r>
      <w:proofErr w:type="spellEnd"/>
      <w:r w:rsidRPr="00EC76D5">
        <w:t xml:space="preserve">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proofErr w:type="spellStart"/>
      <w:r w:rsidR="00B2491D" w:rsidRPr="00EC76D5">
        <w:rPr>
          <w:rStyle w:val="CodeInText"/>
        </w:rPr>
        <w:t>BufferedReader</w:t>
      </w:r>
      <w:proofErr w:type="spellEnd"/>
      <w:r w:rsidR="00B2491D" w:rsidRPr="00EC76D5">
        <w:t xml:space="preserve">, the output is written to </w:t>
      </w:r>
      <w:proofErr w:type="spellStart"/>
      <w:r w:rsidR="00B2491D" w:rsidRPr="00EC76D5">
        <w:rPr>
          <w:rStyle w:val="CodeInText"/>
        </w:rPr>
        <w:t>OutputStream</w:t>
      </w:r>
      <w:proofErr w:type="spellEnd"/>
      <w:r w:rsidR="00B2491D" w:rsidRPr="00EC76D5">
        <w:t>, error message</w:t>
      </w:r>
      <w:r w:rsidR="000D7E1E" w:rsidRPr="00EC76D5">
        <w:t>s</w:t>
      </w:r>
      <w:r w:rsidR="00B2491D" w:rsidRPr="00EC76D5">
        <w:t xml:space="preserve"> are written to </w:t>
      </w:r>
      <w:proofErr w:type="spellStart"/>
      <w:r w:rsidR="00B2491D" w:rsidRPr="00EC76D5">
        <w:rPr>
          <w:rStyle w:val="CodeInText"/>
        </w:rPr>
        <w:t>ErrorStream</w:t>
      </w:r>
      <w:proofErr w:type="spellEnd"/>
      <w:r w:rsidR="00B2491D" w:rsidRPr="00EC76D5">
        <w:t xml:space="preserve">, and </w:t>
      </w:r>
      <w:proofErr w:type="spellStart"/>
      <w:r w:rsidR="00B2491D" w:rsidRPr="00EC76D5">
        <w:rPr>
          <w:rStyle w:val="CodeInText"/>
        </w:rPr>
        <w:t>VariableMap</w:t>
      </w:r>
      <w:proofErr w:type="spellEnd"/>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proofErr w:type="spellStart"/>
      <w:r w:rsidRPr="00EC76D5">
        <w:t>Main.java</w:t>
      </w:r>
      <w:proofErr w:type="spellEnd"/>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proofErr w:type="spellStart"/>
      <w:r w:rsidRPr="00EC76D5">
        <w:t>Parser.bat</w:t>
      </w:r>
      <w:proofErr w:type="spellEnd"/>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34573F69" w14:textId="77777777" w:rsidR="00551A61" w:rsidRPr="00EC76D5" w:rsidRDefault="00551A61" w:rsidP="00551A61">
      <w:pPr>
        <w:pStyle w:val="CodeHeader"/>
      </w:pPr>
      <w:proofErr w:type="spellStart"/>
      <w:r w:rsidRPr="00EC76D5">
        <w:t>Main.java</w:t>
      </w:r>
      <w:proofErr w:type="spellEnd"/>
    </w:p>
    <w:p w14:paraId="122866EE" w14:textId="77777777" w:rsidR="00551A61" w:rsidRPr="00EC76D5" w:rsidRDefault="00551A61" w:rsidP="00551A61">
      <w:pPr>
        <w:pStyle w:val="Code"/>
      </w:pPr>
      <w:r w:rsidRPr="00EC76D5">
        <w:t>package c_compiler;</w:t>
      </w:r>
    </w:p>
    <w:p w14:paraId="33016C63" w14:textId="77777777" w:rsidR="00551A61" w:rsidRPr="00EC76D5" w:rsidRDefault="00551A61" w:rsidP="00551A61">
      <w:pPr>
        <w:pStyle w:val="Code"/>
      </w:pPr>
      <w:r w:rsidRPr="00EC76D5">
        <w:t>import java.io.*;</w:t>
      </w:r>
    </w:p>
    <w:p w14:paraId="58A7E715" w14:textId="77777777" w:rsidR="00551A61" w:rsidRPr="00EC76D5" w:rsidRDefault="00551A61" w:rsidP="00551A61">
      <w:pPr>
        <w:pStyle w:val="Code"/>
      </w:pPr>
      <w:r w:rsidRPr="00EC76D5">
        <w:t>import java.math.*;</w:t>
      </w:r>
    </w:p>
    <w:p w14:paraId="3C58F7A8" w14:textId="77777777" w:rsidR="00551A61" w:rsidRPr="00EC76D5" w:rsidRDefault="00551A61" w:rsidP="00551A61">
      <w:pPr>
        <w:pStyle w:val="Code"/>
      </w:pPr>
      <w:r w:rsidRPr="00EC76D5">
        <w:t xml:space="preserve">import java.util.*; </w:t>
      </w:r>
    </w:p>
    <w:p w14:paraId="3C21B881" w14:textId="77777777" w:rsidR="00551A61" w:rsidRPr="00EC76D5" w:rsidRDefault="00551A61" w:rsidP="00551A61">
      <w:pPr>
        <w:pStyle w:val="Code"/>
      </w:pPr>
    </w:p>
    <w:p w14:paraId="74B009D9" w14:textId="77777777" w:rsidR="00551A61" w:rsidRPr="00EC76D5" w:rsidRDefault="00551A61" w:rsidP="00551A61">
      <w:pPr>
        <w:pStyle w:val="Code"/>
      </w:pPr>
      <w:r w:rsidRPr="00EC76D5">
        <w:t>public class Main {</w:t>
      </w:r>
    </w:p>
    <w:p w14:paraId="2076B3A2" w14:textId="77777777" w:rsidR="00551A61" w:rsidRPr="00EC76D5" w:rsidRDefault="00551A61" w:rsidP="00551A61">
      <w:pPr>
        <w:pStyle w:val="Code"/>
      </w:pPr>
      <w:r w:rsidRPr="00EC76D5">
        <w:t xml:space="preserve">  public static boolean Debug2 = true;</w:t>
      </w:r>
    </w:p>
    <w:p w14:paraId="04D6139D" w14:textId="77777777" w:rsidR="00551A61" w:rsidRPr="00EC76D5" w:rsidRDefault="00551A61" w:rsidP="00551A61">
      <w:pPr>
        <w:pStyle w:val="Code"/>
      </w:pPr>
      <w:r w:rsidRPr="00EC76D5">
        <w:t xml:space="preserve">  public static boolean Warning = false;</w:t>
      </w:r>
    </w:p>
    <w:p w14:paraId="23BB25A2" w14:textId="77777777" w:rsidR="00551A61" w:rsidRPr="00EC76D5" w:rsidRDefault="00551A61" w:rsidP="00551A61">
      <w:pPr>
        <w:pStyle w:val="Code"/>
      </w:pPr>
      <w:r w:rsidRPr="00EC76D5">
        <w:t xml:space="preserve">  public static boolean CheckStackHeap2 = true;</w:t>
      </w:r>
    </w:p>
    <w:p w14:paraId="5D9F8926" w14:textId="77777777" w:rsidR="00551A61" w:rsidRPr="00EC76D5" w:rsidRDefault="00551A61" w:rsidP="00551A61">
      <w:pPr>
        <w:pStyle w:val="Code"/>
      </w:pPr>
      <w:r w:rsidRPr="00EC76D5">
        <w:t xml:space="preserve">  </w:t>
      </w:r>
    </w:p>
    <w:p w14:paraId="4C5D53B7" w14:textId="77777777" w:rsidR="00551A61" w:rsidRPr="00EC76D5" w:rsidRDefault="00551A61" w:rsidP="00551A61">
      <w:pPr>
        <w:pStyle w:val="Code"/>
      </w:pPr>
      <w:r w:rsidRPr="00EC76D5">
        <w:t xml:space="preserve">  public static Map&lt;String,Macro&gt; MacroMap = new MyMap&lt;&gt;();</w:t>
      </w:r>
    </w:p>
    <w:p w14:paraId="33617650" w14:textId="77777777" w:rsidR="00551A61" w:rsidRPr="00EC76D5" w:rsidRDefault="00551A61" w:rsidP="00551A61">
      <w:pPr>
        <w:pStyle w:val="Code"/>
      </w:pPr>
      <w:r w:rsidRPr="00EC76D5">
        <w:t xml:space="preserve">  public static Stack&lt;File&gt; IncludeStack = new Stack&lt;&gt;();</w:t>
      </w:r>
    </w:p>
    <w:p w14:paraId="3D04A4F1" w14:textId="77777777" w:rsidR="00551A61" w:rsidRPr="00EC76D5" w:rsidRDefault="00551A61" w:rsidP="00551A61">
      <w:pPr>
        <w:pStyle w:val="Code"/>
      </w:pPr>
      <w:r w:rsidRPr="00EC76D5">
        <w:t xml:space="preserve">  public static Set&lt;File&gt; IncludeSet = new MySet&lt;&gt;();</w:t>
      </w:r>
    </w:p>
    <w:p w14:paraId="76388F22" w14:textId="77777777" w:rsidR="00551A61" w:rsidRPr="00EC76D5" w:rsidRDefault="00551A61" w:rsidP="00551A61">
      <w:pPr>
        <w:pStyle w:val="Code"/>
      </w:pPr>
      <w:r w:rsidRPr="00EC76D5">
        <w:t xml:space="preserve">  public static Stack&lt;Triple&lt;Boolean,Boolean,PreProcessor.IfStatus&gt;&gt;</w:t>
      </w:r>
    </w:p>
    <w:p w14:paraId="72D80688" w14:textId="77777777" w:rsidR="00551A61" w:rsidRPr="00EC76D5" w:rsidRDefault="00551A61" w:rsidP="00551A61">
      <w:pPr>
        <w:pStyle w:val="Code"/>
      </w:pPr>
      <w:r w:rsidRPr="00EC76D5">
        <w:t xml:space="preserve">                  IfStack = new Stack&lt;&gt;();</w:t>
      </w:r>
    </w:p>
    <w:p w14:paraId="647F80EC" w14:textId="77777777" w:rsidR="00551A61" w:rsidRPr="00EC76D5" w:rsidRDefault="00551A61" w:rsidP="00551A61">
      <w:pPr>
        <w:pStyle w:val="Code"/>
      </w:pPr>
    </w:p>
    <w:p w14:paraId="0A81BEC5" w14:textId="77777777" w:rsidR="00551A61" w:rsidRPr="00EC76D5" w:rsidRDefault="00551A61" w:rsidP="00551A61">
      <w:pPr>
        <w:pStyle w:val="Code"/>
      </w:pPr>
      <w:r w:rsidRPr="00EC76D5">
        <w:t xml:space="preserve">  public static int FileId = 0;</w:t>
      </w:r>
    </w:p>
    <w:p w14:paraId="2E8047A9" w14:textId="77777777" w:rsidR="00551A61" w:rsidRPr="00EC76D5" w:rsidRDefault="00551A61" w:rsidP="00551A61">
      <w:pPr>
        <w:pStyle w:val="Code"/>
      </w:pPr>
      <w:r w:rsidRPr="00EC76D5">
        <w:t xml:space="preserve">  public static String AssemblerPrompt2 = "Assembler: ";</w:t>
      </w:r>
    </w:p>
    <w:p w14:paraId="0A49EBCD" w14:textId="77777777" w:rsidR="00551A61" w:rsidRPr="00EC76D5" w:rsidRDefault="00551A61" w:rsidP="00551A61">
      <w:pPr>
        <w:pStyle w:val="Code"/>
      </w:pPr>
      <w:r w:rsidRPr="00EC76D5">
        <w:t xml:space="preserve">  public static final int MarginSize2 = 20;</w:t>
      </w:r>
    </w:p>
    <w:p w14:paraId="50E7BCF0" w14:textId="77777777" w:rsidR="00551A61" w:rsidRPr="00EC76D5" w:rsidRDefault="00551A61" w:rsidP="00551A61">
      <w:pPr>
        <w:pStyle w:val="Code"/>
      </w:pPr>
      <w:r w:rsidRPr="00EC76D5">
        <w:t xml:space="preserve">  public static int TemporaryCount = 0;</w:t>
      </w:r>
    </w:p>
    <w:p w14:paraId="65481622" w14:textId="77777777" w:rsidR="00551A61" w:rsidRPr="00EC76D5" w:rsidRDefault="00551A61" w:rsidP="00551A61">
      <w:pPr>
        <w:pStyle w:val="Code"/>
      </w:pPr>
    </w:p>
    <w:p w14:paraId="1985F31E" w14:textId="77777777" w:rsidR="00551A61" w:rsidRPr="00EC76D5" w:rsidRDefault="00551A61" w:rsidP="00551A61">
      <w:pPr>
        <w:pStyle w:val="Code"/>
      </w:pPr>
      <w:r w:rsidRPr="00EC76D5">
        <w:t xml:space="preserve">  public static String CheckStackHeapFunction = "$CheckStackHeapFunction";</w:t>
      </w:r>
    </w:p>
    <w:p w14:paraId="42CC746E" w14:textId="77777777" w:rsidR="00551A61" w:rsidRPr="00EC76D5" w:rsidRDefault="00551A61" w:rsidP="00551A61">
      <w:pPr>
        <w:pStyle w:val="Code"/>
      </w:pPr>
      <w:r w:rsidRPr="00EC76D5">
        <w:t xml:space="preserve">  public static String CheckStackHeapFunctionEllipse =</w:t>
      </w:r>
    </w:p>
    <w:p w14:paraId="389B7215" w14:textId="77777777" w:rsidR="00551A61" w:rsidRPr="00EC76D5" w:rsidRDefault="00551A61" w:rsidP="00551A61">
      <w:pPr>
        <w:pStyle w:val="Code"/>
      </w:pPr>
      <w:r w:rsidRPr="00EC76D5">
        <w:t xml:space="preserve">                         "$CheckStackHeapFunctionEllipse";</w:t>
      </w:r>
    </w:p>
    <w:p w14:paraId="3E746C77" w14:textId="77777777" w:rsidR="00551A61" w:rsidRPr="00EC76D5" w:rsidRDefault="00551A61" w:rsidP="00551A61">
      <w:pPr>
        <w:pStyle w:val="Code"/>
      </w:pPr>
      <w:r w:rsidRPr="00EC76D5">
        <w:t xml:space="preserve">  public static String StackHeapError = "$StackHeapError";</w:t>
      </w:r>
    </w:p>
    <w:p w14:paraId="1371ED18" w14:textId="77777777" w:rsidR="00551A61" w:rsidRPr="00EC76D5" w:rsidRDefault="00551A61" w:rsidP="00551A61">
      <w:pPr>
        <w:pStyle w:val="Code"/>
      </w:pPr>
      <w:r w:rsidRPr="00EC76D5">
        <w:t xml:space="preserve">  public static String StackHeapErrorEllipse = "$StackHeapErrorEllipse";</w:t>
      </w:r>
    </w:p>
    <w:p w14:paraId="14A17FB9" w14:textId="77777777" w:rsidR="00551A61" w:rsidRPr="00EC76D5" w:rsidRDefault="00551A61" w:rsidP="00551A61">
      <w:pPr>
        <w:pStyle w:val="Code"/>
      </w:pPr>
      <w:r w:rsidRPr="00EC76D5">
        <w:t xml:space="preserve">  public static String StackOverflowName = "$StackOverflow";</w:t>
      </w:r>
    </w:p>
    <w:p w14:paraId="12AD930F" w14:textId="77777777" w:rsidR="00551A61" w:rsidRPr="00EC76D5" w:rsidRDefault="00551A61" w:rsidP="00551A61">
      <w:pPr>
        <w:pStyle w:val="Code"/>
      </w:pPr>
      <w:r w:rsidRPr="00EC76D5">
        <w:t xml:space="preserve">  public static String StackOverflowMessage = "Stack Overflow =&gt; Exit -1.";</w:t>
      </w:r>
    </w:p>
    <w:p w14:paraId="27EF586E" w14:textId="77777777" w:rsidR="00551A61" w:rsidRPr="00EC76D5" w:rsidRDefault="00551A61" w:rsidP="00551A61">
      <w:pPr>
        <w:pStyle w:val="Code"/>
      </w:pPr>
      <w:r w:rsidRPr="00EC76D5">
        <w:t xml:space="preserve">  public static String PathName = "$Path";</w:t>
      </w:r>
    </w:p>
    <w:p w14:paraId="24202D5C" w14:textId="77777777" w:rsidR="00551A61" w:rsidRPr="00EC76D5" w:rsidRDefault="00551A61" w:rsidP="00551A61">
      <w:pPr>
        <w:pStyle w:val="Code"/>
      </w:pPr>
      <w:r w:rsidRPr="00EC76D5">
        <w:t xml:space="preserve">  public static String PathText = "Path";</w:t>
      </w:r>
    </w:p>
    <w:p w14:paraId="0178DB26" w14:textId="77777777" w:rsidR="00551A61" w:rsidRPr="00EC76D5" w:rsidRDefault="00551A61" w:rsidP="00551A61">
      <w:pPr>
        <w:pStyle w:val="Code"/>
      </w:pPr>
      <w:r w:rsidRPr="00EC76D5">
        <w:t xml:space="preserve">  </w:t>
      </w:r>
    </w:p>
    <w:p w14:paraId="147BE12D" w14:textId="77777777" w:rsidR="00551A61" w:rsidRPr="00EC76D5" w:rsidRDefault="00551A61" w:rsidP="00551A61">
      <w:pPr>
        <w:pStyle w:val="Code"/>
      </w:pPr>
      <w:r w:rsidRPr="00EC76D5">
        <w:t xml:space="preserve">  public static int ObjectCodeTableMapSize = 11;</w:t>
      </w:r>
    </w:p>
    <w:p w14:paraId="6F7A40CE" w14:textId="77777777" w:rsidR="00551A61" w:rsidRPr="00EC76D5" w:rsidRDefault="00551A61" w:rsidP="00551A61">
      <w:pPr>
        <w:pStyle w:val="Code"/>
      </w:pPr>
    </w:p>
    <w:p w14:paraId="401512CA" w14:textId="77777777" w:rsidR="00551A61" w:rsidRPr="00EC76D5" w:rsidRDefault="00551A61" w:rsidP="00551A61">
      <w:pPr>
        <w:pStyle w:val="Code"/>
      </w:pPr>
      <w:r w:rsidRPr="00EC76D5">
        <w:t xml:space="preserve">  public static final String NumberId = "#";</w:t>
      </w:r>
    </w:p>
    <w:p w14:paraId="037E997E" w14:textId="77777777" w:rsidR="00551A61" w:rsidRPr="00EC76D5" w:rsidRDefault="00551A61" w:rsidP="00551A61">
      <w:pPr>
        <w:pStyle w:val="Code"/>
      </w:pPr>
      <w:r w:rsidRPr="00EC76D5">
        <w:t xml:space="preserve">  public static final String TemporaryId = "$";</w:t>
      </w:r>
    </w:p>
    <w:p w14:paraId="2AD31C8A" w14:textId="77777777" w:rsidR="00551A61" w:rsidRPr="00EC76D5" w:rsidRDefault="00551A61" w:rsidP="00551A61">
      <w:pPr>
        <w:pStyle w:val="Code"/>
      </w:pPr>
      <w:r w:rsidRPr="00EC76D5">
        <w:t xml:space="preserve">  public static final String SeparatorId = "@";</w:t>
      </w:r>
    </w:p>
    <w:p w14:paraId="7FFAA296" w14:textId="77777777" w:rsidR="00551A61" w:rsidRPr="00EC76D5" w:rsidRDefault="00551A61" w:rsidP="00551A61">
      <w:pPr>
        <w:pStyle w:val="Code"/>
      </w:pPr>
      <w:r w:rsidRPr="00EC76D5">
        <w:t xml:space="preserve">  public static final char CharacterId = '~';</w:t>
      </w:r>
    </w:p>
    <w:p w14:paraId="4D3C4722" w14:textId="77777777" w:rsidR="00551A61" w:rsidRPr="00EC76D5" w:rsidRDefault="00551A61" w:rsidP="00551A61">
      <w:pPr>
        <w:pStyle w:val="Code"/>
      </w:pPr>
      <w:r w:rsidRPr="00EC76D5">
        <w:t xml:space="preserve">  public static final String FileMarker = "&amp;";</w:t>
      </w:r>
    </w:p>
    <w:p w14:paraId="1C81B9E5" w14:textId="77777777" w:rsidR="00551A61" w:rsidRPr="00EC76D5" w:rsidRDefault="00551A61" w:rsidP="00551A61">
      <w:pPr>
        <w:pStyle w:val="Code"/>
      </w:pPr>
      <w:r w:rsidRPr="00EC76D5">
        <w:t xml:space="preserve">  public static final String PlusMarker = "~043";</w:t>
      </w:r>
    </w:p>
    <w:p w14:paraId="37C5582A" w14:textId="77777777" w:rsidR="00551A61" w:rsidRPr="00EC76D5" w:rsidRDefault="00551A61" w:rsidP="00551A61">
      <w:pPr>
        <w:pStyle w:val="Code"/>
      </w:pPr>
      <w:r w:rsidRPr="00EC76D5">
        <w:t xml:space="preserve">  </w:t>
      </w:r>
    </w:p>
    <w:p w14:paraId="28D41229" w14:textId="77777777" w:rsidR="00551A61" w:rsidRPr="00EC76D5" w:rsidRDefault="00551A61" w:rsidP="00551A61">
      <w:pPr>
        <w:pStyle w:val="Code"/>
      </w:pPr>
      <w:r w:rsidRPr="00EC76D5">
        <w:t xml:space="preserve">  public static int BlockCount = 0;</w:t>
      </w:r>
    </w:p>
    <w:p w14:paraId="6AC96CA2" w14:textId="3758EC36" w:rsidR="00551A61" w:rsidRPr="00EC76D5" w:rsidRDefault="00551A61" w:rsidP="00551A61">
      <w:pPr>
        <w:pStyle w:val="Code"/>
      </w:pPr>
      <w:r w:rsidRPr="00EC76D5">
        <w:t xml:space="preserve">  public static Stack&lt;</w:t>
      </w:r>
      <w:r w:rsidR="00E82F0F" w:rsidRPr="00EC76D5">
        <w:t>Symbol</w:t>
      </w:r>
      <w:r w:rsidRPr="00EC76D5">
        <w:t>&gt; SymbolStack = new Stack&lt;&gt;();</w:t>
      </w:r>
    </w:p>
    <w:p w14:paraId="4C597677" w14:textId="77777777" w:rsidR="00551A61" w:rsidRPr="00EC76D5" w:rsidRDefault="00551A61" w:rsidP="00551A61">
      <w:pPr>
        <w:pStyle w:val="Code"/>
      </w:pPr>
    </w:p>
    <w:p w14:paraId="1F229790" w14:textId="77777777" w:rsidR="00551A61" w:rsidRPr="00EC76D5" w:rsidRDefault="00551A61" w:rsidP="00551A61">
      <w:pPr>
        <w:pStyle w:val="Code"/>
      </w:pPr>
      <w:r w:rsidRPr="00EC76D5">
        <w:t xml:space="preserve">  public static int Line = 0;</w:t>
      </w:r>
    </w:p>
    <w:p w14:paraId="0D1D2B1C" w14:textId="3A626C23" w:rsidR="00551A61" w:rsidRPr="00EC76D5" w:rsidRDefault="00551A61" w:rsidP="00551A61">
      <w:pPr>
        <w:pStyle w:val="Code"/>
      </w:pPr>
      <w:r w:rsidRPr="00EC76D5">
        <w:t xml:space="preserve">  public static </w:t>
      </w:r>
      <w:r w:rsidR="00E82F0F" w:rsidRPr="00EC76D5">
        <w:t>Symbol</w:t>
      </w:r>
      <w:r w:rsidRPr="00EC76D5">
        <w:t xml:space="preserve"> FuncSymbol = null;</w:t>
      </w:r>
    </w:p>
    <w:p w14:paraId="330B82B3" w14:textId="77777777" w:rsidR="00551A61" w:rsidRPr="00EC76D5" w:rsidRDefault="00551A61" w:rsidP="00551A61">
      <w:pPr>
        <w:pStyle w:val="Code"/>
      </w:pPr>
      <w:r w:rsidRPr="00EC76D5">
        <w:t xml:space="preserve">  public static String IncludePath = null, Path = null;</w:t>
      </w:r>
    </w:p>
    <w:p w14:paraId="5BA1E956" w14:textId="77777777" w:rsidR="00551A61" w:rsidRPr="00EC76D5" w:rsidRDefault="00551A61" w:rsidP="00551A61">
      <w:pPr>
        <w:pStyle w:val="Code"/>
      </w:pPr>
    </w:p>
    <w:p w14:paraId="6D81800D" w14:textId="77777777" w:rsidR="00551A61" w:rsidRPr="00EC76D5" w:rsidRDefault="00551A61" w:rsidP="00551A61">
      <w:pPr>
        <w:pStyle w:val="Code"/>
      </w:pPr>
      <w:r w:rsidRPr="00EC76D5">
        <w:t xml:space="preserve">  public static SymbolTable CurrentTable = null;</w:t>
      </w:r>
    </w:p>
    <w:p w14:paraId="1C1A5D93" w14:textId="77777777" w:rsidR="00551A61" w:rsidRPr="00EC76D5" w:rsidRDefault="00551A61" w:rsidP="00551A61">
      <w:pPr>
        <w:pStyle w:val="Code"/>
      </w:pPr>
      <w:r w:rsidRPr="00EC76D5">
        <w:t xml:space="preserve">  public static List&lt;MiddleCode&gt; MiddleCodeList = new LinkedList&lt;&gt;();</w:t>
      </w:r>
    </w:p>
    <w:p w14:paraId="3A8484C7" w14:textId="77777777" w:rsidR="00551A61" w:rsidRPr="00EC76D5" w:rsidRDefault="00551A61" w:rsidP="00551A61">
      <w:pPr>
        <w:pStyle w:val="Code"/>
      </w:pPr>
      <w:r w:rsidRPr="00EC76D5">
        <w:t xml:space="preserve">  public static Map&lt;String,LinkerInfo2&gt; LinkerMap = new MyMap&lt;&gt;();</w:t>
      </w:r>
    </w:p>
    <w:p w14:paraId="08E69EDD" w14:textId="77777777" w:rsidR="00551A61" w:rsidRPr="00EC76D5" w:rsidRDefault="00551A61" w:rsidP="00551A61">
      <w:pPr>
        <w:pStyle w:val="Code"/>
      </w:pPr>
    </w:p>
    <w:p w14:paraId="12692C3A" w14:textId="42467E94" w:rsidR="00551A61" w:rsidRPr="00EC76D5" w:rsidRDefault="00551A61" w:rsidP="00551A61">
      <w:pPr>
        <w:pStyle w:val="Code"/>
      </w:pPr>
      <w:r w:rsidRPr="00EC76D5">
        <w:lastRenderedPageBreak/>
        <w:t xml:space="preserve">  public static Stack&lt;Map&lt;BigInteger,Integer&gt;&gt; </w:t>
      </w:r>
      <w:r w:rsidR="007C0FFA">
        <w:t>m_caseMapStack</w:t>
      </w:r>
      <w:r w:rsidRPr="00EC76D5">
        <w:t xml:space="preserve"> = new Stack&lt;&gt;();</w:t>
      </w:r>
    </w:p>
    <w:p w14:paraId="67D2596D" w14:textId="4FAECC4F" w:rsidR="00551A61" w:rsidRPr="00EC76D5" w:rsidRDefault="00551A61" w:rsidP="00551A61">
      <w:pPr>
        <w:pStyle w:val="Code"/>
      </w:pPr>
      <w:r w:rsidRPr="00EC76D5">
        <w:t xml:space="preserve">  public static Stack&lt;Integer&gt; </w:t>
      </w:r>
      <w:r w:rsidR="007C0FFA">
        <w:t xml:space="preserve">m_defaultStack </w:t>
      </w:r>
      <w:r w:rsidRPr="00EC76D5">
        <w:t>= new Stack&lt;&gt;();</w:t>
      </w:r>
    </w:p>
    <w:p w14:paraId="0BBD98D2" w14:textId="33EB1BFD" w:rsidR="00551A61" w:rsidRPr="00EC76D5" w:rsidRDefault="00551A61" w:rsidP="00551A61">
      <w:pPr>
        <w:pStyle w:val="Code"/>
      </w:pPr>
      <w:r w:rsidRPr="00EC76D5">
        <w:t xml:space="preserve">  public static Stack&lt;Set&lt;Integer&gt;&gt; </w:t>
      </w:r>
      <w:r w:rsidR="007C0FFA">
        <w:t xml:space="preserve">m_breakSetStack </w:t>
      </w:r>
      <w:r w:rsidRPr="00EC76D5">
        <w:t>= new Stack&lt;&gt;(),</w:t>
      </w:r>
    </w:p>
    <w:p w14:paraId="039C6B30" w14:textId="2C4ED162" w:rsidR="00551A61" w:rsidRPr="00EC76D5" w:rsidRDefault="00551A61" w:rsidP="00551A61">
      <w:pPr>
        <w:pStyle w:val="Code"/>
      </w:pPr>
      <w:r w:rsidRPr="00EC76D5">
        <w:t xml:space="preserve">                                    </w:t>
      </w:r>
      <w:r w:rsidR="00B13BF7">
        <w:t>m_continueSetStack</w:t>
      </w:r>
      <w:r w:rsidRPr="00EC76D5">
        <w:t xml:space="preserve"> = new Stack&lt;&gt;();</w:t>
      </w:r>
    </w:p>
    <w:p w14:paraId="22C8BB13" w14:textId="77777777" w:rsidR="00551A61" w:rsidRPr="00EC76D5" w:rsidRDefault="00551A61" w:rsidP="00551A61">
      <w:pPr>
        <w:pStyle w:val="Code"/>
      </w:pPr>
      <w:r w:rsidRPr="00EC76D5">
        <w:t xml:space="preserve">  public static Map&lt;Integer,String&gt; GotoMap = new MyMap&lt;&gt;();</w:t>
      </w:r>
    </w:p>
    <w:p w14:paraId="09BD88F2" w14:textId="77777777" w:rsidR="00551A61" w:rsidRPr="00EC76D5" w:rsidRDefault="00551A61" w:rsidP="00551A61">
      <w:pPr>
        <w:pStyle w:val="Code"/>
      </w:pPr>
      <w:r w:rsidRPr="00EC76D5">
        <w:t xml:space="preserve">  public static Map&lt;String,Integer&gt; LabelMap = new MyMap&lt;&gt;();</w:t>
      </w:r>
    </w:p>
    <w:p w14:paraId="473B5281" w14:textId="77777777" w:rsidR="00551A61" w:rsidRPr="00EC76D5" w:rsidRDefault="00551A61" w:rsidP="00551A61">
      <w:pPr>
        <w:pStyle w:val="Code"/>
      </w:pPr>
      <w:r w:rsidRPr="00EC76D5">
        <w:t xml:space="preserve">  public static Stack&lt;BigInteger&gt; EnumValueStack = new Stack&lt;&gt;();</w:t>
      </w:r>
    </w:p>
    <w:p w14:paraId="49D8E73E" w14:textId="497570A8" w:rsidR="00551A61" w:rsidRPr="00EC76D5" w:rsidRDefault="003A5AA4" w:rsidP="003A5AA4">
      <w:pPr>
        <w:pStyle w:val="Rubrik2"/>
      </w:pPr>
      <w:bookmarkStart w:id="22" w:name="_Toc481936124"/>
      <w:r w:rsidRPr="00EC76D5">
        <w:t>Reading the Source File</w:t>
      </w:r>
      <w:bookmarkEnd w:id="22"/>
    </w:p>
    <w:p w14:paraId="212C2133" w14:textId="77777777" w:rsidR="00551A61" w:rsidRPr="00EC76D5" w:rsidRDefault="00551A61" w:rsidP="00551A61">
      <w:pPr>
        <w:pStyle w:val="Code"/>
      </w:pPr>
      <w:r w:rsidRPr="00EC76D5">
        <w:t xml:space="preserve">  public static void readSourceFile(File sourceFile, File preproFile,</w:t>
      </w:r>
    </w:p>
    <w:p w14:paraId="350255AE" w14:textId="77777777" w:rsidR="00551A61" w:rsidRPr="00EC76D5" w:rsidRDefault="00551A61" w:rsidP="00551A61">
      <w:pPr>
        <w:pStyle w:val="Code"/>
      </w:pPr>
      <w:r w:rsidRPr="00EC76D5">
        <w:t xml:space="preserve">                                    File objectFile, File middleFile)</w:t>
      </w:r>
    </w:p>
    <w:p w14:paraId="359DB7DF" w14:textId="77777777" w:rsidR="00551A61" w:rsidRPr="00EC76D5" w:rsidRDefault="00551A61" w:rsidP="00551A61">
      <w:pPr>
        <w:pStyle w:val="Code"/>
      </w:pPr>
      <w:r w:rsidRPr="00EC76D5">
        <w:t xml:space="preserve">                                    throws Exception {</w:t>
      </w:r>
    </w:p>
    <w:p w14:paraId="7EA3C0AC" w14:textId="77777777" w:rsidR="00551A61" w:rsidRPr="00EC76D5" w:rsidRDefault="00551A61" w:rsidP="00551A61">
      <w:pPr>
        <w:pStyle w:val="Code"/>
      </w:pPr>
      <w:r w:rsidRPr="00EC76D5">
        <w:t xml:space="preserve">    MacroMap.clear();</w:t>
      </w:r>
    </w:p>
    <w:p w14:paraId="6B237E71" w14:textId="77777777" w:rsidR="00551A61" w:rsidRPr="00EC76D5" w:rsidRDefault="00551A61" w:rsidP="00551A61">
      <w:pPr>
        <w:pStyle w:val="Code"/>
      </w:pPr>
      <w:r w:rsidRPr="00EC76D5">
        <w:t xml:space="preserve">    IncludeSet.clear();</w:t>
      </w:r>
    </w:p>
    <w:p w14:paraId="4BB6ADE9" w14:textId="77777777" w:rsidR="00551A61" w:rsidRPr="00EC76D5" w:rsidRDefault="00551A61" w:rsidP="00551A61">
      <w:pPr>
        <w:pStyle w:val="Code"/>
      </w:pPr>
      <w:r w:rsidRPr="00EC76D5">
        <w:t xml:space="preserve">    StringBuilder buffer = new StringBuilder();</w:t>
      </w:r>
    </w:p>
    <w:p w14:paraId="3A3A9D09" w14:textId="77777777" w:rsidR="00551A61" w:rsidRPr="00EC76D5" w:rsidRDefault="00551A61" w:rsidP="00551A61">
      <w:pPr>
        <w:pStyle w:val="Code"/>
      </w:pPr>
      <w:r w:rsidRPr="00EC76D5">
        <w:t xml:space="preserve">    PreProcessor.doProcess(sourceFile, buffer);</w:t>
      </w:r>
    </w:p>
    <w:p w14:paraId="75A7307E" w14:textId="77777777" w:rsidR="00551A61" w:rsidRPr="00EC76D5" w:rsidRDefault="00551A61" w:rsidP="00551A61">
      <w:pPr>
        <w:pStyle w:val="Code"/>
      </w:pPr>
      <w:r w:rsidRPr="00EC76D5">
        <w:t xml:space="preserve">    Assert.error(IfStack.isEmpty(),</w:t>
      </w:r>
    </w:p>
    <w:p w14:paraId="29FC43E4" w14:textId="77777777" w:rsidR="00551A61" w:rsidRPr="00EC76D5" w:rsidRDefault="00551A61" w:rsidP="00551A61">
      <w:pPr>
        <w:pStyle w:val="Code"/>
      </w:pPr>
      <w:r w:rsidRPr="00EC76D5">
        <w:t xml:space="preserve">                 "#if, #ifdef, or #ifndef without matching #endif");</w:t>
      </w:r>
    </w:p>
    <w:p w14:paraId="4DC54DE1" w14:textId="77777777" w:rsidR="00551A61" w:rsidRPr="00EC76D5" w:rsidRDefault="00551A61" w:rsidP="00551A61">
      <w:pPr>
        <w:pStyle w:val="Code"/>
      </w:pPr>
      <w:r w:rsidRPr="00EC76D5">
        <w:t xml:space="preserve">    </w:t>
      </w:r>
    </w:p>
    <w:p w14:paraId="25499897" w14:textId="77777777" w:rsidR="00551A61" w:rsidRPr="00EC76D5" w:rsidRDefault="00551A61" w:rsidP="00551A61">
      <w:pPr>
        <w:pStyle w:val="Code"/>
      </w:pPr>
      <w:r w:rsidRPr="00EC76D5">
        <w:t xml:space="preserve">    PrintStream preproStream = new PrintStream(preproFile);</w:t>
      </w:r>
    </w:p>
    <w:p w14:paraId="136FA942" w14:textId="77777777" w:rsidR="00551A61" w:rsidRPr="00EC76D5" w:rsidRDefault="00551A61" w:rsidP="00551A61">
      <w:pPr>
        <w:pStyle w:val="Code"/>
      </w:pPr>
      <w:r w:rsidRPr="00EC76D5">
        <w:t xml:space="preserve">    preproStream.print(buffer);</w:t>
      </w:r>
    </w:p>
    <w:p w14:paraId="3DBCF8A2" w14:textId="77777777" w:rsidR="00551A61" w:rsidRPr="00EC76D5" w:rsidRDefault="00551A61" w:rsidP="00551A61">
      <w:pPr>
        <w:pStyle w:val="Code"/>
      </w:pPr>
      <w:r w:rsidRPr="00EC76D5">
        <w:t xml:space="preserve">    preproStream.close();</w:t>
      </w:r>
    </w:p>
    <w:p w14:paraId="159B2669" w14:textId="77777777" w:rsidR="00551A61" w:rsidRPr="00EC76D5" w:rsidRDefault="00551A61" w:rsidP="00551A61">
      <w:pPr>
        <w:pStyle w:val="Code"/>
      </w:pPr>
      <w:r w:rsidRPr="00EC76D5">
        <w:t xml:space="preserve">  </w:t>
      </w:r>
    </w:p>
    <w:p w14:paraId="7C1D4F86" w14:textId="77777777" w:rsidR="00551A61" w:rsidRPr="00EC76D5" w:rsidRDefault="00551A61" w:rsidP="00551A61">
      <w:pPr>
        <w:pStyle w:val="Code"/>
      </w:pPr>
      <w:r w:rsidRPr="00EC76D5">
        <w:t xml:space="preserve">    StringReader preprocessedReader = new StringReader(buffer.toString());</w:t>
      </w:r>
    </w:p>
    <w:p w14:paraId="0B80CF87" w14:textId="77777777" w:rsidR="00551A61" w:rsidRPr="00EC76D5" w:rsidRDefault="00551A61" w:rsidP="00551A61">
      <w:pPr>
        <w:pStyle w:val="Code"/>
      </w:pPr>
      <w:r w:rsidRPr="00EC76D5">
        <w:t xml:space="preserve">    Scanner scanner = new Scanner(preprocessedReader);</w:t>
      </w:r>
    </w:p>
    <w:p w14:paraId="67A62DA8" w14:textId="77777777" w:rsidR="00551A61" w:rsidRPr="00EC76D5" w:rsidRDefault="00551A61" w:rsidP="00551A61">
      <w:pPr>
        <w:pStyle w:val="Code"/>
      </w:pPr>
      <w:r w:rsidRPr="00EC76D5">
        <w:t xml:space="preserve">    </w:t>
      </w:r>
    </w:p>
    <w:p w14:paraId="6D326809" w14:textId="77777777" w:rsidR="00551A61" w:rsidRPr="00EC76D5" w:rsidRDefault="00551A61" w:rsidP="00551A61">
      <w:pPr>
        <w:pStyle w:val="Code"/>
      </w:pPr>
      <w:r w:rsidRPr="00EC76D5">
        <w:t xml:space="preserve">    try {</w:t>
      </w:r>
    </w:p>
    <w:p w14:paraId="41CE1196" w14:textId="77777777" w:rsidR="00551A61" w:rsidRPr="00EC76D5" w:rsidRDefault="00551A61" w:rsidP="00551A61">
      <w:pPr>
        <w:pStyle w:val="Code"/>
      </w:pPr>
      <w:r w:rsidRPr="00EC76D5">
        <w:t xml:space="preserve">      LinkerMap.clear();</w:t>
      </w:r>
    </w:p>
    <w:p w14:paraId="19858C20" w14:textId="77777777" w:rsidR="00551A61" w:rsidRPr="00EC76D5" w:rsidRDefault="00551A61" w:rsidP="00551A61">
      <w:pPr>
        <w:pStyle w:val="Code"/>
      </w:pPr>
      <w:r w:rsidRPr="00EC76D5">
        <w:t xml:space="preserve">      SymbolTable.TableCount = 0;</w:t>
      </w:r>
    </w:p>
    <w:p w14:paraId="6EA759CD" w14:textId="5AA4120D" w:rsidR="00C71C05" w:rsidRPr="00EC76D5" w:rsidRDefault="00C71C05" w:rsidP="00551A61">
      <w:pPr>
        <w:pStyle w:val="Code"/>
      </w:pPr>
      <w:r w:rsidRPr="00EC76D5">
        <w:t xml:space="preserve">      </w:t>
      </w:r>
      <w:r w:rsidR="00E10C82" w:rsidRPr="00EC76D5">
        <w:t>Main.CurrentTable</w:t>
      </w:r>
      <w:r w:rsidRPr="00EC76D5">
        <w:t xml:space="preserve"> = new SymbolTable(null, Scope.Global);</w:t>
      </w:r>
    </w:p>
    <w:p w14:paraId="1F2969DF" w14:textId="252CFC38" w:rsidR="00551A61" w:rsidRPr="00EC76D5" w:rsidRDefault="00551A61" w:rsidP="00551A61">
      <w:pPr>
        <w:pStyle w:val="Code"/>
      </w:pPr>
      <w:r w:rsidRPr="00EC76D5">
        <w:t xml:space="preserve">      Parser parser = new Parser(scanner);</w:t>
      </w:r>
    </w:p>
    <w:p w14:paraId="12CF4776" w14:textId="77777777" w:rsidR="00551A61" w:rsidRPr="00EC76D5" w:rsidRDefault="00551A61" w:rsidP="00551A61">
      <w:pPr>
        <w:pStyle w:val="Code"/>
      </w:pPr>
      <w:r w:rsidRPr="00EC76D5">
        <w:t xml:space="preserve">      parser.parse();</w:t>
      </w:r>
    </w:p>
    <w:p w14:paraId="065B71A1" w14:textId="532BD9FD" w:rsidR="00B64D47" w:rsidRPr="00EC76D5" w:rsidRDefault="00B64D47" w:rsidP="00B64D47">
      <w:pPr>
        <w:pStyle w:val="Code"/>
      </w:pPr>
      <w:r w:rsidRPr="00EC76D5">
        <w:t xml:space="preserve">      </w:t>
      </w:r>
      <w:r w:rsidR="00E10C82" w:rsidRPr="00EC76D5">
        <w:t>Main.CurrentTable</w:t>
      </w:r>
      <w:r w:rsidRPr="00EC76D5">
        <w:t xml:space="preserve"> = </w:t>
      </w:r>
      <w:r w:rsidR="00E10C82" w:rsidRPr="00EC76D5">
        <w:t>Main.CurrentTable</w:t>
      </w:r>
      <w:r w:rsidRPr="00EC76D5">
        <w:t>.parentTable();</w:t>
      </w:r>
    </w:p>
    <w:p w14:paraId="3F3ABF39" w14:textId="77777777" w:rsidR="00551A61" w:rsidRPr="00EC76D5" w:rsidRDefault="00551A61" w:rsidP="00551A61">
      <w:pPr>
        <w:pStyle w:val="Code"/>
      </w:pPr>
      <w:r w:rsidRPr="00EC76D5">
        <w:t xml:space="preserve">    }</w:t>
      </w:r>
    </w:p>
    <w:p w14:paraId="4BC6CFCA" w14:textId="77777777" w:rsidR="00551A61" w:rsidRPr="00EC76D5" w:rsidRDefault="00551A61" w:rsidP="00551A61">
      <w:pPr>
        <w:pStyle w:val="Code"/>
      </w:pPr>
      <w:r w:rsidRPr="00EC76D5">
        <w:t xml:space="preserve">    catch (Exception exception) {</w:t>
      </w:r>
    </w:p>
    <w:p w14:paraId="251E494F" w14:textId="77777777" w:rsidR="00551A61" w:rsidRPr="00EC76D5" w:rsidRDefault="00551A61" w:rsidP="00551A61">
      <w:pPr>
        <w:pStyle w:val="Code"/>
      </w:pPr>
      <w:r w:rsidRPr="00EC76D5">
        <w:t xml:space="preserve">      exception.printStackTrace();</w:t>
      </w:r>
    </w:p>
    <w:p w14:paraId="15EF15C6" w14:textId="77777777" w:rsidR="00551A61" w:rsidRPr="00EC76D5" w:rsidRDefault="00551A61" w:rsidP="00551A61">
      <w:pPr>
        <w:pStyle w:val="Code"/>
      </w:pPr>
      <w:r w:rsidRPr="00EC76D5">
        <w:t xml:space="preserve">      Assert.error(null, " Syntax error");</w:t>
      </w:r>
    </w:p>
    <w:p w14:paraId="1022F7A4" w14:textId="77777777" w:rsidR="00551A61" w:rsidRPr="00EC76D5" w:rsidRDefault="00551A61" w:rsidP="00551A61">
      <w:pPr>
        <w:pStyle w:val="Code"/>
      </w:pPr>
      <w:r w:rsidRPr="00EC76D5">
        <w:t xml:space="preserve">    }</w:t>
      </w:r>
    </w:p>
    <w:p w14:paraId="28831696" w14:textId="77777777" w:rsidR="00551A61" w:rsidRPr="00EC76D5" w:rsidRDefault="00551A61" w:rsidP="00551A61">
      <w:pPr>
        <w:pStyle w:val="Code"/>
      </w:pPr>
    </w:p>
    <w:p w14:paraId="48064153" w14:textId="77777777" w:rsidR="00551A61" w:rsidRPr="00EC76D5" w:rsidRDefault="00551A61" w:rsidP="00551A61">
      <w:pPr>
        <w:pStyle w:val="Code"/>
      </w:pPr>
      <w:r w:rsidRPr="00EC76D5">
        <w:t xml:space="preserve">    PrintStream objectStream = new PrintStream(objectFile);</w:t>
      </w:r>
    </w:p>
    <w:p w14:paraId="3304D5E9" w14:textId="77777777" w:rsidR="00551A61" w:rsidRPr="00EC76D5" w:rsidRDefault="00551A61" w:rsidP="00551A61">
      <w:pPr>
        <w:pStyle w:val="Code"/>
      </w:pPr>
      <w:r w:rsidRPr="00EC76D5">
        <w:t xml:space="preserve">    for (File includeFile : IncludeSet) {</w:t>
      </w:r>
    </w:p>
    <w:p w14:paraId="5B8F0D6E" w14:textId="77777777" w:rsidR="00551A61" w:rsidRPr="00EC76D5" w:rsidRDefault="00551A61" w:rsidP="00551A61">
      <w:pPr>
        <w:pStyle w:val="Code"/>
      </w:pPr>
      <w:r w:rsidRPr="00EC76D5">
        <w:t xml:space="preserve">      objectStream.println(includeFile.getPath());</w:t>
      </w:r>
    </w:p>
    <w:p w14:paraId="1A03213C" w14:textId="77777777" w:rsidR="00551A61" w:rsidRPr="00EC76D5" w:rsidRDefault="00551A61" w:rsidP="00551A61">
      <w:pPr>
        <w:pStyle w:val="Code"/>
      </w:pPr>
      <w:r w:rsidRPr="00EC76D5">
        <w:t xml:space="preserve">    }</w:t>
      </w:r>
    </w:p>
    <w:p w14:paraId="051EC056" w14:textId="77777777" w:rsidR="00551A61" w:rsidRPr="00EC76D5" w:rsidRDefault="00551A61" w:rsidP="00551A61">
      <w:pPr>
        <w:pStyle w:val="Code"/>
      </w:pPr>
    </w:p>
    <w:p w14:paraId="07C545F0" w14:textId="77777777" w:rsidR="00551A61" w:rsidRPr="00EC76D5" w:rsidRDefault="00551A61" w:rsidP="00551A61">
      <w:pPr>
        <w:pStyle w:val="Code"/>
      </w:pPr>
      <w:r w:rsidRPr="00EC76D5">
        <w:t xml:space="preserve">    objectStream.println("\nSize: " + LinkerMap.size());</w:t>
      </w:r>
    </w:p>
    <w:p w14:paraId="3618BF7C" w14:textId="77777777" w:rsidR="00551A61" w:rsidRPr="00EC76D5" w:rsidRDefault="00551A61" w:rsidP="00551A61">
      <w:pPr>
        <w:pStyle w:val="Code"/>
      </w:pPr>
      <w:r w:rsidRPr="00EC76D5">
        <w:t xml:space="preserve">    </w:t>
      </w:r>
    </w:p>
    <w:p w14:paraId="6E76D3D5" w14:textId="77777777" w:rsidR="00551A61" w:rsidRPr="00EC76D5" w:rsidRDefault="00551A61" w:rsidP="00551A61">
      <w:pPr>
        <w:pStyle w:val="Code"/>
      </w:pPr>
      <w:r w:rsidRPr="00EC76D5">
        <w:t xml:space="preserve">    for (Map.Entry&lt;String,LinkerInfo2&gt; entry : LinkerMap.entrySet()) {</w:t>
      </w:r>
    </w:p>
    <w:p w14:paraId="5FA97FC6" w14:textId="77777777" w:rsidR="00551A61" w:rsidRPr="00EC76D5" w:rsidRDefault="00551A61" w:rsidP="00551A61">
      <w:pPr>
        <w:pStyle w:val="Code"/>
      </w:pPr>
      <w:r w:rsidRPr="00EC76D5">
        <w:t xml:space="preserve">      LinkerInfo2 linkerInfo = entry.getValue();</w:t>
      </w:r>
    </w:p>
    <w:p w14:paraId="0497B044" w14:textId="77777777" w:rsidR="00551A61" w:rsidRPr="00EC76D5" w:rsidRDefault="00551A61" w:rsidP="00551A61">
      <w:pPr>
        <w:pStyle w:val="Code"/>
      </w:pPr>
      <w:r w:rsidRPr="00EC76D5">
        <w:t xml:space="preserve">      linkerInfo.save(objectStream);</w:t>
      </w:r>
    </w:p>
    <w:p w14:paraId="4A51D24E" w14:textId="77777777" w:rsidR="00551A61" w:rsidRPr="00EC76D5" w:rsidRDefault="00551A61" w:rsidP="00551A61">
      <w:pPr>
        <w:pStyle w:val="Code"/>
      </w:pPr>
      <w:r w:rsidRPr="00EC76D5">
        <w:t xml:space="preserve">    }</w:t>
      </w:r>
    </w:p>
    <w:p w14:paraId="3FFDDD9E" w14:textId="77777777" w:rsidR="00551A61" w:rsidRPr="00EC76D5" w:rsidRDefault="00551A61" w:rsidP="00551A61">
      <w:pPr>
        <w:pStyle w:val="Code"/>
      </w:pPr>
      <w:r w:rsidRPr="00EC76D5">
        <w:t xml:space="preserve">    </w:t>
      </w:r>
    </w:p>
    <w:p w14:paraId="092BC3BA" w14:textId="77777777" w:rsidR="00551A61" w:rsidRPr="00EC76D5" w:rsidRDefault="00551A61" w:rsidP="00551A61">
      <w:pPr>
        <w:pStyle w:val="Code"/>
      </w:pPr>
      <w:r w:rsidRPr="00EC76D5">
        <w:t xml:space="preserve">    objectStream.close();    </w:t>
      </w:r>
    </w:p>
    <w:p w14:paraId="6F007B6D" w14:textId="77777777" w:rsidR="00551A61" w:rsidRPr="00EC76D5" w:rsidRDefault="00551A61" w:rsidP="00551A61">
      <w:pPr>
        <w:pStyle w:val="Code"/>
      </w:pPr>
      <w:r w:rsidRPr="00EC76D5">
        <w:t xml:space="preserve">  }</w:t>
      </w:r>
    </w:p>
    <w:p w14:paraId="008C0208" w14:textId="77777777" w:rsidR="00551A61" w:rsidRPr="00EC76D5" w:rsidRDefault="00663459" w:rsidP="000D4314">
      <w:pPr>
        <w:pStyle w:val="Rubrik2"/>
      </w:pPr>
      <w:bookmarkStart w:id="23" w:name="_Toc481936125"/>
      <w:r w:rsidRPr="00EC76D5">
        <w:lastRenderedPageBreak/>
        <w:t>Checking the Object File</w:t>
      </w:r>
      <w:bookmarkEnd w:id="23"/>
    </w:p>
    <w:p w14:paraId="1636A315" w14:textId="77777777" w:rsidR="00551A61" w:rsidRPr="00EC76D5" w:rsidRDefault="00551A61" w:rsidP="00551A61">
      <w:pPr>
        <w:pStyle w:val="Code"/>
      </w:pPr>
      <w:r w:rsidRPr="00EC76D5">
        <w:t xml:space="preserve">  public static boolean isObjectFileUpToDate(File sourceFile,File objectFile)</w:t>
      </w:r>
    </w:p>
    <w:p w14:paraId="491B1C9E" w14:textId="77777777" w:rsidR="00551A61" w:rsidRPr="00EC76D5" w:rsidRDefault="00551A61" w:rsidP="00551A61">
      <w:pPr>
        <w:pStyle w:val="Code"/>
      </w:pPr>
      <w:r w:rsidRPr="00EC76D5">
        <w:t xml:space="preserve">  { if (sourceFile.lastModified() &gt; objectFile.lastModified()) {</w:t>
      </w:r>
    </w:p>
    <w:p w14:paraId="3025C363" w14:textId="77777777" w:rsidR="00551A61" w:rsidRPr="00EC76D5" w:rsidRDefault="00551A61" w:rsidP="00551A61">
      <w:pPr>
        <w:pStyle w:val="Code"/>
      </w:pPr>
      <w:r w:rsidRPr="00EC76D5">
        <w:t xml:space="preserve">      return false;</w:t>
      </w:r>
    </w:p>
    <w:p w14:paraId="33C57100" w14:textId="77777777" w:rsidR="00551A61" w:rsidRPr="00EC76D5" w:rsidRDefault="00551A61" w:rsidP="00551A61">
      <w:pPr>
        <w:pStyle w:val="Code"/>
      </w:pPr>
      <w:r w:rsidRPr="00EC76D5">
        <w:t xml:space="preserve">    }</w:t>
      </w:r>
    </w:p>
    <w:p w14:paraId="388CE424" w14:textId="77777777" w:rsidR="00551A61" w:rsidRPr="00EC76D5" w:rsidRDefault="00551A61" w:rsidP="00551A61">
      <w:pPr>
        <w:pStyle w:val="Code"/>
      </w:pPr>
      <w:r w:rsidRPr="00EC76D5">
        <w:t xml:space="preserve">      </w:t>
      </w:r>
    </w:p>
    <w:p w14:paraId="10191C70" w14:textId="77777777" w:rsidR="00551A61" w:rsidRPr="00EC76D5" w:rsidRDefault="00551A61" w:rsidP="00551A61">
      <w:pPr>
        <w:pStyle w:val="Code"/>
      </w:pPr>
      <w:r w:rsidRPr="00EC76D5">
        <w:t xml:space="preserve">    try {</w:t>
      </w:r>
    </w:p>
    <w:p w14:paraId="2E64A29F" w14:textId="77777777" w:rsidR="00551A61" w:rsidRPr="00EC76D5" w:rsidRDefault="00551A61" w:rsidP="00551A61">
      <w:pPr>
        <w:pStyle w:val="Code"/>
      </w:pPr>
      <w:r w:rsidRPr="00EC76D5">
        <w:t xml:space="preserve">      BufferedReader objectReader = new BufferedReader</w:t>
      </w:r>
    </w:p>
    <w:p w14:paraId="65BF6E7F" w14:textId="77777777" w:rsidR="00551A61" w:rsidRPr="00EC76D5" w:rsidRDefault="00551A61" w:rsidP="00551A61">
      <w:pPr>
        <w:pStyle w:val="Code"/>
      </w:pPr>
      <w:r w:rsidRPr="00EC76D5">
        <w:t xml:space="preserve">                    (new InputStreamReader(new FileInputStream(objectFile)));</w:t>
      </w:r>
    </w:p>
    <w:p w14:paraId="7BFEFBF0" w14:textId="77777777" w:rsidR="00551A61" w:rsidRPr="00EC76D5" w:rsidRDefault="00551A61" w:rsidP="00551A61">
      <w:pPr>
        <w:pStyle w:val="Code"/>
      </w:pPr>
      <w:r w:rsidRPr="00EC76D5">
        <w:t xml:space="preserve">      String line = null;</w:t>
      </w:r>
    </w:p>
    <w:p w14:paraId="0014256C" w14:textId="77777777" w:rsidR="00551A61" w:rsidRPr="00EC76D5" w:rsidRDefault="00551A61" w:rsidP="00551A61">
      <w:pPr>
        <w:pStyle w:val="Code"/>
      </w:pPr>
    </w:p>
    <w:p w14:paraId="1FEC3DD5" w14:textId="77777777" w:rsidR="00551A61" w:rsidRPr="00EC76D5" w:rsidRDefault="00551A61" w:rsidP="00551A61">
      <w:pPr>
        <w:pStyle w:val="Code"/>
      </w:pPr>
      <w:r w:rsidRPr="00EC76D5">
        <w:t xml:space="preserve">      while (!(line = objectReader.readLine()).isEmpty()) {</w:t>
      </w:r>
    </w:p>
    <w:p w14:paraId="450CE48E" w14:textId="77777777" w:rsidR="00551A61" w:rsidRPr="00EC76D5" w:rsidRDefault="00551A61" w:rsidP="00551A61">
      <w:pPr>
        <w:pStyle w:val="Code"/>
      </w:pPr>
      <w:r w:rsidRPr="00EC76D5">
        <w:t xml:space="preserve">        File traceFile = new File(line);</w:t>
      </w:r>
    </w:p>
    <w:p w14:paraId="1AA8EA57" w14:textId="77777777" w:rsidR="00551A61" w:rsidRPr="00EC76D5" w:rsidRDefault="00551A61" w:rsidP="00551A61">
      <w:pPr>
        <w:pStyle w:val="Code"/>
      </w:pPr>
    </w:p>
    <w:p w14:paraId="5D32BB69" w14:textId="77777777" w:rsidR="00551A61" w:rsidRPr="00EC76D5" w:rsidRDefault="00551A61" w:rsidP="00551A61">
      <w:pPr>
        <w:pStyle w:val="Code"/>
      </w:pPr>
      <w:r w:rsidRPr="00EC76D5">
        <w:t xml:space="preserve">        if (traceFile.lastModified() &gt; objectFile.lastModified()) {</w:t>
      </w:r>
    </w:p>
    <w:p w14:paraId="7E4C80A2" w14:textId="77777777" w:rsidR="00551A61" w:rsidRPr="00EC76D5" w:rsidRDefault="00551A61" w:rsidP="00551A61">
      <w:pPr>
        <w:pStyle w:val="Code"/>
      </w:pPr>
      <w:r w:rsidRPr="00EC76D5">
        <w:t xml:space="preserve">          return false;</w:t>
      </w:r>
    </w:p>
    <w:p w14:paraId="57EFD0B8" w14:textId="77777777" w:rsidR="00551A61" w:rsidRPr="00EC76D5" w:rsidRDefault="00551A61" w:rsidP="00551A61">
      <w:pPr>
        <w:pStyle w:val="Code"/>
      </w:pPr>
      <w:r w:rsidRPr="00EC76D5">
        <w:t xml:space="preserve">        }</w:t>
      </w:r>
    </w:p>
    <w:p w14:paraId="26270514" w14:textId="77777777" w:rsidR="00551A61" w:rsidRPr="00EC76D5" w:rsidRDefault="00551A61" w:rsidP="00551A61">
      <w:pPr>
        <w:pStyle w:val="Code"/>
      </w:pPr>
      <w:r w:rsidRPr="00EC76D5">
        <w:t xml:space="preserve">      }</w:t>
      </w:r>
    </w:p>
    <w:p w14:paraId="41FA88C3" w14:textId="77777777" w:rsidR="00551A61" w:rsidRPr="00EC76D5" w:rsidRDefault="00551A61" w:rsidP="00551A61">
      <w:pPr>
        <w:pStyle w:val="Code"/>
      </w:pPr>
    </w:p>
    <w:p w14:paraId="435D7908" w14:textId="77777777" w:rsidR="00551A61" w:rsidRPr="00EC76D5" w:rsidRDefault="00551A61" w:rsidP="00551A61">
      <w:pPr>
        <w:pStyle w:val="Code"/>
      </w:pPr>
      <w:r w:rsidRPr="00EC76D5">
        <w:t xml:space="preserve">      return true;</w:t>
      </w:r>
    </w:p>
    <w:p w14:paraId="73F8F9BA" w14:textId="77777777" w:rsidR="00551A61" w:rsidRPr="00EC76D5" w:rsidRDefault="00551A61" w:rsidP="00551A61">
      <w:pPr>
        <w:pStyle w:val="Code"/>
      </w:pPr>
      <w:r w:rsidRPr="00EC76D5">
        <w:t xml:space="preserve">    }</w:t>
      </w:r>
    </w:p>
    <w:p w14:paraId="31913BE6" w14:textId="77777777" w:rsidR="00551A61" w:rsidRPr="00EC76D5" w:rsidRDefault="00551A61" w:rsidP="00551A61">
      <w:pPr>
        <w:pStyle w:val="Code"/>
      </w:pPr>
      <w:r w:rsidRPr="00EC76D5">
        <w:t xml:space="preserve">    catch (Exception e) {</w:t>
      </w:r>
    </w:p>
    <w:p w14:paraId="2BB3AC9D" w14:textId="77777777" w:rsidR="00551A61" w:rsidRPr="00EC76D5" w:rsidRDefault="00551A61" w:rsidP="00551A61">
      <w:pPr>
        <w:pStyle w:val="Code"/>
      </w:pPr>
      <w:r w:rsidRPr="00EC76D5">
        <w:t xml:space="preserve">      return false;</w:t>
      </w:r>
    </w:p>
    <w:p w14:paraId="26F1D682" w14:textId="77777777" w:rsidR="00551A61" w:rsidRPr="00EC76D5" w:rsidRDefault="00551A61" w:rsidP="00551A61">
      <w:pPr>
        <w:pStyle w:val="Code"/>
      </w:pPr>
      <w:r w:rsidRPr="00EC76D5">
        <w:t xml:space="preserve">    }</w:t>
      </w:r>
    </w:p>
    <w:p w14:paraId="26BEFA0B" w14:textId="77777777" w:rsidR="00551A61" w:rsidRPr="00EC76D5" w:rsidRDefault="00551A61" w:rsidP="00551A61">
      <w:pPr>
        <w:pStyle w:val="Code"/>
      </w:pPr>
      <w:r w:rsidRPr="00EC76D5">
        <w:t xml:space="preserve">  }</w:t>
      </w:r>
    </w:p>
    <w:p w14:paraId="078B300C" w14:textId="77777777" w:rsidR="00551A61" w:rsidRPr="00EC76D5" w:rsidRDefault="00C3369A" w:rsidP="00C3369A">
      <w:pPr>
        <w:pStyle w:val="Rubrik2"/>
      </w:pPr>
      <w:bookmarkStart w:id="24" w:name="_Toc481936126"/>
      <w:r w:rsidRPr="00EC76D5">
        <w:t>Reading the Object File</w:t>
      </w:r>
      <w:bookmarkEnd w:id="24"/>
      <w:r w:rsidR="00551A61" w:rsidRPr="00EC76D5">
        <w:t xml:space="preserve">  </w:t>
      </w:r>
    </w:p>
    <w:p w14:paraId="01BEEABE" w14:textId="77777777" w:rsidR="00551A61" w:rsidRPr="00EC76D5" w:rsidRDefault="00551A61" w:rsidP="00551A61">
      <w:pPr>
        <w:pStyle w:val="Code"/>
      </w:pPr>
      <w:r w:rsidRPr="00EC76D5">
        <w:t xml:space="preserve">  public static Map&lt;String,LinkerInfo2&gt; readObjectFile(File objectFile)</w:t>
      </w:r>
    </w:p>
    <w:p w14:paraId="14403F36" w14:textId="77777777" w:rsidR="00551A61" w:rsidRPr="00EC76D5" w:rsidRDefault="00551A61" w:rsidP="00551A61">
      <w:pPr>
        <w:pStyle w:val="Code"/>
      </w:pPr>
      <w:r w:rsidRPr="00EC76D5">
        <w:t xml:space="preserve">                                        throws Exception {</w:t>
      </w:r>
    </w:p>
    <w:p w14:paraId="7FC5B955" w14:textId="77777777" w:rsidR="00551A61" w:rsidRPr="00EC76D5" w:rsidRDefault="00551A61" w:rsidP="00551A61">
      <w:pPr>
        <w:pStyle w:val="Code"/>
      </w:pPr>
      <w:r w:rsidRPr="00EC76D5">
        <w:t xml:space="preserve">    Map&lt;String,LinkerInfo2&gt; linkerMap = new MyMap&lt;&gt;();    </w:t>
      </w:r>
    </w:p>
    <w:p w14:paraId="5F63E3FE" w14:textId="77777777" w:rsidR="00551A61" w:rsidRPr="00EC76D5" w:rsidRDefault="00551A61" w:rsidP="00551A61">
      <w:pPr>
        <w:pStyle w:val="Code"/>
      </w:pPr>
      <w:r w:rsidRPr="00EC76D5">
        <w:t xml:space="preserve">    BufferedReader objectReader =</w:t>
      </w:r>
    </w:p>
    <w:p w14:paraId="162E79B1" w14:textId="77777777" w:rsidR="00551A61" w:rsidRPr="00EC76D5" w:rsidRDefault="00551A61" w:rsidP="00551A61">
      <w:pPr>
        <w:pStyle w:val="Code"/>
      </w:pPr>
      <w:r w:rsidRPr="00EC76D5">
        <w:t xml:space="preserve">  new BufferedReader(new InputStreamReader(new FileInputStream(objectFile)));</w:t>
      </w:r>
    </w:p>
    <w:p w14:paraId="0FFF3CCB" w14:textId="77777777" w:rsidR="00551A61" w:rsidRPr="00EC76D5" w:rsidRDefault="00551A61" w:rsidP="00551A61">
      <w:pPr>
        <w:pStyle w:val="Code"/>
      </w:pPr>
      <w:r w:rsidRPr="00EC76D5">
        <w:t xml:space="preserve">    </w:t>
      </w:r>
    </w:p>
    <w:p w14:paraId="4DCBE1C8" w14:textId="77777777" w:rsidR="00551A61" w:rsidRPr="00EC76D5" w:rsidRDefault="00551A61" w:rsidP="00551A61">
      <w:pPr>
        <w:pStyle w:val="Code"/>
      </w:pPr>
      <w:r w:rsidRPr="00EC76D5">
        <w:t xml:space="preserve">    while (!objectReader.readLine().isEmpty()) {</w:t>
      </w:r>
    </w:p>
    <w:p w14:paraId="21A18BAD" w14:textId="77777777" w:rsidR="00551A61" w:rsidRPr="00EC76D5" w:rsidRDefault="00551A61" w:rsidP="00551A61">
      <w:pPr>
        <w:pStyle w:val="Code"/>
      </w:pPr>
      <w:r w:rsidRPr="00EC76D5">
        <w:t xml:space="preserve">      // Empty.</w:t>
      </w:r>
    </w:p>
    <w:p w14:paraId="4D783367" w14:textId="77777777" w:rsidR="00551A61" w:rsidRPr="00EC76D5" w:rsidRDefault="00551A61" w:rsidP="00551A61">
      <w:pPr>
        <w:pStyle w:val="Code"/>
      </w:pPr>
      <w:r w:rsidRPr="00EC76D5">
        <w:t xml:space="preserve">    }</w:t>
      </w:r>
    </w:p>
    <w:p w14:paraId="1758E22B" w14:textId="77777777" w:rsidR="00551A61" w:rsidRPr="00EC76D5" w:rsidRDefault="00551A61" w:rsidP="00551A61">
      <w:pPr>
        <w:pStyle w:val="Code"/>
      </w:pPr>
    </w:p>
    <w:p w14:paraId="47E946BD" w14:textId="77777777" w:rsidR="00551A61" w:rsidRPr="00EC76D5" w:rsidRDefault="00551A61" w:rsidP="00551A61">
      <w:pPr>
        <w:pStyle w:val="Code"/>
      </w:pPr>
      <w:r w:rsidRPr="00EC76D5">
        <w:t xml:space="preserve">    String tokenArray[] = objectReader.readLine().split(" ");</w:t>
      </w:r>
    </w:p>
    <w:p w14:paraId="5B4BA690" w14:textId="77777777" w:rsidR="00551A61" w:rsidRPr="00EC76D5" w:rsidRDefault="00551A61" w:rsidP="00551A61">
      <w:pPr>
        <w:pStyle w:val="Code"/>
      </w:pPr>
      <w:r w:rsidRPr="00EC76D5">
        <w:t xml:space="preserve">    int globalInfoMapSize = Integer.parseInt(tokenArray[1]);</w:t>
      </w:r>
    </w:p>
    <w:p w14:paraId="0041BD5B" w14:textId="77777777" w:rsidR="00551A61" w:rsidRPr="00EC76D5" w:rsidRDefault="00551A61" w:rsidP="00551A61">
      <w:pPr>
        <w:pStyle w:val="Code"/>
      </w:pPr>
      <w:r w:rsidRPr="00EC76D5">
        <w:t xml:space="preserve">    </w:t>
      </w:r>
    </w:p>
    <w:p w14:paraId="7509F3C5" w14:textId="77777777" w:rsidR="00551A61" w:rsidRPr="00EC76D5" w:rsidRDefault="00551A61" w:rsidP="00551A61">
      <w:pPr>
        <w:pStyle w:val="Code"/>
      </w:pPr>
      <w:r w:rsidRPr="00EC76D5">
        <w:t xml:space="preserve">    for (int index = 0; index &lt; globalInfoMapSize; ++index) {</w:t>
      </w:r>
    </w:p>
    <w:p w14:paraId="19D9B0C0" w14:textId="77777777" w:rsidR="00551A61" w:rsidRPr="00EC76D5" w:rsidRDefault="00551A61" w:rsidP="00551A61">
      <w:pPr>
        <w:pStyle w:val="Code"/>
      </w:pPr>
      <w:r w:rsidRPr="00EC76D5">
        <w:t xml:space="preserve">      LinkerInfo2 linkerInfo = new LinkerInfo2();  </w:t>
      </w:r>
    </w:p>
    <w:p w14:paraId="4F5E7211" w14:textId="77777777" w:rsidR="00551A61" w:rsidRPr="00EC76D5" w:rsidRDefault="00551A61" w:rsidP="00551A61">
      <w:pPr>
        <w:pStyle w:val="Code"/>
      </w:pPr>
      <w:r w:rsidRPr="00EC76D5">
        <w:t xml:space="preserve">      linkerInfo.load(objectReader);</w:t>
      </w:r>
    </w:p>
    <w:p w14:paraId="754AD87B" w14:textId="77777777" w:rsidR="00551A61" w:rsidRPr="00EC76D5" w:rsidRDefault="00551A61" w:rsidP="00551A61">
      <w:pPr>
        <w:pStyle w:val="Code"/>
      </w:pPr>
      <w:r w:rsidRPr="00EC76D5">
        <w:t xml:space="preserve">      linkerMap.put(linkerInfo.getName(), linkerInfo);</w:t>
      </w:r>
    </w:p>
    <w:p w14:paraId="535FCC83" w14:textId="77777777" w:rsidR="00551A61" w:rsidRPr="00EC76D5" w:rsidRDefault="00551A61" w:rsidP="00551A61">
      <w:pPr>
        <w:pStyle w:val="Code"/>
      </w:pPr>
      <w:r w:rsidRPr="00EC76D5">
        <w:t xml:space="preserve">    }</w:t>
      </w:r>
    </w:p>
    <w:p w14:paraId="1D3591BD" w14:textId="77777777" w:rsidR="00551A61" w:rsidRPr="00EC76D5" w:rsidRDefault="00551A61" w:rsidP="00551A61">
      <w:pPr>
        <w:pStyle w:val="Code"/>
      </w:pPr>
      <w:r w:rsidRPr="00EC76D5">
        <w:t xml:space="preserve">    </w:t>
      </w:r>
    </w:p>
    <w:p w14:paraId="2B24B277" w14:textId="77777777" w:rsidR="00551A61" w:rsidRPr="00EC76D5" w:rsidRDefault="00551A61" w:rsidP="00551A61">
      <w:pPr>
        <w:pStyle w:val="Code"/>
      </w:pPr>
      <w:r w:rsidRPr="00EC76D5">
        <w:t xml:space="preserve">    objectReader.close();</w:t>
      </w:r>
    </w:p>
    <w:p w14:paraId="39DF388D" w14:textId="77777777" w:rsidR="00551A61" w:rsidRPr="00EC76D5" w:rsidRDefault="00551A61" w:rsidP="00551A61">
      <w:pPr>
        <w:pStyle w:val="Code"/>
      </w:pPr>
      <w:r w:rsidRPr="00EC76D5">
        <w:t xml:space="preserve">    return linkerMap;</w:t>
      </w:r>
    </w:p>
    <w:p w14:paraId="43895157" w14:textId="77777777" w:rsidR="00551A61" w:rsidRPr="00EC76D5" w:rsidRDefault="00551A61" w:rsidP="00551A61">
      <w:pPr>
        <w:pStyle w:val="Code"/>
      </w:pPr>
      <w:r w:rsidRPr="00EC76D5">
        <w:t xml:space="preserve">  }</w:t>
      </w:r>
    </w:p>
    <w:p w14:paraId="06024176" w14:textId="77777777" w:rsidR="00551A61" w:rsidRPr="00EC76D5" w:rsidRDefault="00551A61" w:rsidP="004D12C4">
      <w:pPr>
        <w:pStyle w:val="Rubrik2"/>
      </w:pPr>
      <w:r w:rsidRPr="00EC76D5">
        <w:t xml:space="preserve">  </w:t>
      </w:r>
      <w:bookmarkStart w:id="25" w:name="_Toc481936127"/>
      <w:r w:rsidR="004D12C4" w:rsidRPr="00EC76D5">
        <w:t>The main method</w:t>
      </w:r>
      <w:bookmarkEnd w:id="25"/>
    </w:p>
    <w:p w14:paraId="1F9610F4" w14:textId="77777777" w:rsidR="00551A61" w:rsidRPr="00EC76D5" w:rsidRDefault="00551A61" w:rsidP="00551A61">
      <w:pPr>
        <w:pStyle w:val="Code"/>
      </w:pPr>
      <w:r w:rsidRPr="00EC76D5">
        <w:t xml:space="preserve">  public static void main(String args[]) {</w:t>
      </w:r>
    </w:p>
    <w:p w14:paraId="5B15263F" w14:textId="77777777" w:rsidR="00551A61" w:rsidRPr="00EC76D5" w:rsidRDefault="00551A61" w:rsidP="00551A61">
      <w:pPr>
        <w:pStyle w:val="Code"/>
      </w:pPr>
      <w:r w:rsidRPr="00EC76D5">
        <w:t xml:space="preserve">    if (args.length == 0) {</w:t>
      </w:r>
    </w:p>
    <w:p w14:paraId="55693546" w14:textId="77777777" w:rsidR="00551A61" w:rsidRPr="00EC76D5" w:rsidRDefault="00551A61" w:rsidP="00551A61">
      <w:pPr>
        <w:pStyle w:val="Code"/>
      </w:pPr>
      <w:r w:rsidRPr="00EC76D5">
        <w:lastRenderedPageBreak/>
        <w:t xml:space="preserve">      System.err.println("usage: compiler &lt;filename&gt;");</w:t>
      </w:r>
    </w:p>
    <w:p w14:paraId="402D97F8" w14:textId="77777777" w:rsidR="00551A61" w:rsidRPr="00EC76D5" w:rsidRDefault="00551A61" w:rsidP="00551A61">
      <w:pPr>
        <w:pStyle w:val="Code"/>
      </w:pPr>
      <w:r w:rsidRPr="00EC76D5">
        <w:t xml:space="preserve">      System.exit(-1);</w:t>
      </w:r>
    </w:p>
    <w:p w14:paraId="302BE142" w14:textId="77777777" w:rsidR="00551A61" w:rsidRPr="00EC76D5" w:rsidRDefault="00551A61" w:rsidP="00551A61">
      <w:pPr>
        <w:pStyle w:val="Code"/>
      </w:pPr>
      <w:r w:rsidRPr="00EC76D5">
        <w:t xml:space="preserve">    }</w:t>
      </w:r>
    </w:p>
    <w:p w14:paraId="1E6D647D" w14:textId="77777777" w:rsidR="00551A61" w:rsidRPr="00EC76D5" w:rsidRDefault="00551A61" w:rsidP="00551A61">
      <w:pPr>
        <w:pStyle w:val="Code"/>
      </w:pPr>
      <w:r w:rsidRPr="00EC76D5">
        <w:t xml:space="preserve">    </w:t>
      </w:r>
    </w:p>
    <w:p w14:paraId="65B4DC22" w14:textId="77777777" w:rsidR="00551A61" w:rsidRPr="00EC76D5" w:rsidRDefault="00551A61" w:rsidP="00551A61">
      <w:pPr>
        <w:pStyle w:val="Code"/>
      </w:pPr>
      <w:r w:rsidRPr="00EC76D5">
        <w:t xml:space="preserve">    List&lt;String&gt; argList = new LinkedList&lt;&gt;();</w:t>
      </w:r>
    </w:p>
    <w:p w14:paraId="666E048D" w14:textId="77777777" w:rsidR="00551A61" w:rsidRPr="00EC76D5" w:rsidRDefault="00551A61" w:rsidP="00551A61">
      <w:pPr>
        <w:pStyle w:val="Code"/>
      </w:pPr>
      <w:r w:rsidRPr="00EC76D5">
        <w:t xml:space="preserve">    for (String text : args) {</w:t>
      </w:r>
    </w:p>
    <w:p w14:paraId="25B18D42" w14:textId="77777777" w:rsidR="00551A61" w:rsidRPr="00EC76D5" w:rsidRDefault="00551A61" w:rsidP="00551A61">
      <w:pPr>
        <w:pStyle w:val="Code"/>
      </w:pPr>
      <w:r w:rsidRPr="00EC76D5">
        <w:t xml:space="preserve">      argList.add(text);</w:t>
      </w:r>
    </w:p>
    <w:p w14:paraId="2784F65E" w14:textId="77777777" w:rsidR="00551A61" w:rsidRPr="00EC76D5" w:rsidRDefault="00551A61" w:rsidP="00551A61">
      <w:pPr>
        <w:pStyle w:val="Code"/>
      </w:pPr>
      <w:r w:rsidRPr="00EC76D5">
        <w:t xml:space="preserve">    }</w:t>
      </w:r>
    </w:p>
    <w:p w14:paraId="32EC4260" w14:textId="77777777" w:rsidR="00551A61" w:rsidRPr="00EC76D5" w:rsidRDefault="00551A61" w:rsidP="00551A61">
      <w:pPr>
        <w:pStyle w:val="Code"/>
      </w:pPr>
    </w:p>
    <w:p w14:paraId="2CBB28A1" w14:textId="77777777" w:rsidR="00551A61" w:rsidRPr="00EC76D5" w:rsidRDefault="00551A61" w:rsidP="00551A61">
      <w:pPr>
        <w:pStyle w:val="Code"/>
      </w:pPr>
      <w:r w:rsidRPr="00EC76D5">
        <w:t xml:space="preserve">    argList.add("CType");</w:t>
      </w:r>
    </w:p>
    <w:p w14:paraId="23127478" w14:textId="77777777" w:rsidR="00551A61" w:rsidRPr="00EC76D5" w:rsidRDefault="00551A61" w:rsidP="00551A61">
      <w:pPr>
        <w:pStyle w:val="Code"/>
      </w:pPr>
      <w:r w:rsidRPr="00EC76D5">
        <w:t xml:space="preserve">    argList.add("ErrNo");</w:t>
      </w:r>
    </w:p>
    <w:p w14:paraId="160ADA1E" w14:textId="77777777" w:rsidR="00551A61" w:rsidRPr="00EC76D5" w:rsidRDefault="00551A61" w:rsidP="00551A61">
      <w:pPr>
        <w:pStyle w:val="Code"/>
      </w:pPr>
      <w:r w:rsidRPr="00EC76D5">
        <w:t xml:space="preserve">    argList.add("File");</w:t>
      </w:r>
    </w:p>
    <w:p w14:paraId="395E5F0E" w14:textId="77777777" w:rsidR="00551A61" w:rsidRPr="00EC76D5" w:rsidRDefault="00551A61" w:rsidP="00551A61">
      <w:pPr>
        <w:pStyle w:val="Code"/>
      </w:pPr>
      <w:r w:rsidRPr="00EC76D5">
        <w:t xml:space="preserve">    argList.add("Locale");</w:t>
      </w:r>
    </w:p>
    <w:p w14:paraId="747171BA" w14:textId="77777777" w:rsidR="00551A61" w:rsidRPr="00EC76D5" w:rsidRDefault="00551A61" w:rsidP="00551A61">
      <w:pPr>
        <w:pStyle w:val="Code"/>
      </w:pPr>
      <w:r w:rsidRPr="00EC76D5">
        <w:t xml:space="preserve">    argList.add("Math");</w:t>
      </w:r>
    </w:p>
    <w:p w14:paraId="3F24DE03" w14:textId="77777777" w:rsidR="00551A61" w:rsidRPr="00EC76D5" w:rsidRDefault="00551A61" w:rsidP="00551A61">
      <w:pPr>
        <w:pStyle w:val="Code"/>
      </w:pPr>
      <w:r w:rsidRPr="00EC76D5">
        <w:t xml:space="preserve">    argList.add("Printf");</w:t>
      </w:r>
    </w:p>
    <w:p w14:paraId="0465F33C" w14:textId="77777777" w:rsidR="00551A61" w:rsidRPr="00EC76D5" w:rsidRDefault="00551A61" w:rsidP="00551A61">
      <w:pPr>
        <w:pStyle w:val="Code"/>
      </w:pPr>
      <w:r w:rsidRPr="00EC76D5">
        <w:t xml:space="preserve">    argList.add("Scanf");</w:t>
      </w:r>
    </w:p>
    <w:p w14:paraId="5630E59D" w14:textId="77777777" w:rsidR="00551A61" w:rsidRPr="00EC76D5" w:rsidRDefault="00551A61" w:rsidP="00551A61">
      <w:pPr>
        <w:pStyle w:val="Code"/>
      </w:pPr>
      <w:r w:rsidRPr="00EC76D5">
        <w:t xml:space="preserve">    argList.add("SetJmp");</w:t>
      </w:r>
    </w:p>
    <w:p w14:paraId="2CE5A74E" w14:textId="77777777" w:rsidR="00551A61" w:rsidRPr="00EC76D5" w:rsidRDefault="00551A61" w:rsidP="00551A61">
      <w:pPr>
        <w:pStyle w:val="Code"/>
      </w:pPr>
      <w:r w:rsidRPr="00EC76D5">
        <w:t xml:space="preserve">    argList.add("StdLib");</w:t>
      </w:r>
    </w:p>
    <w:p w14:paraId="01502B10" w14:textId="77777777" w:rsidR="00551A61" w:rsidRPr="00EC76D5" w:rsidRDefault="00551A61" w:rsidP="00551A61">
      <w:pPr>
        <w:pStyle w:val="Code"/>
      </w:pPr>
      <w:r w:rsidRPr="00EC76D5">
        <w:t xml:space="preserve">    argList.add("String");</w:t>
      </w:r>
    </w:p>
    <w:p w14:paraId="7B90C27A" w14:textId="77777777" w:rsidR="00551A61" w:rsidRPr="00EC76D5" w:rsidRDefault="00551A61" w:rsidP="00551A61">
      <w:pPr>
        <w:pStyle w:val="Code"/>
      </w:pPr>
      <w:r w:rsidRPr="00EC76D5">
        <w:t xml:space="preserve">    argList.add("Temp");</w:t>
      </w:r>
    </w:p>
    <w:p w14:paraId="7B81AEF7" w14:textId="77777777" w:rsidR="00551A61" w:rsidRPr="00EC76D5" w:rsidRDefault="00551A61" w:rsidP="00551A61">
      <w:pPr>
        <w:pStyle w:val="Code"/>
      </w:pPr>
      <w:r w:rsidRPr="00EC76D5">
        <w:t xml:space="preserve">    argList.add("Time");</w:t>
      </w:r>
    </w:p>
    <w:p w14:paraId="39222DA5" w14:textId="77777777" w:rsidR="00551A61" w:rsidRPr="00EC76D5" w:rsidRDefault="00551A61" w:rsidP="00551A61">
      <w:pPr>
        <w:pStyle w:val="Code"/>
      </w:pPr>
      <w:r w:rsidRPr="00EC76D5">
        <w:t xml:space="preserve">    </w:t>
      </w:r>
    </w:p>
    <w:p w14:paraId="6F3DECC7" w14:textId="77777777" w:rsidR="00551A61" w:rsidRPr="00EC76D5" w:rsidRDefault="00551A61" w:rsidP="00551A61">
      <w:pPr>
        <w:pStyle w:val="Code"/>
      </w:pPr>
      <w:r w:rsidRPr="00EC76D5">
        <w:t xml:space="preserve">    boolean rebuild = argList.remove("-r"),</w:t>
      </w:r>
    </w:p>
    <w:p w14:paraId="35B18654" w14:textId="77777777" w:rsidR="00551A61" w:rsidRPr="00EC76D5" w:rsidRDefault="00551A61" w:rsidP="00551A61">
      <w:pPr>
        <w:pStyle w:val="Code"/>
      </w:pPr>
      <w:r w:rsidRPr="00EC76D5">
        <w:t xml:space="preserve">            print = argList.remove("-p");</w:t>
      </w:r>
    </w:p>
    <w:p w14:paraId="767B1E0D" w14:textId="77777777" w:rsidR="00551A61" w:rsidRPr="00EC76D5" w:rsidRDefault="00551A61" w:rsidP="00551A61">
      <w:pPr>
        <w:pStyle w:val="Code"/>
      </w:pPr>
      <w:r w:rsidRPr="00EC76D5">
        <w:t xml:space="preserve">    CheckStackHeap2 = argList.remove("-c");</w:t>
      </w:r>
    </w:p>
    <w:p w14:paraId="6C3CDB3F" w14:textId="77777777" w:rsidR="00551A61" w:rsidRPr="00EC76D5" w:rsidRDefault="00551A61" w:rsidP="00551A61">
      <w:pPr>
        <w:pStyle w:val="Code"/>
      </w:pPr>
      <w:r w:rsidRPr="00EC76D5">
        <w:t xml:space="preserve">    Warning = argList.remove("-w");</w:t>
      </w:r>
    </w:p>
    <w:p w14:paraId="75B3E9E8" w14:textId="77777777" w:rsidR="00551A61" w:rsidRPr="00EC76D5" w:rsidRDefault="00551A61" w:rsidP="00551A61">
      <w:pPr>
        <w:pStyle w:val="Code"/>
      </w:pPr>
      <w:r w:rsidRPr="00EC76D5">
        <w:t xml:space="preserve">    IncludePath = System.getenv("include");    </w:t>
      </w:r>
    </w:p>
    <w:p w14:paraId="12216A63" w14:textId="77777777" w:rsidR="00551A61" w:rsidRPr="00EC76D5" w:rsidRDefault="00551A61" w:rsidP="00551A61">
      <w:pPr>
        <w:pStyle w:val="Code"/>
      </w:pPr>
      <w:r w:rsidRPr="00EC76D5">
        <w:t xml:space="preserve">    String pathName = "C:\\Users\\Stefan\\Documents\\C_Compiler\\stdio\\";</w:t>
      </w:r>
    </w:p>
    <w:p w14:paraId="26FB0A3E" w14:textId="77777777" w:rsidR="00551A61" w:rsidRPr="00EC76D5" w:rsidRDefault="00551A61" w:rsidP="00551A61">
      <w:pPr>
        <w:pStyle w:val="Code"/>
      </w:pPr>
      <w:r w:rsidRPr="00EC76D5">
        <w:t xml:space="preserve">    </w:t>
      </w:r>
    </w:p>
    <w:p w14:paraId="07C4C1CC" w14:textId="77777777" w:rsidR="00551A61" w:rsidRPr="00EC76D5" w:rsidRDefault="00551A61" w:rsidP="00551A61">
      <w:pPr>
        <w:pStyle w:val="Code"/>
      </w:pPr>
      <w:r w:rsidRPr="00EC76D5">
        <w:t xml:space="preserve">    if (IncludePath == null) {</w:t>
      </w:r>
    </w:p>
    <w:p w14:paraId="224B5759" w14:textId="77777777" w:rsidR="00551A61" w:rsidRPr="00EC76D5" w:rsidRDefault="00551A61" w:rsidP="00551A61">
      <w:pPr>
        <w:pStyle w:val="Code"/>
      </w:pPr>
      <w:r w:rsidRPr="00EC76D5">
        <w:t xml:space="preserve">      IncludePath = pathName;</w:t>
      </w:r>
    </w:p>
    <w:p w14:paraId="3F62B990" w14:textId="77777777" w:rsidR="00551A61" w:rsidRPr="00EC76D5" w:rsidRDefault="00551A61" w:rsidP="00551A61">
      <w:pPr>
        <w:pStyle w:val="Code"/>
      </w:pPr>
      <w:r w:rsidRPr="00EC76D5">
        <w:t xml:space="preserve">    }</w:t>
      </w:r>
    </w:p>
    <w:p w14:paraId="4975A70C" w14:textId="77777777" w:rsidR="00551A61" w:rsidRPr="00EC76D5" w:rsidRDefault="00551A61" w:rsidP="00551A61">
      <w:pPr>
        <w:pStyle w:val="Code"/>
      </w:pPr>
    </w:p>
    <w:p w14:paraId="41965A1D" w14:textId="77777777" w:rsidR="00551A61" w:rsidRPr="00EC76D5" w:rsidRDefault="00551A61" w:rsidP="00551A61">
      <w:pPr>
        <w:pStyle w:val="Code"/>
      </w:pPr>
      <w:r w:rsidRPr="00EC76D5">
        <w:t xml:space="preserve">    try {</w:t>
      </w:r>
    </w:p>
    <w:p w14:paraId="400BF3CF" w14:textId="77777777" w:rsidR="00551A61" w:rsidRPr="00EC76D5" w:rsidRDefault="00551A61" w:rsidP="00551A61">
      <w:pPr>
        <w:pStyle w:val="Code"/>
      </w:pPr>
      <w:r w:rsidRPr="00EC76D5">
        <w:t xml:space="preserve">      boolean link = false;</w:t>
      </w:r>
    </w:p>
    <w:p w14:paraId="25952DE8" w14:textId="77777777" w:rsidR="00551A61" w:rsidRPr="00EC76D5" w:rsidRDefault="00551A61" w:rsidP="00551A61">
      <w:pPr>
        <w:pStyle w:val="Code"/>
      </w:pPr>
      <w:r w:rsidRPr="00EC76D5">
        <w:t xml:space="preserve">      </w:t>
      </w:r>
    </w:p>
    <w:p w14:paraId="670EF1B9" w14:textId="77777777" w:rsidR="00551A61" w:rsidRPr="00EC76D5" w:rsidRDefault="00551A61" w:rsidP="00551A61">
      <w:pPr>
        <w:pStyle w:val="Code"/>
      </w:pPr>
      <w:r w:rsidRPr="00EC76D5">
        <w:t xml:space="preserve">      for (String arg : argList) {</w:t>
      </w:r>
    </w:p>
    <w:p w14:paraId="435C3B3F" w14:textId="77777777" w:rsidR="00551A61" w:rsidRPr="00EC76D5" w:rsidRDefault="00551A61" w:rsidP="00551A61">
      <w:pPr>
        <w:pStyle w:val="Code"/>
      </w:pPr>
      <w:r w:rsidRPr="00EC76D5">
        <w:t xml:space="preserve">        File sourceFile = new File(pathName + arg + ".c");</w:t>
      </w:r>
    </w:p>
    <w:p w14:paraId="4459AF16" w14:textId="77777777" w:rsidR="00551A61" w:rsidRPr="00EC76D5" w:rsidRDefault="00551A61" w:rsidP="00551A61">
      <w:pPr>
        <w:pStyle w:val="Code"/>
      </w:pPr>
      <w:r w:rsidRPr="00EC76D5">
        <w:t xml:space="preserve">        File objectFile = new File(pathName + arg + ".obj");</w:t>
      </w:r>
    </w:p>
    <w:p w14:paraId="3F9EB89B" w14:textId="77777777" w:rsidR="00551A61" w:rsidRPr="00EC76D5" w:rsidRDefault="00551A61" w:rsidP="00551A61">
      <w:pPr>
        <w:pStyle w:val="Code"/>
      </w:pPr>
      <w:r w:rsidRPr="00EC76D5">
        <w:t xml:space="preserve">       </w:t>
      </w:r>
    </w:p>
    <w:p w14:paraId="471CF570" w14:textId="77777777" w:rsidR="00551A61" w:rsidRPr="00EC76D5" w:rsidRDefault="00551A61" w:rsidP="00551A61">
      <w:pPr>
        <w:pStyle w:val="Code"/>
      </w:pPr>
      <w:r w:rsidRPr="00EC76D5">
        <w:t xml:space="preserve">        if (rebuild || !isObjectFileUpToDate(sourceFile, objectFile)) {</w:t>
      </w:r>
    </w:p>
    <w:p w14:paraId="3D00AF71" w14:textId="77777777" w:rsidR="00551A61" w:rsidRPr="00EC76D5" w:rsidRDefault="00551A61" w:rsidP="00551A61">
      <w:pPr>
        <w:pStyle w:val="Code"/>
      </w:pPr>
      <w:r w:rsidRPr="00EC76D5">
        <w:t xml:space="preserve">          File preproFile = new File(pathName + arg + ".p");</w:t>
      </w:r>
    </w:p>
    <w:p w14:paraId="5E574F27" w14:textId="77777777" w:rsidR="00551A61" w:rsidRPr="00EC76D5" w:rsidRDefault="00551A61" w:rsidP="00551A61">
      <w:pPr>
        <w:pStyle w:val="Code"/>
      </w:pPr>
      <w:r w:rsidRPr="00EC76D5">
        <w:t xml:space="preserve">          File middleFile = new File(pathName + arg + ".mid");</w:t>
      </w:r>
    </w:p>
    <w:p w14:paraId="5684617C" w14:textId="77777777" w:rsidR="00551A61" w:rsidRPr="00EC76D5" w:rsidRDefault="00551A61" w:rsidP="00551A61">
      <w:pPr>
        <w:pStyle w:val="Code"/>
      </w:pPr>
    </w:p>
    <w:p w14:paraId="2F9CB57A" w14:textId="77777777" w:rsidR="00551A61" w:rsidRPr="00EC76D5" w:rsidRDefault="00551A61" w:rsidP="00551A61">
      <w:pPr>
        <w:pStyle w:val="Code"/>
      </w:pPr>
      <w:r w:rsidRPr="00EC76D5">
        <w:t xml:space="preserve">          if (print) {</w:t>
      </w:r>
    </w:p>
    <w:p w14:paraId="29EAE496" w14:textId="77777777" w:rsidR="00551A61" w:rsidRPr="00EC76D5" w:rsidRDefault="00551A61" w:rsidP="00551A61">
      <w:pPr>
        <w:pStyle w:val="Code"/>
      </w:pPr>
      <w:r w:rsidRPr="00EC76D5">
        <w:t xml:space="preserve">            System.out.println("Compiling \"" + sourceFile.getPath() +"\"."); </w:t>
      </w:r>
    </w:p>
    <w:p w14:paraId="33500B1C" w14:textId="77777777" w:rsidR="00551A61" w:rsidRPr="00EC76D5" w:rsidRDefault="00551A61" w:rsidP="00551A61">
      <w:pPr>
        <w:pStyle w:val="Code"/>
      </w:pPr>
      <w:r w:rsidRPr="00EC76D5">
        <w:t xml:space="preserve">          }</w:t>
      </w:r>
    </w:p>
    <w:p w14:paraId="20C708FD" w14:textId="77777777" w:rsidR="00551A61" w:rsidRPr="00EC76D5" w:rsidRDefault="00551A61" w:rsidP="00551A61">
      <w:pPr>
        <w:pStyle w:val="Code"/>
      </w:pPr>
      <w:r w:rsidRPr="00EC76D5">
        <w:t xml:space="preserve">          </w:t>
      </w:r>
    </w:p>
    <w:p w14:paraId="0EB0A742" w14:textId="77777777" w:rsidR="00551A61" w:rsidRPr="00EC76D5" w:rsidRDefault="00551A61" w:rsidP="00551A61">
      <w:pPr>
        <w:pStyle w:val="Code"/>
      </w:pPr>
      <w:r w:rsidRPr="00EC76D5">
        <w:t xml:space="preserve">          BlockCount = 0;</w:t>
      </w:r>
    </w:p>
    <w:p w14:paraId="2A0D3E2F" w14:textId="77777777" w:rsidR="00551A61" w:rsidRPr="00EC76D5" w:rsidRDefault="00551A61" w:rsidP="00551A61">
      <w:pPr>
        <w:pStyle w:val="Code"/>
      </w:pPr>
      <w:r w:rsidRPr="00EC76D5">
        <w:t xml:space="preserve">          readSourceFile(sourceFile, preproFile, objectFile, middleFile);</w:t>
      </w:r>
    </w:p>
    <w:p w14:paraId="5917552F" w14:textId="77777777" w:rsidR="00551A61" w:rsidRPr="00EC76D5" w:rsidRDefault="00551A61" w:rsidP="00551A61">
      <w:pPr>
        <w:pStyle w:val="Code"/>
      </w:pPr>
      <w:r w:rsidRPr="00EC76D5">
        <w:t xml:space="preserve">          link = true;</w:t>
      </w:r>
    </w:p>
    <w:p w14:paraId="6F2BCA2E" w14:textId="77777777" w:rsidR="00551A61" w:rsidRPr="00EC76D5" w:rsidRDefault="00551A61" w:rsidP="00551A61">
      <w:pPr>
        <w:pStyle w:val="Code"/>
      </w:pPr>
      <w:r w:rsidRPr="00EC76D5">
        <w:t xml:space="preserve">        }</w:t>
      </w:r>
    </w:p>
    <w:p w14:paraId="7DF84C4E" w14:textId="77777777" w:rsidR="00551A61" w:rsidRPr="00EC76D5" w:rsidRDefault="00551A61" w:rsidP="00551A61">
      <w:pPr>
        <w:pStyle w:val="Code"/>
      </w:pPr>
      <w:r w:rsidRPr="00EC76D5">
        <w:t xml:space="preserve">      }</w:t>
      </w:r>
    </w:p>
    <w:p w14:paraId="39944772" w14:textId="77777777" w:rsidR="00551A61" w:rsidRPr="00EC76D5" w:rsidRDefault="00551A61" w:rsidP="00551A61">
      <w:pPr>
        <w:pStyle w:val="Code"/>
      </w:pPr>
      <w:r w:rsidRPr="00EC76D5">
        <w:t xml:space="preserve">      </w:t>
      </w:r>
    </w:p>
    <w:p w14:paraId="0885A4AD" w14:textId="77777777" w:rsidR="00551A61" w:rsidRPr="00EC76D5" w:rsidRDefault="00551A61" w:rsidP="00551A61">
      <w:pPr>
        <w:pStyle w:val="Code"/>
      </w:pPr>
      <w:r w:rsidRPr="00EC76D5">
        <w:t xml:space="preserve">      if (link) {</w:t>
      </w:r>
    </w:p>
    <w:p w14:paraId="0A0B4689" w14:textId="77777777" w:rsidR="00551A61" w:rsidRPr="00EC76D5" w:rsidRDefault="00551A61" w:rsidP="00551A61">
      <w:pPr>
        <w:pStyle w:val="Code"/>
      </w:pPr>
      <w:r w:rsidRPr="00EC76D5">
        <w:t xml:space="preserve">        Path = null;</w:t>
      </w:r>
    </w:p>
    <w:p w14:paraId="6D9DA665" w14:textId="77777777" w:rsidR="00551A61" w:rsidRPr="00EC76D5" w:rsidRDefault="00551A61" w:rsidP="00551A61">
      <w:pPr>
        <w:pStyle w:val="Code"/>
      </w:pPr>
      <w:r w:rsidRPr="00EC76D5">
        <w:t xml:space="preserve">        Linker2 linker = new Linker2();</w:t>
      </w:r>
    </w:p>
    <w:p w14:paraId="54056C79" w14:textId="77777777" w:rsidR="00551A61" w:rsidRPr="00EC76D5" w:rsidRDefault="00551A61" w:rsidP="00551A61">
      <w:pPr>
        <w:pStyle w:val="Code"/>
      </w:pPr>
    </w:p>
    <w:p w14:paraId="6F1F3A7E" w14:textId="77777777" w:rsidR="00551A61" w:rsidRPr="00EC76D5" w:rsidRDefault="00551A61" w:rsidP="00551A61">
      <w:pPr>
        <w:pStyle w:val="Code"/>
      </w:pPr>
      <w:r w:rsidRPr="00EC76D5">
        <w:t xml:space="preserve">        for (String arg : argList) {</w:t>
      </w:r>
    </w:p>
    <w:p w14:paraId="1C13DA21" w14:textId="77777777" w:rsidR="00551A61" w:rsidRPr="00EC76D5" w:rsidRDefault="00551A61" w:rsidP="00551A61">
      <w:pPr>
        <w:pStyle w:val="Code"/>
      </w:pPr>
      <w:r w:rsidRPr="00EC76D5">
        <w:t xml:space="preserve">          File objectFile = new File(pathName + arg + ".obj");</w:t>
      </w:r>
    </w:p>
    <w:p w14:paraId="40A3DC42" w14:textId="77777777" w:rsidR="00551A61" w:rsidRPr="00EC76D5" w:rsidRDefault="00551A61" w:rsidP="00551A61">
      <w:pPr>
        <w:pStyle w:val="Code"/>
      </w:pPr>
    </w:p>
    <w:p w14:paraId="6945B9A0" w14:textId="77777777" w:rsidR="00551A61" w:rsidRPr="00EC76D5" w:rsidRDefault="00551A61" w:rsidP="00551A61">
      <w:pPr>
        <w:pStyle w:val="Code"/>
      </w:pPr>
      <w:r w:rsidRPr="00EC76D5">
        <w:t xml:space="preserve">          if (print) {</w:t>
      </w:r>
    </w:p>
    <w:p w14:paraId="32EF0D50" w14:textId="77777777" w:rsidR="00551A61" w:rsidRPr="00EC76D5" w:rsidRDefault="00551A61" w:rsidP="00551A61">
      <w:pPr>
        <w:pStyle w:val="Code"/>
      </w:pPr>
      <w:r w:rsidRPr="00EC76D5">
        <w:t xml:space="preserve">            System.out.println("Loading \"" + objectFile.getPath() + "\".");</w:t>
      </w:r>
    </w:p>
    <w:p w14:paraId="17DE75E7" w14:textId="77777777" w:rsidR="00551A61" w:rsidRPr="00EC76D5" w:rsidRDefault="00551A61" w:rsidP="00551A61">
      <w:pPr>
        <w:pStyle w:val="Code"/>
      </w:pPr>
      <w:r w:rsidRPr="00EC76D5">
        <w:t xml:space="preserve">          }</w:t>
      </w:r>
    </w:p>
    <w:p w14:paraId="4C5DEF77" w14:textId="77777777" w:rsidR="00551A61" w:rsidRPr="00EC76D5" w:rsidRDefault="00551A61" w:rsidP="00551A61">
      <w:pPr>
        <w:pStyle w:val="Code"/>
      </w:pPr>
      <w:r w:rsidRPr="00EC76D5">
        <w:t xml:space="preserve">          </w:t>
      </w:r>
    </w:p>
    <w:p w14:paraId="4AB88C2F" w14:textId="77777777" w:rsidR="00551A61" w:rsidRPr="00EC76D5" w:rsidRDefault="00551A61" w:rsidP="00551A61">
      <w:pPr>
        <w:pStyle w:val="Code"/>
      </w:pPr>
      <w:r w:rsidRPr="00EC76D5">
        <w:t xml:space="preserve">          linker.addAll(readObjectFile(objectFile));</w:t>
      </w:r>
    </w:p>
    <w:p w14:paraId="24E6CCC1" w14:textId="77777777" w:rsidR="00551A61" w:rsidRPr="00EC76D5" w:rsidRDefault="00551A61" w:rsidP="00551A61">
      <w:pPr>
        <w:pStyle w:val="Code"/>
      </w:pPr>
      <w:r w:rsidRPr="00EC76D5">
        <w:t xml:space="preserve">        }</w:t>
      </w:r>
    </w:p>
    <w:p w14:paraId="4549CE3F" w14:textId="77777777" w:rsidR="00551A61" w:rsidRPr="00EC76D5" w:rsidRDefault="00551A61" w:rsidP="00551A61">
      <w:pPr>
        <w:pStyle w:val="Code"/>
      </w:pPr>
    </w:p>
    <w:p w14:paraId="3B7A2153" w14:textId="77777777" w:rsidR="00551A61" w:rsidRPr="00EC76D5" w:rsidRDefault="00551A61" w:rsidP="00551A61">
      <w:pPr>
        <w:pStyle w:val="Code"/>
      </w:pPr>
      <w:r w:rsidRPr="00EC76D5">
        <w:t xml:space="preserve">        PathText = "C:\\D\\" + argList.get(0) + ".com";</w:t>
      </w:r>
    </w:p>
    <w:p w14:paraId="575D5035" w14:textId="77777777" w:rsidR="00551A61" w:rsidRPr="00EC76D5" w:rsidRDefault="00551A61" w:rsidP="00551A61">
      <w:pPr>
        <w:pStyle w:val="Code"/>
      </w:pPr>
      <w:r w:rsidRPr="00EC76D5">
        <w:t xml:space="preserve">        File comFile = new File(PathText);</w:t>
      </w:r>
    </w:p>
    <w:p w14:paraId="31DAE00A" w14:textId="77777777" w:rsidR="00551A61" w:rsidRPr="00EC76D5" w:rsidRDefault="00551A61" w:rsidP="00551A61">
      <w:pPr>
        <w:pStyle w:val="Code"/>
      </w:pPr>
      <w:r w:rsidRPr="00EC76D5">
        <w:t xml:space="preserve">        File asmFile = new File(pathName + argList.get(0) + ".asm");</w:t>
      </w:r>
    </w:p>
    <w:p w14:paraId="34D1B0DB" w14:textId="77777777" w:rsidR="00551A61" w:rsidRPr="00EC76D5" w:rsidRDefault="00551A61" w:rsidP="00551A61">
      <w:pPr>
        <w:pStyle w:val="Code"/>
      </w:pPr>
      <w:r w:rsidRPr="00EC76D5">
        <w:t xml:space="preserve">        linker.generate(comFile, asmFile);</w:t>
      </w:r>
    </w:p>
    <w:p w14:paraId="6B7A9780" w14:textId="77777777" w:rsidR="00551A61" w:rsidRPr="00EC76D5" w:rsidRDefault="00551A61" w:rsidP="00551A61">
      <w:pPr>
        <w:pStyle w:val="Code"/>
      </w:pPr>
      <w:r w:rsidRPr="00EC76D5">
        <w:t xml:space="preserve">      }</w:t>
      </w:r>
    </w:p>
    <w:p w14:paraId="5912F073" w14:textId="77777777" w:rsidR="00551A61" w:rsidRPr="00EC76D5" w:rsidRDefault="00551A61" w:rsidP="00551A61">
      <w:pPr>
        <w:pStyle w:val="Code"/>
      </w:pPr>
      <w:r w:rsidRPr="00EC76D5">
        <w:t xml:space="preserve">      else if (print) {</w:t>
      </w:r>
    </w:p>
    <w:p w14:paraId="469F5BCC" w14:textId="77777777" w:rsidR="00551A61" w:rsidRPr="00EC76D5" w:rsidRDefault="00551A61" w:rsidP="00551A61">
      <w:pPr>
        <w:pStyle w:val="Code"/>
      </w:pPr>
      <w:r w:rsidRPr="00EC76D5">
        <w:t xml:space="preserve">        System.out.println(pathName + argList.get(0) +".com is up-to-date.");</w:t>
      </w:r>
    </w:p>
    <w:p w14:paraId="6A9169CA" w14:textId="77777777" w:rsidR="00551A61" w:rsidRPr="00EC76D5" w:rsidRDefault="00551A61" w:rsidP="00551A61">
      <w:pPr>
        <w:pStyle w:val="Code"/>
      </w:pPr>
      <w:r w:rsidRPr="00EC76D5">
        <w:t xml:space="preserve">      }</w:t>
      </w:r>
    </w:p>
    <w:p w14:paraId="67944B90" w14:textId="77777777" w:rsidR="00551A61" w:rsidRPr="00EC76D5" w:rsidRDefault="00551A61" w:rsidP="00551A61">
      <w:pPr>
        <w:pStyle w:val="Code"/>
      </w:pPr>
      <w:r w:rsidRPr="00EC76D5">
        <w:t xml:space="preserve">    }</w:t>
      </w:r>
    </w:p>
    <w:p w14:paraId="3F23C3B5" w14:textId="77777777" w:rsidR="00551A61" w:rsidRPr="00EC76D5" w:rsidRDefault="00551A61" w:rsidP="00551A61">
      <w:pPr>
        <w:pStyle w:val="Code"/>
      </w:pPr>
      <w:r w:rsidRPr="00EC76D5">
        <w:t xml:space="preserve">    catch (Exception Exception) {</w:t>
      </w:r>
    </w:p>
    <w:p w14:paraId="5A17BBE9" w14:textId="77777777" w:rsidR="00551A61" w:rsidRPr="00EC76D5" w:rsidRDefault="00551A61" w:rsidP="00551A61">
      <w:pPr>
        <w:pStyle w:val="Code"/>
      </w:pPr>
      <w:r w:rsidRPr="00EC76D5">
        <w:t xml:space="preserve">      Exception.printStackTrace(System.err);</w:t>
      </w:r>
    </w:p>
    <w:p w14:paraId="5B90CC95" w14:textId="77777777" w:rsidR="00551A61" w:rsidRPr="00EC76D5" w:rsidRDefault="00551A61" w:rsidP="00551A61">
      <w:pPr>
        <w:pStyle w:val="Code"/>
      </w:pPr>
      <w:r w:rsidRPr="00EC76D5">
        <w:t xml:space="preserve">      System.exit(-1);</w:t>
      </w:r>
    </w:p>
    <w:p w14:paraId="5D056265" w14:textId="77777777" w:rsidR="00551A61" w:rsidRPr="00EC76D5" w:rsidRDefault="00551A61" w:rsidP="00551A61">
      <w:pPr>
        <w:pStyle w:val="Code"/>
      </w:pPr>
      <w:r w:rsidRPr="00EC76D5">
        <w:t xml:space="preserve">    }</w:t>
      </w:r>
    </w:p>
    <w:p w14:paraId="329C969B" w14:textId="77777777" w:rsidR="00551A61" w:rsidRPr="00EC76D5" w:rsidRDefault="00551A61" w:rsidP="00551A61">
      <w:pPr>
        <w:pStyle w:val="Code"/>
      </w:pPr>
      <w:r w:rsidRPr="00EC76D5">
        <w:t xml:space="preserve">  }</w:t>
      </w:r>
    </w:p>
    <w:p w14:paraId="3C4A90F3" w14:textId="77777777" w:rsidR="00551A61" w:rsidRPr="00EC76D5" w:rsidRDefault="00551A61" w:rsidP="00551A61">
      <w:pPr>
        <w:pStyle w:val="Code"/>
      </w:pPr>
      <w:r w:rsidRPr="00EC76D5">
        <w:t>}</w:t>
      </w:r>
    </w:p>
    <w:p w14:paraId="13A78F8C" w14:textId="77777777" w:rsidR="00D32836" w:rsidRPr="00EC76D5" w:rsidRDefault="00D32836" w:rsidP="0096418E">
      <w:pPr>
        <w:pStyle w:val="Rubrik1"/>
      </w:pPr>
      <w:bookmarkStart w:id="26" w:name="_Toc481936128"/>
      <w:r w:rsidRPr="00EC76D5">
        <w:lastRenderedPageBreak/>
        <w:t>The Preprocessor</w:t>
      </w:r>
      <w:bookmarkEnd w:id="21"/>
      <w:bookmarkEnd w:id="26"/>
    </w:p>
    <w:p w14:paraId="1E3ABC76" w14:textId="7A69E332" w:rsidR="00D740A8" w:rsidRPr="00EC76D5" w:rsidRDefault="004C576D" w:rsidP="00D740A8">
      <w:r w:rsidRPr="00EC76D5">
        <w:t xml:space="preserve">Basically, the preprocessor is made up of two parts, where the first part is a scanner and a </w:t>
      </w:r>
      <w:proofErr w:type="gramStart"/>
      <w:r w:rsidRPr="00EC76D5">
        <w:t>pars</w:t>
      </w:r>
      <w:r w:rsidR="008E2AF5" w:rsidRPr="00EC76D5">
        <w:t>er</w:t>
      </w:r>
      <w:proofErr w:type="gramEnd"/>
      <w:r w:rsidR="008E2AF5" w:rsidRPr="00EC76D5">
        <w:t xml:space="preserve">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7" w:name="_Ref418256130"/>
      <w:bookmarkStart w:id="28" w:name="_Toc481936129"/>
      <w:r w:rsidRPr="00EC76D5">
        <w:t>The Expression Parser</w:t>
      </w:r>
      <w:bookmarkEnd w:id="27"/>
      <w:bookmarkEnd w:id="28"/>
    </w:p>
    <w:p w14:paraId="57B573D1" w14:textId="77777777" w:rsidR="00611A0A" w:rsidRPr="00EC76D5" w:rsidRDefault="00611A0A" w:rsidP="00611A0A">
      <w:pPr>
        <w:pStyle w:val="Rubrik3"/>
      </w:pPr>
      <w:bookmarkStart w:id="29" w:name="_Toc481936130"/>
      <w:r w:rsidRPr="00EC76D5">
        <w:t>The Grammar</w:t>
      </w:r>
      <w:bookmarkEnd w:id="29"/>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proofErr w:type="spellStart"/>
      <w:r w:rsidRPr="00EC76D5">
        <w:rPr>
          <w:rStyle w:val="CodeInText"/>
        </w:rPr>
        <w:t>elif</w:t>
      </w:r>
      <w:proofErr w:type="spellEnd"/>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proofErr w:type="spellStart"/>
      <w:r w:rsidR="00304A3D" w:rsidRPr="00EC76D5">
        <w:t>J</w:t>
      </w:r>
      <w:r w:rsidR="009943C8" w:rsidRPr="00EC76D5">
        <w:t>Flex</w:t>
      </w:r>
      <w:proofErr w:type="spellEnd"/>
      <w:r w:rsidR="009943C8" w:rsidRPr="00EC76D5">
        <w:t xml:space="preserve">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proofErr w:type="spellStart"/>
      <w:r w:rsidRPr="00EC76D5">
        <w:t>Pre</w:t>
      </w:r>
      <w:r w:rsidR="002E67B8">
        <w:t>MainParser.gppg</w:t>
      </w:r>
      <w:proofErr w:type="spellEnd"/>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 xml:space="preserve">An expression is </w:t>
      </w:r>
      <w:proofErr w:type="spellStart"/>
      <w:r w:rsidRPr="00EC76D5">
        <w:t>cosidered</w:t>
      </w:r>
      <w:proofErr w:type="spellEnd"/>
      <w:r w:rsidRPr="00EC76D5">
        <w:t xml:space="preserve">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 xml:space="preserve">The defined directive works both with </w:t>
      </w:r>
      <w:proofErr w:type="gramStart"/>
      <w:r w:rsidRPr="00EC76D5">
        <w:t>or</w:t>
      </w:r>
      <w:proofErr w:type="gramEnd"/>
      <w:r w:rsidRPr="00EC76D5">
        <w:t xml:space="preserve">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30" w:name="_Ref418278877"/>
      <w:bookmarkStart w:id="31" w:name="_Toc481936131"/>
      <w:r w:rsidRPr="00EC76D5">
        <w:t>The Scanner</w:t>
      </w:r>
      <w:bookmarkEnd w:id="30"/>
      <w:bookmarkEnd w:id="31"/>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proofErr w:type="spellStart"/>
      <w:r w:rsidRPr="00EC76D5">
        <w:lastRenderedPageBreak/>
        <w:t>PreScanner.jflex</w:t>
      </w:r>
      <w:proofErr w:type="spellEnd"/>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32" w:name="_Toc481936132"/>
      <w:r w:rsidRPr="00EC76D5">
        <w:t>The Preprocessor</w:t>
      </w:r>
      <w:bookmarkEnd w:id="32"/>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proofErr w:type="gramStart"/>
      <w:r w:rsidR="00FC004D" w:rsidRPr="00EC76D5">
        <w:t>include</w:t>
      </w:r>
      <w:proofErr w:type="gramEnd"/>
      <w:r w:rsidR="00FC004D" w:rsidRPr="00EC76D5">
        <w:t xml:space="preserv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w:t>
      </w:r>
      <w:proofErr w:type="gramStart"/>
      <w:r w:rsidR="00F829F9" w:rsidRPr="00EC76D5">
        <w:t>traversed</w:t>
      </w:r>
      <w:proofErr w:type="gramEnd"/>
      <w:r w:rsidR="00F829F9" w:rsidRPr="00EC76D5">
        <w:t xml:space="preserve"> and each macro is expanded.</w:t>
      </w:r>
      <w:r w:rsidR="00D90060" w:rsidRPr="00EC76D5">
        <w:t xml:space="preserve"> Since the contents of each character and string constant has been </w:t>
      </w:r>
      <w:r w:rsidR="00050290" w:rsidRPr="00EC76D5">
        <w:t>translated</w:t>
      </w:r>
      <w:r w:rsidR="00D90060" w:rsidRPr="00EC76D5">
        <w:t xml:space="preserve"> into slash </w:t>
      </w:r>
      <w:proofErr w:type="gramStart"/>
      <w:r w:rsidR="00D90060" w:rsidRPr="00EC76D5">
        <w:t>codes</w:t>
      </w:r>
      <w:proofErr w:type="gramEnd"/>
      <w:r w:rsidR="00D90060" w:rsidRPr="00EC76D5">
        <w:t xml:space="preserve">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w:t>
      </w:r>
      <w:proofErr w:type="spellStart"/>
      <w:r w:rsidR="006C10D0" w:rsidRPr="00EC76D5">
        <w:t>ef</w:t>
      </w:r>
      <w:proofErr w:type="spellEnd"/>
      <w:r w:rsidR="006C10D0" w:rsidRPr="00EC76D5">
        <w:t>" is concatenated into "</w:t>
      </w:r>
      <w:proofErr w:type="spellStart"/>
      <w:r w:rsidR="006C10D0" w:rsidRPr="00EC76D5">
        <w:t>abcded</w:t>
      </w:r>
      <w:proofErr w:type="spellEnd"/>
      <w:r w:rsidR="006C10D0" w:rsidRPr="00EC76D5">
        <w:t>".</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proofErr w:type="spellStart"/>
      <w:r w:rsidRPr="00EC76D5">
        <w:t>Preprocessor.java</w:t>
      </w:r>
      <w:proofErr w:type="spellEnd"/>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33" w:name="_Toc481936133"/>
      <w:r w:rsidRPr="00EC76D5">
        <w:t>Tri Graphs</w:t>
      </w:r>
      <w:bookmarkEnd w:id="33"/>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4" w:name="_Toc481936134"/>
      <w:r w:rsidRPr="00EC76D5">
        <w:t>Comments, Strings, and Characters</w:t>
      </w:r>
      <w:bookmarkEnd w:id="34"/>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proofErr w:type="spellStart"/>
      <w:r w:rsidRPr="00EC76D5">
        <w:rPr>
          <w:rStyle w:val="CodeInText"/>
        </w:rPr>
        <w:t>traverseLineComment</w:t>
      </w:r>
      <w:proofErr w:type="spellEnd"/>
      <w:r w:rsidRPr="00EC76D5">
        <w:t xml:space="preserve"> method </w:t>
      </w:r>
      <w:r w:rsidR="00D62EAD" w:rsidRPr="00EC76D5">
        <w:t>is quite easy, we just continue until we find the end of the line (‘\n’) or the end of the buffer (‘\0’</w:t>
      </w:r>
      <w:proofErr w:type="gramStart"/>
      <w:r w:rsidR="00A66F79" w:rsidRPr="00EC76D5">
        <w:t>), and</w:t>
      </w:r>
      <w:proofErr w:type="gramEnd"/>
      <w:r w:rsidR="00A66F79" w:rsidRPr="00EC76D5">
        <w:t xml:space="preserve">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proofErr w:type="spellStart"/>
      <w:r w:rsidRPr="00EC76D5">
        <w:rPr>
          <w:rStyle w:val="CodeInText"/>
        </w:rPr>
        <w:t>traverseBlockComment</w:t>
      </w:r>
      <w:proofErr w:type="spellEnd"/>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proofErr w:type="gramStart"/>
      <w:r w:rsidR="002B5AEC" w:rsidRPr="00EC76D5">
        <w:t>in order for</w:t>
      </w:r>
      <w:proofErr w:type="gramEnd"/>
      <w:r w:rsidR="002B5AEC" w:rsidRPr="00EC76D5">
        <w:t xml:space="preserve">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proofErr w:type="spellStart"/>
      <w:r w:rsidRPr="00EC76D5">
        <w:rPr>
          <w:rStyle w:val="CodeInText"/>
        </w:rPr>
        <w:t>traverseString</w:t>
      </w:r>
      <w:proofErr w:type="spellEnd"/>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proofErr w:type="spellStart"/>
      <w:r w:rsidR="00DE4B4E" w:rsidRPr="00EC76D5">
        <w:rPr>
          <w:rStyle w:val="CodeInText"/>
        </w:rPr>
        <w:t>doSlash</w:t>
      </w:r>
      <w:proofErr w:type="spellEnd"/>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w:t>
      </w:r>
      <w:proofErr w:type="gramStart"/>
      <w:r w:rsidR="001A124D" w:rsidRPr="00EC76D5">
        <w:t xml:space="preserve">in order </w:t>
      </w:r>
      <w:r w:rsidR="00916841" w:rsidRPr="00EC76D5">
        <w:t>to</w:t>
      </w:r>
      <w:proofErr w:type="gramEnd"/>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proofErr w:type="spellStart"/>
      <w:r w:rsidRPr="00EC76D5">
        <w:rPr>
          <w:rStyle w:val="CodeInText"/>
        </w:rPr>
        <w:t>traverseCharacter</w:t>
      </w:r>
      <w:proofErr w:type="spellEnd"/>
      <w:r w:rsidRPr="00EC76D5">
        <w:t xml:space="preserve"> method is </w:t>
      </w:r>
      <w:proofErr w:type="gramStart"/>
      <w:r w:rsidR="00D165D1" w:rsidRPr="00EC76D5">
        <w:t>similar to</w:t>
      </w:r>
      <w:proofErr w:type="gramEnd"/>
      <w:r w:rsidR="00D165D1" w:rsidRPr="00EC76D5">
        <w:t xml:space="preserve"> </w:t>
      </w:r>
      <w:proofErr w:type="spellStart"/>
      <w:r w:rsidRPr="00EC76D5">
        <w:rPr>
          <w:rStyle w:val="CodeInText"/>
        </w:rPr>
        <w:t>traverseString</w:t>
      </w:r>
      <w:proofErr w:type="spellEnd"/>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proofErr w:type="spellStart"/>
      <w:r w:rsidR="00651622" w:rsidRPr="00EC76D5">
        <w:rPr>
          <w:rStyle w:val="CodeInText"/>
        </w:rPr>
        <w:t>doSlash</w:t>
      </w:r>
      <w:proofErr w:type="spellEnd"/>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5" w:name="_Ref418258402"/>
      <w:bookmarkStart w:id="36" w:name="_Toc481936135"/>
      <w:r w:rsidRPr="00EC76D5">
        <w:t>Slash Codes</w:t>
      </w:r>
      <w:bookmarkEnd w:id="35"/>
      <w:bookmarkEnd w:id="36"/>
    </w:p>
    <w:p w14:paraId="27CC6DE9" w14:textId="77777777" w:rsidR="00A3704E" w:rsidRPr="00EC76D5" w:rsidRDefault="00E22418" w:rsidP="00260A49">
      <w:r w:rsidRPr="00EC76D5">
        <w:t xml:space="preserve">The </w:t>
      </w:r>
      <w:proofErr w:type="spellStart"/>
      <w:r w:rsidR="00C50C78" w:rsidRPr="00EC76D5">
        <w:rPr>
          <w:rStyle w:val="CodeInText0"/>
        </w:rPr>
        <w:t>slashToChar</w:t>
      </w:r>
      <w:proofErr w:type="spellEnd"/>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w:t>
      </w:r>
      <w:proofErr w:type="gramStart"/>
      <w:r w:rsidR="00DA14BB" w:rsidRPr="00EC76D5">
        <w:t xml:space="preserve">octal </w:t>
      </w:r>
      <w:r w:rsidR="00BB1A11" w:rsidRPr="00EC76D5">
        <w:t xml:space="preserve"> the</w:t>
      </w:r>
      <w:proofErr w:type="gramEnd"/>
      <w:r w:rsidR="00BB1A11" w:rsidRPr="00EC76D5">
        <w:t xml:space="preserv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proofErr w:type="gramStart"/>
      <w:r w:rsidRPr="00EC76D5">
        <w:t>calculated</w:t>
      </w:r>
      <w:proofErr w:type="gramEnd"/>
      <w:r w:rsidRPr="00EC76D5">
        <w:t xml:space="preserve">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proofErr w:type="spellStart"/>
      <w:r w:rsidR="00DE277A" w:rsidRPr="00EC76D5">
        <w:rPr>
          <w:rStyle w:val="CodeInText0"/>
        </w:rPr>
        <w:t>charToOctal</w:t>
      </w:r>
      <w:proofErr w:type="spellEnd"/>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proofErr w:type="spellStart"/>
      <w:r w:rsidRPr="00EC76D5">
        <w:rPr>
          <w:rStyle w:val="CodeInText0"/>
        </w:rPr>
        <w:t>octalToChar</w:t>
      </w:r>
      <w:proofErr w:type="spellEnd"/>
      <w:r w:rsidRPr="00EC76D5">
        <w:t xml:space="preserve"> method is called by the scanner to </w:t>
      </w:r>
      <w:proofErr w:type="spellStart"/>
      <w:r w:rsidRPr="00EC76D5">
        <w:t>tralform</w:t>
      </w:r>
      <w:proofErr w:type="spellEnd"/>
      <w:r w:rsidRPr="00EC76D5">
        <w:t xml:space="preserve"> the octal </w:t>
      </w:r>
      <w:proofErr w:type="spellStart"/>
      <w:r w:rsidRPr="00EC76D5">
        <w:t>shalch</w:t>
      </w:r>
      <w:proofErr w:type="spellEnd"/>
      <w:r w:rsidRPr="00EC76D5">
        <w:t xml:space="preserve">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7" w:name="_Toc481936136"/>
      <w:r w:rsidRPr="00EC76D5">
        <w:lastRenderedPageBreak/>
        <w:t xml:space="preserve">The </w:t>
      </w:r>
      <w:r w:rsidR="002F2810" w:rsidRPr="00EC76D5">
        <w:t>Line</w:t>
      </w:r>
      <w:r w:rsidRPr="00EC76D5">
        <w:t xml:space="preserve"> List</w:t>
      </w:r>
      <w:bookmarkEnd w:id="37"/>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proofErr w:type="spellStart"/>
      <w:r w:rsidR="00BF2BB0" w:rsidRPr="00EC76D5">
        <w:rPr>
          <w:rStyle w:val="CodeInText"/>
        </w:rPr>
        <w:t>lineBuffer</w:t>
      </w:r>
      <w:proofErr w:type="spellEnd"/>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proofErr w:type="spellStart"/>
      <w:r w:rsidR="000F09D0" w:rsidRPr="00EC76D5">
        <w:rPr>
          <w:rStyle w:val="CodeInText"/>
        </w:rPr>
        <w:t>generateLineList</w:t>
      </w:r>
      <w:proofErr w:type="spellEnd"/>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proofErr w:type="spellStart"/>
      <w:r w:rsidR="002A0975" w:rsidRPr="00EC76D5">
        <w:rPr>
          <w:rStyle w:val="CodeInText"/>
        </w:rPr>
        <w:t>searchForMacros</w:t>
      </w:r>
      <w:proofErr w:type="spellEnd"/>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proofErr w:type="spellStart"/>
      <w:r w:rsidRPr="00EC76D5">
        <w:rPr>
          <w:rStyle w:val="CodeInText"/>
        </w:rPr>
        <w:t>isVisible</w:t>
      </w:r>
      <w:proofErr w:type="spellEnd"/>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proofErr w:type="spellStart"/>
      <w:r w:rsidRPr="00EC76D5">
        <w:rPr>
          <w:rStyle w:val="CodeInText"/>
        </w:rPr>
        <w:t>ifndef</w:t>
      </w:r>
      <w:proofErr w:type="spellEnd"/>
      <w:r w:rsidRPr="00EC76D5">
        <w:t>, #</w:t>
      </w:r>
      <w:proofErr w:type="spellStart"/>
      <w:r w:rsidRPr="00EC76D5">
        <w:rPr>
          <w:rStyle w:val="CodeInText"/>
        </w:rPr>
        <w:t>elif</w:t>
      </w:r>
      <w:proofErr w:type="spellEnd"/>
      <w:r w:rsidRPr="00EC76D5">
        <w:t>, or #</w:t>
      </w:r>
      <w:r w:rsidRPr="00EC76D5">
        <w:rPr>
          <w:rStyle w:val="CodeInText"/>
        </w:rPr>
        <w:t>else</w:t>
      </w:r>
      <w:r w:rsidRPr="00EC76D5">
        <w:t xml:space="preserve"> preprocessor directive. We use the </w:t>
      </w:r>
      <w:proofErr w:type="spellStart"/>
      <w:r w:rsidRPr="00EC76D5">
        <w:rPr>
          <w:rStyle w:val="CodeInText"/>
        </w:rPr>
        <w:t>Main.IfStack</w:t>
      </w:r>
      <w:proofErr w:type="spellEnd"/>
      <w:r w:rsidRPr="00EC76D5">
        <w:t xml:space="preserve"> stack since conditional programming can be nested. If the source code is not visible at any nesting level (that is, anywhere in the stack), the area is not </w:t>
      </w:r>
      <w:proofErr w:type="gramStart"/>
      <w:r w:rsidRPr="00EC76D5">
        <w:t>visible</w:t>
      </w:r>
      <w:proofErr w:type="gramEnd"/>
      <w:r w:rsidRPr="00EC76D5">
        <w:t xml:space="preserv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proofErr w:type="spellStart"/>
      <w:r w:rsidRPr="00EC76D5">
        <w:rPr>
          <w:rStyle w:val="CodeInText0"/>
        </w:rPr>
        <w:t>trimLeft</w:t>
      </w:r>
      <w:proofErr w:type="spellEnd"/>
      <w:r w:rsidR="00DA4986" w:rsidRPr="00EC76D5">
        <w:t xml:space="preserve"> and </w:t>
      </w:r>
      <w:proofErr w:type="spellStart"/>
      <w:r w:rsidR="00DA4986" w:rsidRPr="00EC76D5">
        <w:rPr>
          <w:rStyle w:val="CodeInText0"/>
        </w:rPr>
        <w:t>trimRight</w:t>
      </w:r>
      <w:proofErr w:type="spellEnd"/>
      <w:r w:rsidR="00DA4986" w:rsidRPr="00EC76D5">
        <w:t xml:space="preserve"> </w:t>
      </w:r>
      <w:r w:rsidRPr="00EC76D5">
        <w:t>method</w:t>
      </w:r>
      <w:r w:rsidR="00DA4986" w:rsidRPr="00EC76D5">
        <w:t>s</w:t>
      </w:r>
      <w:r w:rsidRPr="00EC76D5">
        <w:t xml:space="preserve"> simple </w:t>
      </w:r>
      <w:r w:rsidR="00CC7155" w:rsidRPr="00EC76D5">
        <w:t xml:space="preserve">removes all </w:t>
      </w:r>
      <w:proofErr w:type="gramStart"/>
      <w:r w:rsidR="00CC7155" w:rsidRPr="00EC76D5">
        <w:t>white-spaces</w:t>
      </w:r>
      <w:proofErr w:type="gramEnd"/>
      <w:r w:rsidR="00CC7155" w:rsidRPr="00EC76D5">
        <w:t xml:space="preserve">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proofErr w:type="spellStart"/>
      <w:r w:rsidRPr="00EC76D5">
        <w:rPr>
          <w:rStyle w:val="CodeInText0"/>
        </w:rPr>
        <w:t>countChar</w:t>
      </w:r>
      <w:proofErr w:type="spellEnd"/>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8" w:name="_Toc481936137"/>
      <w:r w:rsidRPr="00EC76D5">
        <w:t>Lines</w:t>
      </w:r>
      <w:bookmarkEnd w:id="38"/>
    </w:p>
    <w:p w14:paraId="3A869013" w14:textId="7F76CDBF" w:rsidR="00B96504" w:rsidRPr="00EC76D5" w:rsidRDefault="00D43016" w:rsidP="00DB12BC">
      <w:r w:rsidRPr="00EC76D5">
        <w:t xml:space="preserve">The </w:t>
      </w:r>
      <w:proofErr w:type="spellStart"/>
      <w:r w:rsidRPr="00EC76D5">
        <w:rPr>
          <w:rStyle w:val="CodeInText0"/>
        </w:rPr>
        <w:t>doLine</w:t>
      </w:r>
      <w:proofErr w:type="spellEnd"/>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proofErr w:type="spellStart"/>
      <w:r w:rsidR="00220C33" w:rsidRPr="00EC76D5">
        <w:rPr>
          <w:rStyle w:val="CodeInText0"/>
        </w:rPr>
        <w:t>Main</w:t>
      </w:r>
      <w:r w:rsidR="00220C33" w:rsidRPr="00EC76D5">
        <w:t>.</w:t>
      </w:r>
      <w:r w:rsidR="00220C33" w:rsidRPr="00EC76D5">
        <w:rPr>
          <w:rStyle w:val="CodeInText0"/>
        </w:rPr>
        <w:t>Path</w:t>
      </w:r>
      <w:proofErr w:type="spellEnd"/>
      <w:r w:rsidR="00220C33" w:rsidRPr="00EC76D5">
        <w:t xml:space="preserve"> and </w:t>
      </w:r>
      <w:proofErr w:type="spellStart"/>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proofErr w:type="spellEnd"/>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9" w:name="_Toc481936138"/>
      <w:r w:rsidRPr="00EC76D5">
        <w:t>Includes</w:t>
      </w:r>
      <w:bookmarkEnd w:id="39"/>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proofErr w:type="spellStart"/>
      <w:r w:rsidR="00F4065D" w:rsidRPr="00EC76D5">
        <w:rPr>
          <w:rStyle w:val="CodeInText"/>
        </w:rPr>
        <w:t>Main.IncludePath</w:t>
      </w:r>
      <w:proofErr w:type="spellEnd"/>
      <w:r w:rsidR="00F4065D" w:rsidRPr="00EC76D5">
        <w:t>, and the internal files are included locally.</w:t>
      </w:r>
    </w:p>
    <w:p w14:paraId="588CAFE4" w14:textId="3F1B6A82" w:rsidR="005602C1" w:rsidRPr="00EC76D5" w:rsidRDefault="005602C1" w:rsidP="008739A0">
      <w:r w:rsidRPr="00EC76D5">
        <w:lastRenderedPageBreak/>
        <w:t xml:space="preserve">The </w:t>
      </w:r>
      <w:proofErr w:type="spellStart"/>
      <w:r w:rsidRPr="00EC76D5">
        <w:rPr>
          <w:rStyle w:val="CodeInText"/>
        </w:rPr>
        <w:t>Main.IncludeSet</w:t>
      </w:r>
      <w:proofErr w:type="spellEnd"/>
      <w:r w:rsidRPr="00EC76D5">
        <w:t xml:space="preserve"> set is used to track the included file so that the source file </w:t>
      </w:r>
      <w:proofErr w:type="gramStart"/>
      <w:r w:rsidRPr="00EC76D5">
        <w:t>include</w:t>
      </w:r>
      <w:proofErr w:type="gramEnd"/>
      <w:r w:rsidRPr="00EC76D5">
        <w:t xml:space="preserv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proofErr w:type="spellStart"/>
      <w:r w:rsidR="00944A37" w:rsidRPr="00EC76D5">
        <w:rPr>
          <w:rStyle w:val="CodeInText"/>
        </w:rPr>
        <w:t>Main.IncludeStack</w:t>
      </w:r>
      <w:proofErr w:type="spellEnd"/>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proofErr w:type="spellStart"/>
      <w:r w:rsidRPr="00EC76D5">
        <w:rPr>
          <w:rStyle w:val="CodeInText"/>
        </w:rPr>
        <w:t>Main.</w:t>
      </w:r>
      <w:r w:rsidR="00382D84" w:rsidRPr="00EC76D5">
        <w:rPr>
          <w:rStyle w:val="CodeInText"/>
        </w:rPr>
        <w:t>Path</w:t>
      </w:r>
      <w:proofErr w:type="spellEnd"/>
      <w:r w:rsidR="00382D84" w:rsidRPr="00EC76D5">
        <w:t xml:space="preserve"> and </w:t>
      </w:r>
      <w:proofErr w:type="spellStart"/>
      <w:r w:rsidR="00382D84" w:rsidRPr="00EC76D5">
        <w:rPr>
          <w:rStyle w:val="CodeInText"/>
        </w:rPr>
        <w:t>Main.L</w:t>
      </w:r>
      <w:r w:rsidR="00801744" w:rsidRPr="00EC76D5">
        <w:rPr>
          <w:rStyle w:val="CodeInText"/>
        </w:rPr>
        <w:t>ine</w:t>
      </w:r>
      <w:proofErr w:type="spellEnd"/>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w:t>
      </w:r>
      <w:proofErr w:type="spellStart"/>
      <w:r w:rsidR="004D725D" w:rsidRPr="00EC76D5">
        <w:t>Test.c,100</w:t>
      </w:r>
      <w:proofErr w:type="spellEnd"/>
      <w:r w:rsidR="004D725D" w:rsidRPr="00EC76D5">
        <w:t>$”)</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40" w:name="_Toc481936139"/>
      <w:r w:rsidRPr="00EC76D5">
        <w:t>Macros</w:t>
      </w:r>
      <w:bookmarkEnd w:id="40"/>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proofErr w:type="spellStart"/>
      <w:r w:rsidRPr="00EC76D5">
        <w:t>Macro.java</w:t>
      </w:r>
      <w:proofErr w:type="spellEnd"/>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proofErr w:type="spellStart"/>
      <w:r w:rsidRPr="00EC76D5">
        <w:rPr>
          <w:rStyle w:val="CodeInText"/>
        </w:rPr>
        <w:t>doDefine</w:t>
      </w:r>
      <w:proofErr w:type="spellEnd"/>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w:t>
      </w:r>
      <w:proofErr w:type="gramStart"/>
      <w:r w:rsidRPr="00EC76D5">
        <w:t>parenthesis,</w:t>
      </w:r>
      <w:proofErr w:type="gramEnd"/>
      <w:r w:rsidRPr="00EC76D5">
        <w:t xml:space="preserve"> in which case we have </w:t>
      </w:r>
      <w:r w:rsidR="00DE4FE4" w:rsidRPr="00EC76D5">
        <w:t xml:space="preserve">a list of parameters and we call </w:t>
      </w:r>
      <w:proofErr w:type="spellStart"/>
      <w:r w:rsidR="00DE4FE4" w:rsidRPr="00EC76D5">
        <w:rPr>
          <w:rStyle w:val="CodeInText"/>
        </w:rPr>
        <w:t>doParameterDefine</w:t>
      </w:r>
      <w:proofErr w:type="spellEnd"/>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proofErr w:type="spellStart"/>
      <w:r w:rsidRPr="00EC76D5">
        <w:t>Preprocessor.java</w:t>
      </w:r>
      <w:proofErr w:type="spellEnd"/>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proofErr w:type="spellStart"/>
      <w:r w:rsidRPr="00EC76D5">
        <w:rPr>
          <w:rStyle w:val="CodeInText"/>
        </w:rPr>
        <w:t>doParameterDefine</w:t>
      </w:r>
      <w:proofErr w:type="spellEnd"/>
      <w:r w:rsidRPr="00EC76D5">
        <w:t xml:space="preserve"> method </w:t>
      </w:r>
      <w:proofErr w:type="gramStart"/>
      <w:r w:rsidR="00672F93" w:rsidRPr="00EC76D5">
        <w:t>l</w:t>
      </w:r>
      <w:r w:rsidR="00A148A2" w:rsidRPr="00EC76D5">
        <w:t>ook into</w:t>
      </w:r>
      <w:proofErr w:type="gramEnd"/>
      <w:r w:rsidR="00A148A2" w:rsidRPr="00EC76D5">
        <w:t xml:space="preserve"> macros with parameters in two steps. </w:t>
      </w:r>
      <w:proofErr w:type="gramStart"/>
      <w:r w:rsidR="00A148A2" w:rsidRPr="00EC76D5">
        <w:t>First</w:t>
      </w:r>
      <w:proofErr w:type="gramEnd"/>
      <w:r w:rsidR="00A148A2" w:rsidRPr="00EC76D5">
        <w:t xml:space="preserve"> we extract the parameters by calling </w:t>
      </w:r>
      <w:proofErr w:type="spellStart"/>
      <w:r w:rsidR="00A148A2" w:rsidRPr="00EC76D5">
        <w:rPr>
          <w:rStyle w:val="CodeInText"/>
        </w:rPr>
        <w:t>scanParameters</w:t>
      </w:r>
      <w:proofErr w:type="spellEnd"/>
      <w:r w:rsidR="00A148A2" w:rsidRPr="00EC76D5">
        <w:t>.</w:t>
      </w:r>
      <w:r w:rsidR="00C930D6" w:rsidRPr="00EC76D5">
        <w:t xml:space="preserve"> Then we go through the parameter list and check that the parameters are identifiers and that no parameters </w:t>
      </w:r>
      <w:proofErr w:type="gramStart"/>
      <w:r w:rsidR="00C930D6" w:rsidRPr="00EC76D5">
        <w:t>is</w:t>
      </w:r>
      <w:proofErr w:type="gramEnd"/>
      <w:r w:rsidR="00C930D6" w:rsidRPr="00EC76D5">
        <w:t xml:space="preserve">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proofErr w:type="spellStart"/>
      <w:r w:rsidRPr="00EC76D5">
        <w:rPr>
          <w:rStyle w:val="CodeInText"/>
        </w:rPr>
        <w:t>parameter_index</w:t>
      </w:r>
      <w:proofErr w:type="spellEnd"/>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 xml:space="preserve">It is allowed to redefine a macro if it is </w:t>
      </w:r>
      <w:proofErr w:type="gramStart"/>
      <w:r w:rsidRPr="00EC76D5">
        <w:t>has</w:t>
      </w:r>
      <w:proofErr w:type="gramEnd"/>
      <w:r w:rsidRPr="00EC76D5">
        <w:t xml:space="preserve">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proofErr w:type="spellStart"/>
      <w:r w:rsidRPr="00EC76D5">
        <w:rPr>
          <w:rStyle w:val="CodeInText"/>
        </w:rPr>
        <w:t>getIdentifierList</w:t>
      </w:r>
      <w:proofErr w:type="spellEnd"/>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proofErr w:type="spellStart"/>
      <w:r w:rsidRPr="00EC76D5">
        <w:rPr>
          <w:rStyle w:val="CodeInText"/>
        </w:rPr>
        <w:t>doUndef</w:t>
      </w:r>
      <w:proofErr w:type="spellEnd"/>
      <w:r w:rsidRPr="00EC76D5">
        <w:t xml:space="preserve"> method </w:t>
      </w:r>
      <w:r w:rsidR="00643A6A" w:rsidRPr="00EC76D5">
        <w:t xml:space="preserve">removes a macro from the </w:t>
      </w:r>
      <w:proofErr w:type="spellStart"/>
      <w:r w:rsidR="00443DFC" w:rsidRPr="00EC76D5">
        <w:rPr>
          <w:rStyle w:val="CodeInText"/>
        </w:rPr>
        <w:t>MacroMap</w:t>
      </w:r>
      <w:proofErr w:type="spellEnd"/>
      <w:r w:rsidR="00643A6A" w:rsidRPr="00EC76D5">
        <w:t xml:space="preserve"> map. If the macro does not </w:t>
      </w:r>
      <w:proofErr w:type="gramStart"/>
      <w:r w:rsidR="00643A6A" w:rsidRPr="00EC76D5">
        <w:t>exists</w:t>
      </w:r>
      <w:proofErr w:type="gramEnd"/>
      <w:r w:rsidR="00643A6A" w:rsidRPr="00EC76D5">
        <w:t xml:space="preserve">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41" w:name="_Toc481936140"/>
      <w:r w:rsidRPr="00EC76D5">
        <w:t>Conditional Programming</w:t>
      </w:r>
      <w:bookmarkEnd w:id="41"/>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proofErr w:type="spellStart"/>
      <w:r w:rsidR="006E5370" w:rsidRPr="00EC76D5">
        <w:rPr>
          <w:rStyle w:val="CodeInText"/>
        </w:rPr>
        <w:t>doIf</w:t>
      </w:r>
      <w:proofErr w:type="spellEnd"/>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proofErr w:type="spellStart"/>
      <w:r w:rsidR="006E5370" w:rsidRPr="00EC76D5">
        <w:rPr>
          <w:rStyle w:val="CodeInText"/>
        </w:rPr>
        <w:t>parseExpression</w:t>
      </w:r>
      <w:proofErr w:type="spellEnd"/>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proofErr w:type="spellStart"/>
      <w:r w:rsidRPr="00EC76D5">
        <w:rPr>
          <w:rStyle w:val="CodeInText"/>
        </w:rPr>
        <w:t>doIfDefined</w:t>
      </w:r>
      <w:proofErr w:type="spellEnd"/>
      <w:r w:rsidRPr="00EC76D5">
        <w:t xml:space="preserve"> and </w:t>
      </w:r>
      <w:proofErr w:type="spellStart"/>
      <w:r w:rsidRPr="00EC76D5">
        <w:rPr>
          <w:rStyle w:val="CodeInText"/>
        </w:rPr>
        <w:t>doIfNotDefined</w:t>
      </w:r>
      <w:proofErr w:type="spellEnd"/>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proofErr w:type="spellStart"/>
      <w:r w:rsidR="001B6D1F" w:rsidRPr="00EC76D5">
        <w:rPr>
          <w:rStyle w:val="CodeInText"/>
        </w:rPr>
        <w:t>Main.IfStack</w:t>
      </w:r>
      <w:proofErr w:type="spellEnd"/>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proofErr w:type="spellStart"/>
      <w:r w:rsidRPr="00EC76D5">
        <w:rPr>
          <w:rStyle w:val="CodeInText"/>
        </w:rPr>
        <w:t>doIfElseIf</w:t>
      </w:r>
      <w:proofErr w:type="spellEnd"/>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proofErr w:type="spellStart"/>
      <w:r w:rsidR="004C4B6A" w:rsidRPr="00EC76D5">
        <w:rPr>
          <w:rStyle w:val="CodeInText"/>
        </w:rPr>
        <w:t>Main.IfStack</w:t>
      </w:r>
      <w:proofErr w:type="spellEnd"/>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proofErr w:type="spellStart"/>
      <w:r w:rsidR="0022255F" w:rsidRPr="00EC76D5">
        <w:rPr>
          <w:rStyle w:val="CodeInText"/>
        </w:rPr>
        <w:t>If</w:t>
      </w:r>
      <w:r w:rsidR="00333171" w:rsidRPr="00EC76D5">
        <w:rPr>
          <w:rStyle w:val="CodeInText"/>
        </w:rPr>
        <w:t>S</w:t>
      </w:r>
      <w:r w:rsidR="0022255F" w:rsidRPr="00EC76D5">
        <w:rPr>
          <w:rStyle w:val="CodeInText"/>
        </w:rPr>
        <w:t>tatus</w:t>
      </w:r>
      <w:proofErr w:type="spellEnd"/>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proofErr w:type="spellStart"/>
      <w:r w:rsidR="004274B9" w:rsidRPr="00EC76D5">
        <w:rPr>
          <w:rStyle w:val="CodeInText"/>
        </w:rPr>
        <w:t>lastTrue</w:t>
      </w:r>
      <w:proofErr w:type="spellEnd"/>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proofErr w:type="spellStart"/>
      <w:r w:rsidRPr="00EC76D5">
        <w:rPr>
          <w:rStyle w:val="CodeInText"/>
        </w:rPr>
        <w:t>doElse</w:t>
      </w:r>
      <w:proofErr w:type="spellEnd"/>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proofErr w:type="spellStart"/>
      <w:r w:rsidR="008D7DB1" w:rsidRPr="00EC76D5">
        <w:rPr>
          <w:rStyle w:val="CodeInText"/>
        </w:rPr>
        <w:t>doE</w:t>
      </w:r>
      <w:r w:rsidR="003B23D1" w:rsidRPr="00EC76D5">
        <w:rPr>
          <w:rStyle w:val="CodeInText"/>
        </w:rPr>
        <w:t>ndIf</w:t>
      </w:r>
      <w:proofErr w:type="spellEnd"/>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42" w:name="_Toc481936141"/>
      <w:r w:rsidRPr="00EC76D5">
        <w:t>Macro Expan</w:t>
      </w:r>
      <w:r w:rsidR="003565E2" w:rsidRPr="00EC76D5">
        <w:t>sion</w:t>
      </w:r>
      <w:bookmarkEnd w:id="42"/>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0031573A" w:rsidRPr="00EC76D5">
        <w:rPr>
          <w:rStyle w:val="CodeInText"/>
        </w:rPr>
        <w:t>s</w:t>
      </w:r>
      <w:r w:rsidR="00606112" w:rsidRPr="00EC76D5">
        <w:rPr>
          <w:rStyle w:val="CodeInText"/>
        </w:rPr>
        <w:t>lash</w:t>
      </w:r>
      <w:r w:rsidR="0031573A" w:rsidRPr="00EC76D5">
        <w:rPr>
          <w:rStyle w:val="CodeInText"/>
        </w:rPr>
        <w:t>ToChar</w:t>
      </w:r>
      <w:proofErr w:type="spellEnd"/>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w:t>
      </w:r>
      <w:proofErr w:type="spellStart"/>
      <w:r w:rsidR="00203447" w:rsidRPr="00EC76D5">
        <w:t>m_</w:t>
      </w:r>
      <w:r w:rsidR="00203447" w:rsidRPr="00EC76D5">
        <w:rPr>
          <w:rStyle w:val="CodeInText"/>
        </w:rPr>
        <w:t>specialMacroSet</w:t>
      </w:r>
      <w:proofErr w:type="spellEnd"/>
      <w:r w:rsidR="00203447" w:rsidRPr="00EC76D5">
        <w:t xml:space="preserve"> or </w:t>
      </w:r>
      <w:proofErr w:type="spellStart"/>
      <w:r w:rsidR="00443DFC" w:rsidRPr="00EC76D5">
        <w:rPr>
          <w:rStyle w:val="CodeInText"/>
        </w:rPr>
        <w:t>MacroMap</w:t>
      </w:r>
      <w:proofErr w:type="spellEnd"/>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proofErr w:type="spellStart"/>
      <w:r w:rsidR="005178C0" w:rsidRPr="00EC76D5">
        <w:rPr>
          <w:rStyle w:val="CodeInText"/>
        </w:rPr>
        <w:t>nameStack</w:t>
      </w:r>
      <w:proofErr w:type="spellEnd"/>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proofErr w:type="spellStart"/>
      <w:r w:rsidRPr="00EC76D5">
        <w:rPr>
          <w:rStyle w:val="CodeInText"/>
        </w:rPr>
        <w:t>scanParameters</w:t>
      </w:r>
      <w:proofErr w:type="spellEnd"/>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proofErr w:type="spellStart"/>
      <w:r w:rsidR="00DA0797" w:rsidRPr="00EC76D5">
        <w:rPr>
          <w:rStyle w:val="CodeInText"/>
        </w:rPr>
        <w:t>paranCount</w:t>
      </w:r>
      <w:proofErr w:type="spellEnd"/>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proofErr w:type="spellStart"/>
      <w:r w:rsidRPr="00EC76D5">
        <w:rPr>
          <w:rStyle w:val="CodeInText"/>
        </w:rPr>
        <w:t>lookupMacro</w:t>
      </w:r>
      <w:proofErr w:type="spellEnd"/>
      <w:r w:rsidRPr="00EC76D5">
        <w:t xml:space="preserve"> method looks up a given macro. If it stored in </w:t>
      </w:r>
      <w:proofErr w:type="spellStart"/>
      <w:r w:rsidR="00443DFC" w:rsidRPr="00EC76D5">
        <w:rPr>
          <w:rStyle w:val="CodeInText"/>
        </w:rPr>
        <w:t>MacroMap</w:t>
      </w:r>
      <w:proofErr w:type="spellEnd"/>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proofErr w:type="spellStart"/>
      <w:r w:rsidR="00443DFC" w:rsidRPr="00EC76D5">
        <w:rPr>
          <w:rStyle w:val="CodeInText"/>
        </w:rPr>
        <w:t>MacroMap</w:t>
      </w:r>
      <w:proofErr w:type="spellEnd"/>
      <w:r w:rsidRPr="00EC76D5">
        <w:t>,</w:t>
      </w:r>
      <w:r w:rsidR="00076700" w:rsidRPr="00EC76D5">
        <w:t xml:space="preserve"> it may be one of the predefined special macros</w:t>
      </w:r>
      <w:r w:rsidR="00E5371B" w:rsidRPr="00EC76D5">
        <w:t xml:space="preserve">. The </w:t>
      </w:r>
      <w:r w:rsidR="00E5371B" w:rsidRPr="00EC76D5">
        <w:rPr>
          <w:rStyle w:val="CodeInText"/>
        </w:rPr>
        <w:t>__</w:t>
      </w:r>
      <w:proofErr w:type="spellStart"/>
      <w:r w:rsidR="00E5371B" w:rsidRPr="00EC76D5">
        <w:rPr>
          <w:rStyle w:val="CodeInText"/>
        </w:rPr>
        <w:t>STDC</w:t>
      </w:r>
      <w:proofErr w:type="spellEnd"/>
      <w:r w:rsidR="00E5371B" w:rsidRPr="00EC76D5">
        <w:rPr>
          <w:rStyle w:val="CodeInText"/>
        </w:rPr>
        <w:t>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proofErr w:type="spellStart"/>
      <w:r w:rsidR="005F10A7" w:rsidRPr="00EC76D5">
        <w:rPr>
          <w:rStyle w:val="CodeInText"/>
        </w:rPr>
        <w:t>Main.Path</w:t>
      </w:r>
      <w:proofErr w:type="spellEnd"/>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proofErr w:type="spellStart"/>
      <w:r w:rsidR="005F10A7" w:rsidRPr="00EC76D5">
        <w:rPr>
          <w:rStyle w:val="CodeInText"/>
        </w:rPr>
        <w:t>Main.Line</w:t>
      </w:r>
      <w:proofErr w:type="spellEnd"/>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43" w:name="_Toc481936142"/>
      <w:r w:rsidRPr="00EC76D5">
        <w:t>String Merging</w:t>
      </w:r>
      <w:bookmarkEnd w:id="43"/>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4" w:name="_Toc481936143"/>
      <w:r w:rsidRPr="00EC76D5">
        <w:lastRenderedPageBreak/>
        <w:t>Scanning</w:t>
      </w:r>
      <w:bookmarkEnd w:id="44"/>
    </w:p>
    <w:p w14:paraId="61A78CB4" w14:textId="35B00108" w:rsidR="00B51A9D" w:rsidRPr="00EC76D5" w:rsidRDefault="00B51A9D" w:rsidP="00432E51">
      <w:bookmarkStart w:id="45"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5"/>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w:t>
      </w:r>
      <w:proofErr w:type="gramStart"/>
      <w:r w:rsidRPr="00EC76D5">
        <w:t>identifier</w:t>
      </w:r>
      <w:proofErr w:type="gramEnd"/>
      <w:r w:rsidRPr="00EC76D5">
        <w:t xml:space="preserve">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6" w:name="_Toc481936145"/>
      <w:r w:rsidRPr="00EC76D5">
        <w:t>The Scanner</w:t>
      </w:r>
      <w:bookmarkEnd w:id="46"/>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proofErr w:type="spellStart"/>
      <w:r w:rsidRPr="00EC76D5">
        <w:t>Scanner.</w:t>
      </w:r>
      <w:r w:rsidR="009E5232" w:rsidRPr="00EC76D5">
        <w:t>gplex</w:t>
      </w:r>
      <w:proofErr w:type="spellEnd"/>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w:t>
      </w:r>
      <w:proofErr w:type="gramStart"/>
      <w:r w:rsidRPr="00EC76D5">
        <w:rPr>
          <w:highlight w:val="white"/>
        </w:rPr>
        <w:t>sequence ’</w:t>
      </w:r>
      <w:proofErr w:type="gramEnd"/>
      <w:r w:rsidRPr="00EC76D5">
        <w:rPr>
          <w:highlight w:val="white"/>
        </w:rPr>
        <w:t xml:space="preserve">\n’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proofErr w:type="spellStart"/>
      <w:r w:rsidR="00874EA5">
        <w:rPr>
          <w:rStyle w:val="KeyWord0"/>
          <w:highlight w:val="white"/>
        </w:rPr>
        <w:t>m_escapeMap</w:t>
      </w:r>
      <w:proofErr w:type="spellEnd"/>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7"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7"/>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 xml:space="preserve">slash is followed by an character stored in the slash map, we replace the slash and the character with the character corresponding to </w:t>
      </w:r>
      <w:proofErr w:type="gramStart"/>
      <w:r w:rsidR="006053C4">
        <w:rPr>
          <w:highlight w:val="white"/>
        </w:rPr>
        <w:t>the  slash</w:t>
      </w:r>
      <w:proofErr w:type="gramEnd"/>
      <w:r w:rsidR="006053C4">
        <w:rPr>
          <w:highlight w:val="white"/>
        </w:rPr>
        <w:t xml:space="preserve">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proofErr w:type="spellStart"/>
      <w:r w:rsidR="00E7078E">
        <w:rPr>
          <w:highlight w:val="white"/>
        </w:rPr>
        <w:t>FF</w:t>
      </w:r>
      <w:r w:rsidR="00E7078E" w:rsidRPr="00D5063D">
        <w:rPr>
          <w:rStyle w:val="Index"/>
          <w:highlight w:val="white"/>
        </w:rPr>
        <w:t>16</w:t>
      </w:r>
      <w:proofErr w:type="spellEnd"/>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w:t>
      </w:r>
      <w:proofErr w:type="gramStart"/>
      <w:r w:rsidR="003B6A04">
        <w:rPr>
          <w:highlight w:val="white"/>
        </w:rPr>
        <w:t>a</w:t>
      </w:r>
      <w:proofErr w:type="gramEnd"/>
      <w:r w:rsidR="003B6A04">
        <w:rPr>
          <w:highlight w:val="white"/>
        </w:rPr>
        <w:t xml:space="preserve">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8" w:name="_Ref418260937"/>
      <w:bookmarkStart w:id="49"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w:t>
      </w:r>
      <w:proofErr w:type="spellStart"/>
      <w:r w:rsidR="006230BD">
        <w:rPr>
          <w:highlight w:val="white"/>
        </w:rPr>
        <w:t>0x</w:t>
      </w:r>
      <w:proofErr w:type="spellEnd"/>
      <w:r w:rsidR="006230BD">
        <w:rPr>
          <w:highlight w:val="white"/>
        </w:rPr>
        <w:t>” or “</w:t>
      </w:r>
      <w:proofErr w:type="spellStart"/>
      <w:r w:rsidR="006230BD">
        <w:rPr>
          <w:highlight w:val="white"/>
        </w:rPr>
        <w:t>0X”m</w:t>
      </w:r>
      <w:proofErr w:type="spellEnd"/>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w:t>
      </w:r>
      <w:proofErr w:type="spellStart"/>
      <w:r w:rsidR="00131492">
        <w:rPr>
          <w:highlight w:val="white"/>
        </w:rPr>
        <w:t>capitel</w:t>
      </w:r>
      <w:proofErr w:type="spellEnd"/>
      <w:r w:rsidR="00131492">
        <w:rPr>
          <w:highlight w:val="white"/>
        </w:rPr>
        <w:t xml:space="preserve">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t>
      </w:r>
      <w:proofErr w:type="gramStart"/>
      <w:r w:rsidR="00481659">
        <w:rPr>
          <w:highlight w:val="white"/>
        </w:rPr>
        <w:t>We</w:t>
      </w:r>
      <w:proofErr w:type="gramEnd"/>
      <w:r w:rsidR="00481659">
        <w:rPr>
          <w:highlight w:val="white"/>
        </w:rPr>
        <w:t xml:space="preserv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proofErr w:type="gramStart"/>
      <w:r w:rsidR="0065097A">
        <w:rPr>
          <w:highlight w:val="white"/>
        </w:rPr>
        <w:t>two dollar</w:t>
      </w:r>
      <w:proofErr w:type="gramEnd"/>
      <w:r w:rsidR="0065097A">
        <w:rPr>
          <w:highlight w:val="white"/>
        </w:rPr>
        <w:t xml:space="preserve">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 xml:space="preserve">Finally, when the scanner finds a character that has not been handled by the rules above, </w:t>
      </w:r>
      <w:proofErr w:type="spellStart"/>
      <w:proofErr w:type="gramStart"/>
      <w:r>
        <w:rPr>
          <w:highlight w:val="white"/>
        </w:rPr>
        <w:t>a</w:t>
      </w:r>
      <w:proofErr w:type="spellEnd"/>
      <w:proofErr w:type="gramEnd"/>
      <w:r>
        <w:rPr>
          <w:highlight w:val="white"/>
        </w:rPr>
        <w:t xml:space="preserve">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8"/>
      <w:bookmarkEnd w:id="49"/>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 xml:space="preserve">This chapter describes the parser of the compiler, how it parses the source code to test whether </w:t>
      </w:r>
      <w:proofErr w:type="spellStart"/>
      <w:r>
        <w:t>is</w:t>
      </w:r>
      <w:proofErr w:type="spellEnd"/>
      <w:r>
        <w:t xml:space="preserve"> complies to the grammar. However, the parser does also </w:t>
      </w:r>
      <w:proofErr w:type="gramStart"/>
      <w:r>
        <w:t>performs</w:t>
      </w:r>
      <w:proofErr w:type="gramEnd"/>
      <w:r>
        <w:t xml:space="preserve"> type checking, store symbols in the symbol table and generates middle code.</w:t>
      </w:r>
    </w:p>
    <w:p w14:paraId="73A27F12" w14:textId="74FE9F14" w:rsidR="00E40B78" w:rsidRDefault="00BD4112" w:rsidP="00E40B78">
      <w:pPr>
        <w:pStyle w:val="CodeHeader"/>
      </w:pPr>
      <w:proofErr w:type="spellStart"/>
      <w:r>
        <w:t>MainParser.gppg</w:t>
      </w:r>
      <w:proofErr w:type="spellEnd"/>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 xml:space="preserve">The parser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w:t>
      </w:r>
      <w:r w:rsidR="003014C6">
        <w:rPr>
          <w:highlight w:val="white"/>
          <w:lang w:val="sv-SE"/>
        </w:rPr>
        <w:t xml:space="preserve"> tokens and </w:t>
      </w:r>
      <w:proofErr w:type="spellStart"/>
      <w:r w:rsidR="003014C6">
        <w:rPr>
          <w:highlight w:val="white"/>
          <w:lang w:val="sv-SE"/>
        </w:rPr>
        <w:t>rules</w:t>
      </w:r>
      <w:proofErr w:type="spellEnd"/>
      <w:r w:rsidR="004C587F">
        <w:rPr>
          <w:highlight w:val="white"/>
          <w:lang w:val="sv-SE"/>
        </w:rPr>
        <w:t xml:space="preserve">, </w:t>
      </w:r>
      <w:proofErr w:type="spellStart"/>
      <w:r w:rsidR="004C587F">
        <w:rPr>
          <w:highlight w:val="white"/>
          <w:lang w:val="sv-SE"/>
        </w:rPr>
        <w:t>where</w:t>
      </w:r>
      <w:proofErr w:type="spellEnd"/>
      <w:r w:rsidR="004C587F">
        <w:rPr>
          <w:highlight w:val="white"/>
          <w:lang w:val="sv-SE"/>
        </w:rPr>
        <w:t xml:space="preserve"> tokens </w:t>
      </w:r>
      <w:proofErr w:type="spellStart"/>
      <w:r w:rsidR="004C587F">
        <w:rPr>
          <w:highlight w:val="white"/>
          <w:lang w:val="sv-SE"/>
        </w:rPr>
        <w:t>corrensponds</w:t>
      </w:r>
      <w:proofErr w:type="spellEnd"/>
      <w:r w:rsidR="004C587F">
        <w:rPr>
          <w:highlight w:val="white"/>
          <w:lang w:val="sv-SE"/>
        </w:rPr>
        <w:t xml:space="preserve"> to operators, </w:t>
      </w:r>
      <w:proofErr w:type="spellStart"/>
      <w:r w:rsidR="004C587F">
        <w:rPr>
          <w:highlight w:val="white"/>
          <w:lang w:val="sv-SE"/>
        </w:rPr>
        <w:t>keyword</w:t>
      </w:r>
      <w:proofErr w:type="spellEnd"/>
      <w:r w:rsidR="004C587F">
        <w:rPr>
          <w:highlight w:val="white"/>
          <w:lang w:val="sv-SE"/>
        </w:rPr>
        <w:t xml:space="preserve"> and </w:t>
      </w:r>
      <w:proofErr w:type="spellStart"/>
      <w:r w:rsidR="00715B64">
        <w:rPr>
          <w:highlight w:val="white"/>
          <w:lang w:val="sv-SE"/>
        </w:rPr>
        <w:t>characters</w:t>
      </w:r>
      <w:proofErr w:type="spellEnd"/>
      <w:r w:rsidR="00715B64">
        <w:rPr>
          <w:highlight w:val="white"/>
          <w:lang w:val="sv-SE"/>
        </w:rPr>
        <w:t>.</w:t>
      </w:r>
      <w:r w:rsidR="003014C6">
        <w:rPr>
          <w:highlight w:val="white"/>
          <w:lang w:val="sv-SE"/>
        </w:rPr>
        <w:t xml:space="preserve"> The </w:t>
      </w:r>
      <w:proofErr w:type="spellStart"/>
      <w:r w:rsidR="003014C6">
        <w:rPr>
          <w:highlight w:val="white"/>
          <w:lang w:val="sv-SE"/>
        </w:rPr>
        <w:t>following</w:t>
      </w:r>
      <w:proofErr w:type="spellEnd"/>
      <w:r w:rsidR="003014C6">
        <w:rPr>
          <w:highlight w:val="white"/>
          <w:lang w:val="sv-SE"/>
        </w:rPr>
        <w:t xml:space="preserve"> tokens </w:t>
      </w:r>
      <w:proofErr w:type="spellStart"/>
      <w:r w:rsidR="003014C6">
        <w:rPr>
          <w:highlight w:val="white"/>
          <w:lang w:val="sv-SE"/>
        </w:rPr>
        <w:t>are</w:t>
      </w:r>
      <w:proofErr w:type="spellEnd"/>
      <w:r w:rsidR="003014C6">
        <w:rPr>
          <w:highlight w:val="white"/>
          <w:lang w:val="sv-SE"/>
        </w:rPr>
        <w:t xml:space="preserve"> </w:t>
      </w:r>
      <w:proofErr w:type="spellStart"/>
      <w:r w:rsidR="003014C6">
        <w:rPr>
          <w:highlight w:val="white"/>
          <w:lang w:val="sv-SE"/>
        </w:rPr>
        <w:t>used</w:t>
      </w:r>
      <w:proofErr w:type="spellEnd"/>
      <w:r w:rsidR="003014C6">
        <w:rPr>
          <w:highlight w:val="white"/>
          <w:lang w:val="sv-SE"/>
        </w:rPr>
        <w:t xml:space="preserve"> by the parser, and </w:t>
      </w:r>
      <w:proofErr w:type="spellStart"/>
      <w:r w:rsidR="003014C6">
        <w:rPr>
          <w:highlight w:val="white"/>
          <w:lang w:val="sv-SE"/>
        </w:rPr>
        <w:t>they</w:t>
      </w:r>
      <w:proofErr w:type="spellEnd"/>
      <w:r w:rsidR="00921E11">
        <w:rPr>
          <w:highlight w:val="white"/>
          <w:lang w:val="sv-SE"/>
        </w:rPr>
        <w:t xml:space="preserve"> </w:t>
      </w:r>
      <w:proofErr w:type="spellStart"/>
      <w:r w:rsidR="00921E11">
        <w:rPr>
          <w:highlight w:val="white"/>
          <w:lang w:val="sv-SE"/>
        </w:rPr>
        <w:t>are</w:t>
      </w:r>
      <w:proofErr w:type="spellEnd"/>
      <w:r w:rsidR="00921E11">
        <w:rPr>
          <w:highlight w:val="white"/>
          <w:lang w:val="sv-SE"/>
        </w:rPr>
        <w:t xml:space="preserve"> </w:t>
      </w:r>
      <w:proofErr w:type="spellStart"/>
      <w:r w:rsidR="00921E11">
        <w:rPr>
          <w:highlight w:val="white"/>
          <w:lang w:val="sv-SE"/>
        </w:rPr>
        <w:t>also</w:t>
      </w:r>
      <w:proofErr w:type="spellEnd"/>
      <w:r w:rsidR="00921E11">
        <w:rPr>
          <w:highlight w:val="white"/>
          <w:lang w:val="sv-SE"/>
        </w:rPr>
        <w:t xml:space="preserve"> </w:t>
      </w:r>
      <w:proofErr w:type="spellStart"/>
      <w:r w:rsidR="00921E11">
        <w:rPr>
          <w:highlight w:val="white"/>
          <w:lang w:val="sv-SE"/>
        </w:rPr>
        <w:t>returned</w:t>
      </w:r>
      <w:proofErr w:type="spellEnd"/>
      <w:r w:rsidR="00921E11">
        <w:rPr>
          <w:highlight w:val="white"/>
          <w:lang w:val="sv-SE"/>
        </w:rPr>
        <w:t xml:space="preserve"> by the scanner</w:t>
      </w:r>
      <w:r w:rsidR="009B7602">
        <w:rPr>
          <w:highlight w:val="white"/>
          <w:lang w:val="sv-SE"/>
        </w:rPr>
        <w:t xml:space="preserve"> in the </w:t>
      </w:r>
      <w:proofErr w:type="spellStart"/>
      <w:r w:rsidR="009B7602">
        <w:rPr>
          <w:highlight w:val="white"/>
          <w:lang w:val="sv-SE"/>
        </w:rPr>
        <w:t>previous</w:t>
      </w:r>
      <w:proofErr w:type="spellEnd"/>
      <w:r w:rsidR="009B7602">
        <w:rPr>
          <w:highlight w:val="white"/>
          <w:lang w:val="sv-SE"/>
        </w:rPr>
        <w:t xml:space="preserve"> </w:t>
      </w:r>
      <w:proofErr w:type="spellStart"/>
      <w:r w:rsidR="009B7602">
        <w:rPr>
          <w:highlight w:val="white"/>
          <w:lang w:val="sv-SE"/>
        </w:rPr>
        <w:t>chapter</w:t>
      </w:r>
      <w:proofErr w:type="spellEnd"/>
      <w:r w:rsidR="009B7602">
        <w:rPr>
          <w:highlight w:val="white"/>
          <w:lang w:val="sv-SE"/>
        </w:rPr>
        <w:t>.</w:t>
      </w:r>
    </w:p>
    <w:p w14:paraId="004A4D91" w14:textId="42BA16BF" w:rsidR="004D06E3" w:rsidRDefault="004D06E3" w:rsidP="0039488A">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r w:rsidR="00B303AA">
        <w:rPr>
          <w:highlight w:val="white"/>
          <w:lang w:val="sv-SE"/>
        </w:rPr>
        <w:t xml:space="preserve">or </w:t>
      </w:r>
      <w:proofErr w:type="spellStart"/>
      <w:r w:rsidR="00B303AA">
        <w:rPr>
          <w:highlight w:val="white"/>
          <w:lang w:val="sv-SE"/>
        </w:rPr>
        <w:t>function</w:t>
      </w:r>
      <w:proofErr w:type="spellEnd"/>
      <w:r w:rsidR="00B303AA">
        <w:rPr>
          <w:highlight w:val="white"/>
          <w:lang w:val="sv-SE"/>
        </w:rPr>
        <w:t xml:space="preserve">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w:t>
      </w:r>
      <w:proofErr w:type="spellStart"/>
      <w:r>
        <w:rPr>
          <w:highlight w:val="white"/>
          <w:lang w:val="sv-SE"/>
        </w:rPr>
        <w:t>storage</w:t>
      </w:r>
      <w:proofErr w:type="spellEnd"/>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w:t>
      </w:r>
      <w:proofErr w:type="spellStart"/>
      <w:r>
        <w:rPr>
          <w:highlight w:val="white"/>
          <w:lang w:val="sv-SE"/>
        </w:rPr>
        <w:t>variable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r w:rsidR="006B7442">
        <w:rPr>
          <w:highlight w:val="white"/>
          <w:lang w:val="sv-SE"/>
        </w:rPr>
        <w:t xml:space="preserve">be </w:t>
      </w:r>
      <w:proofErr w:type="spellStart"/>
      <w:r w:rsidR="006B7442">
        <w:rPr>
          <w:highlight w:val="white"/>
          <w:lang w:val="sv-SE"/>
        </w:rPr>
        <w:t>qualified</w:t>
      </w:r>
      <w:proofErr w:type="spellEnd"/>
      <w:r w:rsidR="006B7442">
        <w:rPr>
          <w:highlight w:val="white"/>
          <w:lang w:val="sv-SE"/>
        </w:rPr>
        <w:t xml:space="preserve"> as </w:t>
      </w:r>
      <w:proofErr w:type="spellStart"/>
      <w:r w:rsidR="006B7442">
        <w:rPr>
          <w:highlight w:val="white"/>
          <w:lang w:val="sv-SE"/>
        </w:rPr>
        <w:t>constant</w:t>
      </w:r>
      <w:proofErr w:type="spellEnd"/>
      <w:r w:rsidR="006B7442">
        <w:rPr>
          <w:highlight w:val="white"/>
          <w:lang w:val="sv-SE"/>
        </w:rPr>
        <w:t xml:space="preserve">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 xml:space="preserve">An integral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by </w:t>
      </w:r>
      <w:proofErr w:type="spellStart"/>
      <w:r>
        <w:rPr>
          <w:highlight w:val="white"/>
          <w:lang w:val="sv-SE"/>
        </w:rPr>
        <w:t>signed</w:t>
      </w:r>
      <w:proofErr w:type="spellEnd"/>
      <w:r>
        <w:rPr>
          <w:highlight w:val="white"/>
          <w:lang w:val="sv-SE"/>
        </w:rPr>
        <w:t xml:space="preserve"> or </w:t>
      </w:r>
      <w:proofErr w:type="spellStart"/>
      <w:r>
        <w:rPr>
          <w:highlight w:val="white"/>
          <w:lang w:val="sv-SE"/>
        </w:rPr>
        <w:t>unsigned</w:t>
      </w:r>
      <w:proofErr w:type="spellEnd"/>
      <w:r>
        <w:rPr>
          <w:highlight w:val="white"/>
          <w:lang w:val="sv-SE"/>
        </w:rPr>
        <w:t xml:space="preserve">, and char, short </w:t>
      </w:r>
      <w:proofErr w:type="spellStart"/>
      <w:r>
        <w:rPr>
          <w:highlight w:val="white"/>
          <w:lang w:val="sv-SE"/>
        </w:rPr>
        <w:t>int</w:t>
      </w:r>
      <w:proofErr w:type="spellEnd"/>
      <w:r>
        <w:rPr>
          <w:highlight w:val="white"/>
          <w:lang w:val="sv-SE"/>
        </w:rPr>
        <w:t xml:space="preserve">, </w:t>
      </w:r>
      <w:proofErr w:type="spellStart"/>
      <w:r>
        <w:rPr>
          <w:highlight w:val="white"/>
          <w:lang w:val="sv-SE"/>
        </w:rPr>
        <w:t>int</w:t>
      </w:r>
      <w:proofErr w:type="spellEnd"/>
      <w:r>
        <w:rPr>
          <w:highlight w:val="white"/>
          <w:lang w:val="sv-SE"/>
        </w:rPr>
        <w:t xml:space="preserve">, or long </w:t>
      </w:r>
      <w:proofErr w:type="spellStart"/>
      <w:r>
        <w:rPr>
          <w:highlight w:val="white"/>
          <w:lang w:val="sv-SE"/>
        </w:rPr>
        <w:t>int</w:t>
      </w:r>
      <w:proofErr w:type="spellEnd"/>
      <w:r>
        <w:rPr>
          <w:highlight w:val="white"/>
          <w:lang w:val="sv-SE"/>
        </w:rPr>
        <w: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 xml:space="preserve">An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can</w:t>
      </w:r>
      <w:proofErr w:type="spellEnd"/>
      <w:r>
        <w:rPr>
          <w:highlight w:val="white"/>
          <w:lang w:val="sv-SE"/>
        </w:rPr>
        <w:t xml:space="preserve">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proofErr w:type="spellStart"/>
      <w:r>
        <w:rPr>
          <w:highlight w:val="white"/>
          <w:lang w:val="sv-SE"/>
        </w:rPr>
        <w:t>Finally</w:t>
      </w:r>
      <w:proofErr w:type="spellEnd"/>
      <w:r>
        <w:rPr>
          <w:highlight w:val="white"/>
          <w:lang w:val="sv-SE"/>
        </w:rPr>
        <w:t xml:space="preserve">, </w:t>
      </w:r>
      <w:proofErr w:type="spellStart"/>
      <w:r>
        <w:rPr>
          <w:highlight w:val="white"/>
          <w:lang w:val="sv-SE"/>
        </w:rPr>
        <w:t>t</w:t>
      </w:r>
      <w:r w:rsidR="002E1309">
        <w:rPr>
          <w:highlight w:val="white"/>
          <w:lang w:val="sv-SE"/>
        </w:rPr>
        <w:t>here</w:t>
      </w:r>
      <w:proofErr w:type="spellEnd"/>
      <w:r w:rsidR="002E1309">
        <w:rPr>
          <w:highlight w:val="white"/>
          <w:lang w:val="sv-SE"/>
        </w:rPr>
        <w:t xml:space="preserve"> is </w:t>
      </w:r>
      <w:proofErr w:type="spellStart"/>
      <w:r w:rsidR="002E1309">
        <w:rPr>
          <w:highlight w:val="white"/>
          <w:lang w:val="sv-SE"/>
        </w:rPr>
        <w:t>also</w:t>
      </w:r>
      <w:proofErr w:type="spellEnd"/>
      <w:r w:rsidR="002E1309">
        <w:rPr>
          <w:highlight w:val="white"/>
          <w:lang w:val="sv-SE"/>
        </w:rPr>
        <w:t xml:space="preserve"> the </w:t>
      </w:r>
      <w:proofErr w:type="spellStart"/>
      <w:r w:rsidR="002E1309">
        <w:rPr>
          <w:highlight w:val="white"/>
          <w:lang w:val="sv-SE"/>
        </w:rPr>
        <w:t>void</w:t>
      </w:r>
      <w:proofErr w:type="spellEnd"/>
      <w:r w:rsidR="002E1309">
        <w:rPr>
          <w:highlight w:val="white"/>
          <w:lang w:val="sv-SE"/>
        </w:rPr>
        <w:t xml:space="preserve"> </w:t>
      </w:r>
      <w:proofErr w:type="spellStart"/>
      <w:r w:rsidR="002E1309">
        <w:rPr>
          <w:highlight w:val="white"/>
          <w:lang w:val="sv-SE"/>
        </w:rPr>
        <w:t>type</w:t>
      </w:r>
      <w:proofErr w:type="spellEnd"/>
      <w:r w:rsidR="002E1309">
        <w:rPr>
          <w:highlight w:val="white"/>
          <w:lang w:val="sv-SE"/>
        </w:rPr>
        <w:t xml:space="preserve">, </w:t>
      </w:r>
      <w:proofErr w:type="spellStart"/>
      <w:r w:rsidR="002E1309">
        <w:rPr>
          <w:highlight w:val="white"/>
          <w:lang w:val="sv-SE"/>
        </w:rPr>
        <w:t>that</w:t>
      </w:r>
      <w:proofErr w:type="spellEnd"/>
      <w:r w:rsidR="002E1309">
        <w:rPr>
          <w:highlight w:val="white"/>
          <w:lang w:val="sv-SE"/>
        </w:rPr>
        <w:t xml:space="preserve"> </w:t>
      </w:r>
      <w:r w:rsidR="007F474B">
        <w:rPr>
          <w:highlight w:val="white"/>
          <w:lang w:val="sv-SE"/>
        </w:rPr>
        <w:t xml:space="preserve">marks the </w:t>
      </w:r>
      <w:proofErr w:type="spellStart"/>
      <w:r w:rsidR="007F474B">
        <w:rPr>
          <w:highlight w:val="white"/>
          <w:lang w:val="sv-SE"/>
        </w:rPr>
        <w:t>absence</w:t>
      </w:r>
      <w:proofErr w:type="spellEnd"/>
      <w:r w:rsidR="007F474B">
        <w:rPr>
          <w:highlight w:val="white"/>
          <w:lang w:val="sv-SE"/>
        </w:rPr>
        <w:t xml:space="preserve"> </w:t>
      </w:r>
      <w:proofErr w:type="spellStart"/>
      <w:r w:rsidR="007F474B">
        <w:rPr>
          <w:highlight w:val="white"/>
          <w:lang w:val="sv-SE"/>
        </w:rPr>
        <w:t>of</w:t>
      </w:r>
      <w:proofErr w:type="spellEnd"/>
      <w:r w:rsidR="007F474B">
        <w:rPr>
          <w:highlight w:val="white"/>
          <w:lang w:val="sv-SE"/>
        </w:rPr>
        <w:t xml:space="preserve"> a </w:t>
      </w:r>
      <w:proofErr w:type="spellStart"/>
      <w:r w:rsidR="007F474B">
        <w:rPr>
          <w:highlight w:val="white"/>
          <w:lang w:val="sv-SE"/>
        </w:rPr>
        <w:t>type</w:t>
      </w:r>
      <w:proofErr w:type="spellEnd"/>
      <w:r w:rsidR="007F474B">
        <w:rPr>
          <w:highlight w:val="white"/>
          <w:lang w:val="sv-SE"/>
        </w:rPr>
        <w:t xml:space="preserve">. It is </w:t>
      </w:r>
      <w:proofErr w:type="spellStart"/>
      <w:r w:rsidR="007F474B">
        <w:rPr>
          <w:highlight w:val="white"/>
          <w:lang w:val="sv-SE"/>
        </w:rPr>
        <w:t>used</w:t>
      </w:r>
      <w:proofErr w:type="spellEnd"/>
      <w:r w:rsidR="00A05D78">
        <w:rPr>
          <w:highlight w:val="white"/>
          <w:lang w:val="sv-SE"/>
        </w:rPr>
        <w:t xml:space="preserve"> </w:t>
      </w:r>
      <w:proofErr w:type="gramStart"/>
      <w:r w:rsidR="00A05D78">
        <w:rPr>
          <w:highlight w:val="white"/>
          <w:lang w:val="sv-SE"/>
        </w:rPr>
        <w:t xml:space="preserve">to </w:t>
      </w:r>
      <w:proofErr w:type="spellStart"/>
      <w:r w:rsidR="00A05D78">
        <w:rPr>
          <w:highlight w:val="white"/>
          <w:lang w:val="sv-SE"/>
        </w:rPr>
        <w:t>to</w:t>
      </w:r>
      <w:proofErr w:type="spellEnd"/>
      <w:proofErr w:type="gramEnd"/>
      <w:r w:rsidR="00A05D78">
        <w:rPr>
          <w:highlight w:val="white"/>
          <w:lang w:val="sv-SE"/>
        </w:rPr>
        <w:t xml:space="preserve"> mark the </w:t>
      </w:r>
      <w:proofErr w:type="spellStart"/>
      <w:r w:rsidR="00A05D78">
        <w:rPr>
          <w:highlight w:val="white"/>
          <w:lang w:val="sv-SE"/>
        </w:rPr>
        <w:t>absence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par</w:t>
      </w:r>
      <w:r w:rsidR="009F0EA4">
        <w:rPr>
          <w:highlight w:val="white"/>
          <w:lang w:val="sv-SE"/>
        </w:rPr>
        <w:t>a</w:t>
      </w:r>
      <w:r w:rsidR="00A05D78">
        <w:rPr>
          <w:highlight w:val="white"/>
          <w:lang w:val="sv-SE"/>
        </w:rPr>
        <w:t xml:space="preserve">meter list or </w:t>
      </w:r>
      <w:proofErr w:type="spellStart"/>
      <w:r w:rsidR="00A05D78">
        <w:rPr>
          <w:highlight w:val="white"/>
          <w:lang w:val="sv-SE"/>
        </w:rPr>
        <w:t>return</w:t>
      </w:r>
      <w:proofErr w:type="spellEnd"/>
      <w:r w:rsidR="00A05D78">
        <w:rPr>
          <w:highlight w:val="white"/>
          <w:lang w:val="sv-SE"/>
        </w:rPr>
        <w:t xml:space="preserve"> </w:t>
      </w:r>
      <w:proofErr w:type="spellStart"/>
      <w:r w:rsidR="00A05D78">
        <w:rPr>
          <w:highlight w:val="white"/>
          <w:lang w:val="sv-SE"/>
        </w:rPr>
        <w:t>type</w:t>
      </w:r>
      <w:proofErr w:type="spellEnd"/>
      <w:r w:rsidR="00A05D78">
        <w:rPr>
          <w:highlight w:val="white"/>
          <w:lang w:val="sv-SE"/>
        </w:rPr>
        <w:t xml:space="preserve"> </w:t>
      </w:r>
      <w:proofErr w:type="spellStart"/>
      <w:r w:rsidR="00A05D78">
        <w:rPr>
          <w:highlight w:val="white"/>
          <w:lang w:val="sv-SE"/>
        </w:rPr>
        <w:t>of</w:t>
      </w:r>
      <w:proofErr w:type="spellEnd"/>
      <w:r w:rsidR="00A05D78">
        <w:rPr>
          <w:highlight w:val="white"/>
          <w:lang w:val="sv-SE"/>
        </w:rPr>
        <w:t xml:space="preserve"> a </w:t>
      </w:r>
      <w:proofErr w:type="spellStart"/>
      <w:r w:rsidR="00A05D78">
        <w:rPr>
          <w:highlight w:val="white"/>
          <w:lang w:val="sv-SE"/>
        </w:rPr>
        <w:t>function</w:t>
      </w:r>
      <w:proofErr w:type="spellEnd"/>
      <w:r w:rsidR="00A05D78">
        <w:rPr>
          <w:highlight w:val="white"/>
          <w:lang w:val="sv-SE"/>
        </w:rPr>
        <w:t xml:space="preserve">, and </w:t>
      </w:r>
      <w:r w:rsidR="00566898">
        <w:rPr>
          <w:highlight w:val="white"/>
          <w:lang w:val="sv-SE"/>
        </w:rPr>
        <w:t xml:space="preserve">as pointer to </w:t>
      </w:r>
      <w:proofErr w:type="spellStart"/>
      <w:r w:rsidR="00566898">
        <w:rPr>
          <w:highlight w:val="white"/>
          <w:lang w:val="sv-SE"/>
        </w:rPr>
        <w:t>void</w:t>
      </w:r>
      <w:proofErr w:type="spellEnd"/>
      <w:r w:rsidR="00566898">
        <w:rPr>
          <w:highlight w:val="white"/>
          <w:lang w:val="sv-SE"/>
        </w:rPr>
        <w:t>.</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w:t>
      </w:r>
      <w:proofErr w:type="spellStart"/>
      <w:r>
        <w:rPr>
          <w:highlight w:val="white"/>
          <w:lang w:val="sv-SE"/>
        </w:rPr>
        <w:t>asterrisk</w:t>
      </w:r>
      <w:proofErr w:type="spellEnd"/>
      <w:r>
        <w:rPr>
          <w:highlight w:val="white"/>
          <w:lang w:val="sv-SE"/>
        </w:rPr>
        <w:t xml:space="preserve"> (’*’)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for </w:t>
      </w:r>
      <w:proofErr w:type="spellStart"/>
      <w:r>
        <w:rPr>
          <w:highlight w:val="white"/>
          <w:lang w:val="sv-SE"/>
        </w:rPr>
        <w:t>multiplication</w:t>
      </w:r>
      <w:proofErr w:type="spellEnd"/>
      <w:r>
        <w:rPr>
          <w:highlight w:val="white"/>
          <w:lang w:val="sv-SE"/>
        </w:rPr>
        <w:t xml:space="preserve"> and </w:t>
      </w:r>
      <w:proofErr w:type="spellStart"/>
      <w:r w:rsidR="00B02345">
        <w:rPr>
          <w:highlight w:val="white"/>
          <w:lang w:val="sv-SE"/>
        </w:rPr>
        <w:t>dereference</w:t>
      </w:r>
      <w:r>
        <w:rPr>
          <w:highlight w:val="white"/>
          <w:lang w:val="sv-SE"/>
        </w:rPr>
        <w:t>ereing</w:t>
      </w:r>
      <w:proofErr w:type="spellEnd"/>
      <w:r>
        <w:rPr>
          <w:highlight w:val="white"/>
          <w:lang w:val="sv-SE"/>
        </w:rPr>
        <w:t xml:space="preserve">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 xml:space="preserve">e </w:t>
      </w:r>
      <w:proofErr w:type="spellStart"/>
      <w:r w:rsidR="00B343AE">
        <w:rPr>
          <w:highlight w:val="white"/>
          <w:lang w:val="sv-SE"/>
        </w:rPr>
        <w:t>assigmnent</w:t>
      </w:r>
      <w:proofErr w:type="spellEnd"/>
      <w:r w:rsidR="00B343AE">
        <w:rPr>
          <w:highlight w:val="white"/>
          <w:lang w:val="sv-SE"/>
        </w:rPr>
        <w:t xml:space="preserve"> is </w:t>
      </w:r>
      <w:proofErr w:type="spellStart"/>
      <w:r w:rsidR="00B343AE">
        <w:rPr>
          <w:highlight w:val="white"/>
          <w:lang w:val="sv-SE"/>
        </w:rPr>
        <w:t>both</w:t>
      </w:r>
      <w:proofErr w:type="spellEnd"/>
      <w:r w:rsidR="00B343AE">
        <w:rPr>
          <w:highlight w:val="white"/>
          <w:lang w:val="sv-SE"/>
        </w:rPr>
        <w:t xml:space="preserve"> simple and </w:t>
      </w:r>
      <w:proofErr w:type="spellStart"/>
      <w:r w:rsidR="00B343AE">
        <w:rPr>
          <w:highlight w:val="white"/>
          <w:lang w:val="sv-SE"/>
        </w:rPr>
        <w:t>compund</w:t>
      </w:r>
      <w:proofErr w:type="spellEnd"/>
      <w:r w:rsidR="00B343AE">
        <w:rPr>
          <w:highlight w:val="white"/>
          <w:lang w:val="sv-SE"/>
        </w:rPr>
        <w:t>.</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 xml:space="preserve">The ampersand (’&amp;’) is </w:t>
      </w:r>
      <w:proofErr w:type="spellStart"/>
      <w:r>
        <w:rPr>
          <w:highlight w:val="white"/>
          <w:lang w:val="sv-SE"/>
        </w:rPr>
        <w:t>used</w:t>
      </w:r>
      <w:proofErr w:type="spellEnd"/>
      <w:r>
        <w:rPr>
          <w:highlight w:val="white"/>
          <w:lang w:val="sv-SE"/>
        </w:rPr>
        <w:t xml:space="preserve"> </w:t>
      </w:r>
      <w:proofErr w:type="spellStart"/>
      <w:r>
        <w:rPr>
          <w:highlight w:val="white"/>
          <w:lang w:val="sv-SE"/>
        </w:rPr>
        <w:t>both</w:t>
      </w:r>
      <w:proofErr w:type="spellEnd"/>
      <w:r>
        <w:rPr>
          <w:highlight w:val="white"/>
          <w:lang w:val="sv-SE"/>
        </w:rPr>
        <w:t xml:space="preserve"> </w:t>
      </w:r>
      <w:proofErr w:type="spellStart"/>
      <w:r>
        <w:rPr>
          <w:highlight w:val="white"/>
          <w:lang w:val="sv-SE"/>
        </w:rPr>
        <w:t>bitwise</w:t>
      </w:r>
      <w:proofErr w:type="spellEnd"/>
      <w:r>
        <w:rPr>
          <w:highlight w:val="white"/>
          <w:lang w:val="sv-SE"/>
        </w:rPr>
        <w:t xml:space="preserve"> </w:t>
      </w:r>
      <w:proofErr w:type="gramStart"/>
      <w:r>
        <w:rPr>
          <w:highlight w:val="white"/>
          <w:lang w:val="sv-SE"/>
        </w:rPr>
        <w:t>and as</w:t>
      </w:r>
      <w:proofErr w:type="gramEnd"/>
      <w:r>
        <w:rPr>
          <w:highlight w:val="white"/>
          <w:lang w:val="sv-SE"/>
        </w:rPr>
        <w:t xml:space="preserve"> </w:t>
      </w:r>
      <w:proofErr w:type="spellStart"/>
      <w:r>
        <w:rPr>
          <w:highlight w:val="white"/>
          <w:lang w:val="sv-SE"/>
        </w:rPr>
        <w:t>well</w:t>
      </w:r>
      <w:proofErr w:type="spellEnd"/>
      <w:r>
        <w:rPr>
          <w:highlight w:val="white"/>
          <w:lang w:val="sv-SE"/>
        </w:rPr>
        <w:t xml:space="preserve"> as </w:t>
      </w:r>
      <w:proofErr w:type="spellStart"/>
      <w:r>
        <w:rPr>
          <w:highlight w:val="white"/>
          <w:lang w:val="sv-SE"/>
        </w:rPr>
        <w:t>address</w:t>
      </w:r>
      <w:proofErr w:type="spellEnd"/>
      <w:r>
        <w:rPr>
          <w:highlight w:val="white"/>
          <w:lang w:val="sv-SE"/>
        </w:rPr>
        <w:t xml:space="preserve">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w:t>
      </w:r>
      <w:proofErr w:type="spellStart"/>
      <w:r>
        <w:rPr>
          <w:highlight w:val="white"/>
          <w:lang w:val="sv-SE"/>
        </w:rPr>
        <w:t>ellipse</w:t>
      </w:r>
      <w:proofErr w:type="spellEnd"/>
      <w:r>
        <w:rPr>
          <w:highlight w:val="white"/>
          <w:lang w:val="sv-SE"/>
        </w:rPr>
        <w:t xml:space="preserve">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threee</w:t>
      </w:r>
      <w:proofErr w:type="spellEnd"/>
      <w:r>
        <w:rPr>
          <w:highlight w:val="white"/>
          <w:lang w:val="sv-SE"/>
        </w:rPr>
        <w:t xml:space="preserve"> </w:t>
      </w:r>
      <w:proofErr w:type="spellStart"/>
      <w:proofErr w:type="gramStart"/>
      <w:r>
        <w:rPr>
          <w:highlight w:val="white"/>
          <w:lang w:val="sv-SE"/>
        </w:rPr>
        <w:t>dots</w:t>
      </w:r>
      <w:proofErr w:type="spellEnd"/>
      <w:r>
        <w:rPr>
          <w:highlight w:val="white"/>
          <w:lang w:val="sv-SE"/>
        </w:rPr>
        <w:t xml:space="preserve"> ’</w:t>
      </w:r>
      <w:proofErr w:type="gramEnd"/>
      <w:r>
        <w:rPr>
          <w:highlight w:val="white"/>
          <w:lang w:val="sv-SE"/>
        </w:rPr>
        <w:t xml:space="preserve">...’ and is </w:t>
      </w:r>
      <w:proofErr w:type="spellStart"/>
      <w:r>
        <w:rPr>
          <w:highlight w:val="white"/>
          <w:lang w:val="sv-SE"/>
        </w:rPr>
        <w:t>used</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defining</w:t>
      </w:r>
      <w:proofErr w:type="spellEnd"/>
      <w:r>
        <w:rPr>
          <w:highlight w:val="white"/>
          <w:lang w:val="sv-SE"/>
        </w:rPr>
        <w:t xml:space="preserve"> </w:t>
      </w:r>
      <w:proofErr w:type="spellStart"/>
      <w:r w:rsidR="00FE437C">
        <w:rPr>
          <w:highlight w:val="white"/>
          <w:lang w:val="sv-SE"/>
        </w:rPr>
        <w:t>functions</w:t>
      </w:r>
      <w:proofErr w:type="spellEnd"/>
      <w:r w:rsidR="00FE437C">
        <w:rPr>
          <w:highlight w:val="white"/>
          <w:lang w:val="sv-SE"/>
        </w:rPr>
        <w:t xml:space="preserve"> </w:t>
      </w:r>
      <w:proofErr w:type="spellStart"/>
      <w:r w:rsidR="00FE437C">
        <w:rPr>
          <w:highlight w:val="white"/>
          <w:lang w:val="sv-SE"/>
        </w:rPr>
        <w:t>with</w:t>
      </w:r>
      <w:proofErr w:type="spellEnd"/>
      <w:r w:rsidR="00FE437C">
        <w:rPr>
          <w:highlight w:val="white"/>
          <w:lang w:val="sv-SE"/>
        </w:rPr>
        <w:t xml:space="preserve"> a </w:t>
      </w:r>
      <w:proofErr w:type="spellStart"/>
      <w:r w:rsidR="00FE437C">
        <w:rPr>
          <w:highlight w:val="white"/>
          <w:lang w:val="sv-SE"/>
        </w:rPr>
        <w:t>varriable</w:t>
      </w:r>
      <w:proofErr w:type="spellEnd"/>
      <w:r w:rsidR="00FE437C">
        <w:rPr>
          <w:highlight w:val="white"/>
          <w:lang w:val="sv-SE"/>
        </w:rPr>
        <w:t xml:space="preserve"> </w:t>
      </w:r>
      <w:proofErr w:type="spellStart"/>
      <w:r w:rsidR="00FE437C">
        <w:rPr>
          <w:highlight w:val="white"/>
          <w:lang w:val="sv-SE"/>
        </w:rPr>
        <w:t>number</w:t>
      </w:r>
      <w:proofErr w:type="spellEnd"/>
      <w:r w:rsidR="00FE437C">
        <w:rPr>
          <w:highlight w:val="white"/>
          <w:lang w:val="sv-SE"/>
        </w:rPr>
        <w:t xml:space="preserve"> </w:t>
      </w:r>
      <w:proofErr w:type="spellStart"/>
      <w:r w:rsidR="00FE437C">
        <w:rPr>
          <w:highlight w:val="white"/>
          <w:lang w:val="sv-SE"/>
        </w:rPr>
        <w:t>of</w:t>
      </w:r>
      <w:proofErr w:type="spellEnd"/>
      <w:r w:rsidR="00FE437C">
        <w:rPr>
          <w:highlight w:val="white"/>
          <w:lang w:val="sv-SE"/>
        </w:rPr>
        <w:t xml:space="preserve"> parameters, </w:t>
      </w:r>
      <w:proofErr w:type="spellStart"/>
      <w:r w:rsidR="00FE437C">
        <w:rPr>
          <w:highlight w:val="white"/>
          <w:lang w:val="sv-SE"/>
        </w:rPr>
        <w:t>sush</w:t>
      </w:r>
      <w:proofErr w:type="spellEnd"/>
      <w:r w:rsidR="00FE437C">
        <w:rPr>
          <w:highlight w:val="white"/>
          <w:lang w:val="sv-SE"/>
        </w:rPr>
        <w:t xml:space="preserve">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regular</w:t>
      </w:r>
      <w:proofErr w:type="spellEnd"/>
      <w:r>
        <w:rPr>
          <w:highlight w:val="white"/>
          <w:lang w:val="sv-SE"/>
        </w:rPr>
        <w:t xml:space="preserve"> </w:t>
      </w:r>
      <w:proofErr w:type="spellStart"/>
      <w:proofErr w:type="gramStart"/>
      <w:r>
        <w:rPr>
          <w:highlight w:val="white"/>
          <w:lang w:val="sv-SE"/>
        </w:rPr>
        <w:t>parentheses</w:t>
      </w:r>
      <w:proofErr w:type="spellEnd"/>
      <w:r>
        <w:rPr>
          <w:highlight w:val="white"/>
          <w:lang w:val="sv-SE"/>
        </w:rPr>
        <w:t xml:space="preserve"> ’</w:t>
      </w:r>
      <w:proofErr w:type="gramEnd"/>
      <w:r>
        <w:rPr>
          <w:highlight w:val="white"/>
          <w:lang w:val="sv-SE"/>
        </w:rPr>
        <w:t xml:space="preserve">(’ and ’)’, blocks ’{’ and ’}’, and </w:t>
      </w:r>
      <w:proofErr w:type="spellStart"/>
      <w:r>
        <w:rPr>
          <w:highlight w:val="white"/>
          <w:lang w:val="sv-SE"/>
        </w:rPr>
        <w:t>squares</w:t>
      </w:r>
      <w:proofErr w:type="spellEnd"/>
      <w:r>
        <w:rPr>
          <w:highlight w:val="white"/>
          <w:lang w:val="sv-SE"/>
        </w:rPr>
        <w:t xml:space="preserve">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proofErr w:type="spellStart"/>
      <w:r>
        <w:rPr>
          <w:highlight w:val="white"/>
          <w:lang w:val="sv-SE"/>
        </w:rPr>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w:t>
      </w:r>
      <w:proofErr w:type="spellStart"/>
      <w:r>
        <w:rPr>
          <w:highlight w:val="white"/>
          <w:lang w:val="sv-SE"/>
        </w:rPr>
        <w:t>keyword</w:t>
      </w:r>
      <w:proofErr w:type="spellEnd"/>
      <w:r>
        <w:rPr>
          <w:highlight w:val="white"/>
          <w:lang w:val="sv-SE"/>
        </w:rPr>
        <w:t xml:space="preserve"> for the </w:t>
      </w:r>
      <w:proofErr w:type="spellStart"/>
      <w:r>
        <w:rPr>
          <w:highlight w:val="white"/>
          <w:lang w:val="sv-SE"/>
        </w:rPr>
        <w:t>statements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 xml:space="preserve">The </w:t>
      </w:r>
      <w:proofErr w:type="spellStart"/>
      <w:r>
        <w:rPr>
          <w:highlight w:val="white"/>
          <w:lang w:val="sv-SE"/>
        </w:rPr>
        <w:t>interrupt</w:t>
      </w:r>
      <w:proofErr w:type="spellEnd"/>
      <w:r>
        <w:rPr>
          <w:highlight w:val="white"/>
          <w:lang w:val="sv-SE"/>
        </w:rPr>
        <w:t xml:space="preserve">, </w:t>
      </w:r>
      <w:proofErr w:type="spellStart"/>
      <w:r>
        <w:rPr>
          <w:highlight w:val="white"/>
          <w:lang w:val="sv-SE"/>
        </w:rPr>
        <w:t>jump_register</w:t>
      </w:r>
      <w:proofErr w:type="spellEnd"/>
      <w:r>
        <w:rPr>
          <w:highlight w:val="white"/>
          <w:lang w:val="sv-SE"/>
        </w:rPr>
        <w:t xml:space="preserve">, </w:t>
      </w:r>
      <w:proofErr w:type="spellStart"/>
      <w:r>
        <w:rPr>
          <w:highlight w:val="white"/>
          <w:lang w:val="sv-SE"/>
        </w:rPr>
        <w:t>syscall</w:t>
      </w:r>
      <w:proofErr w:type="spellEnd"/>
      <w:r>
        <w:rPr>
          <w:highlight w:val="white"/>
          <w:lang w:val="sv-SE"/>
        </w:rPr>
        <w:t xml:space="preserve">, and </w:t>
      </w:r>
      <w:proofErr w:type="spellStart"/>
      <w:r>
        <w:rPr>
          <w:highlight w:val="white"/>
          <w:lang w:val="sv-SE"/>
        </w:rPr>
        <w:t>carry</w:t>
      </w:r>
      <w:proofErr w:type="spellEnd"/>
      <w:r>
        <w:rPr>
          <w:highlight w:val="white"/>
          <w:lang w:val="sv-SE"/>
        </w:rPr>
        <w:t xml:space="preserve"> flag tokens </w:t>
      </w:r>
      <w:proofErr w:type="spellStart"/>
      <w:r>
        <w:rPr>
          <w:highlight w:val="white"/>
          <w:lang w:val="sv-SE"/>
        </w:rPr>
        <w:t>are</w:t>
      </w:r>
      <w:proofErr w:type="spellEnd"/>
      <w:r>
        <w:rPr>
          <w:highlight w:val="white"/>
          <w:lang w:val="sv-SE"/>
        </w:rPr>
        <w:t xml:space="preserve"> </w:t>
      </w:r>
      <w:proofErr w:type="spellStart"/>
      <w:r>
        <w:rPr>
          <w:highlight w:val="white"/>
          <w:lang w:val="sv-SE"/>
        </w:rPr>
        <w:t>used</w:t>
      </w:r>
      <w:proofErr w:type="spellEnd"/>
      <w:r>
        <w:rPr>
          <w:highlight w:val="white"/>
          <w:lang w:val="sv-SE"/>
        </w:rPr>
        <w:t xml:space="preserve"> for </w:t>
      </w:r>
      <w:proofErr w:type="spellStart"/>
      <w:r>
        <w:rPr>
          <w:highlight w:val="white"/>
          <w:lang w:val="sv-SE"/>
        </w:rPr>
        <w:t>internal</w:t>
      </w:r>
      <w:proofErr w:type="spellEnd"/>
      <w:r>
        <w:rPr>
          <w:highlight w:val="white"/>
          <w:lang w:val="sv-SE"/>
        </w:rPr>
        <w:t xml:space="preserve"> </w:t>
      </w:r>
      <w:proofErr w:type="gramStart"/>
      <w:r>
        <w:rPr>
          <w:highlight w:val="white"/>
          <w:lang w:val="sv-SE"/>
        </w:rPr>
        <w:t>system calls</w:t>
      </w:r>
      <w:proofErr w:type="gramEnd"/>
      <w:r>
        <w:rPr>
          <w:highlight w:val="white"/>
          <w:lang w:val="sv-SE"/>
        </w:rPr>
        <w:t xml:space="preserve"> </w:t>
      </w:r>
      <w:proofErr w:type="spellStart"/>
      <w:r>
        <w:rPr>
          <w:highlight w:val="white"/>
          <w:lang w:val="sv-SE"/>
        </w:rPr>
        <w:t>only</w:t>
      </w:r>
      <w:proofErr w:type="spellEnd"/>
      <w:r>
        <w:rPr>
          <w:highlight w:val="white"/>
          <w:lang w:val="sv-SE"/>
        </w:rPr>
        <w:t>.</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 xml:space="preserve">Note </w:t>
      </w:r>
      <w:proofErr w:type="spellStart"/>
      <w:r>
        <w:rPr>
          <w:highlight w:val="white"/>
          <w:lang w:val="sv-SE"/>
        </w:rPr>
        <w:t>that</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do not </w:t>
      </w:r>
      <w:proofErr w:type="spellStart"/>
      <w:r>
        <w:rPr>
          <w:highlight w:val="white"/>
          <w:lang w:val="sv-SE"/>
        </w:rPr>
        <w:t>need</w:t>
      </w:r>
      <w:proofErr w:type="spellEnd"/>
      <w:r>
        <w:rPr>
          <w:highlight w:val="white"/>
          <w:lang w:val="sv-SE"/>
        </w:rPr>
        <w:t xml:space="preserve"> </w:t>
      </w:r>
      <w:proofErr w:type="spellStart"/>
      <w:r>
        <w:rPr>
          <w:highlight w:val="white"/>
          <w:lang w:val="sv-SE"/>
        </w:rPr>
        <w:t>any</w:t>
      </w:r>
      <w:proofErr w:type="spellEnd"/>
      <w:r>
        <w:rPr>
          <w:highlight w:val="white"/>
          <w:lang w:val="sv-SE"/>
        </w:rPr>
        <w:t xml:space="preserve"> tokens for </w:t>
      </w:r>
      <w:proofErr w:type="spellStart"/>
      <w:r>
        <w:rPr>
          <w:highlight w:val="white"/>
          <w:lang w:val="sv-SE"/>
        </w:rPr>
        <w:t>comments</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taken </w:t>
      </w:r>
      <w:proofErr w:type="spellStart"/>
      <w:r>
        <w:rPr>
          <w:highlight w:val="white"/>
          <w:lang w:val="sv-SE"/>
        </w:rPr>
        <w:t>care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by the preprocessor.</w:t>
      </w:r>
    </w:p>
    <w:p w14:paraId="3B336BFA" w14:textId="51B688C8" w:rsidR="005843DF" w:rsidRDefault="005843DF" w:rsidP="005843DF">
      <w:pPr>
        <w:rPr>
          <w:highlight w:val="white"/>
          <w:lang w:val="sv-SE"/>
        </w:rPr>
      </w:pPr>
      <w:r>
        <w:rPr>
          <w:highlight w:val="white"/>
          <w:lang w:val="sv-SE"/>
        </w:rPr>
        <w:t xml:space="preserve">The </w:t>
      </w:r>
      <w:proofErr w:type="spellStart"/>
      <w:r>
        <w:rPr>
          <w:highlight w:val="white"/>
          <w:lang w:val="sv-SE"/>
        </w:rPr>
        <w:t>next</w:t>
      </w:r>
      <w:proofErr w:type="spellEnd"/>
      <w:r>
        <w:rPr>
          <w:highlight w:val="white"/>
          <w:lang w:val="sv-SE"/>
        </w:rPr>
        <w:t xml:space="preserve"> part </w:t>
      </w:r>
      <w:proofErr w:type="spellStart"/>
      <w:r>
        <w:rPr>
          <w:highlight w:val="white"/>
          <w:lang w:val="sv-SE"/>
        </w:rPr>
        <w:t>of</w:t>
      </w:r>
      <w:proofErr w:type="spellEnd"/>
      <w:r>
        <w:rPr>
          <w:highlight w:val="white"/>
          <w:lang w:val="sv-SE"/>
        </w:rPr>
        <w:t xml:space="preserve"> the scanner is the union </w:t>
      </w:r>
      <w:proofErr w:type="spellStart"/>
      <w:r>
        <w:rPr>
          <w:highlight w:val="white"/>
          <w:lang w:val="sv-SE"/>
        </w:rPr>
        <w:t>section</w:t>
      </w:r>
      <w:proofErr w:type="spellEnd"/>
      <w:r w:rsidR="002866DC">
        <w:rPr>
          <w:highlight w:val="white"/>
          <w:lang w:val="sv-SE"/>
        </w:rPr>
        <w:t xml:space="preserve">, </w:t>
      </w:r>
      <w:proofErr w:type="spellStart"/>
      <w:r w:rsidR="002866DC">
        <w:rPr>
          <w:highlight w:val="white"/>
          <w:lang w:val="sv-SE"/>
        </w:rPr>
        <w:t>where</w:t>
      </w:r>
      <w:proofErr w:type="spellEnd"/>
      <w:r w:rsidR="002866DC">
        <w:rPr>
          <w:highlight w:val="white"/>
          <w:lang w:val="sv-SE"/>
        </w:rPr>
        <w:t xml:space="preserve"> </w:t>
      </w:r>
      <w:proofErr w:type="spellStart"/>
      <w:r w:rsidR="002866DC">
        <w:rPr>
          <w:highlight w:val="white"/>
          <w:lang w:val="sv-SE"/>
        </w:rPr>
        <w:t>we</w:t>
      </w:r>
      <w:proofErr w:type="spellEnd"/>
      <w:r w:rsidR="002866DC">
        <w:rPr>
          <w:highlight w:val="white"/>
          <w:lang w:val="sv-SE"/>
        </w:rPr>
        <w:t xml:space="preserve"> </w:t>
      </w:r>
      <w:proofErr w:type="spellStart"/>
      <w:r w:rsidR="002866DC">
        <w:rPr>
          <w:highlight w:val="white"/>
          <w:lang w:val="sv-SE"/>
        </w:rPr>
        <w:t>define</w:t>
      </w:r>
      <w:proofErr w:type="spellEnd"/>
      <w:r w:rsidR="002866DC">
        <w:rPr>
          <w:highlight w:val="white"/>
          <w:lang w:val="sv-SE"/>
        </w:rPr>
        <w:t xml:space="preserve"> the </w:t>
      </w:r>
      <w:proofErr w:type="spellStart"/>
      <w:r w:rsidR="000F6165">
        <w:rPr>
          <w:highlight w:val="white"/>
          <w:lang w:val="sv-SE"/>
        </w:rPr>
        <w:t>attributes</w:t>
      </w:r>
      <w:proofErr w:type="spellEnd"/>
      <w:r w:rsidR="000F6165">
        <w:rPr>
          <w:highlight w:val="white"/>
          <w:lang w:val="sv-SE"/>
        </w:rPr>
        <w:t xml:space="preserve"> </w:t>
      </w:r>
      <w:proofErr w:type="spellStart"/>
      <w:r w:rsidR="000F6165">
        <w:rPr>
          <w:highlight w:val="white"/>
          <w:lang w:val="sv-SE"/>
        </w:rPr>
        <w:t>of</w:t>
      </w:r>
      <w:proofErr w:type="spellEnd"/>
      <w:r w:rsidR="000F6165">
        <w:rPr>
          <w:highlight w:val="white"/>
          <w:lang w:val="sv-SE"/>
        </w:rPr>
        <w:t xml:space="preserve"> the </w:t>
      </w:r>
      <w:proofErr w:type="spellStart"/>
      <w:r w:rsidR="000F6165">
        <w:rPr>
          <w:highlight w:val="white"/>
          <w:lang w:val="sv-SE"/>
        </w:rPr>
        <w:t>rules</w:t>
      </w:r>
      <w:proofErr w:type="spellEnd"/>
      <w:r w:rsidR="00C2229A">
        <w:rPr>
          <w:highlight w:val="white"/>
          <w:lang w:val="sv-SE"/>
        </w:rPr>
        <w:t xml:space="preserve"> </w:t>
      </w:r>
      <w:proofErr w:type="spellStart"/>
      <w:r w:rsidR="00C2229A">
        <w:rPr>
          <w:highlight w:val="white"/>
          <w:lang w:val="sv-SE"/>
        </w:rPr>
        <w:t>below</w:t>
      </w:r>
      <w:proofErr w:type="spellEnd"/>
      <w:r w:rsidR="00C2229A">
        <w:rPr>
          <w:highlight w:val="white"/>
          <w:lang w:val="sv-SE"/>
        </w:rPr>
        <w:t>.</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w:t>
      </w:r>
      <w:proofErr w:type="spellStart"/>
      <w:r w:rsidR="00CC3BF3">
        <w:rPr>
          <w:highlight w:val="white"/>
          <w:lang w:val="sv-SE"/>
        </w:rPr>
        <w:t>hold</w:t>
      </w:r>
      <w:r w:rsidR="002E4915">
        <w:rPr>
          <w:highlight w:val="white"/>
          <w:lang w:val="sv-SE"/>
        </w:rPr>
        <w:t>s</w:t>
      </w:r>
      <w:proofErr w:type="spellEnd"/>
      <w:r w:rsidR="00CC3BF3">
        <w:rPr>
          <w:highlight w:val="white"/>
          <w:lang w:val="sv-SE"/>
        </w:rPr>
        <w:t xml:space="preserve"> the registers </w:t>
      </w:r>
      <w:proofErr w:type="spellStart"/>
      <w:r w:rsidR="00CC3BF3">
        <w:rPr>
          <w:highlight w:val="white"/>
          <w:lang w:val="sv-SE"/>
        </w:rPr>
        <w:t>of</w:t>
      </w:r>
      <w:proofErr w:type="spellEnd"/>
      <w:r w:rsidR="00CC3BF3">
        <w:rPr>
          <w:highlight w:val="white"/>
          <w:lang w:val="sv-SE"/>
        </w:rPr>
        <w:t xml:space="preserve"> the </w:t>
      </w:r>
      <w:proofErr w:type="spellStart"/>
      <w:r w:rsidR="00CC3BF3">
        <w:rPr>
          <w:highlight w:val="white"/>
          <w:lang w:val="sv-SE"/>
        </w:rPr>
        <w:t>target</w:t>
      </w:r>
      <w:proofErr w:type="spellEnd"/>
      <w:r w:rsidR="00CC3BF3">
        <w:rPr>
          <w:highlight w:val="white"/>
          <w:lang w:val="sv-SE"/>
        </w:rPr>
        <w:t xml:space="preserve"> </w:t>
      </w:r>
      <w:proofErr w:type="spellStart"/>
      <w:r w:rsidR="00CC3BF3">
        <w:rPr>
          <w:highlight w:val="white"/>
          <w:lang w:val="sv-SE"/>
        </w:rPr>
        <w:t>ma</w:t>
      </w:r>
      <w:r w:rsidR="00CF3400">
        <w:rPr>
          <w:highlight w:val="white"/>
          <w:lang w:val="sv-SE"/>
        </w:rPr>
        <w:t>c</w:t>
      </w:r>
      <w:r w:rsidR="00CC3BF3">
        <w:rPr>
          <w:highlight w:val="white"/>
          <w:lang w:val="sv-SE"/>
        </w:rPr>
        <w:t>hine</w:t>
      </w:r>
      <w:proofErr w:type="spellEnd"/>
      <w:r w:rsidR="00CC3BF3">
        <w:rPr>
          <w:highlight w:val="white"/>
          <w:lang w:val="sv-SE"/>
        </w:rPr>
        <w:t>.</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proofErr w:type="spellStart"/>
      <w:r>
        <w:rPr>
          <w:highlight w:val="white"/>
          <w:lang w:val="sv-SE"/>
        </w:rPr>
        <w:t>Each</w:t>
      </w:r>
      <w:proofErr w:type="spellEnd"/>
      <w:r>
        <w:rPr>
          <w:highlight w:val="white"/>
          <w:lang w:val="sv-SE"/>
        </w:rPr>
        <w:t xml:space="preserve"> </w:t>
      </w:r>
      <w:r w:rsidR="00BE73B3">
        <w:rPr>
          <w:highlight w:val="white"/>
          <w:lang w:val="sv-SE"/>
        </w:rPr>
        <w:t xml:space="preserve">symbol has a </w:t>
      </w:r>
      <w:proofErr w:type="spellStart"/>
      <w:r w:rsidR="00BE73B3">
        <w:rPr>
          <w:highlight w:val="white"/>
          <w:lang w:val="sv-SE"/>
        </w:rPr>
        <w:t>type</w:t>
      </w:r>
      <w:proofErr w:type="spellEnd"/>
      <w:r w:rsidR="00BE73B3">
        <w:rPr>
          <w:highlight w:val="white"/>
          <w:lang w:val="sv-SE"/>
        </w:rPr>
        <w:t xml:space="preserve">, </w:t>
      </w:r>
      <w:proofErr w:type="spellStart"/>
      <w:r w:rsidR="00BE73B3">
        <w:rPr>
          <w:highlight w:val="white"/>
          <w:lang w:val="sv-SE"/>
        </w:rPr>
        <w:t>which</w:t>
      </w:r>
      <w:proofErr w:type="spellEnd"/>
      <w:r w:rsidR="00BE73B3">
        <w:rPr>
          <w:highlight w:val="white"/>
          <w:lang w:val="sv-SE"/>
        </w:rPr>
        <w:t xml:space="preserve"> is </w:t>
      </w:r>
      <w:proofErr w:type="spellStart"/>
      <w:r w:rsidR="00BE73B3">
        <w:rPr>
          <w:highlight w:val="white"/>
          <w:lang w:val="sv-SE"/>
        </w:rPr>
        <w:t>described</w:t>
      </w:r>
      <w:proofErr w:type="spellEnd"/>
      <w:r w:rsidR="00BE73B3">
        <w:rPr>
          <w:highlight w:val="white"/>
          <w:lang w:val="sv-SE"/>
        </w:rPr>
        <w:t xml:space="preserve"> by the </w:t>
      </w:r>
      <w:r w:rsidR="00BE73B3" w:rsidRPr="001B0A04">
        <w:rPr>
          <w:rStyle w:val="KeyWord0"/>
          <w:highlight w:val="white"/>
        </w:rPr>
        <w:t>Type</w:t>
      </w:r>
      <w:r w:rsidR="00BE73B3">
        <w:rPr>
          <w:highlight w:val="white"/>
          <w:lang w:val="sv-SE"/>
        </w:rPr>
        <w:t xml:space="preserve"> </w:t>
      </w:r>
      <w:proofErr w:type="spellStart"/>
      <w:r w:rsidR="00BE73B3">
        <w:rPr>
          <w:highlight w:val="white"/>
          <w:lang w:val="sv-SE"/>
        </w:rPr>
        <w:t>class</w:t>
      </w:r>
      <w:proofErr w:type="spellEnd"/>
      <w:r w:rsidR="00BE73B3">
        <w:rPr>
          <w:highlight w:val="white"/>
          <w:lang w:val="sv-SE"/>
        </w:rPr>
        <w:t>.</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50" w:name="_Toc481936147"/>
      <w:r w:rsidRPr="00EC76D5">
        <w:t>Declarations</w:t>
      </w:r>
      <w:bookmarkStart w:id="51" w:name="_Toc481936148"/>
      <w:bookmarkEnd w:id="50"/>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proofErr w:type="spellStart"/>
      <w:r>
        <w:rPr>
          <w:highlight w:val="white"/>
          <w:lang w:val="sv-SE"/>
        </w:rPr>
        <w:t>Finally</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reached</w:t>
      </w:r>
      <w:proofErr w:type="spellEnd"/>
      <w:r>
        <w:rPr>
          <w:highlight w:val="white"/>
          <w:lang w:val="sv-SE"/>
        </w:rPr>
        <w:t xml:space="preserve"> the last </w:t>
      </w:r>
      <w:r w:rsidR="00D45448">
        <w:rPr>
          <w:highlight w:val="white"/>
          <w:lang w:val="sv-SE"/>
        </w:rPr>
        <w:t xml:space="preserve">(and </w:t>
      </w:r>
      <w:proofErr w:type="spellStart"/>
      <w:r w:rsidR="00D45448">
        <w:rPr>
          <w:highlight w:val="white"/>
          <w:lang w:val="sv-SE"/>
        </w:rPr>
        <w:t>largest</w:t>
      </w:r>
      <w:proofErr w:type="spellEnd"/>
      <w:r w:rsidR="00D45448">
        <w:rPr>
          <w:highlight w:val="white"/>
          <w:lang w:val="sv-SE"/>
        </w:rPr>
        <w:t xml:space="preserve">) </w:t>
      </w:r>
      <w:r>
        <w:rPr>
          <w:highlight w:val="white"/>
          <w:lang w:val="sv-SE"/>
        </w:rPr>
        <w:t xml:space="preserve">part </w:t>
      </w:r>
      <w:proofErr w:type="spellStart"/>
      <w:r>
        <w:rPr>
          <w:highlight w:val="white"/>
          <w:lang w:val="sv-SE"/>
        </w:rPr>
        <w:t>of</w:t>
      </w:r>
      <w:proofErr w:type="spellEnd"/>
      <w:r>
        <w:rPr>
          <w:highlight w:val="white"/>
          <w:lang w:val="sv-SE"/>
        </w:rPr>
        <w:t xml:space="preserve"> the parser, </w:t>
      </w:r>
      <w:proofErr w:type="spellStart"/>
      <w:r>
        <w:rPr>
          <w:highlight w:val="white"/>
          <w:lang w:val="sv-SE"/>
        </w:rPr>
        <w:t>where</w:t>
      </w:r>
      <w:proofErr w:type="spellEnd"/>
      <w:r>
        <w:rPr>
          <w:highlight w:val="white"/>
          <w:lang w:val="sv-SE"/>
        </w:rPr>
        <w:t xml:space="preserve"> the </w:t>
      </w:r>
      <w:proofErr w:type="spellStart"/>
      <w:r>
        <w:rPr>
          <w:highlight w:val="white"/>
          <w:lang w:val="sv-SE"/>
        </w:rPr>
        <w:t>rules</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w:t>
      </w:r>
      <w:proofErr w:type="spellStart"/>
      <w:r>
        <w:rPr>
          <w:highlight w:val="white"/>
          <w:lang w:val="sv-SE"/>
        </w:rPr>
        <w:t>defined</w:t>
      </w:r>
      <w:proofErr w:type="spellEnd"/>
      <w:r>
        <w:rPr>
          <w:highlight w:val="white"/>
          <w:lang w:val="sv-SE"/>
        </w:rPr>
        <w:t>.</w:t>
      </w:r>
      <w:r w:rsidR="000865C3">
        <w:rPr>
          <w:highlight w:val="white"/>
          <w:lang w:val="sv-SE"/>
        </w:rPr>
        <w:t xml:space="preserve"> </w:t>
      </w:r>
      <w:ins w:id="52" w:author="Stefan Bjornander" w:date="2015-04-26T09:16:00Z">
        <w:r w:rsidR="000865C3" w:rsidRPr="00EC76D5">
          <w:t xml:space="preserve">The </w:t>
        </w:r>
        <w:proofErr w:type="spellStart"/>
        <w:r w:rsidR="000865C3" w:rsidRPr="00EC76D5">
          <w:rPr>
            <w:rStyle w:val="CodeInText"/>
            <w:color w:val="auto"/>
            <w:rPrChange w:id="53" w:author="Stefan Bjornander" w:date="2015-04-26T09:16:00Z">
              <w:rPr/>
            </w:rPrChange>
          </w:rPr>
          <w:t>translation_unit</w:t>
        </w:r>
        <w:proofErr w:type="spellEnd"/>
        <w:r w:rsidR="000865C3" w:rsidRPr="00EC76D5">
          <w:t xml:space="preserve"> rule is the start of the </w:t>
        </w:r>
        <w:proofErr w:type="gramStart"/>
        <w:r w:rsidR="000865C3" w:rsidRPr="00EC76D5">
          <w:t>grammar</w:t>
        </w:r>
      </w:ins>
      <w:r w:rsidR="000865C3">
        <w:t>, and</w:t>
      </w:r>
      <w:proofErr w:type="gramEnd"/>
      <w:r w:rsidR="000865C3">
        <w:t xml:space="preserve">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 xml:space="preserve">The rules of the parser calls </w:t>
      </w:r>
      <w:proofErr w:type="spellStart"/>
      <w:r>
        <w:t>corrensponding</w:t>
      </w:r>
      <w:proofErr w:type="spellEnd"/>
      <w:r>
        <w:t xml:space="preserve"> methods of the </w:t>
      </w:r>
      <w:proofErr w:type="spellStart"/>
      <w:r>
        <w:t>MiddleCodeGenerator</w:t>
      </w:r>
      <w:proofErr w:type="spellEnd"/>
      <w:r>
        <w:t xml:space="preserve"> class to perform type checking, build the symbol table, and generate the middle code.</w:t>
      </w:r>
    </w:p>
    <w:p w14:paraId="048B9909" w14:textId="58238C41" w:rsidR="00811E4E" w:rsidRDefault="00014E2E" w:rsidP="00014E2E">
      <w:pPr>
        <w:pStyle w:val="CodeHeader"/>
      </w:pPr>
      <w:proofErr w:type="spellStart"/>
      <w:r>
        <w:t>MiddleCodeGenerator.cs</w:t>
      </w:r>
      <w:proofErr w:type="spellEnd"/>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w:t>
      </w:r>
      <w:proofErr w:type="gramStart"/>
      <w:r w:rsidR="00A562A3">
        <w:t>in order to</w:t>
      </w:r>
      <w:proofErr w:type="gramEnd"/>
      <w:r w:rsidR="00A562A3">
        <w:t xml:space="preserve">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proofErr w:type="spellStart"/>
      <w:r>
        <w:t>MiddleCodeGenerator.cs</w:t>
      </w:r>
      <w:proofErr w:type="spellEnd"/>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401B62AC" w:rsidR="00E40B78" w:rsidRPr="00EC76D5" w:rsidRDefault="00E40B78" w:rsidP="00E40B78">
      <w:pPr>
        <w:pStyle w:val="Rubrik3"/>
      </w:pPr>
      <w:r w:rsidRPr="00EC76D5">
        <w:t>Function</w:t>
      </w:r>
      <w:r w:rsidR="00015AA9" w:rsidRPr="00EC76D5">
        <w:t xml:space="preserve"> </w:t>
      </w:r>
      <w:proofErr w:type="spellStart"/>
      <w:r w:rsidR="00015AA9" w:rsidRPr="00EC76D5">
        <w:t>Def</w:t>
      </w:r>
      <w:r w:rsidR="002F35C1">
        <w:t>initializer</w:t>
      </w:r>
      <w:r w:rsidR="00015AA9" w:rsidRPr="00EC76D5">
        <w:t>ion</w:t>
      </w:r>
      <w:bookmarkEnd w:id="51"/>
      <w:proofErr w:type="spellEnd"/>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proofErr w:type="spellStart"/>
      <w:r w:rsidR="00AB7DF5">
        <w:t>pointer_declarator</w:t>
      </w:r>
      <w:proofErr w:type="spellEnd"/>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proofErr w:type="gramStart"/>
      <w:r w:rsidR="00C52DCF">
        <w:rPr>
          <w:rStyle w:val="CodeInText0"/>
        </w:rPr>
        <w:t>square</w:t>
      </w:r>
      <w:r w:rsidR="00E667B3">
        <w:rPr>
          <w:rStyle w:val="CodeInText0"/>
        </w:rPr>
        <w:t>(</w:t>
      </w:r>
      <w:proofErr w:type="gramEnd"/>
      <w:r w:rsidR="00C52DCF">
        <w:rPr>
          <w:rStyle w:val="CodeInText0"/>
        </w:rPr>
        <w:t>int value</w:t>
      </w:r>
      <w:r w:rsidR="00E667B3">
        <w:rPr>
          <w:rStyle w:val="CodeInText0"/>
        </w:rPr>
        <w:t>)</w:t>
      </w:r>
      <w:r w:rsidR="00E667B3">
        <w:t xml:space="preserve"> i</w:t>
      </w:r>
      <w:r w:rsidR="00AE3821">
        <w:t xml:space="preserve">s the </w:t>
      </w:r>
      <w:proofErr w:type="spellStart"/>
      <w:r w:rsidR="00AB7DF5">
        <w:t>pointer_declarator</w:t>
      </w:r>
      <w:proofErr w:type="spellEnd"/>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116318BD"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CheckFunctionDef</w:t>
      </w:r>
      <w:r w:rsidR="002F35C1">
        <w:rPr>
          <w:rStyle w:val="KeyWord0"/>
        </w:rPr>
        <w:t>initializer</w:t>
      </w:r>
      <w:r w:rsidR="00DC749C" w:rsidRPr="00416347">
        <w:rPr>
          <w:rStyle w:val="KeyWord0"/>
        </w:rPr>
        <w: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proofErr w:type="spellStart"/>
      <w:r>
        <w:t>MainParser.gppg</w:t>
      </w:r>
      <w:proofErr w:type="spellEnd"/>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D480562"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w:t>
      </w:r>
      <w:proofErr w:type="spellStart"/>
      <w:r>
        <w:rPr>
          <w:highlight w:val="white"/>
          <w:lang w:val="sv-SE"/>
        </w:rPr>
        <w:t>rule</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the </w:t>
      </w:r>
      <w:proofErr w:type="spellStart"/>
      <w:r>
        <w:rPr>
          <w:highlight w:val="white"/>
          <w:lang w:val="sv-SE"/>
        </w:rPr>
        <w:t>case</w:t>
      </w:r>
      <w:proofErr w:type="spellEnd"/>
      <w:r>
        <w:rPr>
          <w:highlight w:val="white"/>
          <w:lang w:val="sv-SE"/>
        </w:rPr>
        <w:t xml:space="preserve"> </w:t>
      </w:r>
      <w:proofErr w:type="spellStart"/>
      <w:r>
        <w:rPr>
          <w:highlight w:val="white"/>
          <w:lang w:val="sv-SE"/>
        </w:rPr>
        <w:t>where</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no </w:t>
      </w:r>
      <w:proofErr w:type="spellStart"/>
      <w:r>
        <w:rPr>
          <w:highlight w:val="white"/>
          <w:lang w:val="sv-SE"/>
        </w:rPr>
        <w:t>spcifier</w:t>
      </w:r>
      <w:proofErr w:type="spellEnd"/>
      <w:r>
        <w:rPr>
          <w:highlight w:val="white"/>
          <w:lang w:val="sv-SE"/>
        </w:rPr>
        <w:t xml:space="preserve"> list. In </w:t>
      </w:r>
      <w:proofErr w:type="spellStart"/>
      <w:r>
        <w:rPr>
          <w:highlight w:val="white"/>
          <w:lang w:val="sv-SE"/>
        </w:rPr>
        <w:t>that</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r w:rsidR="00160459">
        <w:rPr>
          <w:highlight w:val="white"/>
          <w:lang w:val="sv-SE"/>
        </w:rPr>
        <w:t xml:space="preserve">the </w:t>
      </w:r>
      <w:proofErr w:type="spellStart"/>
      <w:r w:rsidR="00160459">
        <w:rPr>
          <w:highlight w:val="white"/>
          <w:lang w:val="sv-SE"/>
        </w:rPr>
        <w:t>function</w:t>
      </w:r>
      <w:proofErr w:type="spellEnd"/>
      <w:r w:rsidR="00160459">
        <w:rPr>
          <w:highlight w:val="white"/>
          <w:lang w:val="sv-SE"/>
        </w:rPr>
        <w:t xml:space="preserve"> </w:t>
      </w:r>
      <w:proofErr w:type="spellStart"/>
      <w:r w:rsidR="00160459">
        <w:rPr>
          <w:highlight w:val="white"/>
          <w:lang w:val="sv-SE"/>
        </w:rPr>
        <w:t>return</w:t>
      </w:r>
      <w:proofErr w:type="spellEnd"/>
      <w:r w:rsidR="00160459">
        <w:rPr>
          <w:highlight w:val="white"/>
          <w:lang w:val="sv-SE"/>
        </w:rPr>
        <w:t xml:space="preserve"> </w:t>
      </w:r>
      <w:proofErr w:type="spellStart"/>
      <w:r w:rsidR="00160459">
        <w:rPr>
          <w:highlight w:val="white"/>
          <w:lang w:val="sv-SE"/>
        </w:rPr>
        <w:t>type</w:t>
      </w:r>
      <w:proofErr w:type="spellEnd"/>
      <w:r w:rsidR="00160459">
        <w:rPr>
          <w:highlight w:val="white"/>
          <w:lang w:val="sv-SE"/>
        </w:rPr>
        <w:t xml:space="preserve"> is </w:t>
      </w:r>
      <w:proofErr w:type="spellStart"/>
      <w:r w:rsidR="00160459">
        <w:rPr>
          <w:highlight w:val="white"/>
          <w:lang w:val="sv-SE"/>
        </w:rPr>
        <w:t>assumed</w:t>
      </w:r>
      <w:proofErr w:type="spellEnd"/>
      <w:r w:rsidR="00160459">
        <w:rPr>
          <w:highlight w:val="white"/>
          <w:lang w:val="sv-SE"/>
        </w:rPr>
        <w:t xml:space="preserve"> to be </w:t>
      </w:r>
      <w:proofErr w:type="spellStart"/>
      <w:r w:rsidR="00160459">
        <w:rPr>
          <w:highlight w:val="white"/>
          <w:lang w:val="sv-SE"/>
        </w:rPr>
        <w:t>signed</w:t>
      </w:r>
      <w:proofErr w:type="spellEnd"/>
      <w:r w:rsidR="00160459">
        <w:rPr>
          <w:highlight w:val="white"/>
          <w:lang w:val="sv-SE"/>
        </w:rPr>
        <w:t xml:space="preserve"> </w:t>
      </w:r>
      <w:proofErr w:type="spellStart"/>
      <w:r w:rsidR="00160459">
        <w:rPr>
          <w:highlight w:val="white"/>
          <w:lang w:val="sv-SE"/>
        </w:rPr>
        <w:t>int</w:t>
      </w:r>
      <w:proofErr w:type="spellEnd"/>
      <w:r w:rsidR="00160459">
        <w:rPr>
          <w:highlight w:val="white"/>
          <w:lang w:val="sv-SE"/>
        </w:rPr>
        <w: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7AE5DE6E" w:rsidR="005642E5" w:rsidRDefault="005642E5" w:rsidP="005642E5">
      <w:pPr>
        <w:pStyle w:val="Code"/>
        <w:rPr>
          <w:highlight w:val="white"/>
          <w:lang w:val="sv-SE"/>
        </w:rPr>
      </w:pPr>
      <w:r>
        <w:rPr>
          <w:highlight w:val="white"/>
          <w:lang w:val="sv-SE"/>
        </w:rPr>
        <w:t xml:space="preserve">      MiddleCodeGenerator.CheckFunctionDef</w:t>
      </w:r>
      <w:r w:rsidR="002F35C1">
        <w:rPr>
          <w:highlight w:val="white"/>
          <w:lang w:val="sv-SE"/>
        </w:rPr>
        <w:t>initializer</w:t>
      </w:r>
      <w:r>
        <w:rPr>
          <w:highlight w:val="white"/>
          <w:lang w:val="sv-SE"/>
        </w:rPr>
        <w:t>ion();</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proofErr w:type="spellStart"/>
      <w:r w:rsidRPr="00EC76D5">
        <w:rPr>
          <w:rStyle w:val="CodeInText"/>
        </w:rPr>
        <w:t>generateFunctionHeader</w:t>
      </w:r>
      <w:proofErr w:type="spellEnd"/>
      <w:r w:rsidRPr="00EC76D5">
        <w:t xml:space="preserve"> is called before the middle code of the function has been generated.</w:t>
      </w:r>
    </w:p>
    <w:p w14:paraId="2439C2F3" w14:textId="3E616458" w:rsidR="005E4C5F" w:rsidRDefault="005E4C5F" w:rsidP="005E4C5F">
      <w:r>
        <w:t xml:space="preserve">The </w:t>
      </w:r>
      <w:proofErr w:type="spellStart"/>
      <w:r w:rsidRPr="00864026">
        <w:rPr>
          <w:rStyle w:val="CodeInText"/>
        </w:rPr>
        <w:t>generateAssignmentDeclarator</w:t>
      </w:r>
      <w:proofErr w:type="spellEnd"/>
      <w:r>
        <w:t xml:space="preserve"> method is called for a </w:t>
      </w:r>
      <w:r w:rsidRPr="005146F5">
        <w:t>declarator</w:t>
      </w:r>
      <w:r>
        <w:t xml:space="preserve"> with an assignment. We check that the declarator is not located inside a struct or union (the scope of the symbol table is </w:t>
      </w:r>
      <w:proofErr w:type="gramStart"/>
      <w:r>
        <w:t>struct</w:t>
      </w:r>
      <w:proofErr w:type="gramEnd"/>
      <w:r>
        <w:t xml:space="preserve"> or union), since it is not allowed to </w:t>
      </w:r>
      <w:proofErr w:type="spellStart"/>
      <w:r w:rsidR="002F35C1">
        <w:t>initializer</w:t>
      </w:r>
      <w:r>
        <w:t>ialize</w:t>
      </w:r>
      <w:proofErr w:type="spellEnd"/>
      <w:r>
        <w:t xml:space="preserve"> struct or union members. We also check that the declarator is not a </w:t>
      </w:r>
      <w:proofErr w:type="gramStart"/>
      <w:r>
        <w:t>function, since</w:t>
      </w:r>
      <w:proofErr w:type="gramEnd"/>
      <w:r>
        <w:t xml:space="preserv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proofErr w:type="spellStart"/>
      <w:r w:rsidRPr="00C231D2">
        <w:rPr>
          <w:rStyle w:val="CodeInText"/>
        </w:rPr>
        <w:t>Generate</w:t>
      </w:r>
      <w:r w:rsidR="002F35C1">
        <w:rPr>
          <w:rStyle w:val="CodeInText"/>
        </w:rPr>
        <w:t>Initializer</w:t>
      </w:r>
      <w:r w:rsidRPr="00C231D2">
        <w:rPr>
          <w:rStyle w:val="CodeInText"/>
        </w:rPr>
        <w:t>.generateStack</w:t>
      </w:r>
      <w:proofErr w:type="spellEnd"/>
      <w:r w:rsidRPr="00C231D2">
        <w:t xml:space="preserve"> that </w:t>
      </w:r>
      <w:r>
        <w:t xml:space="preserve">generates a suitable series of assignment instructions. If it static, we instead call </w:t>
      </w:r>
      <w:proofErr w:type="spellStart"/>
      <w:r w:rsidRPr="00511DD6">
        <w:rPr>
          <w:rStyle w:val="CodeInText"/>
        </w:rPr>
        <w:t>ValueConversion.storeStaticSymbol</w:t>
      </w:r>
      <w:proofErr w:type="spellEnd"/>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proofErr w:type="spellStart"/>
      <w:r>
        <w:t>MiddleCodeGenerator.cs</w:t>
      </w:r>
      <w:proofErr w:type="spellEnd"/>
    </w:p>
    <w:p w14:paraId="3C23731F" w14:textId="76C5EAC5" w:rsidR="00E40B78" w:rsidRPr="00EC76D5" w:rsidRDefault="00E40B78" w:rsidP="00E40B78">
      <w:r w:rsidRPr="00EC76D5">
        <w:t xml:space="preserve">A general function </w:t>
      </w:r>
      <w:proofErr w:type="spellStart"/>
      <w:r w:rsidR="00AB7DF5">
        <w:t>pointer_declarator</w:t>
      </w:r>
      <w:proofErr w:type="spellEnd"/>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0CEB530D" w:rsidR="00FF41F2" w:rsidRDefault="00FF41F2" w:rsidP="00E40B78">
      <w:r>
        <w:t xml:space="preserve">The </w:t>
      </w:r>
      <w:r w:rsidRPr="00A2168D">
        <w:rPr>
          <w:rStyle w:val="KeyWord0"/>
          <w:highlight w:val="white"/>
        </w:rPr>
        <w:t>CheckFunctionDef</w:t>
      </w:r>
      <w:r w:rsidR="002F35C1">
        <w:rPr>
          <w:rStyle w:val="KeyWord0"/>
          <w:highlight w:val="white"/>
        </w:rPr>
        <w:t>initializer</w:t>
      </w:r>
      <w:r w:rsidRPr="00A2168D">
        <w:rPr>
          <w:rStyle w:val="KeyWord0"/>
          <w:highlight w:val="white"/>
        </w:rPr>
        <w: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646D02CF" w:rsidR="00C32DBB" w:rsidRPr="00C32DBB" w:rsidRDefault="00C32DBB" w:rsidP="00C32DBB">
      <w:pPr>
        <w:pStyle w:val="Code"/>
        <w:rPr>
          <w:highlight w:val="white"/>
        </w:rPr>
      </w:pPr>
      <w:r w:rsidRPr="00C32DBB">
        <w:rPr>
          <w:highlight w:val="white"/>
        </w:rPr>
        <w:lastRenderedPageBreak/>
        <w:t xml:space="preserve">    public static void CheckFunctionDef</w:t>
      </w:r>
      <w:r w:rsidR="002F35C1">
        <w:rPr>
          <w:highlight w:val="white"/>
        </w:rPr>
        <w:t>initializer</w:t>
      </w:r>
      <w:r w:rsidRPr="00C32DBB">
        <w:rPr>
          <w:highlight w:val="white"/>
        </w:rPr>
        <w:t>ion()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4B59CD39"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proofErr w:type="spellStart"/>
      <w:r w:rsidR="002F35C1">
        <w:rPr>
          <w:highlight w:val="white"/>
        </w:rPr>
        <w:t>initializer</w:t>
      </w:r>
      <w:r>
        <w:rPr>
          <w:highlight w:val="white"/>
        </w:rPr>
        <w:t>ializes</w:t>
      </w:r>
      <w:proofErr w:type="spellEnd"/>
      <w:r>
        <w:rPr>
          <w:highlight w:val="white"/>
        </w:rPr>
        <w:t xml:space="preserve">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proofErr w:type="gramStart"/>
      <w:r w:rsidRPr="001B1357">
        <w:rPr>
          <w:highlight w:val="white"/>
        </w:rPr>
        <w:t>No parameters</w:t>
      </w:r>
      <w:r w:rsidR="00FB4855" w:rsidRPr="001B1357">
        <w:rPr>
          <w:highlight w:val="white"/>
        </w:rPr>
        <w:t>,</w:t>
      </w:r>
      <w:proofErr w:type="gramEnd"/>
      <w:r w:rsidR="00FB4855" w:rsidRPr="001B1357">
        <w:rPr>
          <w:highlight w:val="white"/>
        </w:rPr>
        <w:t xml:space="preserve">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w:t>
      </w:r>
      <w:proofErr w:type="gramStart"/>
      <w:r w:rsidR="00F2052D">
        <w:rPr>
          <w:highlight w:val="white"/>
        </w:rPr>
        <w:t>actually</w:t>
      </w:r>
      <w:r w:rsidR="003761A3">
        <w:rPr>
          <w:highlight w:val="white"/>
        </w:rPr>
        <w:t xml:space="preserve"> </w:t>
      </w:r>
      <w:r w:rsidR="00F2052D">
        <w:rPr>
          <w:highlight w:val="white"/>
        </w:rPr>
        <w:t>the</w:t>
      </w:r>
      <w:proofErr w:type="gramEnd"/>
      <w:r w:rsidR="00F2052D">
        <w:rPr>
          <w:highlight w:val="white"/>
        </w:rPr>
        <w:t xml:space="preserv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w:t>
      </w:r>
      <w:proofErr w:type="gramStart"/>
      <w:r w:rsidR="002C5092">
        <w:rPr>
          <w:highlight w:val="white"/>
        </w:rPr>
        <w:t xml:space="preserve">a </w:t>
      </w:r>
      <w:r w:rsidR="002C5092" w:rsidRPr="002C5092">
        <w:rPr>
          <w:rStyle w:val="KeyWord0"/>
          <w:highlight w:val="white"/>
        </w:rPr>
        <w:t>for</w:t>
      </w:r>
      <w:proofErr w:type="gramEnd"/>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 xml:space="preserve">next sets holding jumps out of the statement. We add </w:t>
      </w:r>
      <w:proofErr w:type="gramStart"/>
      <w:r w:rsidR="000563A7">
        <w:rPr>
          <w:highlight w:val="white"/>
        </w:rPr>
        <w:t>an</w:t>
      </w:r>
      <w:proofErr w:type="gramEnd"/>
      <w:r w:rsidR="000563A7">
        <w:rPr>
          <w:highlight w:val="white"/>
        </w:rPr>
        <w:t xml:space="preserve">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w:t>
      </w:r>
      <w:proofErr w:type="spellStart"/>
      <w:r>
        <w:rPr>
          <w:highlight w:val="white"/>
        </w:rPr>
        <w:t>it</w:t>
      </w:r>
      <w:proofErr w:type="spellEnd"/>
      <w:r>
        <w:rPr>
          <w:highlight w:val="white"/>
        </w:rPr>
        <w:t xml:space="preserve">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proofErr w:type="spellStart"/>
      <w:r w:rsidR="0086738F" w:rsidRPr="0086738F">
        <w:rPr>
          <w:rStyle w:val="KeyWord0"/>
          <w:highlight w:val="white"/>
        </w:rPr>
        <w:t>Start</w:t>
      </w:r>
      <w:r w:rsidR="0086738F">
        <w:rPr>
          <w:highlight w:val="white"/>
        </w:rPr>
        <w:t>.</w:t>
      </w:r>
      <w:r w:rsidR="0086738F" w:rsidRPr="0086738F">
        <w:rPr>
          <w:rStyle w:val="KeyWord0"/>
          <w:highlight w:val="white"/>
        </w:rPr>
        <w:t>Windows</w:t>
      </w:r>
      <w:proofErr w:type="spellEnd"/>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 xml:space="preserve">In the Linux case, we need to generate the assembly text from the </w:t>
      </w:r>
      <w:proofErr w:type="spellStart"/>
      <w:r>
        <w:rPr>
          <w:highlight w:val="white"/>
        </w:rPr>
        <w:t>assmebly</w:t>
      </w:r>
      <w:proofErr w:type="spellEnd"/>
      <w:r>
        <w:rPr>
          <w:highlight w:val="white"/>
        </w:rPr>
        <w:t xml:space="preserve">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proofErr w:type="spellStart"/>
      <w:r w:rsidR="00AB7DF5">
        <w:rPr>
          <w:highlight w:val="white"/>
        </w:rPr>
        <w:t>pointer_declarator</w:t>
      </w:r>
      <w:proofErr w:type="spellEnd"/>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proofErr w:type="spellStart"/>
      <w:r w:rsidR="00AB7DF5">
        <w:rPr>
          <w:highlight w:val="white"/>
        </w:rPr>
        <w:t>pointer_declarator</w:t>
      </w:r>
      <w:proofErr w:type="spellEnd"/>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proofErr w:type="spellStart"/>
      <w:r>
        <w:rPr>
          <w:highlight w:val="white"/>
        </w:rPr>
        <w:t>MainParser.gppg</w:t>
      </w:r>
      <w:proofErr w:type="spellEnd"/>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w:t>
      </w:r>
      <w:proofErr w:type="spellEnd"/>
      <w:r>
        <w:rPr>
          <w:highlight w:val="white"/>
          <w:lang w:val="sv-SE"/>
        </w:rPr>
        <w:t xml:space="preserve"> list is </w:t>
      </w:r>
      <w:proofErr w:type="spellStart"/>
      <w:r>
        <w:rPr>
          <w:highlight w:val="white"/>
          <w:lang w:val="sv-SE"/>
        </w:rPr>
        <w:t>made</w:t>
      </w:r>
      <w:proofErr w:type="spellEnd"/>
      <w:r>
        <w:rPr>
          <w:highlight w:val="white"/>
          <w:lang w:val="sv-SE"/>
        </w:rPr>
        <w:t xml:space="preserve"> </w:t>
      </w:r>
      <w:proofErr w:type="spellStart"/>
      <w:r>
        <w:rPr>
          <w:highlight w:val="white"/>
          <w:lang w:val="sv-SE"/>
        </w:rPr>
        <w:t>up</w:t>
      </w:r>
      <w:proofErr w:type="spellEnd"/>
      <w:r>
        <w:rPr>
          <w:highlight w:val="white"/>
          <w:lang w:val="sv-SE"/>
        </w:rPr>
        <w:t xml:space="preserve"> by </w:t>
      </w:r>
      <w:proofErr w:type="spellStart"/>
      <w:r>
        <w:rPr>
          <w:highlight w:val="white"/>
          <w:lang w:val="sv-SE"/>
        </w:rPr>
        <w:t>one</w:t>
      </w:r>
      <w:proofErr w:type="spellEnd"/>
      <w:r>
        <w:rPr>
          <w:highlight w:val="white"/>
          <w:lang w:val="sv-SE"/>
        </w:rPr>
        <w:t xml:space="preserve"> or </w:t>
      </w:r>
      <w:proofErr w:type="spellStart"/>
      <w:r w:rsidR="00914264">
        <w:rPr>
          <w:highlight w:val="white"/>
          <w:lang w:val="sv-SE"/>
        </w:rPr>
        <w:t>more</w:t>
      </w:r>
      <w:proofErr w:type="spellEnd"/>
      <w:r w:rsidR="00914264">
        <w:rPr>
          <w:highlight w:val="white"/>
          <w:lang w:val="sv-SE"/>
        </w:rPr>
        <w:t xml:space="preserve"> </w:t>
      </w:r>
      <w:proofErr w:type="spellStart"/>
      <w:r w:rsidR="00C73BF4">
        <w:rPr>
          <w:highlight w:val="white"/>
          <w:lang w:val="sv-SE"/>
        </w:rPr>
        <w:t>declaration</w:t>
      </w:r>
      <w:proofErr w:type="spellEnd"/>
      <w:r w:rsidR="00C73BF4">
        <w:rPr>
          <w:highlight w:val="white"/>
          <w:lang w:val="sv-SE"/>
        </w:rPr>
        <w:t xml:space="preserve"> </w:t>
      </w:r>
      <w:proofErr w:type="spellStart"/>
      <w:r w:rsidR="00C73BF4">
        <w:rPr>
          <w:highlight w:val="white"/>
          <w:lang w:val="sv-SE"/>
        </w:rPr>
        <w:t>specifiers</w:t>
      </w:r>
      <w:proofErr w:type="spellEnd"/>
      <w:r w:rsidR="0017524D">
        <w:rPr>
          <w:highlight w:val="white"/>
          <w:lang w:val="sv-SE"/>
        </w:rPr>
        <w:t xml:space="preserve">, </w:t>
      </w:r>
      <w:proofErr w:type="spellStart"/>
      <w:r w:rsidR="0017524D">
        <w:rPr>
          <w:highlight w:val="white"/>
          <w:lang w:val="sv-SE"/>
        </w:rPr>
        <w:t>which</w:t>
      </w:r>
      <w:proofErr w:type="spellEnd"/>
      <w:r w:rsidR="0017524D">
        <w:rPr>
          <w:highlight w:val="white"/>
          <w:lang w:val="sv-SE"/>
        </w:rPr>
        <w:t xml:space="preserve"> </w:t>
      </w:r>
      <w:proofErr w:type="spellStart"/>
      <w:r w:rsidR="0017524D">
        <w:rPr>
          <w:highlight w:val="white"/>
          <w:lang w:val="sv-SE"/>
        </w:rPr>
        <w:t>are</w:t>
      </w:r>
      <w:proofErr w:type="spellEnd"/>
      <w:r w:rsidR="0017524D">
        <w:rPr>
          <w:highlight w:val="white"/>
          <w:lang w:val="sv-SE"/>
        </w:rPr>
        <w:t xml:space="preserve"> </w:t>
      </w:r>
      <w:proofErr w:type="spellStart"/>
      <w:r w:rsidR="0017524D">
        <w:rPr>
          <w:highlight w:val="white"/>
          <w:lang w:val="sv-SE"/>
        </w:rPr>
        <w:t>stored</w:t>
      </w:r>
      <w:proofErr w:type="spellEnd"/>
      <w:r w:rsidR="0017524D">
        <w:rPr>
          <w:highlight w:val="white"/>
          <w:lang w:val="sv-SE"/>
        </w:rPr>
        <w:t xml:space="preserve">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proofErr w:type="spellStart"/>
      <w:r>
        <w:rPr>
          <w:highlight w:val="white"/>
          <w:lang w:val="sv-SE"/>
        </w:rPr>
        <w:t>There</w:t>
      </w:r>
      <w:proofErr w:type="spellEnd"/>
      <w:r>
        <w:rPr>
          <w:highlight w:val="white"/>
          <w:lang w:val="sv-SE"/>
        </w:rPr>
        <w:t xml:space="preserve"> a set </w:t>
      </w:r>
      <w:proofErr w:type="spellStart"/>
      <w:r>
        <w:rPr>
          <w:highlight w:val="white"/>
          <w:lang w:val="sv-SE"/>
        </w:rPr>
        <w:t>of</w:t>
      </w:r>
      <w:proofErr w:type="spellEnd"/>
      <w:r>
        <w:rPr>
          <w:highlight w:val="white"/>
          <w:lang w:val="sv-SE"/>
        </w:rPr>
        <w:t xml:space="preserve"> different kind </w:t>
      </w:r>
      <w:proofErr w:type="spellStart"/>
      <w:r>
        <w:rPr>
          <w:highlight w:val="white"/>
          <w:lang w:val="sv-SE"/>
        </w:rPr>
        <w:t>of</w:t>
      </w:r>
      <w:proofErr w:type="spellEnd"/>
      <w:r>
        <w:rPr>
          <w:highlight w:val="white"/>
          <w:lang w:val="sv-SE"/>
        </w:rPr>
        <w:t xml:space="preserve"> </w:t>
      </w:r>
      <w:proofErr w:type="spellStart"/>
      <w:r>
        <w:rPr>
          <w:highlight w:val="white"/>
          <w:lang w:val="sv-SE"/>
        </w:rPr>
        <w:t>specifiers</w:t>
      </w:r>
      <w:proofErr w:type="spellEnd"/>
      <w:r w:rsidR="000D572F">
        <w:rPr>
          <w:highlight w:val="white"/>
          <w:lang w:val="sv-SE"/>
        </w:rPr>
        <w:t xml:space="preserve">. The </w:t>
      </w:r>
      <w:proofErr w:type="spellStart"/>
      <w:r w:rsidR="000D572F">
        <w:rPr>
          <w:highlight w:val="white"/>
          <w:lang w:val="sv-SE"/>
        </w:rPr>
        <w:t>following</w:t>
      </w:r>
      <w:proofErr w:type="spellEnd"/>
      <w:r w:rsidR="000D572F">
        <w:rPr>
          <w:highlight w:val="white"/>
          <w:lang w:val="sv-SE"/>
        </w:rPr>
        <w:t xml:space="preserve"> </w:t>
      </w:r>
      <w:proofErr w:type="spellStart"/>
      <w:r w:rsidR="000D572F">
        <w:rPr>
          <w:highlight w:val="white"/>
          <w:lang w:val="sv-SE"/>
        </w:rPr>
        <w:t>specifiers</w:t>
      </w:r>
      <w:proofErr w:type="spellEnd"/>
      <w:r w:rsidR="000D572F">
        <w:rPr>
          <w:highlight w:val="white"/>
          <w:lang w:val="sv-SE"/>
        </w:rPr>
        <w:t xml:space="preserve"> </w:t>
      </w:r>
      <w:proofErr w:type="spellStart"/>
      <w:r w:rsidR="000D572F">
        <w:rPr>
          <w:highlight w:val="white"/>
          <w:lang w:val="sv-SE"/>
        </w:rPr>
        <w:t>return</w:t>
      </w:r>
      <w:proofErr w:type="spellEnd"/>
      <w:r w:rsidR="000D572F">
        <w:rPr>
          <w:highlight w:val="white"/>
          <w:lang w:val="sv-SE"/>
        </w:rPr>
        <w:t xml:space="preserve"> a </w:t>
      </w:r>
      <w:proofErr w:type="spellStart"/>
      <w:r w:rsidR="000D572F">
        <w:rPr>
          <w:highlight w:val="white"/>
          <w:lang w:val="sv-SE"/>
        </w:rPr>
        <w:t>value</w:t>
      </w:r>
      <w:proofErr w:type="spellEnd"/>
      <w:r w:rsidR="000D572F">
        <w:rPr>
          <w:highlight w:val="white"/>
          <w:lang w:val="sv-SE"/>
        </w:rPr>
        <w:t xml:space="preserve"> </w:t>
      </w:r>
      <w:proofErr w:type="spellStart"/>
      <w:r w:rsidR="000D572F">
        <w:rPr>
          <w:highlight w:val="white"/>
          <w:lang w:val="sv-SE"/>
        </w:rPr>
        <w:t>of</w:t>
      </w:r>
      <w:proofErr w:type="spellEnd"/>
      <w:r w:rsidR="000D572F">
        <w:rPr>
          <w:highlight w:val="white"/>
          <w:lang w:val="sv-SE"/>
        </w:rPr>
        <w:t xml:space="preserve">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proofErr w:type="spellStart"/>
      <w:r>
        <w:rPr>
          <w:highlight w:val="white"/>
          <w:lang w:val="sv-SE"/>
        </w:rPr>
        <w:t>Storage</w:t>
      </w:r>
      <w:proofErr w:type="spellEnd"/>
      <w:r>
        <w:rPr>
          <w:highlight w:val="white"/>
          <w:lang w:val="sv-SE"/>
        </w:rPr>
        <w:t xml:space="preserv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proofErr w:type="spellStart"/>
      <w:r>
        <w:rPr>
          <w:highlight w:val="white"/>
          <w:lang w:val="sv-SE"/>
        </w:rPr>
        <w:t>Type</w:t>
      </w:r>
      <w:proofErr w:type="spellEnd"/>
      <w:r>
        <w:rPr>
          <w:highlight w:val="white"/>
          <w:lang w:val="sv-SE"/>
        </w:rPr>
        <w:t xml:space="preserve"> </w:t>
      </w:r>
      <w:proofErr w:type="spellStart"/>
      <w:r>
        <w:rPr>
          <w:highlight w:val="white"/>
          <w:lang w:val="sv-SE"/>
        </w:rPr>
        <w:t>q</w:t>
      </w:r>
      <w:r w:rsidR="00933B61">
        <w:rPr>
          <w:highlight w:val="white"/>
          <w:lang w:val="sv-SE"/>
        </w:rPr>
        <w:t>uailifiers</w:t>
      </w:r>
      <w:proofErr w:type="spellEnd"/>
      <w:r w:rsidR="00933B61">
        <w:rPr>
          <w:highlight w:val="white"/>
          <w:lang w:val="sv-SE"/>
        </w:rPr>
        <w:t xml:space="preserve">: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proofErr w:type="spellStart"/>
      <w:r>
        <w:rPr>
          <w:highlight w:val="white"/>
          <w:lang w:val="sv-SE"/>
        </w:rPr>
        <w:t>Type</w:t>
      </w:r>
      <w:proofErr w:type="spellEnd"/>
      <w:r>
        <w:rPr>
          <w:highlight w:val="white"/>
          <w:lang w:val="sv-SE"/>
        </w:rPr>
        <w:t xml:space="preserve"> </w:t>
      </w:r>
      <w:proofErr w:type="spellStart"/>
      <w:r w:rsidR="00A52369">
        <w:rPr>
          <w:highlight w:val="white"/>
          <w:lang w:val="sv-SE"/>
        </w:rPr>
        <w:t>specifiers</w:t>
      </w:r>
      <w:proofErr w:type="spellEnd"/>
      <w:r w:rsidR="00A52369">
        <w:rPr>
          <w:highlight w:val="white"/>
          <w:lang w:val="sv-SE"/>
        </w:rPr>
        <w:t xml:space="preserve">: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return</w:t>
      </w:r>
      <w:proofErr w:type="spellEnd"/>
      <w:r>
        <w:rPr>
          <w:highlight w:val="white"/>
          <w:lang w:val="sv-SE"/>
        </w:rPr>
        <w:t xml:space="preserve"> a </w:t>
      </w:r>
      <w:proofErr w:type="spellStart"/>
      <w:r>
        <w:rPr>
          <w:highlight w:val="white"/>
          <w:lang w:val="sv-SE"/>
        </w:rPr>
        <w:t>reference</w:t>
      </w:r>
      <w:proofErr w:type="spellEnd"/>
      <w:r>
        <w:rPr>
          <w:highlight w:val="white"/>
          <w:lang w:val="sv-SE"/>
        </w:rPr>
        <w:t xml:space="preserve"> to the </w:t>
      </w:r>
      <w:r w:rsidRPr="000D572F">
        <w:rPr>
          <w:rStyle w:val="KeyWord0"/>
          <w:highlight w:val="white"/>
        </w:rPr>
        <w:t>Type</w:t>
      </w:r>
      <w:r>
        <w:rPr>
          <w:highlight w:val="white"/>
          <w:lang w:val="sv-SE"/>
        </w:rPr>
        <w:t xml:space="preserve"> </w:t>
      </w:r>
      <w:proofErr w:type="spellStart"/>
      <w:r>
        <w:rPr>
          <w:highlight w:val="white"/>
          <w:lang w:val="sv-SE"/>
        </w:rPr>
        <w:t>class</w:t>
      </w:r>
      <w:proofErr w:type="spellEnd"/>
      <w:r>
        <w:rPr>
          <w:highlight w:val="white"/>
          <w:lang w:val="sv-SE"/>
        </w:rPr>
        <w:t>.</w:t>
      </w:r>
    </w:p>
    <w:p w14:paraId="236C568F" w14:textId="77777777" w:rsidR="00AC1BD0" w:rsidRDefault="00AC1BD0" w:rsidP="000B2D59">
      <w:pPr>
        <w:pStyle w:val="Liststycke"/>
        <w:numPr>
          <w:ilvl w:val="0"/>
          <w:numId w:val="119"/>
        </w:numPr>
        <w:rPr>
          <w:highlight w:val="white"/>
          <w:lang w:val="sv-SE"/>
        </w:rPr>
      </w:pPr>
      <w:proofErr w:type="spellStart"/>
      <w:r>
        <w:rPr>
          <w:highlight w:val="white"/>
          <w:lang w:val="sv-SE"/>
        </w:rPr>
        <w:t>S</w:t>
      </w:r>
      <w:r w:rsidR="002326EB">
        <w:rPr>
          <w:highlight w:val="white"/>
          <w:lang w:val="sv-SE"/>
        </w:rPr>
        <w:t>truct</w:t>
      </w:r>
      <w:proofErr w:type="spellEnd"/>
      <w:r w:rsidR="002326EB">
        <w:rPr>
          <w:highlight w:val="white"/>
          <w:lang w:val="sv-SE"/>
        </w:rPr>
        <w:t xml:space="preserve"> or union </w:t>
      </w:r>
      <w:proofErr w:type="spellStart"/>
      <w:r w:rsidR="002326EB">
        <w:rPr>
          <w:highlight w:val="white"/>
          <w:lang w:val="sv-SE"/>
        </w:rPr>
        <w:t>specifier</w:t>
      </w:r>
      <w:proofErr w:type="spellEnd"/>
    </w:p>
    <w:p w14:paraId="0EF1126B" w14:textId="77777777" w:rsidR="00AC1BD0" w:rsidRDefault="00AC1BD0" w:rsidP="000B2D59">
      <w:pPr>
        <w:pStyle w:val="Liststycke"/>
        <w:numPr>
          <w:ilvl w:val="0"/>
          <w:numId w:val="119"/>
        </w:numPr>
        <w:rPr>
          <w:highlight w:val="white"/>
          <w:lang w:val="sv-SE"/>
        </w:rPr>
      </w:pPr>
      <w:proofErr w:type="spellStart"/>
      <w:r>
        <w:rPr>
          <w:highlight w:val="white"/>
          <w:lang w:val="sv-SE"/>
        </w:rPr>
        <w:t>E</w:t>
      </w:r>
      <w:r w:rsidR="002326EB">
        <w:rPr>
          <w:highlight w:val="white"/>
          <w:lang w:val="sv-SE"/>
        </w:rPr>
        <w:t>num</w:t>
      </w:r>
      <w:proofErr w:type="spellEnd"/>
      <w:r w:rsidR="002326EB">
        <w:rPr>
          <w:highlight w:val="white"/>
          <w:lang w:val="sv-SE"/>
        </w:rPr>
        <w:t xml:space="preserve"> </w:t>
      </w:r>
      <w:proofErr w:type="spellStart"/>
      <w:r w:rsidR="002326EB">
        <w:rPr>
          <w:highlight w:val="white"/>
          <w:lang w:val="sv-SE"/>
        </w:rPr>
        <w:t>specifier</w:t>
      </w:r>
      <w:proofErr w:type="spellEnd"/>
    </w:p>
    <w:p w14:paraId="5F1FE82D" w14:textId="241FDBBF" w:rsidR="000D572F" w:rsidRPr="00DB64C7" w:rsidRDefault="00AC1BD0" w:rsidP="000D572F">
      <w:pPr>
        <w:pStyle w:val="Liststycke"/>
        <w:numPr>
          <w:ilvl w:val="0"/>
          <w:numId w:val="119"/>
        </w:numPr>
        <w:rPr>
          <w:highlight w:val="white"/>
          <w:lang w:val="sv-SE"/>
        </w:rPr>
      </w:pPr>
      <w:proofErr w:type="spellStart"/>
      <w:r>
        <w:rPr>
          <w:highlight w:val="white"/>
          <w:lang w:val="sv-SE"/>
        </w:rPr>
        <w:t>T</w:t>
      </w:r>
      <w:r w:rsidR="002326EB">
        <w:rPr>
          <w:highlight w:val="white"/>
          <w:lang w:val="sv-SE"/>
        </w:rPr>
        <w:t>ypedef</w:t>
      </w:r>
      <w:proofErr w:type="spellEnd"/>
      <w:r w:rsidR="002326EB">
        <w:rPr>
          <w:highlight w:val="white"/>
          <w:lang w:val="sv-SE"/>
        </w:rPr>
        <w:t xml:space="preserve"> </w:t>
      </w:r>
      <w:proofErr w:type="spellStart"/>
      <w:r w:rsidR="002326EB">
        <w:rPr>
          <w:highlight w:val="white"/>
          <w:lang w:val="sv-SE"/>
        </w:rPr>
        <w:t>name</w:t>
      </w:r>
      <w:proofErr w:type="spellEnd"/>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proofErr w:type="spellStart"/>
      <w:r>
        <w:rPr>
          <w:highlight w:val="white"/>
          <w:lang w:val="sv-SE"/>
        </w:rPr>
        <w:t>MainParser.gppg</w:t>
      </w:r>
      <w:proofErr w:type="spellEnd"/>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w:t>
      </w:r>
      <w:proofErr w:type="spellStart"/>
      <w:r>
        <w:rPr>
          <w:highlight w:val="white"/>
          <w:lang w:val="sv-SE"/>
        </w:rPr>
        <w:t>adds</w:t>
      </w:r>
      <w:proofErr w:type="spellEnd"/>
      <w:r>
        <w:rPr>
          <w:highlight w:val="white"/>
          <w:lang w:val="sv-SE"/>
        </w:rPr>
        <w:t xml:space="preserve"> </w:t>
      </w:r>
      <w:r w:rsidR="00231CFF">
        <w:rPr>
          <w:highlight w:val="white"/>
          <w:lang w:val="sv-SE"/>
        </w:rPr>
        <w:t xml:space="preserve">the </w:t>
      </w:r>
      <w:proofErr w:type="spellStart"/>
      <w:r w:rsidR="00231CFF">
        <w:rPr>
          <w:highlight w:val="white"/>
          <w:lang w:val="sv-SE"/>
        </w:rPr>
        <w:t>struct</w:t>
      </w:r>
      <w:proofErr w:type="spellEnd"/>
      <w:r w:rsidR="00231CFF">
        <w:rPr>
          <w:highlight w:val="white"/>
          <w:lang w:val="sv-SE"/>
        </w:rPr>
        <w:t xml:space="preserve"> or union to the symbol table, </w:t>
      </w:r>
      <w:proofErr w:type="spellStart"/>
      <w:r w:rsidR="00231CFF">
        <w:rPr>
          <w:highlight w:val="white"/>
          <w:lang w:val="sv-SE"/>
        </w:rPr>
        <w:t>if</w:t>
      </w:r>
      <w:proofErr w:type="spellEnd"/>
      <w:r w:rsidR="00231CFF">
        <w:rPr>
          <w:highlight w:val="white"/>
          <w:lang w:val="sv-SE"/>
        </w:rPr>
        <w:t xml:space="preserve"> the </w:t>
      </w:r>
      <w:proofErr w:type="spellStart"/>
      <w:r w:rsidR="00231CFF">
        <w:rPr>
          <w:highlight w:val="white"/>
          <w:lang w:val="sv-SE"/>
        </w:rPr>
        <w:t>optional</w:t>
      </w:r>
      <w:proofErr w:type="spellEnd"/>
      <w:r w:rsidR="00231CFF">
        <w:rPr>
          <w:highlight w:val="white"/>
          <w:lang w:val="sv-SE"/>
        </w:rPr>
        <w:t xml:space="preserve"> </w:t>
      </w:r>
      <w:proofErr w:type="spellStart"/>
      <w:r w:rsidR="00231CFF">
        <w:rPr>
          <w:highlight w:val="white"/>
          <w:lang w:val="sv-SE"/>
        </w:rPr>
        <w:t>name</w:t>
      </w:r>
      <w:proofErr w:type="spellEnd"/>
      <w:r w:rsidR="00231CFF">
        <w:rPr>
          <w:highlight w:val="white"/>
          <w:lang w:val="sv-SE"/>
        </w:rPr>
        <w:t xml:space="preserve"> </w:t>
      </w:r>
      <w:proofErr w:type="gramStart"/>
      <w:r w:rsidR="00231CFF">
        <w:rPr>
          <w:highlight w:val="white"/>
          <w:lang w:val="sv-SE"/>
        </w:rPr>
        <w:t>is not</w:t>
      </w:r>
      <w:proofErr w:type="gramEnd"/>
      <w:r w:rsidR="00231CFF">
        <w:rPr>
          <w:highlight w:val="white"/>
          <w:lang w:val="sv-SE"/>
        </w:rPr>
        <w:t xml:space="preserve"> </w:t>
      </w:r>
      <w:proofErr w:type="spellStart"/>
      <w:r w:rsidR="00231CFF">
        <w:rPr>
          <w:highlight w:val="white"/>
          <w:lang w:val="sv-SE"/>
        </w:rPr>
        <w:t>null</w:t>
      </w:r>
      <w:proofErr w:type="spellEnd"/>
      <w:r w:rsidR="00231CFF">
        <w:rPr>
          <w:highlight w:val="white"/>
          <w:lang w:val="sv-SE"/>
        </w:rPr>
        <w:t>.</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 xml:space="preserve">The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add</w:t>
      </w:r>
      <w:proofErr w:type="spellEnd"/>
      <w:r>
        <w:rPr>
          <w:highlight w:val="white"/>
          <w:lang w:val="sv-SE"/>
        </w:rPr>
        <w:t xml:space="preserve"> the </w:t>
      </w:r>
      <w:proofErr w:type="spellStart"/>
      <w:r>
        <w:rPr>
          <w:highlight w:val="white"/>
          <w:lang w:val="sv-SE"/>
        </w:rPr>
        <w:t>member</w:t>
      </w:r>
      <w:r w:rsidR="004A2083">
        <w:rPr>
          <w:highlight w:val="white"/>
          <w:lang w:val="sv-SE"/>
        </w:rPr>
        <w:t>s</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Pr>
          <w:highlight w:val="white"/>
          <w:lang w:val="sv-SE"/>
        </w:rPr>
        <w:t>struct</w:t>
      </w:r>
      <w:proofErr w:type="spellEnd"/>
      <w:r>
        <w:rPr>
          <w:highlight w:val="white"/>
          <w:lang w:val="sv-SE"/>
        </w:rPr>
        <w:t xml:space="preserve"> or union to</w:t>
      </w:r>
      <w:r w:rsidR="004A2083">
        <w:rPr>
          <w:highlight w:val="white"/>
          <w:lang w:val="sv-SE"/>
        </w:rPr>
        <w:t xml:space="preserve"> </w:t>
      </w:r>
      <w:r w:rsidR="006B7022">
        <w:rPr>
          <w:highlight w:val="white"/>
          <w:lang w:val="sv-SE"/>
        </w:rPr>
        <w:t xml:space="preserve">the </w:t>
      </w:r>
      <w:proofErr w:type="spellStart"/>
      <w:r w:rsidR="006B7022">
        <w:rPr>
          <w:highlight w:val="white"/>
          <w:lang w:val="sv-SE"/>
        </w:rPr>
        <w:t>current</w:t>
      </w:r>
      <w:proofErr w:type="spellEnd"/>
      <w:r w:rsidR="006B7022">
        <w:rPr>
          <w:highlight w:val="white"/>
          <w:lang w:val="sv-SE"/>
        </w:rPr>
        <w:t xml:space="preserve">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w:t>
      </w:r>
      <w:proofErr w:type="spellStart"/>
      <w:r>
        <w:rPr>
          <w:highlight w:val="white"/>
          <w:lang w:val="sv-SE"/>
        </w:rPr>
        <w:t>adds</w:t>
      </w:r>
      <w:proofErr w:type="spellEnd"/>
      <w:r>
        <w:rPr>
          <w:highlight w:val="white"/>
          <w:lang w:val="sv-SE"/>
        </w:rPr>
        <w:t xml:space="preserve"> the </w:t>
      </w:r>
      <w:proofErr w:type="spellStart"/>
      <w:r w:rsidR="008C46E9">
        <w:rPr>
          <w:highlight w:val="white"/>
          <w:lang w:val="sv-SE"/>
        </w:rPr>
        <w:t>member</w:t>
      </w:r>
      <w:proofErr w:type="spellEnd"/>
      <w:r w:rsidR="008C46E9">
        <w:rPr>
          <w:highlight w:val="white"/>
          <w:lang w:val="sv-SE"/>
        </w:rPr>
        <w:t xml:space="preserve"> </w:t>
      </w:r>
      <w:proofErr w:type="spellStart"/>
      <w:r w:rsidR="008C46E9">
        <w:rPr>
          <w:highlight w:val="white"/>
          <w:lang w:val="sv-SE"/>
        </w:rPr>
        <w:t>map</w:t>
      </w:r>
      <w:proofErr w:type="spellEnd"/>
      <w:r w:rsidR="008C46E9">
        <w:rPr>
          <w:highlight w:val="white"/>
          <w:lang w:val="sv-SE"/>
        </w:rPr>
        <w:t xml:space="preserve"> </w:t>
      </w:r>
      <w:proofErr w:type="spellStart"/>
      <w:r w:rsidR="008C46E9">
        <w:rPr>
          <w:highlight w:val="white"/>
          <w:lang w:val="sv-SE"/>
        </w:rPr>
        <w:t>of</w:t>
      </w:r>
      <w:proofErr w:type="spellEnd"/>
      <w:r w:rsidR="008C46E9">
        <w:rPr>
          <w:highlight w:val="white"/>
          <w:lang w:val="sv-SE"/>
        </w:rPr>
        <w:t xml:space="preserve"> the </w:t>
      </w:r>
      <w:proofErr w:type="spellStart"/>
      <w:r w:rsidR="008C46E9">
        <w:rPr>
          <w:highlight w:val="white"/>
          <w:lang w:val="sv-SE"/>
        </w:rPr>
        <w:t>struct</w:t>
      </w:r>
      <w:proofErr w:type="spellEnd"/>
      <w:r w:rsidR="008C46E9">
        <w:rPr>
          <w:highlight w:val="white"/>
          <w:lang w:val="sv-SE"/>
        </w:rPr>
        <w:t xml:space="preserve"> or union to the </w:t>
      </w:r>
      <w:r>
        <w:rPr>
          <w:highlight w:val="white"/>
          <w:lang w:val="sv-SE"/>
        </w:rPr>
        <w:t xml:space="preserve">symbol table, </w:t>
      </w:r>
      <w:proofErr w:type="spellStart"/>
      <w:r>
        <w:rPr>
          <w:highlight w:val="white"/>
          <w:lang w:val="sv-SE"/>
        </w:rPr>
        <w:t>if</w:t>
      </w:r>
      <w:proofErr w:type="spellEnd"/>
      <w:r>
        <w:rPr>
          <w:highlight w:val="white"/>
          <w:lang w:val="sv-SE"/>
        </w:rPr>
        <w:t xml:space="preserve"> the </w:t>
      </w:r>
      <w:proofErr w:type="spellStart"/>
      <w:r>
        <w:rPr>
          <w:highlight w:val="white"/>
          <w:lang w:val="sv-SE"/>
        </w:rPr>
        <w:t>optional</w:t>
      </w:r>
      <w:proofErr w:type="spellEnd"/>
      <w:r>
        <w:rPr>
          <w:highlight w:val="white"/>
          <w:lang w:val="sv-SE"/>
        </w:rPr>
        <w:t xml:space="preserve"> </w:t>
      </w:r>
      <w:proofErr w:type="spellStart"/>
      <w:r>
        <w:rPr>
          <w:highlight w:val="white"/>
          <w:lang w:val="sv-SE"/>
        </w:rPr>
        <w:t>name</w:t>
      </w:r>
      <w:proofErr w:type="spellEnd"/>
      <w:r>
        <w:rPr>
          <w:highlight w:val="white"/>
          <w:lang w:val="sv-SE"/>
        </w:rPr>
        <w:t xml:space="preserve"> </w:t>
      </w:r>
      <w:proofErr w:type="gramStart"/>
      <w:r>
        <w:rPr>
          <w:highlight w:val="white"/>
          <w:lang w:val="sv-SE"/>
        </w:rPr>
        <w:t>is not</w:t>
      </w:r>
      <w:proofErr w:type="gramEnd"/>
      <w:r>
        <w:rPr>
          <w:highlight w:val="white"/>
          <w:lang w:val="sv-SE"/>
        </w:rPr>
        <w:t xml:space="preserve"> </w:t>
      </w:r>
      <w:proofErr w:type="spellStart"/>
      <w:r>
        <w:rPr>
          <w:highlight w:val="white"/>
          <w:lang w:val="sv-SE"/>
        </w:rPr>
        <w:t>null</w:t>
      </w:r>
      <w:proofErr w:type="spellEnd"/>
      <w:r>
        <w:rPr>
          <w:highlight w:val="white"/>
          <w:lang w:val="sv-SE"/>
        </w:rPr>
        <w:t>.</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struct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union </w:t>
      </w:r>
      <w:proofErr w:type="spellStart"/>
      <w:r>
        <w:rPr>
          <w:highlight w:val="white"/>
          <w:lang w:val="sv-SE"/>
        </w:rPr>
        <w:t>without</w:t>
      </w:r>
      <w:proofErr w:type="spellEnd"/>
      <w:r>
        <w:rPr>
          <w:highlight w:val="white"/>
          <w:lang w:val="sv-SE"/>
        </w:rPr>
        <w:t xml:space="preserve"> a </w:t>
      </w:r>
      <w:proofErr w:type="spellStart"/>
      <w:r>
        <w:rPr>
          <w:highlight w:val="white"/>
          <w:lang w:val="sv-SE"/>
        </w:rPr>
        <w:t>declaration</w:t>
      </w:r>
      <w:proofErr w:type="spellEnd"/>
      <w:r>
        <w:rPr>
          <w:highlight w:val="white"/>
          <w:lang w:val="sv-SE"/>
        </w:rPr>
        <w:t xml:space="preserve"> list, </w:t>
      </w:r>
      <w:proofErr w:type="spellStart"/>
      <w:r>
        <w:rPr>
          <w:highlight w:val="white"/>
          <w:lang w:val="sv-SE"/>
        </w:rPr>
        <w:t>we</w:t>
      </w:r>
      <w:proofErr w:type="spellEnd"/>
      <w:r>
        <w:rPr>
          <w:highlight w:val="white"/>
          <w:lang w:val="sv-SE"/>
        </w:rPr>
        <w:t xml:space="preserve"> look </w:t>
      </w:r>
      <w:proofErr w:type="spellStart"/>
      <w:r>
        <w:rPr>
          <w:highlight w:val="white"/>
          <w:lang w:val="sv-SE"/>
        </w:rPr>
        <w:t>up</w:t>
      </w:r>
      <w:proofErr w:type="spellEnd"/>
      <w:r>
        <w:rPr>
          <w:highlight w:val="white"/>
          <w:lang w:val="sv-SE"/>
        </w:rPr>
        <w:t xml:space="preserve"> the </w:t>
      </w:r>
      <w:proofErr w:type="spellStart"/>
      <w:r w:rsidR="009B01E8">
        <w:rPr>
          <w:highlight w:val="white"/>
          <w:lang w:val="sv-SE"/>
        </w:rPr>
        <w:t>name</w:t>
      </w:r>
      <w:proofErr w:type="spellEnd"/>
      <w:r w:rsidR="009B01E8">
        <w:rPr>
          <w:highlight w:val="white"/>
          <w:lang w:val="sv-SE"/>
        </w:rPr>
        <w:t>.</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w:t>
      </w:r>
      <w:proofErr w:type="spellStart"/>
      <w:r w:rsidR="005A61B1">
        <w:rPr>
          <w:highlight w:val="white"/>
          <w:lang w:val="sv-SE"/>
        </w:rPr>
        <w:t>adds</w:t>
      </w:r>
      <w:proofErr w:type="spellEnd"/>
      <w:r w:rsidR="005A61B1">
        <w:rPr>
          <w:highlight w:val="white"/>
          <w:lang w:val="sv-SE"/>
        </w:rPr>
        <w:t xml:space="preserve"> the </w:t>
      </w:r>
      <w:proofErr w:type="spellStart"/>
      <w:r w:rsidR="005A61B1">
        <w:rPr>
          <w:highlight w:val="white"/>
          <w:lang w:val="sv-SE"/>
        </w:rPr>
        <w:t>struct</w:t>
      </w:r>
      <w:proofErr w:type="spellEnd"/>
      <w:r w:rsidR="005A61B1">
        <w:rPr>
          <w:highlight w:val="white"/>
          <w:lang w:val="sv-SE"/>
        </w:rPr>
        <w:t xml:space="preserve"> or union to the tag </w:t>
      </w:r>
      <w:proofErr w:type="spellStart"/>
      <w:r w:rsidR="005A61B1">
        <w:rPr>
          <w:highlight w:val="white"/>
          <w:lang w:val="sv-SE"/>
        </w:rPr>
        <w:t>map</w:t>
      </w:r>
      <w:proofErr w:type="spellEnd"/>
      <w:r w:rsidR="005A61B1">
        <w:rPr>
          <w:highlight w:val="white"/>
          <w:lang w:val="sv-SE"/>
        </w:rPr>
        <w:t xml:space="preserve"> </w:t>
      </w:r>
      <w:proofErr w:type="spellStart"/>
      <w:r w:rsidR="005A61B1">
        <w:rPr>
          <w:highlight w:val="white"/>
          <w:lang w:val="sv-SE"/>
        </w:rPr>
        <w:t>if</w:t>
      </w:r>
      <w:proofErr w:type="spellEnd"/>
      <w:r w:rsidR="005A61B1">
        <w:rPr>
          <w:highlight w:val="white"/>
          <w:lang w:val="sv-SE"/>
        </w:rPr>
        <w:t xml:space="preserve"> the </w:t>
      </w:r>
      <w:proofErr w:type="spellStart"/>
      <w:r w:rsidR="005A61B1">
        <w:rPr>
          <w:highlight w:val="white"/>
          <w:lang w:val="sv-SE"/>
        </w:rPr>
        <w:t>optional</w:t>
      </w:r>
      <w:proofErr w:type="spellEnd"/>
      <w:r w:rsidR="005A61B1">
        <w:rPr>
          <w:highlight w:val="white"/>
          <w:lang w:val="sv-SE"/>
        </w:rPr>
        <w:t xml:space="preserve"> </w:t>
      </w:r>
      <w:proofErr w:type="spellStart"/>
      <w:r w:rsidR="005A61B1">
        <w:rPr>
          <w:highlight w:val="white"/>
          <w:lang w:val="sv-SE"/>
        </w:rPr>
        <w:t>name</w:t>
      </w:r>
      <w:proofErr w:type="spellEnd"/>
      <w:r w:rsidR="005A61B1">
        <w:rPr>
          <w:highlight w:val="white"/>
          <w:lang w:val="sv-SE"/>
        </w:rPr>
        <w:t xml:space="preserve"> </w:t>
      </w:r>
      <w:proofErr w:type="gramStart"/>
      <w:r w:rsidR="005A61B1">
        <w:rPr>
          <w:highlight w:val="white"/>
          <w:lang w:val="sv-SE"/>
        </w:rPr>
        <w:t>is not</w:t>
      </w:r>
      <w:proofErr w:type="gramEnd"/>
      <w:r w:rsidR="005A61B1">
        <w:rPr>
          <w:highlight w:val="white"/>
          <w:lang w:val="sv-SE"/>
        </w:rPr>
        <w:t xml:space="preserve"> </w:t>
      </w:r>
      <w:proofErr w:type="spellStart"/>
      <w:r w:rsidR="005A61B1">
        <w:rPr>
          <w:highlight w:val="white"/>
          <w:lang w:val="sv-SE"/>
        </w:rPr>
        <w:t>null</w:t>
      </w:r>
      <w:proofErr w:type="spellEnd"/>
      <w:r w:rsidR="005A61B1">
        <w:rPr>
          <w:highlight w:val="white"/>
          <w:lang w:val="sv-SE"/>
        </w:rPr>
        <w:t>.</w:t>
      </w:r>
      <w:r w:rsidR="00D01EAE">
        <w:rPr>
          <w:highlight w:val="white"/>
          <w:lang w:val="sv-SE"/>
        </w:rPr>
        <w:t xml:space="preserve"> </w:t>
      </w:r>
      <w:proofErr w:type="spellStart"/>
      <w:r w:rsidR="00E23F10">
        <w:rPr>
          <w:highlight w:val="white"/>
          <w:lang w:val="sv-SE"/>
        </w:rPr>
        <w:t>We</w:t>
      </w:r>
      <w:proofErr w:type="spellEnd"/>
      <w:r w:rsidR="00E23F10">
        <w:rPr>
          <w:highlight w:val="white"/>
          <w:lang w:val="sv-SE"/>
        </w:rPr>
        <w:t xml:space="preserve"> </w:t>
      </w:r>
      <w:proofErr w:type="spellStart"/>
      <w:r w:rsidR="00E23F10">
        <w:rPr>
          <w:highlight w:val="white"/>
          <w:lang w:val="sv-SE"/>
        </w:rPr>
        <w:t>need</w:t>
      </w:r>
      <w:proofErr w:type="spellEnd"/>
      <w:r w:rsidR="00E23F10">
        <w:rPr>
          <w:highlight w:val="white"/>
          <w:lang w:val="sv-SE"/>
        </w:rPr>
        <w:t xml:space="preserve"> to do </w:t>
      </w:r>
      <w:proofErr w:type="spellStart"/>
      <w:r w:rsidR="00E23F10">
        <w:rPr>
          <w:highlight w:val="white"/>
          <w:lang w:val="sv-SE"/>
        </w:rPr>
        <w:t>this</w:t>
      </w:r>
      <w:proofErr w:type="spellEnd"/>
      <w:r w:rsidR="00E23F10">
        <w:rPr>
          <w:highlight w:val="white"/>
          <w:lang w:val="sv-SE"/>
        </w:rPr>
        <w:t xml:space="preserve"> in order for </w:t>
      </w:r>
      <w:proofErr w:type="spellStart"/>
      <w:r w:rsidR="00E23F10">
        <w:rPr>
          <w:highlight w:val="white"/>
          <w:lang w:val="sv-SE"/>
        </w:rPr>
        <w:t>recursive</w:t>
      </w:r>
      <w:proofErr w:type="spellEnd"/>
      <w:r w:rsidR="00E23F10">
        <w:rPr>
          <w:highlight w:val="white"/>
          <w:lang w:val="sv-SE"/>
        </w:rPr>
        <w:t xml:space="preserve"> pointers to </w:t>
      </w:r>
      <w:proofErr w:type="spellStart"/>
      <w:r w:rsidR="00E23F10">
        <w:rPr>
          <w:highlight w:val="white"/>
          <w:lang w:val="sv-SE"/>
        </w:rPr>
        <w:t>work</w:t>
      </w:r>
      <w:proofErr w:type="spellEnd"/>
      <w:r w:rsidR="00E23F10">
        <w:rPr>
          <w:highlight w:val="white"/>
          <w:lang w:val="sv-SE"/>
        </w:rPr>
        <w:t xml:space="preserve">. For </w:t>
      </w:r>
      <w:proofErr w:type="spellStart"/>
      <w:r w:rsidR="00E23F10">
        <w:rPr>
          <w:highlight w:val="white"/>
          <w:lang w:val="sv-SE"/>
        </w:rPr>
        <w:t>instance</w:t>
      </w:r>
      <w:proofErr w:type="spellEnd"/>
      <w:r w:rsidR="00E23F10">
        <w:rPr>
          <w:highlight w:val="white"/>
          <w:lang w:val="sv-SE"/>
        </w:rPr>
        <w:t>:</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 xml:space="preserve">If </w:t>
      </w:r>
      <w:proofErr w:type="spellStart"/>
      <w:r>
        <w:rPr>
          <w:highlight w:val="white"/>
          <w:lang w:val="sv-SE"/>
        </w:rPr>
        <w:t>we</w:t>
      </w:r>
      <w:proofErr w:type="spellEnd"/>
      <w:r>
        <w:rPr>
          <w:highlight w:val="white"/>
          <w:lang w:val="sv-SE"/>
        </w:rPr>
        <w:t xml:space="preserve"> do not </w:t>
      </w:r>
      <w:proofErr w:type="spellStart"/>
      <w:r>
        <w:rPr>
          <w:highlight w:val="white"/>
          <w:lang w:val="sv-SE"/>
        </w:rPr>
        <w:t>perf</w:t>
      </w:r>
      <w:r w:rsidR="00697CCB">
        <w:rPr>
          <w:highlight w:val="white"/>
          <w:lang w:val="sv-SE"/>
        </w:rPr>
        <w:t>orm</w:t>
      </w:r>
      <w:proofErr w:type="spellEnd"/>
      <w:r>
        <w:rPr>
          <w:highlight w:val="white"/>
          <w:lang w:val="sv-SE"/>
        </w:rPr>
        <w:t xml:space="preserve"> </w:t>
      </w:r>
      <w:proofErr w:type="spellStart"/>
      <w:r>
        <w:rPr>
          <w:highlight w:val="white"/>
          <w:lang w:val="sv-SE"/>
        </w:rPr>
        <w:t>this</w:t>
      </w:r>
      <w:proofErr w:type="spellEnd"/>
      <w:r>
        <w:rPr>
          <w:highlight w:val="white"/>
          <w:lang w:val="sv-SE"/>
        </w:rPr>
        <w:t xml:space="preserve"> action, </w:t>
      </w:r>
      <w:proofErr w:type="spellStart"/>
      <w:r>
        <w:rPr>
          <w:highlight w:val="white"/>
          <w:lang w:val="sv-SE"/>
        </w:rPr>
        <w:t>there</w:t>
      </w:r>
      <w:proofErr w:type="spellEnd"/>
      <w:r>
        <w:rPr>
          <w:highlight w:val="white"/>
          <w:lang w:val="sv-SE"/>
        </w:rPr>
        <w:t xml:space="preserve"> is a risk </w:t>
      </w:r>
      <w:proofErr w:type="spellStart"/>
      <w:r>
        <w:rPr>
          <w:highlight w:val="white"/>
          <w:lang w:val="sv-SE"/>
        </w:rPr>
        <w:t>that</w:t>
      </w:r>
      <w:proofErr w:type="spellEnd"/>
      <w:r>
        <w:rPr>
          <w:highlight w:val="white"/>
          <w:lang w:val="sv-SE"/>
        </w:rPr>
        <w:t xml:space="preserve"> </w:t>
      </w:r>
      <w:proofErr w:type="spellStart"/>
      <w:r>
        <w:rPr>
          <w:highlight w:val="white"/>
          <w:lang w:val="sv-SE"/>
        </w:rPr>
        <w:t>next</w:t>
      </w:r>
      <w:proofErr w:type="spellEnd"/>
      <w:r>
        <w:rPr>
          <w:highlight w:val="white"/>
          <w:lang w:val="sv-SE"/>
        </w:rPr>
        <w:t xml:space="preserve"> in the </w:t>
      </w:r>
      <w:proofErr w:type="spellStart"/>
      <w:r>
        <w:rPr>
          <w:highlight w:val="white"/>
          <w:lang w:val="sv-SE"/>
        </w:rPr>
        <w:t>code</w:t>
      </w:r>
      <w:proofErr w:type="spellEnd"/>
      <w:r>
        <w:rPr>
          <w:highlight w:val="white"/>
          <w:lang w:val="sv-SE"/>
        </w:rPr>
        <w:t xml:space="preserve"> </w:t>
      </w:r>
      <w:proofErr w:type="spellStart"/>
      <w:r>
        <w:rPr>
          <w:highlight w:val="white"/>
          <w:lang w:val="sv-SE"/>
        </w:rPr>
        <w:t>above</w:t>
      </w:r>
      <w:proofErr w:type="spellEnd"/>
      <w:r>
        <w:rPr>
          <w:highlight w:val="white"/>
          <w:lang w:val="sv-SE"/>
        </w:rPr>
        <w:t xml:space="preserve"> </w:t>
      </w:r>
      <w:proofErr w:type="spellStart"/>
      <w:r>
        <w:rPr>
          <w:highlight w:val="white"/>
          <w:lang w:val="sv-SE"/>
        </w:rPr>
        <w:t>will</w:t>
      </w:r>
      <w:proofErr w:type="spellEnd"/>
      <w:r>
        <w:rPr>
          <w:highlight w:val="white"/>
          <w:lang w:val="sv-SE"/>
        </w:rPr>
        <w:t xml:space="preserve"> </w:t>
      </w:r>
      <w:proofErr w:type="spellStart"/>
      <w:r>
        <w:rPr>
          <w:highlight w:val="white"/>
          <w:lang w:val="sv-SE"/>
        </w:rPr>
        <w:t>point</w:t>
      </w:r>
      <w:proofErr w:type="spellEnd"/>
      <w:r>
        <w:rPr>
          <w:highlight w:val="white"/>
          <w:lang w:val="sv-SE"/>
        </w:rPr>
        <w:t xml:space="preserve"> to </w:t>
      </w:r>
      <w:proofErr w:type="spellStart"/>
      <w:r>
        <w:rPr>
          <w:highlight w:val="white"/>
          <w:lang w:val="sv-SE"/>
        </w:rPr>
        <w:t>another</w:t>
      </w:r>
      <w:proofErr w:type="spellEnd"/>
      <w:r>
        <w:rPr>
          <w:highlight w:val="white"/>
          <w:lang w:val="sv-SE"/>
        </w:rPr>
        <w:t xml:space="preserve"> </w:t>
      </w:r>
      <w:proofErr w:type="spellStart"/>
      <w:r>
        <w:rPr>
          <w:highlight w:val="white"/>
          <w:lang w:val="sv-SE"/>
        </w:rPr>
        <w:t>struct</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the same </w:t>
      </w:r>
      <w:proofErr w:type="spellStart"/>
      <w:r>
        <w:rPr>
          <w:highlight w:val="white"/>
          <w:lang w:val="sv-SE"/>
        </w:rPr>
        <w:t>name</w:t>
      </w:r>
      <w:proofErr w:type="spellEnd"/>
      <w:r>
        <w:rPr>
          <w:highlight w:val="white"/>
          <w:lang w:val="sv-SE"/>
        </w:rPr>
        <w:t xml:space="preserve">, </w:t>
      </w:r>
      <w:proofErr w:type="spellStart"/>
      <w:r>
        <w:rPr>
          <w:highlight w:val="white"/>
          <w:lang w:val="sv-SE"/>
        </w:rPr>
        <w:t>defined</w:t>
      </w:r>
      <w:proofErr w:type="spellEnd"/>
      <w:r>
        <w:rPr>
          <w:highlight w:val="white"/>
          <w:lang w:val="sv-SE"/>
        </w:rPr>
        <w:t xml:space="preserve"> </w:t>
      </w:r>
      <w:r w:rsidR="009E4045">
        <w:rPr>
          <w:highlight w:val="white"/>
          <w:lang w:val="sv-SE"/>
        </w:rPr>
        <w:t xml:space="preserve">in a </w:t>
      </w:r>
      <w:proofErr w:type="spellStart"/>
      <w:r w:rsidR="009E4045">
        <w:rPr>
          <w:highlight w:val="white"/>
          <w:lang w:val="sv-SE"/>
        </w:rPr>
        <w:t>surronding</w:t>
      </w:r>
      <w:proofErr w:type="spellEnd"/>
      <w:r w:rsidR="009E4045">
        <w:rPr>
          <w:highlight w:val="white"/>
          <w:lang w:val="sv-SE"/>
        </w:rPr>
        <w:t xml:space="preserve"> block.</w:t>
      </w:r>
    </w:p>
    <w:p w14:paraId="767DD3CD" w14:textId="6A81A602" w:rsidR="00B700C2" w:rsidRDefault="00D43E0D" w:rsidP="00D43E0D">
      <w:pPr>
        <w:pStyle w:val="CodeHeader"/>
        <w:rPr>
          <w:highlight w:val="white"/>
        </w:rPr>
      </w:pPr>
      <w:proofErr w:type="spellStart"/>
      <w:r>
        <w:rPr>
          <w:highlight w:val="white"/>
        </w:rPr>
        <w:t>MiddleCodeGenerator.cs</w:t>
      </w:r>
      <w:proofErr w:type="spellEnd"/>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proofErr w:type="gramStart"/>
      <w:r>
        <w:rPr>
          <w:highlight w:val="white"/>
        </w:rPr>
        <w:t>A</w:t>
      </w:r>
      <w:proofErr w:type="gramEnd"/>
      <w:r>
        <w:rPr>
          <w:highlight w:val="white"/>
        </w:rPr>
        <w:t xml:space="preserve">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proofErr w:type="spellStart"/>
      <w:r>
        <w:rPr>
          <w:highlight w:val="white"/>
        </w:rPr>
        <w:t>MainParser.</w:t>
      </w:r>
      <w:r w:rsidR="00A85C92">
        <w:rPr>
          <w:highlight w:val="white"/>
        </w:rPr>
        <w:t>gppg</w:t>
      </w:r>
      <w:proofErr w:type="spellEnd"/>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Pr>
          <w:highlight w:val="white"/>
          <w:lang w:val="sv-SE"/>
        </w:rPr>
        <w:t>also</w:t>
      </w:r>
      <w:proofErr w:type="spellEnd"/>
      <w:r>
        <w:rPr>
          <w:highlight w:val="white"/>
          <w:lang w:val="sv-SE"/>
        </w:rPr>
        <w:t xml:space="preserve"> </w:t>
      </w:r>
      <w:proofErr w:type="spellStart"/>
      <w:r>
        <w:rPr>
          <w:highlight w:val="white"/>
          <w:lang w:val="sv-SE"/>
        </w:rPr>
        <w:t>hold</w:t>
      </w:r>
      <w:proofErr w:type="spellEnd"/>
      <w:r>
        <w:rPr>
          <w:highlight w:val="white"/>
          <w:lang w:val="sv-SE"/>
        </w:rPr>
        <w:t xml:space="preserve"> a </w:t>
      </w:r>
      <w:proofErr w:type="spellStart"/>
      <w:r>
        <w:rPr>
          <w:highlight w:val="white"/>
          <w:lang w:val="sv-SE"/>
        </w:rPr>
        <w:t>name</w:t>
      </w:r>
      <w:proofErr w:type="spellEnd"/>
      <w:r>
        <w:rPr>
          <w:highlight w:val="white"/>
          <w:lang w:val="sv-SE"/>
        </w:rPr>
        <w:t xml:space="preserve"> </w:t>
      </w:r>
      <w:proofErr w:type="spellStart"/>
      <w:r>
        <w:rPr>
          <w:highlight w:val="white"/>
          <w:lang w:val="sv-SE"/>
        </w:rPr>
        <w:t>without</w:t>
      </w:r>
      <w:proofErr w:type="spellEnd"/>
      <w:r>
        <w:rPr>
          <w:highlight w:val="white"/>
          <w:lang w:val="sv-SE"/>
        </w:rPr>
        <w:t xml:space="preserve"> a </w:t>
      </w:r>
      <w:r w:rsidR="006A3D35">
        <w:rPr>
          <w:highlight w:val="white"/>
          <w:lang w:val="sv-SE"/>
        </w:rPr>
        <w:t xml:space="preserve">enumeration item list. In </w:t>
      </w:r>
      <w:proofErr w:type="spellStart"/>
      <w:r w:rsidR="006A3D35">
        <w:rPr>
          <w:highlight w:val="white"/>
          <w:lang w:val="sv-SE"/>
        </w:rPr>
        <w:t>that</w:t>
      </w:r>
      <w:proofErr w:type="spellEnd"/>
      <w:r w:rsidR="006A3D35">
        <w:rPr>
          <w:highlight w:val="white"/>
          <w:lang w:val="sv-SE"/>
        </w:rPr>
        <w:t xml:space="preserve"> </w:t>
      </w:r>
      <w:proofErr w:type="spellStart"/>
      <w:r w:rsidR="006A3D35">
        <w:rPr>
          <w:highlight w:val="white"/>
          <w:lang w:val="sv-SE"/>
        </w:rPr>
        <w:t>case</w:t>
      </w:r>
      <w:proofErr w:type="spellEnd"/>
      <w:r w:rsidR="006A3D35">
        <w:rPr>
          <w:highlight w:val="white"/>
          <w:lang w:val="sv-SE"/>
        </w:rPr>
        <w:t xml:space="preserve">, </w:t>
      </w:r>
      <w:proofErr w:type="spellStart"/>
      <w:r w:rsidR="006A3D35">
        <w:rPr>
          <w:highlight w:val="white"/>
          <w:lang w:val="sv-SE"/>
        </w:rPr>
        <w:t>we</w:t>
      </w:r>
      <w:proofErr w:type="spellEnd"/>
      <w:r w:rsidR="006A3D35">
        <w:rPr>
          <w:highlight w:val="white"/>
          <w:lang w:val="sv-SE"/>
        </w:rPr>
        <w:t xml:space="preserve"> look </w:t>
      </w:r>
      <w:proofErr w:type="spellStart"/>
      <w:r w:rsidR="006A3D35">
        <w:rPr>
          <w:highlight w:val="white"/>
          <w:lang w:val="sv-SE"/>
        </w:rPr>
        <w:t>up</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and </w:t>
      </w:r>
      <w:proofErr w:type="spellStart"/>
      <w:r w:rsidR="006A3D35">
        <w:rPr>
          <w:highlight w:val="white"/>
          <w:lang w:val="sv-SE"/>
        </w:rPr>
        <w:t>returns</w:t>
      </w:r>
      <w:proofErr w:type="spellEnd"/>
      <w:r w:rsidR="006A3D35">
        <w:rPr>
          <w:highlight w:val="white"/>
          <w:lang w:val="sv-SE"/>
        </w:rPr>
        <w:t xml:space="preserve"> </w:t>
      </w:r>
      <w:proofErr w:type="spellStart"/>
      <w:r w:rsidR="006A3D35">
        <w:rPr>
          <w:highlight w:val="white"/>
          <w:lang w:val="sv-SE"/>
        </w:rPr>
        <w:t>its</w:t>
      </w:r>
      <w:proofErr w:type="spellEnd"/>
      <w:r w:rsidR="006A3D35">
        <w:rPr>
          <w:highlight w:val="white"/>
          <w:lang w:val="sv-SE"/>
        </w:rPr>
        <w:t xml:space="preserve"> </w:t>
      </w:r>
      <w:proofErr w:type="spellStart"/>
      <w:r w:rsidR="006A3D35">
        <w:rPr>
          <w:highlight w:val="white"/>
          <w:lang w:val="sv-SE"/>
        </w:rPr>
        <w:t>type</w:t>
      </w:r>
      <w:proofErr w:type="spellEnd"/>
      <w:r w:rsidR="006A3D35">
        <w:rPr>
          <w:highlight w:val="white"/>
          <w:lang w:val="sv-SE"/>
        </w:rPr>
        <w:t xml:space="preserve">. The </w:t>
      </w:r>
      <w:proofErr w:type="spellStart"/>
      <w:r w:rsidR="006A3D35">
        <w:rPr>
          <w:highlight w:val="white"/>
          <w:lang w:val="sv-SE"/>
        </w:rPr>
        <w:t>type</w:t>
      </w:r>
      <w:proofErr w:type="spellEnd"/>
      <w:r w:rsidR="006A3D35">
        <w:rPr>
          <w:highlight w:val="white"/>
          <w:lang w:val="sv-SE"/>
        </w:rPr>
        <w:t xml:space="preserve"> </w:t>
      </w:r>
      <w:proofErr w:type="spellStart"/>
      <w:r w:rsidR="006A3D35">
        <w:rPr>
          <w:highlight w:val="white"/>
          <w:lang w:val="sv-SE"/>
        </w:rPr>
        <w:t>will</w:t>
      </w:r>
      <w:proofErr w:type="spellEnd"/>
      <w:r w:rsidR="006A3D35">
        <w:rPr>
          <w:highlight w:val="white"/>
          <w:lang w:val="sv-SE"/>
        </w:rPr>
        <w:t xml:space="preserve"> </w:t>
      </w:r>
      <w:proofErr w:type="spellStart"/>
      <w:r w:rsidR="006A3D35">
        <w:rPr>
          <w:highlight w:val="white"/>
          <w:lang w:val="sv-SE"/>
        </w:rPr>
        <w:t>actually</w:t>
      </w:r>
      <w:proofErr w:type="spellEnd"/>
      <w:r w:rsidR="006A3D35">
        <w:rPr>
          <w:highlight w:val="white"/>
          <w:lang w:val="sv-SE"/>
        </w:rPr>
        <w:t xml:space="preserve"> be </w:t>
      </w:r>
      <w:proofErr w:type="spellStart"/>
      <w:r w:rsidR="006A3D35">
        <w:rPr>
          <w:highlight w:val="white"/>
          <w:lang w:val="sv-SE"/>
        </w:rPr>
        <w:t>constant</w:t>
      </w:r>
      <w:proofErr w:type="spellEnd"/>
      <w:r w:rsidR="006A3D35">
        <w:rPr>
          <w:highlight w:val="white"/>
          <w:lang w:val="sv-SE"/>
        </w:rPr>
        <w:t xml:space="preserve"> </w:t>
      </w:r>
      <w:proofErr w:type="spellStart"/>
      <w:r w:rsidR="006A3D35">
        <w:rPr>
          <w:highlight w:val="white"/>
          <w:lang w:val="sv-SE"/>
        </w:rPr>
        <w:t>signed</w:t>
      </w:r>
      <w:proofErr w:type="spellEnd"/>
      <w:r w:rsidR="006A3D35">
        <w:rPr>
          <w:highlight w:val="white"/>
          <w:lang w:val="sv-SE"/>
        </w:rPr>
        <w:t xml:space="preserve"> </w:t>
      </w:r>
      <w:proofErr w:type="spellStart"/>
      <w:r w:rsidR="006A3D35">
        <w:rPr>
          <w:highlight w:val="white"/>
          <w:lang w:val="sv-SE"/>
        </w:rPr>
        <w:t>integer</w:t>
      </w:r>
      <w:proofErr w:type="spellEnd"/>
      <w:r w:rsidR="006A3D35">
        <w:rPr>
          <w:highlight w:val="white"/>
          <w:lang w:val="sv-SE"/>
        </w:rPr>
        <w:t xml:space="preserve">. </w:t>
      </w:r>
      <w:proofErr w:type="spellStart"/>
      <w:r w:rsidR="006A3D35">
        <w:rPr>
          <w:highlight w:val="white"/>
          <w:lang w:val="sv-SE"/>
        </w:rPr>
        <w:t>However</w:t>
      </w:r>
      <w:proofErr w:type="spellEnd"/>
      <w:r w:rsidR="006A3D35">
        <w:rPr>
          <w:highlight w:val="white"/>
          <w:lang w:val="sv-SE"/>
        </w:rPr>
        <w:t xml:space="preserve">, the </w:t>
      </w:r>
      <w:proofErr w:type="spellStart"/>
      <w:r w:rsidR="006A3D35">
        <w:rPr>
          <w:highlight w:val="white"/>
          <w:lang w:val="sv-SE"/>
        </w:rPr>
        <w:t>name</w:t>
      </w:r>
      <w:proofErr w:type="spellEnd"/>
      <w:r w:rsidR="006A3D35">
        <w:rPr>
          <w:highlight w:val="white"/>
          <w:lang w:val="sv-SE"/>
        </w:rPr>
        <w:t xml:space="preserve"> </w:t>
      </w:r>
      <w:proofErr w:type="spellStart"/>
      <w:r w:rsidR="006A3D35">
        <w:rPr>
          <w:highlight w:val="white"/>
          <w:lang w:val="sv-SE"/>
        </w:rPr>
        <w:t>of</w:t>
      </w:r>
      <w:proofErr w:type="spellEnd"/>
      <w:r w:rsidR="006A3D35">
        <w:rPr>
          <w:highlight w:val="white"/>
          <w:lang w:val="sv-SE"/>
        </w:rPr>
        <w:t xml:space="preserve"> the </w:t>
      </w:r>
      <w:proofErr w:type="spellStart"/>
      <w:r w:rsidR="006A3D35">
        <w:rPr>
          <w:highlight w:val="white"/>
          <w:lang w:val="sv-SE"/>
        </w:rPr>
        <w:t>enumeraion</w:t>
      </w:r>
      <w:proofErr w:type="spellEnd"/>
      <w:r w:rsidR="006A3D35">
        <w:rPr>
          <w:highlight w:val="white"/>
          <w:lang w:val="sv-SE"/>
        </w:rPr>
        <w:t xml:space="preserve"> must </w:t>
      </w:r>
      <w:proofErr w:type="spellStart"/>
      <w:proofErr w:type="gramStart"/>
      <w:r w:rsidR="006A3D35">
        <w:rPr>
          <w:highlight w:val="white"/>
          <w:lang w:val="sv-SE"/>
        </w:rPr>
        <w:t>exist</w:t>
      </w:r>
      <w:proofErr w:type="spellEnd"/>
      <w:r w:rsidR="006A3D35">
        <w:rPr>
          <w:highlight w:val="white"/>
          <w:lang w:val="sv-SE"/>
        </w:rPr>
        <w:t>,;</w:t>
      </w:r>
      <w:proofErr w:type="gramEnd"/>
      <w:r w:rsidR="006A3D35">
        <w:rPr>
          <w:highlight w:val="white"/>
          <w:lang w:val="sv-SE"/>
        </w:rPr>
        <w:t xml:space="preserve"> </w:t>
      </w:r>
      <w:proofErr w:type="spellStart"/>
      <w:r w:rsidR="006A3D35">
        <w:rPr>
          <w:highlight w:val="white"/>
          <w:lang w:val="sv-SE"/>
        </w:rPr>
        <w:t>otherwise</w:t>
      </w:r>
      <w:proofErr w:type="spellEnd"/>
      <w:r w:rsidR="006A3D35">
        <w:rPr>
          <w:highlight w:val="white"/>
          <w:lang w:val="sv-SE"/>
        </w:rPr>
        <w:t xml:space="preserve">, a </w:t>
      </w:r>
      <w:proofErr w:type="spellStart"/>
      <w:r w:rsidR="006A3D35">
        <w:rPr>
          <w:highlight w:val="white"/>
          <w:lang w:val="sv-SE"/>
        </w:rPr>
        <w:t>error</w:t>
      </w:r>
      <w:proofErr w:type="spellEnd"/>
      <w:r w:rsidR="006A3D35">
        <w:rPr>
          <w:highlight w:val="white"/>
          <w:lang w:val="sv-SE"/>
        </w:rPr>
        <w:t xml:space="preserve"> is </w:t>
      </w:r>
      <w:proofErr w:type="spellStart"/>
      <w:r w:rsidR="006A3D35">
        <w:rPr>
          <w:highlight w:val="white"/>
          <w:lang w:val="sv-SE"/>
        </w:rPr>
        <w:t>reported</w:t>
      </w:r>
      <w:proofErr w:type="spellEnd"/>
      <w:r w:rsidR="006A3D35">
        <w:rPr>
          <w:highlight w:val="white"/>
          <w:lang w:val="sv-SE"/>
        </w:rPr>
        <w:t>.</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w:t>
      </w:r>
      <w:proofErr w:type="spellStart"/>
      <w:r>
        <w:rPr>
          <w:highlight w:val="white"/>
          <w:lang w:val="sv-SE"/>
        </w:rPr>
        <w:t>result</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w:t>
      </w:r>
      <w:r w:rsidRPr="00BB7891">
        <w:rPr>
          <w:rStyle w:val="KeyWord0"/>
          <w:highlight w:val="white"/>
        </w:rPr>
        <w:t>enum_list</w:t>
      </w:r>
      <w:r>
        <w:rPr>
          <w:highlight w:val="white"/>
          <w:lang w:val="sv-SE"/>
        </w:rPr>
        <w:t xml:space="preserve"> is a set holding the symbols </w:t>
      </w:r>
      <w:proofErr w:type="spellStart"/>
      <w:r>
        <w:rPr>
          <w:highlight w:val="white"/>
          <w:lang w:val="sv-SE"/>
        </w:rPr>
        <w:t>of</w:t>
      </w:r>
      <w:proofErr w:type="spellEnd"/>
      <w:r>
        <w:rPr>
          <w:highlight w:val="white"/>
          <w:lang w:val="sv-SE"/>
        </w:rPr>
        <w:t xml:space="preserve"> the enumeration </w:t>
      </w:r>
      <w:proofErr w:type="spellStart"/>
      <w:r>
        <w:rPr>
          <w:highlight w:val="white"/>
          <w:lang w:val="sv-SE"/>
        </w:rPr>
        <w:t>items</w:t>
      </w:r>
      <w:proofErr w:type="spellEnd"/>
      <w:r>
        <w:rPr>
          <w:highlight w:val="white"/>
          <w:lang w:val="sv-SE"/>
        </w:rPr>
        <w:t xml:space="preserve"> and a </w:t>
      </w:r>
      <w:proofErr w:type="spellStart"/>
      <w:r>
        <w:rPr>
          <w:highlight w:val="white"/>
          <w:lang w:val="sv-SE"/>
        </w:rPr>
        <w:t>boolean</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w:t>
      </w:r>
      <w:proofErr w:type="spellStart"/>
      <w:r>
        <w:rPr>
          <w:highlight w:val="white"/>
          <w:lang w:val="sv-SE"/>
        </w:rPr>
        <w:t>indicating</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the item </w:t>
      </w:r>
      <w:proofErr w:type="spellStart"/>
      <w:r>
        <w:rPr>
          <w:highlight w:val="white"/>
          <w:lang w:val="sv-SE"/>
        </w:rPr>
        <w:t>was</w:t>
      </w:r>
      <w:proofErr w:type="spellEnd"/>
      <w:r>
        <w:rPr>
          <w:highlight w:val="white"/>
          <w:lang w:val="sv-SE"/>
        </w:rPr>
        <w:t xml:space="preserve"> </w:t>
      </w:r>
      <w:proofErr w:type="spellStart"/>
      <w:r>
        <w:rPr>
          <w:highlight w:val="white"/>
          <w:lang w:val="sv-SE"/>
        </w:rPr>
        <w:t>explicitly</w:t>
      </w:r>
      <w:proofErr w:type="spellEnd"/>
      <w:r>
        <w:rPr>
          <w:highlight w:val="white"/>
          <w:lang w:val="sv-SE"/>
        </w:rPr>
        <w:t xml:space="preserve"> </w:t>
      </w:r>
      <w:proofErr w:type="spellStart"/>
      <w:r>
        <w:rPr>
          <w:highlight w:val="white"/>
          <w:lang w:val="sv-SE"/>
        </w:rPr>
        <w:t>assignd</w:t>
      </w:r>
      <w:proofErr w:type="spellEnd"/>
      <w:r>
        <w:rPr>
          <w:highlight w:val="white"/>
          <w:lang w:val="sv-SE"/>
        </w:rPr>
        <w:t>.</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proofErr w:type="spellStart"/>
      <w:r w:rsidR="004B1FA0">
        <w:rPr>
          <w:highlight w:val="white"/>
          <w:lang w:val="sv-SE"/>
        </w:rPr>
        <w:t>might</w:t>
      </w:r>
      <w:proofErr w:type="spellEnd"/>
      <w:r w:rsidR="004B1FA0">
        <w:rPr>
          <w:highlight w:val="white"/>
          <w:lang w:val="sv-SE"/>
        </w:rPr>
        <w:t xml:space="preserve"> be </w:t>
      </w:r>
      <w:proofErr w:type="spellStart"/>
      <w:r w:rsidR="004B1FA0">
        <w:rPr>
          <w:highlight w:val="white"/>
          <w:lang w:val="sv-SE"/>
        </w:rPr>
        <w:t>assigned</w:t>
      </w:r>
      <w:proofErr w:type="spellEnd"/>
      <w:r w:rsidR="004B1FA0">
        <w:rPr>
          <w:highlight w:val="white"/>
          <w:lang w:val="sv-SE"/>
        </w:rPr>
        <w:t xml:space="preserve"> a </w:t>
      </w:r>
      <w:proofErr w:type="spellStart"/>
      <w:r w:rsidR="004B1FA0">
        <w:rPr>
          <w:highlight w:val="white"/>
          <w:lang w:val="sv-SE"/>
        </w:rPr>
        <w:t>value</w:t>
      </w:r>
      <w:proofErr w:type="spellEnd"/>
      <w:r w:rsidR="004B1FA0">
        <w:rPr>
          <w:highlight w:val="white"/>
          <w:lang w:val="sv-SE"/>
        </w:rPr>
        <w:t>.</w:t>
      </w:r>
      <w:r w:rsidR="008520EB">
        <w:rPr>
          <w:highlight w:val="white"/>
          <w:lang w:val="sv-SE"/>
        </w:rPr>
        <w:t xml:space="preserve"> </w:t>
      </w:r>
      <w:proofErr w:type="spellStart"/>
      <w:r w:rsidR="008520EB">
        <w:rPr>
          <w:highlight w:val="white"/>
          <w:lang w:val="sv-SE"/>
        </w:rPr>
        <w:t>Otherwise</w:t>
      </w:r>
      <w:proofErr w:type="spellEnd"/>
      <w:r w:rsidR="008520EB">
        <w:rPr>
          <w:highlight w:val="white"/>
          <w:lang w:val="sv-SE"/>
        </w:rPr>
        <w:t xml:space="preserve">, a </w:t>
      </w:r>
      <w:proofErr w:type="spellStart"/>
      <w:r w:rsidR="008520EB">
        <w:rPr>
          <w:highlight w:val="white"/>
          <w:lang w:val="sv-SE"/>
        </w:rPr>
        <w:t>values</w:t>
      </w:r>
      <w:proofErr w:type="spellEnd"/>
      <w:r w:rsidR="008520EB">
        <w:rPr>
          <w:highlight w:val="white"/>
          <w:lang w:val="sv-SE"/>
        </w:rPr>
        <w:t xml:space="preserve"> is </w:t>
      </w:r>
      <w:proofErr w:type="spellStart"/>
      <w:r w:rsidR="008520EB">
        <w:rPr>
          <w:highlight w:val="white"/>
          <w:lang w:val="sv-SE"/>
        </w:rPr>
        <w:t>implicitly</w:t>
      </w:r>
      <w:proofErr w:type="spellEnd"/>
      <w:r w:rsidR="008520EB">
        <w:rPr>
          <w:highlight w:val="white"/>
          <w:lang w:val="sv-SE"/>
        </w:rPr>
        <w:t xml:space="preserve"> </w:t>
      </w:r>
      <w:proofErr w:type="spellStart"/>
      <w:r w:rsidR="008520EB">
        <w:rPr>
          <w:highlight w:val="white"/>
          <w:lang w:val="sv-SE"/>
        </w:rPr>
        <w:t>assigned</w:t>
      </w:r>
      <w:proofErr w:type="spellEnd"/>
      <w:r w:rsidR="008520EB">
        <w:rPr>
          <w:highlight w:val="white"/>
          <w:lang w:val="sv-SE"/>
        </w:rPr>
        <w:t>.</w:t>
      </w:r>
    </w:p>
    <w:p w14:paraId="60C1BB1D" w14:textId="77777777" w:rsidR="0099740C" w:rsidRDefault="0099740C" w:rsidP="0099740C">
      <w:pPr>
        <w:rPr>
          <w:highlight w:val="white"/>
          <w:lang w:val="sv-SE"/>
        </w:rPr>
      </w:pPr>
      <w:proofErr w:type="spellStart"/>
      <w:r>
        <w:rPr>
          <w:highlight w:val="white"/>
          <w:lang w:val="sv-SE"/>
        </w:rPr>
        <w:t>When</w:t>
      </w:r>
      <w:proofErr w:type="spellEnd"/>
      <w:r>
        <w:rPr>
          <w:highlight w:val="white"/>
          <w:lang w:val="sv-SE"/>
        </w:rPr>
        <w:t xml:space="preserve"> it </w:t>
      </w:r>
      <w:proofErr w:type="spellStart"/>
      <w:r>
        <w:rPr>
          <w:highlight w:val="white"/>
          <w:lang w:val="sv-SE"/>
        </w:rPr>
        <w:t>comes</w:t>
      </w:r>
      <w:proofErr w:type="spellEnd"/>
      <w:r>
        <w:rPr>
          <w:highlight w:val="white"/>
          <w:lang w:val="sv-SE"/>
        </w:rPr>
        <w:t xml:space="preserve"> to enumeration </w:t>
      </w:r>
      <w:proofErr w:type="spellStart"/>
      <w:r>
        <w:rPr>
          <w:highlight w:val="white"/>
          <w:lang w:val="sv-SE"/>
        </w:rPr>
        <w:t>we</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a </w:t>
      </w:r>
      <w:proofErr w:type="gramStart"/>
      <w:r>
        <w:rPr>
          <w:highlight w:val="white"/>
          <w:lang w:val="sv-SE"/>
        </w:rPr>
        <w:t>potential problem</w:t>
      </w:r>
      <w:proofErr w:type="gramEnd"/>
      <w:r>
        <w:rPr>
          <w:highlight w:val="white"/>
          <w:lang w:val="sv-SE"/>
        </w:rPr>
        <w:t xml:space="preserve">. </w:t>
      </w:r>
      <w:proofErr w:type="spellStart"/>
      <w:r>
        <w:rPr>
          <w:highlight w:val="white"/>
          <w:lang w:val="sv-SE"/>
        </w:rPr>
        <w:t>Each</w:t>
      </w:r>
      <w:proofErr w:type="spellEnd"/>
      <w:r>
        <w:rPr>
          <w:highlight w:val="white"/>
          <w:lang w:val="sv-SE"/>
        </w:rPr>
        <w:t xml:space="preserve"> enumeration item is </w:t>
      </w:r>
      <w:proofErr w:type="spellStart"/>
      <w:r>
        <w:rPr>
          <w:highlight w:val="white"/>
          <w:lang w:val="sv-SE"/>
        </w:rPr>
        <w:t>stored</w:t>
      </w:r>
      <w:proofErr w:type="spellEnd"/>
      <w:r>
        <w:rPr>
          <w:highlight w:val="white"/>
          <w:lang w:val="sv-SE"/>
        </w:rPr>
        <w:t xml:space="preserve"> in the symbol table as a </w:t>
      </w:r>
      <w:proofErr w:type="spellStart"/>
      <w:r>
        <w:rPr>
          <w:highlight w:val="white"/>
          <w:lang w:val="sv-SE"/>
        </w:rPr>
        <w:t>signed</w:t>
      </w:r>
      <w:proofErr w:type="spellEnd"/>
      <w:r>
        <w:rPr>
          <w:highlight w:val="white"/>
          <w:lang w:val="sv-SE"/>
        </w:rPr>
        <w:t xml:space="preserve"> </w:t>
      </w:r>
      <w:proofErr w:type="spellStart"/>
      <w:r>
        <w:rPr>
          <w:highlight w:val="white"/>
          <w:lang w:val="sv-SE"/>
        </w:rPr>
        <w:t>integer</w:t>
      </w:r>
      <w:proofErr w:type="spellEnd"/>
      <w:r>
        <w:rPr>
          <w:highlight w:val="white"/>
          <w:lang w:val="sv-SE"/>
        </w:rPr>
        <w:t xml:space="preserve"> </w:t>
      </w:r>
      <w:proofErr w:type="spellStart"/>
      <w:r>
        <w:rPr>
          <w:highlight w:val="white"/>
          <w:lang w:val="sv-SE"/>
        </w:rPr>
        <w:t>with</w:t>
      </w:r>
      <w:proofErr w:type="spellEnd"/>
      <w:r>
        <w:rPr>
          <w:highlight w:val="white"/>
          <w:lang w:val="sv-SE"/>
        </w:rPr>
        <w:t xml:space="preserve"> a </w:t>
      </w:r>
      <w:proofErr w:type="spellStart"/>
      <w:r>
        <w:rPr>
          <w:highlight w:val="white"/>
          <w:lang w:val="sv-SE"/>
        </w:rPr>
        <w:t>value</w:t>
      </w:r>
      <w:proofErr w:type="spellEnd"/>
      <w:r>
        <w:rPr>
          <w:highlight w:val="white"/>
          <w:lang w:val="sv-SE"/>
        </w:rPr>
        <w:t xml:space="preserve">. The </w:t>
      </w:r>
      <w:proofErr w:type="spellStart"/>
      <w:r>
        <w:rPr>
          <w:highlight w:val="white"/>
          <w:lang w:val="sv-SE"/>
        </w:rPr>
        <w:t>value</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be </w:t>
      </w:r>
      <w:proofErr w:type="spellStart"/>
      <w:r>
        <w:rPr>
          <w:highlight w:val="white"/>
          <w:lang w:val="sv-SE"/>
        </w:rPr>
        <w:t>assigned</w:t>
      </w:r>
      <w:proofErr w:type="spellEnd"/>
      <w:r>
        <w:rPr>
          <w:highlight w:val="white"/>
          <w:lang w:val="sv-SE"/>
        </w:rPr>
        <w:t xml:space="preserve"> or given </w:t>
      </w:r>
      <w:proofErr w:type="spellStart"/>
      <w:r>
        <w:rPr>
          <w:highlight w:val="white"/>
          <w:lang w:val="sv-SE"/>
        </w:rPr>
        <w:t>implicity</w:t>
      </w:r>
      <w:proofErr w:type="spellEnd"/>
      <w:r>
        <w:rPr>
          <w:highlight w:val="white"/>
          <w:lang w:val="sv-SE"/>
        </w:rPr>
        <w:t xml:space="preserve">. If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enumeration is extern, </w:t>
      </w:r>
      <w:proofErr w:type="spellStart"/>
      <w:r>
        <w:rPr>
          <w:highlight w:val="white"/>
          <w:lang w:val="sv-SE"/>
        </w:rPr>
        <w:t>we</w:t>
      </w:r>
      <w:proofErr w:type="spellEnd"/>
      <w:r>
        <w:rPr>
          <w:highlight w:val="white"/>
          <w:lang w:val="sv-SE"/>
        </w:rPr>
        <w:t xml:space="preserve"> </w:t>
      </w:r>
      <w:proofErr w:type="spellStart"/>
      <w:r>
        <w:rPr>
          <w:highlight w:val="white"/>
          <w:lang w:val="sv-SE"/>
        </w:rPr>
        <w:t>are</w:t>
      </w:r>
      <w:proofErr w:type="spellEnd"/>
      <w:r>
        <w:rPr>
          <w:highlight w:val="white"/>
          <w:lang w:val="sv-SE"/>
        </w:rPr>
        <w:t xml:space="preserve"> not </w:t>
      </w:r>
      <w:proofErr w:type="spellStart"/>
      <w:r>
        <w:rPr>
          <w:highlight w:val="white"/>
          <w:lang w:val="sv-SE"/>
        </w:rPr>
        <w:t>allowed</w:t>
      </w:r>
      <w:proofErr w:type="spellEnd"/>
      <w:r>
        <w:rPr>
          <w:highlight w:val="white"/>
          <w:lang w:val="sv-SE"/>
        </w:rPr>
        <w:t xml:space="preserve"> to </w:t>
      </w:r>
      <w:proofErr w:type="spellStart"/>
      <w:r>
        <w:rPr>
          <w:highlight w:val="white"/>
          <w:lang w:val="sv-SE"/>
        </w:rPr>
        <w:t>assigne</w:t>
      </w:r>
      <w:proofErr w:type="spellEnd"/>
      <w:r>
        <w:rPr>
          <w:highlight w:val="white"/>
          <w:lang w:val="sv-SE"/>
        </w:rPr>
        <w:t xml:space="preserve"> </w:t>
      </w:r>
      <w:proofErr w:type="spellStart"/>
      <w:r>
        <w:rPr>
          <w:highlight w:val="white"/>
          <w:lang w:val="sv-SE"/>
        </w:rPr>
        <w:t>values</w:t>
      </w:r>
      <w:proofErr w:type="spellEnd"/>
      <w:r>
        <w:rPr>
          <w:highlight w:val="white"/>
          <w:lang w:val="sv-SE"/>
        </w:rPr>
        <w:t xml:space="preserve"> to the enumeration </w:t>
      </w:r>
      <w:proofErr w:type="spellStart"/>
      <w:r>
        <w:rPr>
          <w:highlight w:val="white"/>
          <w:lang w:val="sv-SE"/>
        </w:rPr>
        <w:t>items</w:t>
      </w:r>
      <w:proofErr w:type="spellEnd"/>
      <w:r>
        <w:rPr>
          <w:highlight w:val="white"/>
          <w:lang w:val="sv-SE"/>
        </w:rPr>
        <w:t xml:space="preserve">. </w:t>
      </w:r>
      <w:proofErr w:type="spellStart"/>
      <w:r>
        <w:rPr>
          <w:highlight w:val="white"/>
          <w:lang w:val="sv-SE"/>
        </w:rPr>
        <w:t>However</w:t>
      </w:r>
      <w:proofErr w:type="spellEnd"/>
      <w:r>
        <w:rPr>
          <w:highlight w:val="white"/>
          <w:lang w:val="sv-SE"/>
        </w:rPr>
        <w:t xml:space="preserve">, it is in C </w:t>
      </w:r>
      <w:proofErr w:type="spellStart"/>
      <w:r>
        <w:rPr>
          <w:highlight w:val="white"/>
          <w:lang w:val="sv-SE"/>
        </w:rPr>
        <w:t>allowed</w:t>
      </w:r>
      <w:proofErr w:type="spellEnd"/>
      <w:r>
        <w:rPr>
          <w:highlight w:val="white"/>
          <w:lang w:val="sv-SE"/>
        </w:rPr>
        <w:t xml:space="preserve"> to </w:t>
      </w:r>
      <w:proofErr w:type="spellStart"/>
      <w:r>
        <w:rPr>
          <w:highlight w:val="white"/>
          <w:lang w:val="sv-SE"/>
        </w:rPr>
        <w:t>state</w:t>
      </w:r>
      <w:proofErr w:type="spellEnd"/>
      <w:r>
        <w:rPr>
          <w:highlight w:val="white"/>
          <w:lang w:val="sv-SE"/>
        </w:rPr>
        <w:t xml:space="preserve"> the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in </w:t>
      </w:r>
      <w:proofErr w:type="spellStart"/>
      <w:r>
        <w:rPr>
          <w:highlight w:val="white"/>
          <w:lang w:val="sv-SE"/>
        </w:rPr>
        <w:t>arbitary</w:t>
      </w:r>
      <w:proofErr w:type="spellEnd"/>
      <w:r>
        <w:rPr>
          <w:highlight w:val="white"/>
          <w:lang w:val="sv-SE"/>
        </w:rPr>
        <w:t xml:space="preserve"> order. For </w:t>
      </w:r>
      <w:proofErr w:type="spellStart"/>
      <w:r>
        <w:rPr>
          <w:highlight w:val="white"/>
          <w:lang w:val="sv-SE"/>
        </w:rPr>
        <w:t>instance</w:t>
      </w:r>
      <w:proofErr w:type="spellEnd"/>
      <w:r>
        <w:rPr>
          <w:highlight w:val="white"/>
          <w:lang w:val="sv-SE"/>
        </w:rPr>
        <w:t xml:space="preserve">, 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 xml:space="preserve">The </w:t>
      </w:r>
      <w:proofErr w:type="spellStart"/>
      <w:r>
        <w:rPr>
          <w:highlight w:val="white"/>
          <w:lang w:val="sv-SE"/>
        </w:rPr>
        <w:t>following</w:t>
      </w:r>
      <w:proofErr w:type="spellEnd"/>
      <w:r>
        <w:rPr>
          <w:highlight w:val="white"/>
          <w:lang w:val="sv-SE"/>
        </w:rPr>
        <w:t xml:space="preserve"> </w:t>
      </w:r>
      <w:proofErr w:type="spellStart"/>
      <w:r>
        <w:rPr>
          <w:highlight w:val="white"/>
          <w:lang w:val="sv-SE"/>
        </w:rPr>
        <w:t>declaration</w:t>
      </w:r>
      <w:proofErr w:type="spellEnd"/>
      <w:r>
        <w:rPr>
          <w:highlight w:val="white"/>
          <w:lang w:val="sv-SE"/>
        </w:rPr>
        <w:t xml:space="preserve">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 xml:space="preserve">The problem is </w:t>
      </w:r>
      <w:proofErr w:type="spellStart"/>
      <w:r>
        <w:rPr>
          <w:highlight w:val="white"/>
          <w:lang w:val="sv-SE"/>
        </w:rPr>
        <w:t>that</w:t>
      </w:r>
      <w:proofErr w:type="spellEnd"/>
      <w:r>
        <w:rPr>
          <w:highlight w:val="white"/>
          <w:lang w:val="sv-SE"/>
        </w:rPr>
        <w:t xml:space="preserve"> </w:t>
      </w:r>
      <w:proofErr w:type="spellStart"/>
      <w:r>
        <w:rPr>
          <w:highlight w:val="white"/>
          <w:lang w:val="sv-SE"/>
        </w:rPr>
        <w:t>when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parse</w:t>
      </w:r>
      <w:proofErr w:type="spellEnd"/>
      <w:r>
        <w:rPr>
          <w:highlight w:val="white"/>
          <w:lang w:val="sv-SE"/>
        </w:rPr>
        <w:t xml:space="preserve"> enumeration </w:t>
      </w:r>
      <w:proofErr w:type="spellStart"/>
      <w:r>
        <w:rPr>
          <w:highlight w:val="white"/>
          <w:lang w:val="sv-SE"/>
        </w:rPr>
        <w:t>declaration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might</w:t>
      </w:r>
      <w:proofErr w:type="spellEnd"/>
      <w:r>
        <w:rPr>
          <w:highlight w:val="white"/>
          <w:lang w:val="sv-SE"/>
        </w:rPr>
        <w:t xml:space="preserve"> not </w:t>
      </w:r>
      <w:proofErr w:type="spellStart"/>
      <w:r>
        <w:rPr>
          <w:highlight w:val="white"/>
          <w:lang w:val="sv-SE"/>
        </w:rPr>
        <w:t>yet</w:t>
      </w:r>
      <w:proofErr w:type="spellEnd"/>
      <w:r>
        <w:rPr>
          <w:highlight w:val="white"/>
          <w:lang w:val="sv-SE"/>
        </w:rPr>
        <w:t xml:space="preserve"> </w:t>
      </w:r>
      <w:proofErr w:type="spellStart"/>
      <w:r>
        <w:rPr>
          <w:highlight w:val="white"/>
          <w:lang w:val="sv-SE"/>
        </w:rPr>
        <w:t>know</w:t>
      </w:r>
      <w:proofErr w:type="spellEnd"/>
      <w:r>
        <w:rPr>
          <w:highlight w:val="white"/>
          <w:lang w:val="sv-SE"/>
        </w:rPr>
        <w:t xml:space="preserve"> </w:t>
      </w:r>
      <w:proofErr w:type="spellStart"/>
      <w:r>
        <w:rPr>
          <w:highlight w:val="white"/>
          <w:lang w:val="sv-SE"/>
        </w:rPr>
        <w:t>if</w:t>
      </w:r>
      <w:proofErr w:type="spellEnd"/>
      <w:r>
        <w:rPr>
          <w:highlight w:val="white"/>
          <w:lang w:val="sv-SE"/>
        </w:rPr>
        <w:t xml:space="preserve"> </w:t>
      </w:r>
      <w:proofErr w:type="spellStart"/>
      <w:r>
        <w:rPr>
          <w:highlight w:val="white"/>
          <w:lang w:val="sv-SE"/>
        </w:rPr>
        <w:t>its</w:t>
      </w:r>
      <w:proofErr w:type="spellEnd"/>
      <w:r>
        <w:rPr>
          <w:highlight w:val="white"/>
          <w:lang w:val="sv-SE"/>
        </w:rPr>
        <w:t xml:space="preserve"> </w:t>
      </w:r>
      <w:proofErr w:type="spellStart"/>
      <w:r>
        <w:rPr>
          <w:highlight w:val="white"/>
          <w:lang w:val="sv-SE"/>
        </w:rPr>
        <w:t>storage</w:t>
      </w:r>
      <w:proofErr w:type="spellEnd"/>
      <w:r>
        <w:rPr>
          <w:highlight w:val="white"/>
          <w:lang w:val="sv-SE"/>
        </w:rPr>
        <w:t xml:space="preserve"> is extern. </w:t>
      </w:r>
      <w:proofErr w:type="spellStart"/>
      <w:r>
        <w:rPr>
          <w:highlight w:val="white"/>
          <w:lang w:val="sv-SE"/>
        </w:rPr>
        <w:t>Therefore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must </w:t>
      </w:r>
      <w:proofErr w:type="spellStart"/>
      <w:r>
        <w:rPr>
          <w:highlight w:val="white"/>
          <w:lang w:val="sv-SE"/>
        </w:rPr>
        <w:t>also</w:t>
      </w:r>
      <w:proofErr w:type="spellEnd"/>
      <w:r>
        <w:rPr>
          <w:highlight w:val="white"/>
          <w:lang w:val="sv-SE"/>
        </w:rPr>
        <w:t xml:space="preserve"> store, for </w:t>
      </w:r>
      <w:proofErr w:type="spellStart"/>
      <w:r>
        <w:rPr>
          <w:highlight w:val="white"/>
          <w:lang w:val="sv-SE"/>
        </w:rPr>
        <w:t>each</w:t>
      </w:r>
      <w:proofErr w:type="spellEnd"/>
      <w:r>
        <w:rPr>
          <w:highlight w:val="white"/>
          <w:lang w:val="sv-SE"/>
        </w:rPr>
        <w:t xml:space="preserve"> item, </w:t>
      </w:r>
      <w:proofErr w:type="spellStart"/>
      <w:r>
        <w:rPr>
          <w:highlight w:val="white"/>
          <w:lang w:val="sv-SE"/>
        </w:rPr>
        <w:t>whether</w:t>
      </w:r>
      <w:proofErr w:type="spellEnd"/>
      <w:r>
        <w:rPr>
          <w:highlight w:val="white"/>
          <w:lang w:val="sv-SE"/>
        </w:rPr>
        <w:t xml:space="preserve"> it has </w:t>
      </w:r>
      <w:proofErr w:type="spellStart"/>
      <w:r>
        <w:rPr>
          <w:highlight w:val="white"/>
          <w:lang w:val="sv-SE"/>
        </w:rPr>
        <w:t>been</w:t>
      </w:r>
      <w:proofErr w:type="spellEnd"/>
      <w:r>
        <w:rPr>
          <w:highlight w:val="white"/>
          <w:lang w:val="sv-SE"/>
        </w:rPr>
        <w:t xml:space="preserve"> </w:t>
      </w:r>
      <w:proofErr w:type="spellStart"/>
      <w:r>
        <w:rPr>
          <w:highlight w:val="white"/>
          <w:lang w:val="sv-SE"/>
        </w:rPr>
        <w:t>explicity</w:t>
      </w:r>
      <w:proofErr w:type="spellEnd"/>
      <w:r>
        <w:rPr>
          <w:highlight w:val="white"/>
          <w:lang w:val="sv-SE"/>
        </w:rPr>
        <w:t xml:space="preserve"> </w:t>
      </w:r>
      <w:proofErr w:type="spellStart"/>
      <w:r>
        <w:rPr>
          <w:highlight w:val="white"/>
          <w:lang w:val="sv-SE"/>
        </w:rPr>
        <w:t>assigned</w:t>
      </w:r>
      <w:proofErr w:type="spellEnd"/>
      <w:r>
        <w:rPr>
          <w:highlight w:val="white"/>
          <w:lang w:val="sv-SE"/>
        </w:rPr>
        <w:t xml:space="preserve">. The handling </w:t>
      </w:r>
      <w:proofErr w:type="spellStart"/>
      <w:r>
        <w:rPr>
          <w:highlight w:val="white"/>
          <w:lang w:val="sv-SE"/>
        </w:rPr>
        <w:t>of</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is </w:t>
      </w:r>
      <w:proofErr w:type="spellStart"/>
      <w:r>
        <w:rPr>
          <w:highlight w:val="white"/>
          <w:lang w:val="sv-SE"/>
        </w:rPr>
        <w:t>maganed</w:t>
      </w:r>
      <w:proofErr w:type="spellEnd"/>
      <w:r>
        <w:rPr>
          <w:highlight w:val="white"/>
          <w:lang w:val="sv-SE"/>
        </w:rPr>
        <w:t xml:space="preserve"> by the </w:t>
      </w:r>
      <w:proofErr w:type="spellStart"/>
      <w:r>
        <w:rPr>
          <w:highlight w:val="white"/>
          <w:lang w:val="sv-SE"/>
        </w:rPr>
        <w:t>Specifier</w:t>
      </w:r>
      <w:proofErr w:type="spellEnd"/>
      <w:r>
        <w:rPr>
          <w:highlight w:val="white"/>
          <w:lang w:val="sv-SE"/>
        </w:rPr>
        <w:t xml:space="preserve"> </w:t>
      </w:r>
      <w:proofErr w:type="spellStart"/>
      <w:r>
        <w:rPr>
          <w:highlight w:val="white"/>
          <w:lang w:val="sv-SE"/>
        </w:rPr>
        <w:t>class</w:t>
      </w:r>
      <w:proofErr w:type="spellEnd"/>
      <w:r>
        <w:rPr>
          <w:highlight w:val="white"/>
          <w:lang w:val="sv-SE"/>
        </w:rPr>
        <w:t xml:space="preserve"> </w:t>
      </w:r>
      <w:proofErr w:type="spellStart"/>
      <w:r>
        <w:rPr>
          <w:highlight w:val="white"/>
          <w:lang w:val="sv-SE"/>
        </w:rPr>
        <w:t>after</w:t>
      </w:r>
      <w:proofErr w:type="spellEnd"/>
      <w:r>
        <w:rPr>
          <w:highlight w:val="white"/>
          <w:lang w:val="sv-SE"/>
        </w:rPr>
        <w:t xml:space="preserve"> all </w:t>
      </w:r>
      <w:proofErr w:type="spellStart"/>
      <w:r>
        <w:rPr>
          <w:highlight w:val="white"/>
          <w:lang w:val="sv-SE"/>
        </w:rPr>
        <w:t>declaration</w:t>
      </w:r>
      <w:proofErr w:type="spellEnd"/>
      <w:r>
        <w:rPr>
          <w:highlight w:val="white"/>
          <w:lang w:val="sv-SE"/>
        </w:rPr>
        <w:t xml:space="preserve"> </w:t>
      </w:r>
      <w:proofErr w:type="spellStart"/>
      <w:r>
        <w:rPr>
          <w:highlight w:val="white"/>
          <w:lang w:val="sv-SE"/>
        </w:rPr>
        <w:t>specifiers</w:t>
      </w:r>
      <w:proofErr w:type="spellEnd"/>
      <w:r>
        <w:rPr>
          <w:highlight w:val="white"/>
          <w:lang w:val="sv-SE"/>
        </w:rPr>
        <w:t xml:space="preserve"> </w:t>
      </w:r>
      <w:proofErr w:type="spellStart"/>
      <w:r>
        <w:rPr>
          <w:highlight w:val="white"/>
          <w:lang w:val="sv-SE"/>
        </w:rPr>
        <w:t>have</w:t>
      </w:r>
      <w:proofErr w:type="spellEnd"/>
      <w:r>
        <w:rPr>
          <w:highlight w:val="white"/>
          <w:lang w:val="sv-SE"/>
        </w:rPr>
        <w:t xml:space="preserve"> </w:t>
      </w:r>
      <w:proofErr w:type="spellStart"/>
      <w:r>
        <w:rPr>
          <w:highlight w:val="white"/>
          <w:lang w:val="sv-SE"/>
        </w:rPr>
        <w:t>been</w:t>
      </w:r>
      <w:proofErr w:type="spellEnd"/>
      <w:r>
        <w:rPr>
          <w:highlight w:val="white"/>
          <w:lang w:val="sv-SE"/>
        </w:rPr>
        <w:t xml:space="preserve"> </w:t>
      </w:r>
      <w:proofErr w:type="spellStart"/>
      <w:r>
        <w:rPr>
          <w:highlight w:val="white"/>
          <w:lang w:val="sv-SE"/>
        </w:rPr>
        <w:t>parsed</w:t>
      </w:r>
      <w:proofErr w:type="spellEnd"/>
      <w:r>
        <w:rPr>
          <w:highlight w:val="white"/>
          <w:lang w:val="sv-SE"/>
        </w:rPr>
        <w:t>.</w:t>
      </w:r>
      <w:r w:rsidR="007A5268">
        <w:rPr>
          <w:highlight w:val="white"/>
          <w:lang w:val="sv-SE"/>
        </w:rPr>
        <w:t xml:space="preserve"> The </w:t>
      </w:r>
      <w:proofErr w:type="spellStart"/>
      <w:r w:rsidR="007A5268">
        <w:rPr>
          <w:highlight w:val="white"/>
          <w:lang w:val="sv-SE"/>
        </w:rPr>
        <w:t>result</w:t>
      </w:r>
      <w:proofErr w:type="spellEnd"/>
      <w:r w:rsidR="007A5268">
        <w:rPr>
          <w:highlight w:val="white"/>
          <w:lang w:val="sv-SE"/>
        </w:rPr>
        <w:t xml:space="preserve"> is </w:t>
      </w:r>
      <w:proofErr w:type="spellStart"/>
      <w:r w:rsidR="007A5268">
        <w:rPr>
          <w:highlight w:val="white"/>
          <w:lang w:val="sv-SE"/>
        </w:rPr>
        <w:t>that</w:t>
      </w:r>
      <w:proofErr w:type="spellEnd"/>
      <w:r w:rsidR="007A5268">
        <w:rPr>
          <w:highlight w:val="white"/>
          <w:lang w:val="sv-SE"/>
        </w:rPr>
        <w:t xml:space="preserve"> for </w:t>
      </w:r>
      <w:proofErr w:type="spellStart"/>
      <w:r w:rsidR="007A5268">
        <w:rPr>
          <w:highlight w:val="white"/>
          <w:lang w:val="sv-SE"/>
        </w:rPr>
        <w:t>each</w:t>
      </w:r>
      <w:proofErr w:type="spellEnd"/>
      <w:r w:rsidR="007A5268">
        <w:rPr>
          <w:highlight w:val="white"/>
          <w:lang w:val="sv-SE"/>
        </w:rPr>
        <w:t xml:space="preserve"> item a p</w:t>
      </w:r>
      <w:r w:rsidR="00CA623C">
        <w:rPr>
          <w:highlight w:val="white"/>
          <w:lang w:val="sv-SE"/>
        </w:rPr>
        <w:t>a</w:t>
      </w:r>
      <w:r w:rsidR="007A5268">
        <w:rPr>
          <w:highlight w:val="white"/>
          <w:lang w:val="sv-SE"/>
        </w:rPr>
        <w:t xml:space="preserve">ir is </w:t>
      </w:r>
      <w:proofErr w:type="spellStart"/>
      <w:r w:rsidR="007A5268">
        <w:rPr>
          <w:highlight w:val="white"/>
          <w:lang w:val="sv-SE"/>
        </w:rPr>
        <w:t>returned</w:t>
      </w:r>
      <w:proofErr w:type="spellEnd"/>
      <w:r w:rsidR="007A5268">
        <w:rPr>
          <w:highlight w:val="white"/>
          <w:lang w:val="sv-SE"/>
        </w:rPr>
        <w:t xml:space="preserve">, holding the symbol </w:t>
      </w:r>
      <w:proofErr w:type="spellStart"/>
      <w:r w:rsidR="007A5268">
        <w:rPr>
          <w:highlight w:val="white"/>
          <w:lang w:val="sv-SE"/>
        </w:rPr>
        <w:t>of</w:t>
      </w:r>
      <w:proofErr w:type="spellEnd"/>
      <w:r w:rsidR="007A5268">
        <w:rPr>
          <w:highlight w:val="white"/>
          <w:lang w:val="sv-SE"/>
        </w:rPr>
        <w:t xml:space="preserve"> the item and a </w:t>
      </w:r>
      <w:proofErr w:type="spellStart"/>
      <w:r w:rsidR="007A5268">
        <w:rPr>
          <w:highlight w:val="white"/>
          <w:lang w:val="sv-SE"/>
        </w:rPr>
        <w:t>boolean</w:t>
      </w:r>
      <w:proofErr w:type="spellEnd"/>
      <w:r w:rsidR="007A5268">
        <w:rPr>
          <w:highlight w:val="white"/>
          <w:lang w:val="sv-SE"/>
        </w:rPr>
        <w:t xml:space="preserve"> </w:t>
      </w:r>
      <w:proofErr w:type="spellStart"/>
      <w:r w:rsidR="007A5268">
        <w:rPr>
          <w:highlight w:val="white"/>
          <w:lang w:val="sv-SE"/>
        </w:rPr>
        <w:t>value</w:t>
      </w:r>
      <w:proofErr w:type="spellEnd"/>
      <w:r w:rsidR="007A5268">
        <w:rPr>
          <w:highlight w:val="white"/>
          <w:lang w:val="sv-SE"/>
        </w:rPr>
        <w:t xml:space="preserve"> </w:t>
      </w:r>
      <w:proofErr w:type="spellStart"/>
      <w:r w:rsidR="007A5268">
        <w:rPr>
          <w:highlight w:val="white"/>
          <w:lang w:val="sv-SE"/>
        </w:rPr>
        <w:t>indicating</w:t>
      </w:r>
      <w:proofErr w:type="spellEnd"/>
      <w:r w:rsidR="007A5268">
        <w:rPr>
          <w:highlight w:val="white"/>
          <w:lang w:val="sv-SE"/>
        </w:rPr>
        <w:t xml:space="preserve"> </w:t>
      </w:r>
      <w:proofErr w:type="spellStart"/>
      <w:r w:rsidR="007A5268">
        <w:rPr>
          <w:highlight w:val="white"/>
          <w:lang w:val="sv-SE"/>
        </w:rPr>
        <w:t>whether</w:t>
      </w:r>
      <w:proofErr w:type="spellEnd"/>
      <w:r w:rsidR="007A5268">
        <w:rPr>
          <w:highlight w:val="white"/>
          <w:lang w:val="sv-SE"/>
        </w:rPr>
        <w:t xml:space="preserve"> the item has </w:t>
      </w:r>
      <w:proofErr w:type="spellStart"/>
      <w:r w:rsidR="007A5268">
        <w:rPr>
          <w:highlight w:val="white"/>
          <w:lang w:val="sv-SE"/>
        </w:rPr>
        <w:t>been</w:t>
      </w:r>
      <w:proofErr w:type="spellEnd"/>
      <w:r w:rsidR="007A5268">
        <w:rPr>
          <w:highlight w:val="white"/>
          <w:lang w:val="sv-SE"/>
        </w:rPr>
        <w:t xml:space="preserve"> </w:t>
      </w:r>
      <w:proofErr w:type="spellStart"/>
      <w:r w:rsidR="007A5268">
        <w:rPr>
          <w:highlight w:val="white"/>
          <w:lang w:val="sv-SE"/>
        </w:rPr>
        <w:t>explicitly</w:t>
      </w:r>
      <w:proofErr w:type="spellEnd"/>
      <w:r w:rsidR="007A5268">
        <w:rPr>
          <w:highlight w:val="white"/>
          <w:lang w:val="sv-SE"/>
        </w:rPr>
        <w:t xml:space="preserve"> </w:t>
      </w:r>
      <w:proofErr w:type="spellStart"/>
      <w:r w:rsidR="007A5268">
        <w:rPr>
          <w:highlight w:val="white"/>
          <w:lang w:val="sv-SE"/>
        </w:rPr>
        <w:t>assigned</w:t>
      </w:r>
      <w:proofErr w:type="spellEnd"/>
      <w:r w:rsidR="007A5268">
        <w:rPr>
          <w:highlight w:val="white"/>
          <w:lang w:val="sv-SE"/>
        </w:rPr>
        <w:t>.</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proofErr w:type="spellStart"/>
      <w:r>
        <w:rPr>
          <w:highlight w:val="white"/>
        </w:rPr>
        <w:t>MiddleCodeGenerator.cs</w:t>
      </w:r>
      <w:proofErr w:type="spellEnd"/>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proofErr w:type="spellStart"/>
      <w:r>
        <w:rPr>
          <w:highlight w:val="white"/>
        </w:rPr>
        <w:t>MainParser.gppg</w:t>
      </w:r>
      <w:proofErr w:type="spellEnd"/>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proofErr w:type="spellStart"/>
      <w:r w:rsidR="00FB353A">
        <w:rPr>
          <w:highlight w:val="white"/>
          <w:lang w:val="sv-SE"/>
        </w:rPr>
        <w:t>intialization</w:t>
      </w:r>
      <w:r w:rsidR="00757C8B">
        <w:rPr>
          <w:highlight w:val="white"/>
          <w:lang w:val="sv-SE"/>
        </w:rPr>
        <w:t>-</w:t>
      </w:r>
      <w:r w:rsidR="00FB353A">
        <w:rPr>
          <w:highlight w:val="white"/>
          <w:lang w:val="sv-SE"/>
        </w:rPr>
        <w:t>bitfield</w:t>
      </w:r>
      <w:proofErr w:type="spellEnd"/>
      <w:r w:rsidR="00FB353A">
        <w:rPr>
          <w:highlight w:val="white"/>
          <w:lang w:val="sv-SE"/>
        </w:rPr>
        <w:t xml:space="preserve"> </w:t>
      </w:r>
      <w:proofErr w:type="spellStart"/>
      <w:r w:rsidR="003060D2">
        <w:rPr>
          <w:highlight w:val="white"/>
          <w:lang w:val="sv-SE"/>
        </w:rPr>
        <w:t>declarator</w:t>
      </w:r>
      <w:proofErr w:type="spellEnd"/>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 xml:space="preserve">pointer </w:t>
      </w:r>
      <w:proofErr w:type="spellStart"/>
      <w:r w:rsidR="00597B14">
        <w:rPr>
          <w:highlight w:val="white"/>
          <w:lang w:val="sv-SE"/>
        </w:rPr>
        <w:t>declarator</w:t>
      </w:r>
      <w:proofErr w:type="spellEnd"/>
      <w:r w:rsidR="0013125E">
        <w:rPr>
          <w:highlight w:val="white"/>
          <w:lang w:val="sv-SE"/>
        </w:rPr>
        <w:t xml:space="preserve">, </w:t>
      </w:r>
      <w:r w:rsidR="009D72BD">
        <w:rPr>
          <w:highlight w:val="white"/>
          <w:lang w:val="sv-SE"/>
        </w:rPr>
        <w:t xml:space="preserve">a </w:t>
      </w:r>
      <w:proofErr w:type="spellStart"/>
      <w:r w:rsidR="009D72BD">
        <w:rPr>
          <w:highlight w:val="white"/>
          <w:lang w:val="sv-SE"/>
        </w:rPr>
        <w:t>declarator</w:t>
      </w:r>
      <w:proofErr w:type="spellEnd"/>
      <w:r w:rsidR="009D72BD">
        <w:rPr>
          <w:highlight w:val="white"/>
          <w:lang w:val="sv-SE"/>
        </w:rPr>
        <w:t xml:space="preserve"> </w:t>
      </w:r>
      <w:proofErr w:type="spellStart"/>
      <w:r w:rsidR="00266D64">
        <w:rPr>
          <w:highlight w:val="white"/>
          <w:lang w:val="sv-SE"/>
        </w:rPr>
        <w:t>initialized</w:t>
      </w:r>
      <w:proofErr w:type="spellEnd"/>
      <w:r w:rsidR="0013125E">
        <w:rPr>
          <w:highlight w:val="white"/>
          <w:lang w:val="sv-SE"/>
        </w:rPr>
        <w:t xml:space="preserve"> </w:t>
      </w:r>
      <w:proofErr w:type="spellStart"/>
      <w:r w:rsidR="0013125E">
        <w:rPr>
          <w:highlight w:val="white"/>
          <w:lang w:val="sv-SE"/>
        </w:rPr>
        <w:t>with</w:t>
      </w:r>
      <w:proofErr w:type="spellEnd"/>
      <w:r w:rsidR="0013125E">
        <w:rPr>
          <w:highlight w:val="white"/>
          <w:lang w:val="sv-SE"/>
        </w:rPr>
        <w:t xml:space="preserve"> a </w:t>
      </w:r>
      <w:proofErr w:type="spellStart"/>
      <w:r w:rsidR="0013125E">
        <w:rPr>
          <w:highlight w:val="white"/>
          <w:lang w:val="sv-SE"/>
        </w:rPr>
        <w:t>value</w:t>
      </w:r>
      <w:proofErr w:type="spellEnd"/>
      <w:r w:rsidR="0013125E">
        <w:rPr>
          <w:highlight w:val="white"/>
          <w:lang w:val="sv-SE"/>
        </w:rPr>
        <w:t xml:space="preserve">, or </w:t>
      </w:r>
      <w:proofErr w:type="spellStart"/>
      <w:r w:rsidR="0013125E">
        <w:rPr>
          <w:highlight w:val="white"/>
          <w:lang w:val="sv-SE"/>
        </w:rPr>
        <w:t>marked</w:t>
      </w:r>
      <w:proofErr w:type="spellEnd"/>
      <w:r w:rsidR="0013125E">
        <w:rPr>
          <w:highlight w:val="white"/>
          <w:lang w:val="sv-SE"/>
        </w:rPr>
        <w:t xml:space="preserve"> as a </w:t>
      </w:r>
      <w:proofErr w:type="spellStart"/>
      <w:r w:rsidR="0013125E">
        <w:rPr>
          <w:highlight w:val="white"/>
          <w:lang w:val="sv-SE"/>
        </w:rPr>
        <w:t>bitfield</w:t>
      </w:r>
      <w:proofErr w:type="spellEnd"/>
      <w:r w:rsidR="0013125E">
        <w:rPr>
          <w:highlight w:val="white"/>
          <w:lang w:val="sv-SE"/>
        </w:rPr>
        <w:t xml:space="preserve">. </w:t>
      </w:r>
      <w:proofErr w:type="spellStart"/>
      <w:r w:rsidR="009D72BD">
        <w:rPr>
          <w:highlight w:val="white"/>
          <w:lang w:val="sv-SE"/>
        </w:rPr>
        <w:t>However</w:t>
      </w:r>
      <w:proofErr w:type="spellEnd"/>
      <w:r w:rsidR="009D72BD">
        <w:rPr>
          <w:highlight w:val="white"/>
          <w:lang w:val="sv-SE"/>
        </w:rPr>
        <w:t xml:space="preserve">, a </w:t>
      </w:r>
      <w:proofErr w:type="spellStart"/>
      <w:r w:rsidR="009D72BD">
        <w:rPr>
          <w:highlight w:val="white"/>
          <w:lang w:val="sv-SE"/>
        </w:rPr>
        <w:t>declarator</w:t>
      </w:r>
      <w:proofErr w:type="spellEnd"/>
      <w:r w:rsidR="009D72BD">
        <w:rPr>
          <w:highlight w:val="white"/>
          <w:lang w:val="sv-SE"/>
        </w:rPr>
        <w:t xml:space="preserve"> </w:t>
      </w:r>
      <w:proofErr w:type="spellStart"/>
      <w:r w:rsidR="009D72BD">
        <w:rPr>
          <w:highlight w:val="white"/>
          <w:lang w:val="sv-SE"/>
        </w:rPr>
        <w:t>cannot</w:t>
      </w:r>
      <w:proofErr w:type="spellEnd"/>
      <w:r w:rsidR="009D72BD">
        <w:rPr>
          <w:highlight w:val="white"/>
          <w:lang w:val="sv-SE"/>
        </w:rPr>
        <w:t xml:space="preserve"> be </w:t>
      </w:r>
      <w:proofErr w:type="spellStart"/>
      <w:r w:rsidR="009D72BD">
        <w:rPr>
          <w:highlight w:val="white"/>
          <w:lang w:val="sv-SE"/>
        </w:rPr>
        <w:t>both</w:t>
      </w:r>
      <w:proofErr w:type="spellEnd"/>
      <w:r w:rsidR="009D72BD">
        <w:rPr>
          <w:highlight w:val="white"/>
          <w:lang w:val="sv-SE"/>
        </w:rPr>
        <w:t xml:space="preserve"> </w:t>
      </w:r>
      <w:proofErr w:type="spellStart"/>
      <w:r w:rsidR="00266D64">
        <w:rPr>
          <w:highlight w:val="white"/>
          <w:lang w:val="sv-SE"/>
        </w:rPr>
        <w:t>initialized</w:t>
      </w:r>
      <w:proofErr w:type="spellEnd"/>
      <w:r w:rsidR="009D72BD">
        <w:rPr>
          <w:highlight w:val="white"/>
          <w:lang w:val="sv-SE"/>
        </w:rPr>
        <w:t xml:space="preserve"> and </w:t>
      </w:r>
      <w:proofErr w:type="spellStart"/>
      <w:r w:rsidR="009D72BD">
        <w:rPr>
          <w:highlight w:val="white"/>
          <w:lang w:val="sv-SE"/>
        </w:rPr>
        <w:t>markd</w:t>
      </w:r>
      <w:proofErr w:type="spellEnd"/>
      <w:r w:rsidR="009D72BD">
        <w:rPr>
          <w:highlight w:val="white"/>
          <w:lang w:val="sv-SE"/>
        </w:rPr>
        <w:t xml:space="preserve"> as </w:t>
      </w:r>
      <w:proofErr w:type="spellStart"/>
      <w:r w:rsidR="009D72BD">
        <w:rPr>
          <w:highlight w:val="white"/>
          <w:lang w:val="sv-SE"/>
        </w:rPr>
        <w:t>bitfield</w:t>
      </w:r>
      <w:proofErr w:type="spellEnd"/>
      <w:r w:rsidR="009D72BD">
        <w:rPr>
          <w:highlight w:val="white"/>
          <w:lang w:val="sv-SE"/>
        </w:rPr>
        <w:t xml:space="preserve">. </w:t>
      </w:r>
      <w:r w:rsidR="0013125E">
        <w:rPr>
          <w:highlight w:val="white"/>
          <w:lang w:val="sv-SE"/>
        </w:rPr>
        <w:t xml:space="preserve">In the </w:t>
      </w:r>
      <w:proofErr w:type="spellStart"/>
      <w:r w:rsidR="0013125E">
        <w:rPr>
          <w:highlight w:val="white"/>
          <w:lang w:val="sv-SE"/>
        </w:rPr>
        <w:t>bitfield</w:t>
      </w:r>
      <w:proofErr w:type="spellEnd"/>
      <w:r w:rsidR="0013125E">
        <w:rPr>
          <w:highlight w:val="white"/>
          <w:lang w:val="sv-SE"/>
        </w:rPr>
        <w:t xml:space="preserve"> </w:t>
      </w:r>
      <w:proofErr w:type="spellStart"/>
      <w:r w:rsidR="0013125E">
        <w:rPr>
          <w:highlight w:val="white"/>
          <w:lang w:val="sv-SE"/>
        </w:rPr>
        <w:t>case</w:t>
      </w:r>
      <w:proofErr w:type="spellEnd"/>
      <w:r w:rsidR="0013125E">
        <w:rPr>
          <w:highlight w:val="white"/>
          <w:lang w:val="sv-SE"/>
        </w:rPr>
        <w:t xml:space="preserve"> the </w:t>
      </w:r>
      <w:proofErr w:type="spellStart"/>
      <w:r w:rsidR="003060D2">
        <w:rPr>
          <w:highlight w:val="white"/>
          <w:lang w:val="sv-SE"/>
        </w:rPr>
        <w:t>declarator</w:t>
      </w:r>
      <w:proofErr w:type="spellEnd"/>
      <w:r w:rsidR="0013125E">
        <w:rPr>
          <w:highlight w:val="white"/>
          <w:lang w:val="sv-SE"/>
        </w:rPr>
        <w:t xml:space="preserve"> </w:t>
      </w:r>
      <w:proofErr w:type="spellStart"/>
      <w:r w:rsidR="0013125E">
        <w:rPr>
          <w:highlight w:val="white"/>
          <w:lang w:val="sv-SE"/>
        </w:rPr>
        <w:t>can</w:t>
      </w:r>
      <w:proofErr w:type="spellEnd"/>
      <w:r w:rsidR="0013125E">
        <w:rPr>
          <w:highlight w:val="white"/>
          <w:lang w:val="sv-SE"/>
        </w:rPr>
        <w:t xml:space="preserve"> be </w:t>
      </w:r>
      <w:proofErr w:type="spellStart"/>
      <w:r w:rsidR="00DB7ED7">
        <w:rPr>
          <w:highlight w:val="white"/>
          <w:lang w:val="sv-SE"/>
        </w:rPr>
        <w:t>omitted</w:t>
      </w:r>
      <w:proofErr w:type="spellEnd"/>
      <w:r w:rsidR="00DB7ED7">
        <w:rPr>
          <w:highlight w:val="white"/>
          <w:lang w:val="sv-SE"/>
        </w:rPr>
        <w:t xml:space="preserve">. For </w:t>
      </w:r>
      <w:proofErr w:type="spellStart"/>
      <w:r w:rsidR="00DB7ED7">
        <w:rPr>
          <w:highlight w:val="white"/>
          <w:lang w:val="sv-SE"/>
        </w:rPr>
        <w:t>instance</w:t>
      </w:r>
      <w:proofErr w:type="spellEnd"/>
      <w:r w:rsidR="00DB7ED7">
        <w:rPr>
          <w:highlight w:val="white"/>
          <w:lang w:val="sv-SE"/>
        </w:rPr>
        <w:t>:</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w:t>
      </w:r>
      <w:proofErr w:type="spellStart"/>
      <w:r>
        <w:rPr>
          <w:highlight w:val="white"/>
          <w:lang w:val="sv-SE"/>
        </w:rPr>
        <w:t>each</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r w:rsidR="00991B7A">
        <w:rPr>
          <w:highlight w:val="white"/>
          <w:lang w:val="sv-SE"/>
        </w:rPr>
        <w:t xml:space="preserve">call the matchning </w:t>
      </w:r>
      <w:proofErr w:type="spellStart"/>
      <w:r w:rsidR="00991B7A">
        <w:rPr>
          <w:highlight w:val="white"/>
          <w:lang w:val="sv-SE"/>
        </w:rPr>
        <w:t>method</w:t>
      </w:r>
      <w:proofErr w:type="spellEnd"/>
      <w:r w:rsidR="00991B7A">
        <w:rPr>
          <w:highlight w:val="white"/>
          <w:lang w:val="sv-SE"/>
        </w:rPr>
        <w:t xml:space="preserve">. </w:t>
      </w:r>
    </w:p>
    <w:p w14:paraId="3442421C" w14:textId="760229DE" w:rsidR="00DB7ED7" w:rsidRPr="009013A8" w:rsidRDefault="00CC2173" w:rsidP="00CC2173">
      <w:pPr>
        <w:pStyle w:val="CodeHeader"/>
        <w:rPr>
          <w:highlight w:val="white"/>
        </w:rPr>
      </w:pPr>
      <w:proofErr w:type="spellStart"/>
      <w:r>
        <w:rPr>
          <w:highlight w:val="white"/>
        </w:rPr>
        <w:t>MainParser.gppg</w:t>
      </w:r>
      <w:proofErr w:type="spellEnd"/>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proofErr w:type="spellStart"/>
      <w:r>
        <w:rPr>
          <w:highlight w:val="white"/>
          <w:lang w:val="sv-SE"/>
        </w:rPr>
        <w:lastRenderedPageBreak/>
        <w:t>Direct</w:t>
      </w:r>
      <w:proofErr w:type="spellEnd"/>
      <w:r>
        <w:rPr>
          <w:highlight w:val="white"/>
          <w:lang w:val="sv-SE"/>
        </w:rPr>
        <w:t xml:space="preserve"> </w:t>
      </w:r>
      <w:proofErr w:type="spellStart"/>
      <w:r>
        <w:rPr>
          <w:highlight w:val="white"/>
          <w:lang w:val="sv-SE"/>
        </w:rPr>
        <w:t>Declarator</w:t>
      </w:r>
      <w:proofErr w:type="spellEnd"/>
    </w:p>
    <w:p w14:paraId="058160B9" w14:textId="198C41A5" w:rsidR="00840DDD" w:rsidRDefault="00103A8E"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w:t>
      </w:r>
      <w:r w:rsidR="00BD02FC">
        <w:rPr>
          <w:highlight w:val="white"/>
          <w:lang w:val="sv-SE"/>
        </w:rPr>
        <w:t xml:space="preserve">is </w:t>
      </w:r>
      <w:r w:rsidR="00057667">
        <w:rPr>
          <w:highlight w:val="white"/>
          <w:lang w:val="sv-SE"/>
        </w:rPr>
        <w:t xml:space="preserve">a </w:t>
      </w:r>
      <w:proofErr w:type="spellStart"/>
      <w:r w:rsidR="00057667">
        <w:rPr>
          <w:highlight w:val="white"/>
          <w:lang w:val="sv-SE"/>
        </w:rPr>
        <w:t>name</w:t>
      </w:r>
      <w:proofErr w:type="spellEnd"/>
      <w:r w:rsidR="00057667">
        <w:rPr>
          <w:highlight w:val="white"/>
          <w:lang w:val="sv-SE"/>
        </w:rPr>
        <w:t xml:space="preserve">, a </w:t>
      </w:r>
      <w:proofErr w:type="spellStart"/>
      <w:r w:rsidR="00057667">
        <w:rPr>
          <w:highlight w:val="white"/>
          <w:lang w:val="sv-SE"/>
        </w:rPr>
        <w:t>declarator</w:t>
      </w:r>
      <w:proofErr w:type="spellEnd"/>
      <w:r w:rsidR="00057667">
        <w:rPr>
          <w:highlight w:val="white"/>
          <w:lang w:val="sv-SE"/>
        </w:rPr>
        <w:t xml:space="preserve"> inside a </w:t>
      </w:r>
      <w:proofErr w:type="spellStart"/>
      <w:r w:rsidR="00057667">
        <w:rPr>
          <w:highlight w:val="white"/>
          <w:lang w:val="sv-SE"/>
        </w:rPr>
        <w:t>parenthesis</w:t>
      </w:r>
      <w:proofErr w:type="spellEnd"/>
      <w:r w:rsidR="00057667">
        <w:rPr>
          <w:highlight w:val="white"/>
          <w:lang w:val="sv-SE"/>
        </w:rPr>
        <w:t xml:space="preserve"> pair, </w:t>
      </w:r>
      <w:proofErr w:type="spellStart"/>
      <w:r w:rsidR="00057667">
        <w:rPr>
          <w:highlight w:val="white"/>
          <w:lang w:val="sv-SE"/>
        </w:rPr>
        <w:t>another</w:t>
      </w:r>
      <w:proofErr w:type="spellEnd"/>
      <w:r w:rsidR="00057667">
        <w:rPr>
          <w:highlight w:val="white"/>
          <w:lang w:val="sv-SE"/>
        </w:rPr>
        <w:t xml:space="preserve"> </w:t>
      </w:r>
      <w:proofErr w:type="spellStart"/>
      <w:r w:rsidR="00057667">
        <w:rPr>
          <w:highlight w:val="white"/>
          <w:lang w:val="sv-SE"/>
        </w:rPr>
        <w:t>direct</w:t>
      </w:r>
      <w:proofErr w:type="spellEnd"/>
      <w:r w:rsidR="00057667">
        <w:rPr>
          <w:highlight w:val="white"/>
          <w:lang w:val="sv-SE"/>
        </w:rPr>
        <w:t xml:space="preserve"> </w:t>
      </w:r>
      <w:proofErr w:type="spellStart"/>
      <w:r w:rsidR="00057667">
        <w:rPr>
          <w:highlight w:val="white"/>
          <w:lang w:val="sv-SE"/>
        </w:rPr>
        <w:t>declarator</w:t>
      </w:r>
      <w:proofErr w:type="spellEnd"/>
      <w:r w:rsidR="00057667">
        <w:rPr>
          <w:highlight w:val="white"/>
          <w:lang w:val="sv-SE"/>
        </w:rPr>
        <w:t xml:space="preserve"> </w:t>
      </w:r>
      <w:proofErr w:type="spellStart"/>
      <w:r w:rsidR="00057667">
        <w:rPr>
          <w:highlight w:val="white"/>
          <w:lang w:val="sv-SE"/>
        </w:rPr>
        <w:t>followed</w:t>
      </w:r>
      <w:proofErr w:type="spellEnd"/>
      <w:r w:rsidR="00057667">
        <w:rPr>
          <w:highlight w:val="white"/>
          <w:lang w:val="sv-SE"/>
        </w:rPr>
        <w:t xml:space="preserve"> by </w:t>
      </w:r>
      <w:r w:rsidR="005771DF">
        <w:rPr>
          <w:highlight w:val="white"/>
          <w:lang w:val="sv-SE"/>
        </w:rPr>
        <w:t>a parameter-</w:t>
      </w:r>
      <w:proofErr w:type="spellStart"/>
      <w:r w:rsidR="005771DF">
        <w:rPr>
          <w:highlight w:val="white"/>
          <w:lang w:val="sv-SE"/>
        </w:rPr>
        <w:t>ellipse</w:t>
      </w:r>
      <w:proofErr w:type="spellEnd"/>
      <w:r w:rsidR="005771DF">
        <w:rPr>
          <w:highlight w:val="white"/>
          <w:lang w:val="sv-SE"/>
        </w:rPr>
        <w:t xml:space="preserve"> </w:t>
      </w:r>
      <w:proofErr w:type="gramStart"/>
      <w:r w:rsidR="005771DF">
        <w:rPr>
          <w:highlight w:val="white"/>
          <w:lang w:val="sv-SE"/>
        </w:rPr>
        <w:t>list inside</w:t>
      </w:r>
      <w:proofErr w:type="gramEnd"/>
      <w:r w:rsidR="005771DF">
        <w:rPr>
          <w:highlight w:val="white"/>
          <w:lang w:val="sv-SE"/>
        </w:rPr>
        <w:t xml:space="preserve"> a </w:t>
      </w:r>
      <w:proofErr w:type="spellStart"/>
      <w:r w:rsidR="005771DF">
        <w:rPr>
          <w:highlight w:val="white"/>
          <w:lang w:val="sv-SE"/>
        </w:rPr>
        <w:t>parenthesis</w:t>
      </w:r>
      <w:proofErr w:type="spellEnd"/>
      <w:r w:rsidR="005771DF">
        <w:rPr>
          <w:highlight w:val="white"/>
          <w:lang w:val="sv-SE"/>
        </w:rPr>
        <w:t xml:space="preserve"> pair. </w:t>
      </w:r>
    </w:p>
    <w:p w14:paraId="34BF0390" w14:textId="2AE88835" w:rsidR="0061106F" w:rsidRDefault="0061106F" w:rsidP="00103A8E">
      <w:pPr>
        <w:rPr>
          <w:highlight w:val="white"/>
          <w:lang w:val="sv-SE"/>
        </w:rPr>
      </w:pPr>
      <w:r>
        <w:rPr>
          <w:highlight w:val="white"/>
          <w:lang w:val="sv-SE"/>
        </w:rPr>
        <w:t xml:space="preserve">A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in </w:t>
      </w:r>
      <w:proofErr w:type="spellStart"/>
      <w:r>
        <w:rPr>
          <w:highlight w:val="white"/>
          <w:lang w:val="sv-SE"/>
        </w:rPr>
        <w:t>its</w:t>
      </w:r>
      <w:proofErr w:type="spellEnd"/>
      <w:r>
        <w:rPr>
          <w:highlight w:val="white"/>
          <w:lang w:val="sv-SE"/>
        </w:rPr>
        <w:t xml:space="preserve"> </w:t>
      </w:r>
      <w:proofErr w:type="spellStart"/>
      <w:r>
        <w:rPr>
          <w:highlight w:val="white"/>
          <w:lang w:val="sv-SE"/>
        </w:rPr>
        <w:t>simplest</w:t>
      </w:r>
      <w:proofErr w:type="spellEnd"/>
      <w:r>
        <w:rPr>
          <w:highlight w:val="white"/>
          <w:lang w:val="sv-SE"/>
        </w:rPr>
        <w:t xml:space="preserve"> form is just </w:t>
      </w:r>
      <w:proofErr w:type="spellStart"/>
      <w:r>
        <w:rPr>
          <w:highlight w:val="white"/>
          <w:lang w:val="sv-SE"/>
        </w:rPr>
        <w:t>name</w:t>
      </w:r>
      <w:proofErr w:type="spellEnd"/>
      <w:r>
        <w:rPr>
          <w:highlight w:val="white"/>
          <w:lang w:val="sv-SE"/>
        </w:rPr>
        <w:t xml:space="preserve">. </w:t>
      </w:r>
      <w:r w:rsidR="00EF478E">
        <w:rPr>
          <w:highlight w:val="white"/>
          <w:lang w:val="sv-SE"/>
        </w:rPr>
        <w:t xml:space="preserve">For </w:t>
      </w:r>
      <w:proofErr w:type="spellStart"/>
      <w:r w:rsidR="00EF478E">
        <w:rPr>
          <w:highlight w:val="white"/>
          <w:lang w:val="sv-SE"/>
        </w:rPr>
        <w:t>instance</w:t>
      </w:r>
      <w:proofErr w:type="spellEnd"/>
      <w:r w:rsidR="00EF478E">
        <w:rPr>
          <w:highlight w:val="white"/>
          <w:lang w:val="sv-SE"/>
        </w:rPr>
        <w:t xml:space="preserv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D57162">
      <w:pPr>
        <w:rPr>
          <w:highlight w:val="white"/>
          <w:lang w:val="sv-SE"/>
        </w:rPr>
      </w:pPr>
      <w:r>
        <w:rPr>
          <w:highlight w:val="white"/>
          <w:lang w:val="sv-SE"/>
        </w:rPr>
        <w:t xml:space="preserve">Another form </w:t>
      </w:r>
      <w:proofErr w:type="spellStart"/>
      <w:r>
        <w:rPr>
          <w:highlight w:val="white"/>
          <w:lang w:val="sv-SE"/>
        </w:rPr>
        <w:t>of</w:t>
      </w:r>
      <w:proofErr w:type="spellEnd"/>
      <w:r>
        <w:rPr>
          <w:highlight w:val="white"/>
          <w:lang w:val="sv-SE"/>
        </w:rPr>
        <w:t xml:space="preserve"> </w:t>
      </w:r>
      <w:proofErr w:type="spellStart"/>
      <w:r>
        <w:rPr>
          <w:highlight w:val="white"/>
          <w:lang w:val="sv-SE"/>
        </w:rPr>
        <w:t>direct</w:t>
      </w:r>
      <w:proofErr w:type="spellEnd"/>
      <w:r>
        <w:rPr>
          <w:highlight w:val="white"/>
          <w:lang w:val="sv-SE"/>
        </w:rPr>
        <w:t xml:space="preserve"> </w:t>
      </w:r>
      <w:proofErr w:type="spellStart"/>
      <w:r>
        <w:rPr>
          <w:highlight w:val="white"/>
          <w:lang w:val="sv-SE"/>
        </w:rPr>
        <w:t>declarator</w:t>
      </w:r>
      <w:proofErr w:type="spellEnd"/>
      <w:r>
        <w:rPr>
          <w:highlight w:val="white"/>
          <w:lang w:val="sv-SE"/>
        </w:rPr>
        <w:t xml:space="preserve"> is </w:t>
      </w:r>
      <w:proofErr w:type="spellStart"/>
      <w:r>
        <w:rPr>
          <w:highlight w:val="white"/>
          <w:lang w:val="sv-SE"/>
        </w:rPr>
        <w:t>another</w:t>
      </w:r>
      <w:proofErr w:type="spellEnd"/>
      <w:r>
        <w:rPr>
          <w:highlight w:val="white"/>
          <w:lang w:val="sv-SE"/>
        </w:rPr>
        <w:t xml:space="preserve"> </w:t>
      </w:r>
      <w:proofErr w:type="spellStart"/>
      <w:r>
        <w:rPr>
          <w:highlight w:val="white"/>
          <w:lang w:val="sv-SE"/>
        </w:rPr>
        <w:t>declarator</w:t>
      </w:r>
      <w:proofErr w:type="spellEnd"/>
      <w:r w:rsidR="00D57162">
        <w:rPr>
          <w:highlight w:val="white"/>
          <w:lang w:val="sv-SE"/>
        </w:rPr>
        <w:t xml:space="preserve">. In </w:t>
      </w:r>
      <w:proofErr w:type="spellStart"/>
      <w:r w:rsidR="00D57162">
        <w:rPr>
          <w:highlight w:val="white"/>
          <w:lang w:val="sv-SE"/>
        </w:rPr>
        <w:t>that</w:t>
      </w:r>
      <w:proofErr w:type="spellEnd"/>
      <w:r w:rsidR="00D57162">
        <w:rPr>
          <w:highlight w:val="white"/>
          <w:lang w:val="sv-SE"/>
        </w:rPr>
        <w:t xml:space="preserve"> </w:t>
      </w:r>
      <w:proofErr w:type="spellStart"/>
      <w:r w:rsidR="00D57162">
        <w:rPr>
          <w:highlight w:val="white"/>
          <w:lang w:val="sv-SE"/>
        </w:rPr>
        <w:t>case</w:t>
      </w:r>
      <w:proofErr w:type="spellEnd"/>
      <w:r w:rsidR="00D57162">
        <w:rPr>
          <w:highlight w:val="white"/>
          <w:lang w:val="sv-SE"/>
        </w:rPr>
        <w:t xml:space="preserve"> </w:t>
      </w:r>
      <w:proofErr w:type="spellStart"/>
      <w:r w:rsidR="00D57162">
        <w:rPr>
          <w:highlight w:val="white"/>
          <w:lang w:val="sv-SE"/>
        </w:rPr>
        <w:t>we</w:t>
      </w:r>
      <w:proofErr w:type="spellEnd"/>
      <w:r w:rsidR="00D57162">
        <w:rPr>
          <w:highlight w:val="white"/>
          <w:lang w:val="sv-SE"/>
        </w:rPr>
        <w:t xml:space="preserve"> </w:t>
      </w:r>
      <w:proofErr w:type="spellStart"/>
      <w:r w:rsidR="00D57162">
        <w:rPr>
          <w:highlight w:val="white"/>
          <w:lang w:val="sv-SE"/>
        </w:rPr>
        <w:t>simply</w:t>
      </w:r>
      <w:proofErr w:type="spellEnd"/>
      <w:r w:rsidR="00D57162">
        <w:rPr>
          <w:highlight w:val="white"/>
          <w:lang w:val="sv-SE"/>
        </w:rPr>
        <w:t xml:space="preserve"> </w:t>
      </w:r>
      <w:proofErr w:type="spellStart"/>
      <w:r w:rsidR="00D57162">
        <w:rPr>
          <w:highlight w:val="white"/>
          <w:lang w:val="sv-SE"/>
        </w:rPr>
        <w:t>return</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The </w:t>
      </w:r>
      <w:proofErr w:type="spellStart"/>
      <w:r w:rsidR="00D57162">
        <w:rPr>
          <w:highlight w:val="white"/>
          <w:lang w:val="sv-SE"/>
        </w:rPr>
        <w:t>parentheses</w:t>
      </w:r>
      <w:proofErr w:type="spellEnd"/>
      <w:r w:rsidR="00D57162">
        <w:rPr>
          <w:highlight w:val="white"/>
          <w:lang w:val="sv-SE"/>
        </w:rPr>
        <w:t xml:space="preserve"> is </w:t>
      </w:r>
      <w:proofErr w:type="spellStart"/>
      <w:r w:rsidR="00D57162">
        <w:rPr>
          <w:highlight w:val="white"/>
          <w:lang w:val="sv-SE"/>
        </w:rPr>
        <w:t>only</w:t>
      </w:r>
      <w:proofErr w:type="spellEnd"/>
      <w:r w:rsidR="00D57162">
        <w:rPr>
          <w:highlight w:val="white"/>
          <w:lang w:val="sv-SE"/>
        </w:rPr>
        <w:t xml:space="preserve"> present to </w:t>
      </w:r>
      <w:proofErr w:type="spellStart"/>
      <w:r w:rsidR="00D57162">
        <w:rPr>
          <w:highlight w:val="white"/>
          <w:lang w:val="sv-SE"/>
        </w:rPr>
        <w:t>change</w:t>
      </w:r>
      <w:proofErr w:type="spellEnd"/>
      <w:r w:rsidR="00D57162">
        <w:rPr>
          <w:highlight w:val="white"/>
          <w:lang w:val="sv-SE"/>
        </w:rPr>
        <w:t xml:space="preserve"> the </w:t>
      </w:r>
      <w:proofErr w:type="spellStart"/>
      <w:r w:rsidR="00D57162">
        <w:rPr>
          <w:highlight w:val="white"/>
          <w:lang w:val="sv-SE"/>
        </w:rPr>
        <w:t>precidence</w:t>
      </w:r>
      <w:proofErr w:type="spellEnd"/>
      <w:r w:rsidR="00D57162">
        <w:rPr>
          <w:highlight w:val="white"/>
          <w:lang w:val="sv-SE"/>
        </w:rPr>
        <w:t xml:space="preserve"> </w:t>
      </w:r>
      <w:proofErr w:type="spellStart"/>
      <w:r w:rsidR="00D57162">
        <w:rPr>
          <w:highlight w:val="white"/>
          <w:lang w:val="sv-SE"/>
        </w:rPr>
        <w:t>of</w:t>
      </w:r>
      <w:proofErr w:type="spellEnd"/>
      <w:r w:rsidR="00D57162">
        <w:rPr>
          <w:highlight w:val="white"/>
          <w:lang w:val="sv-SE"/>
        </w:rPr>
        <w:t xml:space="preserve"> the </w:t>
      </w:r>
      <w:proofErr w:type="spellStart"/>
      <w:r w:rsidR="00D57162">
        <w:rPr>
          <w:highlight w:val="white"/>
          <w:lang w:val="sv-SE"/>
        </w:rPr>
        <w:t>declarator</w:t>
      </w:r>
      <w:proofErr w:type="spellEnd"/>
      <w:r w:rsidR="00D57162">
        <w:rPr>
          <w:highlight w:val="white"/>
          <w:lang w:val="sv-SE"/>
        </w:rPr>
        <w:t xml:space="preserve">. For </w:t>
      </w:r>
      <w:proofErr w:type="spellStart"/>
      <w:r w:rsidR="00D57162">
        <w:rPr>
          <w:highlight w:val="white"/>
          <w:lang w:val="sv-SE"/>
        </w:rPr>
        <w:t>instance</w:t>
      </w:r>
      <w:proofErr w:type="spellEnd"/>
      <w:r w:rsidR="00D57162">
        <w:rPr>
          <w:highlight w:val="white"/>
          <w:lang w:val="sv-SE"/>
        </w:rPr>
        <w:t xml:space="preserv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840DDD">
      <w:pPr>
        <w:pStyle w:val="Code"/>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proofErr w:type="spellStart"/>
      <w:r w:rsidR="00272FE8">
        <w:rPr>
          <w:highlight w:val="white"/>
          <w:lang w:val="sv-SE"/>
        </w:rPr>
        <w:t>hold</w:t>
      </w:r>
      <w:r w:rsidR="00D216EE">
        <w:rPr>
          <w:highlight w:val="white"/>
          <w:lang w:val="sv-SE"/>
        </w:rPr>
        <w:t>s</w:t>
      </w:r>
      <w:proofErr w:type="spellEnd"/>
      <w:r w:rsidR="00272FE8">
        <w:rPr>
          <w:highlight w:val="white"/>
          <w:lang w:val="sv-SE"/>
        </w:rPr>
        <w:t xml:space="preserve"> a list </w:t>
      </w:r>
      <w:proofErr w:type="spellStart"/>
      <w:r w:rsidR="00272FE8">
        <w:rPr>
          <w:highlight w:val="white"/>
          <w:lang w:val="sv-SE"/>
        </w:rPr>
        <w:t>of</w:t>
      </w:r>
      <w:proofErr w:type="spellEnd"/>
      <w:r w:rsidR="00272FE8">
        <w:rPr>
          <w:highlight w:val="white"/>
          <w:lang w:val="sv-SE"/>
        </w:rPr>
        <w:t xml:space="preserve"> </w:t>
      </w:r>
      <w:proofErr w:type="spellStart"/>
      <w:r w:rsidR="002F35C1">
        <w:rPr>
          <w:highlight w:val="white"/>
          <w:lang w:val="sv-SE"/>
        </w:rPr>
        <w:t>initializer</w:t>
      </w:r>
      <w:proofErr w:type="spellEnd"/>
      <w:r w:rsidR="00272FE8">
        <w:rPr>
          <w:highlight w:val="white"/>
          <w:lang w:val="sv-SE"/>
        </w:rPr>
        <w:t xml:space="preserve">, </w:t>
      </w:r>
      <w:proofErr w:type="spellStart"/>
      <w:r w:rsidR="00272FE8">
        <w:rPr>
          <w:highlight w:val="white"/>
          <w:lang w:val="sv-SE"/>
        </w:rPr>
        <w:t>which</w:t>
      </w:r>
      <w:proofErr w:type="spellEnd"/>
      <w:r w:rsidR="00272FE8">
        <w:rPr>
          <w:highlight w:val="white"/>
          <w:lang w:val="sv-SE"/>
        </w:rPr>
        <w:t xml:space="preserve"> </w:t>
      </w:r>
      <w:proofErr w:type="spellStart"/>
      <w:r w:rsidR="00272FE8">
        <w:rPr>
          <w:highlight w:val="white"/>
          <w:lang w:val="sv-SE"/>
        </w:rPr>
        <w:t>means</w:t>
      </w:r>
      <w:proofErr w:type="spellEnd"/>
      <w:r w:rsidR="00272FE8">
        <w:rPr>
          <w:highlight w:val="white"/>
          <w:lang w:val="sv-SE"/>
        </w:rPr>
        <w:t xml:space="preserve"> </w:t>
      </w:r>
      <w:proofErr w:type="spellStart"/>
      <w:r w:rsidR="00272FE8">
        <w:rPr>
          <w:highlight w:val="white"/>
          <w:lang w:val="sv-SE"/>
        </w:rPr>
        <w:t>that</w:t>
      </w:r>
      <w:proofErr w:type="spellEnd"/>
      <w:r w:rsidR="00272FE8">
        <w:rPr>
          <w:highlight w:val="white"/>
          <w:lang w:val="sv-SE"/>
        </w:rPr>
        <w:t xml:space="preserve"> </w:t>
      </w:r>
      <w:proofErr w:type="spellStart"/>
      <w:r w:rsidR="002F35C1">
        <w:rPr>
          <w:highlight w:val="white"/>
          <w:lang w:val="sv-SE"/>
        </w:rPr>
        <w:t>initializer</w:t>
      </w:r>
      <w:r w:rsidR="00272FE8">
        <w:rPr>
          <w:highlight w:val="white"/>
          <w:lang w:val="sv-SE"/>
        </w:rPr>
        <w:t>alizer</w:t>
      </w:r>
      <w:proofErr w:type="spellEnd"/>
      <w:r w:rsidR="00272FE8">
        <w:rPr>
          <w:highlight w:val="white"/>
          <w:lang w:val="sv-SE"/>
        </w:rPr>
        <w:t xml:space="preserve"> lists </w:t>
      </w:r>
      <w:proofErr w:type="spellStart"/>
      <w:r w:rsidR="00272FE8">
        <w:rPr>
          <w:highlight w:val="white"/>
          <w:lang w:val="sv-SE"/>
        </w:rPr>
        <w:t>can</w:t>
      </w:r>
      <w:proofErr w:type="spellEnd"/>
      <w:r w:rsidR="00272FE8">
        <w:rPr>
          <w:highlight w:val="white"/>
          <w:lang w:val="sv-SE"/>
        </w:rPr>
        <w:t xml:space="preserve"> be </w:t>
      </w:r>
      <w:proofErr w:type="spellStart"/>
      <w:r w:rsidR="00272FE8">
        <w:rPr>
          <w:highlight w:val="white"/>
          <w:lang w:val="sv-SE"/>
        </w:rPr>
        <w:t>nested</w:t>
      </w:r>
      <w:proofErr w:type="spellEnd"/>
      <w:r w:rsidR="001F2E9D">
        <w:rPr>
          <w:highlight w:val="white"/>
          <w:lang w:val="sv-SE"/>
        </w:rPr>
        <w:t xml:space="preserve">. </w:t>
      </w:r>
      <w:proofErr w:type="spellStart"/>
      <w:r w:rsidR="001F2E9D">
        <w:rPr>
          <w:highlight w:val="white"/>
          <w:lang w:val="sv-SE"/>
        </w:rPr>
        <w:t>But</w:t>
      </w:r>
      <w:proofErr w:type="spellEnd"/>
      <w:r w:rsidR="001F2E9D">
        <w:rPr>
          <w:highlight w:val="white"/>
          <w:lang w:val="sv-SE"/>
        </w:rPr>
        <w:t xml:space="preserve"> in the end </w:t>
      </w:r>
      <w:proofErr w:type="spellStart"/>
      <w:r w:rsidR="001F2E9D">
        <w:rPr>
          <w:highlight w:val="white"/>
          <w:lang w:val="sv-SE"/>
        </w:rPr>
        <w:t>there</w:t>
      </w:r>
      <w:proofErr w:type="spellEnd"/>
      <w:r w:rsidR="001F2E9D">
        <w:rPr>
          <w:highlight w:val="white"/>
          <w:lang w:val="sv-SE"/>
        </w:rPr>
        <w:t xml:space="preserve"> is </w:t>
      </w:r>
      <w:proofErr w:type="spellStart"/>
      <w:r w:rsidR="001F2E9D">
        <w:rPr>
          <w:highlight w:val="white"/>
          <w:lang w:val="sv-SE"/>
        </w:rPr>
        <w:t>always</w:t>
      </w:r>
      <w:proofErr w:type="spellEnd"/>
      <w:r w:rsidR="001F2E9D">
        <w:rPr>
          <w:highlight w:val="white"/>
          <w:lang w:val="sv-SE"/>
        </w:rPr>
        <w:t xml:space="preserve"> expressions in the </w:t>
      </w:r>
      <w:proofErr w:type="spellStart"/>
      <w:r w:rsidR="00F4217C">
        <w:rPr>
          <w:highlight w:val="white"/>
          <w:lang w:val="sv-SE"/>
        </w:rPr>
        <w:t>initialization</w:t>
      </w:r>
      <w:proofErr w:type="spellEnd"/>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024AEA02" w:rsidR="00840DDD" w:rsidRDefault="007E7175" w:rsidP="007E7175">
      <w:pPr>
        <w:pStyle w:val="Rubrik4"/>
        <w:rPr>
          <w:highlight w:val="white"/>
          <w:lang w:val="sv-SE"/>
        </w:rPr>
      </w:pPr>
      <w:r>
        <w:rPr>
          <w:highlight w:val="white"/>
          <w:lang w:val="sv-SE"/>
        </w:rPr>
        <w:t xml:space="preserve">Abstract </w:t>
      </w:r>
      <w:proofErr w:type="spellStart"/>
      <w:r>
        <w:rPr>
          <w:highlight w:val="white"/>
          <w:lang w:val="sv-SE"/>
        </w:rPr>
        <w:t>Declarator</w:t>
      </w:r>
      <w:proofErr w:type="spellEnd"/>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28B6386D" w:rsidR="0087340E" w:rsidRDefault="00840DDD" w:rsidP="002B467E">
      <w:pPr>
        <w:pStyle w:val="Code"/>
        <w:rPr>
          <w:highlight w:val="white"/>
          <w:lang w:val="sv-SE"/>
        </w:rPr>
      </w:pPr>
      <w:r>
        <w:rPr>
          <w:highlight w:val="white"/>
          <w:lang w:val="sv-SE"/>
        </w:rPr>
        <w:t xml:space="preserve">    };</w:t>
      </w: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proofErr w:type="spellStart"/>
      <w:r w:rsidRPr="00EC76D5">
        <w:rPr>
          <w:rStyle w:val="CodeInText"/>
        </w:rPr>
        <w:t>generateFunctionCode</w:t>
      </w:r>
      <w:proofErr w:type="spellEnd"/>
      <w:r w:rsidRPr="00EC76D5">
        <w:t xml:space="preserve"> is called after the middle code of the function has been generated. Its task is to </w:t>
      </w:r>
      <w:proofErr w:type="spellStart"/>
      <w:r w:rsidRPr="00EC76D5">
        <w:t>genereate</w:t>
      </w:r>
      <w:proofErr w:type="spellEnd"/>
      <w:r w:rsidRPr="00EC76D5">
        <w:t xml:space="preserv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w:t>
      </w:r>
      <w:proofErr w:type="gramStart"/>
      <w:r w:rsidRPr="00EC76D5">
        <w:t>the it</w:t>
      </w:r>
      <w:proofErr w:type="gramEnd"/>
      <w:r w:rsidRPr="00EC76D5">
        <w:t xml:space="preserve"> returns </w:t>
      </w:r>
      <w:r w:rsidRPr="00EC76D5">
        <w:rPr>
          <w:rStyle w:val="CodeInText"/>
        </w:rPr>
        <w:t>void</w:t>
      </w:r>
      <w:r w:rsidRPr="00EC76D5">
        <w:t xml:space="preserve"> and is not the main, the Return middle code instruction is added.</w:t>
      </w:r>
    </w:p>
    <w:p w14:paraId="4DB3DF94" w14:textId="77777777" w:rsidR="0022259F" w:rsidRPr="00EC76D5" w:rsidRDefault="0022259F" w:rsidP="00E40B78"/>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 xml:space="preserve">The object code is </w:t>
      </w:r>
      <w:proofErr w:type="gramStart"/>
      <w:r w:rsidRPr="00EC76D5">
        <w:t>actually generated</w:t>
      </w:r>
      <w:proofErr w:type="gramEnd"/>
      <w:r w:rsidRPr="00EC76D5">
        <w:t xml:space="preserve"> twice, since we want to know which symbols are not used and can be removed from the symbol table.</w:t>
      </w:r>
    </w:p>
    <w:p w14:paraId="64FCD931" w14:textId="77777777" w:rsidR="00E40B78" w:rsidRPr="00EC76D5" w:rsidRDefault="00E40B78" w:rsidP="00E40B78">
      <w:r w:rsidRPr="00EC76D5">
        <w:t xml:space="preserve">If the function is the main </w:t>
      </w:r>
      <w:proofErr w:type="gramStart"/>
      <w:r w:rsidRPr="00EC76D5">
        <w:t>function</w:t>
      </w:r>
      <w:proofErr w:type="gramEnd"/>
      <w:r w:rsidRPr="00EC76D5">
        <w:t xml:space="preserve">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proofErr w:type="spellStart"/>
      <w:r w:rsidRPr="00EC76D5">
        <w:rPr>
          <w:rStyle w:val="CodeInText"/>
        </w:rPr>
        <w:t>generateAssemblerText</w:t>
      </w:r>
      <w:proofErr w:type="spellEnd"/>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proofErr w:type="spellStart"/>
      <w:r w:rsidRPr="00EC76D5">
        <w:rPr>
          <w:rStyle w:val="CodeInText"/>
        </w:rPr>
        <w:t>goto</w:t>
      </w:r>
      <w:proofErr w:type="spellEnd"/>
      <w:r w:rsidRPr="00EC76D5">
        <w:t xml:space="preserve"> statements has been parsed, the addresses need to be set with the help of the label map.</w:t>
      </w:r>
    </w:p>
    <w:p w14:paraId="16DFFE45" w14:textId="0CB3C129" w:rsidR="00B075C3" w:rsidRDefault="00B141F0" w:rsidP="00E40B78">
      <w:pPr>
        <w:pStyle w:val="Rubrik3"/>
      </w:pPr>
      <w:bookmarkStart w:id="54" w:name="_Ref418259975"/>
      <w:bookmarkStart w:id="55" w:name="_Toc481936149"/>
      <w:r>
        <w:lastRenderedPageBreak/>
        <w:t xml:space="preserve">The </w:t>
      </w:r>
      <w:r w:rsidR="00B075C3">
        <w:t>if-else</w:t>
      </w:r>
      <w:r>
        <w:t xml:space="preserve"> Problem</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the parser above supports 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lastRenderedPageBreak/>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 xml:space="preserve">A theoretical explanation of the open-closed statement solution is beyond the scope of this book, but I recommend the Dragon Book by </w:t>
      </w:r>
      <w:proofErr w:type="spellStart"/>
      <w:r>
        <w:t>Aho</w:t>
      </w:r>
      <w:proofErr w:type="spellEnd"/>
      <w:r>
        <w:t xml:space="preserve">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proofErr w:type="spellStart"/>
      <w:r>
        <w:t>MainParser.cs</w:t>
      </w:r>
      <w:proofErr w:type="spellEnd"/>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proofErr w:type="spellStart"/>
      <w:r>
        <w:rPr>
          <w:highlight w:val="white"/>
        </w:rPr>
        <w:t>Statement.cs</w:t>
      </w:r>
      <w:proofErr w:type="spellEnd"/>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lastRenderedPageBreak/>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proofErr w:type="spellStart"/>
      <w:r>
        <w:rPr>
          <w:highlight w:val="white"/>
        </w:rPr>
        <w:t>Expression.cs</w:t>
      </w:r>
      <w:proofErr w:type="spellEnd"/>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lastRenderedPageBreak/>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proofErr w:type="spellStart"/>
      <w:r>
        <w:rPr>
          <w:highlight w:val="white"/>
        </w:rPr>
        <w:t>MiddleCodeGenerator.cs</w:t>
      </w:r>
      <w:proofErr w:type="spellEnd"/>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lastRenderedPageBreak/>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766D78F" w14:textId="5D9064EA" w:rsidR="007175D9" w:rsidRDefault="008B6F4B" w:rsidP="007175D9">
      <w:pPr>
        <w:pStyle w:val="Rubrik3"/>
      </w:pPr>
      <w:r>
        <w:t xml:space="preserve">The </w:t>
      </w:r>
      <w:r w:rsidR="004B7BC0">
        <w:t>Switch S</w:t>
      </w:r>
      <w:r>
        <w:t>tatement</w:t>
      </w:r>
    </w:p>
    <w:p w14:paraId="47A018AE" w14:textId="77777777" w:rsidR="00F420E3" w:rsidRDefault="00F420E3" w:rsidP="00F420E3">
      <w:r>
        <w:t xml:space="preserve">The </w:t>
      </w:r>
      <w:proofErr w:type="spellStart"/>
      <w:r w:rsidRPr="000D3429">
        <w:rPr>
          <w:rStyle w:val="CodeInText"/>
        </w:rPr>
        <w:t>generateSwitchStatement</w:t>
      </w:r>
      <w:proofErr w:type="spellEnd"/>
      <w:r>
        <w:t xml:space="preserve"> method generates middle code jump instructions for each of the case statements, which are stored in the </w:t>
      </w:r>
      <w:proofErr w:type="spellStart"/>
      <w:r w:rsidRPr="00195C09">
        <w:rPr>
          <w:rStyle w:val="CodeInText"/>
        </w:rPr>
        <w:t>Main.CaseMapStack</w:t>
      </w:r>
      <w:proofErr w:type="spellEnd"/>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proofErr w:type="spellStart"/>
      <w:r>
        <w:t>MainParser.gppg</w:t>
      </w:r>
      <w:proofErr w:type="spellEnd"/>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lastRenderedPageBreak/>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proofErr w:type="spellStart"/>
      <w:r w:rsidR="00737D78" w:rsidRPr="00B65F66">
        <w:rPr>
          <w:rStyle w:val="KeyWord0"/>
          <w:highlight w:val="white"/>
        </w:rPr>
        <w:t>m_caseMapStack</w:t>
      </w:r>
      <w:proofErr w:type="spellEnd"/>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proofErr w:type="spellStart"/>
      <w:r w:rsidR="008B4BF6" w:rsidRPr="00B65F66">
        <w:rPr>
          <w:rStyle w:val="KeyWord0"/>
          <w:highlight w:val="white"/>
        </w:rPr>
        <w:t>m_caseMapStack</w:t>
      </w:r>
      <w:proofErr w:type="spellEnd"/>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proofErr w:type="spellStart"/>
      <w:r w:rsidR="00036BC6" w:rsidRPr="00B65F66">
        <w:rPr>
          <w:rStyle w:val="KeyWord0"/>
          <w:highlight w:val="white"/>
        </w:rPr>
        <w:t>m_breakStack</w:t>
      </w:r>
      <w:proofErr w:type="spellEnd"/>
      <w:r w:rsidR="007B5F11">
        <w:rPr>
          <w:highlight w:val="white"/>
        </w:rPr>
        <w:t>)</w:t>
      </w:r>
      <w:r>
        <w:rPr>
          <w:highlight w:val="white"/>
        </w:rPr>
        <w:t>.</w:t>
      </w:r>
    </w:p>
    <w:p w14:paraId="2A1F9A35" w14:textId="48C4EB48" w:rsidR="00F24D05" w:rsidRDefault="00642BA0" w:rsidP="00F24D05">
      <w:pPr>
        <w:pStyle w:val="CodeHeader"/>
      </w:pPr>
      <w:proofErr w:type="spellStart"/>
      <w:r>
        <w:t>MiddleCodeGenerator.cs</w:t>
      </w:r>
      <w:proofErr w:type="spellEnd"/>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proofErr w:type="gramStart"/>
      <w:r>
        <w:rPr>
          <w:highlight w:val="white"/>
        </w:rPr>
        <w:lastRenderedPageBreak/>
        <w:t>Similar to</w:t>
      </w:r>
      <w:proofErr w:type="gramEnd"/>
      <w:r>
        <w:rPr>
          <w:highlight w:val="white"/>
        </w:rPr>
        <w:t xml:space="preserve">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77777777" w:rsidR="00CD348D" w:rsidRPr="00CD348D" w:rsidRDefault="00CD348D" w:rsidP="00CD348D">
      <w:pPr>
        <w:pStyle w:val="Code"/>
        <w:rPr>
          <w:highlight w:val="white"/>
        </w:rPr>
      </w:pPr>
      <w:r w:rsidRPr="00CD348D">
        <w:rPr>
          <w:highlight w:val="whit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proofErr w:type="spellStart"/>
      <w:r w:rsidRPr="00B23C47">
        <w:rPr>
          <w:rStyle w:val="CodeInText"/>
        </w:rPr>
        <w:t>Main.CaseMapStack</w:t>
      </w:r>
      <w:proofErr w:type="spellEnd"/>
      <w:r>
        <w:t xml:space="preserve"> must not be empty. If it is empty, the case statements </w:t>
      </w:r>
      <w:proofErr w:type="gramStart"/>
      <w:r>
        <w:t>misses</w:t>
      </w:r>
      <w:proofErr w:type="gramEnd"/>
      <w:r>
        <w:t xml:space="preserve">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proofErr w:type="spellStart"/>
      <w:r w:rsidRPr="00B23C47">
        <w:rPr>
          <w:rStyle w:val="CodeInText"/>
        </w:rPr>
        <w:t>Main.CaseMapStack</w:t>
      </w:r>
      <w:proofErr w:type="spellEnd"/>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2"/>
      </w:r>
      <w:r>
        <w:t>).</w:t>
      </w:r>
    </w:p>
    <w:p w14:paraId="56D656AD" w14:textId="7ECD7B12" w:rsidR="00F0575F" w:rsidRPr="00DE3A21" w:rsidRDefault="00F0575F" w:rsidP="00F0575F">
      <w:r>
        <w:t xml:space="preserve">If the case map stack is empty, we have a case </w:t>
      </w:r>
      <w:r w:rsidR="0038637A">
        <w:t xml:space="preserve">statement </w:t>
      </w:r>
      <w:r>
        <w:t xml:space="preserve">without </w:t>
      </w:r>
      <w:proofErr w:type="gramStart"/>
      <w:r>
        <w:t>a</w:t>
      </w:r>
      <w:proofErr w:type="gramEnd"/>
      <w:r>
        <w:t xml:space="preserve">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lastRenderedPageBreak/>
        <w:t xml:space="preserve">      BigInteger caseValue = (BigInteger) </w:t>
      </w:r>
      <w:r>
        <w:rPr>
          <w:highlight w:val="white"/>
        </w:rPr>
        <w:t>expression</w:t>
      </w:r>
      <w:r w:rsidRPr="00CD348D">
        <w:rPr>
          <w:highlight w:val="white"/>
        </w:rPr>
        <w:t>.Symbol.Value;</w:t>
      </w:r>
    </w:p>
    <w:p w14:paraId="2BFCA2B2" w14:textId="3B6A67DE" w:rsidR="006C29C6" w:rsidRDefault="006C29C6" w:rsidP="006C29C6">
      <w:pPr>
        <w:rPr>
          <w:highlight w:val="white"/>
        </w:rPr>
      </w:pPr>
      <w:r>
        <w:rPr>
          <w:highlight w:val="white"/>
        </w:rPr>
        <w:t xml:space="preserve">We </w:t>
      </w:r>
      <w:proofErr w:type="spellStart"/>
      <w:r>
        <w:rPr>
          <w:highlight w:val="white"/>
        </w:rPr>
        <w:t>extraxt</w:t>
      </w:r>
      <w:proofErr w:type="spellEnd"/>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77777777" w:rsidR="00CD348D" w:rsidRPr="00CD348D" w:rsidRDefault="00CD348D" w:rsidP="00CD348D">
      <w:pPr>
        <w:pStyle w:val="Code"/>
        <w:rPr>
          <w:highlight w:val="white"/>
        </w:rPr>
      </w:pPr>
      <w:r w:rsidRPr="00CD348D">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2B9E80DE" w14:textId="77777777" w:rsidR="00CD348D" w:rsidRPr="00CD348D" w:rsidRDefault="00CD348D" w:rsidP="00CD348D">
      <w:pPr>
        <w:pStyle w:val="Code"/>
        <w:rPr>
          <w:highlight w:val="white"/>
        </w:rPr>
      </w:pPr>
      <w:r w:rsidRPr="00CD348D">
        <w:rPr>
          <w:highlight w:val="white"/>
        </w:rPr>
        <w:t xml:space="preserve">    }</w:t>
      </w:r>
    </w:p>
    <w:p w14:paraId="3694DC85" w14:textId="7ED84CD1" w:rsidR="000D017D" w:rsidRDefault="000D017D" w:rsidP="000D017D">
      <w:pPr>
        <w:pStyle w:val="Rubrik3"/>
        <w:numPr>
          <w:ilvl w:val="2"/>
          <w:numId w:val="120"/>
        </w:numPr>
      </w:pPr>
      <w:r>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w:t>
      </w:r>
      <w:r>
        <w:lastRenderedPageBreak/>
        <w:t xml:space="preserve">statement, the </w:t>
      </w:r>
      <w:proofErr w:type="spellStart"/>
      <w:r w:rsidRPr="009755A9">
        <w:rPr>
          <w:rStyle w:val="CodeInText"/>
        </w:rPr>
        <w:t>jump_marker</w:t>
      </w:r>
      <w:proofErr w:type="spellEnd"/>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proofErr w:type="spellStart"/>
      <w:r>
        <w:t>MainParser.gppg</w:t>
      </w:r>
      <w:proofErr w:type="spellEnd"/>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proofErr w:type="gramStart"/>
      <w:r>
        <w:rPr>
          <w:highlight w:val="white"/>
        </w:rPr>
        <w:t>Similar to</w:t>
      </w:r>
      <w:proofErr w:type="gramEnd"/>
      <w:r>
        <w:rPr>
          <w:highlight w:val="white"/>
        </w:rPr>
        <w:t xml:space="preserve"> the break set stack above, we also need a continue set </w:t>
      </w:r>
      <w:proofErr w:type="spellStart"/>
      <w:r>
        <w:rPr>
          <w:highlight w:val="white"/>
        </w:rPr>
        <w:t>satck</w:t>
      </w:r>
      <w:proofErr w:type="spellEnd"/>
      <w:r>
        <w:rPr>
          <w:highlight w:val="white"/>
        </w:rPr>
        <w:t>.</w:t>
      </w:r>
    </w:p>
    <w:p w14:paraId="4CB7213E" w14:textId="19707767" w:rsidR="008576CD" w:rsidRDefault="008576CD" w:rsidP="00AA5558">
      <w:pPr>
        <w:pStyle w:val="CodeHeader"/>
      </w:pPr>
      <w:proofErr w:type="spellStart"/>
      <w:r>
        <w:t>MiddleCodeGenerator.cs</w:t>
      </w:r>
      <w:proofErr w:type="spellEnd"/>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w:t>
      </w:r>
      <w:proofErr w:type="gramStart"/>
      <w:r>
        <w:rPr>
          <w:highlight w:val="white"/>
        </w:rPr>
        <w:t>Similar to</w:t>
      </w:r>
      <w:proofErr w:type="gramEnd"/>
      <w:r>
        <w:rPr>
          <w:highlight w:val="white"/>
        </w:rPr>
        <w:t xml:space="preserve">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w:t>
      </w:r>
      <w:proofErr w:type="spellStart"/>
      <w:r>
        <w:rPr>
          <w:highlight w:val="white"/>
        </w:rPr>
        <w:t>backpatchar</w:t>
      </w:r>
      <w:proofErr w:type="spellEnd"/>
      <w:r>
        <w:rPr>
          <w:highlight w:val="white"/>
        </w:rPr>
        <w:t xml:space="preserve">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lastRenderedPageBreak/>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w:t>
      </w:r>
      <w:proofErr w:type="gramStart"/>
      <w:r>
        <w:rPr>
          <w:highlight w:val="white"/>
        </w:rPr>
        <w:t>its</w:t>
      </w:r>
      <w:proofErr w:type="gramEnd"/>
      <w:r>
        <w:rPr>
          <w:highlight w:val="white"/>
        </w:rPr>
        <w:t xml:space="preserve">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2D567325" w14:textId="16ACFAA2" w:rsidR="00834CDC" w:rsidRPr="00834CDC" w:rsidRDefault="00834CDC" w:rsidP="00834CDC">
      <w:r>
        <w:t xml:space="preserve">The do </w:t>
      </w:r>
      <w:proofErr w:type="gramStart"/>
      <w:r>
        <w:t>statement</w:t>
      </w:r>
      <w:proofErr w:type="gramEnd"/>
    </w:p>
    <w:p w14:paraId="05E6D1AF" w14:textId="3B7F7A73" w:rsidR="0083355E" w:rsidRDefault="0083355E" w:rsidP="0083355E">
      <w:pPr>
        <w:pStyle w:val="CodeHeader"/>
      </w:pPr>
      <w:proofErr w:type="spellStart"/>
      <w:r>
        <w:t>MainParser.cs</w:t>
      </w:r>
      <w:proofErr w:type="spellEnd"/>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proofErr w:type="spellStart"/>
      <w:r>
        <w:t>MiddleCodeGenerator.cs</w:t>
      </w:r>
      <w:proofErr w:type="spellEnd"/>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 xml:space="preserve">The </w:t>
      </w:r>
      <w:proofErr w:type="gramStart"/>
      <w:r>
        <w:t>For</w:t>
      </w:r>
      <w:proofErr w:type="gramEnd"/>
      <w:r>
        <w:t xml:space="preserve"> Statement</w:t>
      </w:r>
    </w:p>
    <w:p w14:paraId="6A965189" w14:textId="002A27C3" w:rsidR="00564E09" w:rsidRDefault="00564E09" w:rsidP="00564E09">
      <w:proofErr w:type="gramStart"/>
      <w:r>
        <w:t>The for</w:t>
      </w:r>
      <w:proofErr w:type="gramEnd"/>
      <w:r>
        <w:t xml:space="preserve"> statement is more complicated than </w:t>
      </w:r>
      <w:proofErr w:type="spellStart"/>
      <w:r>
        <w:t>the</w:t>
      </w:r>
      <w:proofErr w:type="spellEnd"/>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w:t>
      </w:r>
      <w:proofErr w:type="spellStart"/>
      <w:r>
        <w:t>inf</w:t>
      </w:r>
      <w:r w:rsidR="002F35C1">
        <w:t>initializer</w:t>
      </w:r>
      <w:r>
        <w:t>e</w:t>
      </w:r>
      <w:proofErr w:type="spellEnd"/>
      <w:r>
        <w:t xml:space="preserv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make </w:t>
      </w:r>
      <w:proofErr w:type="spellStart"/>
      <w:r>
        <w:rPr>
          <w:highlight w:val="white"/>
          <w:lang w:val="sv-SE"/>
        </w:rPr>
        <w:t>difference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short and long list </w:t>
      </w:r>
      <w:proofErr w:type="spellStart"/>
      <w:r>
        <w:rPr>
          <w:highlight w:val="white"/>
          <w:lang w:val="sv-SE"/>
        </w:rPr>
        <w:t>of</w:t>
      </w:r>
      <w:proofErr w:type="spellEnd"/>
      <w:r>
        <w:rPr>
          <w:highlight w:val="white"/>
          <w:lang w:val="sv-SE"/>
        </w:rPr>
        <w:t xml:space="preserve"> the expressions.</w:t>
      </w:r>
      <w:r w:rsidR="001F0552">
        <w:rPr>
          <w:highlight w:val="white"/>
          <w:lang w:val="sv-SE"/>
        </w:rPr>
        <w:t xml:space="preserve"> </w:t>
      </w:r>
      <w:r w:rsidR="003D12F1">
        <w:rPr>
          <w:highlight w:val="white"/>
          <w:lang w:val="sv-SE"/>
        </w:rPr>
        <w:t xml:space="preserve">If the </w:t>
      </w:r>
      <w:proofErr w:type="gramStart"/>
      <w:r w:rsidR="003D12F1">
        <w:rPr>
          <w:highlight w:val="white"/>
          <w:lang w:val="sv-SE"/>
        </w:rPr>
        <w:t>test expression</w:t>
      </w:r>
      <w:proofErr w:type="gramEnd"/>
      <w:r w:rsidR="003D12F1">
        <w:rPr>
          <w:highlight w:val="white"/>
          <w:lang w:val="sv-SE"/>
        </w:rPr>
        <w:t xml:space="preserve"> is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want</w:t>
      </w:r>
      <w:proofErr w:type="spellEnd"/>
      <w:r w:rsidR="003D12F1">
        <w:rPr>
          <w:highlight w:val="white"/>
          <w:lang w:val="sv-SE"/>
        </w:rPr>
        <w:t xml:space="preserve"> </w:t>
      </w:r>
      <w:proofErr w:type="spellStart"/>
      <w:r w:rsidR="003D12F1">
        <w:rPr>
          <w:highlight w:val="white"/>
          <w:lang w:val="sv-SE"/>
        </w:rPr>
        <w:t>its</w:t>
      </w:r>
      <w:proofErr w:type="spellEnd"/>
      <w:r w:rsidR="003D12F1">
        <w:rPr>
          <w:highlight w:val="white"/>
          <w:lang w:val="sv-SE"/>
        </w:rPr>
        <w:t xml:space="preserve"> </w:t>
      </w:r>
      <w:proofErr w:type="spellStart"/>
      <w:r w:rsidR="003D12F1">
        <w:rPr>
          <w:highlight w:val="white"/>
          <w:lang w:val="sv-SE"/>
        </w:rPr>
        <w:t>value</w:t>
      </w:r>
      <w:proofErr w:type="spellEnd"/>
      <w:r w:rsidR="003D12F1">
        <w:rPr>
          <w:highlight w:val="white"/>
          <w:lang w:val="sv-SE"/>
        </w:rPr>
        <w:t xml:space="preserve">, and </w:t>
      </w:r>
      <w:proofErr w:type="spellStart"/>
      <w:r w:rsidR="003D12F1">
        <w:rPr>
          <w:highlight w:val="white"/>
          <w:lang w:val="sv-SE"/>
        </w:rPr>
        <w:t>therefore</w:t>
      </w:r>
      <w:proofErr w:type="spellEnd"/>
      <w:r w:rsidR="003D12F1">
        <w:rPr>
          <w:highlight w:val="white"/>
          <w:lang w:val="sv-SE"/>
        </w:rPr>
        <w:t xml:space="preserve"> </w:t>
      </w:r>
      <w:proofErr w:type="spellStart"/>
      <w:r w:rsidR="003D12F1">
        <w:rPr>
          <w:highlight w:val="white"/>
          <w:lang w:val="sv-SE"/>
        </w:rPr>
        <w:t>we</w:t>
      </w:r>
      <w:proofErr w:type="spellEnd"/>
      <w:r w:rsidR="003D12F1">
        <w:rPr>
          <w:highlight w:val="white"/>
          <w:lang w:val="sv-SE"/>
        </w:rPr>
        <w:t xml:space="preserve"> re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its</w:t>
      </w:r>
      <w:proofErr w:type="spellEnd"/>
      <w:r w:rsidR="003D12F1">
        <w:rPr>
          <w:highlight w:val="white"/>
          <w:lang w:val="sv-SE"/>
        </w:rPr>
        <w:t xml:space="preserve"> long list. On the </w:t>
      </w:r>
      <w:proofErr w:type="spellStart"/>
      <w:r w:rsidR="003D12F1">
        <w:rPr>
          <w:highlight w:val="white"/>
          <w:lang w:val="sv-SE"/>
        </w:rPr>
        <w:t>other</w:t>
      </w:r>
      <w:proofErr w:type="spellEnd"/>
      <w:r w:rsidR="003D12F1">
        <w:rPr>
          <w:highlight w:val="white"/>
          <w:lang w:val="sv-SE"/>
        </w:rPr>
        <w:t xml:space="preserve"> hand, </w:t>
      </w:r>
      <w:proofErr w:type="spellStart"/>
      <w:r w:rsidR="003D12F1">
        <w:rPr>
          <w:highlight w:val="white"/>
          <w:lang w:val="sv-SE"/>
        </w:rPr>
        <w:t>if</w:t>
      </w:r>
      <w:proofErr w:type="spellEnd"/>
      <w:r w:rsidR="003D12F1">
        <w:rPr>
          <w:highlight w:val="white"/>
          <w:lang w:val="sv-SE"/>
        </w:rPr>
        <w:t xml:space="preserve"> the </w:t>
      </w:r>
      <w:proofErr w:type="spellStart"/>
      <w:r w:rsidR="002F35C1">
        <w:rPr>
          <w:highlight w:val="white"/>
          <w:lang w:val="sv-SE"/>
        </w:rPr>
        <w:t>initializer</w:t>
      </w:r>
      <w:proofErr w:type="spellEnd"/>
      <w:r w:rsidR="003D12F1">
        <w:rPr>
          <w:highlight w:val="white"/>
          <w:lang w:val="sv-SE"/>
        </w:rPr>
        <w:t xml:space="preserve"> or </w:t>
      </w:r>
      <w:proofErr w:type="spellStart"/>
      <w:r w:rsidR="003D12F1">
        <w:rPr>
          <w:highlight w:val="white"/>
          <w:lang w:val="sv-SE"/>
        </w:rPr>
        <w:t>next</w:t>
      </w:r>
      <w:proofErr w:type="spellEnd"/>
      <w:r w:rsidR="003D12F1">
        <w:rPr>
          <w:highlight w:val="white"/>
          <w:lang w:val="sv-SE"/>
        </w:rPr>
        <w:t xml:space="preserve"> expressions </w:t>
      </w:r>
      <w:proofErr w:type="spellStart"/>
      <w:r w:rsidR="003D12F1">
        <w:rPr>
          <w:highlight w:val="white"/>
          <w:lang w:val="sv-SE"/>
        </w:rPr>
        <w:t>are</w:t>
      </w:r>
      <w:proofErr w:type="spellEnd"/>
      <w:r w:rsidR="003D12F1">
        <w:rPr>
          <w:highlight w:val="white"/>
          <w:lang w:val="sv-SE"/>
        </w:rPr>
        <w:t xml:space="preserve"> present </w:t>
      </w:r>
      <w:proofErr w:type="spellStart"/>
      <w:r w:rsidR="003D12F1">
        <w:rPr>
          <w:highlight w:val="white"/>
          <w:lang w:val="sv-SE"/>
        </w:rPr>
        <w:t>we</w:t>
      </w:r>
      <w:proofErr w:type="spellEnd"/>
      <w:r w:rsidR="003D12F1">
        <w:rPr>
          <w:highlight w:val="white"/>
          <w:lang w:val="sv-SE"/>
        </w:rPr>
        <w:t xml:space="preserve"> </w:t>
      </w:r>
      <w:proofErr w:type="spellStart"/>
      <w:r w:rsidR="003D12F1">
        <w:rPr>
          <w:highlight w:val="white"/>
          <w:lang w:val="sv-SE"/>
        </w:rPr>
        <w:t>are</w:t>
      </w:r>
      <w:proofErr w:type="spellEnd"/>
      <w:r w:rsidR="003D12F1">
        <w:rPr>
          <w:highlight w:val="white"/>
          <w:lang w:val="sv-SE"/>
        </w:rPr>
        <w:t xml:space="preserve"> </w:t>
      </w:r>
      <w:proofErr w:type="spellStart"/>
      <w:r w:rsidR="003D12F1">
        <w:rPr>
          <w:highlight w:val="white"/>
          <w:lang w:val="sv-SE"/>
        </w:rPr>
        <w:t>only</w:t>
      </w:r>
      <w:proofErr w:type="spellEnd"/>
      <w:r w:rsidR="003D12F1">
        <w:rPr>
          <w:highlight w:val="white"/>
          <w:lang w:val="sv-SE"/>
        </w:rPr>
        <w:t xml:space="preserve"> </w:t>
      </w:r>
      <w:proofErr w:type="spellStart"/>
      <w:r w:rsidR="003D12F1">
        <w:rPr>
          <w:highlight w:val="white"/>
          <w:lang w:val="sv-SE"/>
        </w:rPr>
        <w:t>interested</w:t>
      </w:r>
      <w:proofErr w:type="spellEnd"/>
      <w:r w:rsidR="003D12F1">
        <w:rPr>
          <w:highlight w:val="white"/>
          <w:lang w:val="sv-SE"/>
        </w:rPr>
        <w:t xml:space="preserve"> in </w:t>
      </w:r>
      <w:proofErr w:type="spellStart"/>
      <w:r w:rsidR="003D12F1">
        <w:rPr>
          <w:highlight w:val="white"/>
          <w:lang w:val="sv-SE"/>
        </w:rPr>
        <w:t>their</w:t>
      </w:r>
      <w:proofErr w:type="spellEnd"/>
      <w:r w:rsidR="003D12F1">
        <w:rPr>
          <w:highlight w:val="white"/>
          <w:lang w:val="sv-SE"/>
        </w:rPr>
        <w:t xml:space="preserve"> potential </w:t>
      </w:r>
      <w:proofErr w:type="spellStart"/>
      <w:r w:rsidR="003D12F1">
        <w:rPr>
          <w:highlight w:val="white"/>
          <w:lang w:val="sv-SE"/>
        </w:rPr>
        <w:t>side</w:t>
      </w:r>
      <w:proofErr w:type="spellEnd"/>
      <w:r w:rsidR="003D12F1">
        <w:rPr>
          <w:highlight w:val="white"/>
          <w:lang w:val="sv-SE"/>
        </w:rPr>
        <w:t xml:space="preserve"> effekts.</w:t>
      </w:r>
    </w:p>
    <w:p w14:paraId="7BD65007" w14:textId="6CAA7A1E" w:rsidR="006737CD" w:rsidRDefault="006737CD" w:rsidP="006737CD">
      <w:pPr>
        <w:pStyle w:val="CodeHeader"/>
        <w:rPr>
          <w:highlight w:val="white"/>
          <w:lang w:val="sv-SE"/>
        </w:rPr>
      </w:pPr>
      <w:proofErr w:type="spellStart"/>
      <w:r>
        <w:rPr>
          <w:highlight w:val="white"/>
          <w:lang w:val="sv-SE"/>
        </w:rPr>
        <w:t>MiddleCodeGenerator.cs</w:t>
      </w:r>
      <w:proofErr w:type="spellEnd"/>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 xml:space="preserve">test </w:t>
      </w:r>
      <w:proofErr w:type="gramStart"/>
      <w:r w:rsidR="005E1C00">
        <w:rPr>
          <w:highlight w:val="white"/>
        </w:rPr>
        <w:t>expression, since</w:t>
      </w:r>
      <w:proofErr w:type="gramEnd"/>
      <w:r w:rsidR="005E1C00">
        <w:rPr>
          <w:highlight w:val="white"/>
        </w:rPr>
        <w:t xml:space="preserv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lastRenderedPageBreak/>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t xml:space="preserve">Label and </w:t>
      </w:r>
      <w:proofErr w:type="spellStart"/>
      <w:r>
        <w:t>Goto</w:t>
      </w:r>
      <w:proofErr w:type="spellEnd"/>
      <w:r>
        <w:t xml:space="preserve"> Statement</w:t>
      </w:r>
    </w:p>
    <w:p w14:paraId="3D4A6642" w14:textId="404C833E" w:rsidR="009845B3" w:rsidRPr="00B41019" w:rsidRDefault="009845B3" w:rsidP="009845B3">
      <w:r>
        <w:t xml:space="preserve">The label statement is quite simple, we just add the name of the label together with the line number of the beginning of the statement following the label to </w:t>
      </w:r>
      <w:proofErr w:type="spellStart"/>
      <w:r>
        <w:t>Main.LabelMap</w:t>
      </w:r>
      <w:proofErr w:type="spellEnd"/>
      <w:r>
        <w:t xml:space="preserve"> and check that the label has not been added already. The labels are used as targets of </w:t>
      </w:r>
      <w:proofErr w:type="spellStart"/>
      <w:r>
        <w:t>goto</w:t>
      </w:r>
      <w:proofErr w:type="spellEnd"/>
      <w:r>
        <w:t xml:space="preserve"> statements.</w:t>
      </w:r>
      <w:r w:rsidR="000E2D59">
        <w:t xml:space="preserve"> </w:t>
      </w:r>
      <w:r w:rsidR="000E2D59" w:rsidRPr="00BD4B2D">
        <w:t xml:space="preserve">As we all know, </w:t>
      </w:r>
      <w:proofErr w:type="spellStart"/>
      <w:r w:rsidR="000E2D59" w:rsidRPr="00BD4B2D">
        <w:t>goto</w:t>
      </w:r>
      <w:proofErr w:type="spellEnd"/>
      <w:r w:rsidR="000E2D59" w:rsidRPr="00BD4B2D">
        <w:t xml:space="preserve"> has no place in well-</w:t>
      </w:r>
      <w:r w:rsidR="00BD1C4E" w:rsidRPr="00BD4B2D">
        <w:t>structured</w:t>
      </w:r>
      <w:r w:rsidR="000E2D59" w:rsidRPr="00BD4B2D">
        <w:t xml:space="preserve"> programs. </w:t>
      </w:r>
      <w:r w:rsidR="000E2D59" w:rsidRPr="00CC64B1">
        <w:t xml:space="preserve">Labels and </w:t>
      </w:r>
      <w:proofErr w:type="spellStart"/>
      <w:r w:rsidR="000E2D59" w:rsidRPr="00CC64B1">
        <w:t>goto</w:t>
      </w:r>
      <w:proofErr w:type="spellEnd"/>
      <w:r w:rsidR="000E2D59" w:rsidRPr="00CC64B1">
        <w:t xml:space="preserve"> are included in </w:t>
      </w:r>
      <w:r w:rsidR="00BD1C4E">
        <w:t xml:space="preserve">C </w:t>
      </w:r>
      <w:r w:rsidR="000E2D59" w:rsidRPr="00CC64B1">
        <w:t xml:space="preserve">of historical reasons only. </w:t>
      </w:r>
      <w:r w:rsidR="000E2D59" w:rsidRPr="00E01F3C">
        <w:t>Mo</w:t>
      </w:r>
      <w:r w:rsidR="000E2D59">
        <w:t xml:space="preserve">re recent </w:t>
      </w:r>
      <w:r w:rsidR="000E2D59" w:rsidRPr="00E01F3C">
        <w:t xml:space="preserve">languages have omitted </w:t>
      </w:r>
      <w:proofErr w:type="spellStart"/>
      <w:r w:rsidR="000E2D59" w:rsidRPr="00E01F3C">
        <w:t>goto</w:t>
      </w:r>
      <w:proofErr w:type="spellEnd"/>
      <w:r w:rsidR="000E2D59" w:rsidRPr="00E01F3C">
        <w:t>.</w:t>
      </w:r>
    </w:p>
    <w:p w14:paraId="786481CA" w14:textId="537F5369" w:rsidR="00932FB0" w:rsidRDefault="00932FB0" w:rsidP="00932FB0">
      <w:pPr>
        <w:pStyle w:val="CodeHeader"/>
      </w:pPr>
      <w:proofErr w:type="spellStart"/>
      <w:r>
        <w:t>MainParser.cs</w:t>
      </w:r>
      <w:proofErr w:type="spellEnd"/>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proofErr w:type="spellStart"/>
      <w:r>
        <w:t>MiddleCodeGenerator.cs</w:t>
      </w:r>
      <w:proofErr w:type="spellEnd"/>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w:t>
      </w:r>
      <w:proofErr w:type="gramStart"/>
      <w:r>
        <w:rPr>
          <w:highlight w:val="white"/>
        </w:rPr>
        <w:t>hold</w:t>
      </w:r>
      <w:proofErr w:type="gramEnd"/>
      <w:r>
        <w:rPr>
          <w:highlight w:val="white"/>
        </w:rPr>
        <w:t xml:space="preserve">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w:t>
      </w:r>
      <w:proofErr w:type="spellStart"/>
      <w:r>
        <w:t>goto</w:t>
      </w:r>
      <w:proofErr w:type="spellEnd"/>
      <w:r>
        <w:t xml:space="preserve"> set map</w:t>
      </w:r>
      <w:r w:rsidR="00567F5C">
        <w:t xml:space="preserve"> </w:t>
      </w:r>
      <w:r w:rsidR="00567F5C" w:rsidRPr="00567F5C">
        <w:rPr>
          <w:rStyle w:val="KeyWord0"/>
          <w:highlight w:val="white"/>
        </w:rPr>
        <w:t>m_gotoSetMap</w:t>
      </w:r>
      <w:r>
        <w:t xml:space="preserve"> </w:t>
      </w:r>
      <w:r w:rsidR="00567F5C">
        <w:t xml:space="preserve">with the label name as key and the </w:t>
      </w:r>
      <w:proofErr w:type="spellStart"/>
      <w:r w:rsidR="00567F5C">
        <w:t>goto</w:t>
      </w:r>
      <w:proofErr w:type="spellEnd"/>
      <w:r w:rsidR="00567F5C">
        <w:t xml:space="preserve"> middle code instruction as value.</w:t>
      </w:r>
      <w:r>
        <w:t xml:space="preserve"> </w:t>
      </w:r>
    </w:p>
    <w:p w14:paraId="34FCB677" w14:textId="77777777" w:rsidR="004006F9" w:rsidRDefault="004006F9" w:rsidP="004006F9">
      <w:pPr>
        <w:pStyle w:val="Code"/>
        <w:rPr>
          <w:highlight w:val="white"/>
        </w:rPr>
      </w:pPr>
      <w:r w:rsidRPr="002B02D5">
        <w:rPr>
          <w:highlight w:val="white"/>
        </w:rPr>
        <w:lastRenderedPageBreak/>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 xml:space="preserve">start by adding middle code holding a </w:t>
      </w:r>
      <w:proofErr w:type="spellStart"/>
      <w:r w:rsidR="00D371A3">
        <w:rPr>
          <w:highlight w:val="white"/>
        </w:rPr>
        <w:t>goto</w:t>
      </w:r>
      <w:proofErr w:type="spellEnd"/>
      <w:r w:rsidR="00D371A3">
        <w:rPr>
          <w:highlight w:val="white"/>
        </w:rPr>
        <w:t xml:space="preserve">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w:t>
      </w:r>
      <w:proofErr w:type="spellStart"/>
      <w:r>
        <w:rPr>
          <w:highlight w:val="white"/>
        </w:rPr>
        <w:t>goto</w:t>
      </w:r>
      <w:proofErr w:type="spellEnd"/>
      <w:r>
        <w:rPr>
          <w:highlight w:val="white"/>
        </w:rPr>
        <w:t xml:space="preserve"> set map, we </w:t>
      </w:r>
      <w:r w:rsidR="00C04A59">
        <w:rPr>
          <w:highlight w:val="white"/>
        </w:rPr>
        <w:t xml:space="preserve">look up the </w:t>
      </w:r>
      <w:proofErr w:type="spellStart"/>
      <w:r w:rsidR="00C04A59">
        <w:rPr>
          <w:highlight w:val="white"/>
        </w:rPr>
        <w:t>goto</w:t>
      </w:r>
      <w:proofErr w:type="spellEnd"/>
      <w:r w:rsidR="00C04A59">
        <w:rPr>
          <w:highlight w:val="white"/>
        </w:rPr>
        <w:t xml:space="preserve"> set and a the </w:t>
      </w:r>
      <w:proofErr w:type="spellStart"/>
      <w:r w:rsidR="00C04A59">
        <w:rPr>
          <w:highlight w:val="white"/>
        </w:rPr>
        <w:t>goto</w:t>
      </w:r>
      <w:proofErr w:type="spellEnd"/>
      <w:r w:rsidR="00C04A59">
        <w:rPr>
          <w:highlight w:val="white"/>
        </w:rPr>
        <w:t xml:space="preserve">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w:t>
      </w:r>
      <w:proofErr w:type="spellStart"/>
      <w:r>
        <w:rPr>
          <w:highlight w:val="white"/>
        </w:rPr>
        <w:t>goto</w:t>
      </w:r>
      <w:proofErr w:type="spellEnd"/>
      <w:r>
        <w:rPr>
          <w:highlight w:val="white"/>
        </w:rPr>
        <w:t xml:space="preserve"> set map, we create a new </w:t>
      </w:r>
      <w:proofErr w:type="spellStart"/>
      <w:r>
        <w:rPr>
          <w:highlight w:val="white"/>
        </w:rPr>
        <w:t>goto</w:t>
      </w:r>
      <w:proofErr w:type="spellEnd"/>
      <w:r>
        <w:rPr>
          <w:highlight w:val="white"/>
        </w:rPr>
        <w:t xml:space="preserve"> set to which we add the </w:t>
      </w:r>
      <w:proofErr w:type="spellStart"/>
      <w:r>
        <w:rPr>
          <w:highlight w:val="white"/>
        </w:rPr>
        <w:t>goto</w:t>
      </w:r>
      <w:proofErr w:type="spellEnd"/>
      <w:r>
        <w:rPr>
          <w:highlight w:val="white"/>
        </w:rPr>
        <w:t xml:space="preserve"> instruction, and then we add the label name and </w:t>
      </w:r>
      <w:proofErr w:type="spellStart"/>
      <w:r>
        <w:rPr>
          <w:highlight w:val="white"/>
        </w:rPr>
        <w:t>goto</w:t>
      </w:r>
      <w:proofErr w:type="spellEnd"/>
      <w:r>
        <w:rPr>
          <w:highlight w:val="white"/>
        </w:rPr>
        <w:t xml:space="preserve"> set to the </w:t>
      </w:r>
      <w:proofErr w:type="spellStart"/>
      <w:r>
        <w:rPr>
          <w:highlight w:val="white"/>
        </w:rPr>
        <w:t>the</w:t>
      </w:r>
      <w:proofErr w:type="spellEnd"/>
      <w:r>
        <w:rPr>
          <w:highlight w:val="white"/>
        </w:rPr>
        <w:t xml:space="preserve"> </w:t>
      </w:r>
      <w:proofErr w:type="spellStart"/>
      <w:r>
        <w:rPr>
          <w:highlight w:val="white"/>
        </w:rPr>
        <w:t>goto</w:t>
      </w:r>
      <w:proofErr w:type="spellEnd"/>
      <w:r>
        <w:rPr>
          <w:highlight w:val="white"/>
        </w:rPr>
        <w:t xml:space="preserve"> set map. </w:t>
      </w:r>
      <w:r w:rsidR="009B4D10">
        <w:rPr>
          <w:highlight w:val="white"/>
        </w:rPr>
        <w:t xml:space="preserve">This situation occurs </w:t>
      </w:r>
      <w:r w:rsidR="004919A7">
        <w:rPr>
          <w:highlight w:val="white"/>
        </w:rPr>
        <w:t xml:space="preserve">when we encounter the </w:t>
      </w:r>
      <w:proofErr w:type="spellStart"/>
      <w:r w:rsidR="004919A7">
        <w:rPr>
          <w:highlight w:val="white"/>
        </w:rPr>
        <w:t>the</w:t>
      </w:r>
      <w:proofErr w:type="spellEnd"/>
      <w:r w:rsidR="004919A7">
        <w:rPr>
          <w:highlight w:val="white"/>
        </w:rPr>
        <w:t xml:space="preserv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 xml:space="preserve">ith the </w:t>
      </w:r>
      <w:proofErr w:type="spellStart"/>
      <w:r w:rsidR="005441CF">
        <w:rPr>
          <w:highlight w:val="white"/>
        </w:rPr>
        <w:t>goto</w:t>
      </w:r>
      <w:proofErr w:type="spellEnd"/>
      <w:r w:rsidR="005441CF">
        <w:rPr>
          <w:highlight w:val="white"/>
        </w:rPr>
        <w:t xml:space="preserve">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proofErr w:type="gramStart"/>
      <w:r w:rsidR="00CD3573">
        <w:rPr>
          <w:highlight w:val="white"/>
        </w:rPr>
        <w:t>Its</w:t>
      </w:r>
      <w:proofErr w:type="gramEnd"/>
      <w:r w:rsidR="00CD3573">
        <w:rPr>
          <w:highlight w:val="white"/>
        </w:rPr>
        <w:t xml:space="preserve"> iterates through the </w:t>
      </w:r>
      <w:proofErr w:type="spellStart"/>
      <w:r w:rsidR="00CD3573">
        <w:rPr>
          <w:highlight w:val="white"/>
        </w:rPr>
        <w:t>goto</w:t>
      </w:r>
      <w:proofErr w:type="spellEnd"/>
      <w:r w:rsidR="00CD3573">
        <w:rPr>
          <w:highlight w:val="white"/>
        </w:rPr>
        <w:t xml:space="preserve"> set map</w:t>
      </w:r>
      <w:r w:rsidR="00535E66">
        <w:rPr>
          <w:highlight w:val="white"/>
        </w:rPr>
        <w:t xml:space="preserve"> and, for each label name, we look up the label middle code instruction and backpatch the </w:t>
      </w:r>
      <w:proofErr w:type="spellStart"/>
      <w:r w:rsidR="00535E66">
        <w:rPr>
          <w:highlight w:val="white"/>
        </w:rPr>
        <w:t>goto</w:t>
      </w:r>
      <w:proofErr w:type="spellEnd"/>
      <w:r w:rsidR="00535E66">
        <w:rPr>
          <w:highlight w:val="white"/>
        </w:rPr>
        <w:t xml:space="preserve">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 xml:space="preserve">a key in the label map, we have a </w:t>
      </w:r>
      <w:proofErr w:type="spellStart"/>
      <w:r w:rsidR="00DD2FB6">
        <w:rPr>
          <w:highlight w:val="white"/>
        </w:rPr>
        <w:t>goto</w:t>
      </w:r>
      <w:proofErr w:type="spellEnd"/>
      <w:r w:rsidR="00DD2FB6">
        <w:rPr>
          <w:highlight w:val="white"/>
        </w:rPr>
        <w:t xml:space="preserve">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62718557" w14:textId="12A8DC3F" w:rsidR="007A1B82" w:rsidRDefault="001B22B5" w:rsidP="00285B2B">
      <w:pPr>
        <w:rPr>
          <w:highlight w:val="white"/>
          <w:lang w:val="sv-SE"/>
        </w:rPr>
      </w:pPr>
      <w:r>
        <w:rPr>
          <w:highlight w:val="white"/>
          <w:lang w:val="sv-SE"/>
        </w:rPr>
        <w:t xml:space="preserve">The </w:t>
      </w:r>
      <w:proofErr w:type="spellStart"/>
      <w:r>
        <w:rPr>
          <w:highlight w:val="white"/>
          <w:lang w:val="sv-SE"/>
        </w:rPr>
        <w:t>return</w:t>
      </w:r>
      <w:proofErr w:type="spellEnd"/>
      <w:r>
        <w:rPr>
          <w:highlight w:val="white"/>
          <w:lang w:val="sv-SE"/>
        </w:rPr>
        <w:t xml:space="preserve"> </w:t>
      </w:r>
      <w:proofErr w:type="spellStart"/>
      <w:r>
        <w:rPr>
          <w:highlight w:val="white"/>
          <w:lang w:val="sv-SE"/>
        </w:rPr>
        <w:t>statement</w:t>
      </w:r>
      <w:proofErr w:type="spellEnd"/>
      <w:r>
        <w:rPr>
          <w:highlight w:val="white"/>
          <w:lang w:val="sv-SE"/>
        </w:rPr>
        <w:t xml:space="preserve"> </w:t>
      </w:r>
      <w:proofErr w:type="spellStart"/>
      <w:r>
        <w:rPr>
          <w:highlight w:val="white"/>
          <w:lang w:val="sv-SE"/>
        </w:rPr>
        <w:t>may</w:t>
      </w:r>
      <w:proofErr w:type="spellEnd"/>
      <w:r>
        <w:rPr>
          <w:highlight w:val="white"/>
          <w:lang w:val="sv-SE"/>
        </w:rPr>
        <w:t xml:space="preserve"> </w:t>
      </w:r>
      <w:proofErr w:type="spellStart"/>
      <w:r w:rsidR="00A7245A">
        <w:rPr>
          <w:highlight w:val="white"/>
          <w:lang w:val="sv-SE"/>
        </w:rPr>
        <w:t>have</w:t>
      </w:r>
      <w:proofErr w:type="spellEnd"/>
      <w:r w:rsidR="00A7245A">
        <w:rPr>
          <w:highlight w:val="white"/>
          <w:lang w:val="sv-SE"/>
        </w:rPr>
        <w:t xml:space="preserve"> an </w:t>
      </w:r>
      <w:proofErr w:type="spellStart"/>
      <w:r w:rsidR="00A7245A">
        <w:rPr>
          <w:highlight w:val="white"/>
          <w:lang w:val="sv-SE"/>
        </w:rPr>
        <w:t>optional</w:t>
      </w:r>
      <w:proofErr w:type="spellEnd"/>
      <w:r w:rsidR="00A7245A">
        <w:rPr>
          <w:highlight w:val="white"/>
          <w:lang w:val="sv-SE"/>
        </w:rPr>
        <w:t xml:space="preserve"> expression.</w:t>
      </w:r>
      <w:r w:rsidR="00874277">
        <w:rPr>
          <w:highlight w:val="white"/>
          <w:lang w:val="sv-SE"/>
        </w:rPr>
        <w:t xml:space="preserve"> </w:t>
      </w:r>
    </w:p>
    <w:p w14:paraId="57CF0D52" w14:textId="2BBDCB2F" w:rsidR="00AC571D" w:rsidRDefault="00AC571D" w:rsidP="00AC571D">
      <w:pPr>
        <w:pStyle w:val="CodeHeader"/>
      </w:pPr>
      <w:proofErr w:type="spellStart"/>
      <w:r>
        <w:t>MainParser.cs</w:t>
      </w:r>
      <w:proofErr w:type="spellEnd"/>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proofErr w:type="spellStart"/>
      <w:r>
        <w:rPr>
          <w:highlight w:val="white"/>
          <w:lang w:val="sv-SE"/>
        </w:rPr>
        <w:lastRenderedPageBreak/>
        <w:t>We</w:t>
      </w:r>
      <w:proofErr w:type="spellEnd"/>
      <w:r>
        <w:rPr>
          <w:highlight w:val="white"/>
          <w:lang w:val="sv-SE"/>
        </w:rPr>
        <w:t xml:space="preserve"> </w:t>
      </w:r>
      <w:proofErr w:type="spellStart"/>
      <w:r>
        <w:rPr>
          <w:highlight w:val="white"/>
          <w:lang w:val="sv-SE"/>
        </w:rPr>
        <w:t>need</w:t>
      </w:r>
      <w:proofErr w:type="spellEnd"/>
      <w:r>
        <w:rPr>
          <w:highlight w:val="white"/>
          <w:lang w:val="sv-SE"/>
        </w:rPr>
        <w:t xml:space="preserve"> to </w:t>
      </w:r>
      <w:proofErr w:type="spellStart"/>
      <w:r>
        <w:rPr>
          <w:highlight w:val="white"/>
          <w:lang w:val="sv-SE"/>
        </w:rPr>
        <w:t>regard</w:t>
      </w:r>
      <w:proofErr w:type="spellEnd"/>
      <w:r>
        <w:rPr>
          <w:highlight w:val="white"/>
          <w:lang w:val="sv-SE"/>
        </w:rPr>
        <w:t xml:space="preserve"> </w:t>
      </w:r>
      <w:proofErr w:type="spellStart"/>
      <w:r>
        <w:rPr>
          <w:highlight w:val="white"/>
          <w:lang w:val="sv-SE"/>
        </w:rPr>
        <w:t>whether</w:t>
      </w:r>
      <w:proofErr w:type="spellEnd"/>
      <w:r>
        <w:rPr>
          <w:highlight w:val="white"/>
          <w:lang w:val="sv-SE"/>
        </w:rPr>
        <w:t xml:space="preserve"> </w:t>
      </w:r>
      <w:proofErr w:type="spellStart"/>
      <w:r>
        <w:rPr>
          <w:highlight w:val="white"/>
          <w:lang w:val="sv-SE"/>
        </w:rPr>
        <w:t>there</w:t>
      </w:r>
      <w:proofErr w:type="spellEnd"/>
      <w:r>
        <w:rPr>
          <w:highlight w:val="white"/>
          <w:lang w:val="sv-SE"/>
        </w:rPr>
        <w:t xml:space="preserve"> is an expression</w:t>
      </w:r>
      <w:r w:rsidR="00216396">
        <w:rPr>
          <w:highlight w:val="white"/>
          <w:lang w:val="sv-SE"/>
        </w:rPr>
        <w:t xml:space="preserve"> and </w:t>
      </w:r>
      <w:proofErr w:type="spellStart"/>
      <w:r w:rsidR="00216396">
        <w:rPr>
          <w:highlight w:val="white"/>
          <w:lang w:val="sv-SE"/>
        </w:rPr>
        <w:t>whether</w:t>
      </w:r>
      <w:proofErr w:type="spellEnd"/>
      <w:r w:rsidR="00216396">
        <w:rPr>
          <w:highlight w:val="white"/>
          <w:lang w:val="sv-SE"/>
        </w:rPr>
        <w:t xml:space="preserve"> the </w:t>
      </w:r>
      <w:proofErr w:type="spellStart"/>
      <w:r w:rsidR="00216396">
        <w:rPr>
          <w:highlight w:val="white"/>
          <w:lang w:val="sv-SE"/>
        </w:rPr>
        <w:t>return</w:t>
      </w:r>
      <w:proofErr w:type="spellEnd"/>
      <w:r w:rsidR="00216396">
        <w:rPr>
          <w:highlight w:val="white"/>
          <w:lang w:val="sv-SE"/>
        </w:rPr>
        <w:t xml:space="preserve"> </w:t>
      </w:r>
      <w:proofErr w:type="spellStart"/>
      <w:r w:rsidR="00216396">
        <w:rPr>
          <w:highlight w:val="white"/>
          <w:lang w:val="sv-SE"/>
        </w:rPr>
        <w:t>statement</w:t>
      </w:r>
      <w:proofErr w:type="spellEnd"/>
      <w:r w:rsidR="00216396">
        <w:rPr>
          <w:highlight w:val="white"/>
          <w:lang w:val="sv-SE"/>
        </w:rPr>
        <w:t xml:space="preserve"> is </w:t>
      </w:r>
      <w:proofErr w:type="spellStart"/>
      <w:r w:rsidR="00216396">
        <w:rPr>
          <w:highlight w:val="white"/>
          <w:lang w:val="sv-SE"/>
        </w:rPr>
        <w:t>located</w:t>
      </w:r>
      <w:proofErr w:type="spellEnd"/>
      <w:r w:rsidR="00216396">
        <w:rPr>
          <w:highlight w:val="white"/>
          <w:lang w:val="sv-SE"/>
        </w:rPr>
        <w:t xml:space="preserve"> inside the </w:t>
      </w:r>
      <w:proofErr w:type="spellStart"/>
      <w:r w:rsidR="00216396">
        <w:rPr>
          <w:highlight w:val="white"/>
          <w:lang w:val="sv-SE"/>
        </w:rPr>
        <w:t>main</w:t>
      </w:r>
      <w:proofErr w:type="spellEnd"/>
      <w:r w:rsidR="00216396">
        <w:rPr>
          <w:highlight w:val="white"/>
          <w:lang w:val="sv-SE"/>
        </w:rPr>
        <w:t xml:space="preserve"> </w:t>
      </w:r>
      <w:proofErr w:type="spellStart"/>
      <w:r w:rsidR="00216396">
        <w:rPr>
          <w:highlight w:val="white"/>
          <w:lang w:val="sv-SE"/>
        </w:rPr>
        <w:t>function</w:t>
      </w:r>
      <w:proofErr w:type="spellEnd"/>
      <w:r w:rsidR="00216396">
        <w:rPr>
          <w:highlight w:val="white"/>
          <w:lang w:val="sv-SE"/>
        </w:rPr>
        <w:t>.</w:t>
      </w:r>
      <w:r w:rsidR="007A1B82">
        <w:rPr>
          <w:highlight w:val="white"/>
          <w:lang w:val="sv-SE"/>
        </w:rPr>
        <w:t xml:space="preserve"> </w:t>
      </w:r>
    </w:p>
    <w:p w14:paraId="2B289E38" w14:textId="09D92B51" w:rsidR="00AC571D" w:rsidRDefault="00AC571D" w:rsidP="00AC571D">
      <w:pPr>
        <w:pStyle w:val="CodeHeader"/>
      </w:pPr>
      <w:proofErr w:type="spellStart"/>
      <w:r>
        <w:t>MiddleCodeGenerator.cs</w:t>
      </w:r>
      <w:proofErr w:type="spellEnd"/>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 xml:space="preserve">If it </w:t>
      </w:r>
      <w:proofErr w:type="gramStart"/>
      <w:r w:rsidR="00EE7DF5">
        <w:rPr>
          <w:highlight w:val="white"/>
        </w:rPr>
        <w:t>does</w:t>
      </w:r>
      <w:proofErr w:type="gramEnd"/>
      <w:r w:rsidR="00EE7DF5">
        <w:rPr>
          <w:highlight w:val="white"/>
        </w:rPr>
        <w:t xml:space="preserve">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 xml:space="preserve">we check that the function returns void. If it does </w:t>
      </w:r>
      <w:proofErr w:type="gramStart"/>
      <w:r w:rsidR="0058319B">
        <w:rPr>
          <w:highlight w:val="white"/>
        </w:rPr>
        <w:t>not</w:t>
      </w:r>
      <w:proofErr w:type="gramEnd"/>
      <w:r w:rsidR="0058319B">
        <w:rPr>
          <w:highlight w:val="white"/>
        </w:rPr>
        <w:t xml:space="preserve">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lastRenderedPageBreak/>
        <w:t>Optional</w:t>
      </w:r>
      <w:r>
        <w:t xml:space="preserve"> Expression Statement</w:t>
      </w:r>
    </w:p>
    <w:p w14:paraId="5E863082" w14:textId="77777777" w:rsidR="00866410" w:rsidRDefault="00866410" w:rsidP="00866410">
      <w:r>
        <w:t>A statement can also be made up by an optional expression; that is, the statement is an expression followed by a semicolon, or simply a semicolon.</w:t>
      </w:r>
    </w:p>
    <w:p w14:paraId="5CFFC49D" w14:textId="77777777" w:rsidR="00866410" w:rsidRDefault="00866410" w:rsidP="00866410">
      <w:pPr>
        <w:pStyle w:val="CodeHeader"/>
        <w:rPr>
          <w:highlight w:val="white"/>
          <w:lang w:val="sv-SE"/>
        </w:rPr>
      </w:pPr>
      <w:proofErr w:type="spellStart"/>
      <w:r>
        <w:rPr>
          <w:highlight w:val="white"/>
          <w:lang w:val="sv-SE"/>
        </w:rPr>
        <w:t>MainParser.gppg</w:t>
      </w:r>
      <w:proofErr w:type="spellEnd"/>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proofErr w:type="spellStart"/>
      <w:r>
        <w:t>MiddleCodeGenerator.cs</w:t>
      </w:r>
      <w:proofErr w:type="spellEnd"/>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26B53E2F"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ED96916" w14:textId="266F6F63" w:rsidR="002C67F5" w:rsidRDefault="002C67F5" w:rsidP="002C67F5">
      <w:pPr>
        <w:pStyle w:val="CodeHeader"/>
      </w:pPr>
      <w:proofErr w:type="spellStart"/>
      <w:r>
        <w:t>MainParser.cs</w:t>
      </w:r>
      <w:proofErr w:type="spellEnd"/>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 xml:space="preserve">In case of </w:t>
      </w:r>
      <w:proofErr w:type="gramStart"/>
      <w:r>
        <w:rPr>
          <w:highlight w:val="white"/>
        </w:rPr>
        <w:t>an</w:t>
      </w:r>
      <w:proofErr w:type="gramEnd"/>
      <w:r>
        <w:rPr>
          <w:highlight w:val="white"/>
        </w:rPr>
        <w:t xml:space="preserve">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lastRenderedPageBreak/>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proofErr w:type="spellStart"/>
      <w:r>
        <w:t>MainParser.cs</w:t>
      </w:r>
      <w:proofErr w:type="spellEnd"/>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3E5A96E7" w14:textId="77777777" w:rsidR="00FB6AA4" w:rsidRPr="004D5DB0" w:rsidRDefault="00FB6AA4" w:rsidP="00FB6AA4">
      <w:pPr>
        <w:pStyle w:val="Code"/>
      </w:pP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proofErr w:type="spellStart"/>
      <w:r>
        <w:rPr>
          <w:highlight w:val="white"/>
          <w:lang w:val="sv-SE"/>
        </w:rPr>
        <w:t>MainParser.cs</w:t>
      </w:r>
      <w:proofErr w:type="spellEnd"/>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 xml:space="preserve">An expression </w:t>
      </w:r>
      <w:proofErr w:type="spellStart"/>
      <w:r>
        <w:rPr>
          <w:highlight w:val="white"/>
          <w:lang w:val="sv-SE"/>
        </w:rPr>
        <w:t>may</w:t>
      </w:r>
      <w:proofErr w:type="spellEnd"/>
      <w:r>
        <w:rPr>
          <w:highlight w:val="white"/>
          <w:lang w:val="sv-SE"/>
        </w:rPr>
        <w:t xml:space="preserve"> be an </w:t>
      </w:r>
      <w:proofErr w:type="spellStart"/>
      <w:r>
        <w:rPr>
          <w:highlight w:val="white"/>
          <w:lang w:val="sv-SE"/>
        </w:rPr>
        <w:t>assignment</w:t>
      </w:r>
      <w:proofErr w:type="spellEnd"/>
      <w:r w:rsidR="00B02A39">
        <w:rPr>
          <w:highlight w:val="white"/>
          <w:lang w:val="sv-SE"/>
        </w:rPr>
        <w:t xml:space="preserve"> </w:t>
      </w:r>
      <w:r>
        <w:rPr>
          <w:highlight w:val="white"/>
          <w:lang w:val="sv-SE"/>
        </w:rPr>
        <w:t xml:space="preserve">expression or </w:t>
      </w:r>
      <w:proofErr w:type="spellStart"/>
      <w:r>
        <w:rPr>
          <w:highlight w:val="white"/>
          <w:lang w:val="sv-SE"/>
        </w:rPr>
        <w:t>two</w:t>
      </w:r>
      <w:proofErr w:type="spellEnd"/>
      <w:r>
        <w:rPr>
          <w:highlight w:val="white"/>
          <w:lang w:val="sv-SE"/>
        </w:rPr>
        <w:t xml:space="preserve"> expression</w:t>
      </w:r>
      <w:r w:rsidR="00322B02">
        <w:rPr>
          <w:highlight w:val="white"/>
          <w:lang w:val="sv-SE"/>
        </w:rPr>
        <w:t>s</w:t>
      </w:r>
      <w:r>
        <w:rPr>
          <w:highlight w:val="white"/>
          <w:lang w:val="sv-SE"/>
        </w:rPr>
        <w:t xml:space="preserve"> </w:t>
      </w:r>
      <w:proofErr w:type="spellStart"/>
      <w:r>
        <w:rPr>
          <w:highlight w:val="white"/>
          <w:lang w:val="sv-SE"/>
        </w:rPr>
        <w:t>separated</w:t>
      </w:r>
      <w:proofErr w:type="spellEnd"/>
      <w:r>
        <w:rPr>
          <w:highlight w:val="white"/>
          <w:lang w:val="sv-SE"/>
        </w:rPr>
        <w:t xml:space="preserve"> by a </w:t>
      </w:r>
      <w:proofErr w:type="spellStart"/>
      <w:r>
        <w:rPr>
          <w:highlight w:val="white"/>
          <w:lang w:val="sv-SE"/>
        </w:rPr>
        <w:t>comma</w:t>
      </w:r>
      <w:proofErr w:type="spellEnd"/>
      <w:r>
        <w:rPr>
          <w:highlight w:val="white"/>
          <w:lang w:val="sv-SE"/>
        </w:rPr>
        <w:t>.</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a </w:t>
      </w:r>
      <w:proofErr w:type="spellStart"/>
      <w:r>
        <w:rPr>
          <w:highlight w:val="white"/>
          <w:lang w:val="sv-SE"/>
        </w:rPr>
        <w:t>comma</w:t>
      </w:r>
      <w:proofErr w:type="spellEnd"/>
      <w:r>
        <w:rPr>
          <w:highlight w:val="white"/>
          <w:lang w:val="sv-SE"/>
        </w:rPr>
        <w:t xml:space="preserve"> expression is the </w:t>
      </w:r>
      <w:proofErr w:type="spellStart"/>
      <w:r>
        <w:rPr>
          <w:highlight w:val="white"/>
          <w:lang w:val="sv-SE"/>
        </w:rPr>
        <w:t>value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right expression, </w:t>
      </w:r>
      <w:r w:rsidR="00AB7158">
        <w:rPr>
          <w:highlight w:val="white"/>
          <w:lang w:val="sv-SE"/>
        </w:rPr>
        <w:t xml:space="preserve">the </w:t>
      </w:r>
      <w:proofErr w:type="spellStart"/>
      <w:r w:rsidR="00AB7158">
        <w:rPr>
          <w:highlight w:val="white"/>
          <w:lang w:val="sv-SE"/>
        </w:rPr>
        <w:t>value</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expression is </w:t>
      </w:r>
      <w:proofErr w:type="spellStart"/>
      <w:r w:rsidR="00AB7158">
        <w:rPr>
          <w:highlight w:val="white"/>
          <w:lang w:val="sv-SE"/>
        </w:rPr>
        <w:t>discarded</w:t>
      </w:r>
      <w:proofErr w:type="spellEnd"/>
      <w:r w:rsidR="00AB7158">
        <w:rPr>
          <w:highlight w:val="white"/>
          <w:lang w:val="sv-SE"/>
        </w:rPr>
        <w:t xml:space="preserve">. </w:t>
      </w:r>
      <w:proofErr w:type="spellStart"/>
      <w:r w:rsidR="00AB7158">
        <w:rPr>
          <w:highlight w:val="white"/>
          <w:lang w:val="sv-SE"/>
        </w:rPr>
        <w:t>However</w:t>
      </w:r>
      <w:proofErr w:type="spellEnd"/>
      <w:r w:rsidR="00AB7158">
        <w:rPr>
          <w:highlight w:val="white"/>
          <w:lang w:val="sv-SE"/>
        </w:rPr>
        <w:t xml:space="preserve">, </w:t>
      </w:r>
      <w:proofErr w:type="spellStart"/>
      <w:r w:rsidR="00AB7158">
        <w:rPr>
          <w:highlight w:val="white"/>
          <w:lang w:val="sv-SE"/>
        </w:rPr>
        <w:t>we</w:t>
      </w:r>
      <w:proofErr w:type="spellEnd"/>
      <w:r w:rsidR="00AB7158">
        <w:rPr>
          <w:highlight w:val="white"/>
          <w:lang w:val="sv-SE"/>
        </w:rPr>
        <w:t xml:space="preserve"> </w:t>
      </w:r>
      <w:proofErr w:type="spellStart"/>
      <w:r w:rsidR="00AB7158">
        <w:rPr>
          <w:highlight w:val="white"/>
          <w:lang w:val="sv-SE"/>
        </w:rPr>
        <w:t>keep</w:t>
      </w:r>
      <w:proofErr w:type="spellEnd"/>
      <w:r w:rsidR="00AB7158">
        <w:rPr>
          <w:highlight w:val="white"/>
          <w:lang w:val="sv-SE"/>
        </w:rPr>
        <w:t xml:space="preserve"> the </w:t>
      </w:r>
      <w:proofErr w:type="spellStart"/>
      <w:r w:rsidR="00AB7158">
        <w:rPr>
          <w:highlight w:val="white"/>
          <w:lang w:val="sv-SE"/>
        </w:rPr>
        <w:t>side</w:t>
      </w:r>
      <w:proofErr w:type="spellEnd"/>
      <w:r w:rsidR="00AB7158">
        <w:rPr>
          <w:highlight w:val="white"/>
          <w:lang w:val="sv-SE"/>
        </w:rPr>
        <w:t xml:space="preserve"> </w:t>
      </w:r>
      <w:proofErr w:type="spellStart"/>
      <w:r w:rsidR="00AB7158">
        <w:rPr>
          <w:highlight w:val="white"/>
          <w:lang w:val="sv-SE"/>
        </w:rPr>
        <w:t>effects</w:t>
      </w:r>
      <w:proofErr w:type="spellEnd"/>
      <w:r w:rsidR="00AB7158">
        <w:rPr>
          <w:highlight w:val="white"/>
          <w:lang w:val="sv-SE"/>
        </w:rPr>
        <w:t xml:space="preserve"> </w:t>
      </w:r>
      <w:proofErr w:type="spellStart"/>
      <w:r w:rsidR="00AB7158">
        <w:rPr>
          <w:highlight w:val="white"/>
          <w:lang w:val="sv-SE"/>
        </w:rPr>
        <w:t>of</w:t>
      </w:r>
      <w:proofErr w:type="spellEnd"/>
      <w:r w:rsidR="00AB7158">
        <w:rPr>
          <w:highlight w:val="white"/>
          <w:lang w:val="sv-SE"/>
        </w:rPr>
        <w:t xml:space="preserve"> </w:t>
      </w:r>
      <w:proofErr w:type="spellStart"/>
      <w:r w:rsidR="00AB7158">
        <w:rPr>
          <w:highlight w:val="white"/>
          <w:lang w:val="sv-SE"/>
        </w:rPr>
        <w:t>both</w:t>
      </w:r>
      <w:proofErr w:type="spellEnd"/>
      <w:r w:rsidR="00AB7158">
        <w:rPr>
          <w:highlight w:val="white"/>
          <w:lang w:val="sv-SE"/>
        </w:rPr>
        <w:t xml:space="preserve"> the </w:t>
      </w:r>
      <w:proofErr w:type="spellStart"/>
      <w:r w:rsidR="00AB7158">
        <w:rPr>
          <w:highlight w:val="white"/>
          <w:lang w:val="sv-SE"/>
        </w:rPr>
        <w:t>left</w:t>
      </w:r>
      <w:proofErr w:type="spellEnd"/>
      <w:r w:rsidR="00AB7158">
        <w:rPr>
          <w:highlight w:val="white"/>
          <w:lang w:val="sv-SE"/>
        </w:rPr>
        <w:t xml:space="preserve"> and right expressions.</w:t>
      </w:r>
    </w:p>
    <w:p w14:paraId="303F7F45" w14:textId="670B5AC1" w:rsidR="00A963C6" w:rsidRDefault="00B32FC6" w:rsidP="00B32FC6">
      <w:pPr>
        <w:pStyle w:val="CodeHeader"/>
        <w:rPr>
          <w:highlight w:val="white"/>
          <w:lang w:val="sv-SE"/>
        </w:rPr>
      </w:pPr>
      <w:proofErr w:type="spellStart"/>
      <w:r>
        <w:rPr>
          <w:highlight w:val="white"/>
          <w:lang w:val="sv-SE"/>
        </w:rPr>
        <w:t>MiddleCodeGenerator.cs</w:t>
      </w:r>
      <w:proofErr w:type="spellEnd"/>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20B1B96E" w:rsidR="00B05CB1" w:rsidRDefault="00FE4E0C" w:rsidP="00152085">
      <w:pPr>
        <w:pStyle w:val="Rubrik3"/>
      </w:pPr>
      <w:r>
        <w:lastRenderedPageBreak/>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proofErr w:type="spellStart"/>
      <w:r>
        <w:rPr>
          <w:highlight w:val="white"/>
        </w:rPr>
        <w:t>MainParser.cs</w:t>
      </w:r>
      <w:proofErr w:type="spellEnd"/>
    </w:p>
    <w:p w14:paraId="28989381" w14:textId="77777777" w:rsidR="00BF71E1" w:rsidRDefault="00BF71E1" w:rsidP="00BF71E1">
      <w:pPr>
        <w:pStyle w:val="Code"/>
        <w:rPr>
          <w:highlight w:val="white"/>
          <w:lang w:val="sv-SE"/>
        </w:rPr>
      </w:pPr>
      <w:r>
        <w:rPr>
          <w:highlight w:val="white"/>
          <w:lang w:val="sv-SE"/>
        </w:rPr>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501A1107"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_ASSIGN         { $$ = MiddleOperator.Bitwise</w:t>
      </w:r>
      <w:r w:rsidR="00414C74">
        <w:rPr>
          <w:highlight w:val="white"/>
          <w:lang w:val="sv-SE"/>
        </w:rPr>
        <w:t>Or</w:t>
      </w:r>
      <w:r>
        <w:rPr>
          <w:highlight w:val="white"/>
          <w:lang w:val="sv-SE"/>
        </w:rPr>
        <w:t>;     }</w:t>
      </w:r>
    </w:p>
    <w:p w14:paraId="481455EC" w14:textId="77777777"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proofErr w:type="spellStart"/>
      <w:r>
        <w:rPr>
          <w:highlight w:val="white"/>
        </w:rPr>
        <w:t>MiddleCodeGenerator.cs</w:t>
      </w:r>
      <w:proofErr w:type="spellEnd"/>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lastRenderedPageBreak/>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 xml:space="preserve">We check that the register has the same size (in bytes) as the expression it is assigned to. If it is </w:t>
      </w:r>
      <w:proofErr w:type="gramStart"/>
      <w:r>
        <w:rPr>
          <w:highlight w:val="white"/>
        </w:rPr>
        <w:t>not</w:t>
      </w:r>
      <w:proofErr w:type="gramEnd"/>
      <w:r>
        <w:rPr>
          <w:highlight w:val="white"/>
        </w:rPr>
        <w:t xml:space="preserve">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lastRenderedPageBreak/>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w:t>
      </w:r>
      <w:proofErr w:type="gramStart"/>
      <w:r w:rsidR="00FF68F7">
        <w:rPr>
          <w:highlight w:val="white"/>
        </w:rPr>
        <w:t>expression, since</w:t>
      </w:r>
      <w:proofErr w:type="gramEnd"/>
      <w:r w:rsidR="00FF68F7">
        <w:rPr>
          <w:highlight w:val="white"/>
        </w:rPr>
        <w:t xml:space="preserv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lastRenderedPageBreak/>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proofErr w:type="spellStart"/>
      <w:r>
        <w:t>MainParser.gppg</w:t>
      </w:r>
      <w:proofErr w:type="spellEnd"/>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proofErr w:type="spellStart"/>
      <w:r>
        <w:rPr>
          <w:highlight w:val="white"/>
        </w:rPr>
        <w:t>MiddleCodeGenerator.cs</w:t>
      </w:r>
      <w:proofErr w:type="spellEnd"/>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w:t>
      </w:r>
      <w:proofErr w:type="spellStart"/>
      <w:r>
        <w:rPr>
          <w:highlight w:val="white"/>
        </w:rPr>
        <w:t>backpathing</w:t>
      </w:r>
      <w:proofErr w:type="spellEnd"/>
      <w:r>
        <w:rPr>
          <w:highlight w:val="white"/>
        </w:rPr>
        <w:t xml:space="preserve">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lastRenderedPageBreak/>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proofErr w:type="gramStart"/>
      <w:r>
        <w:rPr>
          <w:highlight w:val="white"/>
        </w:rPr>
        <w:t>Similar to</w:t>
      </w:r>
      <w:proofErr w:type="gramEnd"/>
      <w:r>
        <w:rPr>
          <w:highlight w:val="white"/>
        </w:rPr>
        <w:t xml:space="preserve">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lastRenderedPageBreak/>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 xml:space="preserve">expression is a conditional </w:t>
      </w:r>
      <w:proofErr w:type="gramStart"/>
      <w:r w:rsidR="00122096">
        <w:t>expression, since</w:t>
      </w:r>
      <w:proofErr w:type="gramEnd"/>
      <w:r w:rsidR="00122096">
        <w:t xml:space="preserve"> it cannot hold commas or assignments.</w:t>
      </w:r>
    </w:p>
    <w:p w14:paraId="63C8CB4F" w14:textId="0786663A" w:rsidR="00E5121F" w:rsidRPr="00E5121F" w:rsidRDefault="00E5121F" w:rsidP="00E5121F">
      <w:pPr>
        <w:pStyle w:val="CodeHeader"/>
      </w:pPr>
      <w:proofErr w:type="spellStart"/>
      <w:r>
        <w:t>MainParser.cs</w:t>
      </w:r>
      <w:proofErr w:type="spellEnd"/>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lastRenderedPageBreak/>
        <w:t xml:space="preserve">The </w:t>
      </w:r>
      <w:proofErr w:type="spellStart"/>
      <w:r w:rsidRPr="003A2DDA">
        <w:rPr>
          <w:highlight w:val="white"/>
        </w:rPr>
        <w:t>ConstantIntegralExpression</w:t>
      </w:r>
      <w:proofErr w:type="spellEnd"/>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proofErr w:type="spellStart"/>
      <w:r>
        <w:rPr>
          <w:highlight w:val="white"/>
          <w:lang w:val="sv-SE"/>
        </w:rPr>
        <w:t>MiddleCodeGenerator.cs</w:t>
      </w:r>
      <w:proofErr w:type="spellEnd"/>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proofErr w:type="spellStart"/>
      <w:r>
        <w:t>MainParser.cs</w:t>
      </w:r>
      <w:proofErr w:type="spellEnd"/>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sidR="00A774D0">
        <w:rPr>
          <w:highlight w:val="white"/>
          <w:lang w:val="sv-SE"/>
        </w:rPr>
        <w:t>return</w:t>
      </w:r>
      <w:r w:rsidR="0006127F">
        <w:rPr>
          <w:highlight w:val="white"/>
          <w:lang w:val="sv-SE"/>
        </w:rPr>
        <w:t>s</w:t>
      </w:r>
      <w:proofErr w:type="spellEnd"/>
      <w:r w:rsidR="00A774D0">
        <w:rPr>
          <w:highlight w:val="white"/>
          <w:lang w:val="sv-SE"/>
        </w:rPr>
        <w:t xml:space="preserve"> a </w:t>
      </w:r>
      <w:proofErr w:type="spellStart"/>
      <w:r w:rsidR="002B1DB0">
        <w:rPr>
          <w:highlight w:val="white"/>
          <w:lang w:val="sv-SE"/>
        </w:rPr>
        <w:t>true</w:t>
      </w:r>
      <w:proofErr w:type="spellEnd"/>
      <w:r w:rsidR="002B1DB0">
        <w:rPr>
          <w:highlight w:val="white"/>
          <w:lang w:val="sv-SE"/>
        </w:rPr>
        <w:t xml:space="preserve"> </w:t>
      </w:r>
      <w:r w:rsidR="00A774D0">
        <w:rPr>
          <w:highlight w:val="white"/>
          <w:lang w:val="sv-SE"/>
        </w:rPr>
        <w:t xml:space="preserve">expression </w:t>
      </w:r>
      <w:proofErr w:type="gramStart"/>
      <w:r w:rsidR="00A774D0">
        <w:rPr>
          <w:highlight w:val="white"/>
          <w:lang w:val="sv-SE"/>
        </w:rPr>
        <w:t xml:space="preserve">is </w:t>
      </w:r>
      <w:r w:rsidR="002B1DB0">
        <w:rPr>
          <w:highlight w:val="white"/>
          <w:lang w:val="sv-SE"/>
        </w:rPr>
        <w:t>at</w:t>
      </w:r>
      <w:proofErr w:type="gramEnd"/>
      <w:r w:rsidR="002B1DB0">
        <w:rPr>
          <w:highlight w:val="white"/>
          <w:lang w:val="sv-SE"/>
        </w:rPr>
        <w:t xml:space="preserve"> </w:t>
      </w:r>
      <w:proofErr w:type="spellStart"/>
      <w:r w:rsidR="00A774D0">
        <w:rPr>
          <w:highlight w:val="white"/>
          <w:lang w:val="sv-SE"/>
        </w:rPr>
        <w:t>least</w:t>
      </w:r>
      <w:proofErr w:type="spellEnd"/>
      <w:r w:rsidR="00A774D0">
        <w:rPr>
          <w:highlight w:val="white"/>
          <w:lang w:val="sv-SE"/>
        </w:rPr>
        <w:t xml:space="preserve"> </w:t>
      </w:r>
      <w:proofErr w:type="spellStart"/>
      <w:r w:rsidR="00A774D0">
        <w:rPr>
          <w:highlight w:val="white"/>
          <w:lang w:val="sv-SE"/>
        </w:rPr>
        <w:t>one</w:t>
      </w:r>
      <w:proofErr w:type="spellEnd"/>
      <w:r w:rsidR="00A774D0">
        <w:rPr>
          <w:highlight w:val="white"/>
          <w:lang w:val="sv-SE"/>
        </w:rPr>
        <w:t xml:space="preserve"> </w:t>
      </w:r>
      <w:proofErr w:type="spellStart"/>
      <w:r w:rsidR="00A774D0">
        <w:rPr>
          <w:highlight w:val="white"/>
          <w:lang w:val="sv-SE"/>
        </w:rPr>
        <w:t>of</w:t>
      </w:r>
      <w:proofErr w:type="spellEnd"/>
      <w:r w:rsidR="00A774D0">
        <w:rPr>
          <w:highlight w:val="white"/>
          <w:lang w:val="sv-SE"/>
        </w:rPr>
        <w:t xml:space="preserve"> the </w:t>
      </w:r>
      <w:proofErr w:type="spellStart"/>
      <w:r w:rsidR="00A774D0">
        <w:rPr>
          <w:highlight w:val="white"/>
          <w:lang w:val="sv-SE"/>
        </w:rPr>
        <w:t>left</w:t>
      </w:r>
      <w:proofErr w:type="spellEnd"/>
      <w:r w:rsidR="00A774D0">
        <w:rPr>
          <w:highlight w:val="white"/>
          <w:lang w:val="sv-SE"/>
        </w:rPr>
        <w:t xml:space="preserve"> </w:t>
      </w:r>
      <w:r w:rsidR="0074181A">
        <w:rPr>
          <w:highlight w:val="white"/>
          <w:lang w:val="sv-SE"/>
        </w:rPr>
        <w:t>or</w:t>
      </w:r>
      <w:r w:rsidR="00A774D0">
        <w:rPr>
          <w:highlight w:val="white"/>
          <w:lang w:val="sv-SE"/>
        </w:rPr>
        <w:t xml:space="preserve"> right expression is </w:t>
      </w:r>
      <w:proofErr w:type="spellStart"/>
      <w:r w:rsidR="00A774D0">
        <w:rPr>
          <w:highlight w:val="white"/>
          <w:lang w:val="sv-SE"/>
        </w:rPr>
        <w:t>true</w:t>
      </w:r>
      <w:proofErr w:type="spellEnd"/>
      <w:r w:rsidR="00CC63DA">
        <w:rPr>
          <w:highlight w:val="white"/>
          <w:lang w:val="sv-SE"/>
        </w:rPr>
        <w:t xml:space="preserve">, and a </w:t>
      </w:r>
      <w:proofErr w:type="spellStart"/>
      <w:r w:rsidR="00CC63DA">
        <w:rPr>
          <w:highlight w:val="white"/>
          <w:lang w:val="sv-SE"/>
        </w:rPr>
        <w:t>false</w:t>
      </w:r>
      <w:proofErr w:type="spellEnd"/>
      <w:r w:rsidR="00CC63DA">
        <w:rPr>
          <w:highlight w:val="white"/>
          <w:lang w:val="sv-SE"/>
        </w:rPr>
        <w:t xml:space="preserve"> expression </w:t>
      </w:r>
      <w:proofErr w:type="spellStart"/>
      <w:r w:rsidR="00CC63DA">
        <w:rPr>
          <w:highlight w:val="white"/>
          <w:lang w:val="sv-SE"/>
        </w:rPr>
        <w:t>if</w:t>
      </w:r>
      <w:proofErr w:type="spellEnd"/>
      <w:r w:rsidR="00CC63DA">
        <w:rPr>
          <w:highlight w:val="white"/>
          <w:lang w:val="sv-SE"/>
        </w:rPr>
        <w:t xml:space="preserve"> </w:t>
      </w:r>
      <w:proofErr w:type="spellStart"/>
      <w:r w:rsidR="00CC63DA">
        <w:rPr>
          <w:highlight w:val="white"/>
          <w:lang w:val="sv-SE"/>
        </w:rPr>
        <w:t>both</w:t>
      </w:r>
      <w:proofErr w:type="spellEnd"/>
      <w:r w:rsidR="00CC63DA">
        <w:rPr>
          <w:highlight w:val="white"/>
          <w:lang w:val="sv-SE"/>
        </w:rPr>
        <w:t xml:space="preserve"> the </w:t>
      </w:r>
      <w:proofErr w:type="spellStart"/>
      <w:r w:rsidR="00CC63DA">
        <w:rPr>
          <w:highlight w:val="white"/>
          <w:lang w:val="sv-SE"/>
        </w:rPr>
        <w:t>left</w:t>
      </w:r>
      <w:proofErr w:type="spellEnd"/>
      <w:r w:rsidR="00CC63DA">
        <w:rPr>
          <w:highlight w:val="white"/>
          <w:lang w:val="sv-SE"/>
        </w:rPr>
        <w:t xml:space="preserve"> and right expression is </w:t>
      </w:r>
      <w:proofErr w:type="spellStart"/>
      <w:r w:rsidR="00CC63DA">
        <w:rPr>
          <w:highlight w:val="white"/>
          <w:lang w:val="sv-SE"/>
        </w:rPr>
        <w:t>false</w:t>
      </w:r>
      <w:proofErr w:type="spellEnd"/>
      <w:r w:rsidR="00CC63DA">
        <w:rPr>
          <w:highlight w:val="white"/>
          <w:lang w:val="sv-SE"/>
        </w:rPr>
        <w:t>.</w:t>
      </w:r>
    </w:p>
    <w:p w14:paraId="41B51A02" w14:textId="77777777" w:rsidR="0027377B" w:rsidRDefault="0027377B" w:rsidP="0027377B">
      <w:pPr>
        <w:pStyle w:val="CodeHeader"/>
        <w:rPr>
          <w:highlight w:val="white"/>
          <w:lang w:val="sv-SE"/>
        </w:rPr>
      </w:pPr>
      <w:proofErr w:type="spellStart"/>
      <w:r>
        <w:rPr>
          <w:highlight w:val="white"/>
          <w:lang w:val="sv-SE"/>
        </w:rPr>
        <w:t>MiddleCodeGenerator.cs</w:t>
      </w:r>
      <w:proofErr w:type="spellEnd"/>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lastRenderedPageBreak/>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proofErr w:type="spellStart"/>
      <w:r>
        <w:t>MainParser.cs</w:t>
      </w:r>
      <w:proofErr w:type="spellEnd"/>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w:t>
      </w:r>
      <w:proofErr w:type="spellStart"/>
      <w:r>
        <w:rPr>
          <w:highlight w:val="white"/>
          <w:lang w:val="sv-SE"/>
        </w:rPr>
        <w:t>method</w:t>
      </w:r>
      <w:proofErr w:type="spellEnd"/>
      <w:r>
        <w:rPr>
          <w:highlight w:val="white"/>
          <w:lang w:val="sv-SE"/>
        </w:rPr>
        <w:t xml:space="preserve"> </w:t>
      </w:r>
      <w:proofErr w:type="spellStart"/>
      <w:r>
        <w:rPr>
          <w:highlight w:val="white"/>
          <w:lang w:val="sv-SE"/>
        </w:rPr>
        <w:t>returns</w:t>
      </w:r>
      <w:proofErr w:type="spellEnd"/>
      <w:r>
        <w:rPr>
          <w:highlight w:val="white"/>
          <w:lang w:val="sv-SE"/>
        </w:rPr>
        <w:t xml:space="preserve"> a </w:t>
      </w:r>
      <w:proofErr w:type="spellStart"/>
      <w:r>
        <w:rPr>
          <w:highlight w:val="white"/>
          <w:lang w:val="sv-SE"/>
        </w:rPr>
        <w:t>true</w:t>
      </w:r>
      <w:proofErr w:type="spellEnd"/>
      <w:r>
        <w:rPr>
          <w:highlight w:val="white"/>
          <w:lang w:val="sv-SE"/>
        </w:rPr>
        <w:t xml:space="preserve"> expression </w:t>
      </w:r>
      <w:proofErr w:type="spellStart"/>
      <w:r w:rsidR="00861B37">
        <w:rPr>
          <w:highlight w:val="white"/>
          <w:lang w:val="sv-SE"/>
        </w:rPr>
        <w:t>both</w:t>
      </w:r>
      <w:proofErr w:type="spellEnd"/>
      <w:r w:rsidR="00861B37">
        <w:rPr>
          <w:highlight w:val="white"/>
          <w:lang w:val="sv-SE"/>
        </w:rPr>
        <w:t xml:space="preserve"> </w:t>
      </w:r>
      <w:r>
        <w:rPr>
          <w:highlight w:val="white"/>
          <w:lang w:val="sv-SE"/>
        </w:rPr>
        <w:t xml:space="preserve">the </w:t>
      </w:r>
      <w:proofErr w:type="spellStart"/>
      <w:r>
        <w:rPr>
          <w:highlight w:val="white"/>
          <w:lang w:val="sv-SE"/>
        </w:rPr>
        <w:t>left</w:t>
      </w:r>
      <w:proofErr w:type="spellEnd"/>
      <w:r>
        <w:rPr>
          <w:highlight w:val="white"/>
          <w:lang w:val="sv-SE"/>
        </w:rPr>
        <w:t xml:space="preserve"> and right expression is </w:t>
      </w:r>
      <w:proofErr w:type="spellStart"/>
      <w:r>
        <w:rPr>
          <w:highlight w:val="white"/>
          <w:lang w:val="sv-SE"/>
        </w:rPr>
        <w:t>true</w:t>
      </w:r>
      <w:proofErr w:type="spellEnd"/>
      <w:r>
        <w:rPr>
          <w:highlight w:val="white"/>
          <w:lang w:val="sv-SE"/>
        </w:rPr>
        <w:t xml:space="preserve">, and a </w:t>
      </w:r>
      <w:proofErr w:type="spellStart"/>
      <w:r>
        <w:rPr>
          <w:highlight w:val="white"/>
          <w:lang w:val="sv-SE"/>
        </w:rPr>
        <w:t>false</w:t>
      </w:r>
      <w:proofErr w:type="spellEnd"/>
      <w:r>
        <w:rPr>
          <w:highlight w:val="white"/>
          <w:lang w:val="sv-SE"/>
        </w:rPr>
        <w:t xml:space="preserve"> expression </w:t>
      </w:r>
      <w:proofErr w:type="spellStart"/>
      <w:r>
        <w:rPr>
          <w:highlight w:val="white"/>
          <w:lang w:val="sv-SE"/>
        </w:rPr>
        <w:t>if</w:t>
      </w:r>
      <w:proofErr w:type="spellEnd"/>
      <w:r>
        <w:rPr>
          <w:highlight w:val="white"/>
          <w:lang w:val="sv-SE"/>
        </w:rPr>
        <w:t xml:space="preserve"> </w:t>
      </w:r>
      <w:r w:rsidR="00861B37">
        <w:rPr>
          <w:highlight w:val="white"/>
          <w:lang w:val="sv-SE"/>
        </w:rPr>
        <w:t xml:space="preserve">at </w:t>
      </w:r>
      <w:proofErr w:type="spellStart"/>
      <w:r w:rsidR="00861B37">
        <w:rPr>
          <w:highlight w:val="white"/>
          <w:lang w:val="sv-SE"/>
        </w:rPr>
        <w:t>least</w:t>
      </w:r>
      <w:proofErr w:type="spellEnd"/>
      <w:r w:rsidR="00861B37">
        <w:rPr>
          <w:highlight w:val="white"/>
          <w:lang w:val="sv-SE"/>
        </w:rPr>
        <w:t xml:space="preserve"> </w:t>
      </w:r>
      <w:proofErr w:type="spellStart"/>
      <w:r w:rsidR="00861B37">
        <w:rPr>
          <w:highlight w:val="white"/>
          <w:lang w:val="sv-SE"/>
        </w:rPr>
        <w:t>one</w:t>
      </w:r>
      <w:proofErr w:type="spellEnd"/>
      <w:r w:rsidR="00861B37">
        <w:rPr>
          <w:highlight w:val="white"/>
          <w:lang w:val="sv-SE"/>
        </w:rPr>
        <w:t xml:space="preserve"> </w:t>
      </w:r>
      <w:proofErr w:type="spellStart"/>
      <w:r w:rsidR="00861B37">
        <w:rPr>
          <w:highlight w:val="white"/>
          <w:lang w:val="sv-SE"/>
        </w:rPr>
        <w:t>of</w:t>
      </w:r>
      <w:proofErr w:type="spellEnd"/>
      <w:r w:rsidR="00861B37">
        <w:rPr>
          <w:highlight w:val="white"/>
          <w:lang w:val="sv-SE"/>
        </w:rPr>
        <w:t xml:space="preserve"> the</w:t>
      </w:r>
      <w:r>
        <w:rPr>
          <w:highlight w:val="white"/>
          <w:lang w:val="sv-SE"/>
        </w:rPr>
        <w:t xml:space="preserve"> </w:t>
      </w:r>
      <w:proofErr w:type="spellStart"/>
      <w:r>
        <w:rPr>
          <w:highlight w:val="white"/>
          <w:lang w:val="sv-SE"/>
        </w:rPr>
        <w:t>left</w:t>
      </w:r>
      <w:proofErr w:type="spellEnd"/>
      <w:r>
        <w:rPr>
          <w:highlight w:val="white"/>
          <w:lang w:val="sv-SE"/>
        </w:rPr>
        <w:t xml:space="preserve"> </w:t>
      </w:r>
      <w:r w:rsidR="00861B37">
        <w:rPr>
          <w:highlight w:val="white"/>
          <w:lang w:val="sv-SE"/>
        </w:rPr>
        <w:t>or</w:t>
      </w:r>
      <w:r>
        <w:rPr>
          <w:highlight w:val="white"/>
          <w:lang w:val="sv-SE"/>
        </w:rPr>
        <w:t xml:space="preserve"> right expression is </w:t>
      </w:r>
      <w:proofErr w:type="spellStart"/>
      <w:r>
        <w:rPr>
          <w:highlight w:val="white"/>
          <w:lang w:val="sv-SE"/>
        </w:rPr>
        <w:t>false</w:t>
      </w:r>
      <w:proofErr w:type="spellEnd"/>
      <w:r>
        <w:rPr>
          <w:highlight w:val="white"/>
          <w:lang w:val="sv-SE"/>
        </w:rPr>
        <w:t>.</w:t>
      </w:r>
    </w:p>
    <w:p w14:paraId="44D106E1" w14:textId="77777777" w:rsidR="00CD5D84" w:rsidRDefault="00CD5D84" w:rsidP="00CD5D84">
      <w:pPr>
        <w:pStyle w:val="CodeHeader"/>
        <w:rPr>
          <w:highlight w:val="white"/>
          <w:lang w:val="sv-SE"/>
        </w:rPr>
      </w:pPr>
      <w:proofErr w:type="spellStart"/>
      <w:r>
        <w:rPr>
          <w:highlight w:val="white"/>
          <w:lang w:val="sv-SE"/>
        </w:rPr>
        <w:t>MiddleCodeGenerator.cs</w:t>
      </w:r>
      <w:proofErr w:type="spellEnd"/>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proofErr w:type="gramStart"/>
      <w:r>
        <w:rPr>
          <w:highlight w:val="white"/>
        </w:rPr>
        <w:t>Similar to</w:t>
      </w:r>
      <w:proofErr w:type="gramEnd"/>
      <w:r>
        <w:rPr>
          <w:highlight w:val="white"/>
        </w:rPr>
        <w:t xml:space="preserve">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 xml:space="preserve">The true and false sets of the works in an opposite way compared to the logical or expression above. The final expression is false if at least one of the left or right expression is false. If the left expression is evaluated </w:t>
      </w:r>
      <w:r>
        <w:rPr>
          <w:highlight w:val="white"/>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proofErr w:type="spellStart"/>
      <w:r>
        <w:rPr>
          <w:rStyle w:val="CodeInText"/>
        </w:rPr>
        <w:t>inclucise</w:t>
      </w:r>
      <w:proofErr w:type="spellEnd"/>
      <w:r>
        <w:rPr>
          <w:rStyle w:val="CodeInText"/>
        </w:rPr>
        <w:t>-or</w:t>
      </w:r>
      <w:r>
        <w:t xml:space="preserve">, </w:t>
      </w:r>
      <w:r>
        <w:rPr>
          <w:rStyle w:val="CodeInText"/>
        </w:rPr>
        <w:t>exclusive-or</w:t>
      </w:r>
      <w:r>
        <w:t xml:space="preserve"> and </w:t>
      </w:r>
      <w:proofErr w:type="spellStart"/>
      <w:r>
        <w:rPr>
          <w:rStyle w:val="CodeInText"/>
        </w:rPr>
        <w:t>and</w:t>
      </w:r>
      <w:proofErr w:type="spellEnd"/>
      <w:r>
        <w:t xml:space="preserve"> bitwise expression does not support lazy evaluation, which means that the right expressions is always evaluated regardless of the value of the left expression. Both the operands </w:t>
      </w:r>
      <w:proofErr w:type="gramStart"/>
      <w:r>
        <w:t>ha</w:t>
      </w:r>
      <w:r w:rsidR="00384FB6">
        <w:t>ve</w:t>
      </w:r>
      <w:r>
        <w:t xml:space="preserve"> to</w:t>
      </w:r>
      <w:proofErr w:type="gramEnd"/>
      <w:r>
        <w:t xml:space="preserve"> be integral and the result is integral.</w:t>
      </w:r>
    </w:p>
    <w:p w14:paraId="329CF001" w14:textId="0F3FD1B5" w:rsidR="006B74F2" w:rsidRDefault="006B74F2" w:rsidP="006B74F2">
      <w:pPr>
        <w:rPr>
          <w:highlight w:val="white"/>
        </w:rPr>
      </w:pPr>
      <w:proofErr w:type="spellStart"/>
      <w:r>
        <w:rPr>
          <w:highlight w:val="white"/>
        </w:rPr>
        <w:t>The</w:t>
      </w:r>
      <w:proofErr w:type="spellEnd"/>
      <w:r>
        <w:rPr>
          <w:highlight w:val="white"/>
        </w:rPr>
        <w:t xml:space="preserv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proofErr w:type="spellStart"/>
      <w:r>
        <w:rPr>
          <w:highlight w:val="white"/>
        </w:rPr>
        <w:t>xor</w:t>
      </w:r>
      <w:proofErr w:type="spellEnd"/>
      <w:r>
        <w:rPr>
          <w:highlight w:val="white"/>
        </w:rPr>
        <w:t xml:space="preserve">: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proofErr w:type="spellStart"/>
      <w:r>
        <w:rPr>
          <w:highlight w:val="white"/>
        </w:rPr>
        <w:t>MainParser.gppg</w:t>
      </w:r>
      <w:proofErr w:type="spellEnd"/>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lastRenderedPageBreak/>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proofErr w:type="spellStart"/>
      <w:r>
        <w:rPr>
          <w:highlight w:val="white"/>
        </w:rPr>
        <w:t>MiddleCodeGenerator.cs</w:t>
      </w:r>
      <w:proofErr w:type="spellEnd"/>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 xml:space="preserve">If the </w:t>
      </w:r>
      <w:proofErr w:type="spellStart"/>
      <w:r>
        <w:rPr>
          <w:highlight w:val="white"/>
        </w:rPr>
        <w:t>expresion</w:t>
      </w:r>
      <w:proofErr w:type="spellEnd"/>
      <w:r>
        <w:rPr>
          <w:highlight w:val="white"/>
        </w:rPr>
        <w:t xml:space="preserve">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4"/>
    <w:bookmarkEnd w:id="55"/>
    <w:p w14:paraId="7BEBDE2B" w14:textId="6912D1EC" w:rsidR="00B045AA" w:rsidRDefault="00E863B5" w:rsidP="00B045AA">
      <w:pPr>
        <w:pStyle w:val="Rubrik3"/>
        <w:numPr>
          <w:ilvl w:val="2"/>
          <w:numId w:val="126"/>
        </w:numPr>
      </w:pPr>
      <w:r>
        <w:lastRenderedPageBreak/>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proofErr w:type="spellStart"/>
      <w:r>
        <w:t>MainParser.gppg</w:t>
      </w:r>
      <w:proofErr w:type="spellEnd"/>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proofErr w:type="gramStart"/>
      <w:r>
        <w:rPr>
          <w:highlight w:val="white"/>
        </w:rPr>
        <w:t>First</w:t>
      </w:r>
      <w:proofErr w:type="gramEnd"/>
      <w:r>
        <w:rPr>
          <w:highlight w:val="white"/>
        </w:rPr>
        <w:t xml:space="preserve"> we check that the left expression </w:t>
      </w:r>
      <w:proofErr w:type="spellStart"/>
      <w:r>
        <w:rPr>
          <w:highlight w:val="white"/>
        </w:rPr>
        <w:t>hols</w:t>
      </w:r>
      <w:proofErr w:type="spellEnd"/>
      <w:r>
        <w:rPr>
          <w:highlight w:val="white"/>
        </w:rPr>
        <w:t xml:space="preserve">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lastRenderedPageBreak/>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proofErr w:type="spellStart"/>
      <w:r>
        <w:t>MainParser.gppg</w:t>
      </w:r>
      <w:proofErr w:type="spellEnd"/>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proofErr w:type="spellStart"/>
      <w:r>
        <w:t>MiddleCodeGenerator.cs</w:t>
      </w:r>
      <w:proofErr w:type="spellEnd"/>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w:t>
      </w:r>
      <w:proofErr w:type="spellStart"/>
      <w:r w:rsidR="009B63FF">
        <w:rPr>
          <w:highlight w:val="white"/>
        </w:rPr>
        <w:t>goto</w:t>
      </w:r>
      <w:proofErr w:type="spellEnd"/>
      <w:r w:rsidR="009B63FF">
        <w:rPr>
          <w:highlight w:val="white"/>
        </w:rPr>
        <w:t xml:space="preserve">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w:t>
      </w:r>
      <w:proofErr w:type="spellStart"/>
      <w:r w:rsidR="006B1357">
        <w:rPr>
          <w:highlight w:val="white"/>
        </w:rPr>
        <w:t>goto</w:t>
      </w:r>
      <w:proofErr w:type="spellEnd"/>
      <w:r w:rsidR="006B1357">
        <w:rPr>
          <w:highlight w:val="white"/>
        </w:rPr>
        <w:t xml:space="preserve">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proofErr w:type="gramStart"/>
      <w:r>
        <w:t>complicated, since</w:t>
      </w:r>
      <w:proofErr w:type="gramEnd"/>
      <w:r>
        <w:t xml:space="preserve"> we need to take pointer arithmetic into consideration. </w:t>
      </w:r>
    </w:p>
    <w:p w14:paraId="220CE89A" w14:textId="77777777" w:rsidR="001F5000" w:rsidRPr="00EC76D5" w:rsidRDefault="001F5000" w:rsidP="001F5000">
      <w:pPr>
        <w:pStyle w:val="CodeHeader"/>
      </w:pPr>
      <w:proofErr w:type="spellStart"/>
      <w:r>
        <w:t>MainParser.gppg</w:t>
      </w:r>
      <w:proofErr w:type="spellEnd"/>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proofErr w:type="spellStart"/>
      <w:r>
        <w:lastRenderedPageBreak/>
        <w:t>MiddleCodeGenerator.cs</w:t>
      </w:r>
      <w:proofErr w:type="spellEnd"/>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proofErr w:type="gramStart"/>
      <w:r>
        <w:rPr>
          <w:highlight w:val="white"/>
        </w:rPr>
        <w:t>Similar to</w:t>
      </w:r>
      <w:proofErr w:type="gramEnd"/>
      <w:r>
        <w:rPr>
          <w:highlight w:val="white"/>
        </w:rPr>
        <w:t xml:space="preserve">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lastRenderedPageBreak/>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lastRenderedPageBreak/>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proofErr w:type="spellStart"/>
      <w:r>
        <w:t>MainParser.gppg</w:t>
      </w:r>
      <w:proofErr w:type="spellEnd"/>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lastRenderedPageBreak/>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 xml:space="preserve">The </w:t>
      </w:r>
      <w:proofErr w:type="spellStart"/>
      <w:r>
        <w:rPr>
          <w:highlight w:val="white"/>
          <w:lang w:val="sv-SE"/>
        </w:rPr>
        <w:t>multiplcation</w:t>
      </w:r>
      <w:proofErr w:type="spellEnd"/>
      <w:r>
        <w:rPr>
          <w:highlight w:val="white"/>
          <w:lang w:val="sv-SE"/>
        </w:rPr>
        <w:t xml:space="preserve"> operators </w:t>
      </w:r>
      <w:proofErr w:type="spellStart"/>
      <w:r>
        <w:rPr>
          <w:highlight w:val="white"/>
          <w:lang w:val="sv-SE"/>
        </w:rPr>
        <w:t>are</w:t>
      </w:r>
      <w:proofErr w:type="spellEnd"/>
      <w:r>
        <w:rPr>
          <w:highlight w:val="white"/>
          <w:lang w:val="sv-SE"/>
        </w:rPr>
        <w:t xml:space="preserve"> </w:t>
      </w:r>
      <w:proofErr w:type="spellStart"/>
      <w:r>
        <w:rPr>
          <w:highlight w:val="white"/>
          <w:lang w:val="sv-SE"/>
        </w:rPr>
        <w:t>multiply</w:t>
      </w:r>
      <w:proofErr w:type="spellEnd"/>
      <w:r>
        <w:rPr>
          <w:highlight w:val="white"/>
          <w:lang w:val="sv-SE"/>
        </w:rPr>
        <w:t xml:space="preserve">, division, and </w:t>
      </w:r>
      <w:proofErr w:type="spellStart"/>
      <w:r>
        <w:rPr>
          <w:highlight w:val="white"/>
          <w:lang w:val="sv-SE"/>
        </w:rPr>
        <w:t>modulo</w:t>
      </w:r>
      <w:proofErr w:type="spellEnd"/>
      <w:r>
        <w:rPr>
          <w:highlight w:val="white"/>
          <w:lang w:val="sv-SE"/>
        </w:rPr>
        <w:t>.</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proofErr w:type="spellStart"/>
      <w:r>
        <w:t>MiddleCodeGenerator.cs</w:t>
      </w:r>
      <w:proofErr w:type="spellEnd"/>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lastRenderedPageBreak/>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proofErr w:type="spellStart"/>
      <w:r>
        <w:t>MainParser.gppg</w:t>
      </w:r>
      <w:proofErr w:type="spellEnd"/>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proofErr w:type="spellStart"/>
      <w:r>
        <w:t>MiddleCodeGenerator.cs</w:t>
      </w:r>
      <w:proofErr w:type="spellEnd"/>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 xml:space="preserve">If the declarator is null, we just return the </w:t>
      </w:r>
      <w:proofErr w:type="spellStart"/>
      <w:r>
        <w:rPr>
          <w:highlight w:val="white"/>
        </w:rPr>
        <w:t>specifer’s</w:t>
      </w:r>
      <w:proofErr w:type="spellEnd"/>
      <w:r>
        <w:rPr>
          <w:highlight w:val="white"/>
        </w:rPr>
        <w:t xml:space="preserve">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proofErr w:type="spellStart"/>
      <w:r>
        <w:t>MainParser.gppg</w:t>
      </w:r>
      <w:proofErr w:type="spellEnd"/>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lastRenderedPageBreak/>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proofErr w:type="spellStart"/>
      <w:r>
        <w:t>MiddleCodeGenerator.cs</w:t>
      </w:r>
      <w:proofErr w:type="spellEnd"/>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272BE9E2" w:rsidR="003F2683" w:rsidRPr="00D12D93" w:rsidRDefault="003F2683" w:rsidP="003F2683">
      <w:pPr>
        <w:pStyle w:val="Rubrik3"/>
        <w:rPr>
          <w:highlight w:val="white"/>
        </w:rPr>
      </w:pPr>
      <w:r>
        <w:rPr>
          <w:highlight w:val="white"/>
        </w:rPr>
        <w:t>Logical Not Expression</w:t>
      </w:r>
    </w:p>
    <w:p w14:paraId="724EAF0B" w14:textId="77777777" w:rsidR="004C6676" w:rsidRDefault="004C6676" w:rsidP="004C6676">
      <w:pPr>
        <w:pStyle w:val="CodeHeader"/>
      </w:pPr>
      <w:proofErr w:type="spellStart"/>
      <w:r>
        <w:t>MainParser.gppg</w:t>
      </w:r>
      <w:proofErr w:type="spellEnd"/>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proofErr w:type="spellStart"/>
      <w:r>
        <w:t>MiddleCodeGenerator.cs</w:t>
      </w:r>
      <w:proofErr w:type="spellEnd"/>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proofErr w:type="spellStart"/>
      <w:r>
        <w:t>MainParser.gppg</w:t>
      </w:r>
      <w:proofErr w:type="spellEnd"/>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proofErr w:type="spellStart"/>
      <w:r>
        <w:lastRenderedPageBreak/>
        <w:t>MiddleCodeGenerator.cs</w:t>
      </w:r>
      <w:proofErr w:type="spellEnd"/>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5F202110" w:rsidR="00A23642" w:rsidRPr="00270E94" w:rsidRDefault="00A23642" w:rsidP="00A23642">
      <w:pPr>
        <w:pStyle w:val="Rubrik3"/>
        <w:rPr>
          <w:highlight w:val="white"/>
        </w:rPr>
      </w:pPr>
      <w:r>
        <w:rPr>
          <w:highlight w:val="white"/>
        </w:rPr>
        <w:t xml:space="preserve">The </w:t>
      </w:r>
      <w:proofErr w:type="spellStart"/>
      <w:r>
        <w:rPr>
          <w:highlight w:val="white"/>
        </w:rPr>
        <w:t>sizeof</w:t>
      </w:r>
      <w:proofErr w:type="spellEnd"/>
      <w:r>
        <w:rPr>
          <w:highlight w:val="white"/>
        </w:rPr>
        <w:t xml:space="preserve"> Expression</w:t>
      </w:r>
    </w:p>
    <w:p w14:paraId="3AF17821" w14:textId="77777777" w:rsidR="00E80C07" w:rsidRDefault="00E80C07" w:rsidP="00E80C07">
      <w:pPr>
        <w:pStyle w:val="CodeHeader"/>
      </w:pPr>
      <w:proofErr w:type="spellStart"/>
      <w:r>
        <w:t>MainParser.gppg</w:t>
      </w:r>
      <w:proofErr w:type="spellEnd"/>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proofErr w:type="spellStart"/>
      <w:r>
        <w:t>MiddleCodeGenerator.cs</w:t>
      </w:r>
      <w:proofErr w:type="spellEnd"/>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the </w:t>
      </w:r>
      <w:proofErr w:type="spellStart"/>
      <w:r>
        <w:rPr>
          <w:highlight w:val="white"/>
          <w:lang w:val="sv-SE"/>
        </w:rPr>
        <w:t>storage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expression </w:t>
      </w:r>
      <w:proofErr w:type="gramStart"/>
      <w:r>
        <w:rPr>
          <w:highlight w:val="white"/>
          <w:lang w:val="sv-SE"/>
        </w:rPr>
        <w:t>is not</w:t>
      </w:r>
      <w:proofErr w:type="gramEnd"/>
      <w:r>
        <w:rPr>
          <w:highlight w:val="white"/>
          <w:lang w:val="sv-SE"/>
        </w:rPr>
        <w:t xml:space="preserve"> </w:t>
      </w:r>
      <w:r w:rsidRPr="00821723">
        <w:rPr>
          <w:rStyle w:val="KeyWord0"/>
          <w:highlight w:val="white"/>
        </w:rPr>
        <w:t>register</w:t>
      </w:r>
      <w:r>
        <w:rPr>
          <w:highlight w:val="white"/>
          <w:lang w:val="sv-SE"/>
        </w:rPr>
        <w:t xml:space="preserve">, </w:t>
      </w:r>
      <w:proofErr w:type="spellStart"/>
      <w:r>
        <w:rPr>
          <w:highlight w:val="white"/>
          <w:lang w:val="sv-SE"/>
        </w:rPr>
        <w:t>since</w:t>
      </w:r>
      <w:proofErr w:type="spellEnd"/>
      <w:r>
        <w:rPr>
          <w:highlight w:val="white"/>
          <w:lang w:val="sv-SE"/>
        </w:rPr>
        <w:t xml:space="preserve"> it is not </w:t>
      </w:r>
      <w:proofErr w:type="spellStart"/>
      <w:r>
        <w:rPr>
          <w:highlight w:val="white"/>
          <w:lang w:val="sv-SE"/>
        </w:rPr>
        <w:t>allowed</w:t>
      </w:r>
      <w:proofErr w:type="spellEnd"/>
      <w:r>
        <w:rPr>
          <w:highlight w:val="white"/>
          <w:lang w:val="sv-SE"/>
        </w:rPr>
        <w:t>.</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proofErr w:type="spellStart"/>
      <w:r>
        <w:rPr>
          <w:highlight w:val="white"/>
          <w:lang w:val="sv-SE"/>
        </w:rPr>
        <w:t>Moreover</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check </w:t>
      </w:r>
      <w:proofErr w:type="spellStart"/>
      <w:r>
        <w:rPr>
          <w:highlight w:val="white"/>
          <w:lang w:val="sv-SE"/>
        </w:rPr>
        <w:t>that</w:t>
      </w:r>
      <w:proofErr w:type="spellEnd"/>
      <w:r>
        <w:rPr>
          <w:highlight w:val="white"/>
          <w:lang w:val="sv-SE"/>
        </w:rPr>
        <w:t xml:space="preserve"> it </w:t>
      </w:r>
      <w:proofErr w:type="gramStart"/>
      <w:r>
        <w:rPr>
          <w:highlight w:val="white"/>
          <w:lang w:val="sv-SE"/>
        </w:rPr>
        <w:t>is not</w:t>
      </w:r>
      <w:proofErr w:type="gramEnd"/>
      <w:r>
        <w:rPr>
          <w:highlight w:val="white"/>
          <w:lang w:val="sv-SE"/>
        </w:rPr>
        <w:t xml:space="preserve"> a </w:t>
      </w:r>
      <w:proofErr w:type="spellStart"/>
      <w:r>
        <w:rPr>
          <w:highlight w:val="white"/>
          <w:lang w:val="sv-SE"/>
        </w:rPr>
        <w:t>function</w:t>
      </w:r>
      <w:proofErr w:type="spellEnd"/>
      <w:r>
        <w:rPr>
          <w:highlight w:val="white"/>
          <w:lang w:val="sv-SE"/>
        </w:rPr>
        <w:t xml:space="preserve"> or a </w:t>
      </w:r>
      <w:proofErr w:type="spellStart"/>
      <w:r>
        <w:rPr>
          <w:highlight w:val="white"/>
          <w:lang w:val="sv-SE"/>
        </w:rPr>
        <w:t>bitfield</w:t>
      </w:r>
      <w:proofErr w:type="spellEnd"/>
      <w:r>
        <w:rPr>
          <w:highlight w:val="white"/>
          <w:lang w:val="sv-SE"/>
        </w:rPr>
        <w:t xml:space="preserve">, </w:t>
      </w:r>
      <w:proofErr w:type="spellStart"/>
      <w:r>
        <w:rPr>
          <w:highlight w:val="white"/>
          <w:lang w:val="sv-SE"/>
        </w:rPr>
        <w:t>since</w:t>
      </w:r>
      <w:proofErr w:type="spellEnd"/>
      <w:r>
        <w:rPr>
          <w:highlight w:val="white"/>
          <w:lang w:val="sv-SE"/>
        </w:rPr>
        <w:t xml:space="preserve"> </w:t>
      </w:r>
      <w:proofErr w:type="spellStart"/>
      <w:r>
        <w:rPr>
          <w:highlight w:val="white"/>
          <w:lang w:val="sv-SE"/>
        </w:rPr>
        <w:t>they</w:t>
      </w:r>
      <w:proofErr w:type="spellEnd"/>
      <w:r>
        <w:rPr>
          <w:highlight w:val="white"/>
          <w:lang w:val="sv-SE"/>
        </w:rPr>
        <w:t xml:space="preserve"> do not </w:t>
      </w:r>
      <w:proofErr w:type="spellStart"/>
      <w:r>
        <w:rPr>
          <w:highlight w:val="white"/>
          <w:lang w:val="sv-SE"/>
        </w:rPr>
        <w:t>have</w:t>
      </w:r>
      <w:proofErr w:type="spellEnd"/>
      <w:r>
        <w:rPr>
          <w:highlight w:val="white"/>
          <w:lang w:val="sv-SE"/>
        </w:rPr>
        <w:t xml:space="preserve"> </w:t>
      </w:r>
      <w:proofErr w:type="spellStart"/>
      <w:r>
        <w:rPr>
          <w:highlight w:val="white"/>
          <w:lang w:val="sv-SE"/>
        </w:rPr>
        <w:t>sizes</w:t>
      </w:r>
      <w:proofErr w:type="spellEnd"/>
      <w:r>
        <w:rPr>
          <w:highlight w:val="white"/>
          <w:lang w:val="sv-SE"/>
        </w:rPr>
        <w:t>.</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proofErr w:type="spellStart"/>
      <w:r>
        <w:t>MainParser.gppg</w:t>
      </w:r>
      <w:proofErr w:type="spellEnd"/>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lastRenderedPageBreak/>
        <w:t xml:space="preserve">In the </w:t>
      </w:r>
      <w:proofErr w:type="spellStart"/>
      <w:r>
        <w:rPr>
          <w:highlight w:val="white"/>
          <w:lang w:val="sv-SE"/>
        </w:rPr>
        <w:t>case</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 </w:t>
      </w:r>
      <w:proofErr w:type="spellStart"/>
      <w:r w:rsidR="00381A6D">
        <w:rPr>
          <w:highlight w:val="white"/>
          <w:lang w:val="sv-SE"/>
        </w:rPr>
        <w:t>type</w:t>
      </w:r>
      <w:proofErr w:type="spellEnd"/>
      <w:r w:rsidR="00381A6D">
        <w:rPr>
          <w:highlight w:val="white"/>
          <w:lang w:val="sv-SE"/>
        </w:rPr>
        <w:t xml:space="preserve"> </w:t>
      </w:r>
      <w:proofErr w:type="spellStart"/>
      <w:r w:rsidR="00381A6D">
        <w:rPr>
          <w:highlight w:val="white"/>
          <w:lang w:val="sv-SE"/>
        </w:rPr>
        <w:t>name</w:t>
      </w:r>
      <w:proofErr w:type="spellEnd"/>
      <w:r w:rsidR="00381A6D">
        <w:rPr>
          <w:highlight w:val="white"/>
          <w:lang w:val="sv-SE"/>
        </w:rPr>
        <w:t xml:space="preserve">, </w:t>
      </w:r>
      <w:proofErr w:type="spellStart"/>
      <w:r w:rsidR="00381A6D">
        <w:rPr>
          <w:highlight w:val="white"/>
          <w:lang w:val="sv-SE"/>
        </w:rPr>
        <w:t>we</w:t>
      </w:r>
      <w:proofErr w:type="spellEnd"/>
      <w:r w:rsidR="00381A6D">
        <w:rPr>
          <w:highlight w:val="white"/>
          <w:lang w:val="sv-SE"/>
        </w:rPr>
        <w:t xml:space="preserve"> </w:t>
      </w:r>
      <w:proofErr w:type="spellStart"/>
      <w:r w:rsidR="00D27D74">
        <w:rPr>
          <w:highlight w:val="white"/>
          <w:lang w:val="sv-SE"/>
        </w:rPr>
        <w:t>alsoe</w:t>
      </w:r>
      <w:proofErr w:type="spellEnd"/>
      <w:r w:rsidR="00D27D74">
        <w:rPr>
          <w:highlight w:val="white"/>
          <w:lang w:val="sv-SE"/>
        </w:rPr>
        <w:t xml:space="preserve"> </w:t>
      </w:r>
      <w:r w:rsidR="00381A6D">
        <w:rPr>
          <w:highlight w:val="white"/>
          <w:lang w:val="sv-SE"/>
        </w:rPr>
        <w:t xml:space="preserve">check </w:t>
      </w:r>
      <w:proofErr w:type="spellStart"/>
      <w:r w:rsidR="00381A6D">
        <w:rPr>
          <w:highlight w:val="white"/>
          <w:lang w:val="sv-SE"/>
        </w:rPr>
        <w:t>that</w:t>
      </w:r>
      <w:proofErr w:type="spellEnd"/>
      <w:r w:rsidR="00381A6D">
        <w:rPr>
          <w:highlight w:val="white"/>
          <w:lang w:val="sv-SE"/>
        </w:rPr>
        <w:t xml:space="preserve"> the expression </w:t>
      </w:r>
      <w:proofErr w:type="gramStart"/>
      <w:r w:rsidR="00381A6D">
        <w:rPr>
          <w:highlight w:val="white"/>
          <w:lang w:val="sv-SE"/>
        </w:rPr>
        <w:t>is not</w:t>
      </w:r>
      <w:proofErr w:type="gramEnd"/>
      <w:r w:rsidR="00381A6D">
        <w:rPr>
          <w:highlight w:val="white"/>
          <w:lang w:val="sv-SE"/>
        </w:rPr>
        <w:t xml:space="preserve"> a </w:t>
      </w:r>
      <w:proofErr w:type="spellStart"/>
      <w:r w:rsidR="00381A6D">
        <w:rPr>
          <w:highlight w:val="white"/>
          <w:lang w:val="sv-SE"/>
        </w:rPr>
        <w:t>function</w:t>
      </w:r>
      <w:proofErr w:type="spellEnd"/>
      <w:r w:rsidR="00381A6D">
        <w:rPr>
          <w:highlight w:val="white"/>
          <w:lang w:val="sv-SE"/>
        </w:rPr>
        <w:t xml:space="preserve"> or </w:t>
      </w:r>
      <w:r w:rsidR="006F5C7B">
        <w:rPr>
          <w:highlight w:val="white"/>
          <w:lang w:val="sv-SE"/>
        </w:rPr>
        <w:t xml:space="preserve">a </w:t>
      </w:r>
      <w:proofErr w:type="spellStart"/>
      <w:r w:rsidR="006F5C7B">
        <w:rPr>
          <w:highlight w:val="white"/>
          <w:lang w:val="sv-SE"/>
        </w:rPr>
        <w:t>bitfield</w:t>
      </w:r>
      <w:proofErr w:type="spellEnd"/>
      <w:r w:rsidR="00D27D74">
        <w:rPr>
          <w:highlight w:val="white"/>
          <w:lang w:val="sv-SE"/>
        </w:rPr>
        <w:t>.</w:t>
      </w:r>
    </w:p>
    <w:p w14:paraId="7D256E67" w14:textId="13E802DC" w:rsidR="00270E94" w:rsidRPr="00C72A73" w:rsidRDefault="00C72A73" w:rsidP="00C72A73">
      <w:pPr>
        <w:pStyle w:val="CodeHeader"/>
      </w:pPr>
      <w:proofErr w:type="spellStart"/>
      <w:r>
        <w:t>MiddleCodeGenerator.cs</w:t>
      </w:r>
      <w:proofErr w:type="spellEnd"/>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5B1AED3B" w14:textId="77777777" w:rsidR="00641589" w:rsidRDefault="00641589" w:rsidP="00641589">
      <w:pPr>
        <w:pStyle w:val="CodeHeader"/>
      </w:pPr>
      <w:proofErr w:type="spellStart"/>
      <w:r>
        <w:t>MainParser.gppg</w:t>
      </w:r>
      <w:proofErr w:type="spellEnd"/>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proofErr w:type="spellStart"/>
      <w:r>
        <w:t>MiddleCodeGenerator.cs</w:t>
      </w:r>
      <w:proofErr w:type="spellEnd"/>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178C81AE" w14:textId="77777777" w:rsidR="00A81A42" w:rsidRDefault="00A81A42" w:rsidP="00A81A42">
      <w:pPr>
        <w:pStyle w:val="CodeHeader"/>
      </w:pPr>
      <w:proofErr w:type="spellStart"/>
      <w:r>
        <w:t>MainParser.gppg</w:t>
      </w:r>
      <w:proofErr w:type="spellEnd"/>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lastRenderedPageBreak/>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proofErr w:type="spellStart"/>
      <w:r w:rsidR="00812BDA">
        <w:rPr>
          <w:highlight w:val="white"/>
          <w:lang w:val="sv-SE"/>
        </w:rPr>
        <w:t>dereference</w:t>
      </w:r>
      <w:proofErr w:type="spellEnd"/>
      <w:r>
        <w:rPr>
          <w:highlight w:val="white"/>
          <w:lang w:val="sv-SE"/>
        </w:rPr>
        <w:t xml:space="preserve"> operator </w:t>
      </w:r>
      <w:proofErr w:type="spellStart"/>
      <w:r>
        <w:rPr>
          <w:highlight w:val="white"/>
          <w:lang w:val="sv-SE"/>
        </w:rPr>
        <w:t>applies</w:t>
      </w:r>
      <w:proofErr w:type="spellEnd"/>
      <w:r>
        <w:rPr>
          <w:highlight w:val="white"/>
          <w:lang w:val="sv-SE"/>
        </w:rPr>
        <w:t xml:space="preserve"> to pointers, </w:t>
      </w:r>
      <w:proofErr w:type="spellStart"/>
      <w:r>
        <w:rPr>
          <w:highlight w:val="white"/>
          <w:lang w:val="sv-SE"/>
        </w:rPr>
        <w:t>arrays</w:t>
      </w:r>
      <w:proofErr w:type="spellEnd"/>
      <w:r>
        <w:rPr>
          <w:highlight w:val="white"/>
          <w:lang w:val="sv-SE"/>
        </w:rPr>
        <w:t xml:space="preserve">, strings, and </w:t>
      </w:r>
      <w:proofErr w:type="spellStart"/>
      <w:r>
        <w:rPr>
          <w:highlight w:val="white"/>
          <w:lang w:val="sv-SE"/>
        </w:rPr>
        <w:t>functions</w:t>
      </w:r>
      <w:proofErr w:type="spellEnd"/>
      <w:r>
        <w:rPr>
          <w:highlight w:val="white"/>
          <w:lang w:val="sv-SE"/>
        </w:rPr>
        <w:t xml:space="preserve">. In the </w:t>
      </w:r>
      <w:proofErr w:type="spellStart"/>
      <w:r>
        <w:rPr>
          <w:highlight w:val="white"/>
          <w:lang w:val="sv-SE"/>
        </w:rPr>
        <w:t>function</w:t>
      </w:r>
      <w:proofErr w:type="spellEnd"/>
      <w:r>
        <w:rPr>
          <w:highlight w:val="white"/>
          <w:lang w:val="sv-SE"/>
        </w:rPr>
        <w:t xml:space="preserve"> </w:t>
      </w:r>
      <w:proofErr w:type="spellStart"/>
      <w:r>
        <w:rPr>
          <w:highlight w:val="white"/>
          <w:lang w:val="sv-SE"/>
        </w:rPr>
        <w:t>case</w:t>
      </w:r>
      <w:proofErr w:type="spellEnd"/>
      <w:r>
        <w:rPr>
          <w:highlight w:val="white"/>
          <w:lang w:val="sv-SE"/>
        </w:rPr>
        <w:t xml:space="preserve">, the expression is </w:t>
      </w:r>
      <w:proofErr w:type="spellStart"/>
      <w:r>
        <w:rPr>
          <w:highlight w:val="white"/>
          <w:lang w:val="sv-SE"/>
        </w:rPr>
        <w:t>regarded</w:t>
      </w:r>
      <w:proofErr w:type="spellEnd"/>
      <w:r>
        <w:rPr>
          <w:highlight w:val="white"/>
          <w:lang w:val="sv-SE"/>
        </w:rPr>
        <w:t xml:space="preserve"> as a pointer to a </w:t>
      </w:r>
      <w:proofErr w:type="spellStart"/>
      <w:r>
        <w:rPr>
          <w:highlight w:val="white"/>
          <w:lang w:val="sv-SE"/>
        </w:rPr>
        <w:t>function</w:t>
      </w:r>
      <w:proofErr w:type="spellEnd"/>
      <w:r>
        <w:rPr>
          <w:highlight w:val="white"/>
          <w:lang w:val="sv-SE"/>
        </w:rPr>
        <w:t>.</w:t>
      </w:r>
    </w:p>
    <w:p w14:paraId="15DBC2E1" w14:textId="77777777" w:rsidR="00CC20D7" w:rsidRPr="005E4444" w:rsidRDefault="00CC20D7" w:rsidP="00CC20D7">
      <w:pPr>
        <w:pStyle w:val="CodeHeader"/>
      </w:pPr>
      <w:proofErr w:type="spellStart"/>
      <w:r>
        <w:t>MiddleCodeGenerator.cs</w:t>
      </w:r>
      <w:proofErr w:type="spellEnd"/>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proofErr w:type="spellStart"/>
      <w:r>
        <w:t>MainParser.gppg</w:t>
      </w:r>
      <w:proofErr w:type="spellEnd"/>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proofErr w:type="spellStart"/>
      <w:r>
        <w:t>MiddleCodeGenerator.cs</w:t>
      </w:r>
      <w:proofErr w:type="spellEnd"/>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lastRenderedPageBreak/>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 xml:space="preserve">We </w:t>
      </w:r>
      <w:proofErr w:type="spellStart"/>
      <w:r w:rsidR="00FD487E">
        <w:rPr>
          <w:highlight w:val="white"/>
        </w:rPr>
        <w:t>preform</w:t>
      </w:r>
      <w:proofErr w:type="spellEnd"/>
      <w:r w:rsidR="00FD487E">
        <w:rPr>
          <w:highlight w:val="white"/>
        </w:rPr>
        <w:t xml:space="preserve">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proofErr w:type="spellStart"/>
      <w:r>
        <w:t>MainParser.gppg</w:t>
      </w:r>
      <w:proofErr w:type="spellEnd"/>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lastRenderedPageBreak/>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proofErr w:type="spellStart"/>
      <w:r>
        <w:t>MiddleCodeGenerator.cs</w:t>
      </w:r>
      <w:proofErr w:type="spellEnd"/>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w:t>
      </w:r>
      <w:proofErr w:type="gramStart"/>
      <w:r w:rsidR="00615154">
        <w:rPr>
          <w:highlight w:val="white"/>
        </w:rPr>
        <w:t>in order to</w:t>
      </w:r>
      <w:proofErr w:type="gramEnd"/>
      <w:r w:rsidR="00615154">
        <w:rPr>
          <w:highlight w:val="white"/>
        </w:rPr>
        <w:t xml:space="preserve">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lastRenderedPageBreak/>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2B68451A" w14:textId="77777777" w:rsidR="00AB49C7" w:rsidRDefault="00AB49C7" w:rsidP="00AB49C7">
      <w:pPr>
        <w:pStyle w:val="CodeHeader"/>
      </w:pPr>
      <w:proofErr w:type="spellStart"/>
      <w:r>
        <w:t>MainParser.gppg</w:t>
      </w:r>
      <w:proofErr w:type="spellEnd"/>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proofErr w:type="spellStart"/>
      <w:r>
        <w:t>MiddleCodeGenerator.cs</w:t>
      </w:r>
      <w:proofErr w:type="spellEnd"/>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535B5FA6" w14:textId="77777777" w:rsidR="009B7051" w:rsidRDefault="009B7051" w:rsidP="009B7051">
      <w:pPr>
        <w:pStyle w:val="CodeHeader"/>
      </w:pPr>
      <w:proofErr w:type="spellStart"/>
      <w:r>
        <w:t>MainParser.gppg</w:t>
      </w:r>
      <w:proofErr w:type="spellEnd"/>
    </w:p>
    <w:p w14:paraId="73714169" w14:textId="77777777" w:rsidR="009B7051" w:rsidRPr="006A64EC" w:rsidRDefault="009B7051" w:rsidP="009B7051">
      <w:pPr>
        <w:pStyle w:val="Code"/>
        <w:rPr>
          <w:highlight w:val="white"/>
        </w:rPr>
      </w:pPr>
      <w:r w:rsidRPr="006A64EC">
        <w:rPr>
          <w:highlight w:val="white"/>
        </w:rPr>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proofErr w:type="spellStart"/>
      <w:r>
        <w:t>MiddleCodeGenerator.cs</w:t>
      </w:r>
      <w:proofErr w:type="spellEnd"/>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lastRenderedPageBreak/>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lastRenderedPageBreak/>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350DC984" w14:textId="77777777" w:rsidR="005E30A8" w:rsidRDefault="005E30A8" w:rsidP="005E30A8">
      <w:pPr>
        <w:pStyle w:val="CodeHeader"/>
      </w:pPr>
      <w:proofErr w:type="spellStart"/>
      <w:r>
        <w:t>MainParser.gppg</w:t>
      </w:r>
      <w:proofErr w:type="spellEnd"/>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proofErr w:type="spellStart"/>
      <w:r>
        <w:t>MiddleCodeGenerator.cs</w:t>
      </w:r>
      <w:proofErr w:type="spellEnd"/>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lastRenderedPageBreak/>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4874C9CA" w14:textId="77777777" w:rsidR="008245F5" w:rsidRDefault="008245F5" w:rsidP="008245F5">
      <w:pPr>
        <w:pStyle w:val="CodeHeader"/>
      </w:pPr>
      <w:proofErr w:type="spellStart"/>
      <w:r>
        <w:t>MainParser.gppg</w:t>
      </w:r>
      <w:proofErr w:type="spellEnd"/>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proofErr w:type="spellStart"/>
      <w:r>
        <w:t>MiddleCodeGenerator.cs</w:t>
      </w:r>
      <w:proofErr w:type="spellEnd"/>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lastRenderedPageBreak/>
        <w:t xml:space="preserve">The </w:t>
      </w:r>
      <w:proofErr w:type="spellStart"/>
      <w:r>
        <w:rPr>
          <w:highlight w:val="white"/>
          <w:lang w:val="sv-SE"/>
        </w:rPr>
        <w:t>reason</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w:t>
      </w:r>
      <w:proofErr w:type="spellStart"/>
      <w:r>
        <w:rPr>
          <w:highlight w:val="white"/>
          <w:lang w:val="sv-SE"/>
        </w:rPr>
        <w:t>keep</w:t>
      </w:r>
      <w:proofErr w:type="spellEnd"/>
      <w:r>
        <w:rPr>
          <w:highlight w:val="white"/>
          <w:lang w:val="sv-SE"/>
        </w:rPr>
        <w:t xml:space="preserve"> </w:t>
      </w:r>
      <w:proofErr w:type="spellStart"/>
      <w:r>
        <w:rPr>
          <w:highlight w:val="white"/>
          <w:lang w:val="sv-SE"/>
        </w:rPr>
        <w:t>track</w:t>
      </w:r>
      <w:proofErr w:type="spellEnd"/>
      <w:r>
        <w:rPr>
          <w:highlight w:val="white"/>
          <w:lang w:val="sv-SE"/>
        </w:rPr>
        <w:t xml:space="preserve"> </w:t>
      </w:r>
      <w:proofErr w:type="spellStart"/>
      <w:r>
        <w:rPr>
          <w:highlight w:val="white"/>
          <w:lang w:val="sv-SE"/>
        </w:rPr>
        <w:t>of</w:t>
      </w:r>
      <w:proofErr w:type="spellEnd"/>
      <w:r>
        <w:rPr>
          <w:highlight w:val="white"/>
          <w:lang w:val="sv-SE"/>
        </w:rPr>
        <w:t xml:space="preserve"> the</w:t>
      </w:r>
      <w:r w:rsidR="00E6708B">
        <w:rPr>
          <w:highlight w:val="white"/>
          <w:lang w:val="sv-SE"/>
        </w:rPr>
        <w:t xml:space="preserve"> </w:t>
      </w:r>
      <w:proofErr w:type="spellStart"/>
      <w:r w:rsidR="00E6708B">
        <w:rPr>
          <w:highlight w:val="white"/>
          <w:lang w:val="sv-SE"/>
        </w:rPr>
        <w:t>current</w:t>
      </w:r>
      <w:proofErr w:type="spellEnd"/>
      <w:r w:rsidR="00E6708B">
        <w:rPr>
          <w:highlight w:val="white"/>
          <w:lang w:val="sv-SE"/>
        </w:rPr>
        <w:t xml:space="preserve"> offset is </w:t>
      </w:r>
      <w:proofErr w:type="spellStart"/>
      <w:r w:rsidR="00E6708B">
        <w:rPr>
          <w:highlight w:val="white"/>
          <w:lang w:val="sv-SE"/>
        </w:rPr>
        <w:t>that</w:t>
      </w:r>
      <w:proofErr w:type="spellEnd"/>
      <w:r w:rsidR="00E6708B">
        <w:rPr>
          <w:highlight w:val="white"/>
          <w:lang w:val="sv-SE"/>
        </w:rPr>
        <w:t xml:space="preserve"> </w:t>
      </w:r>
      <w:proofErr w:type="spellStart"/>
      <w:r w:rsidR="00E6708B">
        <w:rPr>
          <w:highlight w:val="white"/>
          <w:lang w:val="sv-SE"/>
        </w:rPr>
        <w:t>we</w:t>
      </w:r>
      <w:proofErr w:type="spellEnd"/>
      <w:r w:rsidR="00E6708B">
        <w:rPr>
          <w:highlight w:val="white"/>
          <w:lang w:val="sv-SE"/>
        </w:rPr>
        <w:t xml:space="preserve"> in </w:t>
      </w:r>
      <w:proofErr w:type="spellStart"/>
      <w:r w:rsidR="00E6708B">
        <w:rPr>
          <w:highlight w:val="white"/>
          <w:lang w:val="sv-SE"/>
        </w:rPr>
        <w:t>case</w:t>
      </w:r>
      <w:proofErr w:type="spellEnd"/>
      <w:r w:rsidR="00E6708B">
        <w:rPr>
          <w:highlight w:val="white"/>
          <w:lang w:val="sv-SE"/>
        </w:rPr>
        <w:t xml:space="preserve"> </w:t>
      </w:r>
      <w:proofErr w:type="spellStart"/>
      <w:r w:rsidR="00E6708B">
        <w:rPr>
          <w:highlight w:val="white"/>
          <w:lang w:val="sv-SE"/>
        </w:rPr>
        <w:t>of</w:t>
      </w:r>
      <w:proofErr w:type="spellEnd"/>
      <w:r w:rsidR="00E6708B">
        <w:rPr>
          <w:highlight w:val="white"/>
          <w:lang w:val="sv-SE"/>
        </w:rPr>
        <w:t xml:space="preserve"> </w:t>
      </w:r>
      <w:proofErr w:type="spellStart"/>
      <w:r w:rsidR="00E6708B">
        <w:rPr>
          <w:highlight w:val="white"/>
          <w:lang w:val="sv-SE"/>
        </w:rPr>
        <w:t>nested</w:t>
      </w:r>
      <w:proofErr w:type="spellEnd"/>
      <w:r w:rsidR="00E6708B">
        <w:rPr>
          <w:highlight w:val="white"/>
          <w:lang w:val="sv-SE"/>
        </w:rPr>
        <w:t xml:space="preserve"> </w:t>
      </w:r>
      <w:proofErr w:type="spellStart"/>
      <w:r w:rsidR="00E6708B">
        <w:rPr>
          <w:highlight w:val="white"/>
          <w:lang w:val="sv-SE"/>
        </w:rPr>
        <w:t>function</w:t>
      </w:r>
      <w:proofErr w:type="spellEnd"/>
      <w:r w:rsidR="00E6708B">
        <w:rPr>
          <w:highlight w:val="white"/>
          <w:lang w:val="sv-SE"/>
        </w:rPr>
        <w:t xml:space="preserve"> calls </w:t>
      </w:r>
      <w:proofErr w:type="spellStart"/>
      <w:r w:rsidR="00C93366">
        <w:rPr>
          <w:highlight w:val="white"/>
          <w:lang w:val="sv-SE"/>
        </w:rPr>
        <w:t>need</w:t>
      </w:r>
      <w:proofErr w:type="spellEnd"/>
      <w:r w:rsidR="00C93366">
        <w:rPr>
          <w:highlight w:val="white"/>
          <w:lang w:val="sv-SE"/>
        </w:rPr>
        <w:t xml:space="preserve"> to </w:t>
      </w:r>
      <w:proofErr w:type="spellStart"/>
      <w:r w:rsidR="00C93366">
        <w:rPr>
          <w:highlight w:val="white"/>
          <w:lang w:val="sv-SE"/>
        </w:rPr>
        <w:t>allocate</w:t>
      </w:r>
      <w:proofErr w:type="spellEnd"/>
      <w:r w:rsidR="00C93366">
        <w:rPr>
          <w:highlight w:val="white"/>
          <w:lang w:val="sv-SE"/>
        </w:rPr>
        <w:t xml:space="preserve"> space for the </w:t>
      </w:r>
      <w:proofErr w:type="spellStart"/>
      <w:r w:rsidR="00C93366">
        <w:rPr>
          <w:highlight w:val="white"/>
          <w:lang w:val="sv-SE"/>
        </w:rPr>
        <w:t>previous</w:t>
      </w:r>
      <w:proofErr w:type="spellEnd"/>
      <w:r w:rsidR="00C93366">
        <w:rPr>
          <w:highlight w:val="white"/>
          <w:lang w:val="sv-SE"/>
        </w:rPr>
        <w:t xml:space="preserve"> arguments </w:t>
      </w:r>
      <w:proofErr w:type="spellStart"/>
      <w:r w:rsidR="00C93366">
        <w:rPr>
          <w:highlight w:val="white"/>
          <w:lang w:val="sv-SE"/>
        </w:rPr>
        <w:t>of</w:t>
      </w:r>
      <w:proofErr w:type="spellEnd"/>
      <w:r w:rsidR="00C93366">
        <w:rPr>
          <w:highlight w:val="white"/>
          <w:lang w:val="sv-SE"/>
        </w:rPr>
        <w:t xml:space="preserve"> the </w:t>
      </w:r>
      <w:proofErr w:type="spellStart"/>
      <w:r w:rsidR="00C93366">
        <w:rPr>
          <w:highlight w:val="white"/>
          <w:lang w:val="sv-SE"/>
        </w:rPr>
        <w:t>functions</w:t>
      </w:r>
      <w:proofErr w:type="spellEnd"/>
      <w:r w:rsidR="00C93366">
        <w:rPr>
          <w:highlight w:val="white"/>
          <w:lang w:val="sv-SE"/>
        </w:rPr>
        <w:t xml:space="preserve"> call </w:t>
      </w:r>
      <w:proofErr w:type="spellStart"/>
      <w:r w:rsidR="00C93366">
        <w:rPr>
          <w:highlight w:val="white"/>
          <w:lang w:val="sv-SE"/>
        </w:rPr>
        <w:t>outside</w:t>
      </w:r>
      <w:proofErr w:type="spellEnd"/>
      <w:r w:rsidR="00C93366">
        <w:rPr>
          <w:highlight w:val="white"/>
          <w:lang w:val="sv-SE"/>
        </w:rPr>
        <w:t xml:space="preserve"> the </w:t>
      </w:r>
      <w:proofErr w:type="spellStart"/>
      <w:r w:rsidR="00C93366">
        <w:rPr>
          <w:highlight w:val="white"/>
          <w:lang w:val="sv-SE"/>
        </w:rPr>
        <w:t>nested</w:t>
      </w:r>
      <w:proofErr w:type="spellEnd"/>
      <w:r w:rsidR="00C93366">
        <w:rPr>
          <w:highlight w:val="white"/>
          <w:lang w:val="sv-SE"/>
        </w:rPr>
        <w:t xml:space="preserve"> </w:t>
      </w:r>
      <w:proofErr w:type="spellStart"/>
      <w:r w:rsidR="00C93366">
        <w:rPr>
          <w:highlight w:val="white"/>
          <w:lang w:val="sv-SE"/>
        </w:rPr>
        <w:t>function</w:t>
      </w:r>
      <w:proofErr w:type="spellEnd"/>
      <w:r w:rsidR="00C93366">
        <w:rPr>
          <w:highlight w:val="white"/>
          <w:lang w:val="sv-SE"/>
        </w:rPr>
        <w:t>.</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lastRenderedPageBreak/>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4C7AA11F" w14:textId="6AC836A4" w:rsidR="002F562A" w:rsidRPr="002F562A" w:rsidRDefault="002F562A" w:rsidP="002F562A">
      <w:r>
        <w:t>A</w:t>
      </w:r>
      <w:r w:rsidR="001F43C7">
        <w:t>n</w:t>
      </w:r>
      <w:r>
        <w:t xml:space="preserve"> argument expression list</w:t>
      </w:r>
      <w:r w:rsidR="00CD0D0A">
        <w:t xml:space="preserve"> is a list of expressions separated by comma.</w:t>
      </w:r>
    </w:p>
    <w:p w14:paraId="42FA6894" w14:textId="4D95A5B7" w:rsidR="00EC3F16" w:rsidRDefault="00EC3F16" w:rsidP="00EC3F16">
      <w:pPr>
        <w:pStyle w:val="CodeHeader"/>
      </w:pPr>
      <w:proofErr w:type="spellStart"/>
      <w:r>
        <w:t>MainParser.gppg</w:t>
      </w:r>
      <w:proofErr w:type="spellEnd"/>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lastRenderedPageBreak/>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proofErr w:type="spellStart"/>
      <w:r>
        <w:t>MiddleCodeGenerator.cs</w:t>
      </w:r>
      <w:proofErr w:type="spellEnd"/>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lastRenderedPageBreak/>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201488EC" w:rsidR="00D37AFD" w:rsidRP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3212121C" w14:textId="77777777" w:rsidR="0002564D" w:rsidRDefault="0002564D" w:rsidP="0002564D">
      <w:pPr>
        <w:pStyle w:val="CodeHeader"/>
      </w:pPr>
      <w:proofErr w:type="spellStart"/>
      <w:r>
        <w:t>MainParser.gppg</w:t>
      </w:r>
      <w:proofErr w:type="spellEnd"/>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 xml:space="preserve">The </w:t>
      </w:r>
      <w:proofErr w:type="spellStart"/>
      <w:r>
        <w:rPr>
          <w:highlight w:val="white"/>
          <w:lang w:val="sv-SE"/>
        </w:rPr>
        <w:t>valu</w:t>
      </w:r>
      <w:r w:rsidR="00DD7F23">
        <w:rPr>
          <w:highlight w:val="white"/>
          <w:lang w:val="sv-SE"/>
        </w:rPr>
        <w:t>e</w:t>
      </w:r>
      <w:proofErr w:type="spellEnd"/>
      <w:r>
        <w:rPr>
          <w:highlight w:val="white"/>
          <w:lang w:val="sv-SE"/>
        </w:rPr>
        <w:t xml:space="preserve"> </w:t>
      </w:r>
      <w:proofErr w:type="spellStart"/>
      <w:r>
        <w:rPr>
          <w:highlight w:val="white"/>
          <w:lang w:val="sv-SE"/>
        </w:rPr>
        <w:t>hold</w:t>
      </w:r>
      <w:r w:rsidR="00DD7F23">
        <w:rPr>
          <w:highlight w:val="white"/>
          <w:lang w:val="sv-SE"/>
        </w:rPr>
        <w:t>s</w:t>
      </w:r>
      <w:proofErr w:type="spellEnd"/>
      <w:r>
        <w:rPr>
          <w:highlight w:val="white"/>
          <w:lang w:val="sv-SE"/>
        </w:rPr>
        <w:t xml:space="preserve"> </w:t>
      </w:r>
      <w:proofErr w:type="spellStart"/>
      <w:r>
        <w:rPr>
          <w:highlight w:val="white"/>
          <w:lang w:val="sv-SE"/>
        </w:rPr>
        <w:t>floating</w:t>
      </w:r>
      <w:proofErr w:type="spellEnd"/>
      <w:r>
        <w:rPr>
          <w:highlight w:val="white"/>
          <w:lang w:val="sv-SE"/>
        </w:rPr>
        <w:t xml:space="preserve"> </w:t>
      </w:r>
      <w:proofErr w:type="spellStart"/>
      <w:r>
        <w:rPr>
          <w:highlight w:val="white"/>
          <w:lang w:val="sv-SE"/>
        </w:rPr>
        <w:t>type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push it at the </w:t>
      </w:r>
      <w:proofErr w:type="spellStart"/>
      <w:r>
        <w:rPr>
          <w:highlight w:val="white"/>
          <w:lang w:val="sv-SE"/>
        </w:rPr>
        <w:t>floating</w:t>
      </w:r>
      <w:proofErr w:type="spellEnd"/>
      <w:r>
        <w:rPr>
          <w:highlight w:val="white"/>
          <w:lang w:val="sv-SE"/>
        </w:rPr>
        <w:t xml:space="preserve"> </w:t>
      </w:r>
      <w:proofErr w:type="spellStart"/>
      <w:r>
        <w:rPr>
          <w:highlight w:val="white"/>
          <w:lang w:val="sv-SE"/>
        </w:rPr>
        <w:t>value</w:t>
      </w:r>
      <w:proofErr w:type="spellEnd"/>
      <w:r>
        <w:rPr>
          <w:highlight w:val="white"/>
          <w:lang w:val="sv-SE"/>
        </w:rPr>
        <w:t xml:space="preserve"> stack.</w:t>
      </w:r>
    </w:p>
    <w:p w14:paraId="473C0B12" w14:textId="77777777" w:rsidR="0002564D" w:rsidRDefault="0002564D" w:rsidP="0002564D">
      <w:pPr>
        <w:pStyle w:val="CodeHeader"/>
      </w:pPr>
      <w:proofErr w:type="spellStart"/>
      <w:r>
        <w:t>MiddleCodeGenerator.cs</w:t>
      </w:r>
      <w:proofErr w:type="spellEnd"/>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proofErr w:type="spellStart"/>
      <w:r>
        <w:t>MainParser.gppg</w:t>
      </w:r>
      <w:proofErr w:type="spellEnd"/>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w:t>
      </w:r>
      <w:proofErr w:type="spellStart"/>
      <w:r>
        <w:rPr>
          <w:highlight w:val="white"/>
          <w:lang w:val="sv-SE"/>
        </w:rPr>
        <w:t>name</w:t>
      </w:r>
      <w:proofErr w:type="spellEnd"/>
      <w:r>
        <w:rPr>
          <w:highlight w:val="white"/>
          <w:lang w:val="sv-SE"/>
        </w:rPr>
        <w:t xml:space="preserve">, </w:t>
      </w:r>
      <w:proofErr w:type="spellStart"/>
      <w:r>
        <w:rPr>
          <w:highlight w:val="white"/>
          <w:lang w:val="sv-SE"/>
        </w:rPr>
        <w:t>we</w:t>
      </w:r>
      <w:proofErr w:type="spellEnd"/>
      <w:r>
        <w:rPr>
          <w:highlight w:val="white"/>
          <w:lang w:val="sv-SE"/>
        </w:rPr>
        <w:t xml:space="preserve"> look it </w:t>
      </w:r>
      <w:proofErr w:type="spellStart"/>
      <w:r>
        <w:rPr>
          <w:highlight w:val="white"/>
          <w:lang w:val="sv-SE"/>
        </w:rPr>
        <w:t>up</w:t>
      </w:r>
      <w:proofErr w:type="spellEnd"/>
      <w:r>
        <w:rPr>
          <w:highlight w:val="white"/>
          <w:lang w:val="sv-SE"/>
        </w:rPr>
        <w:t xml:space="preserve"> in the </w:t>
      </w:r>
      <w:proofErr w:type="spellStart"/>
      <w:r w:rsidR="00EF4D9D">
        <w:rPr>
          <w:highlight w:val="white"/>
          <w:lang w:val="sv-SE"/>
        </w:rPr>
        <w:t>current</w:t>
      </w:r>
      <w:proofErr w:type="spellEnd"/>
      <w:r w:rsidR="00EF4D9D">
        <w:rPr>
          <w:highlight w:val="white"/>
          <w:lang w:val="sv-SE"/>
        </w:rPr>
        <w:t xml:space="preserve"> </w:t>
      </w:r>
      <w:r>
        <w:rPr>
          <w:highlight w:val="white"/>
          <w:lang w:val="sv-SE"/>
        </w:rPr>
        <w:t>symbol table.</w:t>
      </w:r>
      <w:r w:rsidR="00482F15">
        <w:rPr>
          <w:highlight w:val="white"/>
          <w:lang w:val="sv-SE"/>
        </w:rPr>
        <w:t xml:space="preserve"> If </w:t>
      </w:r>
      <w:proofErr w:type="spellStart"/>
      <w:r w:rsidR="00482F15">
        <w:rPr>
          <w:highlight w:val="white"/>
          <w:lang w:val="sv-SE"/>
        </w:rPr>
        <w:t>there</w:t>
      </w:r>
      <w:proofErr w:type="spellEnd"/>
      <w:r w:rsidR="00482F15">
        <w:rPr>
          <w:highlight w:val="white"/>
          <w:lang w:val="sv-SE"/>
        </w:rPr>
        <w:t xml:space="preserve"> is no symbol, </w:t>
      </w:r>
      <w:proofErr w:type="spellStart"/>
      <w:r w:rsidR="00482F15">
        <w:rPr>
          <w:highlight w:val="white"/>
          <w:lang w:val="sv-SE"/>
        </w:rPr>
        <w:t>we</w:t>
      </w:r>
      <w:proofErr w:type="spellEnd"/>
      <w:r w:rsidR="00482F15">
        <w:rPr>
          <w:highlight w:val="white"/>
          <w:lang w:val="sv-SE"/>
        </w:rPr>
        <w:t xml:space="preserve"> </w:t>
      </w:r>
      <w:proofErr w:type="spellStart"/>
      <w:r w:rsidR="00482F15">
        <w:rPr>
          <w:highlight w:val="white"/>
          <w:lang w:val="sv-SE"/>
        </w:rPr>
        <w:t>add</w:t>
      </w:r>
      <w:proofErr w:type="spellEnd"/>
      <w:r w:rsidR="00482F15">
        <w:rPr>
          <w:highlight w:val="white"/>
          <w:lang w:val="sv-SE"/>
        </w:rPr>
        <w:t xml:space="preserve"> a </w:t>
      </w:r>
      <w:proofErr w:type="spellStart"/>
      <w:r w:rsidR="00482F15">
        <w:rPr>
          <w:highlight w:val="white"/>
          <w:lang w:val="sv-SE"/>
        </w:rPr>
        <w:t>function</w:t>
      </w:r>
      <w:proofErr w:type="spellEnd"/>
      <w:r w:rsidR="00482F15">
        <w:rPr>
          <w:highlight w:val="white"/>
          <w:lang w:val="sv-SE"/>
        </w:rPr>
        <w:t xml:space="preserve"> </w:t>
      </w:r>
      <w:proofErr w:type="spellStart"/>
      <w:r w:rsidR="00482F15">
        <w:rPr>
          <w:highlight w:val="white"/>
          <w:lang w:val="sv-SE"/>
        </w:rPr>
        <w:t>without</w:t>
      </w:r>
      <w:proofErr w:type="spellEnd"/>
      <w:r w:rsidR="00482F15">
        <w:rPr>
          <w:highlight w:val="white"/>
          <w:lang w:val="sv-SE"/>
        </w:rPr>
        <w:t xml:space="preserve"> </w:t>
      </w:r>
      <w:r w:rsidR="00E61774">
        <w:rPr>
          <w:highlight w:val="white"/>
          <w:lang w:val="sv-SE"/>
        </w:rPr>
        <w:t xml:space="preserve">a </w:t>
      </w:r>
      <w:proofErr w:type="gramStart"/>
      <w:r w:rsidR="00482F15">
        <w:rPr>
          <w:highlight w:val="white"/>
          <w:lang w:val="sv-SE"/>
        </w:rPr>
        <w:t>parameter list</w:t>
      </w:r>
      <w:proofErr w:type="gramEnd"/>
      <w:r w:rsidR="00B6446C">
        <w:rPr>
          <w:highlight w:val="white"/>
          <w:lang w:val="sv-SE"/>
        </w:rPr>
        <w:t>,</w:t>
      </w:r>
      <w:r w:rsidR="00482F15">
        <w:rPr>
          <w:highlight w:val="white"/>
          <w:lang w:val="sv-SE"/>
        </w:rPr>
        <w:t xml:space="preserve"> </w:t>
      </w:r>
      <w:proofErr w:type="spellStart"/>
      <w:r w:rsidR="00482F15">
        <w:rPr>
          <w:highlight w:val="white"/>
          <w:lang w:val="sv-SE"/>
        </w:rPr>
        <w:t>that</w:t>
      </w:r>
      <w:proofErr w:type="spellEnd"/>
      <w:r w:rsidR="00482F15">
        <w:rPr>
          <w:highlight w:val="white"/>
          <w:lang w:val="sv-SE"/>
        </w:rPr>
        <w:t xml:space="preserve"> </w:t>
      </w:r>
      <w:proofErr w:type="spellStart"/>
      <w:r w:rsidR="00482F15">
        <w:rPr>
          <w:highlight w:val="white"/>
          <w:lang w:val="sv-SE"/>
        </w:rPr>
        <w:t>returns</w:t>
      </w:r>
      <w:proofErr w:type="spellEnd"/>
      <w:r w:rsidR="00482F15">
        <w:rPr>
          <w:highlight w:val="white"/>
          <w:lang w:val="sv-SE"/>
        </w:rPr>
        <w:t xml:space="preserve"> a </w:t>
      </w:r>
      <w:proofErr w:type="spellStart"/>
      <w:r w:rsidR="00482F15">
        <w:rPr>
          <w:highlight w:val="white"/>
          <w:lang w:val="sv-SE"/>
        </w:rPr>
        <w:t>signed</w:t>
      </w:r>
      <w:proofErr w:type="spellEnd"/>
      <w:r w:rsidR="00482F15">
        <w:rPr>
          <w:highlight w:val="white"/>
          <w:lang w:val="sv-SE"/>
        </w:rPr>
        <w:t xml:space="preserve"> </w:t>
      </w:r>
      <w:proofErr w:type="spellStart"/>
      <w:r w:rsidR="00482F15">
        <w:rPr>
          <w:highlight w:val="white"/>
          <w:lang w:val="sv-SE"/>
        </w:rPr>
        <w:t>integer</w:t>
      </w:r>
      <w:proofErr w:type="spellEnd"/>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proofErr w:type="spellStart"/>
      <w:r>
        <w:t>MiddleCodeGenerator.cs</w:t>
      </w:r>
      <w:proofErr w:type="spellEnd"/>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lastRenderedPageBreak/>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98D8DE8" w:rsidR="00211A9A" w:rsidRPr="00575594"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732A5EA8" w14:textId="77777777" w:rsidR="003028A9" w:rsidRDefault="003028A9" w:rsidP="003028A9">
      <w:pPr>
        <w:pStyle w:val="CodeHeader"/>
      </w:pPr>
      <w:proofErr w:type="spellStart"/>
      <w:r>
        <w:t>MainParser.gppg</w:t>
      </w:r>
      <w:proofErr w:type="spellEnd"/>
    </w:p>
    <w:p w14:paraId="5DF55562" w14:textId="77777777" w:rsidR="000669C4" w:rsidRDefault="000669C4" w:rsidP="000669C4">
      <w:pPr>
        <w:pStyle w:val="Code"/>
        <w:rPr>
          <w:highlight w:val="white"/>
          <w:lang w:val="sv-SE"/>
        </w:rPr>
      </w:pPr>
      <w:r>
        <w:rPr>
          <w:highlight w:val="white"/>
          <w:lang w:val="sv-SE"/>
        </w:rPr>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proofErr w:type="spellStart"/>
      <w:r>
        <w:t>MiddleCodeGenerator.cs</w:t>
      </w:r>
      <w:proofErr w:type="spellEnd"/>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proofErr w:type="spellStart"/>
      <w:r>
        <w:t>MainParser.gppg</w:t>
      </w:r>
      <w:proofErr w:type="spellEnd"/>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proofErr w:type="spellStart"/>
      <w:r>
        <w:t>MiddleCodeGenerator.cs</w:t>
      </w:r>
      <w:proofErr w:type="spellEnd"/>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160B571A" w:rsidR="0062119D" w:rsidRPr="00EC76D5" w:rsidRDefault="0062119D" w:rsidP="0062119D">
      <w:pPr>
        <w:pStyle w:val="CodeHeader"/>
      </w:pPr>
      <w:proofErr w:type="spellStart"/>
      <w:r>
        <w:lastRenderedPageBreak/>
        <w:t>MainParser.gppg</w:t>
      </w:r>
      <w:proofErr w:type="spellEnd"/>
    </w:p>
    <w:p w14:paraId="25B718A7" w14:textId="77777777" w:rsidR="00C0627B" w:rsidRPr="00EC76D5" w:rsidRDefault="00C0627B" w:rsidP="00C0627B">
      <w:pPr>
        <w:pStyle w:val="Code"/>
      </w:pPr>
      <w:r w:rsidRPr="00EC76D5">
        <w:t>declaration:</w:t>
      </w:r>
    </w:p>
    <w:p w14:paraId="7C397BE2" w14:textId="77777777" w:rsidR="00C0627B" w:rsidRPr="00EC76D5" w:rsidRDefault="00C0627B" w:rsidP="00C0627B">
      <w:pPr>
        <w:pStyle w:val="Code"/>
      </w:pPr>
      <w:r w:rsidRPr="00EC76D5">
        <w:t xml:space="preserve">    declaration_specifier_list SEMICOLON {</w:t>
      </w:r>
    </w:p>
    <w:p w14:paraId="4452764D" w14:textId="77777777" w:rsidR="00C0627B" w:rsidRPr="00EC76D5" w:rsidRDefault="00C0627B" w:rsidP="00C0627B">
      <w:pPr>
        <w:pStyle w:val="Code"/>
      </w:pPr>
      <w:r w:rsidRPr="00EC76D5">
        <w:t xml:space="preserve">      Main.SpecifierStack.pop().generate();</w:t>
      </w:r>
    </w:p>
    <w:p w14:paraId="2A9142B6" w14:textId="77777777" w:rsidR="00C0627B" w:rsidRPr="00EC76D5" w:rsidRDefault="00C0627B" w:rsidP="00C0627B">
      <w:pPr>
        <w:pStyle w:val="Code"/>
      </w:pPr>
      <w:r w:rsidRPr="00EC76D5">
        <w:t xml:space="preserve">      $$ = new LinkedList&lt;&gt;();</w:t>
      </w:r>
    </w:p>
    <w:p w14:paraId="21B918AF" w14:textId="77777777" w:rsidR="00C0627B" w:rsidRPr="00EC76D5" w:rsidRDefault="00C0627B" w:rsidP="00C0627B">
      <w:pPr>
        <w:pStyle w:val="Code"/>
      </w:pPr>
      <w:r w:rsidRPr="00EC76D5">
        <w:t xml:space="preserve">    }</w:t>
      </w:r>
    </w:p>
    <w:p w14:paraId="54F4BFE0" w14:textId="12C9E2A6" w:rsidR="00C0627B" w:rsidRPr="00EC76D5" w:rsidRDefault="00C0627B" w:rsidP="00C0627B">
      <w:pPr>
        <w:pStyle w:val="Code"/>
      </w:pPr>
      <w:r w:rsidRPr="00EC76D5">
        <w:t xml:space="preserve">  | declaration_specifier_list </w:t>
      </w:r>
      <w:r w:rsidR="00B473E1">
        <w:t>declarator_list</w:t>
      </w:r>
      <w:r w:rsidRPr="00EC76D5">
        <w:t xml:space="preserve"> SEMICOLON {</w:t>
      </w:r>
    </w:p>
    <w:p w14:paraId="4C71C718" w14:textId="77777777" w:rsidR="00C0627B" w:rsidRPr="00EC76D5" w:rsidRDefault="00C0627B" w:rsidP="00C0627B">
      <w:pPr>
        <w:pStyle w:val="Code"/>
      </w:pPr>
      <w:r w:rsidRPr="00EC76D5">
        <w:t xml:space="preserve">      Main.SpecifierStack.pop().generate();</w:t>
      </w:r>
    </w:p>
    <w:p w14:paraId="43EFD1F0" w14:textId="77777777" w:rsidR="00C0627B" w:rsidRPr="00EC76D5" w:rsidRDefault="00C0627B" w:rsidP="00C0627B">
      <w:pPr>
        <w:pStyle w:val="Code"/>
      </w:pPr>
      <w:r w:rsidRPr="00EC76D5">
        <w:t xml:space="preserve">      $$ = $2;</w:t>
      </w:r>
    </w:p>
    <w:p w14:paraId="6255C571" w14:textId="77777777" w:rsidR="00C0627B" w:rsidRPr="00EC76D5" w:rsidRDefault="00C0627B" w:rsidP="00C0627B">
      <w:pPr>
        <w:pStyle w:val="Code"/>
      </w:pPr>
      <w:r w:rsidRPr="00EC76D5">
        <w:t xml:space="preserve">    };</w:t>
      </w:r>
    </w:p>
    <w:p w14:paraId="0F84776A" w14:textId="77777777" w:rsidR="00C0627B" w:rsidRPr="00EC76D5" w:rsidRDefault="00C0627B" w:rsidP="00C0627B">
      <w:pPr>
        <w:pStyle w:val="Code"/>
      </w:pPr>
    </w:p>
    <w:p w14:paraId="67E5DE8B" w14:textId="77777777" w:rsidR="00C0627B" w:rsidRPr="00EC76D5" w:rsidRDefault="00C0627B" w:rsidP="00C0627B">
      <w:pPr>
        <w:pStyle w:val="Code"/>
      </w:pPr>
      <w:r w:rsidRPr="00EC76D5">
        <w:t>declaration_specifier_list:</w:t>
      </w:r>
    </w:p>
    <w:p w14:paraId="78976DCF" w14:textId="77777777" w:rsidR="00C0627B" w:rsidRPr="00EC76D5" w:rsidRDefault="00C0627B" w:rsidP="00C0627B">
      <w:pPr>
        <w:pStyle w:val="Code"/>
      </w:pPr>
      <w:r w:rsidRPr="00EC76D5">
        <w:t xml:space="preserve">    declaration_specifier {</w:t>
      </w:r>
    </w:p>
    <w:p w14:paraId="645C8CF1" w14:textId="77777777" w:rsidR="00C0627B" w:rsidRPr="00EC76D5" w:rsidRDefault="00C0627B" w:rsidP="00C0627B">
      <w:pPr>
        <w:pStyle w:val="Code"/>
      </w:pPr>
      <w:r w:rsidRPr="00EC76D5">
        <w:t xml:space="preserve">      Specifier specifier = new Specifier();</w:t>
      </w:r>
    </w:p>
    <w:p w14:paraId="4D97E55F" w14:textId="77777777" w:rsidR="00C0627B" w:rsidRPr="00EC76D5" w:rsidRDefault="00C0627B" w:rsidP="00C0627B">
      <w:pPr>
        <w:pStyle w:val="Code"/>
      </w:pPr>
      <w:r w:rsidRPr="00EC76D5">
        <w:t xml:space="preserve">      specifier.add($1);</w:t>
      </w:r>
    </w:p>
    <w:p w14:paraId="574755F6" w14:textId="77777777" w:rsidR="00C0627B" w:rsidRPr="00EC76D5" w:rsidRDefault="00C0627B" w:rsidP="00C0627B">
      <w:pPr>
        <w:pStyle w:val="Code"/>
      </w:pPr>
      <w:r w:rsidRPr="00EC76D5">
        <w:t xml:space="preserve">      Main.SpecifierStack.push(specifier);</w:t>
      </w:r>
    </w:p>
    <w:p w14:paraId="66B9A026" w14:textId="77777777" w:rsidR="00C0627B" w:rsidRPr="00EC76D5" w:rsidRDefault="00C0627B" w:rsidP="00C0627B">
      <w:pPr>
        <w:pStyle w:val="Code"/>
      </w:pPr>
      <w:r w:rsidRPr="00EC76D5">
        <w:t xml:space="preserve">    }</w:t>
      </w:r>
    </w:p>
    <w:p w14:paraId="7A41AD37" w14:textId="77777777" w:rsidR="00C0627B" w:rsidRPr="00EC76D5" w:rsidRDefault="00C0627B" w:rsidP="00C0627B">
      <w:pPr>
        <w:pStyle w:val="Code"/>
      </w:pPr>
      <w:r w:rsidRPr="00EC76D5">
        <w:t xml:space="preserve">  | declaration_specifier_list declaration_specifier {</w:t>
      </w:r>
    </w:p>
    <w:p w14:paraId="449F07E6" w14:textId="77777777" w:rsidR="00C0627B" w:rsidRPr="00EC76D5" w:rsidRDefault="00C0627B" w:rsidP="00C0627B">
      <w:pPr>
        <w:pStyle w:val="Code"/>
      </w:pPr>
      <w:r w:rsidRPr="00EC76D5">
        <w:t xml:space="preserve">      Specifier specifier = Main.SpecifierStack.peek();</w:t>
      </w:r>
    </w:p>
    <w:p w14:paraId="23FED235" w14:textId="77777777" w:rsidR="00C0627B" w:rsidRPr="00EC76D5" w:rsidRDefault="00C0627B" w:rsidP="00C0627B">
      <w:pPr>
        <w:pStyle w:val="Code"/>
      </w:pPr>
      <w:r w:rsidRPr="00EC76D5">
        <w:t xml:space="preserve">      specifier.add($2);</w:t>
      </w:r>
    </w:p>
    <w:p w14:paraId="01D2F1F5" w14:textId="77777777" w:rsidR="00C0627B" w:rsidRPr="00EC76D5" w:rsidRDefault="00C0627B" w:rsidP="00C0627B">
      <w:pPr>
        <w:pStyle w:val="Code"/>
      </w:pPr>
      <w:r w:rsidRPr="00EC76D5">
        <w:t xml:space="preserve">    };</w:t>
      </w:r>
    </w:p>
    <w:p w14:paraId="1498E80C" w14:textId="77777777" w:rsidR="00C0627B" w:rsidRPr="00EC76D5" w:rsidRDefault="00C0627B" w:rsidP="00C0627B">
      <w:pPr>
        <w:pStyle w:val="Code"/>
      </w:pPr>
    </w:p>
    <w:p w14:paraId="490AD600" w14:textId="77777777" w:rsidR="00C0627B" w:rsidRPr="00EC76D5" w:rsidRDefault="00C0627B" w:rsidP="00C0627B">
      <w:pPr>
        <w:pStyle w:val="Code"/>
      </w:pPr>
      <w:r w:rsidRPr="00EC76D5">
        <w:t>declaration_specifier:</w:t>
      </w:r>
    </w:p>
    <w:p w14:paraId="3FC08CFA" w14:textId="77777777" w:rsidR="00C0627B" w:rsidRPr="00EC76D5" w:rsidRDefault="00C0627B" w:rsidP="00C0627B">
      <w:pPr>
        <w:pStyle w:val="Code"/>
      </w:pPr>
      <w:r w:rsidRPr="00EC76D5">
        <w:t xml:space="preserve">    CONSTANT { $$ = Mask.Constant; }</w:t>
      </w:r>
    </w:p>
    <w:p w14:paraId="58ED1787" w14:textId="77777777" w:rsidR="00C0627B" w:rsidRPr="00EC76D5" w:rsidRDefault="00C0627B" w:rsidP="00C0627B">
      <w:pPr>
        <w:pStyle w:val="Code"/>
      </w:pPr>
      <w:r w:rsidRPr="00EC76D5">
        <w:t xml:space="preserve">  | VOLATILE { $$ = Mask.Volatile; }</w:t>
      </w:r>
    </w:p>
    <w:p w14:paraId="1AAC858A" w14:textId="77777777" w:rsidR="00C0627B" w:rsidRPr="00EC76D5" w:rsidRDefault="00C0627B" w:rsidP="00C0627B">
      <w:pPr>
        <w:pStyle w:val="Code"/>
      </w:pPr>
      <w:r w:rsidRPr="00EC76D5">
        <w:t xml:space="preserve">  | AUTO     { $$ = Mask.Auto;     }</w:t>
      </w:r>
    </w:p>
    <w:p w14:paraId="678BBD65" w14:textId="77777777" w:rsidR="00C0627B" w:rsidRPr="00EC76D5" w:rsidRDefault="00C0627B" w:rsidP="00C0627B">
      <w:pPr>
        <w:pStyle w:val="Code"/>
      </w:pPr>
      <w:r w:rsidRPr="00EC76D5">
        <w:t xml:space="preserve">  | REGISTER { $$ = Mask.Register; }</w:t>
      </w:r>
    </w:p>
    <w:p w14:paraId="7F1A5B5C" w14:textId="77777777" w:rsidR="00FB4478" w:rsidRPr="00EC76D5" w:rsidRDefault="00C0627B" w:rsidP="00C0627B">
      <w:pPr>
        <w:pStyle w:val="Code"/>
      </w:pPr>
      <w:r w:rsidRPr="00EC76D5">
        <w:t xml:space="preserve">  | STATIC   { $$ = (Main.CurrentTable.getScope() == Scope.Global)</w:t>
      </w:r>
    </w:p>
    <w:p w14:paraId="76EDC9B8" w14:textId="453F011D" w:rsidR="00C0627B" w:rsidRPr="00EC76D5" w:rsidRDefault="00FB4478" w:rsidP="00C0627B">
      <w:pPr>
        <w:pStyle w:val="Code"/>
      </w:pPr>
      <w:r w:rsidRPr="00EC76D5">
        <w:t xml:space="preserve">                   </w:t>
      </w:r>
      <w:r w:rsidR="00C0627B" w:rsidRPr="00EC76D5">
        <w:t xml:space="preserve"> ? Mask.Private : Mask.Static; }</w:t>
      </w:r>
    </w:p>
    <w:p w14:paraId="1B60859E" w14:textId="77777777" w:rsidR="00C0627B" w:rsidRPr="00EC76D5" w:rsidRDefault="00C0627B" w:rsidP="00C0627B">
      <w:pPr>
        <w:pStyle w:val="Code"/>
      </w:pPr>
      <w:r w:rsidRPr="00EC76D5">
        <w:t xml:space="preserve">  | EXTERN   { $$ = Mask.Extern;   }</w:t>
      </w:r>
    </w:p>
    <w:p w14:paraId="60F2B5EB" w14:textId="77777777" w:rsidR="00C0627B" w:rsidRPr="00EC76D5" w:rsidRDefault="00C0627B" w:rsidP="00C0627B">
      <w:pPr>
        <w:pStyle w:val="Code"/>
      </w:pPr>
      <w:r w:rsidRPr="00EC76D5">
        <w:t xml:space="preserve">  | TYPEDEF  { $$ = Mask.Typedef;  }</w:t>
      </w:r>
    </w:p>
    <w:p w14:paraId="5A39E910" w14:textId="77777777" w:rsidR="00C0627B" w:rsidRPr="00EC76D5" w:rsidRDefault="00C0627B" w:rsidP="00C0627B">
      <w:pPr>
        <w:pStyle w:val="Code"/>
      </w:pPr>
      <w:r w:rsidRPr="00EC76D5">
        <w:t xml:space="preserve">  | VOID     { $$ = Mask.Void;     }</w:t>
      </w:r>
    </w:p>
    <w:p w14:paraId="7AAEEBD7" w14:textId="77777777" w:rsidR="00C0627B" w:rsidRPr="00EC76D5" w:rsidRDefault="00C0627B" w:rsidP="00C0627B">
      <w:pPr>
        <w:pStyle w:val="Code"/>
      </w:pPr>
      <w:r w:rsidRPr="00EC76D5">
        <w:t xml:space="preserve">  | CHAR     { $$ = Mask.Char;     }</w:t>
      </w:r>
    </w:p>
    <w:p w14:paraId="239A9FED" w14:textId="77777777" w:rsidR="00C0627B" w:rsidRPr="00EC76D5" w:rsidRDefault="00C0627B" w:rsidP="00C0627B">
      <w:pPr>
        <w:pStyle w:val="Code"/>
      </w:pPr>
      <w:r w:rsidRPr="00EC76D5">
        <w:t xml:space="preserve">  | WCHAR_T  { $$ = Mask.WChar_T;  }</w:t>
      </w:r>
    </w:p>
    <w:p w14:paraId="7DF614A5" w14:textId="77777777" w:rsidR="00C0627B" w:rsidRPr="00EC76D5" w:rsidRDefault="00C0627B" w:rsidP="00C0627B">
      <w:pPr>
        <w:pStyle w:val="Code"/>
      </w:pPr>
      <w:r w:rsidRPr="00EC76D5">
        <w:t xml:space="preserve">  | SHORT    { $$ = Mask.Short;    }</w:t>
      </w:r>
    </w:p>
    <w:p w14:paraId="6482FE11" w14:textId="77777777" w:rsidR="00C0627B" w:rsidRPr="00EC76D5" w:rsidRDefault="00C0627B" w:rsidP="00C0627B">
      <w:pPr>
        <w:pStyle w:val="Code"/>
      </w:pPr>
      <w:r w:rsidRPr="00EC76D5">
        <w:t xml:space="preserve">  | INT      { $$ = Mask.Int;      }</w:t>
      </w:r>
    </w:p>
    <w:p w14:paraId="1059C365" w14:textId="77777777" w:rsidR="00C0627B" w:rsidRPr="00EC76D5" w:rsidRDefault="00C0627B" w:rsidP="00C0627B">
      <w:pPr>
        <w:pStyle w:val="Code"/>
      </w:pPr>
      <w:r w:rsidRPr="00EC76D5">
        <w:t xml:space="preserve">  | LONG     { $$ = Mask.Long;     }</w:t>
      </w:r>
    </w:p>
    <w:p w14:paraId="5EA9BEC6" w14:textId="77777777" w:rsidR="00C0627B" w:rsidRPr="00EC76D5" w:rsidRDefault="00C0627B" w:rsidP="00C0627B">
      <w:pPr>
        <w:pStyle w:val="Code"/>
      </w:pPr>
      <w:r w:rsidRPr="00EC76D5">
        <w:t xml:space="preserve">  | FLOAT    { $$ = Mask.Float;    }</w:t>
      </w:r>
    </w:p>
    <w:p w14:paraId="31089DE7" w14:textId="77777777" w:rsidR="00C0627B" w:rsidRPr="00EC76D5" w:rsidRDefault="00C0627B" w:rsidP="00C0627B">
      <w:pPr>
        <w:pStyle w:val="Code"/>
      </w:pPr>
      <w:r w:rsidRPr="00EC76D5">
        <w:t xml:space="preserve">  | DOUBLE   { $$ = Mask.Double;   }</w:t>
      </w:r>
    </w:p>
    <w:p w14:paraId="329E76F1" w14:textId="77777777" w:rsidR="00C0627B" w:rsidRPr="00EC76D5" w:rsidRDefault="00C0627B" w:rsidP="00C0627B">
      <w:pPr>
        <w:pStyle w:val="Code"/>
      </w:pPr>
      <w:r w:rsidRPr="00EC76D5">
        <w:t xml:space="preserve">  | SIGNED   { $$ = Mask.Signed;   }</w:t>
      </w:r>
    </w:p>
    <w:p w14:paraId="0445D518" w14:textId="77777777" w:rsidR="00C0627B" w:rsidRPr="00EC76D5" w:rsidRDefault="00C0627B" w:rsidP="00C0627B">
      <w:pPr>
        <w:pStyle w:val="Code"/>
      </w:pPr>
      <w:r w:rsidRPr="00EC76D5">
        <w:t xml:space="preserve">  | UNSIGNED { $$ = Mask.Unsigned; }</w:t>
      </w:r>
    </w:p>
    <w:p w14:paraId="060CAF85" w14:textId="77777777" w:rsidR="00C0627B" w:rsidRPr="00EC76D5" w:rsidRDefault="00C0627B" w:rsidP="00C0627B">
      <w:pPr>
        <w:pStyle w:val="Code"/>
      </w:pPr>
      <w:r w:rsidRPr="00EC76D5">
        <w:t xml:space="preserve">  | struct_union_specifier { $$ = $1; }</w:t>
      </w:r>
    </w:p>
    <w:p w14:paraId="2FB644D4" w14:textId="77777777" w:rsidR="00C0627B" w:rsidRPr="00EC76D5" w:rsidRDefault="00C0627B" w:rsidP="00C0627B">
      <w:pPr>
        <w:pStyle w:val="Code"/>
      </w:pPr>
      <w:r w:rsidRPr="00EC76D5">
        <w:t xml:space="preserve">  | enum_specifier         { $$ = $1; }</w:t>
      </w:r>
    </w:p>
    <w:p w14:paraId="4E0B3189" w14:textId="7E7B45BD" w:rsidR="00A83FD6" w:rsidRPr="00EC76D5" w:rsidRDefault="00C0627B" w:rsidP="00C0627B">
      <w:pPr>
        <w:pStyle w:val="Code"/>
      </w:pPr>
      <w:r w:rsidRPr="00EC76D5">
        <w:t xml:space="preserve">  | TYPEDEF_NAME           { $$ = $1; };</w:t>
      </w:r>
    </w:p>
    <w:p w14:paraId="1D7417A0" w14:textId="3664A498" w:rsidR="00E40B78" w:rsidRPr="00EC76D5" w:rsidRDefault="00E40B78" w:rsidP="00E40B78">
      <w:r w:rsidRPr="00EC76D5">
        <w:t xml:space="preserve">The </w:t>
      </w:r>
      <w:r w:rsidRPr="00EC76D5">
        <w:rPr>
          <w:rStyle w:val="CodeInText"/>
        </w:rPr>
        <w:t>Mask</w:t>
      </w:r>
      <w:r w:rsidRPr="00EC76D5">
        <w:t xml:space="preserve"> class is used to distinguish between the different type specifiers and used by the </w:t>
      </w:r>
      <w:r w:rsidRPr="00EC76D5">
        <w:rPr>
          <w:rStyle w:val="CodeInText"/>
        </w:rPr>
        <w:t>Specifier</w:t>
      </w:r>
      <w:r w:rsidRPr="00EC76D5">
        <w:t xml:space="preserve"> class below.</w:t>
      </w:r>
    </w:p>
    <w:p w14:paraId="09BB1E85" w14:textId="274FA3A2" w:rsidR="00E40B78" w:rsidRPr="00EC76D5" w:rsidRDefault="00E40B78" w:rsidP="00E40B78">
      <w:pPr>
        <w:pStyle w:val="CodeHeader"/>
      </w:pPr>
      <w:proofErr w:type="spellStart"/>
      <w:r w:rsidRPr="00EC76D5">
        <w:t>Mask.java</w:t>
      </w:r>
      <w:proofErr w:type="spellEnd"/>
    </w:p>
    <w:p w14:paraId="5C510064" w14:textId="77777777" w:rsidR="00FB4478" w:rsidRPr="00EC76D5" w:rsidRDefault="00FB4478" w:rsidP="00FB4478">
      <w:pPr>
        <w:pStyle w:val="Code"/>
      </w:pPr>
      <w:r w:rsidRPr="00EC76D5">
        <w:t>package c_compiler;</w:t>
      </w:r>
    </w:p>
    <w:p w14:paraId="2A88E0BC" w14:textId="77777777" w:rsidR="00FB4478" w:rsidRPr="00EC76D5" w:rsidRDefault="00FB4478" w:rsidP="00FB4478">
      <w:pPr>
        <w:pStyle w:val="Code"/>
      </w:pPr>
      <w:r w:rsidRPr="00EC76D5">
        <w:t>import java.util.*;</w:t>
      </w:r>
    </w:p>
    <w:p w14:paraId="60224F0E" w14:textId="77777777" w:rsidR="00FB4478" w:rsidRPr="00EC76D5" w:rsidRDefault="00FB4478" w:rsidP="00FB4478">
      <w:pPr>
        <w:pStyle w:val="Code"/>
      </w:pPr>
    </w:p>
    <w:p w14:paraId="1F3FC639" w14:textId="77777777" w:rsidR="00FB4478" w:rsidRPr="00EC76D5" w:rsidRDefault="00FB4478" w:rsidP="00FB4478">
      <w:pPr>
        <w:pStyle w:val="Code"/>
      </w:pPr>
      <w:r w:rsidRPr="00EC76D5">
        <w:t>public class Mask {</w:t>
      </w:r>
    </w:p>
    <w:p w14:paraId="6CA42F07" w14:textId="77777777" w:rsidR="00FB4478" w:rsidRPr="00EC76D5" w:rsidRDefault="00FB4478" w:rsidP="00FB4478">
      <w:pPr>
        <w:pStyle w:val="Code"/>
      </w:pPr>
      <w:r w:rsidRPr="00EC76D5">
        <w:t xml:space="preserve">  public static final int StorageMask = 0x0000FFF;</w:t>
      </w:r>
    </w:p>
    <w:p w14:paraId="71AD13D4" w14:textId="77777777" w:rsidR="00FB4478" w:rsidRPr="00EC76D5" w:rsidRDefault="00FB4478" w:rsidP="00FB4478">
      <w:pPr>
        <w:pStyle w:val="Code"/>
      </w:pPr>
      <w:r w:rsidRPr="00EC76D5">
        <w:t xml:space="preserve">  public static final int Auto        = 0x0000010;</w:t>
      </w:r>
    </w:p>
    <w:p w14:paraId="17DEA8A0" w14:textId="77777777" w:rsidR="00FB4478" w:rsidRPr="00EC76D5" w:rsidRDefault="00FB4478" w:rsidP="00FB4478">
      <w:pPr>
        <w:pStyle w:val="Code"/>
      </w:pPr>
      <w:r w:rsidRPr="00EC76D5">
        <w:t xml:space="preserve">  public static final int Register    = 0x0000020;</w:t>
      </w:r>
    </w:p>
    <w:p w14:paraId="53F7B84C" w14:textId="77777777" w:rsidR="00FB4478" w:rsidRPr="00EC76D5" w:rsidRDefault="00FB4478" w:rsidP="00FB4478">
      <w:pPr>
        <w:pStyle w:val="Code"/>
      </w:pPr>
      <w:r w:rsidRPr="00EC76D5">
        <w:t xml:space="preserve">  public static final int Static      = 0x0000040;</w:t>
      </w:r>
    </w:p>
    <w:p w14:paraId="616621F6" w14:textId="77777777" w:rsidR="00FB4478" w:rsidRPr="00EC76D5" w:rsidRDefault="00FB4478" w:rsidP="00FB4478">
      <w:pPr>
        <w:pStyle w:val="Code"/>
      </w:pPr>
      <w:r w:rsidRPr="00EC76D5">
        <w:lastRenderedPageBreak/>
        <w:t xml:space="preserve">  public static final int Extern      = 0x0000080;</w:t>
      </w:r>
    </w:p>
    <w:p w14:paraId="2631B8DB" w14:textId="77777777" w:rsidR="00FB4478" w:rsidRPr="00EC76D5" w:rsidRDefault="00FB4478" w:rsidP="00FB4478">
      <w:pPr>
        <w:pStyle w:val="Code"/>
      </w:pPr>
      <w:r w:rsidRPr="00EC76D5">
        <w:t xml:space="preserve">  public static final int Typedef     = 0x0000100;</w:t>
      </w:r>
    </w:p>
    <w:p w14:paraId="5C8D5EE8" w14:textId="77777777" w:rsidR="00FB4478" w:rsidRPr="00EC76D5" w:rsidRDefault="00FB4478" w:rsidP="00FB4478">
      <w:pPr>
        <w:pStyle w:val="Code"/>
      </w:pPr>
    </w:p>
    <w:p w14:paraId="367ED0B6" w14:textId="77777777" w:rsidR="00FB4478" w:rsidRPr="00EC76D5" w:rsidRDefault="00FB4478" w:rsidP="00FB4478">
      <w:pPr>
        <w:pStyle w:val="Code"/>
      </w:pPr>
      <w:r w:rsidRPr="00EC76D5">
        <w:t xml:space="preserve">  public static final int QualifierMask = 0x000F000;</w:t>
      </w:r>
    </w:p>
    <w:p w14:paraId="3A199535" w14:textId="77777777" w:rsidR="00FB4478" w:rsidRPr="00EC76D5" w:rsidRDefault="00FB4478" w:rsidP="00FB4478">
      <w:pPr>
        <w:pStyle w:val="Code"/>
      </w:pPr>
      <w:r w:rsidRPr="00EC76D5">
        <w:t xml:space="preserve">  public static final int Constant      = 0x0001000;</w:t>
      </w:r>
    </w:p>
    <w:p w14:paraId="027DE9D9" w14:textId="77777777" w:rsidR="00FB4478" w:rsidRPr="00EC76D5" w:rsidRDefault="00FB4478" w:rsidP="00FB4478">
      <w:pPr>
        <w:pStyle w:val="Code"/>
      </w:pPr>
      <w:r w:rsidRPr="00EC76D5">
        <w:t xml:space="preserve">  public static final int Volatile      = 0x0002000;</w:t>
      </w:r>
    </w:p>
    <w:p w14:paraId="3380EA45" w14:textId="77777777" w:rsidR="00FB4478" w:rsidRPr="00EC76D5" w:rsidRDefault="00FB4478" w:rsidP="00FB4478">
      <w:pPr>
        <w:pStyle w:val="Code"/>
      </w:pPr>
      <w:r w:rsidRPr="00EC76D5">
        <w:t xml:space="preserve">  public static final int Private       = 0x0004000;</w:t>
      </w:r>
    </w:p>
    <w:p w14:paraId="73A83AFF" w14:textId="77777777" w:rsidR="00FB4478" w:rsidRPr="00EC76D5" w:rsidRDefault="00FB4478" w:rsidP="00FB4478">
      <w:pPr>
        <w:pStyle w:val="Code"/>
      </w:pPr>
    </w:p>
    <w:p w14:paraId="17EC48FE" w14:textId="77777777" w:rsidR="00FB4478" w:rsidRPr="00EC76D5" w:rsidRDefault="00FB4478" w:rsidP="00FB4478">
      <w:pPr>
        <w:pStyle w:val="Code"/>
      </w:pPr>
      <w:r w:rsidRPr="00EC76D5">
        <w:t xml:space="preserve">  public static final int SortMask  = 0xFFF0000;</w:t>
      </w:r>
    </w:p>
    <w:p w14:paraId="5EB8F198" w14:textId="77777777" w:rsidR="00FB4478" w:rsidRPr="00EC76D5" w:rsidRDefault="00FB4478" w:rsidP="00FB4478">
      <w:pPr>
        <w:pStyle w:val="Code"/>
      </w:pPr>
      <w:r w:rsidRPr="00EC76D5">
        <w:t xml:space="preserve">  public static final int Signed    = 0x0010000;</w:t>
      </w:r>
    </w:p>
    <w:p w14:paraId="78192C55" w14:textId="77777777" w:rsidR="00FB4478" w:rsidRPr="00EC76D5" w:rsidRDefault="00FB4478" w:rsidP="00FB4478">
      <w:pPr>
        <w:pStyle w:val="Code"/>
      </w:pPr>
      <w:r w:rsidRPr="00EC76D5">
        <w:t xml:space="preserve">  public static final int Unsigned  = 0x0020000;</w:t>
      </w:r>
    </w:p>
    <w:p w14:paraId="78C6AA18" w14:textId="77777777" w:rsidR="00FB4478" w:rsidRPr="00EC76D5" w:rsidRDefault="00FB4478" w:rsidP="00FB4478">
      <w:pPr>
        <w:pStyle w:val="Code"/>
      </w:pPr>
      <w:r w:rsidRPr="00EC76D5">
        <w:t xml:space="preserve">  public static final int Char      = 0x0040000;</w:t>
      </w:r>
    </w:p>
    <w:p w14:paraId="7878463D" w14:textId="77777777" w:rsidR="00FB4478" w:rsidRPr="00EC76D5" w:rsidRDefault="00FB4478" w:rsidP="00FB4478">
      <w:pPr>
        <w:pStyle w:val="Code"/>
      </w:pPr>
      <w:r w:rsidRPr="00EC76D5">
        <w:t xml:space="preserve">  public static final int WChar_T   = 0x0080000;</w:t>
      </w:r>
    </w:p>
    <w:p w14:paraId="392B852D" w14:textId="77777777" w:rsidR="00FB4478" w:rsidRPr="00EC76D5" w:rsidRDefault="00FB4478" w:rsidP="00FB4478">
      <w:pPr>
        <w:pStyle w:val="Code"/>
      </w:pPr>
      <w:r w:rsidRPr="00EC76D5">
        <w:t xml:space="preserve">  public static final int Short     = 0x0100000;</w:t>
      </w:r>
    </w:p>
    <w:p w14:paraId="55A0E24B" w14:textId="77777777" w:rsidR="00FB4478" w:rsidRPr="00EC76D5" w:rsidRDefault="00FB4478" w:rsidP="00FB4478">
      <w:pPr>
        <w:pStyle w:val="Code"/>
      </w:pPr>
      <w:r w:rsidRPr="00EC76D5">
        <w:t xml:space="preserve">  public static final int Int       = 0x0200000;</w:t>
      </w:r>
    </w:p>
    <w:p w14:paraId="18163403" w14:textId="77777777" w:rsidR="00FB4478" w:rsidRPr="00EC76D5" w:rsidRDefault="00FB4478" w:rsidP="00FB4478">
      <w:pPr>
        <w:pStyle w:val="Code"/>
      </w:pPr>
      <w:r w:rsidRPr="00EC76D5">
        <w:t xml:space="preserve">  public static final int Long      = 0x0400000;</w:t>
      </w:r>
    </w:p>
    <w:p w14:paraId="26D6059F" w14:textId="77777777" w:rsidR="00FB4478" w:rsidRPr="00EC76D5" w:rsidRDefault="00FB4478" w:rsidP="00FB4478">
      <w:pPr>
        <w:pStyle w:val="Code"/>
      </w:pPr>
      <w:r w:rsidRPr="00EC76D5">
        <w:t xml:space="preserve">  public static final int Float     = 0x0800000;</w:t>
      </w:r>
    </w:p>
    <w:p w14:paraId="7BA276E1" w14:textId="77777777" w:rsidR="00FB4478" w:rsidRPr="00EC76D5" w:rsidRDefault="00FB4478" w:rsidP="00FB4478">
      <w:pPr>
        <w:pStyle w:val="Code"/>
      </w:pPr>
      <w:r w:rsidRPr="00EC76D5">
        <w:t xml:space="preserve">  public static final int Double    = 0x1000000;</w:t>
      </w:r>
    </w:p>
    <w:p w14:paraId="22B798F1" w14:textId="77777777" w:rsidR="00FB4478" w:rsidRPr="00EC76D5" w:rsidRDefault="00FB4478" w:rsidP="00FB4478">
      <w:pPr>
        <w:pStyle w:val="Code"/>
      </w:pPr>
      <w:r w:rsidRPr="00EC76D5">
        <w:t xml:space="preserve">  public static final int Void      = 0x2000000;</w:t>
      </w:r>
    </w:p>
    <w:p w14:paraId="78730B1F" w14:textId="77777777" w:rsidR="00FB4478" w:rsidRPr="00EC76D5" w:rsidRDefault="00FB4478" w:rsidP="00FB4478">
      <w:pPr>
        <w:pStyle w:val="Code"/>
      </w:pPr>
    </w:p>
    <w:p w14:paraId="707E9F97" w14:textId="77777777" w:rsidR="00FB4478" w:rsidRPr="00EC76D5" w:rsidRDefault="00FB4478" w:rsidP="00FB4478">
      <w:pPr>
        <w:pStyle w:val="Code"/>
      </w:pPr>
      <w:r w:rsidRPr="00EC76D5">
        <w:t xml:space="preserve">  public static final int SignedChar = Signed | Char;</w:t>
      </w:r>
    </w:p>
    <w:p w14:paraId="44BD6375" w14:textId="77777777" w:rsidR="00FB4478" w:rsidRPr="00EC76D5" w:rsidRDefault="00FB4478" w:rsidP="00FB4478">
      <w:pPr>
        <w:pStyle w:val="Code"/>
      </w:pPr>
      <w:r w:rsidRPr="00EC76D5">
        <w:t xml:space="preserve">  public static final int UnsignedChar = Unsigned | Char;</w:t>
      </w:r>
    </w:p>
    <w:p w14:paraId="309D663B" w14:textId="77777777" w:rsidR="00FB4478" w:rsidRPr="00EC76D5" w:rsidRDefault="00FB4478" w:rsidP="00FB4478">
      <w:pPr>
        <w:pStyle w:val="Code"/>
      </w:pPr>
      <w:r w:rsidRPr="00EC76D5">
        <w:t xml:space="preserve">  public static final int ShortInt = Short | Int;</w:t>
      </w:r>
    </w:p>
    <w:p w14:paraId="2167C066" w14:textId="77777777" w:rsidR="00FB4478" w:rsidRPr="00EC76D5" w:rsidRDefault="00FB4478" w:rsidP="00FB4478">
      <w:pPr>
        <w:pStyle w:val="Code"/>
      </w:pPr>
      <w:r w:rsidRPr="00EC76D5">
        <w:t xml:space="preserve">  public static final int SignedShort = Signed | Short;</w:t>
      </w:r>
    </w:p>
    <w:p w14:paraId="244CD02A" w14:textId="77777777" w:rsidR="00FB4478" w:rsidRPr="00EC76D5" w:rsidRDefault="00FB4478" w:rsidP="00FB4478">
      <w:pPr>
        <w:pStyle w:val="Code"/>
      </w:pPr>
      <w:r w:rsidRPr="00EC76D5">
        <w:t xml:space="preserve">  public static final int SignedShortInt = Signed | Short | Int;</w:t>
      </w:r>
    </w:p>
    <w:p w14:paraId="31DA9D32" w14:textId="77777777" w:rsidR="00FB4478" w:rsidRPr="00EC76D5" w:rsidRDefault="00FB4478" w:rsidP="00FB4478">
      <w:pPr>
        <w:pStyle w:val="Code"/>
      </w:pPr>
      <w:r w:rsidRPr="00EC76D5">
        <w:t xml:space="preserve">  public static final int UnsignedShort = Unsigned | Short;</w:t>
      </w:r>
    </w:p>
    <w:p w14:paraId="2ACD5B03" w14:textId="77777777" w:rsidR="00FB4478" w:rsidRPr="00EC76D5" w:rsidRDefault="00FB4478" w:rsidP="00FB4478">
      <w:pPr>
        <w:pStyle w:val="Code"/>
      </w:pPr>
      <w:r w:rsidRPr="00EC76D5">
        <w:t xml:space="preserve">  public static final int UnsignedShortInt = Unsigned | Short | Int;</w:t>
      </w:r>
    </w:p>
    <w:p w14:paraId="23293F62" w14:textId="77777777" w:rsidR="00FB4478" w:rsidRPr="00EC76D5" w:rsidRDefault="00FB4478" w:rsidP="00FB4478">
      <w:pPr>
        <w:pStyle w:val="Code"/>
      </w:pPr>
      <w:r w:rsidRPr="00EC76D5">
        <w:t xml:space="preserve">  public static final int SignedInt = Signed | Int;</w:t>
      </w:r>
    </w:p>
    <w:p w14:paraId="00715C69" w14:textId="77777777" w:rsidR="00FB4478" w:rsidRPr="00EC76D5" w:rsidRDefault="00FB4478" w:rsidP="00FB4478">
      <w:pPr>
        <w:pStyle w:val="Code"/>
      </w:pPr>
      <w:r w:rsidRPr="00EC76D5">
        <w:t xml:space="preserve">  public static final int UnsignedInt = Unsigned | Int;</w:t>
      </w:r>
    </w:p>
    <w:p w14:paraId="17F2D867" w14:textId="77777777" w:rsidR="00FB4478" w:rsidRPr="00EC76D5" w:rsidRDefault="00FB4478" w:rsidP="00FB4478">
      <w:pPr>
        <w:pStyle w:val="Code"/>
      </w:pPr>
      <w:r w:rsidRPr="00EC76D5">
        <w:t xml:space="preserve">  public static final int LongInt = Long | Int;</w:t>
      </w:r>
    </w:p>
    <w:p w14:paraId="5A6499FF" w14:textId="77777777" w:rsidR="00FB4478" w:rsidRPr="00EC76D5" w:rsidRDefault="00FB4478" w:rsidP="00FB4478">
      <w:pPr>
        <w:pStyle w:val="Code"/>
      </w:pPr>
      <w:r w:rsidRPr="00EC76D5">
        <w:t xml:space="preserve">  public static final int SignedLong = Signed | Long;</w:t>
      </w:r>
    </w:p>
    <w:p w14:paraId="6074A1EA" w14:textId="77777777" w:rsidR="00FB4478" w:rsidRPr="00EC76D5" w:rsidRDefault="00FB4478" w:rsidP="00FB4478">
      <w:pPr>
        <w:pStyle w:val="Code"/>
      </w:pPr>
      <w:r w:rsidRPr="00EC76D5">
        <w:t xml:space="preserve">  public static final int SignedLongInt = Signed | Long | Int;</w:t>
      </w:r>
    </w:p>
    <w:p w14:paraId="75748118" w14:textId="77777777" w:rsidR="00FB4478" w:rsidRPr="00EC76D5" w:rsidRDefault="00FB4478" w:rsidP="00FB4478">
      <w:pPr>
        <w:pStyle w:val="Code"/>
      </w:pPr>
      <w:r w:rsidRPr="00EC76D5">
        <w:t xml:space="preserve">  public static final int UnsignedLong = Unsigned | Long;</w:t>
      </w:r>
    </w:p>
    <w:p w14:paraId="118975ED" w14:textId="77777777" w:rsidR="00FB4478" w:rsidRPr="00EC76D5" w:rsidRDefault="00FB4478" w:rsidP="00FB4478">
      <w:pPr>
        <w:pStyle w:val="Code"/>
      </w:pPr>
      <w:r w:rsidRPr="00EC76D5">
        <w:t xml:space="preserve">  public static final int UnsignedLongInt = Unsigned | Long | Int;</w:t>
      </w:r>
    </w:p>
    <w:p w14:paraId="617DB07B" w14:textId="77777777" w:rsidR="00FB4478" w:rsidRPr="00EC76D5" w:rsidRDefault="00FB4478" w:rsidP="00FB4478">
      <w:pPr>
        <w:pStyle w:val="Code"/>
      </w:pPr>
      <w:r w:rsidRPr="00EC76D5">
        <w:t xml:space="preserve">  public static final int LongDouble = Long | Double;</w:t>
      </w:r>
    </w:p>
    <w:p w14:paraId="2DE83F0B" w14:textId="77777777" w:rsidR="00FB4478" w:rsidRPr="00EC76D5" w:rsidRDefault="00FB4478" w:rsidP="00FB4478">
      <w:pPr>
        <w:pStyle w:val="Code"/>
      </w:pPr>
      <w:r w:rsidRPr="00EC76D5">
        <w:t xml:space="preserve">  </w:t>
      </w:r>
    </w:p>
    <w:p w14:paraId="41C7531A" w14:textId="77777777" w:rsidR="00FB4478" w:rsidRPr="00EC76D5" w:rsidRDefault="00FB4478" w:rsidP="00FB4478">
      <w:pPr>
        <w:pStyle w:val="Code"/>
      </w:pPr>
      <w:r w:rsidRPr="00EC76D5">
        <w:t xml:space="preserve">  public static final Map&lt;Integer,String&gt; MaskToNameMap = new ListMap&lt;&gt;();</w:t>
      </w:r>
    </w:p>
    <w:p w14:paraId="16CBD893" w14:textId="77777777" w:rsidR="00FB4478" w:rsidRPr="00EC76D5" w:rsidRDefault="00FB4478" w:rsidP="00FB4478">
      <w:pPr>
        <w:pStyle w:val="Code"/>
      </w:pPr>
    </w:p>
    <w:p w14:paraId="254047DC" w14:textId="77777777" w:rsidR="00FB4478" w:rsidRPr="00EC76D5" w:rsidRDefault="00FB4478" w:rsidP="00FB4478">
      <w:pPr>
        <w:pStyle w:val="Code"/>
      </w:pPr>
      <w:r w:rsidRPr="00EC76D5">
        <w:t xml:space="preserve">  static {</w:t>
      </w:r>
    </w:p>
    <w:p w14:paraId="2E118F33" w14:textId="77777777" w:rsidR="00FB4478" w:rsidRPr="00EC76D5" w:rsidRDefault="00FB4478" w:rsidP="00FB4478">
      <w:pPr>
        <w:pStyle w:val="Code"/>
      </w:pPr>
      <w:r w:rsidRPr="00EC76D5">
        <w:t xml:space="preserve">    MaskToNameMap.put(Auto, "auto");</w:t>
      </w:r>
    </w:p>
    <w:p w14:paraId="72AF6DEB" w14:textId="77777777" w:rsidR="00FB4478" w:rsidRPr="00EC76D5" w:rsidRDefault="00FB4478" w:rsidP="00FB4478">
      <w:pPr>
        <w:pStyle w:val="Code"/>
      </w:pPr>
      <w:r w:rsidRPr="00EC76D5">
        <w:t xml:space="preserve">    MaskToNameMap.put(Register, "register");</w:t>
      </w:r>
    </w:p>
    <w:p w14:paraId="4F18BAC5" w14:textId="77777777" w:rsidR="00FB4478" w:rsidRPr="00EC76D5" w:rsidRDefault="00FB4478" w:rsidP="00FB4478">
      <w:pPr>
        <w:pStyle w:val="Code"/>
      </w:pPr>
      <w:r w:rsidRPr="00EC76D5">
        <w:t xml:space="preserve">    MaskToNameMap.put(Static, "static");</w:t>
      </w:r>
    </w:p>
    <w:p w14:paraId="02C1EEB6" w14:textId="77777777" w:rsidR="00FB4478" w:rsidRPr="00EC76D5" w:rsidRDefault="00FB4478" w:rsidP="00FB4478">
      <w:pPr>
        <w:pStyle w:val="Code"/>
      </w:pPr>
      <w:r w:rsidRPr="00EC76D5">
        <w:t xml:space="preserve">    MaskToNameMap.put(Extern, "extern");</w:t>
      </w:r>
    </w:p>
    <w:p w14:paraId="64EF791B" w14:textId="77777777" w:rsidR="00FB4478" w:rsidRPr="00EC76D5" w:rsidRDefault="00FB4478" w:rsidP="00FB4478">
      <w:pPr>
        <w:pStyle w:val="Code"/>
      </w:pPr>
      <w:r w:rsidRPr="00EC76D5">
        <w:t xml:space="preserve">    MaskToNameMap.put(Typedef, "typedef");</w:t>
      </w:r>
    </w:p>
    <w:p w14:paraId="5205FB78" w14:textId="77777777" w:rsidR="00FB4478" w:rsidRPr="00EC76D5" w:rsidRDefault="00FB4478" w:rsidP="00FB4478">
      <w:pPr>
        <w:pStyle w:val="Code"/>
      </w:pPr>
      <w:r w:rsidRPr="00EC76D5">
        <w:t xml:space="preserve">    MaskToNameMap.put(Constant, "constant");</w:t>
      </w:r>
    </w:p>
    <w:p w14:paraId="4A8D0256" w14:textId="77777777" w:rsidR="00FB4478" w:rsidRPr="00EC76D5" w:rsidRDefault="00FB4478" w:rsidP="00FB4478">
      <w:pPr>
        <w:pStyle w:val="Code"/>
      </w:pPr>
      <w:r w:rsidRPr="00EC76D5">
        <w:t xml:space="preserve">    MaskToNameMap.put(Volatile, "volatile");</w:t>
      </w:r>
    </w:p>
    <w:p w14:paraId="1E9F6B9F" w14:textId="77777777" w:rsidR="00FB4478" w:rsidRPr="00EC76D5" w:rsidRDefault="00FB4478" w:rsidP="00FB4478">
      <w:pPr>
        <w:pStyle w:val="Code"/>
      </w:pPr>
      <w:r w:rsidRPr="00EC76D5">
        <w:t xml:space="preserve">    MaskToNameMap.put(Signed, "signed");</w:t>
      </w:r>
    </w:p>
    <w:p w14:paraId="64F06616" w14:textId="77777777" w:rsidR="00FB4478" w:rsidRPr="00EC76D5" w:rsidRDefault="00FB4478" w:rsidP="00FB4478">
      <w:pPr>
        <w:pStyle w:val="Code"/>
      </w:pPr>
      <w:r w:rsidRPr="00EC76D5">
        <w:t xml:space="preserve">    MaskToNameMap.put(Unsigned, "unsigned");</w:t>
      </w:r>
    </w:p>
    <w:p w14:paraId="75894416" w14:textId="77777777" w:rsidR="00FB4478" w:rsidRPr="00EC76D5" w:rsidRDefault="00FB4478" w:rsidP="00FB4478">
      <w:pPr>
        <w:pStyle w:val="Code"/>
      </w:pPr>
      <w:r w:rsidRPr="00EC76D5">
        <w:t xml:space="preserve">    MaskToNameMap.put(Char, "char");</w:t>
      </w:r>
    </w:p>
    <w:p w14:paraId="2E0607FD" w14:textId="77777777" w:rsidR="00FB4478" w:rsidRPr="00EC76D5" w:rsidRDefault="00FB4478" w:rsidP="00FB4478">
      <w:pPr>
        <w:pStyle w:val="Code"/>
      </w:pPr>
      <w:r w:rsidRPr="00EC76D5">
        <w:t xml:space="preserve">    MaskToNameMap.put(WChar_T, "wchar_t");</w:t>
      </w:r>
    </w:p>
    <w:p w14:paraId="386D4276" w14:textId="77777777" w:rsidR="00FB4478" w:rsidRPr="00EC76D5" w:rsidRDefault="00FB4478" w:rsidP="00FB4478">
      <w:pPr>
        <w:pStyle w:val="Code"/>
      </w:pPr>
      <w:r w:rsidRPr="00EC76D5">
        <w:t xml:space="preserve">    MaskToNameMap.put(Short, "short");</w:t>
      </w:r>
    </w:p>
    <w:p w14:paraId="529B82A1" w14:textId="77777777" w:rsidR="00FB4478" w:rsidRPr="00EC76D5" w:rsidRDefault="00FB4478" w:rsidP="00FB4478">
      <w:pPr>
        <w:pStyle w:val="Code"/>
      </w:pPr>
      <w:r w:rsidRPr="00EC76D5">
        <w:t xml:space="preserve">    MaskToNameMap.put(Int, "int");</w:t>
      </w:r>
    </w:p>
    <w:p w14:paraId="32EF4B8E" w14:textId="77777777" w:rsidR="00FB4478" w:rsidRPr="00EC76D5" w:rsidRDefault="00FB4478" w:rsidP="00FB4478">
      <w:pPr>
        <w:pStyle w:val="Code"/>
      </w:pPr>
      <w:r w:rsidRPr="00EC76D5">
        <w:t xml:space="preserve">    MaskToNameMap.put(Long, "long");</w:t>
      </w:r>
    </w:p>
    <w:p w14:paraId="21326419" w14:textId="77777777" w:rsidR="00FB4478" w:rsidRPr="00EC76D5" w:rsidRDefault="00FB4478" w:rsidP="00FB4478">
      <w:pPr>
        <w:pStyle w:val="Code"/>
      </w:pPr>
      <w:r w:rsidRPr="00EC76D5">
        <w:t xml:space="preserve">    MaskToNameMap.put(Float, "float");</w:t>
      </w:r>
    </w:p>
    <w:p w14:paraId="2536E0EF" w14:textId="77777777" w:rsidR="00FB4478" w:rsidRPr="00EC76D5" w:rsidRDefault="00FB4478" w:rsidP="00FB4478">
      <w:pPr>
        <w:pStyle w:val="Code"/>
      </w:pPr>
      <w:r w:rsidRPr="00EC76D5">
        <w:t xml:space="preserve">    MaskToNameMap.put(Double, "double");</w:t>
      </w:r>
    </w:p>
    <w:p w14:paraId="45600019" w14:textId="77777777" w:rsidR="00FB4478" w:rsidRPr="00EC76D5" w:rsidRDefault="00FB4478" w:rsidP="00FB4478">
      <w:pPr>
        <w:pStyle w:val="Code"/>
      </w:pPr>
      <w:r w:rsidRPr="00EC76D5">
        <w:t xml:space="preserve">    MaskToNameMap.put(Void, "void");</w:t>
      </w:r>
    </w:p>
    <w:p w14:paraId="0EF09FAB" w14:textId="77777777" w:rsidR="00FB4478" w:rsidRPr="00EC76D5" w:rsidRDefault="00FB4478" w:rsidP="00FB4478">
      <w:pPr>
        <w:pStyle w:val="Code"/>
      </w:pPr>
      <w:r w:rsidRPr="00EC76D5">
        <w:t xml:space="preserve">  }    </w:t>
      </w:r>
    </w:p>
    <w:p w14:paraId="354557B1" w14:textId="402A1BC4" w:rsidR="00FB4478" w:rsidRPr="00EC76D5" w:rsidRDefault="00FB4478" w:rsidP="00FB4478">
      <w:pPr>
        <w:pStyle w:val="Code"/>
      </w:pPr>
      <w:r w:rsidRPr="00EC76D5">
        <w:lastRenderedPageBreak/>
        <w:t>}</w:t>
      </w:r>
    </w:p>
    <w:p w14:paraId="6D9AF0EC" w14:textId="77777777" w:rsidR="00E40B78" w:rsidRPr="00EC76D5" w:rsidRDefault="00E40B78" w:rsidP="00E40B78">
      <w:r w:rsidRPr="00EC76D5">
        <w:t xml:space="preserve">The </w:t>
      </w:r>
      <w:r w:rsidRPr="00EC76D5">
        <w:rPr>
          <w:rStyle w:val="CodeInText"/>
        </w:rPr>
        <w:t>Specifier</w:t>
      </w:r>
      <w:r w:rsidRPr="00EC76D5">
        <w:t xml:space="preserve"> class is used to generate the type specified by a list of specifiers. </w:t>
      </w:r>
      <w:proofErr w:type="gramStart"/>
      <w:r w:rsidRPr="00EC76D5">
        <w:t>First of all</w:t>
      </w:r>
      <w:proofErr w:type="gramEnd"/>
      <w:r w:rsidRPr="00EC76D5">
        <w:t xml:space="preserve">, we need the </w:t>
      </w:r>
      <w:proofErr w:type="spellStart"/>
      <w:r w:rsidRPr="00EC76D5">
        <w:rPr>
          <w:rStyle w:val="CodeInText"/>
        </w:rPr>
        <w:t>maskToStorageMap</w:t>
      </w:r>
      <w:proofErr w:type="spellEnd"/>
      <w:r w:rsidRPr="00EC76D5">
        <w:t xml:space="preserve"> and </w:t>
      </w:r>
      <w:proofErr w:type="spellStart"/>
      <w:r w:rsidRPr="00EC76D5">
        <w:rPr>
          <w:rStyle w:val="CodeInText"/>
        </w:rPr>
        <w:t>maskToSortMap</w:t>
      </w:r>
      <w:proofErr w:type="spellEnd"/>
      <w:r w:rsidRPr="00EC76D5">
        <w:t xml:space="preserve"> to map between specifiers and storage and sorts. </w:t>
      </w:r>
    </w:p>
    <w:p w14:paraId="6C198BE9" w14:textId="77777777" w:rsidR="00E40B78" w:rsidRPr="00EC76D5" w:rsidRDefault="00E40B78" w:rsidP="00E40B78">
      <w:pPr>
        <w:pStyle w:val="CodeHeader"/>
      </w:pPr>
      <w:proofErr w:type="spellStart"/>
      <w:r w:rsidRPr="00EC76D5">
        <w:t>Specifier.java</w:t>
      </w:r>
      <w:proofErr w:type="spellEnd"/>
    </w:p>
    <w:p w14:paraId="21BFB4FA" w14:textId="77777777" w:rsidR="00621758" w:rsidRPr="00EC76D5" w:rsidRDefault="00621758" w:rsidP="00621758">
      <w:pPr>
        <w:pStyle w:val="Code"/>
      </w:pPr>
      <w:r w:rsidRPr="00EC76D5">
        <w:t>package c_compiler;</w:t>
      </w:r>
    </w:p>
    <w:p w14:paraId="528EA0BA" w14:textId="77777777" w:rsidR="00621758" w:rsidRPr="00EC76D5" w:rsidRDefault="00621758" w:rsidP="00621758">
      <w:pPr>
        <w:pStyle w:val="Code"/>
      </w:pPr>
      <w:r w:rsidRPr="00EC76D5">
        <w:t>import java.util.*;</w:t>
      </w:r>
    </w:p>
    <w:p w14:paraId="44B8EB78" w14:textId="77777777" w:rsidR="00621758" w:rsidRPr="00EC76D5" w:rsidRDefault="00621758" w:rsidP="00621758">
      <w:pPr>
        <w:pStyle w:val="Code"/>
      </w:pPr>
    </w:p>
    <w:p w14:paraId="052E23A7" w14:textId="77777777" w:rsidR="00621758" w:rsidRPr="00EC76D5" w:rsidRDefault="00621758" w:rsidP="00621758">
      <w:pPr>
        <w:pStyle w:val="Code"/>
      </w:pPr>
      <w:r w:rsidRPr="00EC76D5">
        <w:t>public class Specifier {</w:t>
      </w:r>
    </w:p>
    <w:p w14:paraId="561A74F7" w14:textId="77777777" w:rsidR="00621758" w:rsidRPr="00EC76D5" w:rsidRDefault="00621758" w:rsidP="00621758">
      <w:pPr>
        <w:pStyle w:val="Code"/>
      </w:pPr>
      <w:r w:rsidRPr="00EC76D5">
        <w:t xml:space="preserve">  private static final Map&lt;Integer,Storage&gt; m_maskToStorageMap=new ListMap&lt;&gt;();</w:t>
      </w:r>
    </w:p>
    <w:p w14:paraId="50060384" w14:textId="77777777" w:rsidR="00621758" w:rsidRPr="00EC76D5" w:rsidRDefault="00621758" w:rsidP="00621758">
      <w:pPr>
        <w:pStyle w:val="Code"/>
      </w:pPr>
      <w:r w:rsidRPr="00EC76D5">
        <w:t xml:space="preserve">  private static final Map&lt;Integer,Sort&gt; m_maskToSortMap = new ListMap&lt;&gt;();</w:t>
      </w:r>
    </w:p>
    <w:p w14:paraId="11C1CC5A" w14:textId="77777777" w:rsidR="00621758" w:rsidRPr="00EC76D5" w:rsidRDefault="00621758" w:rsidP="00621758">
      <w:pPr>
        <w:pStyle w:val="Code"/>
      </w:pPr>
      <w:r w:rsidRPr="00EC76D5">
        <w:t xml:space="preserve">  private List&lt;Object&gt; m_specList = new LinkedList&lt;&gt;();</w:t>
      </w:r>
    </w:p>
    <w:p w14:paraId="52C953AA" w14:textId="77777777" w:rsidR="00621758" w:rsidRPr="00EC76D5" w:rsidRDefault="00621758" w:rsidP="00621758">
      <w:pPr>
        <w:pStyle w:val="Code"/>
      </w:pPr>
      <w:r w:rsidRPr="00EC76D5">
        <w:t xml:space="preserve">  </w:t>
      </w:r>
    </w:p>
    <w:p w14:paraId="109B78BA" w14:textId="77777777" w:rsidR="00621758" w:rsidRPr="00EC76D5" w:rsidRDefault="00621758" w:rsidP="00621758">
      <w:pPr>
        <w:pStyle w:val="Code"/>
      </w:pPr>
      <w:r w:rsidRPr="00EC76D5">
        <w:t xml:space="preserve">  static {</w:t>
      </w:r>
    </w:p>
    <w:p w14:paraId="3773347D" w14:textId="77777777" w:rsidR="00621758" w:rsidRPr="00EC76D5" w:rsidRDefault="00621758" w:rsidP="00621758">
      <w:pPr>
        <w:pStyle w:val="Code"/>
      </w:pPr>
      <w:r w:rsidRPr="00EC76D5">
        <w:t xml:space="preserve">    m_maskToStorageMap.put(Mask.Auto, Storage.Auto);</w:t>
      </w:r>
    </w:p>
    <w:p w14:paraId="59B16CBC" w14:textId="77777777" w:rsidR="00621758" w:rsidRPr="00EC76D5" w:rsidRDefault="00621758" w:rsidP="00621758">
      <w:pPr>
        <w:pStyle w:val="Code"/>
      </w:pPr>
      <w:r w:rsidRPr="00EC76D5">
        <w:t xml:space="preserve">    m_maskToStorageMap.put(Mask.Register, Storage.Register);</w:t>
      </w:r>
    </w:p>
    <w:p w14:paraId="06A55386" w14:textId="77777777" w:rsidR="00621758" w:rsidRPr="00EC76D5" w:rsidRDefault="00621758" w:rsidP="00621758">
      <w:pPr>
        <w:pStyle w:val="Code"/>
      </w:pPr>
      <w:r w:rsidRPr="00EC76D5">
        <w:t xml:space="preserve">    m_maskToStorageMap.put(Mask.Extern, Storage.Extern);</w:t>
      </w:r>
    </w:p>
    <w:p w14:paraId="0F81EC63" w14:textId="77777777" w:rsidR="00621758" w:rsidRPr="00EC76D5" w:rsidRDefault="00621758" w:rsidP="00621758">
      <w:pPr>
        <w:pStyle w:val="Code"/>
      </w:pPr>
      <w:r w:rsidRPr="00EC76D5">
        <w:t xml:space="preserve">    m_maskToStorageMap.put(Mask.Static, Storage.Static);</w:t>
      </w:r>
    </w:p>
    <w:p w14:paraId="065647FE" w14:textId="77777777" w:rsidR="00621758" w:rsidRPr="00EC76D5" w:rsidRDefault="00621758" w:rsidP="00621758">
      <w:pPr>
        <w:pStyle w:val="Code"/>
      </w:pPr>
      <w:r w:rsidRPr="00EC76D5">
        <w:t xml:space="preserve">    m_maskToStorageMap.put(Mask.Typedef, Storage.Typedef);</w:t>
      </w:r>
    </w:p>
    <w:p w14:paraId="37148D54" w14:textId="77777777" w:rsidR="00621758" w:rsidRPr="00EC76D5" w:rsidRDefault="00621758" w:rsidP="00621758">
      <w:pPr>
        <w:pStyle w:val="Code"/>
      </w:pPr>
    </w:p>
    <w:p w14:paraId="2A7E8FE1" w14:textId="77777777" w:rsidR="00621758" w:rsidRPr="00EC76D5" w:rsidRDefault="00621758" w:rsidP="00621758">
      <w:pPr>
        <w:pStyle w:val="Code"/>
      </w:pPr>
      <w:r w:rsidRPr="00EC76D5">
        <w:t xml:space="preserve">    m_maskToSortMap.put(Mask.Void, Sort.Void);</w:t>
      </w:r>
    </w:p>
    <w:p w14:paraId="546285B3" w14:textId="77777777" w:rsidR="00621758" w:rsidRPr="00EC76D5" w:rsidRDefault="00621758" w:rsidP="00621758">
      <w:pPr>
        <w:pStyle w:val="Code"/>
      </w:pPr>
      <w:r w:rsidRPr="00EC76D5">
        <w:t xml:space="preserve">    m_maskToSortMap.put(Mask.Char, Sort.Signed_Char);</w:t>
      </w:r>
    </w:p>
    <w:p w14:paraId="62B0117F" w14:textId="77777777" w:rsidR="00621758" w:rsidRPr="00EC76D5" w:rsidRDefault="00621758" w:rsidP="00621758">
      <w:pPr>
        <w:pStyle w:val="Code"/>
      </w:pPr>
      <w:r w:rsidRPr="00EC76D5">
        <w:t xml:space="preserve">    m_maskToSortMap.put(Mask.SignedChar, Sort.Signed_Char);</w:t>
      </w:r>
    </w:p>
    <w:p w14:paraId="179C1D71" w14:textId="77777777" w:rsidR="00621758" w:rsidRPr="00EC76D5" w:rsidRDefault="00621758" w:rsidP="00621758">
      <w:pPr>
        <w:pStyle w:val="Code"/>
      </w:pPr>
      <w:r w:rsidRPr="00EC76D5">
        <w:t xml:space="preserve">    m_maskToSortMap.put(Mask.UnsignedChar, Sort.Unsigned_Char);</w:t>
      </w:r>
    </w:p>
    <w:p w14:paraId="5B222588" w14:textId="77777777" w:rsidR="00621758" w:rsidRPr="00EC76D5" w:rsidRDefault="00621758" w:rsidP="00621758">
      <w:pPr>
        <w:pStyle w:val="Code"/>
      </w:pPr>
      <w:r w:rsidRPr="00EC76D5">
        <w:t xml:space="preserve">    m_maskToSortMap.put(Mask.Short, Sort.Signed_Short_Int);</w:t>
      </w:r>
    </w:p>
    <w:p w14:paraId="4806B610" w14:textId="77777777" w:rsidR="00621758" w:rsidRPr="00EC76D5" w:rsidRDefault="00621758" w:rsidP="00621758">
      <w:pPr>
        <w:pStyle w:val="Code"/>
      </w:pPr>
      <w:r w:rsidRPr="00EC76D5">
        <w:t xml:space="preserve">    m_maskToSortMap.put(Mask.ShortInt, Sort.Signed_Short_Int);</w:t>
      </w:r>
    </w:p>
    <w:p w14:paraId="44834D9E" w14:textId="77777777" w:rsidR="00621758" w:rsidRPr="00EC76D5" w:rsidRDefault="00621758" w:rsidP="00621758">
      <w:pPr>
        <w:pStyle w:val="Code"/>
      </w:pPr>
      <w:r w:rsidRPr="00EC76D5">
        <w:t xml:space="preserve">    m_maskToSortMap.put(Mask.SignedShort, Sort.Signed_Short_Int);</w:t>
      </w:r>
    </w:p>
    <w:p w14:paraId="7C457D03" w14:textId="77777777" w:rsidR="00621758" w:rsidRPr="00EC76D5" w:rsidRDefault="00621758" w:rsidP="00621758">
      <w:pPr>
        <w:pStyle w:val="Code"/>
      </w:pPr>
      <w:r w:rsidRPr="00EC76D5">
        <w:t xml:space="preserve">    m_maskToSortMap.put(Mask.SignedShortInt, Sort.Signed_Short_Int);</w:t>
      </w:r>
    </w:p>
    <w:p w14:paraId="10D9DB65" w14:textId="77777777" w:rsidR="00621758" w:rsidRPr="00EC76D5" w:rsidRDefault="00621758" w:rsidP="00621758">
      <w:pPr>
        <w:pStyle w:val="Code"/>
      </w:pPr>
      <w:r w:rsidRPr="00EC76D5">
        <w:t xml:space="preserve">    m_maskToSortMap.put(Mask.UnsignedShort, Sort.Unsigned_Short_Int);</w:t>
      </w:r>
    </w:p>
    <w:p w14:paraId="10C27C8C" w14:textId="77777777" w:rsidR="00621758" w:rsidRPr="00EC76D5" w:rsidRDefault="00621758" w:rsidP="00621758">
      <w:pPr>
        <w:pStyle w:val="Code"/>
      </w:pPr>
      <w:r w:rsidRPr="00EC76D5">
        <w:t xml:space="preserve">    m_maskToSortMap.put(Mask.UnsignedShortInt, Sort.Unsigned_Short_Int);</w:t>
      </w:r>
    </w:p>
    <w:p w14:paraId="1030CBF2" w14:textId="77777777" w:rsidR="00621758" w:rsidRPr="00EC76D5" w:rsidRDefault="00621758" w:rsidP="00621758">
      <w:pPr>
        <w:pStyle w:val="Code"/>
      </w:pPr>
      <w:r w:rsidRPr="00EC76D5">
        <w:t xml:space="preserve">    m_maskToSortMap.put(Mask.Int, Sort.Signed_Int);</w:t>
      </w:r>
    </w:p>
    <w:p w14:paraId="3B0CC886" w14:textId="77777777" w:rsidR="00621758" w:rsidRPr="00EC76D5" w:rsidRDefault="00621758" w:rsidP="00621758">
      <w:pPr>
        <w:pStyle w:val="Code"/>
      </w:pPr>
      <w:r w:rsidRPr="00EC76D5">
        <w:t xml:space="preserve">    m_maskToSortMap.put(Mask.Signed, Sort.Signed_Int);</w:t>
      </w:r>
    </w:p>
    <w:p w14:paraId="74758CB3" w14:textId="77777777" w:rsidR="00621758" w:rsidRPr="00EC76D5" w:rsidRDefault="00621758" w:rsidP="00621758">
      <w:pPr>
        <w:pStyle w:val="Code"/>
      </w:pPr>
      <w:r w:rsidRPr="00EC76D5">
        <w:t xml:space="preserve">    m_maskToSortMap.put(Mask.SignedInt, Sort.Signed_Int);</w:t>
      </w:r>
    </w:p>
    <w:p w14:paraId="5CA3AEEE" w14:textId="77777777" w:rsidR="00621758" w:rsidRPr="00EC76D5" w:rsidRDefault="00621758" w:rsidP="00621758">
      <w:pPr>
        <w:pStyle w:val="Code"/>
      </w:pPr>
      <w:r w:rsidRPr="00EC76D5">
        <w:t xml:space="preserve">    m_maskToSortMap.put(Mask.Unsigned, Sort.Unsigned_Int);</w:t>
      </w:r>
    </w:p>
    <w:p w14:paraId="0E7ABCB3" w14:textId="77777777" w:rsidR="00621758" w:rsidRPr="00EC76D5" w:rsidRDefault="00621758" w:rsidP="00621758">
      <w:pPr>
        <w:pStyle w:val="Code"/>
      </w:pPr>
      <w:r w:rsidRPr="00EC76D5">
        <w:t xml:space="preserve">    m_maskToSortMap.put(Mask.UnsignedInt, Sort.Unsigned_Int);</w:t>
      </w:r>
    </w:p>
    <w:p w14:paraId="15A5E982" w14:textId="77777777" w:rsidR="00621758" w:rsidRPr="00EC76D5" w:rsidRDefault="00621758" w:rsidP="00621758">
      <w:pPr>
        <w:pStyle w:val="Code"/>
      </w:pPr>
      <w:r w:rsidRPr="00EC76D5">
        <w:t xml:space="preserve">    m_maskToSortMap.put(Mask.Long, Sort.Signed_Long_Int);</w:t>
      </w:r>
    </w:p>
    <w:p w14:paraId="18FBE8D6" w14:textId="77777777" w:rsidR="00621758" w:rsidRPr="00EC76D5" w:rsidRDefault="00621758" w:rsidP="00621758">
      <w:pPr>
        <w:pStyle w:val="Code"/>
      </w:pPr>
      <w:r w:rsidRPr="00EC76D5">
        <w:t xml:space="preserve">    m_maskToSortMap.put(Mask.LongInt, Sort.Signed_Long_Int);</w:t>
      </w:r>
    </w:p>
    <w:p w14:paraId="13200D98" w14:textId="77777777" w:rsidR="00621758" w:rsidRPr="00EC76D5" w:rsidRDefault="00621758" w:rsidP="00621758">
      <w:pPr>
        <w:pStyle w:val="Code"/>
      </w:pPr>
      <w:r w:rsidRPr="00EC76D5">
        <w:t xml:space="preserve">    m_maskToSortMap.put(Mask.SignedLong, Sort.Signed_Long_Int);</w:t>
      </w:r>
    </w:p>
    <w:p w14:paraId="4FB64E5E" w14:textId="77777777" w:rsidR="00621758" w:rsidRPr="00EC76D5" w:rsidRDefault="00621758" w:rsidP="00621758">
      <w:pPr>
        <w:pStyle w:val="Code"/>
      </w:pPr>
      <w:r w:rsidRPr="00EC76D5">
        <w:t xml:space="preserve">    m_maskToSortMap.put(Mask.SignedLongInt, Sort.Signed_Long_Int);</w:t>
      </w:r>
    </w:p>
    <w:p w14:paraId="1FE9574C" w14:textId="77777777" w:rsidR="00621758" w:rsidRPr="00EC76D5" w:rsidRDefault="00621758" w:rsidP="00621758">
      <w:pPr>
        <w:pStyle w:val="Code"/>
      </w:pPr>
      <w:r w:rsidRPr="00EC76D5">
        <w:t xml:space="preserve">    m_maskToSortMap.put(Mask.UnsignedLong, Sort.Unsigned_Long_Int);</w:t>
      </w:r>
    </w:p>
    <w:p w14:paraId="55C6CEB5" w14:textId="77777777" w:rsidR="00621758" w:rsidRPr="00EC76D5" w:rsidRDefault="00621758" w:rsidP="00621758">
      <w:pPr>
        <w:pStyle w:val="Code"/>
      </w:pPr>
      <w:r w:rsidRPr="00EC76D5">
        <w:t xml:space="preserve">    m_maskToSortMap.put(Mask.UnsignedLongInt, Sort.Unsigned_Long_Int);</w:t>
      </w:r>
    </w:p>
    <w:p w14:paraId="46F4D643" w14:textId="77777777" w:rsidR="00621758" w:rsidRPr="00EC76D5" w:rsidRDefault="00621758" w:rsidP="00621758">
      <w:pPr>
        <w:pStyle w:val="Code"/>
      </w:pPr>
      <w:r w:rsidRPr="00EC76D5">
        <w:t xml:space="preserve">    m_maskToSortMap.put(Mask.Float, Sort.Float);</w:t>
      </w:r>
    </w:p>
    <w:p w14:paraId="39CCA062" w14:textId="77777777" w:rsidR="00621758" w:rsidRPr="00EC76D5" w:rsidRDefault="00621758" w:rsidP="00621758">
      <w:pPr>
        <w:pStyle w:val="Code"/>
      </w:pPr>
      <w:r w:rsidRPr="00EC76D5">
        <w:t xml:space="preserve">    m_maskToSortMap.put(Mask.Double, Sort.Double);</w:t>
      </w:r>
    </w:p>
    <w:p w14:paraId="7A31937C" w14:textId="77777777" w:rsidR="00621758" w:rsidRPr="00EC76D5" w:rsidRDefault="00621758" w:rsidP="00621758">
      <w:pPr>
        <w:pStyle w:val="Code"/>
      </w:pPr>
      <w:r w:rsidRPr="00EC76D5">
        <w:t xml:space="preserve">    m_maskToSortMap.put(Mask.LongDouble, Sort.Long_Double);</w:t>
      </w:r>
    </w:p>
    <w:p w14:paraId="153CE6A9" w14:textId="5AF3EB9D" w:rsidR="00621758" w:rsidRPr="00EC76D5" w:rsidRDefault="00621758" w:rsidP="00621758">
      <w:pPr>
        <w:pStyle w:val="Code"/>
      </w:pPr>
      <w:r w:rsidRPr="00EC76D5">
        <w:t xml:space="preserve">  }</w:t>
      </w:r>
    </w:p>
    <w:p w14:paraId="4C6FAA81" w14:textId="58856008" w:rsidR="00E40B78" w:rsidRPr="00EC76D5" w:rsidRDefault="00E40B78" w:rsidP="00E40B78">
      <w:r w:rsidRPr="00EC76D5">
        <w:t xml:space="preserve">The first part of the type generation process is to inspect the specification list. The list is made up by masks (see the </w:t>
      </w:r>
      <w:r w:rsidRPr="00EC76D5">
        <w:rPr>
          <w:rStyle w:val="CodeInText"/>
        </w:rPr>
        <w:t>Mask</w:t>
      </w:r>
      <w:r w:rsidRPr="00EC76D5">
        <w:t xml:space="preserve"> class above)</w:t>
      </w:r>
      <w:r w:rsidR="005E74CB" w:rsidRPr="00EC76D5">
        <w:t xml:space="preserve"> </w:t>
      </w:r>
      <w:r w:rsidRPr="00EC76D5">
        <w:t xml:space="preserve">or at most one type. </w:t>
      </w:r>
    </w:p>
    <w:p w14:paraId="309343C5" w14:textId="77777777" w:rsidR="005A05AD" w:rsidRPr="00EC76D5" w:rsidRDefault="005A05AD" w:rsidP="005A05AD">
      <w:pPr>
        <w:pStyle w:val="Code"/>
      </w:pPr>
      <w:r w:rsidRPr="00EC76D5">
        <w:t xml:space="preserve">  public void add(Object spec) {</w:t>
      </w:r>
    </w:p>
    <w:p w14:paraId="1C9B9CA2" w14:textId="77777777" w:rsidR="005A05AD" w:rsidRPr="00EC76D5" w:rsidRDefault="005A05AD" w:rsidP="005A05AD">
      <w:pPr>
        <w:pStyle w:val="Code"/>
      </w:pPr>
      <w:r w:rsidRPr="00EC76D5">
        <w:t xml:space="preserve">    m_specList.add(spec);</w:t>
      </w:r>
    </w:p>
    <w:p w14:paraId="18D4B1F2" w14:textId="77777777" w:rsidR="005A05AD" w:rsidRPr="00EC76D5" w:rsidRDefault="005A05AD" w:rsidP="005A05AD">
      <w:pPr>
        <w:pStyle w:val="Code"/>
      </w:pPr>
      <w:r w:rsidRPr="00EC76D5">
        <w:t xml:space="preserve">  }</w:t>
      </w:r>
    </w:p>
    <w:p w14:paraId="32BB4225" w14:textId="77777777" w:rsidR="005A05AD" w:rsidRPr="00EC76D5" w:rsidRDefault="005A05AD" w:rsidP="005A05AD">
      <w:pPr>
        <w:pStyle w:val="Code"/>
      </w:pPr>
    </w:p>
    <w:p w14:paraId="54E545E1" w14:textId="77777777" w:rsidR="005A05AD" w:rsidRPr="00EC76D5" w:rsidRDefault="005A05AD" w:rsidP="005A05AD">
      <w:pPr>
        <w:pStyle w:val="Code"/>
      </w:pPr>
      <w:r w:rsidRPr="00EC76D5">
        <w:t xml:space="preserve">  public Triple&lt;Boolean,Storage,Type&gt; generate() {</w:t>
      </w:r>
    </w:p>
    <w:p w14:paraId="7AB6AAAB" w14:textId="77777777" w:rsidR="005A05AD" w:rsidRPr="00EC76D5" w:rsidRDefault="005A05AD" w:rsidP="005A05AD">
      <w:pPr>
        <w:pStyle w:val="Code"/>
      </w:pPr>
      <w:r w:rsidRPr="00EC76D5">
        <w:t xml:space="preserve">    int totalMask = 0;</w:t>
      </w:r>
    </w:p>
    <w:p w14:paraId="4CBE4B78" w14:textId="77777777" w:rsidR="005A05AD" w:rsidRPr="00EC76D5" w:rsidRDefault="005A05AD" w:rsidP="005A05AD">
      <w:pPr>
        <w:pStyle w:val="Code"/>
      </w:pPr>
      <w:r w:rsidRPr="00EC76D5">
        <w:t xml:space="preserve">    Type compoundType = null;</w:t>
      </w:r>
    </w:p>
    <w:p w14:paraId="3B62236B" w14:textId="77777777" w:rsidR="005A05AD" w:rsidRPr="00EC76D5" w:rsidRDefault="005A05AD" w:rsidP="005A05AD">
      <w:pPr>
        <w:pStyle w:val="Code"/>
      </w:pPr>
      <w:r w:rsidRPr="00EC76D5">
        <w:t xml:space="preserve">    </w:t>
      </w:r>
    </w:p>
    <w:p w14:paraId="3EF59E22" w14:textId="77777777" w:rsidR="005A05AD" w:rsidRPr="00EC76D5" w:rsidRDefault="005A05AD" w:rsidP="005A05AD">
      <w:pPr>
        <w:pStyle w:val="Code"/>
      </w:pPr>
      <w:r w:rsidRPr="00EC76D5">
        <w:lastRenderedPageBreak/>
        <w:t xml:space="preserve">    if (m_specList != null) {</w:t>
      </w:r>
    </w:p>
    <w:p w14:paraId="6FC04528" w14:textId="77777777" w:rsidR="005A05AD" w:rsidRPr="00EC76D5" w:rsidRDefault="005A05AD" w:rsidP="005A05AD">
      <w:pPr>
        <w:pStyle w:val="Code"/>
      </w:pPr>
      <w:r w:rsidRPr="00EC76D5">
        <w:t xml:space="preserve">      for (Object object : m_specList) {</w:t>
      </w:r>
    </w:p>
    <w:p w14:paraId="3E2A0252" w14:textId="77777777" w:rsidR="005A05AD" w:rsidRPr="00EC76D5" w:rsidRDefault="005A05AD" w:rsidP="005A05AD">
      <w:pPr>
        <w:pStyle w:val="Code"/>
      </w:pPr>
      <w:r w:rsidRPr="00EC76D5">
        <w:t xml:space="preserve">        if (object instanceof Integer) {</w:t>
      </w:r>
    </w:p>
    <w:p w14:paraId="6CA7E81E" w14:textId="77777777" w:rsidR="005A05AD" w:rsidRPr="00EC76D5" w:rsidRDefault="005A05AD" w:rsidP="005A05AD">
      <w:pPr>
        <w:pStyle w:val="Code"/>
      </w:pPr>
      <w:r w:rsidRPr="00EC76D5">
        <w:t xml:space="preserve">          int mask = (Integer) object;</w:t>
      </w:r>
    </w:p>
    <w:p w14:paraId="0080A90F" w14:textId="77777777" w:rsidR="005A05AD" w:rsidRPr="00EC76D5" w:rsidRDefault="005A05AD" w:rsidP="005A05AD">
      <w:pPr>
        <w:pStyle w:val="Code"/>
      </w:pPr>
      <w:r w:rsidRPr="00EC76D5">
        <w:t xml:space="preserve">          Assert.error((totalMask &amp; mask) == 0, Mask.MaskToNameMap.get(mask),</w:t>
      </w:r>
    </w:p>
    <w:p w14:paraId="62E25620" w14:textId="77777777" w:rsidR="005A05AD" w:rsidRPr="00EC76D5" w:rsidRDefault="005A05AD" w:rsidP="005A05AD">
      <w:pPr>
        <w:pStyle w:val="Code"/>
      </w:pPr>
      <w:r w:rsidRPr="00EC76D5">
        <w:t xml:space="preserve">                       "keyword defined twice");</w:t>
      </w:r>
    </w:p>
    <w:p w14:paraId="200EF3E0" w14:textId="77777777" w:rsidR="005A05AD" w:rsidRPr="00EC76D5" w:rsidRDefault="005A05AD" w:rsidP="005A05AD">
      <w:pPr>
        <w:pStyle w:val="Code"/>
      </w:pPr>
      <w:r w:rsidRPr="00EC76D5">
        <w:t xml:space="preserve">          totalMask |= mask;</w:t>
      </w:r>
    </w:p>
    <w:p w14:paraId="78AEAD0A" w14:textId="77777777" w:rsidR="005A05AD" w:rsidRPr="00EC76D5" w:rsidRDefault="005A05AD" w:rsidP="005A05AD">
      <w:pPr>
        <w:pStyle w:val="Code"/>
      </w:pPr>
      <w:r w:rsidRPr="00EC76D5">
        <w:t xml:space="preserve">        }</w:t>
      </w:r>
    </w:p>
    <w:p w14:paraId="60316293" w14:textId="77777777" w:rsidR="005A05AD" w:rsidRPr="00EC76D5" w:rsidRDefault="005A05AD" w:rsidP="005A05AD">
      <w:pPr>
        <w:pStyle w:val="Code"/>
      </w:pPr>
      <w:r w:rsidRPr="00EC76D5">
        <w:t xml:space="preserve">        else if (object instanceof Type) {</w:t>
      </w:r>
    </w:p>
    <w:p w14:paraId="619F8AAD" w14:textId="77777777" w:rsidR="005A05AD" w:rsidRPr="00EC76D5" w:rsidRDefault="005A05AD" w:rsidP="005A05AD">
      <w:pPr>
        <w:pStyle w:val="Code"/>
      </w:pPr>
      <w:r w:rsidRPr="00EC76D5">
        <w:t xml:space="preserve">          Assert.error(compoundType == null,"invalid type specifier sequence");</w:t>
      </w:r>
    </w:p>
    <w:p w14:paraId="4097F08E" w14:textId="77777777" w:rsidR="005A05AD" w:rsidRPr="00EC76D5" w:rsidRDefault="005A05AD" w:rsidP="005A05AD">
      <w:pPr>
        <w:pStyle w:val="Code"/>
      </w:pPr>
      <w:r w:rsidRPr="00EC76D5">
        <w:t xml:space="preserve">          compoundType = (Type) object;</w:t>
      </w:r>
    </w:p>
    <w:p w14:paraId="1FF44C08" w14:textId="77777777" w:rsidR="005A05AD" w:rsidRPr="00EC76D5" w:rsidRDefault="005A05AD" w:rsidP="005A05AD">
      <w:pPr>
        <w:pStyle w:val="Code"/>
      </w:pPr>
      <w:r w:rsidRPr="00EC76D5">
        <w:t xml:space="preserve">        }</w:t>
      </w:r>
    </w:p>
    <w:p w14:paraId="7A159D94" w14:textId="77777777" w:rsidR="005A05AD" w:rsidRPr="00EC76D5" w:rsidRDefault="005A05AD" w:rsidP="005A05AD">
      <w:pPr>
        <w:pStyle w:val="Code"/>
      </w:pPr>
      <w:r w:rsidRPr="00EC76D5">
        <w:t xml:space="preserve">      }</w:t>
      </w:r>
    </w:p>
    <w:p w14:paraId="2F912980" w14:textId="2A4B2C54" w:rsidR="005A05AD" w:rsidRPr="00EC76D5" w:rsidRDefault="005A05AD" w:rsidP="005A05AD">
      <w:pPr>
        <w:pStyle w:val="Code"/>
      </w:pPr>
      <w:r w:rsidRPr="00EC76D5">
        <w:t xml:space="preserve">    }</w:t>
      </w:r>
    </w:p>
    <w:p w14:paraId="17046A4C" w14:textId="6963AA82" w:rsidR="00E40B78" w:rsidRPr="00EC76D5" w:rsidRDefault="00E40B78" w:rsidP="00E40B78">
      <w:r w:rsidRPr="00EC76D5">
        <w:t xml:space="preserve">We check whether the mask holds the </w:t>
      </w:r>
      <w:r w:rsidRPr="00EC76D5">
        <w:rPr>
          <w:rStyle w:val="CodeInText"/>
        </w:rPr>
        <w:t>constant</w:t>
      </w:r>
      <w:r w:rsidRPr="00EC76D5">
        <w:t xml:space="preserve"> or </w:t>
      </w:r>
      <w:r w:rsidRPr="00EC76D5">
        <w:rPr>
          <w:rStyle w:val="CodeInText"/>
        </w:rPr>
        <w:t>volatile</w:t>
      </w:r>
      <w:r w:rsidRPr="00EC76D5">
        <w:t xml:space="preserve"> qualifiers.</w:t>
      </w:r>
    </w:p>
    <w:p w14:paraId="1500E3D0" w14:textId="12AA5621" w:rsidR="00702071" w:rsidRPr="00EC76D5" w:rsidRDefault="00702071" w:rsidP="00702071">
      <w:pPr>
        <w:pStyle w:val="Code"/>
      </w:pPr>
      <w:r w:rsidRPr="00EC76D5">
        <w:t xml:space="preserve">    boolean isConstant = ((totalMask &amp; Mask.QualifierMask) &amp; Mask.Constant)!=0;</w:t>
      </w:r>
    </w:p>
    <w:p w14:paraId="5E304EC5" w14:textId="2CC8C03E" w:rsidR="00702071" w:rsidRPr="00EC76D5" w:rsidRDefault="00702071" w:rsidP="00702071">
      <w:pPr>
        <w:pStyle w:val="Code"/>
      </w:pPr>
      <w:r w:rsidRPr="00EC76D5">
        <w:t xml:space="preserve">    boolean isVolatile = ((totalMask &amp; Mask.QualifierMask) &amp; Mask.Volatile)!=0;</w:t>
      </w:r>
    </w:p>
    <w:p w14:paraId="3C73CD72" w14:textId="4A5532CD" w:rsidR="00702071" w:rsidRPr="00EC76D5" w:rsidRDefault="00702071" w:rsidP="00702071">
      <w:pPr>
        <w:pStyle w:val="Code"/>
      </w:pPr>
      <w:r w:rsidRPr="00EC76D5">
        <w:t xml:space="preserve">    boolean isPrivate = ((totalMask &amp; Mask.QualifierMask) &amp; Mask.Private) !=0;</w:t>
      </w:r>
    </w:p>
    <w:p w14:paraId="3093B62A" w14:textId="57503E53" w:rsidR="00E40B78" w:rsidRPr="00EC76D5" w:rsidRDefault="00E40B78" w:rsidP="00702071">
      <w:r w:rsidRPr="00EC76D5">
        <w:t xml:space="preserve">If the storage mask does not match any of the members of the </w:t>
      </w:r>
      <w:proofErr w:type="spellStart"/>
      <w:r w:rsidRPr="00EC76D5">
        <w:rPr>
          <w:rStyle w:val="CodeInText"/>
        </w:rPr>
        <w:t>m_maskToStorageMap</w:t>
      </w:r>
      <w:proofErr w:type="spellEnd"/>
      <w:r w:rsidRPr="00EC76D5">
        <w:t>, two or more storage specifiers have been stated, which is not allowed.</w:t>
      </w:r>
    </w:p>
    <w:p w14:paraId="62BF1060" w14:textId="77777777" w:rsidR="00702071" w:rsidRPr="00EC76D5" w:rsidRDefault="00702071" w:rsidP="00702071">
      <w:pPr>
        <w:pStyle w:val="Code"/>
      </w:pPr>
      <w:r w:rsidRPr="00EC76D5">
        <w:t xml:space="preserve">    Storage storage = null;</w:t>
      </w:r>
    </w:p>
    <w:p w14:paraId="56E41A46" w14:textId="77777777" w:rsidR="00702071" w:rsidRPr="00EC76D5" w:rsidRDefault="00702071" w:rsidP="00702071">
      <w:pPr>
        <w:pStyle w:val="Code"/>
      </w:pPr>
      <w:r w:rsidRPr="00EC76D5">
        <w:t xml:space="preserve">    int storageMask = totalMask &amp; Mask.StorageMask;</w:t>
      </w:r>
    </w:p>
    <w:p w14:paraId="07D0E2C0" w14:textId="77777777" w:rsidR="00702071" w:rsidRPr="00EC76D5" w:rsidRDefault="00702071" w:rsidP="00702071">
      <w:pPr>
        <w:pStyle w:val="Code"/>
      </w:pPr>
    </w:p>
    <w:p w14:paraId="56BE892D" w14:textId="77777777" w:rsidR="00702071" w:rsidRPr="00EC76D5" w:rsidRDefault="00702071" w:rsidP="00702071">
      <w:pPr>
        <w:pStyle w:val="Code"/>
      </w:pPr>
      <w:r w:rsidRPr="00EC76D5">
        <w:t xml:space="preserve">    boolean external = (Main.CurrentTable.getScope() == Scope.Global) &amp;&amp;</w:t>
      </w:r>
    </w:p>
    <w:p w14:paraId="739781C4" w14:textId="3C663E09" w:rsidR="00702071" w:rsidRPr="00EC76D5" w:rsidRDefault="00702071" w:rsidP="00702071">
      <w:pPr>
        <w:pStyle w:val="Code"/>
      </w:pPr>
      <w:r w:rsidRPr="00EC76D5">
        <w:t xml:space="preserve">                       !isPrivate;</w:t>
      </w:r>
    </w:p>
    <w:p w14:paraId="165A27E1" w14:textId="77777777" w:rsidR="00702071" w:rsidRPr="00EC76D5" w:rsidRDefault="00702071" w:rsidP="00702071">
      <w:pPr>
        <w:pStyle w:val="Code"/>
      </w:pPr>
    </w:p>
    <w:p w14:paraId="1BB896F7" w14:textId="77777777" w:rsidR="00702071" w:rsidRPr="00EC76D5" w:rsidRDefault="00702071" w:rsidP="00702071">
      <w:pPr>
        <w:pStyle w:val="Code"/>
      </w:pPr>
      <w:r w:rsidRPr="00EC76D5">
        <w:t xml:space="preserve">    if (storageMask != 0) {</w:t>
      </w:r>
    </w:p>
    <w:p w14:paraId="13844C5D" w14:textId="77777777" w:rsidR="00702071" w:rsidRPr="00EC76D5" w:rsidRDefault="00702071" w:rsidP="00702071">
      <w:pPr>
        <w:pStyle w:val="Code"/>
      </w:pPr>
      <w:r w:rsidRPr="00EC76D5">
        <w:t xml:space="preserve">      Assert.error(!isPrivate, "invalid storage specifier sequence");</w:t>
      </w:r>
    </w:p>
    <w:p w14:paraId="55723BF7" w14:textId="77777777" w:rsidR="00702071" w:rsidRPr="00EC76D5" w:rsidRDefault="00702071" w:rsidP="00702071">
      <w:pPr>
        <w:pStyle w:val="Code"/>
      </w:pPr>
      <w:r w:rsidRPr="00EC76D5">
        <w:t xml:space="preserve">      Assert.error(m_maskToStorageMap.containsKey(storageMask),</w:t>
      </w:r>
    </w:p>
    <w:p w14:paraId="1A7344B4" w14:textId="77777777" w:rsidR="00702071" w:rsidRPr="00EC76D5" w:rsidRDefault="00702071" w:rsidP="00702071">
      <w:pPr>
        <w:pStyle w:val="Code"/>
      </w:pPr>
      <w:r w:rsidRPr="00EC76D5">
        <w:t xml:space="preserve">                   "invalid storage specifier sequence");</w:t>
      </w:r>
    </w:p>
    <w:p w14:paraId="531F7C4A" w14:textId="77777777" w:rsidR="00702071" w:rsidRPr="00EC76D5" w:rsidRDefault="00702071" w:rsidP="00702071">
      <w:pPr>
        <w:pStyle w:val="Code"/>
      </w:pPr>
      <w:r w:rsidRPr="00EC76D5">
        <w:t xml:space="preserve">      storage = m_maskToStorageMap.get(storageMask);</w:t>
      </w:r>
    </w:p>
    <w:p w14:paraId="6F8C3A39" w14:textId="77777777" w:rsidR="00702071" w:rsidRPr="00EC76D5" w:rsidRDefault="00702071" w:rsidP="00702071">
      <w:pPr>
        <w:pStyle w:val="Code"/>
      </w:pPr>
      <w:r w:rsidRPr="00EC76D5">
        <w:t xml:space="preserve">    }</w:t>
      </w:r>
    </w:p>
    <w:p w14:paraId="00121CFC" w14:textId="0848E52A" w:rsidR="00E40B78" w:rsidRPr="00EC76D5" w:rsidRDefault="00E40B78" w:rsidP="00702071">
      <w:r w:rsidRPr="00EC76D5">
        <w:t>If there is a compound type and if it is an enumeration, we need to add its members as signed integers to the symbol table.</w:t>
      </w:r>
    </w:p>
    <w:p w14:paraId="51EEAC8A" w14:textId="77777777" w:rsidR="00E40B78" w:rsidRPr="00EC76D5" w:rsidRDefault="00E40B78" w:rsidP="00E40B78">
      <w:pPr>
        <w:pStyle w:val="Code"/>
      </w:pPr>
      <w:r w:rsidRPr="00EC76D5">
        <w:t xml:space="preserve">    if ((compoundType != null) &amp;&amp; compoundType.isEnumeration()) {</w:t>
      </w:r>
    </w:p>
    <w:p w14:paraId="4C5DFE6E" w14:textId="60D119EC" w:rsidR="00E40B78" w:rsidRPr="00EC76D5" w:rsidRDefault="00E40B78" w:rsidP="00E40B78">
      <w:pPr>
        <w:pStyle w:val="Code"/>
      </w:pPr>
      <w:r w:rsidRPr="00EC76D5">
        <w:t xml:space="preserve">      List&lt;</w:t>
      </w:r>
      <w:r w:rsidR="00E82F0F" w:rsidRPr="00EC76D5">
        <w:t>Symbol</w:t>
      </w:r>
      <w:r w:rsidRPr="00EC76D5">
        <w:t>&gt; symbolList = compoundType.</w:t>
      </w:r>
      <w:del w:id="56" w:author="Stefan Bjornander" w:date="2015-04-25T14:48:00Z">
        <w:r w:rsidRPr="00EC76D5" w:rsidDel="00ED7E9E">
          <w:delText>getSymbolList</w:delText>
        </w:r>
      </w:del>
      <w:ins w:id="57" w:author="Stefan Bjornander" w:date="2015-04-25T17:22:00Z">
        <w:r w:rsidRPr="00EC76D5">
          <w:t>symbolList</w:t>
        </w:r>
      </w:ins>
      <w:r w:rsidRPr="00EC76D5">
        <w:t>();</w:t>
      </w:r>
    </w:p>
    <w:p w14:paraId="4CF69056" w14:textId="77777777" w:rsidR="00E40B78" w:rsidRPr="00EC76D5" w:rsidRDefault="00E40B78" w:rsidP="00E40B78">
      <w:pPr>
        <w:pStyle w:val="Code"/>
      </w:pPr>
      <w:r w:rsidRPr="00EC76D5">
        <w:t xml:space="preserve">      </w:t>
      </w:r>
    </w:p>
    <w:p w14:paraId="2A0C0CEF" w14:textId="2F8388CA" w:rsidR="00E40B78" w:rsidRPr="00EC76D5" w:rsidRDefault="00E40B78" w:rsidP="00E40B78">
      <w:pPr>
        <w:pStyle w:val="Code"/>
      </w:pPr>
      <w:r w:rsidRPr="00EC76D5">
        <w:t xml:space="preserve">      for (</w:t>
      </w:r>
      <w:r w:rsidR="00E82F0F" w:rsidRPr="00EC76D5">
        <w:t>Symbol</w:t>
      </w:r>
      <w:r w:rsidRPr="00EC76D5">
        <w:t xml:space="preserve"> itemSymbol : symbolList) {</w:t>
      </w:r>
    </w:p>
    <w:p w14:paraId="2B58F090" w14:textId="77777777" w:rsidR="00E40B78" w:rsidRPr="00EC76D5" w:rsidRDefault="00E40B78" w:rsidP="00E40B78">
      <w:pPr>
        <w:pStyle w:val="Code"/>
      </w:pPr>
      <w:r w:rsidRPr="00EC76D5">
        <w:t xml:space="preserve">        itemSymbol.setStorage(storage);</w:t>
      </w:r>
    </w:p>
    <w:p w14:paraId="0E117F96" w14:textId="77777777" w:rsidR="00E40B78" w:rsidRPr="00EC76D5" w:rsidRDefault="00E40B78" w:rsidP="00E40B78">
      <w:pPr>
        <w:pStyle w:val="Code"/>
      </w:pPr>
      <w:r w:rsidRPr="00EC76D5">
        <w:t xml:space="preserve">        Main.CurrentTable.addSymbol(itemSymbol);</w:t>
      </w:r>
    </w:p>
    <w:p w14:paraId="5058449B" w14:textId="77777777" w:rsidR="00E40B78" w:rsidRPr="00EC76D5" w:rsidRDefault="00E40B78" w:rsidP="00E40B78">
      <w:pPr>
        <w:pStyle w:val="Code"/>
      </w:pPr>
      <w:r w:rsidRPr="00EC76D5">
        <w:t xml:space="preserve">      </w:t>
      </w:r>
    </w:p>
    <w:p w14:paraId="654CC11A" w14:textId="77777777" w:rsidR="00E40B78" w:rsidRPr="00EC76D5" w:rsidRDefault="00E40B78" w:rsidP="00E40B78">
      <w:pPr>
        <w:pStyle w:val="Code"/>
      </w:pPr>
      <w:r w:rsidRPr="00EC76D5">
        <w:t xml:space="preserve">        if (storage == Storage.Static) {</w:t>
      </w:r>
    </w:p>
    <w:p w14:paraId="4C98F7A2" w14:textId="2505BA56" w:rsidR="00E40B78" w:rsidRPr="00EC76D5" w:rsidRDefault="00E40B78" w:rsidP="00E40B78">
      <w:pPr>
        <w:pStyle w:val="Code"/>
      </w:pPr>
      <w:r w:rsidRPr="00EC76D5">
        <w:t xml:space="preserve">          Generate</w:t>
      </w:r>
      <w:r w:rsidR="002F35C1">
        <w:t>Initializer</w:t>
      </w:r>
      <w:r w:rsidRPr="00EC76D5">
        <w:t>.generateStatic(itemSymbol);</w:t>
      </w:r>
    </w:p>
    <w:p w14:paraId="2360DEFD" w14:textId="77777777" w:rsidR="00E40B78" w:rsidRPr="00EC76D5" w:rsidRDefault="00E40B78" w:rsidP="00E40B78">
      <w:pPr>
        <w:pStyle w:val="Code"/>
      </w:pPr>
      <w:r w:rsidRPr="00EC76D5">
        <w:t xml:space="preserve">        }      </w:t>
      </w:r>
    </w:p>
    <w:p w14:paraId="56576148" w14:textId="77777777" w:rsidR="00E40B78" w:rsidRPr="00EC76D5" w:rsidRDefault="00E40B78" w:rsidP="00E40B78">
      <w:pPr>
        <w:pStyle w:val="Code"/>
      </w:pPr>
      <w:r w:rsidRPr="00EC76D5">
        <w:t xml:space="preserve">      }</w:t>
      </w:r>
    </w:p>
    <w:p w14:paraId="713BEB08" w14:textId="77777777" w:rsidR="00E40B78" w:rsidRPr="00EC76D5" w:rsidRDefault="00E40B78" w:rsidP="00E40B78">
      <w:pPr>
        <w:pStyle w:val="Code"/>
      </w:pPr>
      <w:r w:rsidRPr="00EC76D5">
        <w:t xml:space="preserve">    }</w:t>
      </w:r>
    </w:p>
    <w:p w14:paraId="306DD288" w14:textId="77777777" w:rsidR="00BB3542" w:rsidRPr="00EC76D5" w:rsidRDefault="00BB3542" w:rsidP="00BB3542">
      <w:pPr>
        <w:pStyle w:val="Code"/>
      </w:pPr>
      <w:r w:rsidRPr="00EC76D5">
        <w:t xml:space="preserve">    else if (Main.ParameterCount &gt; 0) {</w:t>
      </w:r>
    </w:p>
    <w:p w14:paraId="00327152" w14:textId="77777777" w:rsidR="00BB3542" w:rsidRPr="00EC76D5" w:rsidRDefault="00BB3542" w:rsidP="00BB3542">
      <w:pPr>
        <w:pStyle w:val="Code"/>
      </w:pPr>
      <w:r w:rsidRPr="00EC76D5">
        <w:t xml:space="preserve">      storage = Storage.Auto;</w:t>
      </w:r>
    </w:p>
    <w:p w14:paraId="2A31F5F6" w14:textId="77777777" w:rsidR="00BB3542" w:rsidRPr="00EC76D5" w:rsidRDefault="00BB3542" w:rsidP="00BB3542">
      <w:pPr>
        <w:pStyle w:val="Code"/>
      </w:pPr>
      <w:r w:rsidRPr="00EC76D5">
        <w:t xml:space="preserve">    }</w:t>
      </w:r>
    </w:p>
    <w:p w14:paraId="59B5A76C" w14:textId="77777777" w:rsidR="00BB3542" w:rsidRPr="00EC76D5" w:rsidRDefault="00BB3542" w:rsidP="00BB3542">
      <w:pPr>
        <w:pStyle w:val="Code"/>
      </w:pPr>
      <w:r w:rsidRPr="00EC76D5">
        <w:t xml:space="preserve">    else if (Main.CurrentTable.getScope() == Scope.Global) {</w:t>
      </w:r>
    </w:p>
    <w:p w14:paraId="28E4C648" w14:textId="77777777" w:rsidR="00BB3542" w:rsidRPr="00EC76D5" w:rsidRDefault="00BB3542" w:rsidP="00BB3542">
      <w:pPr>
        <w:pStyle w:val="Code"/>
      </w:pPr>
      <w:r w:rsidRPr="00EC76D5">
        <w:t xml:space="preserve">      storage = Storage.Static;</w:t>
      </w:r>
    </w:p>
    <w:p w14:paraId="6B978F25" w14:textId="77777777" w:rsidR="00BB3542" w:rsidRPr="00EC76D5" w:rsidRDefault="00BB3542" w:rsidP="00BB3542">
      <w:pPr>
        <w:pStyle w:val="Code"/>
      </w:pPr>
      <w:r w:rsidRPr="00EC76D5">
        <w:t xml:space="preserve">    }</w:t>
      </w:r>
    </w:p>
    <w:p w14:paraId="305B7A39" w14:textId="77777777" w:rsidR="00BB3542" w:rsidRPr="00EC76D5" w:rsidRDefault="00BB3542" w:rsidP="00BB3542">
      <w:pPr>
        <w:pStyle w:val="Code"/>
      </w:pPr>
      <w:r w:rsidRPr="00EC76D5">
        <w:lastRenderedPageBreak/>
        <w:t xml:space="preserve">    else {</w:t>
      </w:r>
    </w:p>
    <w:p w14:paraId="406CB93E" w14:textId="77777777" w:rsidR="00BB3542" w:rsidRPr="00EC76D5" w:rsidRDefault="00BB3542" w:rsidP="00BB3542">
      <w:pPr>
        <w:pStyle w:val="Code"/>
      </w:pPr>
      <w:r w:rsidRPr="00EC76D5">
        <w:t xml:space="preserve">      storage = Storage.Auto;</w:t>
      </w:r>
    </w:p>
    <w:p w14:paraId="030973A3" w14:textId="77777777" w:rsidR="00BB3542" w:rsidRPr="00EC76D5" w:rsidRDefault="00BB3542" w:rsidP="00BB3542">
      <w:pPr>
        <w:pStyle w:val="Code"/>
      </w:pPr>
      <w:r w:rsidRPr="00EC76D5">
        <w:t xml:space="preserve">    }</w:t>
      </w:r>
    </w:p>
    <w:p w14:paraId="22B496FB" w14:textId="1E5020DD" w:rsidR="00E40B78" w:rsidRPr="00EC76D5" w:rsidRDefault="00E40B78" w:rsidP="00BB3542">
      <w:r w:rsidRPr="00EC76D5">
        <w:t>Finally, we extract the sort mask and test whether it represent a valid type.</w:t>
      </w:r>
    </w:p>
    <w:p w14:paraId="7921183F" w14:textId="77777777" w:rsidR="008A22C0" w:rsidRPr="00EC76D5" w:rsidRDefault="008A22C0" w:rsidP="008A22C0">
      <w:pPr>
        <w:pStyle w:val="Code"/>
      </w:pPr>
      <w:r w:rsidRPr="00EC76D5">
        <w:t xml:space="preserve">    Assert.error(storage != null, "storage");</w:t>
      </w:r>
    </w:p>
    <w:p w14:paraId="05AC2ECA" w14:textId="77777777" w:rsidR="008A22C0" w:rsidRPr="00EC76D5" w:rsidRDefault="008A22C0" w:rsidP="008A22C0">
      <w:pPr>
        <w:pStyle w:val="Code"/>
      </w:pPr>
    </w:p>
    <w:p w14:paraId="398B9F46" w14:textId="77777777" w:rsidR="008A22C0" w:rsidRPr="00EC76D5" w:rsidRDefault="008A22C0" w:rsidP="008A22C0">
      <w:pPr>
        <w:pStyle w:val="Code"/>
      </w:pPr>
      <w:r w:rsidRPr="00EC76D5">
        <w:t xml:space="preserve">    if ((compoundType != null) &amp;&amp; compoundType.isEnumeration()) {</w:t>
      </w:r>
    </w:p>
    <w:p w14:paraId="3C6A1A7E" w14:textId="77777777" w:rsidR="008A22C0" w:rsidRPr="00EC76D5" w:rsidRDefault="008A22C0" w:rsidP="008A22C0">
      <w:pPr>
        <w:pStyle w:val="Code"/>
      </w:pPr>
      <w:r w:rsidRPr="00EC76D5">
        <w:t xml:space="preserve">      List&lt;Symbol&gt; symbolList = compoundType.getEnumerationList();</w:t>
      </w:r>
    </w:p>
    <w:p w14:paraId="4D873A5A" w14:textId="77777777" w:rsidR="008A22C0" w:rsidRPr="00EC76D5" w:rsidRDefault="008A22C0" w:rsidP="008A22C0">
      <w:pPr>
        <w:pStyle w:val="Code"/>
      </w:pPr>
    </w:p>
    <w:p w14:paraId="57D65BB8" w14:textId="77777777" w:rsidR="008A22C0" w:rsidRPr="00EC76D5" w:rsidRDefault="008A22C0" w:rsidP="008A22C0">
      <w:pPr>
        <w:pStyle w:val="Code"/>
      </w:pPr>
      <w:r w:rsidRPr="00EC76D5">
        <w:t xml:space="preserve">      for (Symbol itemSymbol : symbolList) {</w:t>
      </w:r>
    </w:p>
    <w:p w14:paraId="5589978E" w14:textId="77777777" w:rsidR="008A22C0" w:rsidRPr="00EC76D5" w:rsidRDefault="008A22C0" w:rsidP="008A22C0">
      <w:pPr>
        <w:pStyle w:val="Code"/>
      </w:pPr>
      <w:r w:rsidRPr="00EC76D5">
        <w:t xml:space="preserve">        itemSymbol.setStorage(storage);</w:t>
      </w:r>
    </w:p>
    <w:p w14:paraId="1A880A24" w14:textId="77777777" w:rsidR="008A22C0" w:rsidRPr="00EC76D5" w:rsidRDefault="008A22C0" w:rsidP="008A22C0">
      <w:pPr>
        <w:pStyle w:val="Code"/>
      </w:pPr>
      <w:r w:rsidRPr="00EC76D5">
        <w:t xml:space="preserve">      }</w:t>
      </w:r>
    </w:p>
    <w:p w14:paraId="6FF9BB9A" w14:textId="77777777" w:rsidR="008A22C0" w:rsidRPr="00EC76D5" w:rsidRDefault="008A22C0" w:rsidP="008A22C0">
      <w:pPr>
        <w:pStyle w:val="Code"/>
      </w:pPr>
      <w:r w:rsidRPr="00EC76D5">
        <w:t xml:space="preserve">    }</w:t>
      </w:r>
    </w:p>
    <w:p w14:paraId="5A9EE972" w14:textId="77777777" w:rsidR="008A22C0" w:rsidRPr="00EC76D5" w:rsidRDefault="008A22C0" w:rsidP="008A22C0">
      <w:pPr>
        <w:pStyle w:val="Code"/>
      </w:pPr>
      <w:r w:rsidRPr="00EC76D5">
        <w:t xml:space="preserve">    </w:t>
      </w:r>
    </w:p>
    <w:p w14:paraId="1D6EA6D6" w14:textId="77777777" w:rsidR="008A22C0" w:rsidRPr="00EC76D5" w:rsidRDefault="008A22C0" w:rsidP="008A22C0">
      <w:pPr>
        <w:pStyle w:val="Code"/>
      </w:pPr>
      <w:r w:rsidRPr="00EC76D5">
        <w:t xml:space="preserve">    Sort sort = null;</w:t>
      </w:r>
    </w:p>
    <w:p w14:paraId="39033337" w14:textId="77777777" w:rsidR="008A22C0" w:rsidRPr="00EC76D5" w:rsidRDefault="008A22C0" w:rsidP="008A22C0">
      <w:pPr>
        <w:pStyle w:val="Code"/>
      </w:pPr>
      <w:r w:rsidRPr="00EC76D5">
        <w:t xml:space="preserve">    int sortMask = totalMask &amp; Mask.SortMask;</w:t>
      </w:r>
    </w:p>
    <w:p w14:paraId="4AD085CB" w14:textId="77777777" w:rsidR="008A22C0" w:rsidRPr="00EC76D5" w:rsidRDefault="008A22C0" w:rsidP="008A22C0">
      <w:pPr>
        <w:pStyle w:val="Code"/>
      </w:pPr>
    </w:p>
    <w:p w14:paraId="3CA99B28" w14:textId="77777777" w:rsidR="008A22C0" w:rsidRPr="00EC76D5" w:rsidRDefault="008A22C0" w:rsidP="008A22C0">
      <w:pPr>
        <w:pStyle w:val="Code"/>
      </w:pPr>
      <w:r w:rsidRPr="00EC76D5">
        <w:t xml:space="preserve">    if (sortMask != 0) {</w:t>
      </w:r>
    </w:p>
    <w:p w14:paraId="51B22246" w14:textId="77777777" w:rsidR="008A22C0" w:rsidRPr="00EC76D5" w:rsidRDefault="008A22C0" w:rsidP="008A22C0">
      <w:pPr>
        <w:pStyle w:val="Code"/>
      </w:pPr>
      <w:r w:rsidRPr="00EC76D5">
        <w:t xml:space="preserve">      Assert.error(m_maskToSortMap.containsKey(sortMask),</w:t>
      </w:r>
    </w:p>
    <w:p w14:paraId="39D9C1FA" w14:textId="77777777" w:rsidR="008A22C0" w:rsidRPr="00EC76D5" w:rsidRDefault="008A22C0" w:rsidP="008A22C0">
      <w:pPr>
        <w:pStyle w:val="Code"/>
      </w:pPr>
      <w:r w:rsidRPr="00EC76D5">
        <w:t xml:space="preserve">                   "invalid type specifier sequence");</w:t>
      </w:r>
    </w:p>
    <w:p w14:paraId="71F378E5" w14:textId="77777777" w:rsidR="008A22C0" w:rsidRPr="00EC76D5" w:rsidRDefault="008A22C0" w:rsidP="008A22C0">
      <w:pPr>
        <w:pStyle w:val="Code"/>
      </w:pPr>
      <w:r w:rsidRPr="00EC76D5">
        <w:t xml:space="preserve">      sort = m_maskToSortMap.get(sortMask);</w:t>
      </w:r>
    </w:p>
    <w:p w14:paraId="124DFF96" w14:textId="2471EAAB" w:rsidR="008A22C0" w:rsidRPr="00EC76D5" w:rsidRDefault="008A22C0" w:rsidP="008A22C0">
      <w:pPr>
        <w:pStyle w:val="Code"/>
      </w:pPr>
      <w:r w:rsidRPr="00EC76D5">
        <w:t xml:space="preserve">    }</w:t>
      </w:r>
    </w:p>
    <w:p w14:paraId="52737A28" w14:textId="4D996F41" w:rsidR="00E40B78" w:rsidRPr="00EC76D5" w:rsidRDefault="00E40B78" w:rsidP="00E40B78">
      <w:r w:rsidRPr="00EC76D5">
        <w:t>When defining the final type, there are four cases:</w:t>
      </w:r>
    </w:p>
    <w:p w14:paraId="332225E1" w14:textId="77777777" w:rsidR="00E40B78" w:rsidRPr="00EC76D5" w:rsidRDefault="00E40B78" w:rsidP="00E40B78">
      <w:r w:rsidRPr="00EC76D5">
        <w:t>1. If the compound type is not null and the sort is null, the result type is the compound type, with the possible addition of constant or volatile qualifiers.</w:t>
      </w:r>
    </w:p>
    <w:p w14:paraId="4013EEF2" w14:textId="77777777" w:rsidR="00E40B78" w:rsidRPr="00EC76D5" w:rsidRDefault="00E40B78" w:rsidP="00E40B78">
      <w:r w:rsidRPr="00EC76D5">
        <w:t>2. If the compound type is null and the sort is not null, the result type is based on the sort.</w:t>
      </w:r>
    </w:p>
    <w:p w14:paraId="57C29B52" w14:textId="49DB0D1B" w:rsidR="00E40B78" w:rsidRPr="00EC76D5" w:rsidRDefault="00E40B78" w:rsidP="00E40B78">
      <w:r w:rsidRPr="00EC76D5">
        <w:t xml:space="preserve">3. The compound type and sort are both null, which means that there is no type (which may happen in function </w:t>
      </w:r>
      <w:r w:rsidR="00C37108">
        <w:t>definition</w:t>
      </w:r>
      <w:r w:rsidRPr="00EC76D5">
        <w:t>s). In that case, the type shall be a signed integer.</w:t>
      </w:r>
    </w:p>
    <w:p w14:paraId="5FCD77B9" w14:textId="77777777" w:rsidR="00E40B78" w:rsidRPr="00EC76D5" w:rsidRDefault="00E40B78" w:rsidP="00E40B78">
      <w:r w:rsidRPr="00EC76D5">
        <w:t>4. If both the compound type and the sort are not null, the type specification is invalid.</w:t>
      </w:r>
    </w:p>
    <w:p w14:paraId="42AC336E" w14:textId="77777777" w:rsidR="00F759BB" w:rsidRPr="00EC76D5" w:rsidRDefault="00F759BB" w:rsidP="00F759BB">
      <w:pPr>
        <w:pStyle w:val="Code"/>
      </w:pPr>
      <w:r w:rsidRPr="00EC76D5">
        <w:t xml:space="preserve">    if ((compoundType != null) &amp;&amp; (sort == null)) {    </w:t>
      </w:r>
    </w:p>
    <w:p w14:paraId="633DD831" w14:textId="77777777" w:rsidR="00F759BB" w:rsidRPr="00EC76D5" w:rsidRDefault="00F759BB" w:rsidP="00F759BB">
      <w:pPr>
        <w:pStyle w:val="Code"/>
      </w:pPr>
      <w:r w:rsidRPr="00EC76D5">
        <w:t xml:space="preserve">      compoundType.setConstant(compoundType.isConstant() || isConstant);</w:t>
      </w:r>
    </w:p>
    <w:p w14:paraId="569BAE0F" w14:textId="77777777" w:rsidR="00F759BB" w:rsidRPr="00EC76D5" w:rsidRDefault="00F759BB" w:rsidP="00F759BB">
      <w:pPr>
        <w:pStyle w:val="Code"/>
      </w:pPr>
      <w:r w:rsidRPr="00EC76D5">
        <w:t xml:space="preserve">      compoundType.setVolatile(compoundType.isVolatile() || isVolatile);</w:t>
      </w:r>
    </w:p>
    <w:p w14:paraId="2D71629F" w14:textId="77777777" w:rsidR="00F759BB" w:rsidRPr="00EC76D5" w:rsidRDefault="00F759BB" w:rsidP="00F759BB">
      <w:pPr>
        <w:pStyle w:val="Code"/>
      </w:pPr>
      <w:r w:rsidRPr="00EC76D5">
        <w:t xml:space="preserve">      return (new Triple&lt;&gt;(external, storage, compoundType));</w:t>
      </w:r>
    </w:p>
    <w:p w14:paraId="71E13A30" w14:textId="77777777" w:rsidR="00F759BB" w:rsidRPr="00EC76D5" w:rsidRDefault="00F759BB" w:rsidP="00F759BB">
      <w:pPr>
        <w:pStyle w:val="Code"/>
      </w:pPr>
      <w:r w:rsidRPr="00EC76D5">
        <w:t xml:space="preserve">    }</w:t>
      </w:r>
    </w:p>
    <w:p w14:paraId="688227C4" w14:textId="77777777" w:rsidR="00F759BB" w:rsidRPr="00EC76D5" w:rsidRDefault="00F759BB" w:rsidP="00F759BB">
      <w:pPr>
        <w:pStyle w:val="Code"/>
      </w:pPr>
      <w:r w:rsidRPr="00EC76D5">
        <w:t xml:space="preserve">    else if ((compoundType == null) &amp;&amp; (sort != null)) {</w:t>
      </w:r>
    </w:p>
    <w:p w14:paraId="643C6C6F" w14:textId="77777777" w:rsidR="00F759BB" w:rsidRPr="00EC76D5" w:rsidRDefault="00F759BB" w:rsidP="00F759BB">
      <w:pPr>
        <w:pStyle w:val="Code"/>
      </w:pPr>
      <w:r w:rsidRPr="00EC76D5">
        <w:t xml:space="preserve">      Type simpleType = Type.createArithmeticType(sort);</w:t>
      </w:r>
    </w:p>
    <w:p w14:paraId="7D18BD2E" w14:textId="77777777" w:rsidR="00F759BB" w:rsidRPr="00EC76D5" w:rsidRDefault="00F759BB" w:rsidP="00F759BB">
      <w:pPr>
        <w:pStyle w:val="Code"/>
      </w:pPr>
      <w:r w:rsidRPr="00EC76D5">
        <w:t xml:space="preserve">      simpleType.setConstant(isConstant);</w:t>
      </w:r>
    </w:p>
    <w:p w14:paraId="391E8C44" w14:textId="77777777" w:rsidR="00F759BB" w:rsidRPr="00EC76D5" w:rsidRDefault="00F759BB" w:rsidP="00F759BB">
      <w:pPr>
        <w:pStyle w:val="Code"/>
      </w:pPr>
      <w:r w:rsidRPr="00EC76D5">
        <w:t xml:space="preserve">      simpleType.setVolatile(isVolatile);</w:t>
      </w:r>
    </w:p>
    <w:p w14:paraId="63F7DE99" w14:textId="77777777" w:rsidR="00F759BB" w:rsidRPr="00EC76D5" w:rsidRDefault="00F759BB" w:rsidP="00F759BB">
      <w:pPr>
        <w:pStyle w:val="Code"/>
      </w:pPr>
      <w:r w:rsidRPr="00EC76D5">
        <w:t xml:space="preserve">      return (new Triple&lt;&gt;(external, storage, simpleType));</w:t>
      </w:r>
    </w:p>
    <w:p w14:paraId="372381E1" w14:textId="77777777" w:rsidR="00F759BB" w:rsidRPr="00EC76D5" w:rsidRDefault="00F759BB" w:rsidP="00F759BB">
      <w:pPr>
        <w:pStyle w:val="Code"/>
      </w:pPr>
      <w:r w:rsidRPr="00EC76D5">
        <w:t xml:space="preserve">    }</w:t>
      </w:r>
    </w:p>
    <w:p w14:paraId="683A5699" w14:textId="77777777" w:rsidR="00F759BB" w:rsidRPr="00EC76D5" w:rsidRDefault="00F759BB" w:rsidP="00F759BB">
      <w:pPr>
        <w:pStyle w:val="Code"/>
      </w:pPr>
      <w:r w:rsidRPr="00EC76D5">
        <w:t xml:space="preserve">    else if ((compoundType == null) &amp;&amp; (sort == null)) {</w:t>
      </w:r>
    </w:p>
    <w:p w14:paraId="21191ED3" w14:textId="77777777" w:rsidR="00F759BB" w:rsidRPr="00EC76D5" w:rsidRDefault="00F759BB" w:rsidP="00F759BB">
      <w:pPr>
        <w:pStyle w:val="Code"/>
      </w:pPr>
      <w:r w:rsidRPr="00EC76D5">
        <w:t xml:space="preserve">      Type simpleType = Type.createArithmeticType(Sort.Signed_Int);</w:t>
      </w:r>
    </w:p>
    <w:p w14:paraId="5BC04610" w14:textId="77777777" w:rsidR="00F759BB" w:rsidRPr="00EC76D5" w:rsidRDefault="00F759BB" w:rsidP="00F759BB">
      <w:pPr>
        <w:pStyle w:val="Code"/>
      </w:pPr>
      <w:r w:rsidRPr="00EC76D5">
        <w:t xml:space="preserve">      simpleType.setConstant(isConstant);</w:t>
      </w:r>
    </w:p>
    <w:p w14:paraId="7A4CC39A" w14:textId="77777777" w:rsidR="00F759BB" w:rsidRPr="00EC76D5" w:rsidRDefault="00F759BB" w:rsidP="00F759BB">
      <w:pPr>
        <w:pStyle w:val="Code"/>
      </w:pPr>
      <w:r w:rsidRPr="00EC76D5">
        <w:t xml:space="preserve">      simpleType.setVolatile(isVolatile);</w:t>
      </w:r>
    </w:p>
    <w:p w14:paraId="6DF8EB72" w14:textId="77777777" w:rsidR="00F759BB" w:rsidRPr="00EC76D5" w:rsidRDefault="00F759BB" w:rsidP="00F759BB">
      <w:pPr>
        <w:pStyle w:val="Code"/>
      </w:pPr>
      <w:r w:rsidRPr="00EC76D5">
        <w:t xml:space="preserve">      return (new Triple&lt;&gt;(external, storage, simpleType));</w:t>
      </w:r>
    </w:p>
    <w:p w14:paraId="016D620A" w14:textId="77777777" w:rsidR="00F759BB" w:rsidRPr="00EC76D5" w:rsidRDefault="00F759BB" w:rsidP="00F759BB">
      <w:pPr>
        <w:pStyle w:val="Code"/>
      </w:pPr>
      <w:r w:rsidRPr="00EC76D5">
        <w:t xml:space="preserve">    }</w:t>
      </w:r>
    </w:p>
    <w:p w14:paraId="5C56C337" w14:textId="77777777" w:rsidR="00F759BB" w:rsidRPr="00EC76D5" w:rsidRDefault="00F759BB" w:rsidP="00F759BB">
      <w:pPr>
        <w:pStyle w:val="Code"/>
      </w:pPr>
      <w:r w:rsidRPr="00EC76D5">
        <w:t xml:space="preserve">    else {</w:t>
      </w:r>
    </w:p>
    <w:p w14:paraId="078C0DEB" w14:textId="77777777" w:rsidR="00F759BB" w:rsidRPr="00EC76D5" w:rsidRDefault="00F759BB" w:rsidP="00F759BB">
      <w:pPr>
        <w:pStyle w:val="Code"/>
      </w:pPr>
      <w:r w:rsidRPr="00EC76D5">
        <w:t xml:space="preserve">      Assert.error("invalid type specification sequence");</w:t>
      </w:r>
    </w:p>
    <w:p w14:paraId="22FEB5C2" w14:textId="77777777" w:rsidR="00F759BB" w:rsidRPr="00EC76D5" w:rsidRDefault="00F759BB" w:rsidP="00F759BB">
      <w:pPr>
        <w:pStyle w:val="Code"/>
      </w:pPr>
      <w:r w:rsidRPr="00EC76D5">
        <w:t xml:space="preserve">      return null;</w:t>
      </w:r>
    </w:p>
    <w:p w14:paraId="208F8E99" w14:textId="77777777" w:rsidR="00F759BB" w:rsidRPr="00EC76D5" w:rsidRDefault="00F759BB" w:rsidP="00F759BB">
      <w:pPr>
        <w:pStyle w:val="Code"/>
      </w:pPr>
      <w:r w:rsidRPr="00EC76D5">
        <w:t xml:space="preserve">    }</w:t>
      </w:r>
    </w:p>
    <w:p w14:paraId="0515766D" w14:textId="3E5E431F" w:rsidR="00F759BB" w:rsidRPr="00EC76D5" w:rsidRDefault="00F759BB" w:rsidP="00F759BB">
      <w:pPr>
        <w:pStyle w:val="Code"/>
      </w:pPr>
      <w:r w:rsidRPr="00EC76D5">
        <w:t xml:space="preserve">  }</w:t>
      </w:r>
    </w:p>
    <w:p w14:paraId="49DA3F20" w14:textId="16603D1E" w:rsidR="00E40B78" w:rsidRPr="00EC76D5" w:rsidRDefault="00E40B78" w:rsidP="00E40B78">
      <w:r w:rsidRPr="00EC76D5">
        <w:lastRenderedPageBreak/>
        <w:t xml:space="preserve">The </w:t>
      </w:r>
      <w:proofErr w:type="spellStart"/>
      <w:r w:rsidRPr="00EC76D5">
        <w:rPr>
          <w:rStyle w:val="CodeInText"/>
        </w:rPr>
        <w:t>generateQuailifers</w:t>
      </w:r>
      <w:proofErr w:type="spellEnd"/>
      <w:r w:rsidRPr="00EC76D5">
        <w:t xml:space="preserve"> method is called when a pointer is declared. Its task is to exam whether the pointer is constant or volatile.</w:t>
      </w:r>
    </w:p>
    <w:p w14:paraId="01DC34EC" w14:textId="77777777" w:rsidR="00F456BA" w:rsidRPr="00EC76D5" w:rsidRDefault="00F456BA" w:rsidP="00F456BA">
      <w:pPr>
        <w:pStyle w:val="Code"/>
      </w:pPr>
      <w:r w:rsidRPr="00EC76D5">
        <w:t xml:space="preserve">  public Type generateQualifiers() {</w:t>
      </w:r>
    </w:p>
    <w:p w14:paraId="77E6E912" w14:textId="77777777" w:rsidR="00F456BA" w:rsidRPr="00EC76D5" w:rsidRDefault="00F456BA" w:rsidP="00F456BA">
      <w:pPr>
        <w:pStyle w:val="Code"/>
      </w:pPr>
      <w:r w:rsidRPr="00EC76D5">
        <w:t xml:space="preserve">    Type type = Type.createPointerType(null);</w:t>
      </w:r>
    </w:p>
    <w:p w14:paraId="70883F3D" w14:textId="77777777" w:rsidR="00F456BA" w:rsidRPr="00EC76D5" w:rsidRDefault="00F456BA" w:rsidP="00F456BA">
      <w:pPr>
        <w:pStyle w:val="Code"/>
      </w:pPr>
    </w:p>
    <w:p w14:paraId="35EF0710" w14:textId="77777777" w:rsidR="00F456BA" w:rsidRPr="00EC76D5" w:rsidRDefault="00F456BA" w:rsidP="00F456BA">
      <w:pPr>
        <w:pStyle w:val="Code"/>
      </w:pPr>
      <w:r w:rsidRPr="00EC76D5">
        <w:t xml:space="preserve">    if (m_specList != null) {</w:t>
      </w:r>
    </w:p>
    <w:p w14:paraId="2DEECD0D" w14:textId="77777777" w:rsidR="00F456BA" w:rsidRPr="00EC76D5" w:rsidRDefault="00F456BA" w:rsidP="00F456BA">
      <w:pPr>
        <w:pStyle w:val="Code"/>
      </w:pPr>
      <w:r w:rsidRPr="00EC76D5">
        <w:t xml:space="preserve">      int totalMask = 0;</w:t>
      </w:r>
    </w:p>
    <w:p w14:paraId="3D3D3634" w14:textId="77777777" w:rsidR="00F456BA" w:rsidRPr="00EC76D5" w:rsidRDefault="00F456BA" w:rsidP="00F456BA">
      <w:pPr>
        <w:pStyle w:val="Code"/>
      </w:pPr>
      <w:r w:rsidRPr="00EC76D5">
        <w:t xml:space="preserve">      </w:t>
      </w:r>
    </w:p>
    <w:p w14:paraId="7055317E" w14:textId="77777777" w:rsidR="00F456BA" w:rsidRPr="00EC76D5" w:rsidRDefault="00F456BA" w:rsidP="00F456BA">
      <w:pPr>
        <w:pStyle w:val="Code"/>
      </w:pPr>
      <w:r w:rsidRPr="00EC76D5">
        <w:t xml:space="preserve">      for (Object object : m_specList) {</w:t>
      </w:r>
    </w:p>
    <w:p w14:paraId="0F58AF5B" w14:textId="77777777" w:rsidR="00F456BA" w:rsidRPr="00EC76D5" w:rsidRDefault="00F456BA" w:rsidP="00F456BA">
      <w:pPr>
        <w:pStyle w:val="Code"/>
      </w:pPr>
      <w:r w:rsidRPr="00EC76D5">
        <w:t xml:space="preserve">        if (object instanceof Integer) {</w:t>
      </w:r>
    </w:p>
    <w:p w14:paraId="584BDDD8" w14:textId="77777777" w:rsidR="00F456BA" w:rsidRPr="00EC76D5" w:rsidRDefault="00F456BA" w:rsidP="00F456BA">
      <w:pPr>
        <w:pStyle w:val="Code"/>
      </w:pPr>
      <w:r w:rsidRPr="00EC76D5">
        <w:t xml:space="preserve">          int mask = (Integer) object;</w:t>
      </w:r>
    </w:p>
    <w:p w14:paraId="718A929D" w14:textId="77777777" w:rsidR="00F456BA" w:rsidRPr="00EC76D5" w:rsidRDefault="00F456BA" w:rsidP="00F456BA">
      <w:pPr>
        <w:pStyle w:val="Code"/>
      </w:pPr>
      <w:r w:rsidRPr="00EC76D5">
        <w:t xml:space="preserve">          Assert.error((totalMask &amp; mask) == 0, "keyword defined twice");</w:t>
      </w:r>
    </w:p>
    <w:p w14:paraId="6C27877F" w14:textId="77777777" w:rsidR="00F456BA" w:rsidRPr="00EC76D5" w:rsidRDefault="00F456BA" w:rsidP="00F456BA">
      <w:pPr>
        <w:pStyle w:val="Code"/>
      </w:pPr>
      <w:r w:rsidRPr="00EC76D5">
        <w:t xml:space="preserve">          Assert.error((mask &amp; Mask.QualifierMask) != 0,</w:t>
      </w:r>
    </w:p>
    <w:p w14:paraId="4385F3B8" w14:textId="77777777" w:rsidR="00F456BA" w:rsidRPr="00EC76D5" w:rsidRDefault="00F456BA" w:rsidP="00F456BA">
      <w:pPr>
        <w:pStyle w:val="Code"/>
      </w:pPr>
      <w:r w:rsidRPr="00EC76D5">
        <w:t xml:space="preserve">                       "invalid specification in pointer qualifier list");</w:t>
      </w:r>
    </w:p>
    <w:p w14:paraId="04E3B8EF" w14:textId="77777777" w:rsidR="00F456BA" w:rsidRPr="00EC76D5" w:rsidRDefault="00F456BA" w:rsidP="00F456BA">
      <w:pPr>
        <w:pStyle w:val="Code"/>
      </w:pPr>
      <w:r w:rsidRPr="00EC76D5">
        <w:t xml:space="preserve">          totalMask |= mask;</w:t>
      </w:r>
    </w:p>
    <w:p w14:paraId="2F3A4932" w14:textId="77777777" w:rsidR="00F456BA" w:rsidRPr="00EC76D5" w:rsidRDefault="00F456BA" w:rsidP="00F456BA">
      <w:pPr>
        <w:pStyle w:val="Code"/>
      </w:pPr>
      <w:r w:rsidRPr="00EC76D5">
        <w:t xml:space="preserve">        }</w:t>
      </w:r>
    </w:p>
    <w:p w14:paraId="6A16C89F" w14:textId="77777777" w:rsidR="00F456BA" w:rsidRPr="00EC76D5" w:rsidRDefault="00F456BA" w:rsidP="00F456BA">
      <w:pPr>
        <w:pStyle w:val="Code"/>
      </w:pPr>
      <w:r w:rsidRPr="00EC76D5">
        <w:t xml:space="preserve">        else  {</w:t>
      </w:r>
    </w:p>
    <w:p w14:paraId="071B6437" w14:textId="77777777" w:rsidR="00F456BA" w:rsidRPr="00EC76D5" w:rsidRDefault="00F456BA" w:rsidP="00F456BA">
      <w:pPr>
        <w:pStyle w:val="Code"/>
      </w:pPr>
      <w:r w:rsidRPr="00EC76D5">
        <w:t xml:space="preserve">          Assert.error("invalid specification in pointer qualifier list");</w:t>
      </w:r>
    </w:p>
    <w:p w14:paraId="40E04D66" w14:textId="77777777" w:rsidR="00F456BA" w:rsidRPr="00EC76D5" w:rsidRDefault="00F456BA" w:rsidP="00F456BA">
      <w:pPr>
        <w:pStyle w:val="Code"/>
      </w:pPr>
      <w:r w:rsidRPr="00EC76D5">
        <w:t xml:space="preserve">        }</w:t>
      </w:r>
    </w:p>
    <w:p w14:paraId="78061D77" w14:textId="77777777" w:rsidR="00F456BA" w:rsidRPr="00EC76D5" w:rsidRDefault="00F456BA" w:rsidP="00F456BA">
      <w:pPr>
        <w:pStyle w:val="Code"/>
      </w:pPr>
      <w:r w:rsidRPr="00EC76D5">
        <w:t xml:space="preserve">      }</w:t>
      </w:r>
    </w:p>
    <w:p w14:paraId="1DA54F26" w14:textId="77777777" w:rsidR="00F456BA" w:rsidRPr="00EC76D5" w:rsidRDefault="00F456BA" w:rsidP="00F456BA">
      <w:pPr>
        <w:pStyle w:val="Code"/>
      </w:pPr>
    </w:p>
    <w:p w14:paraId="69DA3474" w14:textId="77777777" w:rsidR="00F456BA" w:rsidRPr="00EC76D5" w:rsidRDefault="00F456BA" w:rsidP="00F456BA">
      <w:pPr>
        <w:pStyle w:val="Code"/>
      </w:pPr>
      <w:r w:rsidRPr="00EC76D5">
        <w:t xml:space="preserve">      type.setConstant((totalMask &amp; Mask.Constant) != 0);</w:t>
      </w:r>
    </w:p>
    <w:p w14:paraId="731B2333" w14:textId="77777777" w:rsidR="00F456BA" w:rsidRPr="00EC76D5" w:rsidRDefault="00F456BA" w:rsidP="00F456BA">
      <w:pPr>
        <w:pStyle w:val="Code"/>
      </w:pPr>
      <w:r w:rsidRPr="00EC76D5">
        <w:t xml:space="preserve">      type.setVolatile((totalMask &amp; Mask.Volatile) != 0);</w:t>
      </w:r>
    </w:p>
    <w:p w14:paraId="73224C4B" w14:textId="77777777" w:rsidR="00F456BA" w:rsidRPr="00EC76D5" w:rsidRDefault="00F456BA" w:rsidP="00F456BA">
      <w:pPr>
        <w:pStyle w:val="Code"/>
      </w:pPr>
      <w:r w:rsidRPr="00EC76D5">
        <w:t xml:space="preserve">    }</w:t>
      </w:r>
    </w:p>
    <w:p w14:paraId="05D5C153" w14:textId="77777777" w:rsidR="00F456BA" w:rsidRPr="00EC76D5" w:rsidRDefault="00F456BA" w:rsidP="00F456BA">
      <w:pPr>
        <w:pStyle w:val="Code"/>
      </w:pPr>
      <w:r w:rsidRPr="00EC76D5">
        <w:t xml:space="preserve">    </w:t>
      </w:r>
    </w:p>
    <w:p w14:paraId="74664C2A" w14:textId="77777777" w:rsidR="00F456BA" w:rsidRPr="00EC76D5" w:rsidRDefault="00F456BA" w:rsidP="00F456BA">
      <w:pPr>
        <w:pStyle w:val="Code"/>
      </w:pPr>
      <w:r w:rsidRPr="00EC76D5">
        <w:t xml:space="preserve">    return type;</w:t>
      </w:r>
    </w:p>
    <w:p w14:paraId="1384DE3F" w14:textId="77777777" w:rsidR="00F456BA" w:rsidRPr="00EC76D5" w:rsidRDefault="00F456BA" w:rsidP="00F456BA">
      <w:pPr>
        <w:pStyle w:val="Code"/>
      </w:pPr>
      <w:r w:rsidRPr="00EC76D5">
        <w:t xml:space="preserve">  }</w:t>
      </w:r>
    </w:p>
    <w:p w14:paraId="3BEB9C9D" w14:textId="6B4EDB72" w:rsidR="00E40B78" w:rsidRPr="00EC76D5" w:rsidRDefault="00F456BA" w:rsidP="00F456BA">
      <w:pPr>
        <w:pStyle w:val="Code"/>
      </w:pPr>
      <w:r w:rsidRPr="00EC76D5">
        <w:t>}</w:t>
      </w:r>
    </w:p>
    <w:p w14:paraId="58E409F3" w14:textId="46664341" w:rsidR="00E40B78" w:rsidRPr="00EC76D5" w:rsidRDefault="00E40B78" w:rsidP="00E40B78">
      <w:pPr>
        <w:pStyle w:val="Rubrik3"/>
      </w:pPr>
      <w:bookmarkStart w:id="58" w:name="_Toc481936150"/>
      <w:r w:rsidRPr="00EC76D5">
        <w:t>Struct and Union</w:t>
      </w:r>
      <w:bookmarkEnd w:id="58"/>
    </w:p>
    <w:p w14:paraId="3F5EA417" w14:textId="77777777" w:rsidR="00E40B78" w:rsidRPr="00EC76D5" w:rsidRDefault="00E40B78" w:rsidP="00E40B78">
      <w:r w:rsidRPr="00EC76D5">
        <w:t>A struct or union may be defined with an optional name tag and an optional member list. However, it may not lack both the name tag and member list.</w:t>
      </w:r>
    </w:p>
    <w:p w14:paraId="2CC9E704" w14:textId="25A47B9B" w:rsidR="00E40B78" w:rsidRPr="00EC76D5" w:rsidRDefault="002E67B8" w:rsidP="00E40B78">
      <w:pPr>
        <w:pStyle w:val="CodeHeader"/>
      </w:pPr>
      <w:proofErr w:type="spellStart"/>
      <w:r>
        <w:t>MainParser.gppg</w:t>
      </w:r>
      <w:proofErr w:type="spellEnd"/>
    </w:p>
    <w:p w14:paraId="2485E770" w14:textId="77777777" w:rsidR="00334684" w:rsidRPr="00EC76D5" w:rsidRDefault="00334684" w:rsidP="00334684">
      <w:pPr>
        <w:pStyle w:val="Code"/>
      </w:pPr>
      <w:r w:rsidRPr="00EC76D5">
        <w:t>struct_union_specifier:</w:t>
      </w:r>
    </w:p>
    <w:p w14:paraId="400C715B" w14:textId="77777777" w:rsidR="00334684" w:rsidRPr="00EC76D5" w:rsidRDefault="00334684" w:rsidP="00334684">
      <w:pPr>
        <w:pStyle w:val="Code"/>
      </w:pPr>
      <w:r w:rsidRPr="00EC76D5">
        <w:t xml:space="preserve">    struct_union optional_identifier {</w:t>
      </w:r>
    </w:p>
    <w:p w14:paraId="38657658" w14:textId="77777777" w:rsidR="00334684" w:rsidRPr="00EC76D5" w:rsidRDefault="00334684" w:rsidP="00334684">
      <w:pPr>
        <w:pStyle w:val="Code"/>
      </w:pPr>
      <w:r w:rsidRPr="00EC76D5">
        <w:t xml:space="preserve">      Scope scope = ($1 == Sort.Struct) ? Scope.Struct : Scope.Union;</w:t>
      </w:r>
    </w:p>
    <w:p w14:paraId="2779CFFB" w14:textId="77777777" w:rsidR="00334684" w:rsidRPr="00EC76D5" w:rsidRDefault="00334684" w:rsidP="00334684">
      <w:pPr>
        <w:pStyle w:val="Code"/>
      </w:pPr>
      <w:r w:rsidRPr="00EC76D5">
        <w:t xml:space="preserve">      GenerateDeclaration.generateStructUnionHeader($2, $1);</w:t>
      </w:r>
    </w:p>
    <w:p w14:paraId="072CAB00" w14:textId="77777777" w:rsidR="00334684" w:rsidRPr="00EC76D5" w:rsidRDefault="00334684" w:rsidP="00334684">
      <w:pPr>
        <w:pStyle w:val="Code"/>
      </w:pPr>
      <w:r w:rsidRPr="00EC76D5">
        <w:t xml:space="preserve">      Main.CurrentTable = new SymbolTable(Main.CurrentTable, scope);</w:t>
      </w:r>
    </w:p>
    <w:p w14:paraId="57A8D82B" w14:textId="77777777" w:rsidR="00334684" w:rsidRPr="00EC76D5" w:rsidRDefault="00334684" w:rsidP="00334684">
      <w:pPr>
        <w:pStyle w:val="Code"/>
      </w:pPr>
      <w:r w:rsidRPr="00EC76D5">
        <w:t xml:space="preserve">    }</w:t>
      </w:r>
    </w:p>
    <w:p w14:paraId="0379DA2B" w14:textId="77777777" w:rsidR="00334684" w:rsidRPr="00EC76D5" w:rsidRDefault="00334684" w:rsidP="00334684">
      <w:pPr>
        <w:pStyle w:val="Code"/>
      </w:pPr>
      <w:r w:rsidRPr="00EC76D5">
        <w:t xml:space="preserve">    LEFT_BLOCK declaration_list RIGHT_BLOCK {</w:t>
      </w:r>
    </w:p>
    <w:p w14:paraId="74B3505A" w14:textId="77777777" w:rsidR="00334684" w:rsidRPr="00EC76D5" w:rsidRDefault="00334684" w:rsidP="00334684">
      <w:pPr>
        <w:pStyle w:val="Code"/>
      </w:pPr>
      <w:r w:rsidRPr="00EC76D5">
        <w:t xml:space="preserve">      $$ = GenerateDeclaration.generateStructUnionSpecifier($2, $1);</w:t>
      </w:r>
    </w:p>
    <w:p w14:paraId="1E1E7765" w14:textId="77777777" w:rsidR="00334684" w:rsidRPr="00EC76D5" w:rsidRDefault="00334684" w:rsidP="00334684">
      <w:pPr>
        <w:pStyle w:val="Code"/>
      </w:pPr>
      <w:r w:rsidRPr="00EC76D5">
        <w:t xml:space="preserve">      Main.CurrentTable = Main.CurrentTable.getParentTable();</w:t>
      </w:r>
    </w:p>
    <w:p w14:paraId="11D72A59" w14:textId="77777777" w:rsidR="00334684" w:rsidRPr="00EC76D5" w:rsidRDefault="00334684" w:rsidP="00334684">
      <w:pPr>
        <w:pStyle w:val="Code"/>
      </w:pPr>
      <w:r w:rsidRPr="00EC76D5">
        <w:t xml:space="preserve">    }</w:t>
      </w:r>
    </w:p>
    <w:p w14:paraId="068044D8" w14:textId="77777777" w:rsidR="00334684" w:rsidRPr="00EC76D5" w:rsidRDefault="00334684" w:rsidP="00334684">
      <w:pPr>
        <w:pStyle w:val="Code"/>
      </w:pPr>
      <w:r w:rsidRPr="00EC76D5">
        <w:t xml:space="preserve">  | struct_union IDENTIFIER {</w:t>
      </w:r>
    </w:p>
    <w:p w14:paraId="01DDC1E7" w14:textId="77777777" w:rsidR="00334684" w:rsidRPr="00EC76D5" w:rsidRDefault="00334684" w:rsidP="00334684">
      <w:pPr>
        <w:pStyle w:val="Code"/>
      </w:pPr>
      <w:r w:rsidRPr="00EC76D5">
        <w:t xml:space="preserve">      $$ = GenerateDeclaration.lookupStructUnionSpecifier($2, $1);</w:t>
      </w:r>
    </w:p>
    <w:p w14:paraId="33646D92" w14:textId="77777777" w:rsidR="00334684" w:rsidRPr="00EC76D5" w:rsidRDefault="00334684" w:rsidP="00334684">
      <w:pPr>
        <w:pStyle w:val="Code"/>
      </w:pPr>
      <w:r w:rsidRPr="00EC76D5">
        <w:t xml:space="preserve">    };</w:t>
      </w:r>
    </w:p>
    <w:p w14:paraId="2ECC4BCA" w14:textId="77777777" w:rsidR="00334684" w:rsidRPr="00EC76D5" w:rsidRDefault="00334684" w:rsidP="00334684">
      <w:pPr>
        <w:pStyle w:val="Code"/>
      </w:pPr>
    </w:p>
    <w:p w14:paraId="6E845561" w14:textId="77777777" w:rsidR="00334684" w:rsidRPr="00EC76D5" w:rsidRDefault="00334684" w:rsidP="00334684">
      <w:pPr>
        <w:pStyle w:val="Code"/>
      </w:pPr>
      <w:r w:rsidRPr="00EC76D5">
        <w:t>struct_union:</w:t>
      </w:r>
    </w:p>
    <w:p w14:paraId="65CC51A3" w14:textId="77777777" w:rsidR="00334684" w:rsidRPr="00EC76D5" w:rsidRDefault="00334684" w:rsidP="00334684">
      <w:pPr>
        <w:pStyle w:val="Code"/>
      </w:pPr>
      <w:r w:rsidRPr="00EC76D5">
        <w:t xml:space="preserve">    STRUCT { $$ = Sort.Struct; }</w:t>
      </w:r>
    </w:p>
    <w:p w14:paraId="6A64CD87" w14:textId="77777777" w:rsidR="00334684" w:rsidRPr="00EC76D5" w:rsidRDefault="00334684" w:rsidP="00334684">
      <w:pPr>
        <w:pStyle w:val="Code"/>
      </w:pPr>
      <w:r w:rsidRPr="00EC76D5">
        <w:t xml:space="preserve">  | UNION  { $$ = Sort.Union;  };</w:t>
      </w:r>
    </w:p>
    <w:p w14:paraId="382DA2CA" w14:textId="77777777" w:rsidR="00334684" w:rsidRPr="00EC76D5" w:rsidRDefault="00334684" w:rsidP="00334684">
      <w:pPr>
        <w:pStyle w:val="Code"/>
      </w:pPr>
    </w:p>
    <w:p w14:paraId="49CAE4B1" w14:textId="77777777" w:rsidR="00334684" w:rsidRPr="00EC76D5" w:rsidRDefault="00334684" w:rsidP="00334684">
      <w:pPr>
        <w:pStyle w:val="Code"/>
      </w:pPr>
      <w:r w:rsidRPr="00EC76D5">
        <w:t>optional_identifier:</w:t>
      </w:r>
    </w:p>
    <w:p w14:paraId="07B434D1" w14:textId="77777777" w:rsidR="00334684" w:rsidRPr="00EC76D5" w:rsidRDefault="00334684" w:rsidP="00334684">
      <w:pPr>
        <w:pStyle w:val="Code"/>
      </w:pPr>
      <w:r w:rsidRPr="00EC76D5">
        <w:t xml:space="preserve">    /* Empty. */ { $$ = null; }</w:t>
      </w:r>
    </w:p>
    <w:p w14:paraId="275AF996" w14:textId="77777777" w:rsidR="00334684" w:rsidRPr="00EC76D5" w:rsidRDefault="00334684" w:rsidP="00334684">
      <w:pPr>
        <w:pStyle w:val="Code"/>
      </w:pPr>
      <w:r w:rsidRPr="00EC76D5">
        <w:t xml:space="preserve">  | IDENTIFIER   { $$ = $1;   };</w:t>
      </w:r>
    </w:p>
    <w:p w14:paraId="6825CA27" w14:textId="77777777" w:rsidR="00334684" w:rsidRPr="00EC76D5" w:rsidRDefault="00334684" w:rsidP="00334684">
      <w:pPr>
        <w:pStyle w:val="Code"/>
      </w:pPr>
    </w:p>
    <w:p w14:paraId="0CC93222" w14:textId="77777777" w:rsidR="00334684" w:rsidRPr="00EC76D5" w:rsidRDefault="00334684" w:rsidP="00334684">
      <w:pPr>
        <w:pStyle w:val="Code"/>
      </w:pPr>
      <w:r w:rsidRPr="00EC76D5">
        <w:t>declaration_list:</w:t>
      </w:r>
    </w:p>
    <w:p w14:paraId="1D94EE69" w14:textId="77777777" w:rsidR="00334684" w:rsidRPr="00EC76D5" w:rsidRDefault="00334684" w:rsidP="00334684">
      <w:pPr>
        <w:pStyle w:val="Code"/>
      </w:pPr>
      <w:r w:rsidRPr="00EC76D5">
        <w:t xml:space="preserve">    declaration</w:t>
      </w:r>
    </w:p>
    <w:p w14:paraId="2A2BC310" w14:textId="77777777" w:rsidR="00334684" w:rsidRPr="00EC76D5" w:rsidRDefault="00334684" w:rsidP="00334684">
      <w:pPr>
        <w:pStyle w:val="Code"/>
      </w:pPr>
      <w:r w:rsidRPr="00EC76D5">
        <w:t xml:space="preserve">  | declaration_list declaration; </w:t>
      </w:r>
    </w:p>
    <w:p w14:paraId="2E8C919A" w14:textId="63C08AAD" w:rsidR="00E40B78" w:rsidRPr="00EC76D5" w:rsidRDefault="00E40B78" w:rsidP="00334684">
      <w:r w:rsidRPr="00EC76D5">
        <w:t xml:space="preserve">We extract the member list of the struct or union by accessing the current symbol table. If it is non-empty, the struct or union is complete (it has members) and we load the symbol list. If it is empty, the </w:t>
      </w:r>
      <w:proofErr w:type="spellStart"/>
      <w:r w:rsidRPr="00EC76D5">
        <w:t>strucrt</w:t>
      </w:r>
      <w:proofErr w:type="spellEnd"/>
      <w:r w:rsidRPr="00EC76D5">
        <w:t xml:space="preserve"> or union is </w:t>
      </w:r>
      <w:r w:rsidR="000F31F4" w:rsidRPr="00EC76D5">
        <w:t>incomplete,</w:t>
      </w:r>
      <w:r w:rsidRPr="00EC76D5">
        <w:t xml:space="preserve"> and the symbol list is null.</w:t>
      </w:r>
    </w:p>
    <w:p w14:paraId="61BA7D7C" w14:textId="77777777" w:rsidR="00E40B78" w:rsidRPr="00EC76D5" w:rsidRDefault="00E40B78" w:rsidP="00E40B78">
      <w:r w:rsidRPr="00EC76D5">
        <w:t>If the struct or union has name, we need to check if there is another struct with the same name. If it is, first we need to check that they both are structs or unions (that they have the same sort) and that at least one of them is incomplete (the symbol list is null).</w:t>
      </w:r>
    </w:p>
    <w:p w14:paraId="4A6CF542" w14:textId="3D57705D" w:rsidR="00E40B78" w:rsidRPr="00EC76D5" w:rsidRDefault="000C6576" w:rsidP="00E40B78">
      <w:pPr>
        <w:pStyle w:val="CodeHeader"/>
      </w:pPr>
      <w:proofErr w:type="spellStart"/>
      <w:r>
        <w:t>MiddleCodeGenerator.cs</w:t>
      </w:r>
      <w:proofErr w:type="spellEnd"/>
    </w:p>
    <w:p w14:paraId="79A59DCA" w14:textId="77777777" w:rsidR="00E46B7C" w:rsidRPr="00EC76D5" w:rsidRDefault="00E46B7C" w:rsidP="00E46B7C">
      <w:pPr>
        <w:pStyle w:val="Code"/>
      </w:pPr>
      <w:r w:rsidRPr="00EC76D5">
        <w:t xml:space="preserve">  public static void generateStructUnionHeader(String optName, Sort sort){</w:t>
      </w:r>
    </w:p>
    <w:p w14:paraId="61A347FD" w14:textId="77777777" w:rsidR="00E46B7C" w:rsidRPr="00EC76D5" w:rsidRDefault="00E46B7C" w:rsidP="00E46B7C">
      <w:pPr>
        <w:pStyle w:val="Code"/>
      </w:pPr>
      <w:r w:rsidRPr="00EC76D5">
        <w:t xml:space="preserve">    if ((optName != null) &amp;&amp; (Main.CurrentTable.lookupTag(optName) == null)){</w:t>
      </w:r>
    </w:p>
    <w:p w14:paraId="500DAD9E" w14:textId="77777777" w:rsidR="00E46B7C" w:rsidRPr="00EC76D5" w:rsidRDefault="00E46B7C" w:rsidP="00E46B7C">
      <w:pPr>
        <w:pStyle w:val="Code"/>
      </w:pPr>
      <w:r w:rsidRPr="00EC76D5">
        <w:t xml:space="preserve">      Type newType = Type.createStructOrUnionType(sort, null, true);</w:t>
      </w:r>
    </w:p>
    <w:p w14:paraId="37CA7824" w14:textId="77777777" w:rsidR="00E46B7C" w:rsidRPr="00EC76D5" w:rsidRDefault="00E46B7C" w:rsidP="00E46B7C">
      <w:pPr>
        <w:pStyle w:val="Code"/>
      </w:pPr>
      <w:r w:rsidRPr="00EC76D5">
        <w:t xml:space="preserve">      Main.CurrentTable.addTag(optName, newType);</w:t>
      </w:r>
    </w:p>
    <w:p w14:paraId="6D6FCC93" w14:textId="77777777" w:rsidR="00E46B7C" w:rsidRPr="00EC76D5" w:rsidRDefault="00E46B7C" w:rsidP="00E46B7C">
      <w:pPr>
        <w:pStyle w:val="Code"/>
      </w:pPr>
      <w:r w:rsidRPr="00EC76D5">
        <w:t xml:space="preserve">    }</w:t>
      </w:r>
    </w:p>
    <w:p w14:paraId="750818E3" w14:textId="77777777" w:rsidR="00E46B7C" w:rsidRPr="00EC76D5" w:rsidRDefault="00E46B7C" w:rsidP="00E46B7C">
      <w:pPr>
        <w:pStyle w:val="Code"/>
      </w:pPr>
      <w:r w:rsidRPr="00EC76D5">
        <w:t xml:space="preserve">  }</w:t>
      </w:r>
    </w:p>
    <w:p w14:paraId="52AFB579" w14:textId="77777777" w:rsidR="00E46B7C" w:rsidRPr="00EC76D5" w:rsidRDefault="00E46B7C" w:rsidP="00E46B7C">
      <w:pPr>
        <w:pStyle w:val="Code"/>
      </w:pPr>
      <w:r w:rsidRPr="00EC76D5">
        <w:t xml:space="preserve">  </w:t>
      </w:r>
    </w:p>
    <w:p w14:paraId="39D1CA49" w14:textId="77777777" w:rsidR="00E46B7C" w:rsidRPr="00EC76D5" w:rsidRDefault="00E46B7C" w:rsidP="00E46B7C">
      <w:pPr>
        <w:pStyle w:val="Code"/>
      </w:pPr>
      <w:r w:rsidRPr="00EC76D5">
        <w:t xml:space="preserve">  public static Type generateStructUnionSpecifier(String optName, Sort sort) {</w:t>
      </w:r>
    </w:p>
    <w:p w14:paraId="404A1881" w14:textId="77777777" w:rsidR="00E46B7C" w:rsidRPr="00EC76D5" w:rsidRDefault="00E46B7C" w:rsidP="00E46B7C">
      <w:pPr>
        <w:pStyle w:val="Code"/>
      </w:pPr>
      <w:r w:rsidRPr="00EC76D5">
        <w:t xml:space="preserve">    Map&lt;String,Symbol&gt; memberMap = null;</w:t>
      </w:r>
    </w:p>
    <w:p w14:paraId="759AD95D" w14:textId="77777777" w:rsidR="00E46B7C" w:rsidRPr="00EC76D5" w:rsidRDefault="00E46B7C" w:rsidP="00E46B7C">
      <w:pPr>
        <w:pStyle w:val="Code"/>
      </w:pPr>
      <w:r w:rsidRPr="00EC76D5">
        <w:t xml:space="preserve"> </w:t>
      </w:r>
    </w:p>
    <w:p w14:paraId="5091B015" w14:textId="77777777" w:rsidR="00E46B7C" w:rsidRPr="00EC76D5" w:rsidRDefault="00E46B7C" w:rsidP="00E46B7C">
      <w:pPr>
        <w:pStyle w:val="Code"/>
      </w:pPr>
      <w:r w:rsidRPr="00EC76D5">
        <w:t xml:space="preserve">    if (!Main.CurrentTable.getEntryMap().isEmpty()) {</w:t>
      </w:r>
    </w:p>
    <w:p w14:paraId="001CF3AB" w14:textId="77777777" w:rsidR="00E46B7C" w:rsidRPr="00EC76D5" w:rsidRDefault="00E46B7C" w:rsidP="00E46B7C">
      <w:pPr>
        <w:pStyle w:val="Code"/>
      </w:pPr>
      <w:r w:rsidRPr="00EC76D5">
        <w:t xml:space="preserve">      memberMap = new ListMap&lt;&gt;();</w:t>
      </w:r>
    </w:p>
    <w:p w14:paraId="71BC9905" w14:textId="77777777" w:rsidR="00E46B7C" w:rsidRPr="00EC76D5" w:rsidRDefault="00E46B7C" w:rsidP="00E46B7C">
      <w:pPr>
        <w:pStyle w:val="Code"/>
      </w:pPr>
      <w:r w:rsidRPr="00EC76D5">
        <w:t xml:space="preserve">    </w:t>
      </w:r>
    </w:p>
    <w:p w14:paraId="6B4753F8" w14:textId="77777777" w:rsidR="00E46B7C" w:rsidRPr="00EC76D5" w:rsidRDefault="00E46B7C" w:rsidP="00E46B7C">
      <w:pPr>
        <w:pStyle w:val="Code"/>
      </w:pPr>
      <w:r w:rsidRPr="00EC76D5">
        <w:t xml:space="preserve">      for (Object entry : Main.CurrentTable.getEntryMap().values()) {</w:t>
      </w:r>
    </w:p>
    <w:p w14:paraId="2A6D42C3" w14:textId="77777777" w:rsidR="00E46B7C" w:rsidRPr="00EC76D5" w:rsidRDefault="00E46B7C" w:rsidP="00E46B7C">
      <w:pPr>
        <w:pStyle w:val="Code"/>
      </w:pPr>
      <w:r w:rsidRPr="00EC76D5">
        <w:t xml:space="preserve">        Symbol symbol = (Symbol) entry;</w:t>
      </w:r>
    </w:p>
    <w:p w14:paraId="3CA6FB72" w14:textId="77777777" w:rsidR="00E46B7C" w:rsidRPr="00EC76D5" w:rsidRDefault="00E46B7C" w:rsidP="00E46B7C">
      <w:pPr>
        <w:pStyle w:val="Code"/>
      </w:pPr>
      <w:r w:rsidRPr="00EC76D5">
        <w:t xml:space="preserve">        memberMap.put(symbol.getName(), symbol);</w:t>
      </w:r>
    </w:p>
    <w:p w14:paraId="6D091EA0" w14:textId="77777777" w:rsidR="00E46B7C" w:rsidRPr="00EC76D5" w:rsidRDefault="00E46B7C" w:rsidP="00E46B7C">
      <w:pPr>
        <w:pStyle w:val="Code"/>
      </w:pPr>
      <w:r w:rsidRPr="00EC76D5">
        <w:t xml:space="preserve">      }</w:t>
      </w:r>
    </w:p>
    <w:p w14:paraId="11E8D4A4" w14:textId="77777777" w:rsidR="00E46B7C" w:rsidRPr="00EC76D5" w:rsidRDefault="00E46B7C" w:rsidP="00E46B7C">
      <w:pPr>
        <w:pStyle w:val="Code"/>
      </w:pPr>
      <w:r w:rsidRPr="00EC76D5">
        <w:t xml:space="preserve">    }</w:t>
      </w:r>
    </w:p>
    <w:p w14:paraId="2C325C70" w14:textId="77777777" w:rsidR="00E46B7C" w:rsidRPr="00EC76D5" w:rsidRDefault="00E46B7C" w:rsidP="00E46B7C">
      <w:pPr>
        <w:pStyle w:val="Code"/>
      </w:pPr>
      <w:r w:rsidRPr="00EC76D5">
        <w:t xml:space="preserve">    </w:t>
      </w:r>
    </w:p>
    <w:p w14:paraId="23110BC2" w14:textId="77777777" w:rsidR="00E46B7C" w:rsidRPr="00EC76D5" w:rsidRDefault="00E46B7C" w:rsidP="00E46B7C">
      <w:pPr>
        <w:pStyle w:val="Code"/>
      </w:pPr>
      <w:r w:rsidRPr="00EC76D5">
        <w:t xml:space="preserve">    if (optName != null) {</w:t>
      </w:r>
    </w:p>
    <w:p w14:paraId="5FFCC780" w14:textId="77777777" w:rsidR="00E46B7C" w:rsidRPr="00EC76D5" w:rsidRDefault="00E46B7C" w:rsidP="00E46B7C">
      <w:pPr>
        <w:pStyle w:val="Code"/>
      </w:pPr>
      <w:r w:rsidRPr="00EC76D5">
        <w:t xml:space="preserve">      Type oldType = Main.CurrentTable.lookupTag(optName);</w:t>
      </w:r>
    </w:p>
    <w:p w14:paraId="7F7E51E9" w14:textId="77777777" w:rsidR="00E46B7C" w:rsidRPr="00EC76D5" w:rsidRDefault="00E46B7C" w:rsidP="00E46B7C">
      <w:pPr>
        <w:pStyle w:val="Code"/>
      </w:pPr>
      <w:r w:rsidRPr="00EC76D5">
        <w:t xml:space="preserve">      </w:t>
      </w:r>
    </w:p>
    <w:p w14:paraId="2C1964BC" w14:textId="77777777" w:rsidR="00E46B7C" w:rsidRPr="00EC76D5" w:rsidRDefault="00E46B7C" w:rsidP="00E46B7C">
      <w:pPr>
        <w:pStyle w:val="Code"/>
      </w:pPr>
      <w:r w:rsidRPr="00EC76D5">
        <w:t xml:space="preserve">      if (oldType != null) {</w:t>
      </w:r>
    </w:p>
    <w:p w14:paraId="653A5B55" w14:textId="77777777" w:rsidR="00E46B7C" w:rsidRPr="00EC76D5" w:rsidRDefault="00E46B7C" w:rsidP="00E46B7C">
      <w:pPr>
        <w:pStyle w:val="Code"/>
      </w:pPr>
      <w:r w:rsidRPr="00EC76D5">
        <w:t xml:space="preserve">        Assert.error(oldType.getSort() == sort,</w:t>
      </w:r>
    </w:p>
    <w:p w14:paraId="0ACEC052" w14:textId="77777777" w:rsidR="00E46B7C" w:rsidRPr="00EC76D5" w:rsidRDefault="00E46B7C" w:rsidP="00E46B7C">
      <w:pPr>
        <w:pStyle w:val="Code"/>
      </w:pPr>
      <w:r w:rsidRPr="00EC76D5">
        <w:t xml:space="preserve">                     optName, "tag already defined");</w:t>
      </w:r>
    </w:p>
    <w:p w14:paraId="38B4C79B" w14:textId="77777777" w:rsidR="00E46B7C" w:rsidRPr="00EC76D5" w:rsidRDefault="00E46B7C" w:rsidP="00E46B7C">
      <w:pPr>
        <w:pStyle w:val="Code"/>
      </w:pPr>
      <w:r w:rsidRPr="00EC76D5">
        <w:t xml:space="preserve">        Assert.error((oldType.getMemberMap() == null) || (memberMap == null),</w:t>
      </w:r>
    </w:p>
    <w:p w14:paraId="0A5A5988" w14:textId="77777777" w:rsidR="00E46B7C" w:rsidRPr="00EC76D5" w:rsidRDefault="00E46B7C" w:rsidP="00E46B7C">
      <w:pPr>
        <w:pStyle w:val="Code"/>
      </w:pPr>
      <w:r w:rsidRPr="00EC76D5">
        <w:t xml:space="preserve">                      optName, "duplicate symbol");</w:t>
      </w:r>
    </w:p>
    <w:p w14:paraId="4729702D" w14:textId="77777777" w:rsidR="00E46B7C" w:rsidRPr="00EC76D5" w:rsidRDefault="00E46B7C" w:rsidP="00E46B7C">
      <w:pPr>
        <w:pStyle w:val="Code"/>
      </w:pPr>
      <w:r w:rsidRPr="00EC76D5">
        <w:t xml:space="preserve">        </w:t>
      </w:r>
    </w:p>
    <w:p w14:paraId="1BC149EA" w14:textId="77777777" w:rsidR="00E46B7C" w:rsidRPr="00EC76D5" w:rsidRDefault="00E46B7C" w:rsidP="00E46B7C">
      <w:pPr>
        <w:pStyle w:val="Code"/>
      </w:pPr>
      <w:r w:rsidRPr="00EC76D5">
        <w:t xml:space="preserve">        if (oldType.getMemberMap() == null) {</w:t>
      </w:r>
    </w:p>
    <w:p w14:paraId="613D4822" w14:textId="77777777" w:rsidR="00E46B7C" w:rsidRPr="00EC76D5" w:rsidRDefault="00E46B7C" w:rsidP="00E46B7C">
      <w:pPr>
        <w:pStyle w:val="Code"/>
      </w:pPr>
      <w:r w:rsidRPr="00EC76D5">
        <w:t xml:space="preserve">          oldType.setMemberMap(memberMap);</w:t>
      </w:r>
    </w:p>
    <w:p w14:paraId="07052E0D" w14:textId="77777777" w:rsidR="00E46B7C" w:rsidRPr="00EC76D5" w:rsidRDefault="00E46B7C" w:rsidP="00E46B7C">
      <w:pPr>
        <w:pStyle w:val="Code"/>
      </w:pPr>
      <w:r w:rsidRPr="00EC76D5">
        <w:t xml:space="preserve">        }</w:t>
      </w:r>
    </w:p>
    <w:p w14:paraId="6CC45933" w14:textId="77777777" w:rsidR="00E46B7C" w:rsidRPr="00EC76D5" w:rsidRDefault="00E46B7C" w:rsidP="00E46B7C">
      <w:pPr>
        <w:pStyle w:val="Code"/>
      </w:pPr>
      <w:r w:rsidRPr="00EC76D5">
        <w:t xml:space="preserve">        </w:t>
      </w:r>
    </w:p>
    <w:p w14:paraId="439EE75F" w14:textId="77777777" w:rsidR="00E46B7C" w:rsidRPr="00EC76D5" w:rsidRDefault="00E46B7C" w:rsidP="00E46B7C">
      <w:pPr>
        <w:pStyle w:val="Code"/>
      </w:pPr>
      <w:r w:rsidRPr="00EC76D5">
        <w:t xml:space="preserve">        return oldType;</w:t>
      </w:r>
    </w:p>
    <w:p w14:paraId="421F0C71" w14:textId="77777777" w:rsidR="00E46B7C" w:rsidRPr="00EC76D5" w:rsidRDefault="00E46B7C" w:rsidP="00E46B7C">
      <w:pPr>
        <w:pStyle w:val="Code"/>
      </w:pPr>
      <w:r w:rsidRPr="00EC76D5">
        <w:t xml:space="preserve">      }</w:t>
      </w:r>
    </w:p>
    <w:p w14:paraId="3C2D183A" w14:textId="77777777" w:rsidR="00E46B7C" w:rsidRPr="00EC76D5" w:rsidRDefault="00E46B7C" w:rsidP="00E46B7C">
      <w:pPr>
        <w:pStyle w:val="Code"/>
      </w:pPr>
      <w:r w:rsidRPr="00EC76D5">
        <w:t xml:space="preserve">      else {</w:t>
      </w:r>
    </w:p>
    <w:p w14:paraId="2907465C" w14:textId="77777777" w:rsidR="00E46B7C" w:rsidRPr="00EC76D5" w:rsidRDefault="00E46B7C" w:rsidP="00E46B7C">
      <w:pPr>
        <w:pStyle w:val="Code"/>
      </w:pPr>
      <w:r w:rsidRPr="00EC76D5">
        <w:t xml:space="preserve">        Type newType = Type.createStructOrUnionType(sort, memberMap, true);</w:t>
      </w:r>
    </w:p>
    <w:p w14:paraId="1722F05F" w14:textId="77777777" w:rsidR="00E46B7C" w:rsidRPr="00EC76D5" w:rsidRDefault="00E46B7C" w:rsidP="00E46B7C">
      <w:pPr>
        <w:pStyle w:val="Code"/>
      </w:pPr>
      <w:r w:rsidRPr="00EC76D5">
        <w:t xml:space="preserve">        Main.CurrentTable.getParentTable().addTag(optName, newType);</w:t>
      </w:r>
    </w:p>
    <w:p w14:paraId="326C21C9" w14:textId="77777777" w:rsidR="00E46B7C" w:rsidRPr="00EC76D5" w:rsidRDefault="00E46B7C" w:rsidP="00E46B7C">
      <w:pPr>
        <w:pStyle w:val="Code"/>
      </w:pPr>
      <w:r w:rsidRPr="00EC76D5">
        <w:t xml:space="preserve">        return newType;</w:t>
      </w:r>
    </w:p>
    <w:p w14:paraId="7958FB7A" w14:textId="77777777" w:rsidR="00E46B7C" w:rsidRPr="00EC76D5" w:rsidRDefault="00E46B7C" w:rsidP="00E46B7C">
      <w:pPr>
        <w:pStyle w:val="Code"/>
      </w:pPr>
      <w:r w:rsidRPr="00EC76D5">
        <w:t xml:space="preserve">      }      </w:t>
      </w:r>
    </w:p>
    <w:p w14:paraId="65B460E4" w14:textId="77777777" w:rsidR="00E46B7C" w:rsidRPr="00EC76D5" w:rsidRDefault="00E46B7C" w:rsidP="00E46B7C">
      <w:pPr>
        <w:pStyle w:val="Code"/>
      </w:pPr>
      <w:r w:rsidRPr="00EC76D5">
        <w:t xml:space="preserve">    }</w:t>
      </w:r>
    </w:p>
    <w:p w14:paraId="53F6087B" w14:textId="77777777" w:rsidR="00E46B7C" w:rsidRPr="00EC76D5" w:rsidRDefault="00E46B7C" w:rsidP="00E46B7C">
      <w:pPr>
        <w:pStyle w:val="Code"/>
      </w:pPr>
      <w:r w:rsidRPr="00EC76D5">
        <w:t xml:space="preserve">    else {</w:t>
      </w:r>
    </w:p>
    <w:p w14:paraId="20B047FA" w14:textId="77777777" w:rsidR="00E46B7C" w:rsidRPr="00EC76D5" w:rsidRDefault="00E46B7C" w:rsidP="00E46B7C">
      <w:pPr>
        <w:pStyle w:val="Code"/>
      </w:pPr>
      <w:r w:rsidRPr="00EC76D5">
        <w:t xml:space="preserve">      return Type.createStructOrUnionType(sort, memberMap, true);</w:t>
      </w:r>
    </w:p>
    <w:p w14:paraId="25C60DE0" w14:textId="77777777" w:rsidR="00E46B7C" w:rsidRPr="00EC76D5" w:rsidRDefault="00E46B7C" w:rsidP="00E46B7C">
      <w:pPr>
        <w:pStyle w:val="Code"/>
      </w:pPr>
      <w:r w:rsidRPr="00EC76D5">
        <w:t xml:space="preserve">    }  </w:t>
      </w:r>
    </w:p>
    <w:p w14:paraId="7729E98C" w14:textId="3A0F0BDD" w:rsidR="00E40B78" w:rsidRPr="00EC76D5" w:rsidRDefault="00E46B7C" w:rsidP="00E46B7C">
      <w:pPr>
        <w:pStyle w:val="Code"/>
      </w:pPr>
      <w:r w:rsidRPr="00EC76D5">
        <w:lastRenderedPageBreak/>
        <w:t xml:space="preserve">  }</w:t>
      </w:r>
    </w:p>
    <w:p w14:paraId="1DF19A25" w14:textId="77777777" w:rsidR="00E40B78" w:rsidRPr="00EC76D5" w:rsidRDefault="00E40B78" w:rsidP="00E40B78">
      <w:r w:rsidRPr="00EC76D5">
        <w:t xml:space="preserve">When accessing a named struct or union, we look it up in the tag table (not the symbol table) and make sure is has the right sort (struct, union, or </w:t>
      </w:r>
      <w:proofErr w:type="spellStart"/>
      <w:r w:rsidRPr="00EC76D5">
        <w:t>enum</w:t>
      </w:r>
      <w:proofErr w:type="spellEnd"/>
      <w:r w:rsidRPr="00EC76D5">
        <w:t>).</w:t>
      </w:r>
    </w:p>
    <w:p w14:paraId="2F686BAD" w14:textId="77777777" w:rsidR="00341DF2" w:rsidRPr="00EC76D5" w:rsidRDefault="00341DF2" w:rsidP="00341DF2">
      <w:pPr>
        <w:pStyle w:val="Code"/>
      </w:pPr>
      <w:r w:rsidRPr="00EC76D5">
        <w:t xml:space="preserve">  public static Type lookupStructUnionSpecifier(String name, Sort sort) {</w:t>
      </w:r>
    </w:p>
    <w:p w14:paraId="53F799FF" w14:textId="77777777" w:rsidR="00341DF2" w:rsidRPr="00EC76D5" w:rsidRDefault="00341DF2" w:rsidP="00341DF2">
      <w:pPr>
        <w:pStyle w:val="Code"/>
      </w:pPr>
      <w:r w:rsidRPr="00EC76D5">
        <w:t xml:space="preserve">    Type type = Main.CurrentTable.lookupTag(name);</w:t>
      </w:r>
    </w:p>
    <w:p w14:paraId="5CDBB6C8" w14:textId="77777777" w:rsidR="00341DF2" w:rsidRPr="00EC76D5" w:rsidRDefault="00341DF2" w:rsidP="00341DF2">
      <w:pPr>
        <w:pStyle w:val="Code"/>
      </w:pPr>
      <w:r w:rsidRPr="00EC76D5">
        <w:t xml:space="preserve">    </w:t>
      </w:r>
    </w:p>
    <w:p w14:paraId="74000D1D" w14:textId="77777777" w:rsidR="00341DF2" w:rsidRPr="00EC76D5" w:rsidRDefault="00341DF2" w:rsidP="00341DF2">
      <w:pPr>
        <w:pStyle w:val="Code"/>
      </w:pPr>
      <w:r w:rsidRPr="00EC76D5">
        <w:t xml:space="preserve">    if (type != null) {</w:t>
      </w:r>
    </w:p>
    <w:p w14:paraId="41041868" w14:textId="77777777" w:rsidR="00341DF2" w:rsidRPr="00EC76D5" w:rsidRDefault="00341DF2" w:rsidP="00341DF2">
      <w:pPr>
        <w:pStyle w:val="Code"/>
      </w:pPr>
      <w:r w:rsidRPr="00EC76D5">
        <w:t xml:space="preserve">      type = Type.createStructOrUnionType(sort, type.getMemberMap(), true);</w:t>
      </w:r>
    </w:p>
    <w:p w14:paraId="552925D2" w14:textId="77777777" w:rsidR="00341DF2" w:rsidRPr="00EC76D5" w:rsidRDefault="00341DF2" w:rsidP="00341DF2">
      <w:pPr>
        <w:pStyle w:val="Code"/>
      </w:pPr>
      <w:r w:rsidRPr="00EC76D5">
        <w:t xml:space="preserve">      Assert.error(type.getSort() == sort, name, "invalid type");</w:t>
      </w:r>
    </w:p>
    <w:p w14:paraId="269CD38A" w14:textId="77777777" w:rsidR="00341DF2" w:rsidRPr="00EC76D5" w:rsidRDefault="00341DF2" w:rsidP="00341DF2">
      <w:pPr>
        <w:pStyle w:val="Code"/>
      </w:pPr>
      <w:r w:rsidRPr="00EC76D5">
        <w:t xml:space="preserve">    }</w:t>
      </w:r>
    </w:p>
    <w:p w14:paraId="696C1E56" w14:textId="77777777" w:rsidR="00341DF2" w:rsidRPr="00EC76D5" w:rsidRDefault="00341DF2" w:rsidP="00341DF2">
      <w:pPr>
        <w:pStyle w:val="Code"/>
      </w:pPr>
      <w:r w:rsidRPr="00EC76D5">
        <w:t xml:space="preserve">    else {</w:t>
      </w:r>
    </w:p>
    <w:p w14:paraId="73D4B4D6" w14:textId="77777777" w:rsidR="00341DF2" w:rsidRPr="00EC76D5" w:rsidRDefault="00341DF2" w:rsidP="00341DF2">
      <w:pPr>
        <w:pStyle w:val="Code"/>
      </w:pPr>
      <w:r w:rsidRPr="00EC76D5">
        <w:t xml:space="preserve">      type = Type.createStructOrUnionType(sort, null, true);</w:t>
      </w:r>
    </w:p>
    <w:p w14:paraId="422A6FA7" w14:textId="77777777" w:rsidR="00341DF2" w:rsidRPr="00EC76D5" w:rsidRDefault="00341DF2" w:rsidP="00341DF2">
      <w:pPr>
        <w:pStyle w:val="Code"/>
      </w:pPr>
      <w:r w:rsidRPr="00EC76D5">
        <w:t xml:space="preserve">      Main.CurrentTable.addTag(name, type);</w:t>
      </w:r>
    </w:p>
    <w:p w14:paraId="710A2186" w14:textId="77777777" w:rsidR="00341DF2" w:rsidRPr="00EC76D5" w:rsidRDefault="00341DF2" w:rsidP="00341DF2">
      <w:pPr>
        <w:pStyle w:val="Code"/>
      </w:pPr>
      <w:r w:rsidRPr="00EC76D5">
        <w:t xml:space="preserve">    }</w:t>
      </w:r>
    </w:p>
    <w:p w14:paraId="2CB4F2F0" w14:textId="77777777" w:rsidR="00341DF2" w:rsidRPr="00EC76D5" w:rsidRDefault="00341DF2" w:rsidP="00341DF2">
      <w:pPr>
        <w:pStyle w:val="Code"/>
      </w:pPr>
    </w:p>
    <w:p w14:paraId="34D8B256" w14:textId="77777777" w:rsidR="00341DF2" w:rsidRPr="00EC76D5" w:rsidRDefault="00341DF2" w:rsidP="00341DF2">
      <w:pPr>
        <w:pStyle w:val="Code"/>
      </w:pPr>
      <w:r w:rsidRPr="00EC76D5">
        <w:t xml:space="preserve">    return type;</w:t>
      </w:r>
    </w:p>
    <w:p w14:paraId="7A4E410C" w14:textId="783E5C37" w:rsidR="00E40B78" w:rsidRPr="00EC76D5" w:rsidRDefault="00341DF2" w:rsidP="00341DF2">
      <w:pPr>
        <w:pStyle w:val="Code"/>
      </w:pPr>
      <w:r w:rsidRPr="00EC76D5">
        <w:t xml:space="preserve">  }</w:t>
      </w:r>
    </w:p>
    <w:p w14:paraId="272255B5" w14:textId="462E3823" w:rsidR="00E40B78" w:rsidRPr="00EC76D5" w:rsidRDefault="00E40B78" w:rsidP="00E40B78">
      <w:pPr>
        <w:pStyle w:val="Rubrik3"/>
      </w:pPr>
      <w:bookmarkStart w:id="59" w:name="_Toc481936151"/>
      <w:r w:rsidRPr="00EC76D5">
        <w:t>Enum</w:t>
      </w:r>
      <w:bookmarkEnd w:id="59"/>
    </w:p>
    <w:p w14:paraId="6B3ECD67" w14:textId="3A9C424B" w:rsidR="00E40B78" w:rsidRPr="00EC76D5" w:rsidRDefault="00E40B78" w:rsidP="00E40B78">
      <w:r w:rsidRPr="00EC76D5">
        <w:t xml:space="preserve">When generating </w:t>
      </w:r>
      <w:proofErr w:type="spellStart"/>
      <w:r w:rsidRPr="00EC76D5">
        <w:t>enum</w:t>
      </w:r>
      <w:r w:rsidR="001D3CE7" w:rsidRPr="00EC76D5">
        <w:t>s</w:t>
      </w:r>
      <w:proofErr w:type="spellEnd"/>
      <w:r w:rsidRPr="00EC76D5">
        <w:t xml:space="preserve"> we use the </w:t>
      </w:r>
      <w:proofErr w:type="spellStart"/>
      <w:r w:rsidRPr="00EC76D5">
        <w:rPr>
          <w:rStyle w:val="CodeInText"/>
        </w:rPr>
        <w:t>Main.EnumValueStack</w:t>
      </w:r>
      <w:proofErr w:type="spellEnd"/>
      <w:r w:rsidRPr="00EC76D5">
        <w:t xml:space="preserve">, to keep track of the current </w:t>
      </w:r>
      <w:proofErr w:type="spellStart"/>
      <w:r w:rsidRPr="00EC76D5">
        <w:t>enum</w:t>
      </w:r>
      <w:proofErr w:type="spellEnd"/>
      <w:r w:rsidRPr="00EC76D5">
        <w:t xml:space="preserve"> value. We also push the symbol table.</w:t>
      </w:r>
    </w:p>
    <w:p w14:paraId="635AE1A6" w14:textId="108183DD" w:rsidR="00E40B78" w:rsidRPr="00EC76D5" w:rsidRDefault="002E67B8" w:rsidP="00E40B78">
      <w:pPr>
        <w:pStyle w:val="CodeHeader"/>
      </w:pPr>
      <w:proofErr w:type="spellStart"/>
      <w:r>
        <w:t>MainParser.gppg</w:t>
      </w:r>
      <w:proofErr w:type="spellEnd"/>
    </w:p>
    <w:p w14:paraId="35B317B8" w14:textId="77777777" w:rsidR="00EA65E9" w:rsidRPr="00EC76D5" w:rsidRDefault="00EA65E9" w:rsidP="00EA65E9">
      <w:pPr>
        <w:pStyle w:val="Code"/>
      </w:pPr>
      <w:r w:rsidRPr="00EC76D5">
        <w:t>enum_specifier:</w:t>
      </w:r>
    </w:p>
    <w:p w14:paraId="32A1C549" w14:textId="77777777" w:rsidR="00EA65E9" w:rsidRPr="00EC76D5" w:rsidRDefault="00EA65E9" w:rsidP="00EA65E9">
      <w:pPr>
        <w:pStyle w:val="Code"/>
      </w:pPr>
      <w:r w:rsidRPr="00EC76D5">
        <w:t xml:space="preserve">    ENUM optional_identifier {</w:t>
      </w:r>
    </w:p>
    <w:p w14:paraId="031A5A63" w14:textId="77777777" w:rsidR="00EA65E9" w:rsidRPr="00EC76D5" w:rsidRDefault="00EA65E9" w:rsidP="00EA65E9">
      <w:pPr>
        <w:pStyle w:val="Code"/>
      </w:pPr>
      <w:r w:rsidRPr="00EC76D5">
        <w:t xml:space="preserve">      Main.EnumValueStack.push(BigInteger.ZERO);</w:t>
      </w:r>
    </w:p>
    <w:p w14:paraId="250A4BC7" w14:textId="77777777" w:rsidR="00EA65E9" w:rsidRPr="00EC76D5" w:rsidRDefault="00EA65E9" w:rsidP="00EA65E9">
      <w:pPr>
        <w:pStyle w:val="Code"/>
      </w:pPr>
      <w:r w:rsidRPr="00EC76D5">
        <w:t xml:space="preserve">    }</w:t>
      </w:r>
    </w:p>
    <w:p w14:paraId="1709D389" w14:textId="77777777" w:rsidR="00EA65E9" w:rsidRPr="00EC76D5" w:rsidRDefault="00EA65E9" w:rsidP="00EA65E9">
      <w:pPr>
        <w:pStyle w:val="Code"/>
      </w:pPr>
      <w:r w:rsidRPr="00EC76D5">
        <w:t xml:space="preserve">    LEFT_BLOCK enum_list RIGHT_BLOCK {</w:t>
      </w:r>
    </w:p>
    <w:p w14:paraId="6F04E8C3" w14:textId="77777777" w:rsidR="00EA65E9" w:rsidRPr="00EC76D5" w:rsidRDefault="00EA65E9" w:rsidP="00EA65E9">
      <w:pPr>
        <w:pStyle w:val="Code"/>
      </w:pPr>
      <w:r w:rsidRPr="00EC76D5">
        <w:t xml:space="preserve">      $$ = GenerateDeclaration.generateEnumSpecifier($2, $5);</w:t>
      </w:r>
    </w:p>
    <w:p w14:paraId="2A62714F" w14:textId="77777777" w:rsidR="00EA65E9" w:rsidRPr="00EC76D5" w:rsidRDefault="00EA65E9" w:rsidP="00EA65E9">
      <w:pPr>
        <w:pStyle w:val="Code"/>
      </w:pPr>
      <w:r w:rsidRPr="00EC76D5">
        <w:t xml:space="preserve">      Main.EnumValueStack.pop();</w:t>
      </w:r>
    </w:p>
    <w:p w14:paraId="1DA1AFE7" w14:textId="77777777" w:rsidR="00EA65E9" w:rsidRPr="00EC76D5" w:rsidRDefault="00EA65E9" w:rsidP="00EA65E9">
      <w:pPr>
        <w:pStyle w:val="Code"/>
      </w:pPr>
      <w:r w:rsidRPr="00EC76D5">
        <w:t xml:space="preserve">    }</w:t>
      </w:r>
    </w:p>
    <w:p w14:paraId="5EE60057" w14:textId="77777777" w:rsidR="00EA65E9" w:rsidRPr="00EC76D5" w:rsidRDefault="00EA65E9" w:rsidP="00EA65E9">
      <w:pPr>
        <w:pStyle w:val="Code"/>
      </w:pPr>
      <w:r w:rsidRPr="00EC76D5">
        <w:t xml:space="preserve">  | ENUM IDENTIFIER {</w:t>
      </w:r>
    </w:p>
    <w:p w14:paraId="38A7F820" w14:textId="77777777" w:rsidR="00EA65E9" w:rsidRPr="00EC76D5" w:rsidRDefault="00EA65E9" w:rsidP="00EA65E9">
      <w:pPr>
        <w:pStyle w:val="Code"/>
      </w:pPr>
      <w:r w:rsidRPr="00EC76D5">
        <w:t xml:space="preserve">      $$ = GenerateDeclaration.lookupEnum($2);</w:t>
      </w:r>
    </w:p>
    <w:p w14:paraId="1EE6BA65" w14:textId="77777777" w:rsidR="00EA65E9" w:rsidRPr="00EC76D5" w:rsidRDefault="00EA65E9" w:rsidP="00EA65E9">
      <w:pPr>
        <w:pStyle w:val="Code"/>
      </w:pPr>
      <w:r w:rsidRPr="00EC76D5">
        <w:t xml:space="preserve">    };</w:t>
      </w:r>
    </w:p>
    <w:p w14:paraId="14897535" w14:textId="77777777" w:rsidR="00EA65E9" w:rsidRPr="00EC76D5" w:rsidRDefault="00EA65E9" w:rsidP="00EA65E9">
      <w:pPr>
        <w:pStyle w:val="Code"/>
      </w:pPr>
    </w:p>
    <w:p w14:paraId="786234CA" w14:textId="77777777" w:rsidR="00EA65E9" w:rsidRPr="00EC76D5" w:rsidRDefault="00EA65E9" w:rsidP="00EA65E9">
      <w:pPr>
        <w:pStyle w:val="Code"/>
      </w:pPr>
      <w:r w:rsidRPr="00EC76D5">
        <w:t>enum_list:</w:t>
      </w:r>
    </w:p>
    <w:p w14:paraId="6A900E9C" w14:textId="77777777" w:rsidR="00EA65E9" w:rsidRPr="00EC76D5" w:rsidRDefault="00EA65E9" w:rsidP="00EA65E9">
      <w:pPr>
        <w:pStyle w:val="Code"/>
      </w:pPr>
      <w:r w:rsidRPr="00EC76D5">
        <w:t xml:space="preserve">    enum {</w:t>
      </w:r>
    </w:p>
    <w:p w14:paraId="338D5FCC" w14:textId="77777777" w:rsidR="00EA65E9" w:rsidRPr="00EC76D5" w:rsidRDefault="00EA65E9" w:rsidP="00EA65E9">
      <w:pPr>
        <w:pStyle w:val="Code"/>
      </w:pPr>
      <w:r w:rsidRPr="00EC76D5">
        <w:t xml:space="preserve">      $$ = new LinkedList&lt;&gt;();</w:t>
      </w:r>
    </w:p>
    <w:p w14:paraId="51A0E8E1" w14:textId="77777777" w:rsidR="00EA65E9" w:rsidRPr="00EC76D5" w:rsidRDefault="00EA65E9" w:rsidP="00EA65E9">
      <w:pPr>
        <w:pStyle w:val="Code"/>
      </w:pPr>
      <w:r w:rsidRPr="00EC76D5">
        <w:t xml:space="preserve">      ((List) $$).add($1);</w:t>
      </w:r>
    </w:p>
    <w:p w14:paraId="2512DC6D" w14:textId="77777777" w:rsidR="00EA65E9" w:rsidRPr="00EC76D5" w:rsidRDefault="00EA65E9" w:rsidP="00EA65E9">
      <w:pPr>
        <w:pStyle w:val="Code"/>
      </w:pPr>
      <w:r w:rsidRPr="00EC76D5">
        <w:t xml:space="preserve">    }</w:t>
      </w:r>
    </w:p>
    <w:p w14:paraId="5F9F0F85" w14:textId="77777777" w:rsidR="00EA65E9" w:rsidRPr="00EC76D5" w:rsidRDefault="00EA65E9" w:rsidP="00EA65E9">
      <w:pPr>
        <w:pStyle w:val="Code"/>
      </w:pPr>
      <w:r w:rsidRPr="00EC76D5">
        <w:t xml:space="preserve">  | enum_list COMMA enum {</w:t>
      </w:r>
    </w:p>
    <w:p w14:paraId="74235DEB" w14:textId="77777777" w:rsidR="00EA65E9" w:rsidRPr="00EC76D5" w:rsidRDefault="00EA65E9" w:rsidP="00EA65E9">
      <w:pPr>
        <w:pStyle w:val="Code"/>
      </w:pPr>
      <w:r w:rsidRPr="00EC76D5">
        <w:t xml:space="preserve">      $1.add($3);      </w:t>
      </w:r>
    </w:p>
    <w:p w14:paraId="0BD70333" w14:textId="77777777" w:rsidR="00EA65E9" w:rsidRPr="00EC76D5" w:rsidRDefault="00EA65E9" w:rsidP="00EA65E9">
      <w:pPr>
        <w:pStyle w:val="Code"/>
      </w:pPr>
      <w:r w:rsidRPr="00EC76D5">
        <w:t xml:space="preserve">      $$ = $1;</w:t>
      </w:r>
    </w:p>
    <w:p w14:paraId="52A274B2" w14:textId="77777777" w:rsidR="00EA65E9" w:rsidRPr="00EC76D5" w:rsidRDefault="00EA65E9" w:rsidP="00EA65E9">
      <w:pPr>
        <w:pStyle w:val="Code"/>
      </w:pPr>
      <w:r w:rsidRPr="00EC76D5">
        <w:t xml:space="preserve">    };</w:t>
      </w:r>
    </w:p>
    <w:p w14:paraId="3D63C135" w14:textId="77777777" w:rsidR="00EA65E9" w:rsidRPr="00EC76D5" w:rsidRDefault="00EA65E9" w:rsidP="00EA65E9">
      <w:pPr>
        <w:pStyle w:val="Code"/>
      </w:pPr>
    </w:p>
    <w:p w14:paraId="36F7E15A" w14:textId="77777777" w:rsidR="00EA65E9" w:rsidRPr="00EC76D5" w:rsidRDefault="00EA65E9" w:rsidP="00EA65E9">
      <w:pPr>
        <w:pStyle w:val="Code"/>
      </w:pPr>
      <w:r w:rsidRPr="00EC76D5">
        <w:t>enum:</w:t>
      </w:r>
    </w:p>
    <w:p w14:paraId="5E8CFE07" w14:textId="77777777" w:rsidR="00EA65E9" w:rsidRPr="00EC76D5" w:rsidRDefault="00EA65E9" w:rsidP="00EA65E9">
      <w:pPr>
        <w:pStyle w:val="Code"/>
      </w:pPr>
      <w:r w:rsidRPr="00EC76D5">
        <w:t xml:space="preserve">    IDENTIFIER {</w:t>
      </w:r>
    </w:p>
    <w:p w14:paraId="61FA458E" w14:textId="77777777" w:rsidR="00EA65E9" w:rsidRPr="00EC76D5" w:rsidRDefault="00EA65E9" w:rsidP="00EA65E9">
      <w:pPr>
        <w:pStyle w:val="Code"/>
      </w:pPr>
      <w:r w:rsidRPr="00EC76D5">
        <w:t xml:space="preserve">       $$ = GenerateDeclaration.generateEnumItem($1, null);</w:t>
      </w:r>
    </w:p>
    <w:p w14:paraId="594B51D2" w14:textId="77777777" w:rsidR="00EA65E9" w:rsidRPr="00EC76D5" w:rsidRDefault="00EA65E9" w:rsidP="00EA65E9">
      <w:pPr>
        <w:pStyle w:val="Code"/>
      </w:pPr>
      <w:r w:rsidRPr="00EC76D5">
        <w:t xml:space="preserve">    }</w:t>
      </w:r>
    </w:p>
    <w:p w14:paraId="398EBB15" w14:textId="77777777" w:rsidR="00EA65E9" w:rsidRPr="00EC76D5" w:rsidRDefault="00EA65E9" w:rsidP="00EA65E9">
      <w:pPr>
        <w:pStyle w:val="Code"/>
      </w:pPr>
      <w:r w:rsidRPr="00EC76D5">
        <w:t xml:space="preserve">  | IDENTIFIER ASSIGN constant_expression {</w:t>
      </w:r>
    </w:p>
    <w:p w14:paraId="33ABEDA5" w14:textId="77777777" w:rsidR="00EA65E9" w:rsidRPr="00EC76D5" w:rsidRDefault="00EA65E9" w:rsidP="00EA65E9">
      <w:pPr>
        <w:pStyle w:val="Code"/>
      </w:pPr>
      <w:r w:rsidRPr="00EC76D5">
        <w:t xml:space="preserve">       $$ = GenerateDeclaration.generateEnumItem($1, $3);</w:t>
      </w:r>
    </w:p>
    <w:p w14:paraId="295BE1B2" w14:textId="65C8A4B0" w:rsidR="00EA65E9" w:rsidRPr="00EC76D5" w:rsidRDefault="00EA65E9" w:rsidP="00EA65E9">
      <w:pPr>
        <w:pStyle w:val="Code"/>
      </w:pPr>
      <w:r w:rsidRPr="00EC76D5">
        <w:t xml:space="preserve">    };</w:t>
      </w:r>
    </w:p>
    <w:p w14:paraId="7D029E7C" w14:textId="33B0F072" w:rsidR="00E40B78" w:rsidRPr="00EC76D5" w:rsidRDefault="000C6576" w:rsidP="00E40B78">
      <w:pPr>
        <w:pStyle w:val="CodeHeader"/>
      </w:pPr>
      <w:proofErr w:type="spellStart"/>
      <w:r>
        <w:t>MiddleCodeGenerator.cs</w:t>
      </w:r>
      <w:proofErr w:type="spellEnd"/>
    </w:p>
    <w:p w14:paraId="26D03FCD" w14:textId="77777777" w:rsidR="009B5517" w:rsidRPr="00EC76D5" w:rsidRDefault="00D62621" w:rsidP="00D62621">
      <w:pPr>
        <w:pStyle w:val="Code"/>
      </w:pPr>
      <w:r w:rsidRPr="00EC76D5">
        <w:t xml:space="preserve">  public static Symbol generateEnumItem(String itemName,</w:t>
      </w:r>
    </w:p>
    <w:p w14:paraId="2CE4AAFC" w14:textId="6B378906" w:rsidR="00D62621" w:rsidRPr="00EC76D5" w:rsidRDefault="009B5517" w:rsidP="00D62621">
      <w:pPr>
        <w:pStyle w:val="Code"/>
      </w:pPr>
      <w:r w:rsidRPr="00EC76D5">
        <w:lastRenderedPageBreak/>
        <w:t xml:space="preserve">                                       </w:t>
      </w:r>
      <w:r w:rsidR="00D62621" w:rsidRPr="00EC76D5">
        <w:t xml:space="preserve"> SyntaxTree opt</w:t>
      </w:r>
      <w:r w:rsidR="002F35C1">
        <w:t>Initializer</w:t>
      </w:r>
      <w:r w:rsidR="00D62621" w:rsidRPr="00EC76D5">
        <w:t>Tree) {</w:t>
      </w:r>
    </w:p>
    <w:p w14:paraId="5B80484E" w14:textId="77777777" w:rsidR="00D62621" w:rsidRPr="00EC76D5" w:rsidRDefault="00D62621" w:rsidP="00D62621">
      <w:pPr>
        <w:pStyle w:val="Code"/>
      </w:pPr>
      <w:r w:rsidRPr="00EC76D5">
        <w:t xml:space="preserve">    Type itemType = Type.createArithmeticType(Sort.Signed_Int);</w:t>
      </w:r>
    </w:p>
    <w:p w14:paraId="6362D278" w14:textId="77777777" w:rsidR="00D62621" w:rsidRPr="00EC76D5" w:rsidRDefault="00D62621" w:rsidP="00D62621">
      <w:pPr>
        <w:pStyle w:val="Code"/>
      </w:pPr>
      <w:r w:rsidRPr="00EC76D5">
        <w:t xml:space="preserve">    itemType.setConstant(true);</w:t>
      </w:r>
    </w:p>
    <w:p w14:paraId="61312247" w14:textId="77777777" w:rsidR="00D62621" w:rsidRPr="00EC76D5" w:rsidRDefault="00D62621" w:rsidP="00D62621">
      <w:pPr>
        <w:pStyle w:val="Code"/>
      </w:pPr>
      <w:r w:rsidRPr="00EC76D5">
        <w:t xml:space="preserve">    BigInteger bigValue;</w:t>
      </w:r>
    </w:p>
    <w:p w14:paraId="34FCF215" w14:textId="77777777" w:rsidR="00D62621" w:rsidRPr="00EC76D5" w:rsidRDefault="00D62621" w:rsidP="00D62621">
      <w:pPr>
        <w:pStyle w:val="Code"/>
      </w:pPr>
    </w:p>
    <w:p w14:paraId="66DFE5DF" w14:textId="636AD32C" w:rsidR="00D62621" w:rsidRPr="00EC76D5" w:rsidRDefault="00D62621" w:rsidP="00D62621">
      <w:pPr>
        <w:pStyle w:val="Code"/>
      </w:pPr>
      <w:r w:rsidRPr="00EC76D5">
        <w:t xml:space="preserve">    if (opt</w:t>
      </w:r>
      <w:r w:rsidR="002F35C1">
        <w:t>Initializer</w:t>
      </w:r>
      <w:r w:rsidRPr="00EC76D5">
        <w:t>Tree != null) {</w:t>
      </w:r>
    </w:p>
    <w:p w14:paraId="36827879" w14:textId="77777777" w:rsidR="00D62621" w:rsidRPr="00EC76D5" w:rsidRDefault="00D62621" w:rsidP="00D62621">
      <w:pPr>
        <w:pStyle w:val="Code"/>
      </w:pPr>
      <w:r w:rsidRPr="00EC76D5">
        <w:t xml:space="preserve">      Main.EnumValueStack.pop();</w:t>
      </w:r>
    </w:p>
    <w:p w14:paraId="46549957" w14:textId="32FE8AE5" w:rsidR="00D62621" w:rsidRPr="00EC76D5" w:rsidRDefault="00D62621" w:rsidP="00D62621">
      <w:pPr>
        <w:pStyle w:val="Code"/>
      </w:pPr>
      <w:r w:rsidRPr="00EC76D5">
        <w:t xml:space="preserve">      bigValue = (BigInteger) opt</w:t>
      </w:r>
      <w:r w:rsidR="002F35C1">
        <w:t>Initializer</w:t>
      </w:r>
      <w:r w:rsidRPr="00EC76D5">
        <w:t>Tree.getSymbol().getValue();</w:t>
      </w:r>
    </w:p>
    <w:p w14:paraId="368B8136" w14:textId="77777777" w:rsidR="00D62621" w:rsidRPr="00EC76D5" w:rsidRDefault="00D62621" w:rsidP="00D62621">
      <w:pPr>
        <w:pStyle w:val="Code"/>
      </w:pPr>
      <w:r w:rsidRPr="00EC76D5">
        <w:t xml:space="preserve">    }</w:t>
      </w:r>
    </w:p>
    <w:p w14:paraId="20E8CFF5" w14:textId="77777777" w:rsidR="00D62621" w:rsidRPr="00EC76D5" w:rsidRDefault="00D62621" w:rsidP="00D62621">
      <w:pPr>
        <w:pStyle w:val="Code"/>
      </w:pPr>
      <w:r w:rsidRPr="00EC76D5">
        <w:t xml:space="preserve">    else {</w:t>
      </w:r>
    </w:p>
    <w:p w14:paraId="1E7EAD97" w14:textId="77777777" w:rsidR="00D62621" w:rsidRPr="00EC76D5" w:rsidRDefault="00D62621" w:rsidP="00D62621">
      <w:pPr>
        <w:pStyle w:val="Code"/>
      </w:pPr>
      <w:r w:rsidRPr="00EC76D5">
        <w:t xml:space="preserve">      bigValue = Main.EnumValueStack.pop();</w:t>
      </w:r>
    </w:p>
    <w:p w14:paraId="7CD64D8C" w14:textId="77777777" w:rsidR="00D62621" w:rsidRPr="00EC76D5" w:rsidRDefault="00D62621" w:rsidP="00D62621">
      <w:pPr>
        <w:pStyle w:val="Code"/>
      </w:pPr>
      <w:r w:rsidRPr="00EC76D5">
        <w:t xml:space="preserve">    }</w:t>
      </w:r>
    </w:p>
    <w:p w14:paraId="4469EFF1" w14:textId="77777777" w:rsidR="00D62621" w:rsidRPr="00EC76D5" w:rsidRDefault="00D62621" w:rsidP="00D62621">
      <w:pPr>
        <w:pStyle w:val="Code"/>
      </w:pPr>
      <w:r w:rsidRPr="00EC76D5">
        <w:t xml:space="preserve">    </w:t>
      </w:r>
    </w:p>
    <w:p w14:paraId="2F26C299" w14:textId="77777777" w:rsidR="00D62621" w:rsidRPr="00EC76D5" w:rsidRDefault="00D62621" w:rsidP="00D62621">
      <w:pPr>
        <w:pStyle w:val="Code"/>
      </w:pPr>
      <w:r w:rsidRPr="00EC76D5">
        <w:t xml:space="preserve">    Symbol itemSymbol = Symbol.createVariableSymbol(itemName, true,</w:t>
      </w:r>
    </w:p>
    <w:p w14:paraId="7D043D72" w14:textId="04409015" w:rsidR="00D62621" w:rsidRPr="00EC76D5" w:rsidRDefault="00D62621" w:rsidP="00D62621">
      <w:pPr>
        <w:pStyle w:val="Code"/>
      </w:pPr>
      <w:r w:rsidRPr="00EC76D5">
        <w:t xml:space="preserve">            </w:t>
      </w:r>
      <w:r w:rsidR="009B5517" w:rsidRPr="00EC76D5">
        <w:t xml:space="preserve">                        </w:t>
      </w:r>
      <w:r w:rsidRPr="00EC76D5">
        <w:t xml:space="preserve"> Storage.Extern,</w:t>
      </w:r>
      <w:r w:rsidR="009B5517" w:rsidRPr="00EC76D5">
        <w:t xml:space="preserve"> </w:t>
      </w:r>
      <w:r w:rsidRPr="00EC76D5">
        <w:t>itemType,</w:t>
      </w:r>
      <w:r w:rsidR="009B5517" w:rsidRPr="00EC76D5">
        <w:t xml:space="preserve"> </w:t>
      </w:r>
      <w:r w:rsidRPr="00EC76D5">
        <w:t>bigValue);</w:t>
      </w:r>
    </w:p>
    <w:p w14:paraId="26B644C3" w14:textId="77777777" w:rsidR="00D62621" w:rsidRPr="00EC76D5" w:rsidRDefault="00D62621" w:rsidP="00D62621">
      <w:pPr>
        <w:pStyle w:val="Code"/>
      </w:pPr>
      <w:r w:rsidRPr="00EC76D5">
        <w:t xml:space="preserve">    Main.CurrentTable.addSymbol(itemSymbol);</w:t>
      </w:r>
    </w:p>
    <w:p w14:paraId="3978BA8B" w14:textId="77777777" w:rsidR="00D62621" w:rsidRPr="00EC76D5" w:rsidRDefault="00D62621" w:rsidP="00D62621">
      <w:pPr>
        <w:pStyle w:val="Code"/>
      </w:pPr>
      <w:r w:rsidRPr="00EC76D5">
        <w:t xml:space="preserve">    Main.EnumValueStack.push(bigValue.add(BigInteger.ONE));</w:t>
      </w:r>
    </w:p>
    <w:p w14:paraId="679927D5" w14:textId="77777777" w:rsidR="00D62621" w:rsidRPr="00EC76D5" w:rsidRDefault="00D62621" w:rsidP="00D62621">
      <w:pPr>
        <w:pStyle w:val="Code"/>
      </w:pPr>
      <w:r w:rsidRPr="00EC76D5">
        <w:t xml:space="preserve">    return itemSymbol;</w:t>
      </w:r>
    </w:p>
    <w:p w14:paraId="7999FF33" w14:textId="77777777" w:rsidR="00D62621" w:rsidRPr="00EC76D5" w:rsidRDefault="00D62621" w:rsidP="00D62621">
      <w:pPr>
        <w:pStyle w:val="Code"/>
      </w:pPr>
      <w:r w:rsidRPr="00EC76D5">
        <w:t xml:space="preserve">  }</w:t>
      </w:r>
    </w:p>
    <w:p w14:paraId="23E04C27" w14:textId="77777777" w:rsidR="00D62621" w:rsidRPr="00EC76D5" w:rsidRDefault="00D62621" w:rsidP="00D62621">
      <w:pPr>
        <w:pStyle w:val="Code"/>
      </w:pPr>
      <w:r w:rsidRPr="00EC76D5">
        <w:t xml:space="preserve">  </w:t>
      </w:r>
    </w:p>
    <w:p w14:paraId="3D4B887D" w14:textId="77777777" w:rsidR="009B5517" w:rsidRPr="00EC76D5" w:rsidRDefault="00D62621" w:rsidP="00D62621">
      <w:pPr>
        <w:pStyle w:val="Code"/>
      </w:pPr>
      <w:r w:rsidRPr="00EC76D5">
        <w:t xml:space="preserve">  public static Type generateEnumSpecifier(String optName,</w:t>
      </w:r>
    </w:p>
    <w:p w14:paraId="6ED63B1F" w14:textId="0C83CC0B" w:rsidR="00D62621" w:rsidRPr="00EC76D5" w:rsidRDefault="009B5517" w:rsidP="00D62621">
      <w:pPr>
        <w:pStyle w:val="Code"/>
      </w:pPr>
      <w:r w:rsidRPr="00EC76D5">
        <w:t xml:space="preserve">                                          </w:t>
      </w:r>
      <w:r w:rsidR="00D62621" w:rsidRPr="00EC76D5">
        <w:t xml:space="preserve"> List&lt;Symbol&gt; symbolList) {</w:t>
      </w:r>
    </w:p>
    <w:p w14:paraId="2BA714FD" w14:textId="77777777" w:rsidR="00D62621" w:rsidRPr="00EC76D5" w:rsidRDefault="00D62621" w:rsidP="00D62621">
      <w:pPr>
        <w:pStyle w:val="Code"/>
      </w:pPr>
      <w:r w:rsidRPr="00EC76D5">
        <w:t xml:space="preserve">    Type type = Type.createEnumType(symbolList);</w:t>
      </w:r>
    </w:p>
    <w:p w14:paraId="43DD0A26" w14:textId="77777777" w:rsidR="00D62621" w:rsidRPr="00EC76D5" w:rsidRDefault="00D62621" w:rsidP="00D62621">
      <w:pPr>
        <w:pStyle w:val="Code"/>
      </w:pPr>
    </w:p>
    <w:p w14:paraId="11DB1E49" w14:textId="77777777" w:rsidR="00D62621" w:rsidRPr="00EC76D5" w:rsidRDefault="00D62621" w:rsidP="00D62621">
      <w:pPr>
        <w:pStyle w:val="Code"/>
      </w:pPr>
      <w:r w:rsidRPr="00EC76D5">
        <w:t xml:space="preserve">    if (optName != null) {</w:t>
      </w:r>
    </w:p>
    <w:p w14:paraId="1E259F21" w14:textId="77777777" w:rsidR="00D62621" w:rsidRPr="00EC76D5" w:rsidRDefault="00D62621" w:rsidP="00D62621">
      <w:pPr>
        <w:pStyle w:val="Code"/>
      </w:pPr>
      <w:r w:rsidRPr="00EC76D5">
        <w:t xml:space="preserve">      Main.CurrentTable.addTag(optName, type);</w:t>
      </w:r>
    </w:p>
    <w:p w14:paraId="245668D7" w14:textId="77777777" w:rsidR="00D62621" w:rsidRPr="00EC76D5" w:rsidRDefault="00D62621" w:rsidP="00D62621">
      <w:pPr>
        <w:pStyle w:val="Code"/>
      </w:pPr>
      <w:r w:rsidRPr="00EC76D5">
        <w:t xml:space="preserve">    }</w:t>
      </w:r>
    </w:p>
    <w:p w14:paraId="2200CE42" w14:textId="77777777" w:rsidR="00D62621" w:rsidRPr="00EC76D5" w:rsidRDefault="00D62621" w:rsidP="00D62621">
      <w:pPr>
        <w:pStyle w:val="Code"/>
      </w:pPr>
      <w:r w:rsidRPr="00EC76D5">
        <w:t xml:space="preserve">    </w:t>
      </w:r>
    </w:p>
    <w:p w14:paraId="13F57EC4" w14:textId="77777777" w:rsidR="00D62621" w:rsidRPr="00EC76D5" w:rsidRDefault="00D62621" w:rsidP="00D62621">
      <w:pPr>
        <w:pStyle w:val="Code"/>
      </w:pPr>
      <w:r w:rsidRPr="00EC76D5">
        <w:t xml:space="preserve">    return type;</w:t>
      </w:r>
    </w:p>
    <w:p w14:paraId="4C0CCEF0" w14:textId="77777777" w:rsidR="00D62621" w:rsidRPr="00EC76D5" w:rsidRDefault="00D62621" w:rsidP="00D62621">
      <w:pPr>
        <w:pStyle w:val="Code"/>
      </w:pPr>
      <w:r w:rsidRPr="00EC76D5">
        <w:t xml:space="preserve">  }</w:t>
      </w:r>
    </w:p>
    <w:p w14:paraId="226BADB3" w14:textId="77777777" w:rsidR="00D62621" w:rsidRPr="00EC76D5" w:rsidRDefault="00D62621" w:rsidP="00D62621">
      <w:pPr>
        <w:pStyle w:val="Code"/>
      </w:pPr>
    </w:p>
    <w:p w14:paraId="17F35DB5" w14:textId="77777777" w:rsidR="00D62621" w:rsidRPr="00EC76D5" w:rsidRDefault="00D62621" w:rsidP="00D62621">
      <w:pPr>
        <w:pStyle w:val="Code"/>
      </w:pPr>
      <w:r w:rsidRPr="00EC76D5">
        <w:t xml:space="preserve">  public static Type lookupEnum(String name) {</w:t>
      </w:r>
    </w:p>
    <w:p w14:paraId="6E5EACA3" w14:textId="77777777" w:rsidR="00D62621" w:rsidRPr="00EC76D5" w:rsidRDefault="00D62621" w:rsidP="00D62621">
      <w:pPr>
        <w:pStyle w:val="Code"/>
      </w:pPr>
      <w:r w:rsidRPr="00EC76D5">
        <w:t xml:space="preserve">    Type type = Main.CurrentTable.lookupTag(name);</w:t>
      </w:r>
    </w:p>
    <w:p w14:paraId="4111D8C9" w14:textId="77777777" w:rsidR="00D62621" w:rsidRPr="00EC76D5" w:rsidRDefault="00D62621" w:rsidP="00D62621">
      <w:pPr>
        <w:pStyle w:val="Code"/>
      </w:pPr>
      <w:r w:rsidRPr="00EC76D5">
        <w:t xml:space="preserve">    Assert.error(type != null, name, "unknown enum");</w:t>
      </w:r>
    </w:p>
    <w:p w14:paraId="64B65C54" w14:textId="77777777" w:rsidR="00D62621" w:rsidRPr="00EC76D5" w:rsidRDefault="00D62621" w:rsidP="00D62621">
      <w:pPr>
        <w:pStyle w:val="Code"/>
      </w:pPr>
      <w:r w:rsidRPr="00EC76D5">
        <w:t xml:space="preserve">    Assert.error(type.isEnum(), name, "not an enum");</w:t>
      </w:r>
    </w:p>
    <w:p w14:paraId="4300DD07" w14:textId="77777777" w:rsidR="00D62621" w:rsidRPr="00EC76D5" w:rsidRDefault="00D62621" w:rsidP="00D62621">
      <w:pPr>
        <w:pStyle w:val="Code"/>
      </w:pPr>
      <w:r w:rsidRPr="00EC76D5">
        <w:t xml:space="preserve">    return Type.createEnumType(type.getEnumerationList());</w:t>
      </w:r>
    </w:p>
    <w:p w14:paraId="7A51AA4A" w14:textId="132C3F92" w:rsidR="00D62621" w:rsidRPr="00EC76D5" w:rsidRDefault="00D62621" w:rsidP="00D62621">
      <w:pPr>
        <w:pStyle w:val="Code"/>
      </w:pPr>
      <w:r w:rsidRPr="00EC76D5">
        <w:t xml:space="preserve">  }</w:t>
      </w:r>
    </w:p>
    <w:p w14:paraId="6405E9F0" w14:textId="7CE5712D" w:rsidR="00E40B78" w:rsidRPr="00EC76D5" w:rsidRDefault="00E40B78" w:rsidP="00E40B78">
      <w:pPr>
        <w:pStyle w:val="Rubrik3"/>
      </w:pPr>
      <w:bookmarkStart w:id="60" w:name="_Toc481936152"/>
      <w:r w:rsidRPr="00EC76D5">
        <w:t>Declarator</w:t>
      </w:r>
      <w:bookmarkEnd w:id="60"/>
    </w:p>
    <w:p w14:paraId="51EC85E9" w14:textId="43F61879" w:rsidR="00E40B78" w:rsidRPr="00EC76D5" w:rsidRDefault="00E40B78" w:rsidP="00E40B78">
      <w:r w:rsidRPr="00EC76D5">
        <w:t xml:space="preserve">A </w:t>
      </w:r>
      <w:r w:rsidR="00AB7DF5">
        <w:t>declarator</w:t>
      </w:r>
      <w:r w:rsidRPr="00EC76D5">
        <w:t xml:space="preserve"> can be </w:t>
      </w:r>
      <w:r w:rsidR="00266D64">
        <w:t>initialized</w:t>
      </w:r>
      <w:r w:rsidRPr="00EC76D5">
        <w:t xml:space="preserve"> with a value or marked as a bitfield (but not both).</w:t>
      </w:r>
    </w:p>
    <w:p w14:paraId="79DA20CB" w14:textId="1A527A76" w:rsidR="00E40B78" w:rsidRPr="00EC76D5" w:rsidRDefault="002E67B8" w:rsidP="00E40B78">
      <w:pPr>
        <w:pStyle w:val="CodeHeader"/>
      </w:pPr>
      <w:proofErr w:type="spellStart"/>
      <w:r>
        <w:t>MainParser.gppg</w:t>
      </w:r>
      <w:proofErr w:type="spellEnd"/>
    </w:p>
    <w:p w14:paraId="367DA52C" w14:textId="75F143F9" w:rsidR="00A64F3A" w:rsidRPr="00EC76D5" w:rsidRDefault="00B473E1" w:rsidP="00A64F3A">
      <w:pPr>
        <w:pStyle w:val="Code"/>
      </w:pPr>
      <w:r>
        <w:t>declarator_list</w:t>
      </w:r>
      <w:r w:rsidR="00A64F3A" w:rsidRPr="00EC76D5">
        <w:t>:</w:t>
      </w:r>
    </w:p>
    <w:p w14:paraId="0D365DE2" w14:textId="0F6395E1" w:rsidR="00A64F3A" w:rsidRPr="00EC76D5" w:rsidRDefault="00A64F3A" w:rsidP="00A64F3A">
      <w:pPr>
        <w:pStyle w:val="Code"/>
      </w:pPr>
      <w:r w:rsidRPr="00EC76D5">
        <w:t xml:space="preserve">    </w:t>
      </w:r>
      <w:r w:rsidR="00F4217C">
        <w:t>initialization</w:t>
      </w:r>
      <w:r w:rsidR="007946C9">
        <w:t>_bitfield_</w:t>
      </w:r>
      <w:r w:rsidR="00AB7DF5">
        <w:t>pointer_declarator</w:t>
      </w:r>
      <w:r w:rsidRPr="00EC76D5">
        <w:t xml:space="preserve"> {</w:t>
      </w:r>
    </w:p>
    <w:p w14:paraId="79BC52DB" w14:textId="77777777" w:rsidR="00A64F3A" w:rsidRPr="00EC76D5" w:rsidRDefault="00A64F3A" w:rsidP="00A64F3A">
      <w:pPr>
        <w:pStyle w:val="Code"/>
      </w:pPr>
      <w:r w:rsidRPr="00EC76D5">
        <w:t xml:space="preserve">      $$ = $1;</w:t>
      </w:r>
    </w:p>
    <w:p w14:paraId="48C39EC2" w14:textId="77777777" w:rsidR="00A64F3A" w:rsidRPr="00EC76D5" w:rsidRDefault="00A64F3A" w:rsidP="00A64F3A">
      <w:pPr>
        <w:pStyle w:val="Code"/>
      </w:pPr>
      <w:r w:rsidRPr="00EC76D5">
        <w:t xml:space="preserve">    }</w:t>
      </w:r>
    </w:p>
    <w:p w14:paraId="13AE546B" w14:textId="262CD2D3" w:rsidR="00A64F3A" w:rsidRPr="00EC76D5" w:rsidRDefault="00A64F3A" w:rsidP="00A64F3A">
      <w:pPr>
        <w:pStyle w:val="Code"/>
      </w:pPr>
      <w:r w:rsidRPr="00EC76D5">
        <w:t xml:space="preserve">  | </w:t>
      </w:r>
      <w:r w:rsidR="00B473E1">
        <w:t>declarator_list</w:t>
      </w:r>
      <w:r w:rsidRPr="00EC76D5">
        <w:t xml:space="preserve"> COMMA </w:t>
      </w:r>
      <w:r w:rsidR="00F4217C">
        <w:t>initialization</w:t>
      </w:r>
      <w:r w:rsidR="007946C9">
        <w:t>_bitfield_</w:t>
      </w:r>
      <w:r w:rsidR="00AB7DF5">
        <w:t>pointer_declarator</w:t>
      </w:r>
      <w:r w:rsidRPr="00EC76D5">
        <w:t xml:space="preserve"> {</w:t>
      </w:r>
    </w:p>
    <w:p w14:paraId="21E93B7B" w14:textId="77777777" w:rsidR="00A64F3A" w:rsidRPr="00EC76D5" w:rsidRDefault="00A64F3A" w:rsidP="00A64F3A">
      <w:pPr>
        <w:pStyle w:val="Code"/>
      </w:pPr>
      <w:r w:rsidRPr="00EC76D5">
        <w:t xml:space="preserve">      MiddleCodeGenerator.appendMiddleCodeList($1, $3);</w:t>
      </w:r>
    </w:p>
    <w:p w14:paraId="0B9B906A" w14:textId="77777777" w:rsidR="00A64F3A" w:rsidRPr="00EC76D5" w:rsidRDefault="00A64F3A" w:rsidP="00A64F3A">
      <w:pPr>
        <w:pStyle w:val="Code"/>
      </w:pPr>
      <w:r w:rsidRPr="00EC76D5">
        <w:t xml:space="preserve">      $$ = $1;</w:t>
      </w:r>
    </w:p>
    <w:p w14:paraId="69FFE4DB" w14:textId="77777777" w:rsidR="00A64F3A" w:rsidRPr="00EC76D5" w:rsidRDefault="00A64F3A" w:rsidP="00A64F3A">
      <w:pPr>
        <w:pStyle w:val="Code"/>
      </w:pPr>
      <w:r w:rsidRPr="00EC76D5">
        <w:t xml:space="preserve">    };</w:t>
      </w:r>
    </w:p>
    <w:p w14:paraId="18FBA829" w14:textId="77777777" w:rsidR="00A64F3A" w:rsidRPr="00EC76D5" w:rsidRDefault="00A64F3A" w:rsidP="00A64F3A">
      <w:pPr>
        <w:pStyle w:val="Code"/>
      </w:pPr>
    </w:p>
    <w:p w14:paraId="096EF760" w14:textId="4EAED759" w:rsidR="00A64F3A" w:rsidRPr="00EC76D5" w:rsidRDefault="00F4217C" w:rsidP="00A64F3A">
      <w:pPr>
        <w:pStyle w:val="Code"/>
      </w:pPr>
      <w:r>
        <w:t>initialization</w:t>
      </w:r>
      <w:r w:rsidR="007946C9">
        <w:t>_bitfield_</w:t>
      </w:r>
      <w:r w:rsidR="00AB7DF5">
        <w:t>pointer_declarator</w:t>
      </w:r>
      <w:r w:rsidR="00A64F3A" w:rsidRPr="00EC76D5">
        <w:t>:</w:t>
      </w:r>
    </w:p>
    <w:p w14:paraId="0114E67C" w14:textId="2B35F69A" w:rsidR="00A64F3A" w:rsidRPr="00EC76D5" w:rsidRDefault="00A64F3A" w:rsidP="00A64F3A">
      <w:pPr>
        <w:pStyle w:val="Code"/>
      </w:pPr>
      <w:r w:rsidRPr="00EC76D5">
        <w:t xml:space="preserve">    </w:t>
      </w:r>
      <w:r w:rsidR="00AB7DF5">
        <w:t>pointer_declarator</w:t>
      </w:r>
      <w:r w:rsidRPr="00EC76D5">
        <w:t xml:space="preserve"> {</w:t>
      </w:r>
    </w:p>
    <w:p w14:paraId="19DAD6E6" w14:textId="77777777" w:rsidR="00A64F3A" w:rsidRPr="00EC76D5" w:rsidRDefault="00A64F3A" w:rsidP="00A64F3A">
      <w:pPr>
        <w:pStyle w:val="Code"/>
      </w:pPr>
      <w:r w:rsidRPr="00EC76D5">
        <w:t xml:space="preserve">      GenerateDeclaration.generateDeclarator(Main.SpecifierStack.peek(), $1);</w:t>
      </w:r>
    </w:p>
    <w:p w14:paraId="7B7303B4" w14:textId="77777777" w:rsidR="00A64F3A" w:rsidRPr="00EC76D5" w:rsidRDefault="00A64F3A" w:rsidP="00A64F3A">
      <w:pPr>
        <w:pStyle w:val="Code"/>
      </w:pPr>
      <w:r w:rsidRPr="00EC76D5">
        <w:t xml:space="preserve">      $$ = new LinkedList&lt;&gt;();</w:t>
      </w:r>
    </w:p>
    <w:p w14:paraId="0662070B" w14:textId="77777777" w:rsidR="00A64F3A" w:rsidRPr="00EC76D5" w:rsidRDefault="00A64F3A" w:rsidP="00A64F3A">
      <w:pPr>
        <w:pStyle w:val="Code"/>
      </w:pPr>
      <w:r w:rsidRPr="00EC76D5">
        <w:t xml:space="preserve">    }</w:t>
      </w:r>
    </w:p>
    <w:p w14:paraId="79B4E96A" w14:textId="1B8FCC2C" w:rsidR="00A64F3A" w:rsidRPr="00EC76D5" w:rsidRDefault="00A64F3A" w:rsidP="00A64F3A">
      <w:pPr>
        <w:pStyle w:val="Code"/>
      </w:pPr>
      <w:r w:rsidRPr="00EC76D5">
        <w:lastRenderedPageBreak/>
        <w:t xml:space="preserve">  | </w:t>
      </w:r>
      <w:r w:rsidR="00AB7DF5">
        <w:t>pointer_declarator</w:t>
      </w:r>
      <w:r w:rsidRPr="00EC76D5">
        <w:t xml:space="preserve"> ASSIGN </w:t>
      </w:r>
      <w:r w:rsidR="002F35C1">
        <w:t>initializer</w:t>
      </w:r>
      <w:r w:rsidRPr="00EC76D5">
        <w:t xml:space="preserve"> {</w:t>
      </w:r>
    </w:p>
    <w:p w14:paraId="2C6B7F18" w14:textId="77777777" w:rsidR="00A64F3A" w:rsidRPr="00EC76D5" w:rsidRDefault="00A64F3A" w:rsidP="00A64F3A">
      <w:pPr>
        <w:pStyle w:val="Code"/>
      </w:pPr>
      <w:r w:rsidRPr="00EC76D5">
        <w:t xml:space="preserve">      $$ = new LinkedList&lt;&gt;();</w:t>
      </w:r>
    </w:p>
    <w:p w14:paraId="32F791AA" w14:textId="77777777" w:rsidR="00A64F3A" w:rsidRPr="00EC76D5" w:rsidRDefault="00A64F3A" w:rsidP="00A64F3A">
      <w:pPr>
        <w:pStyle w:val="Code"/>
      </w:pPr>
      <w:r w:rsidRPr="00EC76D5">
        <w:t xml:space="preserve">      GenerateDeclaration.generateAssignmentDeclarator</w:t>
      </w:r>
    </w:p>
    <w:p w14:paraId="5E9BE758" w14:textId="77777777" w:rsidR="00A64F3A" w:rsidRPr="00EC76D5" w:rsidRDefault="00A64F3A" w:rsidP="00A64F3A">
      <w:pPr>
        <w:pStyle w:val="Code"/>
      </w:pPr>
      <w:r w:rsidRPr="00EC76D5">
        <w:t xml:space="preserve">                          ((List) $$, Main.SpecifierStack.peek(), $1, $3);</w:t>
      </w:r>
    </w:p>
    <w:p w14:paraId="1E070AD7" w14:textId="77777777" w:rsidR="00A64F3A" w:rsidRPr="00EC76D5" w:rsidRDefault="00A64F3A" w:rsidP="00A64F3A">
      <w:pPr>
        <w:pStyle w:val="Code"/>
      </w:pPr>
      <w:r w:rsidRPr="00EC76D5">
        <w:t xml:space="preserve">    }</w:t>
      </w:r>
    </w:p>
    <w:p w14:paraId="0F3794DA" w14:textId="0EC01E20" w:rsidR="00A64F3A" w:rsidRPr="00EC76D5" w:rsidRDefault="00A64F3A" w:rsidP="00A64F3A">
      <w:pPr>
        <w:pStyle w:val="Code"/>
      </w:pPr>
      <w:r w:rsidRPr="00EC76D5">
        <w:t xml:space="preserve">  | </w:t>
      </w:r>
      <w:r w:rsidR="00AB7DF5">
        <w:t>pointer_declarator</w:t>
      </w:r>
      <w:r w:rsidRPr="00EC76D5">
        <w:t xml:space="preserve"> COLON constant_expression {</w:t>
      </w:r>
    </w:p>
    <w:p w14:paraId="62563241" w14:textId="77777777" w:rsidR="00A64F3A" w:rsidRPr="00EC76D5" w:rsidRDefault="00A64F3A" w:rsidP="00A64F3A">
      <w:pPr>
        <w:pStyle w:val="Code"/>
      </w:pPr>
      <w:r w:rsidRPr="00EC76D5">
        <w:t xml:space="preserve">      GenerateDeclaration.generateBitfieldDeclarator</w:t>
      </w:r>
    </w:p>
    <w:p w14:paraId="1FD2D742" w14:textId="77777777" w:rsidR="00A64F3A" w:rsidRPr="00EC76D5" w:rsidRDefault="00A64F3A" w:rsidP="00A64F3A">
      <w:pPr>
        <w:pStyle w:val="Code"/>
      </w:pPr>
      <w:r w:rsidRPr="00EC76D5">
        <w:t xml:space="preserve">                          (Main.SpecifierStack.peek(), $1, $3);</w:t>
      </w:r>
    </w:p>
    <w:p w14:paraId="7698CB2D" w14:textId="77777777" w:rsidR="00A64F3A" w:rsidRPr="00EC76D5" w:rsidRDefault="00A64F3A" w:rsidP="00A64F3A">
      <w:pPr>
        <w:pStyle w:val="Code"/>
      </w:pPr>
      <w:r w:rsidRPr="00EC76D5">
        <w:t xml:space="preserve">      $$ = new LinkedList&lt;&gt;();</w:t>
      </w:r>
    </w:p>
    <w:p w14:paraId="5EB77322" w14:textId="77777777" w:rsidR="00A64F3A" w:rsidRPr="00EC76D5" w:rsidRDefault="00A64F3A" w:rsidP="00A64F3A">
      <w:pPr>
        <w:pStyle w:val="Code"/>
      </w:pPr>
      <w:r w:rsidRPr="00EC76D5">
        <w:t xml:space="preserve">    }</w:t>
      </w:r>
    </w:p>
    <w:p w14:paraId="3EC8CDDF" w14:textId="77777777" w:rsidR="00A64F3A" w:rsidRPr="00EC76D5" w:rsidRDefault="00A64F3A" w:rsidP="00A64F3A">
      <w:pPr>
        <w:pStyle w:val="Code"/>
      </w:pPr>
      <w:r w:rsidRPr="00EC76D5">
        <w:t xml:space="preserve">  | COLON constant_expression {</w:t>
      </w:r>
    </w:p>
    <w:p w14:paraId="3CB02087" w14:textId="77777777" w:rsidR="00A64F3A" w:rsidRPr="00EC76D5" w:rsidRDefault="00A64F3A" w:rsidP="00A64F3A">
      <w:pPr>
        <w:pStyle w:val="Code"/>
      </w:pPr>
      <w:r w:rsidRPr="00EC76D5">
        <w:t xml:space="preserve">      GenerateDeclaration.generateBitfieldDeclarator</w:t>
      </w:r>
    </w:p>
    <w:p w14:paraId="56A04B2B" w14:textId="68544904" w:rsidR="00A64F3A" w:rsidRPr="00EC76D5" w:rsidRDefault="00A64F3A" w:rsidP="00A64F3A">
      <w:pPr>
        <w:pStyle w:val="Code"/>
      </w:pPr>
      <w:r w:rsidRPr="00EC76D5">
        <w:t xml:space="preserve">                          (Main.SpecifierStack.peek(), null, $2);</w:t>
      </w:r>
    </w:p>
    <w:p w14:paraId="5E709985" w14:textId="77777777" w:rsidR="00A64F3A" w:rsidRPr="00EC76D5" w:rsidRDefault="00A64F3A" w:rsidP="00A64F3A">
      <w:pPr>
        <w:pStyle w:val="Code"/>
      </w:pPr>
      <w:r w:rsidRPr="00EC76D5">
        <w:t xml:space="preserve">      $$ = new LinkedList&lt;&gt;();</w:t>
      </w:r>
    </w:p>
    <w:p w14:paraId="5619A7B1" w14:textId="20BE688C" w:rsidR="00E40B78" w:rsidRPr="00EC76D5" w:rsidRDefault="00A64F3A" w:rsidP="00A64F3A">
      <w:pPr>
        <w:pStyle w:val="Code"/>
      </w:pPr>
      <w:r w:rsidRPr="00EC76D5">
        <w:t xml:space="preserve">    };</w:t>
      </w:r>
    </w:p>
    <w:p w14:paraId="31431DF3" w14:textId="4D2DD49C" w:rsidR="00E40B78" w:rsidRPr="00EC76D5" w:rsidRDefault="00E40B78" w:rsidP="00E40B78">
      <w:r w:rsidRPr="00EC76D5">
        <w:t xml:space="preserve">The </w:t>
      </w:r>
      <w:proofErr w:type="spellStart"/>
      <w:r w:rsidRPr="00EC76D5">
        <w:rPr>
          <w:rStyle w:val="CodeInText"/>
        </w:rPr>
        <w:t>generateDeclaration</w:t>
      </w:r>
      <w:proofErr w:type="spellEnd"/>
      <w:r w:rsidRPr="00EC76D5">
        <w:t xml:space="preserve"> method takes the optional </w:t>
      </w:r>
      <w:proofErr w:type="spellStart"/>
      <w:r w:rsidR="00AB7DF5">
        <w:t>pointer_declarator</w:t>
      </w:r>
      <w:proofErr w:type="spellEnd"/>
      <w:r w:rsidRPr="00EC76D5">
        <w:t xml:space="preserve"> list and for each </w:t>
      </w:r>
      <w:proofErr w:type="spellStart"/>
      <w:r w:rsidR="00AB7DF5">
        <w:t>pointer_declarator</w:t>
      </w:r>
      <w:proofErr w:type="spellEnd"/>
      <w:r w:rsidRPr="00EC76D5">
        <w:t xml:space="preserve"> calls </w:t>
      </w:r>
      <w:proofErr w:type="spellStart"/>
      <w:r w:rsidRPr="00EC76D5">
        <w:rPr>
          <w:rStyle w:val="CodeInText"/>
        </w:rPr>
        <w:t>generateAssignmentDeclarator</w:t>
      </w:r>
      <w:proofErr w:type="spellEnd"/>
      <w:r w:rsidRPr="00EC76D5">
        <w:t xml:space="preserve">, </w:t>
      </w:r>
      <w:proofErr w:type="spellStart"/>
      <w:r w:rsidRPr="00EC76D5">
        <w:rPr>
          <w:rStyle w:val="CodeInText"/>
        </w:rPr>
        <w:t>generateBitfieldDeclarator</w:t>
      </w:r>
      <w:proofErr w:type="spellEnd"/>
      <w:r w:rsidRPr="00EC76D5">
        <w:t xml:space="preserve">, or </w:t>
      </w:r>
      <w:proofErr w:type="spellStart"/>
      <w:r w:rsidRPr="00EC76D5">
        <w:rPr>
          <w:rStyle w:val="CodeInText"/>
        </w:rPr>
        <w:t>generateDeclarator</w:t>
      </w:r>
      <w:proofErr w:type="spellEnd"/>
      <w:r w:rsidRPr="00EC76D5">
        <w:t xml:space="preserve"> depending on whether the </w:t>
      </w:r>
      <w:proofErr w:type="spellStart"/>
      <w:r w:rsidR="00AB7DF5">
        <w:t>pointer_declarator</w:t>
      </w:r>
      <w:proofErr w:type="spellEnd"/>
      <w:r w:rsidRPr="00EC76D5">
        <w:t xml:space="preserve"> comes with an assignment, a bitfield, or neither.</w:t>
      </w:r>
    </w:p>
    <w:p w14:paraId="76E0B549" w14:textId="7492A02B" w:rsidR="00E40B78" w:rsidRPr="00EC76D5" w:rsidRDefault="00E40B78" w:rsidP="00E40B78">
      <w:r w:rsidRPr="00EC76D5">
        <w:t xml:space="preserve">If the </w:t>
      </w:r>
      <w:proofErr w:type="spellStart"/>
      <w:r w:rsidRPr="00EC76D5">
        <w:t>the</w:t>
      </w:r>
      <w:proofErr w:type="spellEnd"/>
      <w:r w:rsidRPr="00EC76D5">
        <w:t xml:space="preserve"> </w:t>
      </w:r>
      <w:proofErr w:type="spellStart"/>
      <w:r w:rsidR="00AB7DF5">
        <w:t>pointer_declarator</w:t>
      </w:r>
      <w:proofErr w:type="spellEnd"/>
      <w:r w:rsidRPr="00EC76D5">
        <w:t xml:space="preserve"> list is null, we check whether the specifiers type is </w:t>
      </w:r>
      <w:proofErr w:type="spellStart"/>
      <w:r w:rsidRPr="00EC76D5">
        <w:t>enum</w:t>
      </w:r>
      <w:proofErr w:type="spellEnd"/>
      <w:r w:rsidRPr="00EC76D5">
        <w:t xml:space="preserve"> or has a tag, if not it is </w:t>
      </w:r>
      <w:proofErr w:type="spellStart"/>
      <w:r w:rsidRPr="00EC76D5">
        <w:t>meaningsless</w:t>
      </w:r>
      <w:proofErr w:type="spellEnd"/>
      <w:r w:rsidRPr="00EC76D5">
        <w:t xml:space="preserve"> and a warning occur.</w:t>
      </w:r>
    </w:p>
    <w:p w14:paraId="2597B2B3" w14:textId="2D78B331" w:rsidR="00E40B78" w:rsidRPr="00EC76D5" w:rsidRDefault="000C6576" w:rsidP="00E40B78">
      <w:pPr>
        <w:pStyle w:val="CodeHeader"/>
      </w:pPr>
      <w:proofErr w:type="spellStart"/>
      <w:r>
        <w:t>MiddleCodeGenerator.cs</w:t>
      </w:r>
      <w:proofErr w:type="spellEnd"/>
    </w:p>
    <w:p w14:paraId="419A45A2" w14:textId="77777777" w:rsidR="004F2B42" w:rsidRPr="00EC76D5" w:rsidRDefault="004F2B42" w:rsidP="004F2B42">
      <w:pPr>
        <w:pStyle w:val="Code"/>
      </w:pPr>
      <w:r w:rsidRPr="00EC76D5">
        <w:t xml:space="preserve">  public static void generateDeclarator(Specifier specifier,</w:t>
      </w:r>
    </w:p>
    <w:p w14:paraId="566E410D" w14:textId="668C7FEB" w:rsidR="004F2B42" w:rsidRPr="00EC76D5" w:rsidRDefault="004F2B42" w:rsidP="004F2B42">
      <w:pPr>
        <w:pStyle w:val="Code"/>
      </w:pPr>
      <w:r w:rsidRPr="00EC76D5">
        <w:t xml:space="preserve">                                        Declarator </w:t>
      </w:r>
      <w:r w:rsidR="00FC5EB0">
        <w:t>declarator</w:t>
      </w:r>
      <w:r w:rsidRPr="00EC76D5">
        <w:t>) {</w:t>
      </w:r>
    </w:p>
    <w:p w14:paraId="5EC26A76" w14:textId="227E7F4E"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637B096E" w14:textId="4BDA2AB7" w:rsidR="004F2B42" w:rsidRPr="00EC76D5" w:rsidRDefault="004F2B42" w:rsidP="004F2B42">
      <w:pPr>
        <w:pStyle w:val="Code"/>
      </w:pPr>
      <w:r w:rsidRPr="00EC76D5">
        <w:t xml:space="preserve">    boolean external = </w:t>
      </w:r>
      <w:r w:rsidR="008E0A21" w:rsidRPr="00EC76D5">
        <w:t>specTriple</w:t>
      </w:r>
      <w:r w:rsidRPr="00EC76D5">
        <w:t>.getFirst();</w:t>
      </w:r>
    </w:p>
    <w:p w14:paraId="0225B5A1" w14:textId="6BA19E79" w:rsidR="004F2B42" w:rsidRPr="00EC76D5" w:rsidRDefault="004F2B42" w:rsidP="004F2B42">
      <w:pPr>
        <w:pStyle w:val="Code"/>
      </w:pPr>
      <w:r w:rsidRPr="00EC76D5">
        <w:t xml:space="preserve">    Storage storage = </w:t>
      </w:r>
      <w:r w:rsidR="008E0A21" w:rsidRPr="00EC76D5">
        <w:t>specTriple</w:t>
      </w:r>
      <w:r w:rsidRPr="00EC76D5">
        <w:t>.getSecond();</w:t>
      </w:r>
    </w:p>
    <w:p w14:paraId="7BB58DD8" w14:textId="38DF5A17"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7F0F85B0" w14:textId="77777777" w:rsidR="004F2B42" w:rsidRPr="00EC76D5" w:rsidRDefault="004F2B42" w:rsidP="004F2B42">
      <w:pPr>
        <w:pStyle w:val="Code"/>
      </w:pPr>
    </w:p>
    <w:p w14:paraId="1188A933" w14:textId="0C68693D"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42CFD189" w14:textId="3999B7F5" w:rsidR="004F2B42" w:rsidRPr="00EC76D5" w:rsidRDefault="004F2B42" w:rsidP="004F2B42">
      <w:pPr>
        <w:pStyle w:val="Code"/>
      </w:pPr>
      <w:r w:rsidRPr="00EC76D5">
        <w:t xml:space="preserve">    String name = </w:t>
      </w:r>
      <w:r w:rsidR="00FC5EB0">
        <w:t>declarator</w:t>
      </w:r>
      <w:r w:rsidRPr="00EC76D5">
        <w:t>.getName();</w:t>
      </w:r>
    </w:p>
    <w:p w14:paraId="39A63D9A" w14:textId="127D5BA2" w:rsidR="004F2B42" w:rsidRPr="00EC76D5" w:rsidRDefault="004F2B42" w:rsidP="004F2B42">
      <w:pPr>
        <w:pStyle w:val="Code"/>
      </w:pPr>
      <w:r w:rsidRPr="00EC76D5">
        <w:t xml:space="preserve">    Type type = </w:t>
      </w:r>
      <w:r w:rsidR="00FC5EB0">
        <w:t>declarator</w:t>
      </w:r>
      <w:r w:rsidRPr="00EC76D5">
        <w:t>.type();</w:t>
      </w:r>
    </w:p>
    <w:p w14:paraId="399605B4" w14:textId="77777777" w:rsidR="004F2B42" w:rsidRPr="00EC76D5" w:rsidRDefault="004F2B42" w:rsidP="004F2B42">
      <w:pPr>
        <w:pStyle w:val="Code"/>
      </w:pPr>
    </w:p>
    <w:p w14:paraId="4B658C2D" w14:textId="77777777" w:rsidR="004F2B42" w:rsidRPr="00EC76D5" w:rsidRDefault="004F2B42" w:rsidP="004F2B42">
      <w:pPr>
        <w:pStyle w:val="Code"/>
      </w:pPr>
      <w:r w:rsidRPr="00EC76D5">
        <w:t xml:space="preserve">    if (type.isFunction()) {</w:t>
      </w:r>
    </w:p>
    <w:p w14:paraId="11BF869F" w14:textId="77777777" w:rsidR="004F2B42" w:rsidRPr="00EC76D5" w:rsidRDefault="004F2B42" w:rsidP="004F2B42">
      <w:pPr>
        <w:pStyle w:val="Code"/>
      </w:pPr>
      <w:r w:rsidRPr="00EC76D5">
        <w:t xml:space="preserve">      Assert.error((storage == Storage.Static) || (storage == Storage.Extern),</w:t>
      </w:r>
    </w:p>
    <w:p w14:paraId="7B9C474B" w14:textId="77777777" w:rsidR="004F2B42" w:rsidRPr="00EC76D5" w:rsidRDefault="004F2B42" w:rsidP="004F2B42">
      <w:pPr>
        <w:pStyle w:val="Code"/>
      </w:pPr>
      <w:r w:rsidRPr="00EC76D5">
        <w:t xml:space="preserve">                   null, "only static or extern storage allowed for function");</w:t>
      </w:r>
    </w:p>
    <w:p w14:paraId="3567F7AA" w14:textId="77777777" w:rsidR="004F2B42" w:rsidRPr="00EC76D5" w:rsidRDefault="004F2B42" w:rsidP="004F2B42">
      <w:pPr>
        <w:pStyle w:val="Code"/>
      </w:pPr>
      <w:r w:rsidRPr="00EC76D5">
        <w:t xml:space="preserve">      storage = Storage.Extern;</w:t>
      </w:r>
    </w:p>
    <w:p w14:paraId="7095127E" w14:textId="77777777" w:rsidR="004F2B42" w:rsidRPr="00EC76D5" w:rsidRDefault="004F2B42" w:rsidP="004F2B42">
      <w:pPr>
        <w:pStyle w:val="Code"/>
      </w:pPr>
      <w:r w:rsidRPr="00EC76D5">
        <w:t xml:space="preserve">    }</w:t>
      </w:r>
    </w:p>
    <w:p w14:paraId="21F34E88" w14:textId="77777777" w:rsidR="004F2B42" w:rsidRPr="00EC76D5" w:rsidRDefault="004F2B42" w:rsidP="004F2B42">
      <w:pPr>
        <w:pStyle w:val="Code"/>
      </w:pPr>
    </w:p>
    <w:p w14:paraId="0E187A78" w14:textId="77777777" w:rsidR="004F2B42" w:rsidRPr="00EC76D5" w:rsidRDefault="004F2B42" w:rsidP="004F2B42">
      <w:pPr>
        <w:pStyle w:val="Code"/>
      </w:pPr>
      <w:r w:rsidRPr="00EC76D5">
        <w:t xml:space="preserve">    Assert.error(((Main.CurrentTable.getScope() != Scope.Struct) &amp;&amp;</w:t>
      </w:r>
    </w:p>
    <w:p w14:paraId="5C1F16DF" w14:textId="77777777" w:rsidR="004F2B42" w:rsidRPr="00EC76D5" w:rsidRDefault="004F2B42" w:rsidP="004F2B42">
      <w:pPr>
        <w:pStyle w:val="Code"/>
      </w:pPr>
      <w:r w:rsidRPr="00EC76D5">
        <w:t xml:space="preserve">                  (Main.CurrentTable.getScope() != Scope.Union)) ||</w:t>
      </w:r>
    </w:p>
    <w:p w14:paraId="2FBD5B94" w14:textId="77777777" w:rsidR="004F2B42" w:rsidRPr="00EC76D5" w:rsidRDefault="004F2B42" w:rsidP="004F2B42">
      <w:pPr>
        <w:pStyle w:val="Code"/>
      </w:pPr>
      <w:r w:rsidRPr="00EC76D5">
        <w:t xml:space="preserve">                  ((storage == Storage.Auto)||(storage == Storage.Register)),</w:t>
      </w:r>
    </w:p>
    <w:p w14:paraId="0E6F0C31" w14:textId="77777777" w:rsidR="004F2B42" w:rsidRPr="00EC76D5" w:rsidRDefault="004F2B42" w:rsidP="004F2B42">
      <w:pPr>
        <w:pStyle w:val="Code"/>
      </w:pPr>
      <w:r w:rsidRPr="00EC76D5">
        <w:t xml:space="preserve">           null, "only auto or register storage allowed in struct or union");</w:t>
      </w:r>
    </w:p>
    <w:p w14:paraId="55337BF5" w14:textId="77777777" w:rsidR="004F2B42" w:rsidRPr="00EC76D5" w:rsidRDefault="004F2B42" w:rsidP="004F2B42">
      <w:pPr>
        <w:pStyle w:val="Code"/>
      </w:pPr>
    </w:p>
    <w:p w14:paraId="33273CC6" w14:textId="77777777" w:rsidR="004F2B42" w:rsidRPr="00EC76D5" w:rsidRDefault="004F2B42" w:rsidP="004F2B42">
      <w:pPr>
        <w:pStyle w:val="Code"/>
      </w:pPr>
      <w:r w:rsidRPr="00EC76D5">
        <w:t xml:space="preserve">    if (type.isFunction()) {</w:t>
      </w:r>
    </w:p>
    <w:p w14:paraId="03533872" w14:textId="77777777" w:rsidR="004F2B42" w:rsidRPr="00EC76D5" w:rsidRDefault="004F2B42" w:rsidP="004F2B42">
      <w:pPr>
        <w:pStyle w:val="Code"/>
      </w:pPr>
      <w:r w:rsidRPr="00EC76D5">
        <w:t xml:space="preserve">      Symbol oldSymbol = Main.CurrentTable.lookupSymbol(name);</w:t>
      </w:r>
    </w:p>
    <w:p w14:paraId="2AA92FF4" w14:textId="77777777" w:rsidR="004F2B42" w:rsidRPr="00EC76D5" w:rsidRDefault="004F2B42" w:rsidP="004F2B42">
      <w:pPr>
        <w:pStyle w:val="Code"/>
      </w:pPr>
    </w:p>
    <w:p w14:paraId="37A16282" w14:textId="77777777" w:rsidR="004F2B42" w:rsidRPr="00EC76D5" w:rsidRDefault="004F2B42" w:rsidP="004F2B42">
      <w:pPr>
        <w:pStyle w:val="Code"/>
      </w:pPr>
      <w:r w:rsidRPr="00EC76D5">
        <w:t xml:space="preserve">      if (oldSymbol != null) {</w:t>
      </w:r>
    </w:p>
    <w:p w14:paraId="454CEEEA" w14:textId="77777777" w:rsidR="004F2B42" w:rsidRPr="00EC76D5" w:rsidRDefault="004F2B42" w:rsidP="004F2B42">
      <w:pPr>
        <w:pStyle w:val="Code"/>
      </w:pPr>
      <w:r w:rsidRPr="00EC76D5">
        <w:t xml:space="preserve">        Type oldType = oldSymbol.getType();</w:t>
      </w:r>
    </w:p>
    <w:p w14:paraId="3376711B" w14:textId="77777777" w:rsidR="004F2B42" w:rsidRPr="00EC76D5" w:rsidRDefault="004F2B42" w:rsidP="004F2B42">
      <w:pPr>
        <w:pStyle w:val="Code"/>
      </w:pPr>
      <w:r w:rsidRPr="00EC76D5">
        <w:t xml:space="preserve">        Assert.error(oldType.getReturnType().equals(type.getReturnType()),</w:t>
      </w:r>
    </w:p>
    <w:p w14:paraId="61DDFA70" w14:textId="77777777" w:rsidR="004F2B42" w:rsidRPr="00EC76D5" w:rsidRDefault="004F2B42" w:rsidP="004F2B42">
      <w:pPr>
        <w:pStyle w:val="Code"/>
      </w:pPr>
      <w:r w:rsidRPr="00EC76D5">
        <w:t xml:space="preserve">                     name,"different return type in function redeclaration");</w:t>
      </w:r>
    </w:p>
    <w:p w14:paraId="1BDD8E87" w14:textId="77777777" w:rsidR="004F2B42" w:rsidRPr="00EC76D5" w:rsidRDefault="004F2B42" w:rsidP="004F2B42">
      <w:pPr>
        <w:pStyle w:val="Code"/>
      </w:pPr>
    </w:p>
    <w:p w14:paraId="1DB1A3D7" w14:textId="77777777" w:rsidR="004F2B42" w:rsidRPr="00EC76D5" w:rsidRDefault="004F2B42" w:rsidP="004F2B42">
      <w:pPr>
        <w:pStyle w:val="Code"/>
      </w:pPr>
      <w:r w:rsidRPr="00EC76D5">
        <w:t xml:space="preserve">        Assert.error(oldType.isEllipse() == type.isEllipse(), name,</w:t>
      </w:r>
    </w:p>
    <w:p w14:paraId="42E73DEE" w14:textId="77777777" w:rsidR="004F2B42" w:rsidRPr="00EC76D5" w:rsidRDefault="004F2B42" w:rsidP="004F2B42">
      <w:pPr>
        <w:pStyle w:val="Code"/>
      </w:pPr>
      <w:r w:rsidRPr="00EC76D5">
        <w:t xml:space="preserve">                     "mixing ellipse function parameter in redeclaration");</w:t>
      </w:r>
    </w:p>
    <w:p w14:paraId="3C3FB099" w14:textId="77777777" w:rsidR="004F2B42" w:rsidRPr="00EC76D5" w:rsidRDefault="004F2B42" w:rsidP="004F2B42">
      <w:pPr>
        <w:pStyle w:val="Code"/>
      </w:pPr>
    </w:p>
    <w:p w14:paraId="7266AEF4" w14:textId="77777777" w:rsidR="004F2B42" w:rsidRPr="00EC76D5" w:rsidRDefault="004F2B42" w:rsidP="004F2B42">
      <w:pPr>
        <w:pStyle w:val="Code"/>
      </w:pPr>
      <w:r w:rsidRPr="00EC76D5">
        <w:lastRenderedPageBreak/>
        <w:t xml:space="preserve">        List&lt;Type&gt; oldTypeList = oldType.getTypeList(),</w:t>
      </w:r>
    </w:p>
    <w:p w14:paraId="6852AA85" w14:textId="77777777" w:rsidR="004F2B42" w:rsidRPr="00EC76D5" w:rsidRDefault="004F2B42" w:rsidP="004F2B42">
      <w:pPr>
        <w:pStyle w:val="Code"/>
      </w:pPr>
      <w:r w:rsidRPr="00EC76D5">
        <w:t xml:space="preserve">                   newTypeList = type.getTypeList();</w:t>
      </w:r>
    </w:p>
    <w:p w14:paraId="46648F1A" w14:textId="77777777" w:rsidR="004F2B42" w:rsidRPr="00EC76D5" w:rsidRDefault="004F2B42" w:rsidP="004F2B42">
      <w:pPr>
        <w:pStyle w:val="Code"/>
      </w:pPr>
    </w:p>
    <w:p w14:paraId="1AD2A9AC" w14:textId="77777777" w:rsidR="004F2B42" w:rsidRPr="00EC76D5" w:rsidRDefault="004F2B42" w:rsidP="004F2B42">
      <w:pPr>
        <w:pStyle w:val="Code"/>
      </w:pPr>
      <w:r w:rsidRPr="00EC76D5">
        <w:t xml:space="preserve">        Assert.error(((oldTypeList == null) &amp;&amp; (oldTypeList == null)) ||</w:t>
      </w:r>
    </w:p>
    <w:p w14:paraId="1EC3DB11" w14:textId="77777777" w:rsidR="004F2B42" w:rsidRPr="00EC76D5" w:rsidRDefault="004F2B42" w:rsidP="004F2B42">
      <w:pPr>
        <w:pStyle w:val="Code"/>
      </w:pPr>
      <w:r w:rsidRPr="00EC76D5">
        <w:t xml:space="preserve">                     ((oldTypeList != null) &amp;&amp; (oldTypeList != null) &amp;&amp;</w:t>
      </w:r>
    </w:p>
    <w:p w14:paraId="5AB7DBC3" w14:textId="77777777" w:rsidR="004F2B42" w:rsidRPr="00EC76D5" w:rsidRDefault="004F2B42" w:rsidP="004F2B42">
      <w:pPr>
        <w:pStyle w:val="Code"/>
      </w:pPr>
      <w:r w:rsidRPr="00EC76D5">
        <w:t xml:space="preserve">                      oldTypeList.equals(newTypeList)), name,</w:t>
      </w:r>
    </w:p>
    <w:p w14:paraId="5A76B7B5" w14:textId="77777777" w:rsidR="004F2B42" w:rsidRPr="00EC76D5" w:rsidRDefault="004F2B42" w:rsidP="004F2B42">
      <w:pPr>
        <w:pStyle w:val="Code"/>
      </w:pPr>
      <w:r w:rsidRPr="00EC76D5">
        <w:t xml:space="preserve">                     "different parameter lists in function redeclaration");</w:t>
      </w:r>
    </w:p>
    <w:p w14:paraId="17727BDD" w14:textId="77777777" w:rsidR="004F2B42" w:rsidRPr="00EC76D5" w:rsidRDefault="004F2B42" w:rsidP="004F2B42">
      <w:pPr>
        <w:pStyle w:val="Code"/>
      </w:pPr>
      <w:r w:rsidRPr="00EC76D5">
        <w:t xml:space="preserve">      }</w:t>
      </w:r>
    </w:p>
    <w:p w14:paraId="1E069059" w14:textId="77777777" w:rsidR="004F2B42" w:rsidRPr="00EC76D5" w:rsidRDefault="004F2B42" w:rsidP="004F2B42">
      <w:pPr>
        <w:pStyle w:val="Code"/>
      </w:pPr>
      <w:r w:rsidRPr="00EC76D5">
        <w:t xml:space="preserve">    }</w:t>
      </w:r>
    </w:p>
    <w:p w14:paraId="7CDC6F9C" w14:textId="77777777" w:rsidR="004F2B42" w:rsidRPr="00EC76D5" w:rsidRDefault="004F2B42" w:rsidP="004F2B42">
      <w:pPr>
        <w:pStyle w:val="Code"/>
      </w:pPr>
    </w:p>
    <w:p w14:paraId="2FB2A63D" w14:textId="77777777" w:rsidR="004F2B42" w:rsidRPr="00EC76D5" w:rsidRDefault="004F2B42" w:rsidP="004F2B42">
      <w:pPr>
        <w:pStyle w:val="Code"/>
      </w:pPr>
      <w:r w:rsidRPr="00EC76D5">
        <w:t xml:space="preserve">    Symbol symbol =</w:t>
      </w:r>
    </w:p>
    <w:p w14:paraId="73A041A8" w14:textId="77777777" w:rsidR="004F2B42" w:rsidRPr="00EC76D5" w:rsidRDefault="004F2B42" w:rsidP="004F2B42">
      <w:pPr>
        <w:pStyle w:val="Code"/>
      </w:pPr>
      <w:r w:rsidRPr="00EC76D5">
        <w:t xml:space="preserve">      Symbol.createVariableSymbol(name, external, storage, type, null);</w:t>
      </w:r>
    </w:p>
    <w:p w14:paraId="6603BF84" w14:textId="77777777" w:rsidR="004F2B42" w:rsidRPr="00EC76D5" w:rsidRDefault="004F2B42" w:rsidP="004F2B42">
      <w:pPr>
        <w:pStyle w:val="Code"/>
      </w:pPr>
      <w:r w:rsidRPr="00EC76D5">
        <w:t xml:space="preserve">    Main.CurrentTable.addSymbol(symbol);</w:t>
      </w:r>
    </w:p>
    <w:p w14:paraId="74C87D71" w14:textId="38D723F7" w:rsidR="00256DAE" w:rsidRPr="00EC76D5" w:rsidRDefault="004F2B42" w:rsidP="004F2B42">
      <w:pPr>
        <w:pStyle w:val="Code"/>
      </w:pPr>
      <w:r w:rsidRPr="00EC76D5">
        <w:t xml:space="preserve">  }</w:t>
      </w:r>
    </w:p>
    <w:p w14:paraId="34B1DE98" w14:textId="0312659D" w:rsidR="00E40B78" w:rsidRPr="00EC76D5" w:rsidRDefault="00E40B78" w:rsidP="00E40B78">
      <w:r w:rsidRPr="00EC76D5">
        <w:t xml:space="preserve">The </w:t>
      </w:r>
      <w:proofErr w:type="spellStart"/>
      <w:r w:rsidRPr="00EC76D5">
        <w:rPr>
          <w:rStyle w:val="CodeInText"/>
        </w:rPr>
        <w:t>generateAssignmentDeclarator</w:t>
      </w:r>
      <w:proofErr w:type="spellEnd"/>
      <w:r w:rsidRPr="00EC76D5">
        <w:t xml:space="preserve"> method is called for a </w:t>
      </w:r>
      <w:proofErr w:type="spellStart"/>
      <w:r w:rsidR="00AB7DF5">
        <w:t>pointer_declarator</w:t>
      </w:r>
      <w:proofErr w:type="spellEnd"/>
      <w:r w:rsidRPr="00EC76D5">
        <w:t xml:space="preserve"> with an assignment. We check that the </w:t>
      </w:r>
      <w:proofErr w:type="spellStart"/>
      <w:r w:rsidR="00AB7DF5">
        <w:t>pointer_declarator</w:t>
      </w:r>
      <w:proofErr w:type="spellEnd"/>
      <w:r w:rsidRPr="00EC76D5">
        <w:t xml:space="preserve"> is not located inside a struct or union (the scope of the symbol table is </w:t>
      </w:r>
      <w:proofErr w:type="gramStart"/>
      <w:r w:rsidRPr="00EC76D5">
        <w:t>struct</w:t>
      </w:r>
      <w:proofErr w:type="gramEnd"/>
      <w:r w:rsidRPr="00EC76D5">
        <w:t xml:space="preserve"> or union), since it is not allowed to </w:t>
      </w:r>
      <w:proofErr w:type="spellStart"/>
      <w:r w:rsidR="002F35C1">
        <w:t>initializer</w:t>
      </w:r>
      <w:r w:rsidRPr="00EC76D5">
        <w:t>ialize</w:t>
      </w:r>
      <w:proofErr w:type="spellEnd"/>
      <w:r w:rsidRPr="00EC76D5">
        <w:t xml:space="preserve"> struct or union members. We also check that the </w:t>
      </w:r>
      <w:proofErr w:type="spellStart"/>
      <w:r w:rsidR="00AB7DF5">
        <w:t>pointer_declarator</w:t>
      </w:r>
      <w:proofErr w:type="spellEnd"/>
      <w:r w:rsidRPr="00EC76D5">
        <w:t xml:space="preserve"> is not a </w:t>
      </w:r>
      <w:proofErr w:type="gramStart"/>
      <w:r w:rsidRPr="00EC76D5">
        <w:t>function, since</w:t>
      </w:r>
      <w:proofErr w:type="gramEnd"/>
      <w:r w:rsidRPr="00EC76D5">
        <w:t xml:space="preserve"> functions cannot be </w:t>
      </w:r>
      <w:r w:rsidR="00266D64">
        <w:t>initialized</w:t>
      </w:r>
      <w:r w:rsidRPr="00EC76D5">
        <w:t xml:space="preserve">. If the </w:t>
      </w:r>
      <w:proofErr w:type="spellStart"/>
      <w:r w:rsidR="00AB7DF5">
        <w:t>pointer_declarator</w:t>
      </w:r>
      <w:proofErr w:type="spellEnd"/>
      <w:r w:rsidRPr="00EC76D5">
        <w:t xml:space="preserve"> is defined in the global scope and does not have the static storage it has external linkage and is visible from other source files, the linker will make it visible in a later phase.</w:t>
      </w:r>
    </w:p>
    <w:p w14:paraId="26B52F4F" w14:textId="0C95054B" w:rsidR="00E40B78" w:rsidRPr="00EC76D5" w:rsidRDefault="00E40B78" w:rsidP="00E40B78">
      <w:r w:rsidRPr="00EC76D5">
        <w:t xml:space="preserve">An extern or typedef </w:t>
      </w:r>
      <w:proofErr w:type="spellStart"/>
      <w:r w:rsidR="00AB7DF5">
        <w:t>pointer_declarator</w:t>
      </w:r>
      <w:proofErr w:type="spellEnd"/>
      <w:r w:rsidRPr="00EC76D5">
        <w:t xml:space="preserve"> cannot be </w:t>
      </w:r>
      <w:r w:rsidR="00266D64">
        <w:t>initialized</w:t>
      </w:r>
      <w:r w:rsidRPr="00EC76D5">
        <w:t xml:space="preserve">. However, if it is auto or register, we call </w:t>
      </w:r>
      <w:proofErr w:type="spellStart"/>
      <w:r w:rsidRPr="00EC76D5">
        <w:rPr>
          <w:rStyle w:val="CodeInText"/>
        </w:rPr>
        <w:t>Generate</w:t>
      </w:r>
      <w:r w:rsidR="002F35C1">
        <w:rPr>
          <w:rStyle w:val="CodeInText"/>
        </w:rPr>
        <w:t>Initializer</w:t>
      </w:r>
      <w:r w:rsidRPr="00EC76D5">
        <w:rPr>
          <w:rStyle w:val="CodeInText"/>
        </w:rPr>
        <w:t>.generateStack</w:t>
      </w:r>
      <w:proofErr w:type="spellEnd"/>
      <w:r w:rsidRPr="00EC76D5">
        <w:t xml:space="preserve"> that generates a suitable series of assignment instructions. If it static, we instead call </w:t>
      </w:r>
      <w:proofErr w:type="spellStart"/>
      <w:r w:rsidRPr="00EC76D5">
        <w:rPr>
          <w:rStyle w:val="CodeInText"/>
        </w:rPr>
        <w:t>ValueConversion.storeStaticSymbol</w:t>
      </w:r>
      <w:proofErr w:type="spellEnd"/>
      <w:r w:rsidRPr="00EC76D5">
        <w:t xml:space="preserve"> that will store the </w:t>
      </w:r>
      <w:r w:rsidR="00266D64">
        <w:t>initialized</w:t>
      </w:r>
      <w:r w:rsidRPr="00EC76D5">
        <w:t xml:space="preserve"> value (that is always constant) in a block of bytes, that will be paced in the final execution file by the linker.</w:t>
      </w:r>
    </w:p>
    <w:p w14:paraId="4F465CB1" w14:textId="77777777" w:rsidR="004F2B42" w:rsidRPr="00EC76D5" w:rsidRDefault="004F2B42" w:rsidP="004F2B42">
      <w:pPr>
        <w:pStyle w:val="Code"/>
      </w:pPr>
      <w:r w:rsidRPr="00EC76D5">
        <w:t xml:space="preserve">  public static void generateAssignmentDeclarator</w:t>
      </w:r>
    </w:p>
    <w:p w14:paraId="595EBFC7" w14:textId="77777777" w:rsidR="004F2B42" w:rsidRPr="00EC76D5" w:rsidRDefault="004F2B42" w:rsidP="004F2B42">
      <w:pPr>
        <w:pStyle w:val="Code"/>
      </w:pPr>
      <w:r w:rsidRPr="00EC76D5">
        <w:t xml:space="preserve">                     (List&lt;MiddleCode&gt; middleCodeList, Specifier specifier,</w:t>
      </w:r>
    </w:p>
    <w:p w14:paraId="22F00817" w14:textId="5C40C5B5" w:rsidR="004F2B42" w:rsidRPr="00EC76D5" w:rsidRDefault="004F2B42" w:rsidP="004F2B42">
      <w:pPr>
        <w:pStyle w:val="Code"/>
      </w:pPr>
      <w:r w:rsidRPr="00EC76D5">
        <w:t xml:space="preserve">                      Declarator </w:t>
      </w:r>
      <w:r w:rsidR="00FC5EB0">
        <w:t>declarator</w:t>
      </w:r>
      <w:r w:rsidRPr="00EC76D5">
        <w:t xml:space="preserve">, Object </w:t>
      </w:r>
      <w:r w:rsidR="002F35C1">
        <w:t>initializer</w:t>
      </w:r>
      <w:r w:rsidRPr="00EC76D5">
        <w:t>) {</w:t>
      </w:r>
    </w:p>
    <w:p w14:paraId="6D73292D" w14:textId="7FF88A0C" w:rsidR="004F2B42" w:rsidRPr="00EC76D5" w:rsidRDefault="004F2B42" w:rsidP="004F2B42">
      <w:pPr>
        <w:pStyle w:val="Code"/>
      </w:pPr>
      <w:r w:rsidRPr="00EC76D5">
        <w:t xml:space="preserve">    Triple&lt;Boolean,Storage,Type&gt; </w:t>
      </w:r>
      <w:r w:rsidR="008E0A21" w:rsidRPr="00EC76D5">
        <w:t>specTriple</w:t>
      </w:r>
      <w:r w:rsidRPr="00EC76D5">
        <w:t xml:space="preserve"> = specifier.generate();</w:t>
      </w:r>
    </w:p>
    <w:p w14:paraId="75FFA6D8" w14:textId="10B9B183" w:rsidR="004F2B42" w:rsidRPr="00EC76D5" w:rsidRDefault="004F2B42" w:rsidP="004F2B42">
      <w:pPr>
        <w:pStyle w:val="Code"/>
      </w:pPr>
      <w:r w:rsidRPr="00EC76D5">
        <w:t xml:space="preserve">    boolean external = </w:t>
      </w:r>
      <w:r w:rsidR="008E0A21" w:rsidRPr="00EC76D5">
        <w:t>specTriple</w:t>
      </w:r>
      <w:r w:rsidRPr="00EC76D5">
        <w:t>.getFirst();</w:t>
      </w:r>
    </w:p>
    <w:p w14:paraId="6BB0A447" w14:textId="0C8EA4B6" w:rsidR="004F2B42" w:rsidRPr="00EC76D5" w:rsidRDefault="004F2B42" w:rsidP="004F2B42">
      <w:pPr>
        <w:pStyle w:val="Code"/>
      </w:pPr>
      <w:r w:rsidRPr="00EC76D5">
        <w:t xml:space="preserve">    Storage storage = </w:t>
      </w:r>
      <w:r w:rsidR="008E0A21" w:rsidRPr="00EC76D5">
        <w:t>specTriple</w:t>
      </w:r>
      <w:r w:rsidRPr="00EC76D5">
        <w:t>.getSecond();</w:t>
      </w:r>
    </w:p>
    <w:p w14:paraId="729B22B6" w14:textId="5B134429" w:rsidR="004F2B42" w:rsidRPr="00EC76D5" w:rsidRDefault="004F2B42" w:rsidP="004F2B42">
      <w:pPr>
        <w:pStyle w:val="Code"/>
      </w:pPr>
      <w:r w:rsidRPr="00EC76D5">
        <w:t xml:space="preserve">    Type </w:t>
      </w:r>
      <w:r w:rsidR="00C461A8">
        <w:t>specifierType</w:t>
      </w:r>
      <w:r w:rsidRPr="00EC76D5">
        <w:t xml:space="preserve"> = </w:t>
      </w:r>
      <w:r w:rsidR="008E0A21" w:rsidRPr="00EC76D5">
        <w:t>specTriple</w:t>
      </w:r>
      <w:r w:rsidRPr="00EC76D5">
        <w:t>.getThird();</w:t>
      </w:r>
    </w:p>
    <w:p w14:paraId="448FA81D" w14:textId="77777777" w:rsidR="004F2B42" w:rsidRPr="00EC76D5" w:rsidRDefault="004F2B42" w:rsidP="004F2B42">
      <w:pPr>
        <w:pStyle w:val="Code"/>
      </w:pPr>
    </w:p>
    <w:p w14:paraId="56312E16" w14:textId="3C67CD54" w:rsidR="004F2B42" w:rsidRPr="00EC76D5" w:rsidRDefault="004F2B42" w:rsidP="004F2B42">
      <w:pPr>
        <w:pStyle w:val="Code"/>
      </w:pPr>
      <w:r w:rsidRPr="00EC76D5">
        <w:t xml:space="preserve">    </w:t>
      </w:r>
      <w:r w:rsidR="00FC5EB0">
        <w:t>declarator</w:t>
      </w:r>
      <w:r w:rsidRPr="00EC76D5">
        <w:t>.add(</w:t>
      </w:r>
      <w:r w:rsidR="00C461A8">
        <w:t>specifierType</w:t>
      </w:r>
      <w:r w:rsidRPr="00EC76D5">
        <w:t>);</w:t>
      </w:r>
    </w:p>
    <w:p w14:paraId="37C1DBC2" w14:textId="12B77095" w:rsidR="004F2B42" w:rsidRPr="00EC76D5" w:rsidRDefault="004F2B42" w:rsidP="004F2B42">
      <w:pPr>
        <w:pStyle w:val="Code"/>
      </w:pPr>
      <w:r w:rsidRPr="00EC76D5">
        <w:t xml:space="preserve">    String name = </w:t>
      </w:r>
      <w:r w:rsidR="00FC5EB0">
        <w:t>declarator</w:t>
      </w:r>
      <w:r w:rsidRPr="00EC76D5">
        <w:t>.getName();</w:t>
      </w:r>
    </w:p>
    <w:p w14:paraId="23186C2F" w14:textId="5800999A" w:rsidR="004F2B42" w:rsidRPr="00EC76D5" w:rsidRDefault="004F2B42" w:rsidP="004F2B42">
      <w:pPr>
        <w:pStyle w:val="Code"/>
      </w:pPr>
      <w:r w:rsidRPr="00EC76D5">
        <w:t xml:space="preserve">    Type type = </w:t>
      </w:r>
      <w:r w:rsidR="00FC5EB0">
        <w:t>declarator</w:t>
      </w:r>
      <w:r w:rsidRPr="00EC76D5">
        <w:t>.type();</w:t>
      </w:r>
    </w:p>
    <w:p w14:paraId="7AFAFE38" w14:textId="77777777" w:rsidR="004F2B42" w:rsidRPr="00EC76D5" w:rsidRDefault="004F2B42" w:rsidP="004F2B42">
      <w:pPr>
        <w:pStyle w:val="Code"/>
      </w:pPr>
      <w:r w:rsidRPr="00EC76D5">
        <w:t xml:space="preserve">    </w:t>
      </w:r>
    </w:p>
    <w:p w14:paraId="09F79E90" w14:textId="21776485" w:rsidR="004F2B42" w:rsidRPr="00EC76D5" w:rsidRDefault="004F2B42" w:rsidP="004F2B42">
      <w:pPr>
        <w:pStyle w:val="Code"/>
      </w:pPr>
      <w:r w:rsidRPr="00EC76D5">
        <w:t xml:space="preserve">    Assert.error(!type.isFunction(), null, "function cannot be </w:t>
      </w:r>
      <w:r w:rsidR="00266D64">
        <w:t>initialized</w:t>
      </w:r>
      <w:r w:rsidRPr="00EC76D5">
        <w:t>");</w:t>
      </w:r>
    </w:p>
    <w:p w14:paraId="7B8AA34C" w14:textId="77777777" w:rsidR="004F2B42" w:rsidRPr="00EC76D5" w:rsidRDefault="004F2B42" w:rsidP="004F2B42">
      <w:pPr>
        <w:pStyle w:val="Code"/>
      </w:pPr>
      <w:r w:rsidRPr="00EC76D5">
        <w:t xml:space="preserve">    Assert.error(storage != Storage.Typedef, name,</w:t>
      </w:r>
    </w:p>
    <w:p w14:paraId="10A7822A" w14:textId="569CB17C" w:rsidR="004F2B42" w:rsidRPr="00EC76D5" w:rsidRDefault="004F2B42" w:rsidP="004F2B42">
      <w:pPr>
        <w:pStyle w:val="Code"/>
      </w:pPr>
      <w:r w:rsidRPr="00EC76D5">
        <w:t xml:space="preserve">                 "typedef cannot be </w:t>
      </w:r>
      <w:r w:rsidR="00266D64">
        <w:t>initialized</w:t>
      </w:r>
      <w:r w:rsidRPr="00EC76D5">
        <w:t>");</w:t>
      </w:r>
    </w:p>
    <w:p w14:paraId="053939F0" w14:textId="77777777" w:rsidR="004F2B42" w:rsidRPr="00EC76D5" w:rsidRDefault="004F2B42" w:rsidP="004F2B42">
      <w:pPr>
        <w:pStyle w:val="Code"/>
      </w:pPr>
      <w:r w:rsidRPr="00EC76D5">
        <w:t xml:space="preserve">    Assert.error(storage != Storage.Extern, name,</w:t>
      </w:r>
    </w:p>
    <w:p w14:paraId="7F7053E5" w14:textId="6011B495" w:rsidR="004F2B42" w:rsidRPr="00EC76D5" w:rsidRDefault="004F2B42" w:rsidP="004F2B42">
      <w:pPr>
        <w:pStyle w:val="Code"/>
      </w:pPr>
      <w:r w:rsidRPr="00EC76D5">
        <w:t xml:space="preserve">                 "extern cannot be </w:t>
      </w:r>
      <w:r w:rsidR="00266D64">
        <w:t>initialized</w:t>
      </w:r>
      <w:r w:rsidRPr="00EC76D5">
        <w:t>");</w:t>
      </w:r>
    </w:p>
    <w:p w14:paraId="53C5FDA0" w14:textId="77777777" w:rsidR="00875A9E" w:rsidRPr="00EC76D5" w:rsidRDefault="00875A9E" w:rsidP="00875A9E">
      <w:pPr>
        <w:pStyle w:val="Code"/>
      </w:pPr>
      <w:r w:rsidRPr="00EC76D5">
        <w:t xml:space="preserve">    Assert.error((Main.CurrentTable.getScope() != Scope.Struct) &amp;&amp;</w:t>
      </w:r>
    </w:p>
    <w:p w14:paraId="6D9FBD7C" w14:textId="77777777" w:rsidR="00875A9E" w:rsidRPr="00EC76D5" w:rsidRDefault="00875A9E" w:rsidP="00875A9E">
      <w:pPr>
        <w:pStyle w:val="Code"/>
      </w:pPr>
      <w:r w:rsidRPr="00EC76D5">
        <w:t xml:space="preserve">                 (Main.CurrentTable.getScope() != Scope.Union),</w:t>
      </w:r>
    </w:p>
    <w:p w14:paraId="2AC6A548" w14:textId="7CD058FC" w:rsidR="004F2B42" w:rsidRPr="00EC76D5" w:rsidRDefault="00875A9E" w:rsidP="00875A9E">
      <w:pPr>
        <w:pStyle w:val="Code"/>
      </w:pPr>
      <w:r w:rsidRPr="00EC76D5">
        <w:t xml:space="preserve">                 name, "struct or union field cannot be </w:t>
      </w:r>
      <w:r w:rsidR="00266D64">
        <w:t>initialized</w:t>
      </w:r>
      <w:r w:rsidRPr="00EC76D5">
        <w:t>");</w:t>
      </w:r>
    </w:p>
    <w:p w14:paraId="309AF5B7" w14:textId="77777777" w:rsidR="00875A9E" w:rsidRPr="00EC76D5" w:rsidRDefault="00875A9E" w:rsidP="00875A9E">
      <w:pPr>
        <w:pStyle w:val="Code"/>
      </w:pPr>
    </w:p>
    <w:p w14:paraId="21BF7F1E" w14:textId="77777777" w:rsidR="004F2B42" w:rsidRPr="00EC76D5" w:rsidRDefault="004F2B42" w:rsidP="004F2B42">
      <w:pPr>
        <w:pStyle w:val="Code"/>
      </w:pPr>
      <w:r w:rsidRPr="00EC76D5">
        <w:t xml:space="preserve">    switch (storage) {</w:t>
      </w:r>
    </w:p>
    <w:p w14:paraId="4A7C7212" w14:textId="77777777" w:rsidR="004F2B42" w:rsidRPr="00EC76D5" w:rsidRDefault="004F2B42" w:rsidP="004F2B42">
      <w:pPr>
        <w:pStyle w:val="Code"/>
      </w:pPr>
      <w:r w:rsidRPr="00EC76D5">
        <w:t xml:space="preserve">      case Auto:</w:t>
      </w:r>
    </w:p>
    <w:p w14:paraId="23310404" w14:textId="77777777" w:rsidR="004F2B42" w:rsidRPr="00EC76D5" w:rsidRDefault="004F2B42" w:rsidP="004F2B42">
      <w:pPr>
        <w:pStyle w:val="Code"/>
      </w:pPr>
      <w:r w:rsidRPr="00EC76D5">
        <w:t xml:space="preserve">      case Register: {</w:t>
      </w:r>
    </w:p>
    <w:p w14:paraId="2A73E160" w14:textId="77777777" w:rsidR="004F2B42" w:rsidRPr="00EC76D5" w:rsidRDefault="004F2B42" w:rsidP="004F2B42">
      <w:pPr>
        <w:pStyle w:val="Code"/>
      </w:pPr>
      <w:r w:rsidRPr="00EC76D5">
        <w:t xml:space="preserve">          Assert.error(Main.CurrentTable.getScope() != Scope.Global, name,</w:t>
      </w:r>
    </w:p>
    <w:p w14:paraId="3A99E423" w14:textId="77777777" w:rsidR="004F2B42" w:rsidRPr="00EC76D5" w:rsidRDefault="004F2B42" w:rsidP="004F2B42">
      <w:pPr>
        <w:pStyle w:val="Code"/>
      </w:pPr>
      <w:r w:rsidRPr="00EC76D5">
        <w:t xml:space="preserve">                       "auto or register storage in global scope");</w:t>
      </w:r>
    </w:p>
    <w:p w14:paraId="3CD1D866" w14:textId="77777777" w:rsidR="004F2B42" w:rsidRPr="00EC76D5" w:rsidRDefault="004F2B42" w:rsidP="004F2B42">
      <w:pPr>
        <w:pStyle w:val="Code"/>
      </w:pPr>
      <w:r w:rsidRPr="00EC76D5">
        <w:t xml:space="preserve">          </w:t>
      </w:r>
    </w:p>
    <w:p w14:paraId="5967980C" w14:textId="1D92E939"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Auto.match(type, </w:t>
      </w:r>
      <w:r w:rsidR="002F35C1">
        <w:t>initializer</w:t>
      </w:r>
      <w:r w:rsidRPr="00EC76D5">
        <w:t>);</w:t>
      </w:r>
    </w:p>
    <w:p w14:paraId="7640D9C6" w14:textId="2279646A" w:rsidR="004F2B42" w:rsidRPr="00EC76D5" w:rsidRDefault="004F2B42" w:rsidP="004F2B42">
      <w:pPr>
        <w:pStyle w:val="Code"/>
      </w:pPr>
      <w:r w:rsidRPr="00EC76D5">
        <w:lastRenderedPageBreak/>
        <w:t xml:space="preserve">          </w:t>
      </w:r>
      <w:r w:rsidR="002F35C1">
        <w:t>initializer</w:t>
      </w:r>
      <w:r w:rsidRPr="00EC76D5">
        <w:t xml:space="preserve"> = Generate</w:t>
      </w:r>
      <w:r w:rsidR="002F35C1">
        <w:t>Initializer</w:t>
      </w:r>
      <w:r w:rsidRPr="00EC76D5">
        <w:t>Auto.generateAutoValueList(</w:t>
      </w:r>
      <w:r w:rsidR="002F35C1">
        <w:t>initializer</w:t>
      </w:r>
      <w:r w:rsidRPr="00EC76D5">
        <w:t>);</w:t>
      </w:r>
    </w:p>
    <w:p w14:paraId="30EF83D5" w14:textId="77777777" w:rsidR="004F2B42" w:rsidRPr="00EC76D5" w:rsidRDefault="004F2B42" w:rsidP="004F2B42">
      <w:pPr>
        <w:pStyle w:val="Code"/>
      </w:pPr>
      <w:r w:rsidRPr="00EC76D5">
        <w:t xml:space="preserve">          Symbol symbol =</w:t>
      </w:r>
    </w:p>
    <w:p w14:paraId="6FA14271" w14:textId="77777777" w:rsidR="004F2B42" w:rsidRPr="00EC76D5" w:rsidRDefault="004F2B42" w:rsidP="004F2B42">
      <w:pPr>
        <w:pStyle w:val="Code"/>
      </w:pPr>
      <w:r w:rsidRPr="00EC76D5">
        <w:t xml:space="preserve">            Symbol.createVariableSymbol(name, false, storage, type, null);</w:t>
      </w:r>
    </w:p>
    <w:p w14:paraId="187ECE82" w14:textId="77777777" w:rsidR="004F2B42" w:rsidRPr="00EC76D5" w:rsidRDefault="004F2B42" w:rsidP="004F2B42">
      <w:pPr>
        <w:pStyle w:val="Code"/>
      </w:pPr>
      <w:r w:rsidRPr="00EC76D5">
        <w:t xml:space="preserve">          </w:t>
      </w:r>
    </w:p>
    <w:p w14:paraId="53C5029A" w14:textId="54B93263" w:rsidR="004F2B42" w:rsidRPr="00EC76D5" w:rsidRDefault="004F2B42" w:rsidP="004F2B42">
      <w:pPr>
        <w:pStyle w:val="Code"/>
      </w:pPr>
      <w:r w:rsidRPr="00EC76D5">
        <w:t xml:space="preserve">          if (</w:t>
      </w:r>
      <w:r w:rsidR="002F35C1">
        <w:t>initializer</w:t>
      </w:r>
      <w:r w:rsidRPr="00EC76D5">
        <w:t xml:space="preserve"> instanceof SyntaxTree) {</w:t>
      </w:r>
    </w:p>
    <w:p w14:paraId="4801C2AF" w14:textId="77777777" w:rsidR="004F2B42" w:rsidRPr="00EC76D5" w:rsidRDefault="004F2B42" w:rsidP="004F2B42">
      <w:pPr>
        <w:pStyle w:val="Code"/>
      </w:pPr>
      <w:r w:rsidRPr="00EC76D5">
        <w:t xml:space="preserve">            SyntaxTree symbolTree =</w:t>
      </w:r>
    </w:p>
    <w:p w14:paraId="06968D44" w14:textId="77777777" w:rsidR="004F2B42" w:rsidRPr="00EC76D5" w:rsidRDefault="004F2B42" w:rsidP="004F2B42">
      <w:pPr>
        <w:pStyle w:val="Code"/>
      </w:pPr>
      <w:r w:rsidRPr="00EC76D5">
        <w:t xml:space="preserve">              new SyntaxTree(MiddleOperator.Variable, symbol);</w:t>
      </w:r>
    </w:p>
    <w:p w14:paraId="58B62D70" w14:textId="77777777" w:rsidR="004F2B42" w:rsidRPr="00EC76D5" w:rsidRDefault="004F2B42" w:rsidP="004F2B42">
      <w:pPr>
        <w:pStyle w:val="Code"/>
      </w:pPr>
      <w:r w:rsidRPr="00EC76D5">
        <w:t xml:space="preserve">            SyntaxTree assignTree =</w:t>
      </w:r>
    </w:p>
    <w:p w14:paraId="5FFA0351" w14:textId="77777777" w:rsidR="004F2B42" w:rsidRPr="00EC76D5" w:rsidRDefault="004F2B42" w:rsidP="004F2B42">
      <w:pPr>
        <w:pStyle w:val="Code"/>
      </w:pPr>
      <w:r w:rsidRPr="00EC76D5">
        <w:t xml:space="preserve">              SyntaxTreeGenerator.generateBinaryTree(MiddleOperator.Assign,</w:t>
      </w:r>
    </w:p>
    <w:p w14:paraId="155E2E45" w14:textId="210D1CE7" w:rsidR="004F2B42" w:rsidRPr="00EC76D5" w:rsidRDefault="004F2B42" w:rsidP="004F2B42">
      <w:pPr>
        <w:pStyle w:val="Code"/>
      </w:pPr>
      <w:r w:rsidRPr="00EC76D5">
        <w:t xml:space="preserve">   </w:t>
      </w:r>
      <w:r w:rsidR="00C143BB" w:rsidRPr="00EC76D5">
        <w:t xml:space="preserve"> </w:t>
      </w:r>
      <w:r w:rsidRPr="00EC76D5">
        <w:t xml:space="preserve">                                      type, symbolTree, (SyntaxTree)</w:t>
      </w:r>
      <w:r w:rsidR="002F35C1">
        <w:t>initializer</w:t>
      </w:r>
      <w:r w:rsidRPr="00EC76D5">
        <w:t>);</w:t>
      </w:r>
    </w:p>
    <w:p w14:paraId="5921B97F" w14:textId="77777777" w:rsidR="004F2B42" w:rsidRPr="00EC76D5" w:rsidRDefault="004F2B42" w:rsidP="004F2B42">
      <w:pPr>
        <w:pStyle w:val="Code"/>
      </w:pPr>
      <w:r w:rsidRPr="00EC76D5">
        <w:t xml:space="preserve">            MiddleCodeGenerator generateCode =</w:t>
      </w:r>
    </w:p>
    <w:p w14:paraId="7DD63252" w14:textId="77777777" w:rsidR="004F2B42" w:rsidRPr="00EC76D5" w:rsidRDefault="004F2B42" w:rsidP="004F2B42">
      <w:pPr>
        <w:pStyle w:val="Code"/>
      </w:pPr>
      <w:r w:rsidRPr="00EC76D5">
        <w:t xml:space="preserve">              new MiddleCodeGenerator(middleCodeList);</w:t>
      </w:r>
    </w:p>
    <w:p w14:paraId="1D55774A" w14:textId="77777777" w:rsidR="004F2B42" w:rsidRPr="00EC76D5" w:rsidRDefault="004F2B42" w:rsidP="004F2B42">
      <w:pPr>
        <w:pStyle w:val="Code"/>
      </w:pPr>
      <w:r w:rsidRPr="00EC76D5">
        <w:t xml:space="preserve">            generateCode.generateExpression(assignTree);</w:t>
      </w:r>
    </w:p>
    <w:p w14:paraId="72CE2354" w14:textId="77777777" w:rsidR="004F2B42" w:rsidRPr="00EC76D5" w:rsidRDefault="004F2B42" w:rsidP="004F2B42">
      <w:pPr>
        <w:pStyle w:val="Code"/>
      </w:pPr>
      <w:r w:rsidRPr="00EC76D5">
        <w:t xml:space="preserve">          }</w:t>
      </w:r>
    </w:p>
    <w:p w14:paraId="692E385C" w14:textId="77777777" w:rsidR="004F2B42" w:rsidRPr="00EC76D5" w:rsidRDefault="004F2B42" w:rsidP="004F2B42">
      <w:pPr>
        <w:pStyle w:val="Code"/>
      </w:pPr>
      <w:r w:rsidRPr="00EC76D5">
        <w:t xml:space="preserve">          else {</w:t>
      </w:r>
    </w:p>
    <w:p w14:paraId="2D352286" w14:textId="02B30DBC" w:rsidR="004F2B42" w:rsidRPr="00EC76D5" w:rsidRDefault="004F2B42" w:rsidP="004F2B42">
      <w:pPr>
        <w:pStyle w:val="Code"/>
      </w:pPr>
      <w:r w:rsidRPr="00EC76D5">
        <w:t xml:space="preserve">            Generate</w:t>
      </w:r>
      <w:r w:rsidR="002F35C1">
        <w:t>Initializer</w:t>
      </w:r>
      <w:r w:rsidRPr="00EC76D5">
        <w:t>Auto.generateAuto(symbol, middleCodeList, type,</w:t>
      </w:r>
    </w:p>
    <w:p w14:paraId="6A7A473E" w14:textId="07C4CC4C" w:rsidR="004F2B42" w:rsidRPr="00EC76D5" w:rsidRDefault="004F2B42" w:rsidP="004F2B42">
      <w:pPr>
        <w:pStyle w:val="Code"/>
      </w:pPr>
      <w:r w:rsidRPr="00EC76D5">
        <w:t xml:space="preserve">          </w:t>
      </w:r>
      <w:r w:rsidR="00C143BB" w:rsidRPr="00EC76D5">
        <w:t xml:space="preserve">                          </w:t>
      </w:r>
      <w:r w:rsidR="002F35C1">
        <w:t>initializer</w:t>
      </w:r>
      <w:r w:rsidR="00C143BB" w:rsidRPr="00EC76D5">
        <w:t>,</w:t>
      </w:r>
      <w:r w:rsidRPr="00EC76D5">
        <w:t>name,</w:t>
      </w:r>
      <w:r w:rsidR="00C143BB" w:rsidRPr="00EC76D5">
        <w:t xml:space="preserve"> </w:t>
      </w:r>
      <w:r w:rsidRPr="00EC76D5">
        <w:t>Main.CurrentTable.getOffset());</w:t>
      </w:r>
    </w:p>
    <w:p w14:paraId="700C0A2F" w14:textId="77777777" w:rsidR="004F2B42" w:rsidRPr="00EC76D5" w:rsidRDefault="004F2B42" w:rsidP="004F2B42">
      <w:pPr>
        <w:pStyle w:val="Code"/>
      </w:pPr>
      <w:r w:rsidRPr="00EC76D5">
        <w:t xml:space="preserve">          }</w:t>
      </w:r>
    </w:p>
    <w:p w14:paraId="18EFA629" w14:textId="77777777" w:rsidR="004F2B42" w:rsidRPr="00EC76D5" w:rsidRDefault="004F2B42" w:rsidP="004F2B42">
      <w:pPr>
        <w:pStyle w:val="Code"/>
      </w:pPr>
    </w:p>
    <w:p w14:paraId="3CC63AC0" w14:textId="77777777" w:rsidR="004F2B42" w:rsidRPr="00EC76D5" w:rsidRDefault="004F2B42" w:rsidP="004F2B42">
      <w:pPr>
        <w:pStyle w:val="Code"/>
      </w:pPr>
      <w:r w:rsidRPr="00EC76D5">
        <w:t xml:space="preserve">          Main.CurrentTable.addSymbol(symbol);</w:t>
      </w:r>
    </w:p>
    <w:p w14:paraId="1BC8B902" w14:textId="77777777" w:rsidR="004F2B42" w:rsidRPr="00EC76D5" w:rsidRDefault="004F2B42" w:rsidP="004F2B42">
      <w:pPr>
        <w:pStyle w:val="Code"/>
      </w:pPr>
      <w:r w:rsidRPr="00EC76D5">
        <w:t xml:space="preserve">        }</w:t>
      </w:r>
    </w:p>
    <w:p w14:paraId="7E6E52B8" w14:textId="77777777" w:rsidR="004F2B42" w:rsidRPr="00EC76D5" w:rsidRDefault="004F2B42" w:rsidP="004F2B42">
      <w:pPr>
        <w:pStyle w:val="Code"/>
      </w:pPr>
      <w:r w:rsidRPr="00EC76D5">
        <w:t xml:space="preserve">        break;</w:t>
      </w:r>
    </w:p>
    <w:p w14:paraId="69686A9B" w14:textId="77777777" w:rsidR="004F2B42" w:rsidRPr="00EC76D5" w:rsidRDefault="004F2B42" w:rsidP="004F2B42">
      <w:pPr>
        <w:pStyle w:val="Code"/>
      </w:pPr>
    </w:p>
    <w:p w14:paraId="65CEAF9F" w14:textId="77777777" w:rsidR="004F2B42" w:rsidRPr="00EC76D5" w:rsidRDefault="004F2B42" w:rsidP="004F2B42">
      <w:pPr>
        <w:pStyle w:val="Code"/>
      </w:pPr>
      <w:r w:rsidRPr="00EC76D5">
        <w:t xml:space="preserve">      case Static: {</w:t>
      </w:r>
    </w:p>
    <w:p w14:paraId="45345581" w14:textId="0C7F7348"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Static.generateValueExpression(</w:t>
      </w:r>
      <w:r w:rsidR="002F35C1">
        <w:t>initializer</w:t>
      </w:r>
      <w:r w:rsidRPr="00EC76D5">
        <w:t>);</w:t>
      </w:r>
    </w:p>
    <w:p w14:paraId="03C1218A" w14:textId="2237036B"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 xml:space="preserve">Static.staticConvert(type, </w:t>
      </w:r>
      <w:r w:rsidR="002F35C1">
        <w:t>initializer</w:t>
      </w:r>
      <w:r w:rsidRPr="00EC76D5">
        <w:t>);</w:t>
      </w:r>
    </w:p>
    <w:p w14:paraId="23305F49" w14:textId="6FDDAEDF" w:rsidR="004F2B42" w:rsidRPr="00EC76D5" w:rsidRDefault="004F2B42" w:rsidP="004F2B42">
      <w:pPr>
        <w:pStyle w:val="Code"/>
      </w:pPr>
      <w:r w:rsidRPr="00EC76D5">
        <w:t xml:space="preserve">          </w:t>
      </w:r>
      <w:r w:rsidR="002F35C1">
        <w:t>initializer</w:t>
      </w:r>
      <w:r w:rsidRPr="00EC76D5">
        <w:t xml:space="preserve"> = Generate</w:t>
      </w:r>
      <w:r w:rsidR="002F35C1">
        <w:t>Initializer</w:t>
      </w:r>
      <w:r w:rsidRPr="00EC76D5">
        <w:t>Static.generateAddressExpression(</w:t>
      </w:r>
      <w:r w:rsidR="002F35C1">
        <w:t>initializer</w:t>
      </w:r>
      <w:r w:rsidRPr="00EC76D5">
        <w:t>);</w:t>
      </w:r>
    </w:p>
    <w:p w14:paraId="11C4372F" w14:textId="77777777" w:rsidR="004F2B42" w:rsidRPr="00EC76D5" w:rsidRDefault="004F2B42" w:rsidP="004F2B42">
      <w:pPr>
        <w:pStyle w:val="Code"/>
      </w:pPr>
      <w:r w:rsidRPr="00EC76D5">
        <w:t xml:space="preserve">          </w:t>
      </w:r>
    </w:p>
    <w:p w14:paraId="2F85BA60" w14:textId="3659580C" w:rsidR="004F2B42" w:rsidRPr="00EC76D5" w:rsidRDefault="004F2B42" w:rsidP="004F2B42">
      <w:pPr>
        <w:pStyle w:val="Code"/>
      </w:pPr>
      <w:r w:rsidRPr="00EC76D5">
        <w:t xml:space="preserve">          if ((</w:t>
      </w:r>
      <w:r w:rsidR="002F35C1">
        <w:t>initializer</w:t>
      </w:r>
      <w:r w:rsidRPr="00EC76D5">
        <w:t xml:space="preserve"> instanceof SyntaxTree) &amp;&amp;</w:t>
      </w:r>
    </w:p>
    <w:p w14:paraId="384BC679" w14:textId="654B8628" w:rsidR="004F2B42" w:rsidRPr="00EC76D5" w:rsidRDefault="004F2B42" w:rsidP="004F2B42">
      <w:pPr>
        <w:pStyle w:val="Code"/>
      </w:pPr>
      <w:r w:rsidRPr="00EC76D5">
        <w:t xml:space="preserve">              (((SyntaxTree) </w:t>
      </w:r>
      <w:r w:rsidR="002F35C1">
        <w:t>initializer</w:t>
      </w:r>
      <w:r w:rsidRPr="00EC76D5">
        <w:t>).getOperator() == MiddleOperator.Variable)){</w:t>
      </w:r>
    </w:p>
    <w:p w14:paraId="4E09E261" w14:textId="02BC0AFD" w:rsidR="004F2B42" w:rsidRPr="00EC76D5" w:rsidRDefault="004F2B42" w:rsidP="004F2B42">
      <w:pPr>
        <w:pStyle w:val="Code"/>
      </w:pPr>
      <w:r w:rsidRPr="00EC76D5">
        <w:t xml:space="preserve">            Main.GlobalSet.add(((SyntaxTree) </w:t>
      </w:r>
      <w:r w:rsidR="002F35C1">
        <w:t>initializer</w:t>
      </w:r>
      <w:r w:rsidRPr="00EC76D5">
        <w:t>).getSymbol());</w:t>
      </w:r>
    </w:p>
    <w:p w14:paraId="6C3E7595" w14:textId="77777777" w:rsidR="004F2B42" w:rsidRPr="00EC76D5" w:rsidRDefault="004F2B42" w:rsidP="004F2B42">
      <w:pPr>
        <w:pStyle w:val="Code"/>
      </w:pPr>
      <w:r w:rsidRPr="00EC76D5">
        <w:t xml:space="preserve">          }</w:t>
      </w:r>
    </w:p>
    <w:p w14:paraId="3331C6DF" w14:textId="77777777" w:rsidR="004F2B42" w:rsidRPr="00EC76D5" w:rsidRDefault="004F2B42" w:rsidP="004F2B42">
      <w:pPr>
        <w:pStyle w:val="Code"/>
      </w:pPr>
      <w:r w:rsidRPr="00EC76D5">
        <w:t xml:space="preserve">          else {</w:t>
      </w:r>
    </w:p>
    <w:p w14:paraId="17A728AA" w14:textId="77777777" w:rsidR="004F2B42" w:rsidRPr="00EC76D5" w:rsidRDefault="004F2B42" w:rsidP="004F2B42">
      <w:pPr>
        <w:pStyle w:val="Code"/>
      </w:pPr>
      <w:r w:rsidRPr="00EC76D5">
        <w:t xml:space="preserve">            List&lt;Byte&gt; byteList = new LinkedList&lt;&gt;();</w:t>
      </w:r>
    </w:p>
    <w:p w14:paraId="02CFB876" w14:textId="77777777" w:rsidR="004F2B42" w:rsidRPr="00EC76D5" w:rsidRDefault="004F2B42" w:rsidP="004F2B42">
      <w:pPr>
        <w:pStyle w:val="Code"/>
      </w:pPr>
      <w:r w:rsidRPr="00EC76D5">
        <w:t xml:space="preserve">            Map&lt;Integer,String&gt; accessMap = new ListMap&lt;&gt;();</w:t>
      </w:r>
    </w:p>
    <w:p w14:paraId="75E42AE8" w14:textId="77777777" w:rsidR="004F2B42" w:rsidRPr="00EC76D5" w:rsidRDefault="004F2B42" w:rsidP="004F2B42">
      <w:pPr>
        <w:pStyle w:val="Code"/>
      </w:pPr>
      <w:r w:rsidRPr="00EC76D5">
        <w:t xml:space="preserve">            List&lt;String&gt; textList = new LinkedList&lt;&gt;();</w:t>
      </w:r>
    </w:p>
    <w:p w14:paraId="4D4EEE49" w14:textId="2EA834B1" w:rsidR="004F2B42" w:rsidRPr="00EC76D5" w:rsidRDefault="004F2B42" w:rsidP="004F2B42">
      <w:pPr>
        <w:pStyle w:val="Code"/>
      </w:pPr>
      <w:r w:rsidRPr="00EC76D5">
        <w:t xml:space="preserve">            Generate</w:t>
      </w:r>
      <w:r w:rsidR="002F35C1">
        <w:t>Initializer</w:t>
      </w:r>
      <w:r w:rsidRPr="00EC76D5">
        <w:t>Static.generateStatic</w:t>
      </w:r>
    </w:p>
    <w:p w14:paraId="68183591" w14:textId="6D1ABE6C" w:rsidR="004F2B42" w:rsidRPr="00EC76D5" w:rsidRDefault="004F2B42" w:rsidP="004F2B42">
      <w:pPr>
        <w:pStyle w:val="Code"/>
      </w:pPr>
      <w:r w:rsidRPr="00EC76D5">
        <w:t xml:space="preserve">                               (type, </w:t>
      </w:r>
      <w:r w:rsidR="002F35C1">
        <w:t>initializer</w:t>
      </w:r>
      <w:r w:rsidRPr="00EC76D5">
        <w:t>, byteList, accessMap, textList);</w:t>
      </w:r>
    </w:p>
    <w:p w14:paraId="03CBEDB8" w14:textId="77777777" w:rsidR="004F2B42" w:rsidRPr="00EC76D5" w:rsidRDefault="004F2B42" w:rsidP="004F2B42">
      <w:pPr>
        <w:pStyle w:val="Code"/>
      </w:pPr>
      <w:r w:rsidRPr="00EC76D5">
        <w:t xml:space="preserve">            Symbol symbol =</w:t>
      </w:r>
    </w:p>
    <w:p w14:paraId="416B70DA" w14:textId="76F88077" w:rsidR="004F2B42" w:rsidRPr="00EC76D5" w:rsidRDefault="004F2B42" w:rsidP="004F2B42">
      <w:pPr>
        <w:pStyle w:val="Code"/>
      </w:pPr>
      <w:r w:rsidRPr="00EC76D5">
        <w:t xml:space="preserve">              Symbol.create</w:t>
      </w:r>
      <w:r w:rsidR="002F35C1">
        <w:t>Initializer</w:t>
      </w:r>
      <w:r w:rsidRPr="00EC76D5">
        <w:t>Symbol(name, external, storage, type,</w:t>
      </w:r>
    </w:p>
    <w:p w14:paraId="51D54033" w14:textId="77777777" w:rsidR="004F2B42" w:rsidRPr="00EC76D5" w:rsidRDefault="004F2B42" w:rsidP="004F2B42">
      <w:pPr>
        <w:pStyle w:val="Code"/>
      </w:pPr>
      <w:r w:rsidRPr="00EC76D5">
        <w:t xml:space="preserve">                                      byteList, accessMap, textList);</w:t>
      </w:r>
    </w:p>
    <w:p w14:paraId="7D0CB8AB" w14:textId="77777777" w:rsidR="004F2B42" w:rsidRPr="00EC76D5" w:rsidRDefault="004F2B42" w:rsidP="004F2B42">
      <w:pPr>
        <w:pStyle w:val="Code"/>
      </w:pPr>
      <w:r w:rsidRPr="00EC76D5">
        <w:t xml:space="preserve">            Main.CurrentTable.addSymbol(symbol);</w:t>
      </w:r>
    </w:p>
    <w:p w14:paraId="6C1577A6" w14:textId="77777777" w:rsidR="004F2B42" w:rsidRPr="00EC76D5" w:rsidRDefault="004F2B42" w:rsidP="004F2B42">
      <w:pPr>
        <w:pStyle w:val="Code"/>
      </w:pPr>
      <w:r w:rsidRPr="00EC76D5">
        <w:t xml:space="preserve">          }</w:t>
      </w:r>
    </w:p>
    <w:p w14:paraId="0E9BFB24" w14:textId="77777777" w:rsidR="004F2B42" w:rsidRPr="00EC76D5" w:rsidRDefault="004F2B42" w:rsidP="004F2B42">
      <w:pPr>
        <w:pStyle w:val="Code"/>
      </w:pPr>
      <w:r w:rsidRPr="00EC76D5">
        <w:t xml:space="preserve">        }</w:t>
      </w:r>
    </w:p>
    <w:p w14:paraId="10FE53D8" w14:textId="77777777" w:rsidR="004F2B42" w:rsidRPr="00EC76D5" w:rsidRDefault="004F2B42" w:rsidP="004F2B42">
      <w:pPr>
        <w:pStyle w:val="Code"/>
      </w:pPr>
      <w:r w:rsidRPr="00EC76D5">
        <w:t xml:space="preserve">        break;</w:t>
      </w:r>
    </w:p>
    <w:p w14:paraId="07E34F0D" w14:textId="77777777" w:rsidR="004F2B42" w:rsidRPr="00EC76D5" w:rsidRDefault="004F2B42" w:rsidP="004F2B42">
      <w:pPr>
        <w:pStyle w:val="Code"/>
      </w:pPr>
      <w:r w:rsidRPr="00EC76D5">
        <w:t xml:space="preserve">    }</w:t>
      </w:r>
    </w:p>
    <w:p w14:paraId="721241C6" w14:textId="365C6770" w:rsidR="004F2B42" w:rsidRPr="00EC76D5" w:rsidRDefault="004F2B42" w:rsidP="004F2B42">
      <w:pPr>
        <w:pStyle w:val="Code"/>
      </w:pPr>
      <w:r w:rsidRPr="00EC76D5">
        <w:t xml:space="preserve">  }</w:t>
      </w:r>
    </w:p>
    <w:p w14:paraId="0A15E276" w14:textId="0D18153B" w:rsidR="00E40B78" w:rsidRPr="00EC76D5" w:rsidRDefault="00E40B78" w:rsidP="00E40B78">
      <w:r w:rsidRPr="00EC76D5">
        <w:lastRenderedPageBreak/>
        <w:t xml:space="preserve">The </w:t>
      </w:r>
      <w:proofErr w:type="spellStart"/>
      <w:r w:rsidRPr="00EC76D5">
        <w:rPr>
          <w:rStyle w:val="CodeInText"/>
        </w:rPr>
        <w:t>generateBitfieldDeclarator</w:t>
      </w:r>
      <w:proofErr w:type="spellEnd"/>
      <w:r w:rsidRPr="00EC76D5">
        <w:t xml:space="preserve"> method is called for a </w:t>
      </w:r>
      <w:proofErr w:type="spellStart"/>
      <w:r w:rsidR="00AB7DF5">
        <w:t>pointer_declarator</w:t>
      </w:r>
      <w:proofErr w:type="spellEnd"/>
      <w:r w:rsidRPr="00EC76D5">
        <w:t xml:space="preserve"> with a bitfield. Opposite to the assignment case above, bitfields are only allowed in structs. Moreover, a struct member must be auto or register, if has no storage it is given auto storage. The bitfield value must be constant, and the number of bits is not allowed to exceed eight times the size of declaratory. Finally, it is </w:t>
      </w:r>
      <w:proofErr w:type="spellStart"/>
      <w:r w:rsidRPr="00EC76D5">
        <w:t>poosible</w:t>
      </w:r>
      <w:proofErr w:type="spellEnd"/>
      <w:r w:rsidRPr="00EC76D5">
        <w:t xml:space="preserve"> to define just a bitfield, without a declaratory. In that case, we just check that the bitfield value does not exceed </w:t>
      </w:r>
      <w:proofErr w:type="spellStart"/>
      <w:r w:rsidRPr="00EC76D5">
        <w:t>eitgh</w:t>
      </w:r>
      <w:proofErr w:type="spellEnd"/>
      <w:r w:rsidRPr="00EC76D5">
        <w:t xml:space="preserve"> times the size of a long integer.</w:t>
      </w:r>
    </w:p>
    <w:p w14:paraId="5C5C2D03" w14:textId="5D393D17" w:rsidR="00E40B78" w:rsidRPr="00EC76D5" w:rsidRDefault="00E40B78" w:rsidP="00E40B78">
      <w:r w:rsidRPr="00EC76D5">
        <w:t xml:space="preserve">The </w:t>
      </w:r>
      <w:proofErr w:type="spellStart"/>
      <w:r w:rsidRPr="00EC76D5">
        <w:rPr>
          <w:rStyle w:val="CodeInText"/>
        </w:rPr>
        <w:t>generateDeclarator</w:t>
      </w:r>
      <w:proofErr w:type="spellEnd"/>
      <w:r w:rsidRPr="00EC76D5">
        <w:t xml:space="preserve"> method is called for a </w:t>
      </w:r>
      <w:proofErr w:type="spellStart"/>
      <w:r w:rsidR="00AB7DF5">
        <w:t>pointer_declarator</w:t>
      </w:r>
      <w:proofErr w:type="spellEnd"/>
      <w:r w:rsidRPr="00EC76D5">
        <w:t xml:space="preserve"> without an assignment or a bitfield. If the declaratory is define in global space and is not static, it has external linkage. If </w:t>
      </w:r>
      <w:proofErr w:type="gramStart"/>
      <w:r w:rsidRPr="00EC76D5">
        <w:t>is located in</w:t>
      </w:r>
      <w:proofErr w:type="gramEnd"/>
      <w:r w:rsidRPr="00EC76D5">
        <w:t xml:space="preserve"> a struct or union, is has to be auto or register. If it is a function, it can only be extern or static, and if it has been declared </w:t>
      </w:r>
      <w:proofErr w:type="gramStart"/>
      <w:r w:rsidRPr="00EC76D5">
        <w:t>earlier</w:t>
      </w:r>
      <w:proofErr w:type="gramEnd"/>
      <w:r w:rsidRPr="00EC76D5">
        <w:t xml:space="preserve"> we check that the new declaratory has the same return type, parameter list, and ellipse status.</w:t>
      </w:r>
    </w:p>
    <w:p w14:paraId="24EC6038" w14:textId="77777777" w:rsidR="00BC05B5" w:rsidRPr="00EC76D5" w:rsidRDefault="00BC05B5" w:rsidP="00BC05B5">
      <w:pPr>
        <w:pStyle w:val="Code"/>
      </w:pPr>
      <w:r w:rsidRPr="00EC76D5">
        <w:t xml:space="preserve">  public static void generateBitfieldDeclarator(Specifier specifier,</w:t>
      </w:r>
    </w:p>
    <w:p w14:paraId="1B340EE6" w14:textId="7F73CC6D" w:rsidR="00BC05B5" w:rsidRPr="00EC76D5" w:rsidRDefault="00BC05B5" w:rsidP="00BC05B5">
      <w:pPr>
        <w:pStyle w:val="Code"/>
      </w:pPr>
      <w:r w:rsidRPr="00EC76D5">
        <w:t xml:space="preserve">                                     Declarator </w:t>
      </w:r>
      <w:r w:rsidR="00FC5EB0">
        <w:t>declarator</w:t>
      </w:r>
      <w:r w:rsidRPr="00EC76D5">
        <w:t>, SyntaxTree bitsTree) {</w:t>
      </w:r>
    </w:p>
    <w:p w14:paraId="372C5D21" w14:textId="2D6228F9" w:rsidR="00BC05B5" w:rsidRPr="00EC76D5" w:rsidRDefault="00BC05B5" w:rsidP="00BC05B5">
      <w:pPr>
        <w:pStyle w:val="Code"/>
      </w:pPr>
      <w:r w:rsidRPr="00EC76D5">
        <w:t xml:space="preserve">    Triple&lt;Boolean,Storage,Type&gt; </w:t>
      </w:r>
      <w:r w:rsidR="008E0A21" w:rsidRPr="00EC76D5">
        <w:t>specTriple</w:t>
      </w:r>
      <w:r w:rsidRPr="00EC76D5">
        <w:t xml:space="preserve"> = specifier.generate();</w:t>
      </w:r>
    </w:p>
    <w:p w14:paraId="3BFD9115" w14:textId="5DCE1A4F" w:rsidR="00BC05B5" w:rsidRPr="00EC76D5" w:rsidRDefault="00BC05B5" w:rsidP="00BC05B5">
      <w:pPr>
        <w:pStyle w:val="Code"/>
      </w:pPr>
      <w:r w:rsidRPr="00EC76D5">
        <w:t xml:space="preserve">    boolean external = </w:t>
      </w:r>
      <w:r w:rsidR="008E0A21" w:rsidRPr="00EC76D5">
        <w:t>specTriple</w:t>
      </w:r>
      <w:r w:rsidRPr="00EC76D5">
        <w:t>.getFirst();</w:t>
      </w:r>
    </w:p>
    <w:p w14:paraId="09B3A128" w14:textId="55C49CB5" w:rsidR="00BC05B5" w:rsidRPr="00EC76D5" w:rsidRDefault="00BC05B5" w:rsidP="00BC05B5">
      <w:pPr>
        <w:pStyle w:val="Code"/>
      </w:pPr>
      <w:r w:rsidRPr="00EC76D5">
        <w:t xml:space="preserve">    Storage storage = </w:t>
      </w:r>
      <w:r w:rsidR="008E0A21" w:rsidRPr="00EC76D5">
        <w:t>specTriple</w:t>
      </w:r>
      <w:r w:rsidRPr="00EC76D5">
        <w:t>.getSecond();</w:t>
      </w:r>
    </w:p>
    <w:p w14:paraId="4B3A3CCB" w14:textId="3C02230B" w:rsidR="00BC05B5" w:rsidRPr="00EC76D5" w:rsidRDefault="00BC05B5" w:rsidP="00BC05B5">
      <w:pPr>
        <w:pStyle w:val="Code"/>
      </w:pPr>
      <w:r w:rsidRPr="00EC76D5">
        <w:t xml:space="preserve">    Type </w:t>
      </w:r>
      <w:r w:rsidR="00C461A8">
        <w:t>specifierType</w:t>
      </w:r>
      <w:r w:rsidRPr="00EC76D5">
        <w:t xml:space="preserve"> = </w:t>
      </w:r>
      <w:r w:rsidR="008E0A21" w:rsidRPr="00EC76D5">
        <w:t>specTriple</w:t>
      </w:r>
      <w:r w:rsidRPr="00EC76D5">
        <w:t>.getThird();</w:t>
      </w:r>
    </w:p>
    <w:p w14:paraId="143B199B" w14:textId="77777777" w:rsidR="00BC05B5" w:rsidRPr="00EC76D5" w:rsidRDefault="00BC05B5" w:rsidP="00BC05B5">
      <w:pPr>
        <w:pStyle w:val="Code"/>
      </w:pPr>
    </w:p>
    <w:p w14:paraId="3A520B54" w14:textId="77777777" w:rsidR="00BC05B5" w:rsidRPr="00EC76D5" w:rsidRDefault="00BC05B5" w:rsidP="00BC05B5">
      <w:pPr>
        <w:pStyle w:val="Code"/>
      </w:pPr>
      <w:r w:rsidRPr="00EC76D5">
        <w:t xml:space="preserve">    Assert.error(Main.CurrentTable.getScope() == Scope.Struct,</w:t>
      </w:r>
    </w:p>
    <w:p w14:paraId="78895BF2" w14:textId="77777777" w:rsidR="00BC05B5" w:rsidRPr="00EC76D5" w:rsidRDefault="00BC05B5" w:rsidP="00BC05B5">
      <w:pPr>
        <w:pStyle w:val="Code"/>
      </w:pPr>
      <w:r w:rsidRPr="00EC76D5">
        <w:t xml:space="preserve">                 bitsTree, "bitfields only allowed on structs");</w:t>
      </w:r>
    </w:p>
    <w:p w14:paraId="4899493A" w14:textId="77777777" w:rsidR="00BC05B5" w:rsidRPr="00EC76D5" w:rsidRDefault="00BC05B5" w:rsidP="00BC05B5">
      <w:pPr>
        <w:pStyle w:val="Code"/>
      </w:pPr>
    </w:p>
    <w:p w14:paraId="3B9B08B8" w14:textId="77777777" w:rsidR="00BC05B5" w:rsidRPr="00EC76D5" w:rsidRDefault="00BC05B5" w:rsidP="00BC05B5">
      <w:pPr>
        <w:pStyle w:val="Code"/>
      </w:pPr>
      <w:r w:rsidRPr="00EC76D5">
        <w:t xml:space="preserve">    Assert.error((storage == Storage.Auto) || (storage == Storage.Register),</w:t>
      </w:r>
    </w:p>
    <w:p w14:paraId="45AA3BBB" w14:textId="77777777" w:rsidR="00BC05B5" w:rsidRPr="00EC76D5" w:rsidRDefault="00BC05B5" w:rsidP="00BC05B5">
      <w:pPr>
        <w:pStyle w:val="Code"/>
      </w:pPr>
      <w:r w:rsidRPr="00EC76D5">
        <w:t xml:space="preserve">           null, "only auto or register storage allowed in struct or union");</w:t>
      </w:r>
    </w:p>
    <w:p w14:paraId="2EC25A50" w14:textId="77777777" w:rsidR="00BC05B5" w:rsidRPr="00EC76D5" w:rsidRDefault="00BC05B5" w:rsidP="00BC05B5">
      <w:pPr>
        <w:pStyle w:val="Code"/>
      </w:pPr>
    </w:p>
    <w:p w14:paraId="710F7FAF" w14:textId="77777777" w:rsidR="00BC05B5" w:rsidRPr="00EC76D5" w:rsidRDefault="00BC05B5" w:rsidP="00BC05B5">
      <w:pPr>
        <w:pStyle w:val="Code"/>
      </w:pPr>
      <w:r w:rsidRPr="00EC76D5">
        <w:t xml:space="preserve">    Object bitsValue = bitsTree.getSymbol().getValue();</w:t>
      </w:r>
    </w:p>
    <w:p w14:paraId="7AA2477E" w14:textId="77777777" w:rsidR="00BC05B5" w:rsidRPr="00EC76D5" w:rsidRDefault="00BC05B5" w:rsidP="00BC05B5">
      <w:pPr>
        <w:pStyle w:val="Code"/>
      </w:pPr>
      <w:r w:rsidRPr="00EC76D5">
        <w:t xml:space="preserve">    int bits = ((BigInteger) bitsValue).intValue();</w:t>
      </w:r>
    </w:p>
    <w:p w14:paraId="3E9DB4C5" w14:textId="77777777" w:rsidR="00BC05B5" w:rsidRPr="00EC76D5" w:rsidRDefault="00BC05B5" w:rsidP="00BC05B5">
      <w:pPr>
        <w:pStyle w:val="Code"/>
      </w:pPr>
    </w:p>
    <w:p w14:paraId="432CB71E" w14:textId="121E210D" w:rsidR="00BC05B5" w:rsidRPr="00EC76D5" w:rsidRDefault="00BC05B5" w:rsidP="00BC05B5">
      <w:pPr>
        <w:pStyle w:val="Code"/>
      </w:pPr>
      <w:r w:rsidRPr="00EC76D5">
        <w:t xml:space="preserve">    if (</w:t>
      </w:r>
      <w:r w:rsidR="00FC5EB0">
        <w:t>declarator</w:t>
      </w:r>
      <w:r w:rsidRPr="00EC76D5">
        <w:t xml:space="preserve"> != null) {</w:t>
      </w:r>
    </w:p>
    <w:p w14:paraId="2579D3AA" w14:textId="633D1385" w:rsidR="00BC05B5" w:rsidRPr="00EC76D5" w:rsidRDefault="00BC05B5" w:rsidP="00BC05B5">
      <w:pPr>
        <w:pStyle w:val="Code"/>
      </w:pPr>
      <w:r w:rsidRPr="00EC76D5">
        <w:t xml:space="preserve">      </w:t>
      </w:r>
      <w:r w:rsidR="00FC5EB0">
        <w:t>declarator</w:t>
      </w:r>
      <w:r w:rsidRPr="00EC76D5">
        <w:t>.add(</w:t>
      </w:r>
      <w:r w:rsidR="00C461A8">
        <w:t>specifierType</w:t>
      </w:r>
      <w:r w:rsidRPr="00EC76D5">
        <w:t>);</w:t>
      </w:r>
    </w:p>
    <w:p w14:paraId="4DB9EB76" w14:textId="6D30D644" w:rsidR="00BC05B5" w:rsidRPr="00EC76D5" w:rsidRDefault="00BC05B5" w:rsidP="00BC05B5">
      <w:pPr>
        <w:pStyle w:val="Code"/>
      </w:pPr>
      <w:r w:rsidRPr="00EC76D5">
        <w:t xml:space="preserve">      Type type = </w:t>
      </w:r>
      <w:r w:rsidR="00FC5EB0">
        <w:t>declarator</w:t>
      </w:r>
      <w:r w:rsidRPr="00EC76D5">
        <w:t>.type();</w:t>
      </w:r>
    </w:p>
    <w:p w14:paraId="708AEB60" w14:textId="77777777" w:rsidR="00BC05B5" w:rsidRPr="00EC76D5" w:rsidRDefault="00BC05B5" w:rsidP="00BC05B5">
      <w:pPr>
        <w:pStyle w:val="Code"/>
      </w:pPr>
      <w:r w:rsidRPr="00EC76D5">
        <w:t xml:space="preserve">      Assert.error(type.isIntegral(), type, "non-integral bits expression");      </w:t>
      </w:r>
    </w:p>
    <w:p w14:paraId="1C74B617" w14:textId="77777777" w:rsidR="00BC05B5" w:rsidRPr="00EC76D5" w:rsidRDefault="00BC05B5" w:rsidP="00BC05B5">
      <w:pPr>
        <w:pStyle w:val="Code"/>
      </w:pPr>
      <w:r w:rsidRPr="00EC76D5">
        <w:t xml:space="preserve">      Assert.error((bits &gt;= 1) &amp;&amp; (bits &lt;= (8 * type.getSize())), bitsValue,</w:t>
      </w:r>
    </w:p>
    <w:p w14:paraId="447A5FB4" w14:textId="77777777" w:rsidR="00BC05B5" w:rsidRPr="00EC76D5" w:rsidRDefault="00BC05B5" w:rsidP="00BC05B5">
      <w:pPr>
        <w:pStyle w:val="Code"/>
      </w:pPr>
      <w:r w:rsidRPr="00EC76D5">
        <w:t xml:space="preserve">                    "bits value out of range");</w:t>
      </w:r>
    </w:p>
    <w:p w14:paraId="25B663F2" w14:textId="77777777" w:rsidR="00BC05B5" w:rsidRPr="00EC76D5" w:rsidRDefault="00BC05B5" w:rsidP="00BC05B5">
      <w:pPr>
        <w:pStyle w:val="Code"/>
      </w:pPr>
      <w:r w:rsidRPr="00EC76D5">
        <w:t xml:space="preserve">      type.setBitfieldMask(bits);</w:t>
      </w:r>
    </w:p>
    <w:p w14:paraId="6124EF70" w14:textId="56B3305F" w:rsidR="00BC05B5" w:rsidRPr="00EC76D5" w:rsidRDefault="00BC05B5" w:rsidP="00BC05B5">
      <w:pPr>
        <w:pStyle w:val="Code"/>
      </w:pPr>
      <w:r w:rsidRPr="00EC76D5">
        <w:t xml:space="preserve">      Symbol symbol = Symbol.createVariableSymbol(</w:t>
      </w:r>
      <w:r w:rsidR="00FC5EB0">
        <w:t>declarator</w:t>
      </w:r>
      <w:r w:rsidRPr="00EC76D5">
        <w:t>.getName(), external,</w:t>
      </w:r>
    </w:p>
    <w:p w14:paraId="61028230" w14:textId="77777777" w:rsidR="00BC05B5" w:rsidRPr="00EC76D5" w:rsidRDefault="00BC05B5" w:rsidP="00BC05B5">
      <w:pPr>
        <w:pStyle w:val="Code"/>
      </w:pPr>
      <w:r w:rsidRPr="00EC76D5">
        <w:t xml:space="preserve">                                                  storage, type, null);</w:t>
      </w:r>
    </w:p>
    <w:p w14:paraId="384957DC" w14:textId="77777777" w:rsidR="00BC05B5" w:rsidRPr="00EC76D5" w:rsidRDefault="00BC05B5" w:rsidP="00BC05B5">
      <w:pPr>
        <w:pStyle w:val="Code"/>
      </w:pPr>
      <w:r w:rsidRPr="00EC76D5">
        <w:t xml:space="preserve">      Main.CurrentTable.addSymbol(symbol);</w:t>
      </w:r>
    </w:p>
    <w:p w14:paraId="70BC6664" w14:textId="77777777" w:rsidR="00BC05B5" w:rsidRPr="00EC76D5" w:rsidRDefault="00BC05B5" w:rsidP="00BC05B5">
      <w:pPr>
        <w:pStyle w:val="Code"/>
      </w:pPr>
      <w:r w:rsidRPr="00EC76D5">
        <w:t xml:space="preserve">    }</w:t>
      </w:r>
    </w:p>
    <w:p w14:paraId="06B0F182" w14:textId="77777777" w:rsidR="00BC05B5" w:rsidRPr="00EC76D5" w:rsidRDefault="00BC05B5" w:rsidP="00BC05B5">
      <w:pPr>
        <w:pStyle w:val="Code"/>
      </w:pPr>
      <w:r w:rsidRPr="00EC76D5">
        <w:t xml:space="preserve">    else {</w:t>
      </w:r>
    </w:p>
    <w:p w14:paraId="4D2DC059" w14:textId="77777777" w:rsidR="00BC05B5" w:rsidRPr="00EC76D5" w:rsidRDefault="00BC05B5" w:rsidP="00BC05B5">
      <w:pPr>
        <w:pStyle w:val="Code"/>
      </w:pPr>
      <w:r w:rsidRPr="00EC76D5">
        <w:t xml:space="preserve">      Assert.error((bits &gt;= 1) &amp;&amp; (bits &lt;= (8 * Type.LongSize)), bitsValue,</w:t>
      </w:r>
    </w:p>
    <w:p w14:paraId="6F38F20B" w14:textId="77777777" w:rsidR="00BC05B5" w:rsidRPr="00EC76D5" w:rsidRDefault="00BC05B5" w:rsidP="00BC05B5">
      <w:pPr>
        <w:pStyle w:val="Code"/>
      </w:pPr>
      <w:r w:rsidRPr="00EC76D5">
        <w:t xml:space="preserve">                   "bits value out of range");</w:t>
      </w:r>
    </w:p>
    <w:p w14:paraId="76AA766C" w14:textId="77777777" w:rsidR="00BC05B5" w:rsidRPr="00EC76D5" w:rsidRDefault="00BC05B5" w:rsidP="00BC05B5">
      <w:pPr>
        <w:pStyle w:val="Code"/>
      </w:pPr>
      <w:r w:rsidRPr="00EC76D5">
        <w:t xml:space="preserve">    }</w:t>
      </w:r>
    </w:p>
    <w:p w14:paraId="32776052" w14:textId="048DF2C4" w:rsidR="00BC05B5" w:rsidRPr="00EC76D5" w:rsidRDefault="00BC05B5" w:rsidP="00BC05B5">
      <w:pPr>
        <w:pStyle w:val="Code"/>
      </w:pPr>
      <w:r w:rsidRPr="00EC76D5">
        <w:t xml:space="preserve">  }</w:t>
      </w:r>
    </w:p>
    <w:p w14:paraId="24A3A8B3" w14:textId="7065D5C9" w:rsidR="00E40B78" w:rsidRPr="00EC76D5" w:rsidRDefault="00E40B78" w:rsidP="00E40B78">
      <w:pPr>
        <w:pStyle w:val="Rubrik3"/>
      </w:pPr>
      <w:bookmarkStart w:id="61" w:name="_Toc481936153"/>
      <w:r w:rsidRPr="00EC76D5">
        <w:t>Pointer</w:t>
      </w:r>
      <w:r w:rsidR="001608A0" w:rsidRPr="00EC76D5">
        <w:t>s</w:t>
      </w:r>
      <w:bookmarkEnd w:id="61"/>
    </w:p>
    <w:p w14:paraId="358BA2BC" w14:textId="559A6A4C" w:rsidR="00E40B78" w:rsidRPr="00EC76D5" w:rsidRDefault="00E40B78" w:rsidP="00E40B78">
      <w:r w:rsidRPr="00EC76D5">
        <w:t xml:space="preserve">A </w:t>
      </w:r>
      <w:proofErr w:type="spellStart"/>
      <w:r w:rsidR="00AB7DF5">
        <w:t>pointer_declarator</w:t>
      </w:r>
      <w:proofErr w:type="spellEnd"/>
      <w:r w:rsidRPr="00EC76D5">
        <w:t xml:space="preserve"> can be repeatedly annotated with a pointer specifier, which can be constant or volatile.</w:t>
      </w:r>
    </w:p>
    <w:p w14:paraId="48EED99E" w14:textId="0C8EE520" w:rsidR="00E40B78" w:rsidRPr="00EC76D5" w:rsidRDefault="002E67B8" w:rsidP="00E40B78">
      <w:pPr>
        <w:pStyle w:val="CodeHeader"/>
      </w:pPr>
      <w:proofErr w:type="spellStart"/>
      <w:r>
        <w:t>MainParser.gppg</w:t>
      </w:r>
      <w:proofErr w:type="spellEnd"/>
    </w:p>
    <w:p w14:paraId="7599BF6F" w14:textId="5856F200" w:rsidR="00C143BB" w:rsidRPr="00EC76D5" w:rsidRDefault="00AB7DF5" w:rsidP="00854CBF">
      <w:pPr>
        <w:pStyle w:val="Code"/>
      </w:pPr>
      <w:r>
        <w:t>pointer_declarator</w:t>
      </w:r>
      <w:r w:rsidR="00C143BB" w:rsidRPr="00EC76D5">
        <w:t>:</w:t>
      </w:r>
    </w:p>
    <w:p w14:paraId="265204B4" w14:textId="73940E69" w:rsidR="00C143BB" w:rsidRPr="00EC76D5" w:rsidRDefault="00C143BB" w:rsidP="00854CBF">
      <w:pPr>
        <w:pStyle w:val="Code"/>
      </w:pPr>
      <w:r w:rsidRPr="00EC76D5">
        <w:t xml:space="preserve">    optional_pointer_list direct_</w:t>
      </w:r>
      <w:r w:rsidR="00AB7DF5">
        <w:t>pointer_declarator</w:t>
      </w:r>
      <w:r w:rsidRPr="00EC76D5">
        <w:t xml:space="preserve"> {</w:t>
      </w:r>
    </w:p>
    <w:p w14:paraId="338B3F23" w14:textId="77777777" w:rsidR="00C143BB" w:rsidRPr="00EC76D5" w:rsidRDefault="00C143BB" w:rsidP="00854CBF">
      <w:pPr>
        <w:pStyle w:val="Code"/>
      </w:pPr>
      <w:r w:rsidRPr="00EC76D5">
        <w:t xml:space="preserve">      $$ = GenerateDeclaration.generatePointerDeclarator($1, $2);</w:t>
      </w:r>
    </w:p>
    <w:p w14:paraId="00020214" w14:textId="77777777" w:rsidR="00C143BB" w:rsidRPr="00EC76D5" w:rsidRDefault="00C143BB" w:rsidP="00854CBF">
      <w:pPr>
        <w:pStyle w:val="Code"/>
      </w:pPr>
      <w:r w:rsidRPr="00EC76D5">
        <w:t xml:space="preserve">    };</w:t>
      </w:r>
    </w:p>
    <w:p w14:paraId="68165D01" w14:textId="77777777" w:rsidR="00C143BB" w:rsidRPr="00EC76D5" w:rsidRDefault="00C143BB" w:rsidP="00854CBF">
      <w:pPr>
        <w:pStyle w:val="Code"/>
      </w:pPr>
    </w:p>
    <w:p w14:paraId="3CFAE1DB" w14:textId="368083AB" w:rsidR="00C143BB" w:rsidRPr="00EC76D5" w:rsidRDefault="00C143BB" w:rsidP="00854CBF">
      <w:pPr>
        <w:pStyle w:val="Code"/>
      </w:pPr>
      <w:r w:rsidRPr="00EC76D5">
        <w:t>direct_</w:t>
      </w:r>
      <w:r w:rsidR="00AB7DF5">
        <w:t>pointer_declarator</w:t>
      </w:r>
      <w:r w:rsidRPr="00EC76D5">
        <w:t>:</w:t>
      </w:r>
    </w:p>
    <w:p w14:paraId="7FB764DF" w14:textId="77777777" w:rsidR="00C143BB" w:rsidRPr="00EC76D5" w:rsidRDefault="00C143BB" w:rsidP="00854CBF">
      <w:pPr>
        <w:pStyle w:val="Code"/>
      </w:pPr>
      <w:r w:rsidRPr="00EC76D5">
        <w:t xml:space="preserve">    IDENTIFIER {</w:t>
      </w:r>
    </w:p>
    <w:p w14:paraId="39A5C8CE" w14:textId="77777777" w:rsidR="00C143BB" w:rsidRPr="00EC76D5" w:rsidRDefault="00C143BB" w:rsidP="00854CBF">
      <w:pPr>
        <w:pStyle w:val="Code"/>
      </w:pPr>
      <w:r w:rsidRPr="00EC76D5">
        <w:t xml:space="preserve">      $$ = new Declarator($1);</w:t>
      </w:r>
    </w:p>
    <w:p w14:paraId="2815622D" w14:textId="77777777" w:rsidR="00C143BB" w:rsidRPr="00EC76D5" w:rsidRDefault="00C143BB" w:rsidP="00854CBF">
      <w:pPr>
        <w:pStyle w:val="Code"/>
      </w:pPr>
      <w:r w:rsidRPr="00EC76D5">
        <w:t xml:space="preserve">    }</w:t>
      </w:r>
    </w:p>
    <w:p w14:paraId="57641BEF" w14:textId="157AADA8" w:rsidR="00C143BB" w:rsidRPr="00EC76D5" w:rsidRDefault="00C143BB" w:rsidP="00854CBF">
      <w:pPr>
        <w:pStyle w:val="Code"/>
      </w:pPr>
      <w:r w:rsidRPr="00EC76D5">
        <w:t xml:space="preserve">  | LEFT_PAREN </w:t>
      </w:r>
      <w:r w:rsidR="00AB7DF5">
        <w:t>pointer_declarator</w:t>
      </w:r>
      <w:r w:rsidRPr="00EC76D5">
        <w:t xml:space="preserve"> RIGHT_PAREN {</w:t>
      </w:r>
    </w:p>
    <w:p w14:paraId="36907385" w14:textId="77777777" w:rsidR="00C143BB" w:rsidRPr="00EC76D5" w:rsidRDefault="00C143BB" w:rsidP="00854CBF">
      <w:pPr>
        <w:pStyle w:val="Code"/>
      </w:pPr>
      <w:r w:rsidRPr="00EC76D5">
        <w:t xml:space="preserve">      $$ = $2; </w:t>
      </w:r>
    </w:p>
    <w:p w14:paraId="5EAC8B08" w14:textId="77777777" w:rsidR="00C143BB" w:rsidRPr="00EC76D5" w:rsidRDefault="00C143BB" w:rsidP="00854CBF">
      <w:pPr>
        <w:pStyle w:val="Code"/>
      </w:pPr>
      <w:r w:rsidRPr="00EC76D5">
        <w:t xml:space="preserve">    }</w:t>
      </w:r>
    </w:p>
    <w:p w14:paraId="1C5EAA52" w14:textId="19EB395E" w:rsidR="00C143BB" w:rsidRPr="00EC76D5" w:rsidRDefault="00C143BB" w:rsidP="00854CBF">
      <w:pPr>
        <w:pStyle w:val="Code"/>
      </w:pPr>
      <w:r w:rsidRPr="00EC76D5">
        <w:t xml:space="preserve">  | direct_</w:t>
      </w:r>
      <w:r w:rsidR="00AB7DF5">
        <w:t>pointer_declarator</w:t>
      </w:r>
    </w:p>
    <w:p w14:paraId="76B8BB4A" w14:textId="77777777" w:rsidR="00C143BB" w:rsidRPr="00EC76D5" w:rsidRDefault="00C143BB" w:rsidP="00854CBF">
      <w:pPr>
        <w:pStyle w:val="Code"/>
      </w:pPr>
      <w:r w:rsidRPr="00EC76D5">
        <w:t xml:space="preserve">    LEFT_SQUARE optional_constant_expression RIGHT_SQUARE {</w:t>
      </w:r>
    </w:p>
    <w:p w14:paraId="27F60C3B" w14:textId="77777777" w:rsidR="00C143BB" w:rsidRPr="00EC76D5" w:rsidRDefault="00C143BB" w:rsidP="00854CBF">
      <w:pPr>
        <w:pStyle w:val="Code"/>
      </w:pPr>
      <w:r w:rsidRPr="00EC76D5">
        <w:t xml:space="preserve">      $$ = GenerateDeclaration.generateArrayType($1, $3);</w:t>
      </w:r>
    </w:p>
    <w:p w14:paraId="25400123" w14:textId="77777777" w:rsidR="00C143BB" w:rsidRPr="00EC76D5" w:rsidRDefault="00C143BB" w:rsidP="00854CBF">
      <w:pPr>
        <w:pStyle w:val="Code"/>
      </w:pPr>
      <w:r w:rsidRPr="00EC76D5">
        <w:t xml:space="preserve">    }</w:t>
      </w:r>
    </w:p>
    <w:p w14:paraId="23785D0E" w14:textId="76E51885" w:rsidR="00C143BB" w:rsidRPr="00EC76D5" w:rsidRDefault="00C143BB" w:rsidP="00854CBF">
      <w:pPr>
        <w:pStyle w:val="Code"/>
      </w:pPr>
      <w:r w:rsidRPr="00EC76D5">
        <w:t xml:space="preserve">  | direct_</w:t>
      </w:r>
      <w:r w:rsidR="00AB7DF5">
        <w:t>pointer_declarator</w:t>
      </w:r>
    </w:p>
    <w:p w14:paraId="5B96A48C" w14:textId="77777777" w:rsidR="00C143BB" w:rsidRPr="00EC76D5" w:rsidRDefault="00C143BB" w:rsidP="00854CBF">
      <w:pPr>
        <w:pStyle w:val="Code"/>
      </w:pPr>
      <w:r w:rsidRPr="00EC76D5">
        <w:t xml:space="preserve">    LEFT_PAREN parameter_ellipse_list RIGHT_PAREN {</w:t>
      </w:r>
    </w:p>
    <w:p w14:paraId="3D336D1F" w14:textId="77777777" w:rsidR="00C143BB" w:rsidRPr="00EC76D5" w:rsidRDefault="00C143BB" w:rsidP="00854CBF">
      <w:pPr>
        <w:pStyle w:val="Code"/>
      </w:pPr>
      <w:r w:rsidRPr="00EC76D5">
        <w:t xml:space="preserve">      $$ = GenerateDeclaration.generateNewFunctionDeclaration($1, $3);</w:t>
      </w:r>
    </w:p>
    <w:p w14:paraId="78EE0511" w14:textId="77777777" w:rsidR="00C143BB" w:rsidRPr="00EC76D5" w:rsidRDefault="00C143BB" w:rsidP="00854CBF">
      <w:pPr>
        <w:pStyle w:val="Code"/>
      </w:pPr>
      <w:r w:rsidRPr="00EC76D5">
        <w:t xml:space="preserve">    }</w:t>
      </w:r>
    </w:p>
    <w:p w14:paraId="5E454FF7" w14:textId="3B962A00" w:rsidR="00C143BB" w:rsidRPr="00EC76D5" w:rsidRDefault="00C143BB" w:rsidP="00854CBF">
      <w:pPr>
        <w:pStyle w:val="Code"/>
      </w:pPr>
      <w:r w:rsidRPr="00EC76D5">
        <w:t xml:space="preserve">  | direct_</w:t>
      </w:r>
      <w:r w:rsidR="00AB7DF5">
        <w:t>pointer_declarator</w:t>
      </w:r>
    </w:p>
    <w:p w14:paraId="24199B10" w14:textId="77777777" w:rsidR="00C143BB" w:rsidRPr="00EC76D5" w:rsidRDefault="00C143BB" w:rsidP="00854CBF">
      <w:pPr>
        <w:pStyle w:val="Code"/>
      </w:pPr>
      <w:r w:rsidRPr="00EC76D5">
        <w:t xml:space="preserve">    LEFT_PAREN optional_identifier_list RIGHT_PAREN {</w:t>
      </w:r>
    </w:p>
    <w:p w14:paraId="055E709C" w14:textId="77777777" w:rsidR="00C143BB" w:rsidRPr="00EC76D5" w:rsidRDefault="00C143BB" w:rsidP="00854CBF">
      <w:pPr>
        <w:pStyle w:val="Code"/>
      </w:pPr>
      <w:r w:rsidRPr="00EC76D5">
        <w:t xml:space="preserve">      $$ = GenerateDeclaration.generateOldFunctionDeclaration($1, $3);</w:t>
      </w:r>
    </w:p>
    <w:p w14:paraId="1312C234" w14:textId="77777777" w:rsidR="00C143BB" w:rsidRPr="00EC76D5" w:rsidRDefault="00C143BB" w:rsidP="00854CBF">
      <w:pPr>
        <w:pStyle w:val="Code"/>
      </w:pPr>
      <w:r w:rsidRPr="00EC76D5">
        <w:t xml:space="preserve">    };</w:t>
      </w:r>
    </w:p>
    <w:p w14:paraId="51B0FAD7" w14:textId="77777777" w:rsidR="00C143BB" w:rsidRPr="00EC76D5" w:rsidRDefault="00C143BB" w:rsidP="00854CBF">
      <w:pPr>
        <w:pStyle w:val="Code"/>
      </w:pPr>
    </w:p>
    <w:p w14:paraId="0D93DB8E" w14:textId="77777777" w:rsidR="00C143BB" w:rsidRPr="00EC76D5" w:rsidRDefault="00C143BB" w:rsidP="00854CBF">
      <w:pPr>
        <w:pStyle w:val="Code"/>
      </w:pPr>
      <w:r w:rsidRPr="00EC76D5">
        <w:t>optional_pointer_list:</w:t>
      </w:r>
    </w:p>
    <w:p w14:paraId="7C5A9B11" w14:textId="77777777" w:rsidR="00C143BB" w:rsidRPr="00EC76D5" w:rsidRDefault="00C143BB" w:rsidP="00854CBF">
      <w:pPr>
        <w:pStyle w:val="Code"/>
      </w:pPr>
      <w:r w:rsidRPr="00EC76D5">
        <w:t xml:space="preserve">    /* Empty. */ {</w:t>
      </w:r>
    </w:p>
    <w:p w14:paraId="3AFBDC21" w14:textId="77777777" w:rsidR="00C143BB" w:rsidRPr="00EC76D5" w:rsidRDefault="00C143BB" w:rsidP="00854CBF">
      <w:pPr>
        <w:pStyle w:val="Code"/>
      </w:pPr>
      <w:r w:rsidRPr="00EC76D5">
        <w:t xml:space="preserve">      $$ = new LinkedList&lt;&gt;();</w:t>
      </w:r>
    </w:p>
    <w:p w14:paraId="6B38A8B1" w14:textId="77777777" w:rsidR="00C143BB" w:rsidRPr="00EC76D5" w:rsidRDefault="00C143BB" w:rsidP="00854CBF">
      <w:pPr>
        <w:pStyle w:val="Code"/>
      </w:pPr>
      <w:r w:rsidRPr="00EC76D5">
        <w:t xml:space="preserve">    }</w:t>
      </w:r>
    </w:p>
    <w:p w14:paraId="77AC6BCF" w14:textId="77777777" w:rsidR="00C143BB" w:rsidRPr="00EC76D5" w:rsidRDefault="00C143BB" w:rsidP="00854CBF">
      <w:pPr>
        <w:pStyle w:val="Code"/>
      </w:pPr>
      <w:r w:rsidRPr="00EC76D5">
        <w:t xml:space="preserve">  | pointer_list {</w:t>
      </w:r>
    </w:p>
    <w:p w14:paraId="2CB0D86A" w14:textId="77777777" w:rsidR="00C143BB" w:rsidRPr="00EC76D5" w:rsidRDefault="00C143BB" w:rsidP="00854CBF">
      <w:pPr>
        <w:pStyle w:val="Code"/>
      </w:pPr>
      <w:r w:rsidRPr="00EC76D5">
        <w:t xml:space="preserve">      $$ = $1;</w:t>
      </w:r>
    </w:p>
    <w:p w14:paraId="176B29DC" w14:textId="77777777" w:rsidR="00C143BB" w:rsidRPr="00EC76D5" w:rsidRDefault="00C143BB" w:rsidP="00854CBF">
      <w:pPr>
        <w:pStyle w:val="Code"/>
      </w:pPr>
      <w:r w:rsidRPr="00EC76D5">
        <w:t xml:space="preserve">    };</w:t>
      </w:r>
    </w:p>
    <w:p w14:paraId="05319E1D" w14:textId="77777777" w:rsidR="00C143BB" w:rsidRPr="00EC76D5" w:rsidRDefault="00C143BB" w:rsidP="00854CBF">
      <w:pPr>
        <w:pStyle w:val="Code"/>
      </w:pPr>
    </w:p>
    <w:p w14:paraId="5B8B730F" w14:textId="77777777" w:rsidR="00C143BB" w:rsidRPr="00EC76D5" w:rsidRDefault="00C143BB" w:rsidP="00854CBF">
      <w:pPr>
        <w:pStyle w:val="Code"/>
      </w:pPr>
      <w:r w:rsidRPr="00EC76D5">
        <w:t>pointer_list:</w:t>
      </w:r>
    </w:p>
    <w:p w14:paraId="0FC9ECF4" w14:textId="77777777" w:rsidR="00C143BB" w:rsidRPr="00EC76D5" w:rsidRDefault="00C143BB" w:rsidP="00854CBF">
      <w:pPr>
        <w:pStyle w:val="Code"/>
      </w:pPr>
      <w:r w:rsidRPr="00EC76D5">
        <w:t xml:space="preserve">    pointer {</w:t>
      </w:r>
    </w:p>
    <w:p w14:paraId="509412B3" w14:textId="77777777" w:rsidR="00C143BB" w:rsidRPr="00EC76D5" w:rsidRDefault="00C143BB" w:rsidP="00854CBF">
      <w:pPr>
        <w:pStyle w:val="Code"/>
      </w:pPr>
      <w:r w:rsidRPr="00EC76D5">
        <w:t xml:space="preserve">      $$ = new LinkedList&lt;&gt;();</w:t>
      </w:r>
    </w:p>
    <w:p w14:paraId="5B9E307F" w14:textId="77777777" w:rsidR="00C143BB" w:rsidRPr="00EC76D5" w:rsidRDefault="00C143BB" w:rsidP="00854CBF">
      <w:pPr>
        <w:pStyle w:val="Code"/>
      </w:pPr>
      <w:r w:rsidRPr="00EC76D5">
        <w:t xml:space="preserve">      ((List) $$).add($1);</w:t>
      </w:r>
    </w:p>
    <w:p w14:paraId="5EB75F50" w14:textId="77777777" w:rsidR="00C143BB" w:rsidRPr="00EC76D5" w:rsidRDefault="00C143BB" w:rsidP="00854CBF">
      <w:pPr>
        <w:pStyle w:val="Code"/>
      </w:pPr>
      <w:r w:rsidRPr="00EC76D5">
        <w:t xml:space="preserve">    }</w:t>
      </w:r>
    </w:p>
    <w:p w14:paraId="3BD05E79" w14:textId="77777777" w:rsidR="00C143BB" w:rsidRPr="00EC76D5" w:rsidRDefault="00C143BB" w:rsidP="00854CBF">
      <w:pPr>
        <w:pStyle w:val="Code"/>
      </w:pPr>
      <w:r w:rsidRPr="00EC76D5">
        <w:t xml:space="preserve">  | pointer_list pointer {</w:t>
      </w:r>
    </w:p>
    <w:p w14:paraId="43C51CB3" w14:textId="77777777" w:rsidR="00C143BB" w:rsidRPr="00EC76D5" w:rsidRDefault="00C143BB" w:rsidP="00854CBF">
      <w:pPr>
        <w:pStyle w:val="Code"/>
      </w:pPr>
      <w:r w:rsidRPr="00EC76D5">
        <w:t xml:space="preserve">      $1.add($2);</w:t>
      </w:r>
    </w:p>
    <w:p w14:paraId="7BEAE992" w14:textId="77777777" w:rsidR="00C143BB" w:rsidRPr="00EC76D5" w:rsidRDefault="00C143BB" w:rsidP="00854CBF">
      <w:pPr>
        <w:pStyle w:val="Code"/>
      </w:pPr>
      <w:r w:rsidRPr="00EC76D5">
        <w:t xml:space="preserve">      $$ = $1;</w:t>
      </w:r>
    </w:p>
    <w:p w14:paraId="7E0F917A" w14:textId="77777777" w:rsidR="00C143BB" w:rsidRPr="00EC76D5" w:rsidRDefault="00C143BB" w:rsidP="00854CBF">
      <w:pPr>
        <w:pStyle w:val="Code"/>
      </w:pPr>
      <w:r w:rsidRPr="00EC76D5">
        <w:t xml:space="preserve">    };</w:t>
      </w:r>
    </w:p>
    <w:p w14:paraId="364CF6DF" w14:textId="77777777" w:rsidR="00C143BB" w:rsidRPr="00EC76D5" w:rsidRDefault="00C143BB" w:rsidP="00854CBF">
      <w:pPr>
        <w:pStyle w:val="Code"/>
      </w:pPr>
    </w:p>
    <w:p w14:paraId="41A7A519" w14:textId="77777777" w:rsidR="00C143BB" w:rsidRPr="00EC76D5" w:rsidRDefault="00C143BB" w:rsidP="00854CBF">
      <w:pPr>
        <w:pStyle w:val="Code"/>
      </w:pPr>
      <w:r w:rsidRPr="00EC76D5">
        <w:t>pointer:</w:t>
      </w:r>
    </w:p>
    <w:p w14:paraId="577592FC" w14:textId="77777777" w:rsidR="00C143BB" w:rsidRPr="00EC76D5" w:rsidRDefault="00C143BB" w:rsidP="00854CBF">
      <w:pPr>
        <w:pStyle w:val="Code"/>
      </w:pPr>
      <w:r w:rsidRPr="00EC76D5">
        <w:t xml:space="preserve">    ASTERRISK {</w:t>
      </w:r>
    </w:p>
    <w:p w14:paraId="5494C4C2" w14:textId="77777777" w:rsidR="00C143BB" w:rsidRPr="00EC76D5" w:rsidRDefault="00C143BB" w:rsidP="00854CBF">
      <w:pPr>
        <w:pStyle w:val="Code"/>
      </w:pPr>
      <w:r w:rsidRPr="00EC76D5">
        <w:t xml:space="preserve">      $$ = Type.createPointerType(null);</w:t>
      </w:r>
    </w:p>
    <w:p w14:paraId="6A4D1FF0" w14:textId="77777777" w:rsidR="00C143BB" w:rsidRPr="00EC76D5" w:rsidRDefault="00C143BB" w:rsidP="00854CBF">
      <w:pPr>
        <w:pStyle w:val="Code"/>
      </w:pPr>
      <w:r w:rsidRPr="00EC76D5">
        <w:t xml:space="preserve">    }</w:t>
      </w:r>
    </w:p>
    <w:p w14:paraId="2BCF35BF" w14:textId="77777777" w:rsidR="00C143BB" w:rsidRPr="00EC76D5" w:rsidRDefault="00C143BB" w:rsidP="00854CBF">
      <w:pPr>
        <w:pStyle w:val="Code"/>
      </w:pPr>
      <w:r w:rsidRPr="00EC76D5">
        <w:t xml:space="preserve">  | ASTERRISK declaration_specifier_list {</w:t>
      </w:r>
    </w:p>
    <w:p w14:paraId="474DA805" w14:textId="77777777" w:rsidR="00C143BB" w:rsidRPr="00EC76D5" w:rsidRDefault="00C143BB" w:rsidP="00854CBF">
      <w:pPr>
        <w:pStyle w:val="Code"/>
      </w:pPr>
      <w:r w:rsidRPr="00EC76D5">
        <w:t xml:space="preserve">      $$ = Main.SpecifierStack.pop().generateQualifiers();</w:t>
      </w:r>
    </w:p>
    <w:p w14:paraId="088D0D77" w14:textId="77777777" w:rsidR="00C143BB" w:rsidRPr="00EC76D5" w:rsidRDefault="00C143BB" w:rsidP="00854CBF">
      <w:pPr>
        <w:pStyle w:val="Code"/>
        <w:rPr>
          <w:b/>
        </w:rPr>
      </w:pPr>
      <w:r w:rsidRPr="00EC76D5">
        <w:t xml:space="preserve">    };</w:t>
      </w:r>
    </w:p>
    <w:p w14:paraId="50EC3E25" w14:textId="1AC812FC" w:rsidR="00E40B78" w:rsidRPr="00EC76D5" w:rsidRDefault="00E40B78" w:rsidP="00C143BB">
      <w:pPr>
        <w:pStyle w:val="CodeHeader"/>
      </w:pPr>
      <w:proofErr w:type="spellStart"/>
      <w:r w:rsidRPr="00EC76D5">
        <w:t>Generator.java</w:t>
      </w:r>
      <w:proofErr w:type="spellEnd"/>
    </w:p>
    <w:p w14:paraId="222F6DD2" w14:textId="77777777" w:rsidR="00F519EC" w:rsidRPr="00EC76D5" w:rsidRDefault="00F519EC" w:rsidP="00F519EC">
      <w:pPr>
        <w:pStyle w:val="Code"/>
      </w:pPr>
      <w:r w:rsidRPr="00EC76D5">
        <w:t xml:space="preserve">  public static Declarator generatePointerDeclarator(List&lt;Type&gt; typeList,</w:t>
      </w:r>
    </w:p>
    <w:p w14:paraId="1094DE2B" w14:textId="25BDA339" w:rsidR="00F519EC" w:rsidRPr="00EC76D5" w:rsidRDefault="00F519EC" w:rsidP="00F519EC">
      <w:pPr>
        <w:pStyle w:val="Code"/>
      </w:pPr>
      <w:r w:rsidRPr="00EC76D5">
        <w:t xml:space="preserve">                                                     Declarator </w:t>
      </w:r>
      <w:r w:rsidR="00FC5EB0">
        <w:t>declarator</w:t>
      </w:r>
      <w:r w:rsidRPr="00EC76D5">
        <w:t>) {</w:t>
      </w:r>
    </w:p>
    <w:p w14:paraId="3A1BD909" w14:textId="5D26909C" w:rsidR="00F519EC" w:rsidRPr="00EC76D5" w:rsidRDefault="00F519EC" w:rsidP="00F519EC">
      <w:pPr>
        <w:pStyle w:val="Code"/>
      </w:pPr>
      <w:r w:rsidRPr="00EC76D5">
        <w:t xml:space="preserve">    if (</w:t>
      </w:r>
      <w:r w:rsidR="00FC5EB0">
        <w:t>declarator</w:t>
      </w:r>
      <w:r w:rsidRPr="00EC76D5">
        <w:t xml:space="preserve"> == null) {</w:t>
      </w:r>
    </w:p>
    <w:p w14:paraId="5961F7B3" w14:textId="665C7427" w:rsidR="00F519EC" w:rsidRPr="00EC76D5" w:rsidRDefault="00F519EC" w:rsidP="00F519EC">
      <w:pPr>
        <w:pStyle w:val="Code"/>
      </w:pPr>
      <w:r w:rsidRPr="00EC76D5">
        <w:t xml:space="preserve">      </w:t>
      </w:r>
      <w:r w:rsidR="00FC5EB0">
        <w:t>declarator</w:t>
      </w:r>
      <w:r w:rsidRPr="00EC76D5">
        <w:t xml:space="preserve"> = new Declarator(null);</w:t>
      </w:r>
    </w:p>
    <w:p w14:paraId="1E68682B" w14:textId="77777777" w:rsidR="00F519EC" w:rsidRPr="00EC76D5" w:rsidRDefault="00F519EC" w:rsidP="00F519EC">
      <w:pPr>
        <w:pStyle w:val="Code"/>
      </w:pPr>
      <w:r w:rsidRPr="00EC76D5">
        <w:t xml:space="preserve">    }</w:t>
      </w:r>
    </w:p>
    <w:p w14:paraId="267100CE" w14:textId="77777777" w:rsidR="00F519EC" w:rsidRPr="00EC76D5" w:rsidRDefault="00F519EC" w:rsidP="00F519EC">
      <w:pPr>
        <w:pStyle w:val="Code"/>
      </w:pPr>
      <w:r w:rsidRPr="00EC76D5">
        <w:t xml:space="preserve">    </w:t>
      </w:r>
    </w:p>
    <w:p w14:paraId="5838A7BD" w14:textId="77777777" w:rsidR="00F519EC" w:rsidRPr="00EC76D5" w:rsidRDefault="00F519EC" w:rsidP="00F519EC">
      <w:pPr>
        <w:pStyle w:val="Code"/>
      </w:pPr>
      <w:r w:rsidRPr="00EC76D5">
        <w:t xml:space="preserve">    for (Type type : typeList) {</w:t>
      </w:r>
    </w:p>
    <w:p w14:paraId="1087F3C0" w14:textId="77777777" w:rsidR="00F519EC" w:rsidRPr="00EC76D5" w:rsidRDefault="00F519EC" w:rsidP="00F519EC">
      <w:pPr>
        <w:pStyle w:val="Code"/>
      </w:pPr>
      <w:r w:rsidRPr="00EC76D5">
        <w:t xml:space="preserve">      Type pointerType = Type.createPointerType(null);</w:t>
      </w:r>
    </w:p>
    <w:p w14:paraId="4A9ECA6A" w14:textId="77777777" w:rsidR="00F519EC" w:rsidRPr="00EC76D5" w:rsidRDefault="00F519EC" w:rsidP="00F519EC">
      <w:pPr>
        <w:pStyle w:val="Code"/>
      </w:pPr>
      <w:r w:rsidRPr="00EC76D5">
        <w:t xml:space="preserve">      pointerType.setConstant(type.isConstant());</w:t>
      </w:r>
    </w:p>
    <w:p w14:paraId="48C83127" w14:textId="77777777" w:rsidR="00F519EC" w:rsidRPr="00EC76D5" w:rsidRDefault="00F519EC" w:rsidP="00F519EC">
      <w:pPr>
        <w:pStyle w:val="Code"/>
      </w:pPr>
      <w:r w:rsidRPr="00EC76D5">
        <w:lastRenderedPageBreak/>
        <w:t xml:space="preserve">      pointerType.setVolatile(type.isVolatile());</w:t>
      </w:r>
    </w:p>
    <w:p w14:paraId="43128D8B" w14:textId="664D7C11" w:rsidR="00F519EC" w:rsidRPr="00EC76D5" w:rsidRDefault="00F519EC" w:rsidP="00F519EC">
      <w:pPr>
        <w:pStyle w:val="Code"/>
      </w:pPr>
      <w:r w:rsidRPr="00EC76D5">
        <w:t xml:space="preserve">      </w:t>
      </w:r>
      <w:r w:rsidR="00FC5EB0">
        <w:t>declarator</w:t>
      </w:r>
      <w:r w:rsidRPr="00EC76D5">
        <w:t>.add(pointerType);</w:t>
      </w:r>
    </w:p>
    <w:p w14:paraId="39CCE84F" w14:textId="77777777" w:rsidR="00F519EC" w:rsidRPr="00EC76D5" w:rsidRDefault="00F519EC" w:rsidP="00F519EC">
      <w:pPr>
        <w:pStyle w:val="Code"/>
      </w:pPr>
      <w:r w:rsidRPr="00EC76D5">
        <w:t xml:space="preserve">    }</w:t>
      </w:r>
    </w:p>
    <w:p w14:paraId="04F8FE3D" w14:textId="77777777" w:rsidR="00F519EC" w:rsidRPr="00EC76D5" w:rsidRDefault="00F519EC" w:rsidP="00F519EC">
      <w:pPr>
        <w:pStyle w:val="Code"/>
      </w:pPr>
    </w:p>
    <w:p w14:paraId="5F3E0DF9" w14:textId="44EF4C55" w:rsidR="00F519EC" w:rsidRPr="00EC76D5" w:rsidRDefault="00F519EC" w:rsidP="00F519EC">
      <w:pPr>
        <w:pStyle w:val="Code"/>
      </w:pPr>
      <w:r w:rsidRPr="00EC76D5">
        <w:t xml:space="preserve">    return </w:t>
      </w:r>
      <w:r w:rsidR="00FC5EB0">
        <w:t>declarator</w:t>
      </w:r>
      <w:r w:rsidRPr="00EC76D5">
        <w:t>;</w:t>
      </w:r>
    </w:p>
    <w:p w14:paraId="6AAB02EA" w14:textId="77777777" w:rsidR="00F519EC" w:rsidRPr="00EC76D5" w:rsidRDefault="00F519EC" w:rsidP="00F519EC">
      <w:pPr>
        <w:pStyle w:val="Code"/>
      </w:pPr>
      <w:r w:rsidRPr="00EC76D5">
        <w:t xml:space="preserve">  }</w:t>
      </w:r>
    </w:p>
    <w:p w14:paraId="3D9BB5B5" w14:textId="77777777" w:rsidR="00F519EC" w:rsidRPr="00EC76D5" w:rsidRDefault="00F519EC" w:rsidP="00F519EC">
      <w:pPr>
        <w:pStyle w:val="Code"/>
      </w:pPr>
    </w:p>
    <w:p w14:paraId="1996AD69" w14:textId="77777777" w:rsidR="00F519EC" w:rsidRPr="00EC76D5" w:rsidRDefault="00F519EC" w:rsidP="00F519EC">
      <w:pPr>
        <w:pStyle w:val="Code"/>
      </w:pPr>
      <w:r w:rsidRPr="00EC76D5">
        <w:t xml:space="preserve">  public static Declarator generatePointerListDeclarator</w:t>
      </w:r>
    </w:p>
    <w:p w14:paraId="448741A7" w14:textId="3CE4E378" w:rsidR="00F519EC" w:rsidRPr="00EC76D5" w:rsidRDefault="00F519EC" w:rsidP="00F519EC">
      <w:pPr>
        <w:pStyle w:val="Code"/>
      </w:pPr>
      <w:r w:rsidRPr="00EC76D5">
        <w:t xml:space="preserve">                (List&lt;Pair&lt;Boolean,Boolean&gt;&gt; pointerList, Declarator </w:t>
      </w:r>
      <w:r w:rsidR="00FC5EB0">
        <w:t>declarator</w:t>
      </w:r>
      <w:r w:rsidRPr="00EC76D5">
        <w:t>) {</w:t>
      </w:r>
    </w:p>
    <w:p w14:paraId="13EE7977" w14:textId="77777777" w:rsidR="00F519EC" w:rsidRPr="00EC76D5" w:rsidRDefault="00F519EC" w:rsidP="00F519EC">
      <w:pPr>
        <w:pStyle w:val="Code"/>
      </w:pPr>
      <w:r w:rsidRPr="00EC76D5">
        <w:t xml:space="preserve">    for (Pair&lt;Boolean,Boolean&gt; pair : pointerList) {</w:t>
      </w:r>
    </w:p>
    <w:p w14:paraId="3EB67CE2" w14:textId="77777777" w:rsidR="00F519EC" w:rsidRPr="00EC76D5" w:rsidRDefault="00F519EC" w:rsidP="00F519EC">
      <w:pPr>
        <w:pStyle w:val="Code"/>
      </w:pPr>
      <w:r w:rsidRPr="00EC76D5">
        <w:t xml:space="preserve">      Type pointerType = Type.createPointerType(null);</w:t>
      </w:r>
    </w:p>
    <w:p w14:paraId="79E1BBD8" w14:textId="77777777" w:rsidR="00F519EC" w:rsidRPr="00EC76D5" w:rsidRDefault="00F519EC" w:rsidP="00F519EC">
      <w:pPr>
        <w:pStyle w:val="Code"/>
      </w:pPr>
      <w:r w:rsidRPr="00EC76D5">
        <w:t xml:space="preserve">      boolean isConstant = pair.getFirst(),</w:t>
      </w:r>
    </w:p>
    <w:p w14:paraId="63F05430" w14:textId="77777777" w:rsidR="00F519EC" w:rsidRPr="00EC76D5" w:rsidRDefault="00F519EC" w:rsidP="00F519EC">
      <w:pPr>
        <w:pStyle w:val="Code"/>
      </w:pPr>
      <w:r w:rsidRPr="00EC76D5">
        <w:t xml:space="preserve">              isVolatile = pair.getSecond();</w:t>
      </w:r>
    </w:p>
    <w:p w14:paraId="15DAA60F" w14:textId="77777777" w:rsidR="00F519EC" w:rsidRPr="00EC76D5" w:rsidRDefault="00F519EC" w:rsidP="00F519EC">
      <w:pPr>
        <w:pStyle w:val="Code"/>
      </w:pPr>
      <w:r w:rsidRPr="00EC76D5">
        <w:t xml:space="preserve">      pointerType.setConstant(isConstant);</w:t>
      </w:r>
    </w:p>
    <w:p w14:paraId="00214127" w14:textId="77777777" w:rsidR="00F519EC" w:rsidRPr="00EC76D5" w:rsidRDefault="00F519EC" w:rsidP="00F519EC">
      <w:pPr>
        <w:pStyle w:val="Code"/>
      </w:pPr>
      <w:r w:rsidRPr="00EC76D5">
        <w:t xml:space="preserve">      pointerType.setVolatile(isVolatile);</w:t>
      </w:r>
    </w:p>
    <w:p w14:paraId="16CD3562" w14:textId="2DBB3859" w:rsidR="00F519EC" w:rsidRPr="00EC76D5" w:rsidRDefault="00F519EC" w:rsidP="00F519EC">
      <w:pPr>
        <w:pStyle w:val="Code"/>
      </w:pPr>
      <w:r w:rsidRPr="00EC76D5">
        <w:t xml:space="preserve">      </w:t>
      </w:r>
      <w:r w:rsidR="00FC5EB0">
        <w:t>declarator</w:t>
      </w:r>
      <w:r w:rsidRPr="00EC76D5">
        <w:t>.add(pointerType);</w:t>
      </w:r>
    </w:p>
    <w:p w14:paraId="5985BDA1" w14:textId="77777777" w:rsidR="00F519EC" w:rsidRPr="00EC76D5" w:rsidRDefault="00F519EC" w:rsidP="00F519EC">
      <w:pPr>
        <w:pStyle w:val="Code"/>
      </w:pPr>
      <w:r w:rsidRPr="00EC76D5">
        <w:t xml:space="preserve">    }</w:t>
      </w:r>
    </w:p>
    <w:p w14:paraId="7AC8A734" w14:textId="77777777" w:rsidR="00F519EC" w:rsidRPr="00EC76D5" w:rsidRDefault="00F519EC" w:rsidP="00F519EC">
      <w:pPr>
        <w:pStyle w:val="Code"/>
      </w:pPr>
      <w:r w:rsidRPr="00EC76D5">
        <w:t xml:space="preserve">    </w:t>
      </w:r>
    </w:p>
    <w:p w14:paraId="7EC36083" w14:textId="3C33B281" w:rsidR="00F519EC" w:rsidRPr="00EC76D5" w:rsidRDefault="00F519EC" w:rsidP="00F519EC">
      <w:pPr>
        <w:pStyle w:val="Code"/>
      </w:pPr>
      <w:r w:rsidRPr="00EC76D5">
        <w:t xml:space="preserve">    return </w:t>
      </w:r>
      <w:r w:rsidR="00FC5EB0">
        <w:t>declarator</w:t>
      </w:r>
      <w:r w:rsidRPr="00EC76D5">
        <w:t>;</w:t>
      </w:r>
    </w:p>
    <w:p w14:paraId="289C1808" w14:textId="285A6DB7" w:rsidR="00E40B78" w:rsidRPr="00EC76D5" w:rsidRDefault="00F519EC" w:rsidP="00F519EC">
      <w:pPr>
        <w:pStyle w:val="Code"/>
      </w:pPr>
      <w:r w:rsidRPr="00EC76D5">
        <w:t xml:space="preserve">  }</w:t>
      </w:r>
    </w:p>
    <w:p w14:paraId="0752B22B" w14:textId="0D9825D8" w:rsidR="00E40B78" w:rsidRPr="00EC76D5" w:rsidRDefault="00E40B78" w:rsidP="00E40B78">
      <w:pPr>
        <w:pStyle w:val="Rubrik3"/>
      </w:pPr>
      <w:bookmarkStart w:id="62" w:name="_Toc481936154"/>
      <w:r w:rsidRPr="00EC76D5">
        <w:t>Parameter List</w:t>
      </w:r>
      <w:bookmarkEnd w:id="62"/>
    </w:p>
    <w:p w14:paraId="0A89C523" w14:textId="4F642FEF" w:rsidR="00E40B78" w:rsidRPr="00EC76D5" w:rsidRDefault="00E40B78" w:rsidP="00E40B78">
      <w:r w:rsidRPr="00EC76D5">
        <w:t xml:space="preserve">A parameter is a declaration with at most one declaratory, which has no </w:t>
      </w:r>
      <w:r w:rsidR="002F35C1">
        <w:t>initializer</w:t>
      </w:r>
      <w:r w:rsidRPr="00EC76D5">
        <w:t xml:space="preserve"> or bitfield.</w:t>
      </w:r>
    </w:p>
    <w:p w14:paraId="625C74F4" w14:textId="42BEC221" w:rsidR="00E40B78" w:rsidRPr="00EC76D5" w:rsidRDefault="002E67B8" w:rsidP="00E40B78">
      <w:pPr>
        <w:pStyle w:val="CodeHeader"/>
      </w:pPr>
      <w:proofErr w:type="spellStart"/>
      <w:r>
        <w:t>MainParser.gppg</w:t>
      </w:r>
      <w:proofErr w:type="spellEnd"/>
    </w:p>
    <w:p w14:paraId="323E7BA5" w14:textId="77777777" w:rsidR="009F05AB" w:rsidRPr="00EC76D5" w:rsidRDefault="009F05AB" w:rsidP="009F05AB">
      <w:pPr>
        <w:pStyle w:val="Code"/>
      </w:pPr>
      <w:r w:rsidRPr="00EC76D5">
        <w:t>optional_parameter_ellipse_list:</w:t>
      </w:r>
    </w:p>
    <w:p w14:paraId="221A2603" w14:textId="77777777" w:rsidR="009F05AB" w:rsidRPr="00EC76D5" w:rsidRDefault="009F05AB" w:rsidP="009F05AB">
      <w:pPr>
        <w:pStyle w:val="Code"/>
      </w:pPr>
      <w:r w:rsidRPr="00EC76D5">
        <w:t xml:space="preserve">    /* Empty. */           { $$ = null; }</w:t>
      </w:r>
    </w:p>
    <w:p w14:paraId="6030F5FD" w14:textId="77777777" w:rsidR="009F05AB" w:rsidRPr="00EC76D5" w:rsidRDefault="009F05AB" w:rsidP="009F05AB">
      <w:pPr>
        <w:pStyle w:val="Code"/>
      </w:pPr>
      <w:r w:rsidRPr="00EC76D5">
        <w:t xml:space="preserve">  | parameter_ellipse_list { $$ = $1;   };</w:t>
      </w:r>
    </w:p>
    <w:p w14:paraId="5159CDE4" w14:textId="77777777" w:rsidR="009F05AB" w:rsidRPr="00EC76D5" w:rsidRDefault="009F05AB" w:rsidP="009F05AB">
      <w:pPr>
        <w:pStyle w:val="Code"/>
      </w:pPr>
      <w:r w:rsidRPr="00EC76D5">
        <w:t xml:space="preserve">    </w:t>
      </w:r>
    </w:p>
    <w:p w14:paraId="7D3C7BA4" w14:textId="77777777" w:rsidR="009F05AB" w:rsidRPr="00EC76D5" w:rsidRDefault="009F05AB" w:rsidP="009F05AB">
      <w:pPr>
        <w:pStyle w:val="Code"/>
      </w:pPr>
      <w:r w:rsidRPr="00EC76D5">
        <w:t>parameter_ellipse_list:</w:t>
      </w:r>
    </w:p>
    <w:p w14:paraId="14603E4A" w14:textId="77777777" w:rsidR="009F05AB" w:rsidRPr="00EC76D5" w:rsidRDefault="009F05AB" w:rsidP="009F05AB">
      <w:pPr>
        <w:pStyle w:val="Code"/>
      </w:pPr>
      <w:r w:rsidRPr="00EC76D5">
        <w:t xml:space="preserve">    parameter_list {</w:t>
      </w:r>
    </w:p>
    <w:p w14:paraId="4B424C2A" w14:textId="77777777" w:rsidR="009F05AB" w:rsidRPr="00EC76D5" w:rsidRDefault="009F05AB" w:rsidP="009F05AB">
      <w:pPr>
        <w:pStyle w:val="Code"/>
      </w:pPr>
      <w:r w:rsidRPr="00EC76D5">
        <w:t xml:space="preserve">      $$ = new Pair&lt;List&lt;Symbol&gt;,Boolean&gt;($1, false);</w:t>
      </w:r>
    </w:p>
    <w:p w14:paraId="4970B256" w14:textId="77777777" w:rsidR="009F05AB" w:rsidRPr="00EC76D5" w:rsidRDefault="009F05AB" w:rsidP="009F05AB">
      <w:pPr>
        <w:pStyle w:val="Code"/>
      </w:pPr>
      <w:r w:rsidRPr="00EC76D5">
        <w:t xml:space="preserve">    }</w:t>
      </w:r>
    </w:p>
    <w:p w14:paraId="0376673C" w14:textId="77777777" w:rsidR="009F05AB" w:rsidRPr="00EC76D5" w:rsidRDefault="009F05AB" w:rsidP="009F05AB">
      <w:pPr>
        <w:pStyle w:val="Code"/>
      </w:pPr>
      <w:r w:rsidRPr="00EC76D5">
        <w:t xml:space="preserve">  | parameter_list COMMA ELLIPSE {</w:t>
      </w:r>
    </w:p>
    <w:p w14:paraId="7063220A" w14:textId="77777777" w:rsidR="009F05AB" w:rsidRPr="00EC76D5" w:rsidRDefault="009F05AB" w:rsidP="009F05AB">
      <w:pPr>
        <w:pStyle w:val="Code"/>
      </w:pPr>
      <w:r w:rsidRPr="00EC76D5">
        <w:t xml:space="preserve">      $$ = new Pair&lt;List&lt;Symbol&gt;,Boolean&gt;($1, true);</w:t>
      </w:r>
    </w:p>
    <w:p w14:paraId="261DD125" w14:textId="77777777" w:rsidR="009F05AB" w:rsidRPr="00EC76D5" w:rsidRDefault="009F05AB" w:rsidP="009F05AB">
      <w:pPr>
        <w:pStyle w:val="Code"/>
      </w:pPr>
      <w:r w:rsidRPr="00EC76D5">
        <w:t xml:space="preserve">    };</w:t>
      </w:r>
    </w:p>
    <w:p w14:paraId="60ED477D" w14:textId="77777777" w:rsidR="009F05AB" w:rsidRPr="00EC76D5" w:rsidRDefault="009F05AB" w:rsidP="009F05AB">
      <w:pPr>
        <w:pStyle w:val="Code"/>
      </w:pPr>
    </w:p>
    <w:p w14:paraId="09DC7874" w14:textId="77777777" w:rsidR="009F05AB" w:rsidRPr="00EC76D5" w:rsidRDefault="009F05AB" w:rsidP="009F05AB">
      <w:pPr>
        <w:pStyle w:val="Code"/>
      </w:pPr>
      <w:r w:rsidRPr="00EC76D5">
        <w:t>parameter_list:</w:t>
      </w:r>
    </w:p>
    <w:p w14:paraId="6A05BF26" w14:textId="77777777" w:rsidR="009F05AB" w:rsidRPr="00EC76D5" w:rsidRDefault="009F05AB" w:rsidP="009F05AB">
      <w:pPr>
        <w:pStyle w:val="Code"/>
      </w:pPr>
      <w:r w:rsidRPr="00EC76D5">
        <w:t xml:space="preserve">    {</w:t>
      </w:r>
    </w:p>
    <w:p w14:paraId="7982F9CE" w14:textId="77777777" w:rsidR="009F05AB" w:rsidRPr="00EC76D5" w:rsidRDefault="009F05AB" w:rsidP="009F05AB">
      <w:pPr>
        <w:pStyle w:val="Code"/>
      </w:pPr>
      <w:r w:rsidRPr="00EC76D5">
        <w:t xml:space="preserve">      ++Main.ParameterCount;</w:t>
      </w:r>
    </w:p>
    <w:p w14:paraId="30B64E58" w14:textId="77777777" w:rsidR="009F05AB" w:rsidRPr="00EC76D5" w:rsidRDefault="009F05AB" w:rsidP="009F05AB">
      <w:pPr>
        <w:pStyle w:val="Code"/>
      </w:pPr>
      <w:r w:rsidRPr="00EC76D5">
        <w:t xml:space="preserve">    }</w:t>
      </w:r>
    </w:p>
    <w:p w14:paraId="5CE85F35" w14:textId="77777777" w:rsidR="009F05AB" w:rsidRPr="00EC76D5" w:rsidRDefault="009F05AB" w:rsidP="009F05AB">
      <w:pPr>
        <w:pStyle w:val="Code"/>
      </w:pPr>
      <w:r w:rsidRPr="00EC76D5">
        <w:t xml:space="preserve">    parameter_declaration {</w:t>
      </w:r>
    </w:p>
    <w:p w14:paraId="59995AE8" w14:textId="77777777" w:rsidR="009F05AB" w:rsidRPr="00EC76D5" w:rsidRDefault="009F05AB" w:rsidP="009F05AB">
      <w:pPr>
        <w:pStyle w:val="Code"/>
      </w:pPr>
      <w:r w:rsidRPr="00EC76D5">
        <w:t xml:space="preserve">      --Main.ParameterCount;</w:t>
      </w:r>
    </w:p>
    <w:p w14:paraId="6B414A46" w14:textId="77777777" w:rsidR="009F05AB" w:rsidRPr="00EC76D5" w:rsidRDefault="009F05AB" w:rsidP="009F05AB">
      <w:pPr>
        <w:pStyle w:val="Code"/>
      </w:pPr>
      <w:r w:rsidRPr="00EC76D5">
        <w:t xml:space="preserve">      $$ = new LinkedList&lt;&gt;();</w:t>
      </w:r>
    </w:p>
    <w:p w14:paraId="42CB5105" w14:textId="77777777" w:rsidR="009F05AB" w:rsidRPr="00EC76D5" w:rsidRDefault="009F05AB" w:rsidP="009F05AB">
      <w:pPr>
        <w:pStyle w:val="Code"/>
      </w:pPr>
      <w:r w:rsidRPr="00EC76D5">
        <w:t xml:space="preserve">      ((List) $$).add($2);</w:t>
      </w:r>
    </w:p>
    <w:p w14:paraId="0CF014BF" w14:textId="77777777" w:rsidR="009F05AB" w:rsidRPr="00EC76D5" w:rsidRDefault="009F05AB" w:rsidP="009F05AB">
      <w:pPr>
        <w:pStyle w:val="Code"/>
      </w:pPr>
      <w:r w:rsidRPr="00EC76D5">
        <w:t xml:space="preserve">    }</w:t>
      </w:r>
    </w:p>
    <w:p w14:paraId="71589463" w14:textId="77777777" w:rsidR="009F05AB" w:rsidRPr="00EC76D5" w:rsidRDefault="009F05AB" w:rsidP="009F05AB">
      <w:pPr>
        <w:pStyle w:val="Code"/>
      </w:pPr>
      <w:r w:rsidRPr="00EC76D5">
        <w:t xml:space="preserve">  | parameter_list COMMA {</w:t>
      </w:r>
    </w:p>
    <w:p w14:paraId="6E419239" w14:textId="77777777" w:rsidR="009F05AB" w:rsidRPr="00EC76D5" w:rsidRDefault="009F05AB" w:rsidP="009F05AB">
      <w:pPr>
        <w:pStyle w:val="Code"/>
      </w:pPr>
      <w:r w:rsidRPr="00EC76D5">
        <w:t xml:space="preserve">      ++Main.ParameterCount;</w:t>
      </w:r>
    </w:p>
    <w:p w14:paraId="64938313" w14:textId="77777777" w:rsidR="009F05AB" w:rsidRPr="00EC76D5" w:rsidRDefault="009F05AB" w:rsidP="009F05AB">
      <w:pPr>
        <w:pStyle w:val="Code"/>
      </w:pPr>
      <w:r w:rsidRPr="00EC76D5">
        <w:t xml:space="preserve">    }</w:t>
      </w:r>
    </w:p>
    <w:p w14:paraId="0A185F2D" w14:textId="77777777" w:rsidR="009F05AB" w:rsidRPr="00EC76D5" w:rsidRDefault="009F05AB" w:rsidP="009F05AB">
      <w:pPr>
        <w:pStyle w:val="Code"/>
      </w:pPr>
      <w:r w:rsidRPr="00EC76D5">
        <w:t xml:space="preserve">    parameter_declaration {</w:t>
      </w:r>
    </w:p>
    <w:p w14:paraId="6407EAB5" w14:textId="77777777" w:rsidR="009F05AB" w:rsidRPr="00EC76D5" w:rsidRDefault="009F05AB" w:rsidP="009F05AB">
      <w:pPr>
        <w:pStyle w:val="Code"/>
      </w:pPr>
      <w:r w:rsidRPr="00EC76D5">
        <w:t xml:space="preserve">      --Main.ParameterCount;</w:t>
      </w:r>
    </w:p>
    <w:p w14:paraId="1EC405C9" w14:textId="77777777" w:rsidR="009F05AB" w:rsidRPr="00EC76D5" w:rsidRDefault="009F05AB" w:rsidP="009F05AB">
      <w:pPr>
        <w:pStyle w:val="Code"/>
      </w:pPr>
      <w:r w:rsidRPr="00EC76D5">
        <w:t xml:space="preserve">      $1.add($4); </w:t>
      </w:r>
    </w:p>
    <w:p w14:paraId="611EB64D" w14:textId="77777777" w:rsidR="009F05AB" w:rsidRPr="00EC76D5" w:rsidRDefault="009F05AB" w:rsidP="009F05AB">
      <w:pPr>
        <w:pStyle w:val="Code"/>
      </w:pPr>
      <w:r w:rsidRPr="00EC76D5">
        <w:t xml:space="preserve">      $$ = $1;</w:t>
      </w:r>
    </w:p>
    <w:p w14:paraId="72449058" w14:textId="77777777" w:rsidR="009F05AB" w:rsidRPr="00EC76D5" w:rsidRDefault="009F05AB" w:rsidP="009F05AB">
      <w:pPr>
        <w:pStyle w:val="Code"/>
      </w:pPr>
      <w:r w:rsidRPr="00EC76D5">
        <w:t xml:space="preserve">    };</w:t>
      </w:r>
    </w:p>
    <w:p w14:paraId="4B628125" w14:textId="77777777" w:rsidR="009F05AB" w:rsidRPr="00EC76D5" w:rsidRDefault="009F05AB" w:rsidP="009F05AB">
      <w:pPr>
        <w:pStyle w:val="Code"/>
      </w:pPr>
    </w:p>
    <w:p w14:paraId="1D0147FA" w14:textId="77777777" w:rsidR="009F05AB" w:rsidRPr="00EC76D5" w:rsidRDefault="009F05AB" w:rsidP="009F05AB">
      <w:pPr>
        <w:pStyle w:val="Code"/>
      </w:pPr>
      <w:r w:rsidRPr="00EC76D5">
        <w:lastRenderedPageBreak/>
        <w:t>parameter_declaration:</w:t>
      </w:r>
    </w:p>
    <w:p w14:paraId="55330C00" w14:textId="77777777" w:rsidR="009F05AB" w:rsidRPr="00EC76D5" w:rsidRDefault="009F05AB" w:rsidP="009F05AB">
      <w:pPr>
        <w:pStyle w:val="Code"/>
      </w:pPr>
      <w:r w:rsidRPr="00EC76D5">
        <w:t xml:space="preserve">    declaration_specifier_list {</w:t>
      </w:r>
    </w:p>
    <w:p w14:paraId="23B4C10E" w14:textId="77777777" w:rsidR="009F05AB" w:rsidRPr="00EC76D5" w:rsidRDefault="009F05AB" w:rsidP="009F05AB">
      <w:pPr>
        <w:pStyle w:val="Code"/>
      </w:pPr>
      <w:r w:rsidRPr="00EC76D5">
        <w:t xml:space="preserve">      $$ = GenerateDeclaration.generateParameter</w:t>
      </w:r>
    </w:p>
    <w:p w14:paraId="22602F19" w14:textId="75B2B114" w:rsidR="009F05AB" w:rsidRPr="00EC76D5" w:rsidRDefault="009F05AB" w:rsidP="009F05AB">
      <w:pPr>
        <w:pStyle w:val="Code"/>
      </w:pPr>
      <w:r w:rsidRPr="00EC76D5">
        <w:t xml:space="preserve">                               (Main.SpecifierStack.pop(), null);</w:t>
      </w:r>
    </w:p>
    <w:p w14:paraId="5EFB966A" w14:textId="77777777" w:rsidR="009F05AB" w:rsidRPr="00EC76D5" w:rsidRDefault="009F05AB" w:rsidP="009F05AB">
      <w:pPr>
        <w:pStyle w:val="Code"/>
      </w:pPr>
      <w:r w:rsidRPr="00EC76D5">
        <w:t xml:space="preserve">    }</w:t>
      </w:r>
    </w:p>
    <w:p w14:paraId="74C65385" w14:textId="4F5C224A" w:rsidR="009F05AB" w:rsidRPr="00EC76D5" w:rsidRDefault="009F05AB" w:rsidP="009F05AB">
      <w:pPr>
        <w:pStyle w:val="Code"/>
      </w:pPr>
      <w:r w:rsidRPr="00EC76D5">
        <w:t xml:space="preserve">  | declaration_specifier_list </w:t>
      </w:r>
      <w:r w:rsidR="00AB7DF5">
        <w:t>pointer_declarator</w:t>
      </w:r>
      <w:r w:rsidRPr="00EC76D5">
        <w:t xml:space="preserve"> {</w:t>
      </w:r>
    </w:p>
    <w:p w14:paraId="3301FD84" w14:textId="77777777" w:rsidR="009F05AB" w:rsidRPr="00EC76D5" w:rsidRDefault="009F05AB" w:rsidP="009F05AB">
      <w:pPr>
        <w:pStyle w:val="Code"/>
      </w:pPr>
      <w:r w:rsidRPr="00EC76D5">
        <w:t xml:space="preserve">      $$ = GenerateDeclaration.generateParameter</w:t>
      </w:r>
    </w:p>
    <w:p w14:paraId="777F0E8C" w14:textId="2806E780" w:rsidR="009F05AB" w:rsidRPr="00EC76D5" w:rsidRDefault="009F05AB" w:rsidP="009F05AB">
      <w:pPr>
        <w:pStyle w:val="Code"/>
      </w:pPr>
      <w:r w:rsidRPr="00EC76D5">
        <w:t xml:space="preserve">                               (Main.SpecifierStack.pop(), $2);</w:t>
      </w:r>
    </w:p>
    <w:p w14:paraId="605E0D2A" w14:textId="77777777" w:rsidR="009F05AB" w:rsidRPr="00EC76D5" w:rsidRDefault="009F05AB" w:rsidP="009F05AB">
      <w:pPr>
        <w:pStyle w:val="Code"/>
      </w:pPr>
      <w:r w:rsidRPr="00EC76D5">
        <w:t xml:space="preserve">    }</w:t>
      </w:r>
    </w:p>
    <w:p w14:paraId="132BEB4A" w14:textId="35A02DB6" w:rsidR="009F05AB" w:rsidRPr="00EC76D5" w:rsidRDefault="009F05AB" w:rsidP="009F05AB">
      <w:pPr>
        <w:pStyle w:val="Code"/>
      </w:pPr>
      <w:r w:rsidRPr="00EC76D5">
        <w:t xml:space="preserve">  | declaration_specifier_list abstract_</w:t>
      </w:r>
      <w:r w:rsidR="00AB7DF5">
        <w:t>pointer_declarator</w:t>
      </w:r>
      <w:r w:rsidRPr="00EC76D5">
        <w:t xml:space="preserve"> {</w:t>
      </w:r>
    </w:p>
    <w:p w14:paraId="144DD484" w14:textId="77777777" w:rsidR="009F05AB" w:rsidRPr="00EC76D5" w:rsidRDefault="009F05AB" w:rsidP="009F05AB">
      <w:pPr>
        <w:pStyle w:val="Code"/>
      </w:pPr>
      <w:r w:rsidRPr="00EC76D5">
        <w:t xml:space="preserve">      $$ = GenerateDeclaration.generateParameter</w:t>
      </w:r>
    </w:p>
    <w:p w14:paraId="16EE1FFF" w14:textId="1284831C" w:rsidR="009F05AB" w:rsidRPr="00EC76D5" w:rsidRDefault="009F05AB" w:rsidP="009F05AB">
      <w:pPr>
        <w:pStyle w:val="Code"/>
      </w:pPr>
      <w:r w:rsidRPr="00EC76D5">
        <w:t xml:space="preserve">                               (Main.SpecifierStack.pop(), $2);</w:t>
      </w:r>
    </w:p>
    <w:p w14:paraId="4C2B27CE" w14:textId="0AA8A129" w:rsidR="00602943" w:rsidRPr="00EC76D5" w:rsidRDefault="009F05AB" w:rsidP="009F05AB">
      <w:pPr>
        <w:pStyle w:val="Code"/>
      </w:pPr>
      <w:r w:rsidRPr="00EC76D5">
        <w:t xml:space="preserve">    };</w:t>
      </w:r>
    </w:p>
    <w:p w14:paraId="023B5A05" w14:textId="39F9272B" w:rsidR="00602943" w:rsidRPr="00EC76D5" w:rsidRDefault="00602943" w:rsidP="009F05AB">
      <w:pPr>
        <w:pStyle w:val="Code"/>
      </w:pPr>
    </w:p>
    <w:p w14:paraId="601A5221" w14:textId="77777777" w:rsidR="00602943" w:rsidRPr="00EC76D5" w:rsidRDefault="00602943" w:rsidP="00602943">
      <w:pPr>
        <w:pStyle w:val="Code"/>
      </w:pPr>
      <w:r w:rsidRPr="00EC76D5">
        <w:t>optional_identifier_list:</w:t>
      </w:r>
    </w:p>
    <w:p w14:paraId="6CCDAAF4" w14:textId="77777777" w:rsidR="00602943" w:rsidRPr="00EC76D5" w:rsidRDefault="00602943" w:rsidP="00602943">
      <w:pPr>
        <w:pStyle w:val="Code"/>
      </w:pPr>
      <w:r w:rsidRPr="00EC76D5">
        <w:t xml:space="preserve">    /* Empty. */  {</w:t>
      </w:r>
    </w:p>
    <w:p w14:paraId="29245338" w14:textId="77777777" w:rsidR="00602943" w:rsidRPr="00EC76D5" w:rsidRDefault="00602943" w:rsidP="00602943">
      <w:pPr>
        <w:pStyle w:val="Code"/>
      </w:pPr>
      <w:r w:rsidRPr="00EC76D5">
        <w:t xml:space="preserve">      $$ = new LinkedList&lt;&gt;();</w:t>
      </w:r>
    </w:p>
    <w:p w14:paraId="7199597E" w14:textId="77777777" w:rsidR="00602943" w:rsidRPr="00EC76D5" w:rsidRDefault="00602943" w:rsidP="00602943">
      <w:pPr>
        <w:pStyle w:val="Code"/>
      </w:pPr>
      <w:r w:rsidRPr="00EC76D5">
        <w:t xml:space="preserve">    }</w:t>
      </w:r>
    </w:p>
    <w:p w14:paraId="230B21EC" w14:textId="77777777" w:rsidR="00602943" w:rsidRPr="00EC76D5" w:rsidRDefault="00602943" w:rsidP="00602943">
      <w:pPr>
        <w:pStyle w:val="Code"/>
      </w:pPr>
      <w:r w:rsidRPr="00EC76D5">
        <w:t xml:space="preserve">  | identifier_list {</w:t>
      </w:r>
    </w:p>
    <w:p w14:paraId="7D212AFB" w14:textId="77777777" w:rsidR="00602943" w:rsidRPr="00EC76D5" w:rsidRDefault="00602943" w:rsidP="00602943">
      <w:pPr>
        <w:pStyle w:val="Code"/>
      </w:pPr>
      <w:r w:rsidRPr="00EC76D5">
        <w:t xml:space="preserve">      $$ = $1;</w:t>
      </w:r>
    </w:p>
    <w:p w14:paraId="7C7ACDA0" w14:textId="77777777" w:rsidR="00602943" w:rsidRPr="00EC76D5" w:rsidRDefault="00602943" w:rsidP="00602943">
      <w:pPr>
        <w:pStyle w:val="Code"/>
      </w:pPr>
      <w:r w:rsidRPr="00EC76D5">
        <w:t xml:space="preserve">    };</w:t>
      </w:r>
    </w:p>
    <w:p w14:paraId="0E2F6971" w14:textId="77777777" w:rsidR="00602943" w:rsidRPr="00EC76D5" w:rsidRDefault="00602943" w:rsidP="00602943">
      <w:pPr>
        <w:pStyle w:val="Code"/>
      </w:pPr>
    </w:p>
    <w:p w14:paraId="4BECC055" w14:textId="77777777" w:rsidR="00602943" w:rsidRPr="00EC76D5" w:rsidRDefault="00602943" w:rsidP="00602943">
      <w:pPr>
        <w:pStyle w:val="Code"/>
      </w:pPr>
      <w:r w:rsidRPr="00EC76D5">
        <w:t>identifier_list:</w:t>
      </w:r>
    </w:p>
    <w:p w14:paraId="549B6421" w14:textId="77777777" w:rsidR="00602943" w:rsidRPr="00EC76D5" w:rsidRDefault="00602943" w:rsidP="00602943">
      <w:pPr>
        <w:pStyle w:val="Code"/>
      </w:pPr>
      <w:r w:rsidRPr="00EC76D5">
        <w:t xml:space="preserve">    IDENTIFIER {</w:t>
      </w:r>
    </w:p>
    <w:p w14:paraId="685D2B5D" w14:textId="77777777" w:rsidR="00602943" w:rsidRPr="00EC76D5" w:rsidRDefault="00602943" w:rsidP="00602943">
      <w:pPr>
        <w:pStyle w:val="Code"/>
      </w:pPr>
      <w:r w:rsidRPr="00EC76D5">
        <w:t xml:space="preserve">      $$ = new LinkedList&lt;&gt;();</w:t>
      </w:r>
    </w:p>
    <w:p w14:paraId="595585C5" w14:textId="77777777" w:rsidR="00602943" w:rsidRPr="00EC76D5" w:rsidRDefault="00602943" w:rsidP="00602943">
      <w:pPr>
        <w:pStyle w:val="Code"/>
      </w:pPr>
      <w:r w:rsidRPr="00EC76D5">
        <w:t xml:space="preserve">      ((List) $$).add($1); </w:t>
      </w:r>
    </w:p>
    <w:p w14:paraId="40F9C17D" w14:textId="77777777" w:rsidR="00602943" w:rsidRPr="00EC76D5" w:rsidRDefault="00602943" w:rsidP="00602943">
      <w:pPr>
        <w:pStyle w:val="Code"/>
      </w:pPr>
      <w:r w:rsidRPr="00EC76D5">
        <w:t xml:space="preserve">    }</w:t>
      </w:r>
    </w:p>
    <w:p w14:paraId="4880B9F7" w14:textId="77777777" w:rsidR="00602943" w:rsidRPr="00EC76D5" w:rsidRDefault="00602943" w:rsidP="00602943">
      <w:pPr>
        <w:pStyle w:val="Code"/>
      </w:pPr>
      <w:r w:rsidRPr="00EC76D5">
        <w:t xml:space="preserve">  | identifier_list COMMA IDENTIFIER {</w:t>
      </w:r>
    </w:p>
    <w:p w14:paraId="0D6B259B" w14:textId="77777777" w:rsidR="00602943" w:rsidRPr="00EC76D5" w:rsidRDefault="00602943" w:rsidP="00602943">
      <w:pPr>
        <w:pStyle w:val="Code"/>
      </w:pPr>
      <w:r w:rsidRPr="00EC76D5">
        <w:t xml:space="preserve">      $1.add($3); </w:t>
      </w:r>
    </w:p>
    <w:p w14:paraId="628E5BDC" w14:textId="77777777" w:rsidR="00602943" w:rsidRPr="00EC76D5" w:rsidRDefault="00602943" w:rsidP="00602943">
      <w:pPr>
        <w:pStyle w:val="Code"/>
      </w:pPr>
      <w:r w:rsidRPr="00EC76D5">
        <w:t xml:space="preserve">      $$ = $1;</w:t>
      </w:r>
    </w:p>
    <w:p w14:paraId="26605CB0" w14:textId="0A66FBBD" w:rsidR="00602943" w:rsidRPr="00EC76D5" w:rsidRDefault="00602943" w:rsidP="00602943">
      <w:pPr>
        <w:pStyle w:val="Code"/>
      </w:pPr>
      <w:r w:rsidRPr="00EC76D5">
        <w:t xml:space="preserve">    };</w:t>
      </w:r>
    </w:p>
    <w:p w14:paraId="1AC84BE4" w14:textId="4C2E6E73" w:rsidR="00E40B78" w:rsidRPr="00EC76D5" w:rsidRDefault="000C6576" w:rsidP="00E40B78">
      <w:pPr>
        <w:pStyle w:val="CodeHeader"/>
      </w:pPr>
      <w:proofErr w:type="spellStart"/>
      <w:r>
        <w:t>MiddleCodeGenerator.cs</w:t>
      </w:r>
      <w:proofErr w:type="spellEnd"/>
    </w:p>
    <w:p w14:paraId="0765428D" w14:textId="77777777" w:rsidR="00664F54" w:rsidRPr="00EC76D5" w:rsidRDefault="00664F54" w:rsidP="00664F54">
      <w:pPr>
        <w:pStyle w:val="Code"/>
      </w:pPr>
      <w:r w:rsidRPr="00EC76D5">
        <w:t xml:space="preserve">  public static Symbol generateParameter(Specifier specifier,</w:t>
      </w:r>
    </w:p>
    <w:p w14:paraId="52B6D5E4" w14:textId="7B3FC7F5" w:rsidR="00664F54" w:rsidRPr="00EC76D5" w:rsidRDefault="00664F54" w:rsidP="00664F54">
      <w:pPr>
        <w:pStyle w:val="Code"/>
      </w:pPr>
      <w:r w:rsidRPr="00EC76D5">
        <w:t xml:space="preserve">                                         Declarator </w:t>
      </w:r>
      <w:r w:rsidR="00FC5EB0">
        <w:t>declarator</w:t>
      </w:r>
      <w:r w:rsidRPr="00EC76D5">
        <w:t>) {</w:t>
      </w:r>
    </w:p>
    <w:p w14:paraId="4B386E49" w14:textId="5ECCF495" w:rsidR="00664F54" w:rsidRPr="00EC76D5" w:rsidRDefault="00664F54" w:rsidP="00664F54">
      <w:pPr>
        <w:pStyle w:val="Code"/>
      </w:pPr>
      <w:r w:rsidRPr="00EC76D5">
        <w:t xml:space="preserve">    Triple&lt;Boolean,Storage,Type&gt; </w:t>
      </w:r>
      <w:r w:rsidR="008E0A21" w:rsidRPr="00EC76D5">
        <w:t>specTriple</w:t>
      </w:r>
      <w:r w:rsidRPr="00EC76D5">
        <w:t xml:space="preserve"> = specifier.generate();</w:t>
      </w:r>
    </w:p>
    <w:p w14:paraId="4EEBB3EB" w14:textId="7B12E4A0" w:rsidR="00664F54" w:rsidRPr="00EC76D5" w:rsidRDefault="00664F54" w:rsidP="00664F54">
      <w:pPr>
        <w:pStyle w:val="Code"/>
      </w:pPr>
      <w:r w:rsidRPr="00EC76D5">
        <w:t xml:space="preserve">    Storage storage = </w:t>
      </w:r>
      <w:r w:rsidR="008E0A21" w:rsidRPr="00EC76D5">
        <w:t>specTriple</w:t>
      </w:r>
      <w:r w:rsidRPr="00EC76D5">
        <w:t>.getSecond();</w:t>
      </w:r>
    </w:p>
    <w:p w14:paraId="43623090" w14:textId="02CEA166" w:rsidR="00664F54" w:rsidRPr="00EC76D5" w:rsidRDefault="00664F54" w:rsidP="00664F54">
      <w:pPr>
        <w:pStyle w:val="Code"/>
      </w:pPr>
      <w:r w:rsidRPr="00EC76D5">
        <w:t xml:space="preserve">    Type </w:t>
      </w:r>
      <w:r w:rsidR="00C461A8">
        <w:t>specifierType</w:t>
      </w:r>
      <w:r w:rsidRPr="00EC76D5">
        <w:t xml:space="preserve"> = </w:t>
      </w:r>
      <w:r w:rsidR="008E0A21" w:rsidRPr="00EC76D5">
        <w:t>specTriple</w:t>
      </w:r>
      <w:r w:rsidRPr="00EC76D5">
        <w:t>.getThird();</w:t>
      </w:r>
    </w:p>
    <w:p w14:paraId="28EDD743" w14:textId="77777777" w:rsidR="00664F54" w:rsidRPr="00EC76D5" w:rsidRDefault="00664F54" w:rsidP="00664F54">
      <w:pPr>
        <w:pStyle w:val="Code"/>
      </w:pPr>
    </w:p>
    <w:p w14:paraId="4767DBBD" w14:textId="77777777" w:rsidR="00664F54" w:rsidRPr="00EC76D5" w:rsidRDefault="00664F54" w:rsidP="00664F54">
      <w:pPr>
        <w:pStyle w:val="Code"/>
      </w:pPr>
      <w:r w:rsidRPr="00EC76D5">
        <w:t xml:space="preserve">    Assert.error((storage == Storage.Auto) || (storage == Storage.Register),</w:t>
      </w:r>
    </w:p>
    <w:p w14:paraId="7665B68D" w14:textId="77777777" w:rsidR="00664F54" w:rsidRPr="00EC76D5" w:rsidRDefault="00664F54" w:rsidP="00664F54">
      <w:pPr>
        <w:pStyle w:val="Code"/>
      </w:pPr>
      <w:r w:rsidRPr="00EC76D5">
        <w:t xml:space="preserve">                 "parameter storage must be auto or register");</w:t>
      </w:r>
    </w:p>
    <w:p w14:paraId="371937B5" w14:textId="77777777" w:rsidR="00664F54" w:rsidRPr="00EC76D5" w:rsidRDefault="00664F54" w:rsidP="00664F54">
      <w:pPr>
        <w:pStyle w:val="Code"/>
      </w:pPr>
      <w:r w:rsidRPr="00EC76D5">
        <w:t xml:space="preserve">    </w:t>
      </w:r>
    </w:p>
    <w:p w14:paraId="5D7AF797" w14:textId="2FA5EFF0" w:rsidR="00664F54" w:rsidRPr="00EC76D5" w:rsidRDefault="00664F54" w:rsidP="00664F54">
      <w:pPr>
        <w:pStyle w:val="Code"/>
      </w:pPr>
      <w:r w:rsidRPr="00EC76D5">
        <w:t xml:space="preserve">    if (</w:t>
      </w:r>
      <w:r w:rsidR="00FC5EB0">
        <w:t>declarator</w:t>
      </w:r>
      <w:r w:rsidRPr="00EC76D5">
        <w:t xml:space="preserve"> != null) {</w:t>
      </w:r>
    </w:p>
    <w:p w14:paraId="517937B8" w14:textId="78D64A38" w:rsidR="00664F54" w:rsidRPr="00EC76D5" w:rsidRDefault="00664F54" w:rsidP="00664F54">
      <w:pPr>
        <w:pStyle w:val="Code"/>
      </w:pPr>
      <w:r w:rsidRPr="00EC76D5">
        <w:t xml:space="preserve">      </w:t>
      </w:r>
      <w:r w:rsidR="00FC5EB0">
        <w:t>declarator</w:t>
      </w:r>
      <w:r w:rsidRPr="00EC76D5">
        <w:t>.add(</w:t>
      </w:r>
      <w:r w:rsidR="00C461A8">
        <w:t>specifierType</w:t>
      </w:r>
      <w:r w:rsidRPr="00EC76D5">
        <w:t>);</w:t>
      </w:r>
    </w:p>
    <w:p w14:paraId="325B5BD8" w14:textId="332580D3" w:rsidR="00664F54" w:rsidRPr="00EC76D5" w:rsidRDefault="00664F54" w:rsidP="00664F54">
      <w:pPr>
        <w:pStyle w:val="Code"/>
      </w:pPr>
      <w:r w:rsidRPr="00EC76D5">
        <w:t xml:space="preserve">      Type type = toParameterType(</w:t>
      </w:r>
      <w:r w:rsidR="00FC5EB0">
        <w:t>declarator</w:t>
      </w:r>
      <w:r w:rsidRPr="00EC76D5">
        <w:t>.type());</w:t>
      </w:r>
    </w:p>
    <w:p w14:paraId="75DF4AAD" w14:textId="6C116B0E" w:rsidR="00664F54" w:rsidRPr="00EC76D5" w:rsidRDefault="00664F54" w:rsidP="00664F54">
      <w:pPr>
        <w:pStyle w:val="Code"/>
      </w:pPr>
      <w:r w:rsidRPr="00EC76D5">
        <w:t xml:space="preserve">      return (Symbol.createParameterSymbol(</w:t>
      </w:r>
      <w:r w:rsidR="00FC5EB0">
        <w:t>declarator</w:t>
      </w:r>
      <w:r w:rsidRPr="00EC76D5">
        <w:t>.getName(), storage, type));</w:t>
      </w:r>
    </w:p>
    <w:p w14:paraId="1240CD8E" w14:textId="77777777" w:rsidR="00664F54" w:rsidRPr="00EC76D5" w:rsidRDefault="00664F54" w:rsidP="00664F54">
      <w:pPr>
        <w:pStyle w:val="Code"/>
      </w:pPr>
      <w:r w:rsidRPr="00EC76D5">
        <w:t xml:space="preserve">    }</w:t>
      </w:r>
    </w:p>
    <w:p w14:paraId="5B1A7A0E" w14:textId="77777777" w:rsidR="00664F54" w:rsidRPr="00EC76D5" w:rsidRDefault="00664F54" w:rsidP="00664F54">
      <w:pPr>
        <w:pStyle w:val="Code"/>
      </w:pPr>
      <w:r w:rsidRPr="00EC76D5">
        <w:t xml:space="preserve">    else {</w:t>
      </w:r>
    </w:p>
    <w:p w14:paraId="21C95124" w14:textId="69539E05" w:rsidR="00664F54" w:rsidRPr="00EC76D5" w:rsidRDefault="00664F54" w:rsidP="00664F54">
      <w:pPr>
        <w:pStyle w:val="Code"/>
      </w:pPr>
      <w:r w:rsidRPr="00EC76D5">
        <w:t xml:space="preserve">      Type type = toParameterType(</w:t>
      </w:r>
      <w:r w:rsidR="00C461A8">
        <w:t>specifierType</w:t>
      </w:r>
      <w:r w:rsidRPr="00EC76D5">
        <w:t>);</w:t>
      </w:r>
    </w:p>
    <w:p w14:paraId="433A94B1" w14:textId="77777777" w:rsidR="00664F54" w:rsidRPr="00EC76D5" w:rsidRDefault="00664F54" w:rsidP="00664F54">
      <w:pPr>
        <w:pStyle w:val="Code"/>
      </w:pPr>
      <w:r w:rsidRPr="00EC76D5">
        <w:t xml:space="preserve">      return (Symbol.createParameterSymbol(null, storage, type));</w:t>
      </w:r>
    </w:p>
    <w:p w14:paraId="39671022" w14:textId="77777777" w:rsidR="00664F54" w:rsidRPr="00EC76D5" w:rsidRDefault="00664F54" w:rsidP="00664F54">
      <w:pPr>
        <w:pStyle w:val="Code"/>
      </w:pPr>
      <w:r w:rsidRPr="00EC76D5">
        <w:t xml:space="preserve">    }</w:t>
      </w:r>
    </w:p>
    <w:p w14:paraId="41E2CD48" w14:textId="77777777" w:rsidR="00664F54" w:rsidRPr="00EC76D5" w:rsidRDefault="00664F54" w:rsidP="00664F54">
      <w:pPr>
        <w:pStyle w:val="Code"/>
      </w:pPr>
      <w:r w:rsidRPr="00EC76D5">
        <w:t xml:space="preserve">  }</w:t>
      </w:r>
    </w:p>
    <w:p w14:paraId="34EA1055" w14:textId="77777777" w:rsidR="00664F54" w:rsidRPr="00EC76D5" w:rsidRDefault="00664F54" w:rsidP="00664F54">
      <w:pPr>
        <w:pStyle w:val="Code"/>
      </w:pPr>
      <w:r w:rsidRPr="00EC76D5">
        <w:t xml:space="preserve">  </w:t>
      </w:r>
    </w:p>
    <w:p w14:paraId="12816A2B" w14:textId="77777777" w:rsidR="00664F54" w:rsidRPr="00EC76D5" w:rsidRDefault="00664F54" w:rsidP="00664F54">
      <w:pPr>
        <w:pStyle w:val="Code"/>
      </w:pPr>
      <w:r w:rsidRPr="00EC76D5">
        <w:t xml:space="preserve">  private static Type toParameterType(Type type) {</w:t>
      </w:r>
    </w:p>
    <w:p w14:paraId="09D2AC92" w14:textId="77777777" w:rsidR="00664F54" w:rsidRPr="00EC76D5" w:rsidRDefault="00664F54" w:rsidP="00664F54">
      <w:pPr>
        <w:pStyle w:val="Code"/>
      </w:pPr>
      <w:r w:rsidRPr="00EC76D5">
        <w:t xml:space="preserve">    switch (type.getSort()) {</w:t>
      </w:r>
    </w:p>
    <w:p w14:paraId="7233124F" w14:textId="77777777" w:rsidR="00664F54" w:rsidRPr="00EC76D5" w:rsidRDefault="00664F54" w:rsidP="00664F54">
      <w:pPr>
        <w:pStyle w:val="Code"/>
      </w:pPr>
      <w:r w:rsidRPr="00EC76D5">
        <w:t xml:space="preserve">      case Array:</w:t>
      </w:r>
    </w:p>
    <w:p w14:paraId="2C526686" w14:textId="77777777" w:rsidR="00664F54" w:rsidRPr="00EC76D5" w:rsidRDefault="00664F54" w:rsidP="00664F54">
      <w:pPr>
        <w:pStyle w:val="Code"/>
      </w:pPr>
      <w:r w:rsidRPr="00EC76D5">
        <w:lastRenderedPageBreak/>
        <w:t xml:space="preserve">        return Type.createPointerType(type.getArrayType());</w:t>
      </w:r>
    </w:p>
    <w:p w14:paraId="7033E60A" w14:textId="77777777" w:rsidR="00664F54" w:rsidRPr="00EC76D5" w:rsidRDefault="00664F54" w:rsidP="00664F54">
      <w:pPr>
        <w:pStyle w:val="Code"/>
      </w:pPr>
      <w:r w:rsidRPr="00EC76D5">
        <w:t xml:space="preserve">        </w:t>
      </w:r>
    </w:p>
    <w:p w14:paraId="120CF2CA" w14:textId="77777777" w:rsidR="00664F54" w:rsidRPr="00EC76D5" w:rsidRDefault="00664F54" w:rsidP="00664F54">
      <w:pPr>
        <w:pStyle w:val="Code"/>
      </w:pPr>
      <w:r w:rsidRPr="00EC76D5">
        <w:t xml:space="preserve">      case Function:</w:t>
      </w:r>
    </w:p>
    <w:p w14:paraId="15CAEB41" w14:textId="77777777" w:rsidR="00664F54" w:rsidRPr="00EC76D5" w:rsidRDefault="00664F54" w:rsidP="00664F54">
      <w:pPr>
        <w:pStyle w:val="Code"/>
      </w:pPr>
      <w:r w:rsidRPr="00EC76D5">
        <w:t xml:space="preserve">        return Type.createPointerType(type);</w:t>
      </w:r>
    </w:p>
    <w:p w14:paraId="24AFD51C" w14:textId="77777777" w:rsidR="00664F54" w:rsidRPr="00EC76D5" w:rsidRDefault="00664F54" w:rsidP="00664F54">
      <w:pPr>
        <w:pStyle w:val="Code"/>
      </w:pPr>
      <w:r w:rsidRPr="00EC76D5">
        <w:t xml:space="preserve">        </w:t>
      </w:r>
    </w:p>
    <w:p w14:paraId="088F6B5E" w14:textId="77777777" w:rsidR="00664F54" w:rsidRPr="00EC76D5" w:rsidRDefault="00664F54" w:rsidP="00664F54">
      <w:pPr>
        <w:pStyle w:val="Code"/>
      </w:pPr>
      <w:r w:rsidRPr="00EC76D5">
        <w:t xml:space="preserve">      default:</w:t>
      </w:r>
    </w:p>
    <w:p w14:paraId="0116A09C" w14:textId="77777777" w:rsidR="00664F54" w:rsidRPr="00EC76D5" w:rsidRDefault="00664F54" w:rsidP="00664F54">
      <w:pPr>
        <w:pStyle w:val="Code"/>
      </w:pPr>
      <w:r w:rsidRPr="00EC76D5">
        <w:t xml:space="preserve">        return type;</w:t>
      </w:r>
    </w:p>
    <w:p w14:paraId="5C1C41A2" w14:textId="77777777" w:rsidR="00664F54" w:rsidRPr="00EC76D5" w:rsidRDefault="00664F54" w:rsidP="00664F54">
      <w:pPr>
        <w:pStyle w:val="Code"/>
      </w:pPr>
      <w:r w:rsidRPr="00EC76D5">
        <w:t xml:space="preserve">    }</w:t>
      </w:r>
    </w:p>
    <w:p w14:paraId="55FF8F9B" w14:textId="77777777" w:rsidR="00664F54" w:rsidRPr="00EC76D5" w:rsidRDefault="00664F54" w:rsidP="00664F54">
      <w:pPr>
        <w:pStyle w:val="Code"/>
        <w:rPr>
          <w:rFonts w:ascii="Times New Roman" w:eastAsiaTheme="majorEastAsia" w:hAnsi="Times New Roman" w:cstheme="majorBidi"/>
          <w:b/>
          <w:noProof w:val="0"/>
          <w:sz w:val="32"/>
          <w:szCs w:val="24"/>
        </w:rPr>
      </w:pPr>
      <w:r w:rsidRPr="00EC76D5">
        <w:t xml:space="preserve">  }</w:t>
      </w:r>
    </w:p>
    <w:p w14:paraId="0FCA82BB" w14:textId="6C881116" w:rsidR="00E40B78" w:rsidRPr="00EC76D5" w:rsidRDefault="002F35C1" w:rsidP="00664F54">
      <w:pPr>
        <w:pStyle w:val="Rubrik3"/>
      </w:pPr>
      <w:r>
        <w:t>Initializer</w:t>
      </w:r>
    </w:p>
    <w:p w14:paraId="67060910" w14:textId="7D6D0E41" w:rsidR="00E40B78" w:rsidRPr="00EC76D5" w:rsidRDefault="00E40B78" w:rsidP="00E40B78">
      <w:r w:rsidRPr="00EC76D5">
        <w:t xml:space="preserve">A declaratory can be </w:t>
      </w:r>
      <w:r w:rsidR="00266D64">
        <w:t>initialized</w:t>
      </w:r>
      <w:r w:rsidRPr="00EC76D5">
        <w:t xml:space="preserve"> with a single value, or a (possible nested) list.</w:t>
      </w:r>
    </w:p>
    <w:p w14:paraId="6D968F70" w14:textId="114C961A" w:rsidR="00E40B78" w:rsidRPr="00EC76D5" w:rsidRDefault="002E67B8" w:rsidP="00E40B78">
      <w:pPr>
        <w:pStyle w:val="CodeHeader"/>
      </w:pPr>
      <w:proofErr w:type="spellStart"/>
      <w:r>
        <w:t>MainParser.gppg</w:t>
      </w:r>
      <w:proofErr w:type="spellEnd"/>
    </w:p>
    <w:p w14:paraId="7D5E46FD" w14:textId="161ACA03" w:rsidR="00602943" w:rsidRPr="00EC76D5" w:rsidRDefault="002F35C1" w:rsidP="00602943">
      <w:pPr>
        <w:pStyle w:val="Code"/>
      </w:pPr>
      <w:r>
        <w:t>initializer</w:t>
      </w:r>
      <w:r w:rsidR="00602943" w:rsidRPr="00EC76D5">
        <w:t>:</w:t>
      </w:r>
    </w:p>
    <w:p w14:paraId="24D64A8D" w14:textId="77777777" w:rsidR="00602943" w:rsidRPr="00EC76D5" w:rsidRDefault="00602943" w:rsidP="00602943">
      <w:pPr>
        <w:pStyle w:val="Code"/>
      </w:pPr>
      <w:r w:rsidRPr="00EC76D5">
        <w:t xml:space="preserve">    assignment_expression {</w:t>
      </w:r>
    </w:p>
    <w:p w14:paraId="4BF6D9C4" w14:textId="77777777" w:rsidR="00602943" w:rsidRPr="00EC76D5" w:rsidRDefault="00602943" w:rsidP="00602943">
      <w:pPr>
        <w:pStyle w:val="Code"/>
      </w:pPr>
      <w:r w:rsidRPr="00EC76D5">
        <w:t xml:space="preserve">      $$ = $1;</w:t>
      </w:r>
    </w:p>
    <w:p w14:paraId="580D062C" w14:textId="77777777" w:rsidR="00602943" w:rsidRPr="00EC76D5" w:rsidRDefault="00602943" w:rsidP="00602943">
      <w:pPr>
        <w:pStyle w:val="Code"/>
      </w:pPr>
      <w:r w:rsidRPr="00EC76D5">
        <w:t xml:space="preserve">    }</w:t>
      </w:r>
    </w:p>
    <w:p w14:paraId="06B2BB40" w14:textId="3F0D826E" w:rsidR="00602943" w:rsidRPr="00EC76D5" w:rsidRDefault="00602943" w:rsidP="00602943">
      <w:pPr>
        <w:pStyle w:val="Code"/>
      </w:pPr>
      <w:r w:rsidRPr="00EC76D5">
        <w:t xml:space="preserve">  | LEFT_BLOCK </w:t>
      </w:r>
      <w:r w:rsidR="002F35C1">
        <w:t>initializer</w:t>
      </w:r>
      <w:r w:rsidRPr="00EC76D5">
        <w:t>_list optional_comma RIGHT_BLOCK {</w:t>
      </w:r>
    </w:p>
    <w:p w14:paraId="11C643FE" w14:textId="77777777" w:rsidR="00602943" w:rsidRPr="00EC76D5" w:rsidRDefault="00602943" w:rsidP="00602943">
      <w:pPr>
        <w:pStyle w:val="Code"/>
      </w:pPr>
      <w:r w:rsidRPr="00EC76D5">
        <w:t xml:space="preserve">      $$ = $2;</w:t>
      </w:r>
    </w:p>
    <w:p w14:paraId="7E2B3485" w14:textId="77777777" w:rsidR="00602943" w:rsidRPr="00EC76D5" w:rsidRDefault="00602943" w:rsidP="00602943">
      <w:pPr>
        <w:pStyle w:val="Code"/>
      </w:pPr>
      <w:r w:rsidRPr="00EC76D5">
        <w:t xml:space="preserve">    };</w:t>
      </w:r>
    </w:p>
    <w:p w14:paraId="5A8ADCEF" w14:textId="77777777" w:rsidR="00602943" w:rsidRPr="00EC76D5" w:rsidRDefault="00602943" w:rsidP="00602943">
      <w:pPr>
        <w:pStyle w:val="Code"/>
      </w:pPr>
    </w:p>
    <w:p w14:paraId="1C4A982A" w14:textId="77777777" w:rsidR="00602943" w:rsidRPr="00EC76D5" w:rsidRDefault="00602943" w:rsidP="00602943">
      <w:pPr>
        <w:pStyle w:val="Code"/>
      </w:pPr>
      <w:r w:rsidRPr="00EC76D5">
        <w:t>optional_comma:</w:t>
      </w:r>
    </w:p>
    <w:p w14:paraId="74BC46D7" w14:textId="77777777" w:rsidR="00602943" w:rsidRPr="00EC76D5" w:rsidRDefault="00602943" w:rsidP="00602943">
      <w:pPr>
        <w:pStyle w:val="Code"/>
      </w:pPr>
      <w:r w:rsidRPr="00EC76D5">
        <w:t xml:space="preserve">    /* Empty. */</w:t>
      </w:r>
    </w:p>
    <w:p w14:paraId="75F6A029" w14:textId="77777777" w:rsidR="00602943" w:rsidRPr="00EC76D5" w:rsidRDefault="00602943" w:rsidP="00602943">
      <w:pPr>
        <w:pStyle w:val="Code"/>
      </w:pPr>
      <w:r w:rsidRPr="00EC76D5">
        <w:t xml:space="preserve">  | COMMA;</w:t>
      </w:r>
    </w:p>
    <w:p w14:paraId="116B410E" w14:textId="77777777" w:rsidR="00602943" w:rsidRPr="00EC76D5" w:rsidRDefault="00602943" w:rsidP="00602943">
      <w:pPr>
        <w:pStyle w:val="Code"/>
      </w:pPr>
    </w:p>
    <w:p w14:paraId="5AAB68D0" w14:textId="45491CB3" w:rsidR="00602943" w:rsidRPr="00EC76D5" w:rsidRDefault="002F35C1" w:rsidP="00602943">
      <w:pPr>
        <w:pStyle w:val="Code"/>
      </w:pPr>
      <w:r>
        <w:t>initializer</w:t>
      </w:r>
      <w:r w:rsidR="00602943" w:rsidRPr="00EC76D5">
        <w:t>_list:</w:t>
      </w:r>
    </w:p>
    <w:p w14:paraId="7CE0CC46" w14:textId="2157C122" w:rsidR="00602943" w:rsidRPr="00EC76D5" w:rsidRDefault="00602943" w:rsidP="00602943">
      <w:pPr>
        <w:pStyle w:val="Code"/>
      </w:pPr>
      <w:r w:rsidRPr="00EC76D5">
        <w:t xml:space="preserve">    </w:t>
      </w:r>
      <w:r w:rsidR="002F35C1">
        <w:t>initializer</w:t>
      </w:r>
      <w:r w:rsidRPr="00EC76D5">
        <w:t xml:space="preserve"> {</w:t>
      </w:r>
    </w:p>
    <w:p w14:paraId="57099C07" w14:textId="77777777" w:rsidR="00602943" w:rsidRPr="00EC76D5" w:rsidRDefault="00602943" w:rsidP="00602943">
      <w:pPr>
        <w:pStyle w:val="Code"/>
      </w:pPr>
      <w:r w:rsidRPr="00EC76D5">
        <w:t xml:space="preserve">      $$ = new LinkedList&lt;&gt;();</w:t>
      </w:r>
    </w:p>
    <w:p w14:paraId="26B3A976" w14:textId="77777777" w:rsidR="00602943" w:rsidRPr="00EC76D5" w:rsidRDefault="00602943" w:rsidP="00602943">
      <w:pPr>
        <w:pStyle w:val="Code"/>
      </w:pPr>
      <w:r w:rsidRPr="00EC76D5">
        <w:t xml:space="preserve">      ((List) $$).add($1);</w:t>
      </w:r>
    </w:p>
    <w:p w14:paraId="5578E371" w14:textId="77777777" w:rsidR="00602943" w:rsidRPr="00EC76D5" w:rsidRDefault="00602943" w:rsidP="00602943">
      <w:pPr>
        <w:pStyle w:val="Code"/>
      </w:pPr>
      <w:r w:rsidRPr="00EC76D5">
        <w:t xml:space="preserve">    }</w:t>
      </w:r>
    </w:p>
    <w:p w14:paraId="19BA3C25" w14:textId="10906AFD" w:rsidR="00602943" w:rsidRPr="00EC76D5" w:rsidRDefault="00602943" w:rsidP="00602943">
      <w:pPr>
        <w:pStyle w:val="Code"/>
      </w:pPr>
      <w:r w:rsidRPr="00EC76D5">
        <w:t xml:space="preserve">  | </w:t>
      </w:r>
      <w:r w:rsidR="002F35C1">
        <w:t>initializer</w:t>
      </w:r>
      <w:r w:rsidRPr="00EC76D5">
        <w:t xml:space="preserve">_list COMMA </w:t>
      </w:r>
      <w:r w:rsidR="002F35C1">
        <w:t>initializer</w:t>
      </w:r>
      <w:r w:rsidRPr="00EC76D5">
        <w:t xml:space="preserve"> {</w:t>
      </w:r>
    </w:p>
    <w:p w14:paraId="18A225F8" w14:textId="77777777" w:rsidR="00602943" w:rsidRPr="00EC76D5" w:rsidRDefault="00602943" w:rsidP="00602943">
      <w:pPr>
        <w:pStyle w:val="Code"/>
      </w:pPr>
      <w:r w:rsidRPr="00EC76D5">
        <w:t xml:space="preserve">      $1.add($3); </w:t>
      </w:r>
    </w:p>
    <w:p w14:paraId="1F975C5C" w14:textId="77777777" w:rsidR="00602943" w:rsidRPr="00EC76D5" w:rsidRDefault="00602943" w:rsidP="00602943">
      <w:pPr>
        <w:pStyle w:val="Code"/>
      </w:pPr>
      <w:r w:rsidRPr="00EC76D5">
        <w:t xml:space="preserve">      $$ = $1;</w:t>
      </w:r>
    </w:p>
    <w:p w14:paraId="45D19889" w14:textId="0CBEF0EB" w:rsidR="00E40B78" w:rsidRPr="00EC76D5" w:rsidRDefault="00602943" w:rsidP="00602943">
      <w:pPr>
        <w:pStyle w:val="Code"/>
      </w:pPr>
      <w:r w:rsidRPr="00EC76D5">
        <w:t xml:space="preserve">    };</w:t>
      </w:r>
    </w:p>
    <w:p w14:paraId="5F679EE1" w14:textId="014190F7" w:rsidR="00E40B78" w:rsidRPr="00EC76D5" w:rsidRDefault="00E40B78" w:rsidP="00E40B78">
      <w:pPr>
        <w:pStyle w:val="Rubrik3"/>
      </w:pPr>
      <w:bookmarkStart w:id="63" w:name="_Toc481936156"/>
      <w:r w:rsidRPr="00EC76D5">
        <w:t>Type Name</w:t>
      </w:r>
      <w:bookmarkEnd w:id="63"/>
    </w:p>
    <w:p w14:paraId="25470C42" w14:textId="77777777" w:rsidR="00E40B78" w:rsidRPr="00EC76D5" w:rsidRDefault="00E40B78" w:rsidP="00E40B78">
      <w:r w:rsidRPr="00EC76D5">
        <w:t>A type name is a declaratory specifier list, with or without an abstract declaratory.</w:t>
      </w:r>
    </w:p>
    <w:p w14:paraId="31AE16BF" w14:textId="72D4D450" w:rsidR="00E40B78" w:rsidRPr="00EC76D5" w:rsidRDefault="002E67B8" w:rsidP="00E40B78">
      <w:pPr>
        <w:pStyle w:val="CodeHeader"/>
      </w:pPr>
      <w:proofErr w:type="spellStart"/>
      <w:r>
        <w:t>MainParser.gppg</w:t>
      </w:r>
      <w:proofErr w:type="spellEnd"/>
    </w:p>
    <w:p w14:paraId="630F1692" w14:textId="77777777" w:rsidR="00602943" w:rsidRPr="00EC76D5" w:rsidRDefault="00602943" w:rsidP="00602943">
      <w:pPr>
        <w:pStyle w:val="Code"/>
      </w:pPr>
      <w:r w:rsidRPr="00EC76D5">
        <w:t>type_name:</w:t>
      </w:r>
    </w:p>
    <w:p w14:paraId="54E1BF52" w14:textId="77777777" w:rsidR="00602943" w:rsidRPr="00EC76D5" w:rsidRDefault="00602943" w:rsidP="00602943">
      <w:pPr>
        <w:pStyle w:val="Code"/>
      </w:pPr>
      <w:r w:rsidRPr="00EC76D5">
        <w:t xml:space="preserve">    declaration_specifier_list  {</w:t>
      </w:r>
    </w:p>
    <w:p w14:paraId="73759649" w14:textId="77777777" w:rsidR="00602943" w:rsidRPr="00EC76D5" w:rsidRDefault="00602943" w:rsidP="00602943">
      <w:pPr>
        <w:pStyle w:val="Code"/>
      </w:pPr>
      <w:r w:rsidRPr="00EC76D5">
        <w:t xml:space="preserve">      $$ = GenerateDeclaration.generateTypeName(Main.SpecifierStack.pop(), null);</w:t>
      </w:r>
    </w:p>
    <w:p w14:paraId="01136523" w14:textId="77777777" w:rsidR="00602943" w:rsidRPr="00EC76D5" w:rsidRDefault="00602943" w:rsidP="00602943">
      <w:pPr>
        <w:pStyle w:val="Code"/>
      </w:pPr>
      <w:r w:rsidRPr="00EC76D5">
        <w:t xml:space="preserve">    }</w:t>
      </w:r>
    </w:p>
    <w:p w14:paraId="601B9182" w14:textId="5CEDBA14" w:rsidR="00602943" w:rsidRPr="00EC76D5" w:rsidRDefault="00602943" w:rsidP="00602943">
      <w:pPr>
        <w:pStyle w:val="Code"/>
      </w:pPr>
      <w:r w:rsidRPr="00EC76D5">
        <w:t xml:space="preserve">  | declaration_specifier_list abstract_</w:t>
      </w:r>
      <w:r w:rsidR="00AB7DF5">
        <w:t>pointer_declarator</w:t>
      </w:r>
      <w:r w:rsidRPr="00EC76D5">
        <w:t xml:space="preserve"> {</w:t>
      </w:r>
    </w:p>
    <w:p w14:paraId="1CA9FEFF" w14:textId="77777777" w:rsidR="00602943" w:rsidRPr="00EC76D5" w:rsidRDefault="00602943" w:rsidP="00602943">
      <w:pPr>
        <w:pStyle w:val="Code"/>
      </w:pPr>
      <w:r w:rsidRPr="00EC76D5">
        <w:t xml:space="preserve">      $$ = GenerateDeclaration.generateTypeName(Main.SpecifierStack.pop(), $2);</w:t>
      </w:r>
    </w:p>
    <w:p w14:paraId="17FBFEE5" w14:textId="77777777" w:rsidR="00602943" w:rsidRPr="00EC76D5" w:rsidRDefault="00602943" w:rsidP="00602943">
      <w:pPr>
        <w:pStyle w:val="Code"/>
        <w:rPr>
          <w:b/>
        </w:rPr>
      </w:pPr>
      <w:r w:rsidRPr="00EC76D5">
        <w:t xml:space="preserve">    };</w:t>
      </w:r>
    </w:p>
    <w:p w14:paraId="74198B27" w14:textId="176FCBD7" w:rsidR="00E40B78" w:rsidRPr="00EC76D5" w:rsidRDefault="000C6576" w:rsidP="00602943">
      <w:pPr>
        <w:pStyle w:val="CodeHeader"/>
      </w:pPr>
      <w:proofErr w:type="spellStart"/>
      <w:r>
        <w:t>MiddleCodeGenerator.cs</w:t>
      </w:r>
      <w:proofErr w:type="spellEnd"/>
    </w:p>
    <w:p w14:paraId="3EE1E186" w14:textId="77777777" w:rsidR="00526A20" w:rsidRPr="00EC76D5" w:rsidRDefault="00526A20" w:rsidP="00526A20">
      <w:pPr>
        <w:pStyle w:val="Code"/>
      </w:pPr>
      <w:r w:rsidRPr="00EC76D5">
        <w:t xml:space="preserve">  public static Type generateTypeName(Specifier specifier,</w:t>
      </w:r>
    </w:p>
    <w:p w14:paraId="7A959B68" w14:textId="360A76AC" w:rsidR="00526A20" w:rsidRPr="00EC76D5" w:rsidRDefault="00526A20" w:rsidP="00526A20">
      <w:pPr>
        <w:pStyle w:val="Code"/>
      </w:pPr>
      <w:r w:rsidRPr="00EC76D5">
        <w:t xml:space="preserve">                                      Declarator </w:t>
      </w:r>
      <w:r w:rsidR="00FC5EB0">
        <w:t>declarator</w:t>
      </w:r>
      <w:r w:rsidRPr="00EC76D5">
        <w:t>) {</w:t>
      </w:r>
    </w:p>
    <w:p w14:paraId="5877DACB" w14:textId="172ADEE7" w:rsidR="00526A20" w:rsidRPr="00EC76D5" w:rsidRDefault="00526A20" w:rsidP="00526A20">
      <w:pPr>
        <w:pStyle w:val="Code"/>
      </w:pPr>
      <w:r w:rsidRPr="00EC76D5">
        <w:t xml:space="preserve">    Triple&lt;Boolean,Storage,Type&gt; </w:t>
      </w:r>
      <w:r w:rsidR="008E0A21" w:rsidRPr="00EC76D5">
        <w:t>specTriple</w:t>
      </w:r>
      <w:r w:rsidRPr="00EC76D5">
        <w:t xml:space="preserve"> = specifier.generate();</w:t>
      </w:r>
    </w:p>
    <w:p w14:paraId="09117AE3" w14:textId="493586DC" w:rsidR="00526A20" w:rsidRPr="00EC76D5" w:rsidRDefault="00526A20" w:rsidP="00526A20">
      <w:pPr>
        <w:pStyle w:val="Code"/>
      </w:pPr>
      <w:r w:rsidRPr="00EC76D5">
        <w:t xml:space="preserve">    Type </w:t>
      </w:r>
      <w:r w:rsidR="00C461A8">
        <w:t>specifierType</w:t>
      </w:r>
      <w:r w:rsidRPr="00EC76D5">
        <w:t xml:space="preserve"> = </w:t>
      </w:r>
      <w:r w:rsidR="008E0A21" w:rsidRPr="00EC76D5">
        <w:t>specTriple</w:t>
      </w:r>
      <w:r w:rsidRPr="00EC76D5">
        <w:t>.getThird();</w:t>
      </w:r>
    </w:p>
    <w:p w14:paraId="7EA40178" w14:textId="77777777" w:rsidR="00526A20" w:rsidRPr="00EC76D5" w:rsidRDefault="00526A20" w:rsidP="00526A20">
      <w:pPr>
        <w:pStyle w:val="Code"/>
      </w:pPr>
    </w:p>
    <w:p w14:paraId="74D962D5" w14:textId="6187323E" w:rsidR="00526A20" w:rsidRPr="00EC76D5" w:rsidRDefault="00526A20" w:rsidP="00526A20">
      <w:pPr>
        <w:pStyle w:val="Code"/>
      </w:pPr>
      <w:r w:rsidRPr="00EC76D5">
        <w:lastRenderedPageBreak/>
        <w:t xml:space="preserve">    if (</w:t>
      </w:r>
      <w:r w:rsidR="00FC5EB0">
        <w:t>declarator</w:t>
      </w:r>
      <w:r w:rsidRPr="00EC76D5">
        <w:t xml:space="preserve"> != null) {</w:t>
      </w:r>
    </w:p>
    <w:p w14:paraId="52B18A87" w14:textId="416D0624" w:rsidR="00526A20" w:rsidRPr="00EC76D5" w:rsidRDefault="00526A20" w:rsidP="00526A20">
      <w:pPr>
        <w:pStyle w:val="Code"/>
      </w:pPr>
      <w:r w:rsidRPr="00EC76D5">
        <w:t xml:space="preserve">      </w:t>
      </w:r>
      <w:r w:rsidR="00FC5EB0">
        <w:t>declarator</w:t>
      </w:r>
      <w:r w:rsidRPr="00EC76D5">
        <w:t>.add(</w:t>
      </w:r>
      <w:r w:rsidR="00C461A8">
        <w:t>specifierType</w:t>
      </w:r>
      <w:r w:rsidRPr="00EC76D5">
        <w:t>);</w:t>
      </w:r>
    </w:p>
    <w:p w14:paraId="001C2E58" w14:textId="3B25229C" w:rsidR="00526A20" w:rsidRPr="00EC76D5" w:rsidRDefault="00526A20" w:rsidP="00526A20">
      <w:pPr>
        <w:pStyle w:val="Code"/>
      </w:pPr>
      <w:r w:rsidRPr="00EC76D5">
        <w:t xml:space="preserve">      return </w:t>
      </w:r>
      <w:r w:rsidR="00FC5EB0">
        <w:t>declarator</w:t>
      </w:r>
      <w:r w:rsidRPr="00EC76D5">
        <w:t>.type();</w:t>
      </w:r>
    </w:p>
    <w:p w14:paraId="542A9C84" w14:textId="77777777" w:rsidR="00526A20" w:rsidRPr="00EC76D5" w:rsidRDefault="00526A20" w:rsidP="00526A20">
      <w:pPr>
        <w:pStyle w:val="Code"/>
      </w:pPr>
      <w:r w:rsidRPr="00EC76D5">
        <w:t xml:space="preserve">    }</w:t>
      </w:r>
    </w:p>
    <w:p w14:paraId="01C356CA" w14:textId="77777777" w:rsidR="00526A20" w:rsidRPr="00EC76D5" w:rsidRDefault="00526A20" w:rsidP="00526A20">
      <w:pPr>
        <w:pStyle w:val="Code"/>
      </w:pPr>
      <w:r w:rsidRPr="00EC76D5">
        <w:t xml:space="preserve">    else {</w:t>
      </w:r>
    </w:p>
    <w:p w14:paraId="3DE53549" w14:textId="7B45EDF7" w:rsidR="00526A20" w:rsidRPr="00EC76D5" w:rsidRDefault="00526A20" w:rsidP="00526A20">
      <w:pPr>
        <w:pStyle w:val="Code"/>
      </w:pPr>
      <w:r w:rsidRPr="00EC76D5">
        <w:t xml:space="preserve">      return </w:t>
      </w:r>
      <w:r w:rsidR="00C461A8">
        <w:t>specifierType</w:t>
      </w:r>
      <w:r w:rsidRPr="00EC76D5">
        <w:t>;</w:t>
      </w:r>
    </w:p>
    <w:p w14:paraId="1D3A0A50" w14:textId="77777777" w:rsidR="00526A20" w:rsidRPr="00EC76D5" w:rsidRDefault="00526A20" w:rsidP="00526A20">
      <w:pPr>
        <w:pStyle w:val="Code"/>
      </w:pPr>
      <w:r w:rsidRPr="00EC76D5">
        <w:t xml:space="preserve">    }</w:t>
      </w:r>
    </w:p>
    <w:p w14:paraId="56AA72E8" w14:textId="77777777" w:rsidR="00526A20" w:rsidRPr="00EC76D5" w:rsidRDefault="00526A20" w:rsidP="00526A20">
      <w:pPr>
        <w:pStyle w:val="Code"/>
      </w:pPr>
      <w:r w:rsidRPr="00EC76D5">
        <w:t xml:space="preserve">  }</w:t>
      </w:r>
    </w:p>
    <w:p w14:paraId="3CC5F3E0" w14:textId="048BEBD1" w:rsidR="00E40B78" w:rsidRPr="00EC76D5" w:rsidRDefault="002E1D8C" w:rsidP="00526A20">
      <w:pPr>
        <w:pStyle w:val="Code"/>
      </w:pPr>
      <w:r w:rsidRPr="00EC76D5">
        <w:t>}</w:t>
      </w:r>
    </w:p>
    <w:p w14:paraId="1129B48A" w14:textId="03A4527E" w:rsidR="00E40B78" w:rsidRPr="00EC76D5" w:rsidRDefault="00E40B78" w:rsidP="00E40B78">
      <w:pPr>
        <w:pStyle w:val="Rubrik3"/>
      </w:pPr>
      <w:bookmarkStart w:id="64" w:name="_Toc481936157"/>
      <w:r w:rsidRPr="00EC76D5">
        <w:t>Direct and Abstract Declarator</w:t>
      </w:r>
      <w:bookmarkEnd w:id="64"/>
    </w:p>
    <w:p w14:paraId="07FFD5A6" w14:textId="0BEFFABB" w:rsidR="00E40B78" w:rsidRPr="00EC76D5" w:rsidRDefault="00E40B78" w:rsidP="00E40B78">
      <w:r w:rsidRPr="00EC76D5">
        <w:t xml:space="preserve">A declaratory is a direct </w:t>
      </w:r>
      <w:proofErr w:type="spellStart"/>
      <w:r w:rsidR="00AB7DF5">
        <w:t>pointer_declarator</w:t>
      </w:r>
      <w:proofErr w:type="spellEnd"/>
      <w:r w:rsidRPr="00EC76D5">
        <w:t xml:space="preserve"> with an optional pointer list, and there are three kinds of direct declarators:</w:t>
      </w:r>
    </w:p>
    <w:p w14:paraId="7CB3E7AA" w14:textId="77777777" w:rsidR="00E40B78" w:rsidRPr="00EC76D5" w:rsidRDefault="00E40B78" w:rsidP="00E40B78">
      <w:pPr>
        <w:pStyle w:val="Liststycke"/>
        <w:numPr>
          <w:ilvl w:val="0"/>
          <w:numId w:val="90"/>
        </w:numPr>
      </w:pPr>
      <w:r w:rsidRPr="00EC76D5">
        <w:t>Arrays.</w:t>
      </w:r>
    </w:p>
    <w:p w14:paraId="1CCB64F6" w14:textId="77777777" w:rsidR="00E40B78" w:rsidRPr="00EC76D5" w:rsidRDefault="00E40B78" w:rsidP="00E40B78">
      <w:pPr>
        <w:pStyle w:val="Liststycke"/>
        <w:numPr>
          <w:ilvl w:val="0"/>
          <w:numId w:val="90"/>
        </w:numPr>
      </w:pPr>
      <w:r w:rsidRPr="00EC76D5">
        <w:t>Old-style Functions.</w:t>
      </w:r>
    </w:p>
    <w:p w14:paraId="41ED031D" w14:textId="77777777" w:rsidR="00E40B78" w:rsidRPr="00EC76D5" w:rsidRDefault="00E40B78" w:rsidP="00E40B78">
      <w:pPr>
        <w:pStyle w:val="Liststycke"/>
        <w:numPr>
          <w:ilvl w:val="0"/>
          <w:numId w:val="90"/>
        </w:numPr>
      </w:pPr>
      <w:r w:rsidRPr="00EC76D5">
        <w:t>New-style Functions.</w:t>
      </w:r>
    </w:p>
    <w:p w14:paraId="3C9D4FE5" w14:textId="1F31D5A0" w:rsidR="00E40B78" w:rsidRPr="00EC76D5" w:rsidRDefault="002E67B8" w:rsidP="00E40B78">
      <w:pPr>
        <w:pStyle w:val="CodeHeader"/>
      </w:pPr>
      <w:proofErr w:type="spellStart"/>
      <w:r>
        <w:t>MainParser.gppg</w:t>
      </w:r>
      <w:proofErr w:type="spellEnd"/>
    </w:p>
    <w:p w14:paraId="280C69C4" w14:textId="1513300D" w:rsidR="00CE6C5F" w:rsidRPr="00EC76D5" w:rsidRDefault="00AB7DF5" w:rsidP="00CE6C5F">
      <w:pPr>
        <w:pStyle w:val="Code"/>
      </w:pPr>
      <w:r>
        <w:t>pointer_declarator</w:t>
      </w:r>
      <w:r w:rsidR="00CE6C5F" w:rsidRPr="00EC76D5">
        <w:t>:</w:t>
      </w:r>
    </w:p>
    <w:p w14:paraId="7F424F0E" w14:textId="266B2795" w:rsidR="00CE6C5F" w:rsidRPr="00EC76D5" w:rsidRDefault="00CE6C5F" w:rsidP="00CE6C5F">
      <w:pPr>
        <w:pStyle w:val="Code"/>
      </w:pPr>
      <w:r w:rsidRPr="00EC76D5">
        <w:t xml:space="preserve">    optional_pointer_list direct_</w:t>
      </w:r>
      <w:r w:rsidR="00AB7DF5">
        <w:t>pointer_declarator</w:t>
      </w:r>
      <w:r w:rsidRPr="00EC76D5">
        <w:t xml:space="preserve"> {</w:t>
      </w:r>
    </w:p>
    <w:p w14:paraId="2DDFB789" w14:textId="77777777" w:rsidR="00CE6C5F" w:rsidRPr="00EC76D5" w:rsidRDefault="00CE6C5F" w:rsidP="00CE6C5F">
      <w:pPr>
        <w:pStyle w:val="Code"/>
      </w:pPr>
      <w:r w:rsidRPr="00EC76D5">
        <w:t xml:space="preserve">      $$ = GenerateDeclaration.generatePointerDeclarator($1, $2);</w:t>
      </w:r>
    </w:p>
    <w:p w14:paraId="7A90C886" w14:textId="77777777" w:rsidR="00CE6C5F" w:rsidRPr="00EC76D5" w:rsidRDefault="00CE6C5F" w:rsidP="00CE6C5F">
      <w:pPr>
        <w:pStyle w:val="Code"/>
      </w:pPr>
      <w:r w:rsidRPr="00EC76D5">
        <w:t xml:space="preserve">    };</w:t>
      </w:r>
    </w:p>
    <w:p w14:paraId="1F69C101" w14:textId="77777777" w:rsidR="00CE6C5F" w:rsidRPr="00EC76D5" w:rsidRDefault="00CE6C5F" w:rsidP="00CE6C5F">
      <w:pPr>
        <w:pStyle w:val="Code"/>
      </w:pPr>
    </w:p>
    <w:p w14:paraId="371E14D0" w14:textId="0E29988E" w:rsidR="00CE6C5F" w:rsidRPr="00EC76D5" w:rsidRDefault="00CE6C5F" w:rsidP="00CE6C5F">
      <w:pPr>
        <w:pStyle w:val="Code"/>
      </w:pPr>
      <w:r w:rsidRPr="00EC76D5">
        <w:t>direct_</w:t>
      </w:r>
      <w:r w:rsidR="00AB7DF5">
        <w:t>pointer_declarator</w:t>
      </w:r>
      <w:r w:rsidRPr="00EC76D5">
        <w:t>:</w:t>
      </w:r>
    </w:p>
    <w:p w14:paraId="1811340D" w14:textId="77777777" w:rsidR="00CE6C5F" w:rsidRPr="00EC76D5" w:rsidRDefault="00CE6C5F" w:rsidP="00CE6C5F">
      <w:pPr>
        <w:pStyle w:val="Code"/>
      </w:pPr>
      <w:r w:rsidRPr="00EC76D5">
        <w:t xml:space="preserve">    IDENTIFIER {</w:t>
      </w:r>
    </w:p>
    <w:p w14:paraId="67068AF2" w14:textId="77777777" w:rsidR="00CE6C5F" w:rsidRPr="00EC76D5" w:rsidRDefault="00CE6C5F" w:rsidP="00CE6C5F">
      <w:pPr>
        <w:pStyle w:val="Code"/>
      </w:pPr>
      <w:r w:rsidRPr="00EC76D5">
        <w:t xml:space="preserve">      $$ = new Declarator($1);</w:t>
      </w:r>
    </w:p>
    <w:p w14:paraId="010D56E9" w14:textId="77777777" w:rsidR="00CE6C5F" w:rsidRPr="00EC76D5" w:rsidRDefault="00CE6C5F" w:rsidP="00CE6C5F">
      <w:pPr>
        <w:pStyle w:val="Code"/>
      </w:pPr>
      <w:r w:rsidRPr="00EC76D5">
        <w:t xml:space="preserve">    }</w:t>
      </w:r>
    </w:p>
    <w:p w14:paraId="77CBD8D2" w14:textId="3D5600D0" w:rsidR="00CE6C5F" w:rsidRPr="00EC76D5" w:rsidRDefault="00CE6C5F" w:rsidP="00CE6C5F">
      <w:pPr>
        <w:pStyle w:val="Code"/>
      </w:pPr>
      <w:r w:rsidRPr="00EC76D5">
        <w:t xml:space="preserve">  | LEFT_PAREN </w:t>
      </w:r>
      <w:r w:rsidR="00AB7DF5">
        <w:t>pointer_declarator</w:t>
      </w:r>
      <w:r w:rsidRPr="00EC76D5">
        <w:t xml:space="preserve"> RIGHT_PAREN {</w:t>
      </w:r>
    </w:p>
    <w:p w14:paraId="6249E8A0" w14:textId="77777777" w:rsidR="00CE6C5F" w:rsidRPr="00EC76D5" w:rsidRDefault="00CE6C5F" w:rsidP="00CE6C5F">
      <w:pPr>
        <w:pStyle w:val="Code"/>
      </w:pPr>
      <w:r w:rsidRPr="00EC76D5">
        <w:t xml:space="preserve">      $$ = $2; </w:t>
      </w:r>
    </w:p>
    <w:p w14:paraId="486E1C90" w14:textId="77777777" w:rsidR="00CE6C5F" w:rsidRPr="00EC76D5" w:rsidRDefault="00CE6C5F" w:rsidP="00CE6C5F">
      <w:pPr>
        <w:pStyle w:val="Code"/>
      </w:pPr>
      <w:r w:rsidRPr="00EC76D5">
        <w:t xml:space="preserve">    }</w:t>
      </w:r>
    </w:p>
    <w:p w14:paraId="434AA35E" w14:textId="28EB1744" w:rsidR="00CE6C5F" w:rsidRPr="00EC76D5" w:rsidRDefault="00CE6C5F" w:rsidP="00CE6C5F">
      <w:pPr>
        <w:pStyle w:val="Code"/>
      </w:pPr>
      <w:r w:rsidRPr="00EC76D5">
        <w:t xml:space="preserve">  | direct_</w:t>
      </w:r>
      <w:r w:rsidR="00AB7DF5">
        <w:t>pointer_declarator</w:t>
      </w:r>
    </w:p>
    <w:p w14:paraId="216A2BEF" w14:textId="77777777" w:rsidR="00CE6C5F" w:rsidRPr="00EC76D5" w:rsidRDefault="00CE6C5F" w:rsidP="00CE6C5F">
      <w:pPr>
        <w:pStyle w:val="Code"/>
      </w:pPr>
      <w:r w:rsidRPr="00EC76D5">
        <w:t xml:space="preserve">    LEFT_SQUARE optional_constant_expression RIGHT_SQUARE {</w:t>
      </w:r>
    </w:p>
    <w:p w14:paraId="0124410D" w14:textId="77777777" w:rsidR="00CE6C5F" w:rsidRPr="00EC76D5" w:rsidRDefault="00CE6C5F" w:rsidP="00CE6C5F">
      <w:pPr>
        <w:pStyle w:val="Code"/>
      </w:pPr>
      <w:r w:rsidRPr="00EC76D5">
        <w:t xml:space="preserve">      $$ = GenerateDeclaration.generateArrayType($1, $3);</w:t>
      </w:r>
    </w:p>
    <w:p w14:paraId="66E03F4D" w14:textId="77777777" w:rsidR="00CE6C5F" w:rsidRPr="00EC76D5" w:rsidRDefault="00CE6C5F" w:rsidP="00CE6C5F">
      <w:pPr>
        <w:pStyle w:val="Code"/>
      </w:pPr>
      <w:r w:rsidRPr="00EC76D5">
        <w:t xml:space="preserve">    }</w:t>
      </w:r>
    </w:p>
    <w:p w14:paraId="43E953ED" w14:textId="33704681" w:rsidR="00CE6C5F" w:rsidRPr="00EC76D5" w:rsidRDefault="00CE6C5F" w:rsidP="00CE6C5F">
      <w:pPr>
        <w:pStyle w:val="Code"/>
      </w:pPr>
      <w:r w:rsidRPr="00EC76D5">
        <w:t xml:space="preserve">  | direct_</w:t>
      </w:r>
      <w:r w:rsidR="00AB7DF5">
        <w:t>pointer_declarator</w:t>
      </w:r>
    </w:p>
    <w:p w14:paraId="69458010" w14:textId="77777777" w:rsidR="00CE6C5F" w:rsidRPr="00EC76D5" w:rsidRDefault="00CE6C5F" w:rsidP="00CE6C5F">
      <w:pPr>
        <w:pStyle w:val="Code"/>
      </w:pPr>
      <w:r w:rsidRPr="00EC76D5">
        <w:t xml:space="preserve">    LEFT_PAREN parameter_ellipse_list RIGHT_PAREN {</w:t>
      </w:r>
    </w:p>
    <w:p w14:paraId="2A4EE544" w14:textId="77777777" w:rsidR="00CE6C5F" w:rsidRPr="00EC76D5" w:rsidRDefault="00CE6C5F" w:rsidP="00CE6C5F">
      <w:pPr>
        <w:pStyle w:val="Code"/>
      </w:pPr>
      <w:r w:rsidRPr="00EC76D5">
        <w:t xml:space="preserve">      $$ = GenerateDeclaration.generateNewFunctionDeclaration($1, $3);</w:t>
      </w:r>
    </w:p>
    <w:p w14:paraId="2FBE3A6B" w14:textId="77777777" w:rsidR="00CE6C5F" w:rsidRPr="00EC76D5" w:rsidRDefault="00CE6C5F" w:rsidP="00CE6C5F">
      <w:pPr>
        <w:pStyle w:val="Code"/>
      </w:pPr>
      <w:r w:rsidRPr="00EC76D5">
        <w:t xml:space="preserve">    }</w:t>
      </w:r>
    </w:p>
    <w:p w14:paraId="2FD3F71C" w14:textId="3982251A" w:rsidR="00CE6C5F" w:rsidRPr="00EC76D5" w:rsidRDefault="00CE6C5F" w:rsidP="00CE6C5F">
      <w:pPr>
        <w:pStyle w:val="Code"/>
      </w:pPr>
      <w:r w:rsidRPr="00EC76D5">
        <w:t xml:space="preserve">  | direct_</w:t>
      </w:r>
      <w:r w:rsidR="00AB7DF5">
        <w:t>pointer_declarator</w:t>
      </w:r>
    </w:p>
    <w:p w14:paraId="71BBB7A6" w14:textId="77777777" w:rsidR="00CE6C5F" w:rsidRPr="00EC76D5" w:rsidRDefault="00CE6C5F" w:rsidP="00CE6C5F">
      <w:pPr>
        <w:pStyle w:val="Code"/>
      </w:pPr>
      <w:r w:rsidRPr="00EC76D5">
        <w:t xml:space="preserve">    LEFT_PAREN optional_identifier_list RIGHT_PAREN {</w:t>
      </w:r>
    </w:p>
    <w:p w14:paraId="49814A46" w14:textId="77777777" w:rsidR="00CE6C5F" w:rsidRPr="00EC76D5" w:rsidRDefault="00CE6C5F" w:rsidP="00CE6C5F">
      <w:pPr>
        <w:pStyle w:val="Code"/>
      </w:pPr>
      <w:r w:rsidRPr="00EC76D5">
        <w:t xml:space="preserve">      $$ = GenerateDeclaration.generateOldFunctionDeclaration($1, $3);</w:t>
      </w:r>
    </w:p>
    <w:p w14:paraId="4781715B" w14:textId="000B39B9" w:rsidR="00CE6C5F" w:rsidRPr="00EC76D5" w:rsidRDefault="00CE6C5F" w:rsidP="00CE6C5F">
      <w:pPr>
        <w:pStyle w:val="Code"/>
      </w:pPr>
      <w:r w:rsidRPr="00EC76D5">
        <w:t xml:space="preserve">    };</w:t>
      </w:r>
    </w:p>
    <w:p w14:paraId="01158455" w14:textId="456022AC" w:rsidR="00E40B78" w:rsidRPr="00EC76D5" w:rsidRDefault="00E40B78" w:rsidP="00E40B78">
      <w:r w:rsidRPr="00EC76D5">
        <w:t xml:space="preserve">An abstract </w:t>
      </w:r>
      <w:proofErr w:type="spellStart"/>
      <w:r w:rsidR="00AB7DF5">
        <w:t>pointer_declarator</w:t>
      </w:r>
      <w:proofErr w:type="spellEnd"/>
      <w:r w:rsidRPr="00EC76D5">
        <w:t xml:space="preserve"> is a declaratory, with the difference that it does not have to have a name.</w:t>
      </w:r>
    </w:p>
    <w:p w14:paraId="0AF38307" w14:textId="0405CD5D" w:rsidR="00BA593F" w:rsidRPr="00EC76D5" w:rsidRDefault="00BA593F" w:rsidP="00BA593F">
      <w:pPr>
        <w:pStyle w:val="Code"/>
      </w:pPr>
      <w:r w:rsidRPr="00EC76D5">
        <w:t>abstract_</w:t>
      </w:r>
      <w:r w:rsidR="00AB7DF5">
        <w:t>pointer_declarator</w:t>
      </w:r>
      <w:r w:rsidRPr="00EC76D5">
        <w:t>:</w:t>
      </w:r>
    </w:p>
    <w:p w14:paraId="3AF64BA1" w14:textId="77777777" w:rsidR="00BA593F" w:rsidRPr="00EC76D5" w:rsidRDefault="00BA593F" w:rsidP="00BA593F">
      <w:pPr>
        <w:pStyle w:val="Code"/>
      </w:pPr>
      <w:r w:rsidRPr="00EC76D5">
        <w:t xml:space="preserve">    pointer_list {</w:t>
      </w:r>
    </w:p>
    <w:p w14:paraId="15C04026" w14:textId="77777777" w:rsidR="00BA593F" w:rsidRPr="00EC76D5" w:rsidRDefault="00BA593F" w:rsidP="00BA593F">
      <w:pPr>
        <w:pStyle w:val="Code"/>
      </w:pPr>
      <w:r w:rsidRPr="00EC76D5">
        <w:t xml:space="preserve">      $$ = GenerateDeclaration.generatePointerDeclarator($1, null);</w:t>
      </w:r>
    </w:p>
    <w:p w14:paraId="0B69B16C" w14:textId="77777777" w:rsidR="00BA593F" w:rsidRPr="00EC76D5" w:rsidRDefault="00BA593F" w:rsidP="00BA593F">
      <w:pPr>
        <w:pStyle w:val="Code"/>
      </w:pPr>
      <w:r w:rsidRPr="00EC76D5">
        <w:t xml:space="preserve">    }      </w:t>
      </w:r>
    </w:p>
    <w:p w14:paraId="70C837E0" w14:textId="49A9A15C" w:rsidR="00BA593F" w:rsidRPr="00EC76D5" w:rsidRDefault="00BA593F" w:rsidP="00BA593F">
      <w:pPr>
        <w:pStyle w:val="Code"/>
      </w:pPr>
      <w:r w:rsidRPr="00EC76D5">
        <w:t xml:space="preserve">  | optional_pointer_list direct_abstract_</w:t>
      </w:r>
      <w:r w:rsidR="00AB7DF5">
        <w:t>pointer_declarator</w:t>
      </w:r>
      <w:r w:rsidRPr="00EC76D5">
        <w:t xml:space="preserve"> {</w:t>
      </w:r>
    </w:p>
    <w:p w14:paraId="4C147CB1" w14:textId="77777777" w:rsidR="00BA593F" w:rsidRPr="00EC76D5" w:rsidRDefault="00BA593F" w:rsidP="00BA593F">
      <w:pPr>
        <w:pStyle w:val="Code"/>
      </w:pPr>
      <w:r w:rsidRPr="00EC76D5">
        <w:t xml:space="preserve">      $$ = GenerateDeclaration.generatePointerDeclarator($1, $2);</w:t>
      </w:r>
    </w:p>
    <w:p w14:paraId="490076EE" w14:textId="77777777" w:rsidR="00BA593F" w:rsidRPr="00EC76D5" w:rsidRDefault="00BA593F" w:rsidP="00BA593F">
      <w:pPr>
        <w:pStyle w:val="Code"/>
      </w:pPr>
      <w:r w:rsidRPr="00EC76D5">
        <w:t xml:space="preserve">    };      </w:t>
      </w:r>
    </w:p>
    <w:p w14:paraId="31DF6021" w14:textId="77777777" w:rsidR="00BA593F" w:rsidRPr="00EC76D5" w:rsidRDefault="00BA593F" w:rsidP="00BA593F">
      <w:pPr>
        <w:pStyle w:val="Code"/>
      </w:pPr>
    </w:p>
    <w:p w14:paraId="61779965" w14:textId="194778E9" w:rsidR="00BA593F" w:rsidRPr="00EC76D5" w:rsidRDefault="00BA593F" w:rsidP="00BA593F">
      <w:pPr>
        <w:pStyle w:val="Code"/>
      </w:pPr>
      <w:r w:rsidRPr="00EC76D5">
        <w:t>direct_abstract_</w:t>
      </w:r>
      <w:r w:rsidR="00AB7DF5">
        <w:t>pointer_declarator</w:t>
      </w:r>
      <w:r w:rsidRPr="00EC76D5">
        <w:t>:</w:t>
      </w:r>
    </w:p>
    <w:p w14:paraId="44449580" w14:textId="33E2B9C7" w:rsidR="00BA593F" w:rsidRPr="00EC76D5" w:rsidRDefault="00BA593F" w:rsidP="00BA593F">
      <w:pPr>
        <w:pStyle w:val="Code"/>
      </w:pPr>
      <w:r w:rsidRPr="00EC76D5">
        <w:t xml:space="preserve">    LEFT_PAREN abstract_</w:t>
      </w:r>
      <w:r w:rsidR="00AB7DF5">
        <w:t>pointer_declarator</w:t>
      </w:r>
      <w:r w:rsidRPr="00EC76D5">
        <w:t xml:space="preserve"> RIGHT_PAREN {</w:t>
      </w:r>
    </w:p>
    <w:p w14:paraId="1628393A" w14:textId="77777777" w:rsidR="00BA593F" w:rsidRPr="00EC76D5" w:rsidRDefault="00BA593F" w:rsidP="00BA593F">
      <w:pPr>
        <w:pStyle w:val="Code"/>
      </w:pPr>
      <w:r w:rsidRPr="00EC76D5">
        <w:lastRenderedPageBreak/>
        <w:t xml:space="preserve">      $$ = $2;</w:t>
      </w:r>
    </w:p>
    <w:p w14:paraId="202824DD" w14:textId="77777777" w:rsidR="00BA593F" w:rsidRPr="00EC76D5" w:rsidRDefault="00BA593F" w:rsidP="00BA593F">
      <w:pPr>
        <w:pStyle w:val="Code"/>
      </w:pPr>
      <w:r w:rsidRPr="00EC76D5">
        <w:t xml:space="preserve">    }</w:t>
      </w:r>
    </w:p>
    <w:p w14:paraId="3F1AEE01" w14:textId="77777777" w:rsidR="00BA593F" w:rsidRPr="00EC76D5" w:rsidRDefault="00BA593F" w:rsidP="00BA593F">
      <w:pPr>
        <w:pStyle w:val="Code"/>
      </w:pPr>
      <w:r w:rsidRPr="00EC76D5">
        <w:t xml:space="preserve">  | LEFT_SQUARE optional_constant_expression RIGHT_SQUARE {</w:t>
      </w:r>
    </w:p>
    <w:p w14:paraId="07296D4A" w14:textId="77777777" w:rsidR="00BA593F" w:rsidRPr="00EC76D5" w:rsidRDefault="00BA593F" w:rsidP="00BA593F">
      <w:pPr>
        <w:pStyle w:val="Code"/>
      </w:pPr>
      <w:r w:rsidRPr="00EC76D5">
        <w:t xml:space="preserve">      $$ = GenerateDeclaration.generateArrayType(null, $2);</w:t>
      </w:r>
    </w:p>
    <w:p w14:paraId="5B5269F3" w14:textId="77777777" w:rsidR="00BA593F" w:rsidRPr="00EC76D5" w:rsidRDefault="00BA593F" w:rsidP="00BA593F">
      <w:pPr>
        <w:pStyle w:val="Code"/>
      </w:pPr>
      <w:r w:rsidRPr="00EC76D5">
        <w:t xml:space="preserve">    }</w:t>
      </w:r>
    </w:p>
    <w:p w14:paraId="03B786B8" w14:textId="726B4CC9" w:rsidR="00BA593F" w:rsidRPr="00EC76D5" w:rsidRDefault="00BA593F" w:rsidP="00BA593F">
      <w:pPr>
        <w:pStyle w:val="Code"/>
      </w:pPr>
      <w:r w:rsidRPr="00EC76D5">
        <w:t xml:space="preserve">  | direct_abstract_</w:t>
      </w:r>
      <w:r w:rsidR="00AB7DF5">
        <w:t>pointer_declarator</w:t>
      </w:r>
    </w:p>
    <w:p w14:paraId="32B7E27D" w14:textId="77777777" w:rsidR="00BA593F" w:rsidRPr="00EC76D5" w:rsidRDefault="00BA593F" w:rsidP="00BA593F">
      <w:pPr>
        <w:pStyle w:val="Code"/>
      </w:pPr>
      <w:r w:rsidRPr="00EC76D5">
        <w:t xml:space="preserve">    LEFT_SQUARE optional_constant_expression RIGHT_SQUARE {</w:t>
      </w:r>
    </w:p>
    <w:p w14:paraId="53789E3D" w14:textId="77777777" w:rsidR="00BA593F" w:rsidRPr="00EC76D5" w:rsidRDefault="00BA593F" w:rsidP="00BA593F">
      <w:pPr>
        <w:pStyle w:val="Code"/>
      </w:pPr>
      <w:r w:rsidRPr="00EC76D5">
        <w:t xml:space="preserve">      $$ = GenerateDeclaration.generateArrayType($1, $3);</w:t>
      </w:r>
    </w:p>
    <w:p w14:paraId="555B7947" w14:textId="77777777" w:rsidR="00BA593F" w:rsidRPr="00EC76D5" w:rsidRDefault="00BA593F" w:rsidP="00BA593F">
      <w:pPr>
        <w:pStyle w:val="Code"/>
      </w:pPr>
      <w:r w:rsidRPr="00EC76D5">
        <w:t xml:space="preserve">    }</w:t>
      </w:r>
    </w:p>
    <w:p w14:paraId="314880F2" w14:textId="77777777" w:rsidR="00BA593F" w:rsidRPr="00EC76D5" w:rsidRDefault="00BA593F" w:rsidP="00BA593F">
      <w:pPr>
        <w:pStyle w:val="Code"/>
      </w:pPr>
      <w:r w:rsidRPr="00EC76D5">
        <w:t xml:space="preserve">  | LEFT_PAREN optional_parameter_ellipse_list RIGHT_PAREN {</w:t>
      </w:r>
    </w:p>
    <w:p w14:paraId="458789D2" w14:textId="77777777" w:rsidR="00BA593F" w:rsidRPr="00EC76D5" w:rsidRDefault="00BA593F" w:rsidP="00BA593F">
      <w:pPr>
        <w:pStyle w:val="Code"/>
      </w:pPr>
      <w:r w:rsidRPr="00EC76D5">
        <w:t xml:space="preserve">      $$ = GenerateDeclaration.generateNewFunctionDeclaration(null, $2);</w:t>
      </w:r>
    </w:p>
    <w:p w14:paraId="7BBF292F" w14:textId="77777777" w:rsidR="00BA593F" w:rsidRPr="00EC76D5" w:rsidRDefault="00BA593F" w:rsidP="00BA593F">
      <w:pPr>
        <w:pStyle w:val="Code"/>
      </w:pPr>
      <w:r w:rsidRPr="00EC76D5">
        <w:t xml:space="preserve">    }</w:t>
      </w:r>
    </w:p>
    <w:p w14:paraId="6F9BDF7D" w14:textId="1DFFB622" w:rsidR="00BA593F" w:rsidRPr="00EC76D5" w:rsidRDefault="00BA593F" w:rsidP="00BA593F">
      <w:pPr>
        <w:pStyle w:val="Code"/>
      </w:pPr>
      <w:r w:rsidRPr="00EC76D5">
        <w:t xml:space="preserve">  | direct_abstract_</w:t>
      </w:r>
      <w:r w:rsidR="00AB7DF5">
        <w:t>pointer_declarator</w:t>
      </w:r>
    </w:p>
    <w:p w14:paraId="49D9C282" w14:textId="77777777" w:rsidR="00BA593F" w:rsidRPr="00EC76D5" w:rsidRDefault="00BA593F" w:rsidP="00BA593F">
      <w:pPr>
        <w:pStyle w:val="Code"/>
      </w:pPr>
      <w:r w:rsidRPr="00EC76D5">
        <w:t xml:space="preserve">    LEFT_PAREN optional_parameter_ellipse_list RIGHT_PAREN {</w:t>
      </w:r>
    </w:p>
    <w:p w14:paraId="4207D80F" w14:textId="77777777" w:rsidR="00BA593F" w:rsidRPr="00EC76D5" w:rsidRDefault="00BA593F" w:rsidP="00BA593F">
      <w:pPr>
        <w:pStyle w:val="Code"/>
      </w:pPr>
      <w:r w:rsidRPr="00EC76D5">
        <w:t xml:space="preserve">      $$ =</w:t>
      </w:r>
    </w:p>
    <w:p w14:paraId="41F88154" w14:textId="77777777" w:rsidR="00BA593F" w:rsidRPr="00EC76D5" w:rsidRDefault="00BA593F" w:rsidP="00BA593F">
      <w:pPr>
        <w:pStyle w:val="Code"/>
      </w:pPr>
      <w:r w:rsidRPr="00EC76D5">
        <w:t xml:space="preserve">        GenerateDeclaration.generateNewFunctionDeclaration($1, $3);</w:t>
      </w:r>
    </w:p>
    <w:p w14:paraId="6F546D4B" w14:textId="75865119" w:rsidR="00E40B78" w:rsidRPr="00EC76D5" w:rsidRDefault="00BA593F" w:rsidP="00BA593F">
      <w:pPr>
        <w:pStyle w:val="Code"/>
      </w:pPr>
      <w:r w:rsidRPr="00EC76D5">
        <w:t xml:space="preserve">    };</w:t>
      </w:r>
    </w:p>
    <w:p w14:paraId="14F1BE1A" w14:textId="77777777" w:rsidR="00E40B78" w:rsidRPr="00EC76D5" w:rsidRDefault="00E40B78" w:rsidP="00E40B78">
      <w:r w:rsidRPr="00EC76D5">
        <w:t xml:space="preserve">If the array size is given, we </w:t>
      </w:r>
      <w:proofErr w:type="gramStart"/>
      <w:r w:rsidRPr="00EC76D5">
        <w:t>have to</w:t>
      </w:r>
      <w:proofErr w:type="gramEnd"/>
      <w:r w:rsidRPr="00EC76D5">
        <w:t xml:space="preserve"> check it out. It shall be a constant integral with a value greater than zero. If the size is not given, we set it to zero; in that case, the type is incomplete.</w:t>
      </w:r>
    </w:p>
    <w:p w14:paraId="191695A2" w14:textId="09131248" w:rsidR="00E40B78" w:rsidRPr="00EC76D5" w:rsidRDefault="000C6576" w:rsidP="00E40B78">
      <w:pPr>
        <w:pStyle w:val="CodeHeader"/>
      </w:pPr>
      <w:proofErr w:type="spellStart"/>
      <w:r>
        <w:t>MiddleCodeGenerator.cs</w:t>
      </w:r>
      <w:proofErr w:type="spellEnd"/>
    </w:p>
    <w:p w14:paraId="4DAD0A0F" w14:textId="0C6A0255" w:rsidR="00251D23" w:rsidRPr="00EC76D5" w:rsidRDefault="00251D23" w:rsidP="00251D23">
      <w:pPr>
        <w:pStyle w:val="Code"/>
      </w:pPr>
      <w:r w:rsidRPr="00EC76D5">
        <w:t xml:space="preserve">  public static Declarator generateArrayType(Declarator </w:t>
      </w:r>
      <w:r w:rsidR="00FC5EB0">
        <w:t>declarator</w:t>
      </w:r>
      <w:r w:rsidRPr="00EC76D5">
        <w:t>,</w:t>
      </w:r>
    </w:p>
    <w:p w14:paraId="52FED208" w14:textId="77777777" w:rsidR="00251D23" w:rsidRPr="00EC76D5" w:rsidRDefault="00251D23" w:rsidP="00251D23">
      <w:pPr>
        <w:pStyle w:val="Code"/>
      </w:pPr>
      <w:r w:rsidRPr="00EC76D5">
        <w:t xml:space="preserve">                                             SyntaxTree optSizeTree) {</w:t>
      </w:r>
    </w:p>
    <w:p w14:paraId="40C7E149" w14:textId="394C26A3" w:rsidR="005A1D8B" w:rsidRPr="00EC76D5" w:rsidRDefault="005A1D8B" w:rsidP="005A1D8B">
      <w:pPr>
        <w:pStyle w:val="Code"/>
      </w:pPr>
      <w:r w:rsidRPr="00EC76D5">
        <w:t xml:space="preserve">    if (</w:t>
      </w:r>
      <w:r w:rsidR="00FC5EB0">
        <w:t>declarator</w:t>
      </w:r>
      <w:r w:rsidRPr="00EC76D5">
        <w:t xml:space="preserve"> == null) {</w:t>
      </w:r>
    </w:p>
    <w:p w14:paraId="4F1A7F44" w14:textId="10239E71" w:rsidR="005A1D8B" w:rsidRPr="00EC76D5" w:rsidRDefault="005A1D8B" w:rsidP="005A1D8B">
      <w:pPr>
        <w:pStyle w:val="Code"/>
      </w:pPr>
      <w:r w:rsidRPr="00EC76D5">
        <w:t xml:space="preserve">      </w:t>
      </w:r>
      <w:r w:rsidR="00FC5EB0">
        <w:t>declarator</w:t>
      </w:r>
      <w:r w:rsidRPr="00EC76D5">
        <w:t xml:space="preserve"> = new Declarator(null);</w:t>
      </w:r>
    </w:p>
    <w:p w14:paraId="1813EA80" w14:textId="77777777" w:rsidR="005A1D8B" w:rsidRPr="00EC76D5" w:rsidRDefault="005A1D8B" w:rsidP="005A1D8B">
      <w:pPr>
        <w:pStyle w:val="Code"/>
      </w:pPr>
      <w:r w:rsidRPr="00EC76D5">
        <w:t xml:space="preserve">    }</w:t>
      </w:r>
    </w:p>
    <w:p w14:paraId="7831EC22" w14:textId="4B8713EB" w:rsidR="00BA593F" w:rsidRPr="00EC76D5" w:rsidRDefault="00BA593F" w:rsidP="005A1D8B">
      <w:pPr>
        <w:pStyle w:val="Code"/>
      </w:pPr>
      <w:r w:rsidRPr="00EC76D5">
        <w:t xml:space="preserve">    </w:t>
      </w:r>
    </w:p>
    <w:p w14:paraId="2E3CD860" w14:textId="77777777" w:rsidR="00BA593F" w:rsidRPr="00EC76D5" w:rsidRDefault="00BA593F" w:rsidP="00BA593F">
      <w:pPr>
        <w:pStyle w:val="Code"/>
      </w:pPr>
      <w:r w:rsidRPr="00EC76D5">
        <w:t xml:space="preserve">    if (optSizeTree != null) {</w:t>
      </w:r>
    </w:p>
    <w:p w14:paraId="4AB64B21" w14:textId="77777777" w:rsidR="00DE46DA" w:rsidRPr="00EC76D5" w:rsidRDefault="00BA593F" w:rsidP="00BA593F">
      <w:pPr>
        <w:pStyle w:val="Code"/>
      </w:pPr>
      <w:r w:rsidRPr="00EC76D5">
        <w:t xml:space="preserve">      int arraySize = ((BigInteger)</w:t>
      </w:r>
    </w:p>
    <w:p w14:paraId="6F45B6CF" w14:textId="2E94042F" w:rsidR="00BA593F" w:rsidRPr="00EC76D5" w:rsidRDefault="00DE46DA" w:rsidP="00BA593F">
      <w:pPr>
        <w:pStyle w:val="Code"/>
      </w:pPr>
      <w:r w:rsidRPr="00EC76D5">
        <w:t xml:space="preserve">                     </w:t>
      </w:r>
      <w:r w:rsidR="00BA593F" w:rsidRPr="00EC76D5">
        <w:t xml:space="preserve"> optSizeTree.getSymbol().getValue()).intValue();</w:t>
      </w:r>
    </w:p>
    <w:p w14:paraId="60831E88" w14:textId="77777777" w:rsidR="00BA593F" w:rsidRPr="00EC76D5" w:rsidRDefault="00BA593F" w:rsidP="00BA593F">
      <w:pPr>
        <w:pStyle w:val="Code"/>
      </w:pPr>
      <w:r w:rsidRPr="00EC76D5">
        <w:t xml:space="preserve">      Assert.error(arraySize &gt; 0, arraySize, "non-positive array size");</w:t>
      </w:r>
    </w:p>
    <w:p w14:paraId="213720A6" w14:textId="77777777" w:rsidR="00BA593F" w:rsidRPr="00EC76D5" w:rsidRDefault="00BA593F" w:rsidP="00BA593F">
      <w:pPr>
        <w:pStyle w:val="Code"/>
      </w:pPr>
      <w:r w:rsidRPr="00EC76D5">
        <w:t xml:space="preserve">      Type arrayType = Type.createArrayType(arraySize, null);</w:t>
      </w:r>
    </w:p>
    <w:p w14:paraId="5AEC4098" w14:textId="341DD9C2" w:rsidR="00BA593F" w:rsidRPr="00EC76D5" w:rsidRDefault="00BA593F" w:rsidP="00BA593F">
      <w:pPr>
        <w:pStyle w:val="Code"/>
      </w:pPr>
      <w:r w:rsidRPr="00EC76D5">
        <w:t xml:space="preserve">      </w:t>
      </w:r>
      <w:r w:rsidR="00FC5EB0">
        <w:t>declarator</w:t>
      </w:r>
      <w:r w:rsidRPr="00EC76D5">
        <w:t>.add(arrayType);</w:t>
      </w:r>
    </w:p>
    <w:p w14:paraId="3476DB37" w14:textId="77777777" w:rsidR="00BA593F" w:rsidRPr="00EC76D5" w:rsidRDefault="00BA593F" w:rsidP="00BA593F">
      <w:pPr>
        <w:pStyle w:val="Code"/>
      </w:pPr>
      <w:r w:rsidRPr="00EC76D5">
        <w:t xml:space="preserve">    }</w:t>
      </w:r>
    </w:p>
    <w:p w14:paraId="4EC49835" w14:textId="77777777" w:rsidR="00BA593F" w:rsidRPr="00EC76D5" w:rsidRDefault="00BA593F" w:rsidP="00BA593F">
      <w:pPr>
        <w:pStyle w:val="Code"/>
      </w:pPr>
      <w:r w:rsidRPr="00EC76D5">
        <w:t xml:space="preserve">    else {</w:t>
      </w:r>
    </w:p>
    <w:p w14:paraId="6710112D" w14:textId="77777777" w:rsidR="00BA593F" w:rsidRPr="00EC76D5" w:rsidRDefault="00BA593F" w:rsidP="00BA593F">
      <w:pPr>
        <w:pStyle w:val="Code"/>
      </w:pPr>
      <w:r w:rsidRPr="00EC76D5">
        <w:t xml:space="preserve">      Type arrayType = Type.createArrayType(0, null);</w:t>
      </w:r>
    </w:p>
    <w:p w14:paraId="6E6FE913" w14:textId="0F05A655" w:rsidR="00BA593F" w:rsidRPr="00EC76D5" w:rsidRDefault="00BA593F" w:rsidP="00BA593F">
      <w:pPr>
        <w:pStyle w:val="Code"/>
      </w:pPr>
      <w:r w:rsidRPr="00EC76D5">
        <w:t xml:space="preserve">      </w:t>
      </w:r>
      <w:r w:rsidR="00FC5EB0">
        <w:t>declarator</w:t>
      </w:r>
      <w:r w:rsidRPr="00EC76D5">
        <w:t>.add(arrayType);</w:t>
      </w:r>
    </w:p>
    <w:p w14:paraId="564D7629" w14:textId="77777777" w:rsidR="00BA593F" w:rsidRPr="00EC76D5" w:rsidRDefault="00BA593F" w:rsidP="00BA593F">
      <w:pPr>
        <w:pStyle w:val="Code"/>
      </w:pPr>
      <w:r w:rsidRPr="00EC76D5">
        <w:t xml:space="preserve">    }</w:t>
      </w:r>
    </w:p>
    <w:p w14:paraId="74BAF143" w14:textId="77777777" w:rsidR="00BA593F" w:rsidRPr="00EC76D5" w:rsidRDefault="00BA593F" w:rsidP="00BA593F">
      <w:pPr>
        <w:pStyle w:val="Code"/>
      </w:pPr>
      <w:r w:rsidRPr="00EC76D5">
        <w:t xml:space="preserve">    </w:t>
      </w:r>
    </w:p>
    <w:p w14:paraId="42C68689" w14:textId="0C31AC82" w:rsidR="00BA593F" w:rsidRPr="00EC76D5" w:rsidRDefault="00BA593F" w:rsidP="00BA593F">
      <w:pPr>
        <w:pStyle w:val="Code"/>
      </w:pPr>
      <w:r w:rsidRPr="00EC76D5">
        <w:t xml:space="preserve">    return </w:t>
      </w:r>
      <w:r w:rsidR="00FC5EB0">
        <w:t>declarator</w:t>
      </w:r>
      <w:r w:rsidRPr="00EC76D5">
        <w:t>;</w:t>
      </w:r>
    </w:p>
    <w:p w14:paraId="2CB8DBC8" w14:textId="5523FE86" w:rsidR="00E40B78" w:rsidRPr="00EC76D5" w:rsidRDefault="00BA593F" w:rsidP="00BA593F">
      <w:pPr>
        <w:pStyle w:val="Code"/>
      </w:pPr>
      <w:r w:rsidRPr="00EC76D5">
        <w:t xml:space="preserve">  }</w:t>
      </w:r>
    </w:p>
    <w:p w14:paraId="4AD45ECC" w14:textId="77777777" w:rsidR="00E40B78" w:rsidRPr="00EC76D5" w:rsidRDefault="00E40B78" w:rsidP="00E40B78">
      <w:r w:rsidRPr="00EC76D5">
        <w:t xml:space="preserve">In case of a new-style function declaratory, we need to check its elliptic status. If it is elliptic, it </w:t>
      </w:r>
      <w:proofErr w:type="gramStart"/>
      <w:r w:rsidRPr="00EC76D5">
        <w:t>has to</w:t>
      </w:r>
      <w:proofErr w:type="gramEnd"/>
      <w:r w:rsidRPr="00EC76D5">
        <w:t xml:space="preserve"> have at least one parameter. If it has one parameter that is void, the parameter list is regarded as empty. In that case, it cannot be elliptic.</w:t>
      </w:r>
    </w:p>
    <w:p w14:paraId="50459B77" w14:textId="77777777" w:rsidR="00E40B78" w:rsidRPr="00EC76D5" w:rsidRDefault="00E40B78" w:rsidP="00E40B78">
      <w:r w:rsidRPr="00EC76D5">
        <w:t xml:space="preserve">Otherwise, if the parameter list is not empty and not just holding a void, we </w:t>
      </w:r>
      <w:proofErr w:type="gramStart"/>
      <w:r w:rsidRPr="00EC76D5">
        <w:t>have to</w:t>
      </w:r>
      <w:proofErr w:type="gramEnd"/>
      <w:r w:rsidRPr="00EC76D5">
        <w:t xml:space="preserve"> look into each parameter. If the parameter is named, we check that the name is not repeated in the parameter list. Except for the case above, a parameter cannot be void. A function parameter is changed to a pointer to the function, and an array parameter is changed to a pointer to the array type.</w:t>
      </w:r>
    </w:p>
    <w:p w14:paraId="68ABA9C1" w14:textId="50A581AE" w:rsidR="00C652BA" w:rsidRPr="00EC76D5" w:rsidRDefault="00C652BA" w:rsidP="000C08DE">
      <w:pPr>
        <w:pStyle w:val="Code"/>
      </w:pPr>
      <w:r w:rsidRPr="00EC76D5">
        <w:t xml:space="preserve">  public static Declarator generateNewFunctionDeclaration(Declarator </w:t>
      </w:r>
      <w:r w:rsidR="00FC5EB0">
        <w:t>declarator</w:t>
      </w:r>
      <w:r w:rsidRPr="00EC76D5">
        <w:t>,</w:t>
      </w:r>
    </w:p>
    <w:p w14:paraId="1C9C33A5" w14:textId="77777777" w:rsidR="00C652BA" w:rsidRPr="00EC76D5" w:rsidRDefault="00C652BA" w:rsidP="000C08DE">
      <w:pPr>
        <w:pStyle w:val="Code"/>
      </w:pPr>
      <w:r w:rsidRPr="00EC76D5">
        <w:t xml:space="preserve">                                      Pair&lt;List&lt;Symbol&gt;,Boolean&gt; paramPair) {</w:t>
      </w:r>
    </w:p>
    <w:p w14:paraId="2F761550" w14:textId="03A3C2F7" w:rsidR="00C652BA" w:rsidRPr="00EC76D5" w:rsidRDefault="00C652BA" w:rsidP="000C08DE">
      <w:pPr>
        <w:pStyle w:val="Code"/>
      </w:pPr>
      <w:r w:rsidRPr="00EC76D5">
        <w:t xml:space="preserve">    if (</w:t>
      </w:r>
      <w:r w:rsidR="00FC5EB0">
        <w:t>declarator</w:t>
      </w:r>
      <w:r w:rsidRPr="00EC76D5">
        <w:t xml:space="preserve"> == null) {</w:t>
      </w:r>
    </w:p>
    <w:p w14:paraId="601C65C4" w14:textId="5A8C2D69" w:rsidR="00C652BA" w:rsidRPr="00EC76D5" w:rsidRDefault="00C652BA" w:rsidP="000C08DE">
      <w:pPr>
        <w:pStyle w:val="Code"/>
      </w:pPr>
      <w:r w:rsidRPr="00EC76D5">
        <w:t xml:space="preserve">      </w:t>
      </w:r>
      <w:r w:rsidR="00FC5EB0">
        <w:t>declarator</w:t>
      </w:r>
      <w:r w:rsidRPr="00EC76D5">
        <w:t xml:space="preserve"> = new Declarator(null);</w:t>
      </w:r>
    </w:p>
    <w:p w14:paraId="3C7909E3" w14:textId="77777777" w:rsidR="00C652BA" w:rsidRPr="00EC76D5" w:rsidRDefault="00C652BA" w:rsidP="000C08DE">
      <w:pPr>
        <w:pStyle w:val="Code"/>
      </w:pPr>
      <w:r w:rsidRPr="00EC76D5">
        <w:lastRenderedPageBreak/>
        <w:t xml:space="preserve">    }</w:t>
      </w:r>
    </w:p>
    <w:p w14:paraId="0A7D22B5" w14:textId="77777777" w:rsidR="00C652BA" w:rsidRPr="00EC76D5" w:rsidRDefault="00C652BA" w:rsidP="000C08DE">
      <w:pPr>
        <w:pStyle w:val="Code"/>
      </w:pPr>
      <w:r w:rsidRPr="00EC76D5">
        <w:t xml:space="preserve">    </w:t>
      </w:r>
    </w:p>
    <w:p w14:paraId="7DA93A0A" w14:textId="77777777" w:rsidR="00C652BA" w:rsidRPr="00EC76D5" w:rsidRDefault="00C652BA" w:rsidP="000C08DE">
      <w:pPr>
        <w:pStyle w:val="Code"/>
      </w:pPr>
      <w:r w:rsidRPr="00EC76D5">
        <w:t xml:space="preserve">    List&lt;Symbol&gt; paramList = paramPair.getFirst();</w:t>
      </w:r>
    </w:p>
    <w:p w14:paraId="60248BFD" w14:textId="77777777" w:rsidR="00C652BA" w:rsidRPr="00EC76D5" w:rsidRDefault="00C652BA" w:rsidP="000C08DE">
      <w:pPr>
        <w:pStyle w:val="Code"/>
      </w:pPr>
      <w:r w:rsidRPr="00EC76D5">
        <w:t xml:space="preserve">    boolean ellipse = paramPair.getSecond();</w:t>
      </w:r>
    </w:p>
    <w:p w14:paraId="751B5A93" w14:textId="77777777" w:rsidR="00C652BA" w:rsidRPr="00EC76D5" w:rsidRDefault="00C652BA" w:rsidP="000C08DE">
      <w:pPr>
        <w:pStyle w:val="Code"/>
      </w:pPr>
    </w:p>
    <w:p w14:paraId="356EA84C" w14:textId="77777777" w:rsidR="00C652BA" w:rsidRPr="00EC76D5" w:rsidRDefault="00C652BA" w:rsidP="000C08DE">
      <w:pPr>
        <w:pStyle w:val="Code"/>
      </w:pPr>
      <w:r w:rsidRPr="00EC76D5">
        <w:t xml:space="preserve">    if (paramList.isEmpty()) {</w:t>
      </w:r>
    </w:p>
    <w:p w14:paraId="713B3EDA" w14:textId="77777777" w:rsidR="00C652BA" w:rsidRPr="00EC76D5" w:rsidRDefault="00C652BA" w:rsidP="000C08DE">
      <w:pPr>
        <w:pStyle w:val="Code"/>
      </w:pPr>
      <w:r w:rsidRPr="00EC76D5">
        <w:t xml:space="preserve">      Assert.error(!ellipse, "...",</w:t>
      </w:r>
    </w:p>
    <w:p w14:paraId="08E729D5" w14:textId="77777777" w:rsidR="00C652BA" w:rsidRPr="00EC76D5" w:rsidRDefault="00C652BA" w:rsidP="000C08DE">
      <w:pPr>
        <w:pStyle w:val="Code"/>
      </w:pPr>
      <w:r w:rsidRPr="00EC76D5">
        <w:t xml:space="preserve">                   "an elliptic function must have at least one parameter");</w:t>
      </w:r>
    </w:p>
    <w:p w14:paraId="273C94F1" w14:textId="77777777" w:rsidR="00C652BA" w:rsidRPr="00EC76D5" w:rsidRDefault="00C652BA" w:rsidP="000C08DE">
      <w:pPr>
        <w:pStyle w:val="Code"/>
      </w:pPr>
      <w:r w:rsidRPr="00EC76D5">
        <w:t xml:space="preserve">      paramList = null;</w:t>
      </w:r>
    </w:p>
    <w:p w14:paraId="5A2A9CBE" w14:textId="77777777" w:rsidR="00C652BA" w:rsidRPr="00EC76D5" w:rsidRDefault="00C652BA" w:rsidP="000C08DE">
      <w:pPr>
        <w:pStyle w:val="Code"/>
      </w:pPr>
      <w:r w:rsidRPr="00EC76D5">
        <w:t xml:space="preserve">    }</w:t>
      </w:r>
    </w:p>
    <w:p w14:paraId="2FCC11E5" w14:textId="77777777" w:rsidR="00C652BA" w:rsidRPr="00EC76D5" w:rsidRDefault="00C652BA" w:rsidP="000C08DE">
      <w:pPr>
        <w:pStyle w:val="Code"/>
      </w:pPr>
      <w:r w:rsidRPr="00EC76D5">
        <w:t xml:space="preserve">    else if ((paramList.size() == 1) &amp;&amp; paramList.get(0).getType().isVoid()) {</w:t>
      </w:r>
    </w:p>
    <w:p w14:paraId="42D7551C" w14:textId="77777777" w:rsidR="00C652BA" w:rsidRPr="00EC76D5" w:rsidRDefault="00C652BA" w:rsidP="000C08DE">
      <w:pPr>
        <w:pStyle w:val="Code"/>
      </w:pPr>
      <w:r w:rsidRPr="00EC76D5">
        <w:t xml:space="preserve">      Assert.error(paramList.get(0).getName() == null, paramList.get(0).getName(),</w:t>
      </w:r>
    </w:p>
    <w:p w14:paraId="59E8E19F" w14:textId="77777777" w:rsidR="00C652BA" w:rsidRPr="00EC76D5" w:rsidRDefault="00C652BA" w:rsidP="000C08DE">
      <w:pPr>
        <w:pStyle w:val="Code"/>
      </w:pPr>
      <w:r w:rsidRPr="00EC76D5">
        <w:t xml:space="preserve">                   "a void parameter cannot be named");</w:t>
      </w:r>
    </w:p>
    <w:p w14:paraId="5624716B" w14:textId="77777777" w:rsidR="00C652BA" w:rsidRPr="00EC76D5" w:rsidRDefault="00C652BA" w:rsidP="000C08DE">
      <w:pPr>
        <w:pStyle w:val="Code"/>
      </w:pPr>
      <w:r w:rsidRPr="00EC76D5">
        <w:t xml:space="preserve">      Assert.error(!ellipse, "...",</w:t>
      </w:r>
    </w:p>
    <w:p w14:paraId="4F1FFBD9" w14:textId="77777777" w:rsidR="00C652BA" w:rsidRPr="00EC76D5" w:rsidRDefault="00C652BA" w:rsidP="000C08DE">
      <w:pPr>
        <w:pStyle w:val="Code"/>
      </w:pPr>
      <w:r w:rsidRPr="00EC76D5">
        <w:t xml:space="preserve">                  "an elliptic function cannot have a void parameter");</w:t>
      </w:r>
    </w:p>
    <w:p w14:paraId="190D95D7" w14:textId="77777777" w:rsidR="00C652BA" w:rsidRPr="00EC76D5" w:rsidRDefault="00C652BA" w:rsidP="000C08DE">
      <w:pPr>
        <w:pStyle w:val="Code"/>
      </w:pPr>
      <w:r w:rsidRPr="00EC76D5">
        <w:t xml:space="preserve">      paramList.clear();</w:t>
      </w:r>
    </w:p>
    <w:p w14:paraId="393A230F" w14:textId="77777777" w:rsidR="00C652BA" w:rsidRPr="00EC76D5" w:rsidRDefault="00C652BA" w:rsidP="000C08DE">
      <w:pPr>
        <w:pStyle w:val="Code"/>
      </w:pPr>
      <w:r w:rsidRPr="00EC76D5">
        <w:t xml:space="preserve">    }</w:t>
      </w:r>
    </w:p>
    <w:p w14:paraId="065FDB02" w14:textId="77777777" w:rsidR="00C652BA" w:rsidRPr="00EC76D5" w:rsidRDefault="00C652BA" w:rsidP="000C08DE">
      <w:pPr>
        <w:pStyle w:val="Code"/>
      </w:pPr>
      <w:r w:rsidRPr="00EC76D5">
        <w:t xml:space="preserve">    else {</w:t>
      </w:r>
    </w:p>
    <w:p w14:paraId="26618610" w14:textId="77777777" w:rsidR="00C652BA" w:rsidRPr="00EC76D5" w:rsidRDefault="00C652BA" w:rsidP="000C08DE">
      <w:pPr>
        <w:pStyle w:val="Code"/>
      </w:pPr>
      <w:r w:rsidRPr="00EC76D5">
        <w:t xml:space="preserve">      Set&lt;String&gt; nameSet = new ListSet&lt;&gt;();</w:t>
      </w:r>
    </w:p>
    <w:p w14:paraId="0660DF58" w14:textId="77777777" w:rsidR="00C652BA" w:rsidRPr="00EC76D5" w:rsidRDefault="00C652BA" w:rsidP="000C08DE">
      <w:pPr>
        <w:pStyle w:val="Code"/>
      </w:pPr>
      <w:r w:rsidRPr="00EC76D5">
        <w:t xml:space="preserve">      for (Symbol symbol : paramList) {</w:t>
      </w:r>
    </w:p>
    <w:p w14:paraId="4D64EA0A" w14:textId="77777777" w:rsidR="00C652BA" w:rsidRPr="00EC76D5" w:rsidRDefault="00C652BA" w:rsidP="000C08DE">
      <w:pPr>
        <w:pStyle w:val="Code"/>
      </w:pPr>
      <w:r w:rsidRPr="00EC76D5">
        <w:t xml:space="preserve">        String name = symbol.getName();</w:t>
      </w:r>
    </w:p>
    <w:p w14:paraId="33736EE1" w14:textId="77777777" w:rsidR="00C652BA" w:rsidRPr="00EC76D5" w:rsidRDefault="00C652BA" w:rsidP="000C08DE">
      <w:pPr>
        <w:pStyle w:val="Code"/>
      </w:pPr>
      <w:r w:rsidRPr="00EC76D5">
        <w:t xml:space="preserve">        if (name != null) {</w:t>
      </w:r>
    </w:p>
    <w:p w14:paraId="6E718122" w14:textId="77777777" w:rsidR="00C652BA" w:rsidRPr="00EC76D5" w:rsidRDefault="00C652BA" w:rsidP="000C08DE">
      <w:pPr>
        <w:pStyle w:val="Code"/>
      </w:pPr>
      <w:r w:rsidRPr="00EC76D5">
        <w:t xml:space="preserve">          Assert.error(nameSet.add(name),</w:t>
      </w:r>
    </w:p>
    <w:p w14:paraId="1373D590" w14:textId="77777777" w:rsidR="00C652BA" w:rsidRPr="00EC76D5" w:rsidRDefault="00C652BA" w:rsidP="000C08DE">
      <w:pPr>
        <w:pStyle w:val="Code"/>
      </w:pPr>
      <w:r w:rsidRPr="00EC76D5">
        <w:t xml:space="preserve">                       name, "repeated name in parameter list");</w:t>
      </w:r>
    </w:p>
    <w:p w14:paraId="5DD4B17A" w14:textId="77777777" w:rsidR="00C652BA" w:rsidRPr="00EC76D5" w:rsidRDefault="00C652BA" w:rsidP="000C08DE">
      <w:pPr>
        <w:pStyle w:val="Code"/>
      </w:pPr>
      <w:r w:rsidRPr="00EC76D5">
        <w:t xml:space="preserve">        }</w:t>
      </w:r>
    </w:p>
    <w:p w14:paraId="43A9900E" w14:textId="77777777" w:rsidR="00C652BA" w:rsidRPr="00EC76D5" w:rsidRDefault="00C652BA" w:rsidP="000C08DE">
      <w:pPr>
        <w:pStyle w:val="Code"/>
      </w:pPr>
      <w:r w:rsidRPr="00EC76D5">
        <w:t xml:space="preserve">        </w:t>
      </w:r>
    </w:p>
    <w:p w14:paraId="5B0830CA" w14:textId="77777777" w:rsidR="00C652BA" w:rsidRPr="00EC76D5" w:rsidRDefault="00C652BA" w:rsidP="000C08DE">
      <w:pPr>
        <w:pStyle w:val="Code"/>
      </w:pPr>
      <w:r w:rsidRPr="00EC76D5">
        <w:t xml:space="preserve">        Type type = symbol.getType();</w:t>
      </w:r>
    </w:p>
    <w:p w14:paraId="6444AF11" w14:textId="77777777" w:rsidR="00C652BA" w:rsidRPr="00EC76D5" w:rsidRDefault="00C652BA" w:rsidP="000C08DE">
      <w:pPr>
        <w:pStyle w:val="Code"/>
      </w:pPr>
      <w:r w:rsidRPr="00EC76D5">
        <w:t xml:space="preserve">        if (type.isVoid()) {</w:t>
      </w:r>
    </w:p>
    <w:p w14:paraId="39FCF86B" w14:textId="77777777" w:rsidR="00C652BA" w:rsidRPr="00EC76D5" w:rsidRDefault="00C652BA" w:rsidP="000C08DE">
      <w:pPr>
        <w:pStyle w:val="Code"/>
      </w:pPr>
      <w:r w:rsidRPr="00EC76D5">
        <w:t xml:space="preserve">          Assert.error(name, "invalid void parameter");</w:t>
      </w:r>
    </w:p>
    <w:p w14:paraId="38D2E129" w14:textId="77777777" w:rsidR="00C652BA" w:rsidRPr="00EC76D5" w:rsidRDefault="00C652BA" w:rsidP="000C08DE">
      <w:pPr>
        <w:pStyle w:val="Code"/>
      </w:pPr>
      <w:r w:rsidRPr="00EC76D5">
        <w:t xml:space="preserve">        }</w:t>
      </w:r>
    </w:p>
    <w:p w14:paraId="0D14B5E5" w14:textId="77777777" w:rsidR="00C652BA" w:rsidRPr="00EC76D5" w:rsidRDefault="00C652BA" w:rsidP="000C08DE">
      <w:pPr>
        <w:pStyle w:val="Code"/>
      </w:pPr>
      <w:r w:rsidRPr="00EC76D5">
        <w:t xml:space="preserve">        else if (type.isArray()) {</w:t>
      </w:r>
    </w:p>
    <w:p w14:paraId="6E92B70E" w14:textId="77777777" w:rsidR="00C652BA" w:rsidRPr="00EC76D5" w:rsidRDefault="00C652BA" w:rsidP="000C08DE">
      <w:pPr>
        <w:pStyle w:val="Code"/>
      </w:pPr>
      <w:r w:rsidRPr="00EC76D5">
        <w:t xml:space="preserve">          Type pointerType = Type.createPointerType(type.getArrayType());</w:t>
      </w:r>
    </w:p>
    <w:p w14:paraId="0D857C04" w14:textId="77777777" w:rsidR="00C652BA" w:rsidRPr="00EC76D5" w:rsidRDefault="00C652BA" w:rsidP="000C08DE">
      <w:pPr>
        <w:pStyle w:val="Code"/>
      </w:pPr>
      <w:r w:rsidRPr="00EC76D5">
        <w:t xml:space="preserve">          pointerType.setConstant(true);</w:t>
      </w:r>
    </w:p>
    <w:p w14:paraId="54F35688" w14:textId="77777777" w:rsidR="00C652BA" w:rsidRPr="00EC76D5" w:rsidRDefault="00C652BA" w:rsidP="000C08DE">
      <w:pPr>
        <w:pStyle w:val="Code"/>
      </w:pPr>
      <w:r w:rsidRPr="00EC76D5">
        <w:t xml:space="preserve">          symbol.setType(pointerType);</w:t>
      </w:r>
    </w:p>
    <w:p w14:paraId="164B7846" w14:textId="77777777" w:rsidR="00C652BA" w:rsidRPr="00EC76D5" w:rsidRDefault="00C652BA" w:rsidP="000C08DE">
      <w:pPr>
        <w:pStyle w:val="Code"/>
      </w:pPr>
      <w:r w:rsidRPr="00EC76D5">
        <w:t xml:space="preserve">        }</w:t>
      </w:r>
    </w:p>
    <w:p w14:paraId="6851D93D" w14:textId="77777777" w:rsidR="00C652BA" w:rsidRPr="00EC76D5" w:rsidRDefault="00C652BA" w:rsidP="000C08DE">
      <w:pPr>
        <w:pStyle w:val="Code"/>
      </w:pPr>
      <w:r w:rsidRPr="00EC76D5">
        <w:t xml:space="preserve">        else if (type.isFunction()) {</w:t>
      </w:r>
    </w:p>
    <w:p w14:paraId="2707E1C3" w14:textId="77777777" w:rsidR="00C652BA" w:rsidRPr="00EC76D5" w:rsidRDefault="00C652BA" w:rsidP="000C08DE">
      <w:pPr>
        <w:pStyle w:val="Code"/>
      </w:pPr>
      <w:r w:rsidRPr="00EC76D5">
        <w:t xml:space="preserve">          Type pointerType = Type.createPointerType(type);</w:t>
      </w:r>
    </w:p>
    <w:p w14:paraId="746CBF31" w14:textId="77777777" w:rsidR="00C652BA" w:rsidRPr="00EC76D5" w:rsidRDefault="00C652BA" w:rsidP="000C08DE">
      <w:pPr>
        <w:pStyle w:val="Code"/>
      </w:pPr>
      <w:r w:rsidRPr="00EC76D5">
        <w:t xml:space="preserve">          pointerType.setConstant(true);</w:t>
      </w:r>
    </w:p>
    <w:p w14:paraId="0AEFB457" w14:textId="77777777" w:rsidR="00C652BA" w:rsidRPr="00EC76D5" w:rsidRDefault="00C652BA" w:rsidP="000C08DE">
      <w:pPr>
        <w:pStyle w:val="Code"/>
      </w:pPr>
      <w:r w:rsidRPr="00EC76D5">
        <w:t xml:space="preserve">          symbol.setType(pointerType);</w:t>
      </w:r>
    </w:p>
    <w:p w14:paraId="28E612B2" w14:textId="77777777" w:rsidR="00C652BA" w:rsidRPr="00EC76D5" w:rsidRDefault="00C652BA" w:rsidP="000C08DE">
      <w:pPr>
        <w:pStyle w:val="Code"/>
      </w:pPr>
      <w:r w:rsidRPr="00EC76D5">
        <w:t xml:space="preserve">        }</w:t>
      </w:r>
    </w:p>
    <w:p w14:paraId="1D680D22" w14:textId="77777777" w:rsidR="00C652BA" w:rsidRPr="00EC76D5" w:rsidRDefault="00C652BA" w:rsidP="000C08DE">
      <w:pPr>
        <w:pStyle w:val="Code"/>
      </w:pPr>
      <w:r w:rsidRPr="00EC76D5">
        <w:t xml:space="preserve">      }</w:t>
      </w:r>
    </w:p>
    <w:p w14:paraId="3BCC9C5B" w14:textId="77777777" w:rsidR="00C652BA" w:rsidRPr="00EC76D5" w:rsidRDefault="00C652BA" w:rsidP="000C08DE">
      <w:pPr>
        <w:pStyle w:val="Code"/>
      </w:pPr>
      <w:r w:rsidRPr="00EC76D5">
        <w:t xml:space="preserve">    }</w:t>
      </w:r>
    </w:p>
    <w:p w14:paraId="33972215" w14:textId="77777777" w:rsidR="00C652BA" w:rsidRPr="00EC76D5" w:rsidRDefault="00C652BA" w:rsidP="000C08DE">
      <w:pPr>
        <w:pStyle w:val="Code"/>
      </w:pPr>
    </w:p>
    <w:p w14:paraId="48033CFF" w14:textId="77777777" w:rsidR="00C652BA" w:rsidRPr="00EC76D5" w:rsidRDefault="00C652BA" w:rsidP="000C08DE">
      <w:pPr>
        <w:pStyle w:val="Code"/>
      </w:pPr>
      <w:r w:rsidRPr="00EC76D5">
        <w:t xml:space="preserve">    if (paramList != null) {</w:t>
      </w:r>
    </w:p>
    <w:p w14:paraId="3F47D369" w14:textId="5DBE2B67" w:rsidR="00C652BA" w:rsidRPr="00EC76D5" w:rsidRDefault="00C652BA" w:rsidP="000C08DE">
      <w:pPr>
        <w:pStyle w:val="Code"/>
      </w:pPr>
      <w:r w:rsidRPr="00EC76D5">
        <w:t xml:space="preserve">      </w:t>
      </w:r>
      <w:r w:rsidR="00FC5EB0">
        <w:t>declarator</w:t>
      </w:r>
      <w:r w:rsidRPr="00EC76D5">
        <w:t>.add(Type.createNewStyleFunctionType(null, paramList, ellipse));</w:t>
      </w:r>
    </w:p>
    <w:p w14:paraId="418635A4" w14:textId="77777777" w:rsidR="00C652BA" w:rsidRPr="00EC76D5" w:rsidRDefault="00C652BA" w:rsidP="000C08DE">
      <w:pPr>
        <w:pStyle w:val="Code"/>
      </w:pPr>
      <w:r w:rsidRPr="00EC76D5">
        <w:t xml:space="preserve">    }</w:t>
      </w:r>
    </w:p>
    <w:p w14:paraId="54C4ADE4" w14:textId="77777777" w:rsidR="00C652BA" w:rsidRPr="00EC76D5" w:rsidRDefault="00C652BA" w:rsidP="000C08DE">
      <w:pPr>
        <w:pStyle w:val="Code"/>
      </w:pPr>
      <w:r w:rsidRPr="00EC76D5">
        <w:t xml:space="preserve">    else {</w:t>
      </w:r>
    </w:p>
    <w:p w14:paraId="184FF173" w14:textId="77777777" w:rsidR="00C652BA" w:rsidRPr="00EC76D5" w:rsidRDefault="00C652BA" w:rsidP="000C08DE">
      <w:pPr>
        <w:pStyle w:val="Code"/>
      </w:pPr>
      <w:r w:rsidRPr="00EC76D5">
        <w:t xml:space="preserve">      List&lt;String&gt; nameList = new LinkedList&lt;String&gt;();</w:t>
      </w:r>
    </w:p>
    <w:p w14:paraId="4DEE98A6" w14:textId="3F7DD867" w:rsidR="00C652BA" w:rsidRPr="00EC76D5" w:rsidRDefault="00C652BA" w:rsidP="000C08DE">
      <w:pPr>
        <w:pStyle w:val="Code"/>
      </w:pPr>
      <w:r w:rsidRPr="00EC76D5">
        <w:t xml:space="preserve">      </w:t>
      </w:r>
      <w:r w:rsidR="00FC5EB0">
        <w:t>declarator</w:t>
      </w:r>
      <w:r w:rsidRPr="00EC76D5">
        <w:t>.add(Type.createOldStyleFunctionType(null, nameList));</w:t>
      </w:r>
    </w:p>
    <w:p w14:paraId="55630A45" w14:textId="77777777" w:rsidR="00C652BA" w:rsidRPr="00EC76D5" w:rsidRDefault="00C652BA" w:rsidP="000C08DE">
      <w:pPr>
        <w:pStyle w:val="Code"/>
      </w:pPr>
      <w:r w:rsidRPr="00EC76D5">
        <w:t xml:space="preserve">    }</w:t>
      </w:r>
    </w:p>
    <w:p w14:paraId="538DDD78" w14:textId="77777777" w:rsidR="00C652BA" w:rsidRPr="00EC76D5" w:rsidRDefault="00C652BA" w:rsidP="000C08DE">
      <w:pPr>
        <w:pStyle w:val="Code"/>
      </w:pPr>
      <w:r w:rsidRPr="00EC76D5">
        <w:t xml:space="preserve">    </w:t>
      </w:r>
    </w:p>
    <w:p w14:paraId="04762DB9" w14:textId="11C48F4A" w:rsidR="00C652BA" w:rsidRPr="00EC76D5" w:rsidRDefault="00C652BA" w:rsidP="000C08DE">
      <w:pPr>
        <w:pStyle w:val="Code"/>
      </w:pPr>
      <w:r w:rsidRPr="00EC76D5">
        <w:t xml:space="preserve">    return </w:t>
      </w:r>
      <w:r w:rsidR="00FC5EB0">
        <w:t>declarator</w:t>
      </w:r>
      <w:r w:rsidRPr="00EC76D5">
        <w:t>;</w:t>
      </w:r>
    </w:p>
    <w:p w14:paraId="2942412A" w14:textId="15F55139" w:rsidR="000C08DE" w:rsidRPr="00EC76D5" w:rsidRDefault="00C652BA" w:rsidP="000C08DE">
      <w:pPr>
        <w:pStyle w:val="Code"/>
      </w:pPr>
      <w:r w:rsidRPr="00EC76D5">
        <w:t xml:space="preserve">  }</w:t>
      </w:r>
    </w:p>
    <w:p w14:paraId="29777E6C" w14:textId="6479E3F3" w:rsidR="00E40B78" w:rsidRPr="00EC76D5" w:rsidRDefault="00E40B78" w:rsidP="00C652BA">
      <w:r w:rsidRPr="00EC76D5">
        <w:lastRenderedPageBreak/>
        <w:t xml:space="preserve">An old-style function is simpler than a new-style function, we just </w:t>
      </w:r>
      <w:r w:rsidR="000C08DE" w:rsidRPr="00EC76D5">
        <w:t>must</w:t>
      </w:r>
      <w:r w:rsidRPr="00EC76D5">
        <w:t xml:space="preserve"> check that there is no repeated name in the parameter list.</w:t>
      </w:r>
    </w:p>
    <w:p w14:paraId="47FE8934" w14:textId="77777777" w:rsidR="000C08DE" w:rsidRPr="00EC76D5" w:rsidRDefault="000C08DE" w:rsidP="000C08DE">
      <w:pPr>
        <w:pStyle w:val="Code"/>
      </w:pPr>
      <w:r w:rsidRPr="00EC76D5">
        <w:t xml:space="preserve">  public static Symbol generateParameter(Specifier specifier,</w:t>
      </w:r>
    </w:p>
    <w:p w14:paraId="0AE27845" w14:textId="3DC1B729" w:rsidR="000C08DE" w:rsidRPr="00EC76D5" w:rsidRDefault="000C08DE" w:rsidP="000C08DE">
      <w:pPr>
        <w:pStyle w:val="Code"/>
      </w:pPr>
      <w:r w:rsidRPr="00EC76D5">
        <w:t xml:space="preserve">                                         Declarator </w:t>
      </w:r>
      <w:r w:rsidR="00FC5EB0">
        <w:t>declarator</w:t>
      </w:r>
      <w:r w:rsidRPr="00EC76D5">
        <w:t>) {</w:t>
      </w:r>
    </w:p>
    <w:p w14:paraId="2D2CA385" w14:textId="5798C422" w:rsidR="000C08DE" w:rsidRPr="00EC76D5" w:rsidRDefault="000C08DE" w:rsidP="000C08DE">
      <w:pPr>
        <w:pStyle w:val="Code"/>
      </w:pPr>
      <w:r w:rsidRPr="00EC76D5">
        <w:t xml:space="preserve">    Triple&lt;Boolean,Storage,Type&gt; </w:t>
      </w:r>
      <w:r w:rsidR="008E0A21" w:rsidRPr="00EC76D5">
        <w:t>specTriple</w:t>
      </w:r>
      <w:r w:rsidRPr="00EC76D5">
        <w:t xml:space="preserve"> = specifier.generate();</w:t>
      </w:r>
    </w:p>
    <w:p w14:paraId="2489DE7D" w14:textId="66C070BF" w:rsidR="000C08DE" w:rsidRPr="00EC76D5" w:rsidRDefault="000C08DE" w:rsidP="000C08DE">
      <w:pPr>
        <w:pStyle w:val="Code"/>
      </w:pPr>
      <w:r w:rsidRPr="00EC76D5">
        <w:t xml:space="preserve">    Storage storage = </w:t>
      </w:r>
      <w:r w:rsidR="008E0A21" w:rsidRPr="00EC76D5">
        <w:t>specTriple</w:t>
      </w:r>
      <w:r w:rsidRPr="00EC76D5">
        <w:t>.getSecond();</w:t>
      </w:r>
    </w:p>
    <w:p w14:paraId="58292B97" w14:textId="223B5634" w:rsidR="000C08DE" w:rsidRPr="00EC76D5" w:rsidRDefault="000C08DE" w:rsidP="000C08DE">
      <w:pPr>
        <w:pStyle w:val="Code"/>
      </w:pPr>
      <w:r w:rsidRPr="00EC76D5">
        <w:t xml:space="preserve">    Type </w:t>
      </w:r>
      <w:r w:rsidR="00C461A8">
        <w:t>specifierType</w:t>
      </w:r>
      <w:r w:rsidRPr="00EC76D5">
        <w:t xml:space="preserve"> = </w:t>
      </w:r>
      <w:r w:rsidR="008E0A21" w:rsidRPr="00EC76D5">
        <w:t>specTriple</w:t>
      </w:r>
      <w:r w:rsidRPr="00EC76D5">
        <w:t>.getThird();</w:t>
      </w:r>
    </w:p>
    <w:p w14:paraId="3E7A12F4" w14:textId="77777777" w:rsidR="000C08DE" w:rsidRPr="00EC76D5" w:rsidRDefault="000C08DE" w:rsidP="000C08DE">
      <w:pPr>
        <w:pStyle w:val="Code"/>
      </w:pPr>
    </w:p>
    <w:p w14:paraId="6C35DEF9" w14:textId="77777777" w:rsidR="000C08DE" w:rsidRPr="00EC76D5" w:rsidRDefault="000C08DE" w:rsidP="000C08DE">
      <w:pPr>
        <w:pStyle w:val="Code"/>
      </w:pPr>
      <w:r w:rsidRPr="00EC76D5">
        <w:t xml:space="preserve">    Assert.error((storage == Storage.Auto) || (storage == Storage.Register),</w:t>
      </w:r>
    </w:p>
    <w:p w14:paraId="69B7E978" w14:textId="77777777" w:rsidR="000C08DE" w:rsidRPr="00EC76D5" w:rsidRDefault="000C08DE" w:rsidP="000C08DE">
      <w:pPr>
        <w:pStyle w:val="Code"/>
      </w:pPr>
      <w:r w:rsidRPr="00EC76D5">
        <w:t xml:space="preserve">                 "parameter storage must be auto or register");</w:t>
      </w:r>
    </w:p>
    <w:p w14:paraId="4F8499E7" w14:textId="77777777" w:rsidR="000C08DE" w:rsidRPr="00EC76D5" w:rsidRDefault="000C08DE" w:rsidP="000C08DE">
      <w:pPr>
        <w:pStyle w:val="Code"/>
      </w:pPr>
      <w:r w:rsidRPr="00EC76D5">
        <w:t xml:space="preserve">    </w:t>
      </w:r>
    </w:p>
    <w:p w14:paraId="2D110FAE" w14:textId="4E6122AC" w:rsidR="000C08DE" w:rsidRPr="00EC76D5" w:rsidRDefault="000C08DE" w:rsidP="000C08DE">
      <w:pPr>
        <w:pStyle w:val="Code"/>
      </w:pPr>
      <w:r w:rsidRPr="00EC76D5">
        <w:t xml:space="preserve">    if (</w:t>
      </w:r>
      <w:r w:rsidR="00FC5EB0">
        <w:t>declarator</w:t>
      </w:r>
      <w:r w:rsidRPr="00EC76D5">
        <w:t xml:space="preserve"> != null) {</w:t>
      </w:r>
    </w:p>
    <w:p w14:paraId="02935B1C" w14:textId="55245605" w:rsidR="000C08DE" w:rsidRPr="00EC76D5" w:rsidRDefault="000C08DE" w:rsidP="000C08DE">
      <w:pPr>
        <w:pStyle w:val="Code"/>
      </w:pPr>
      <w:r w:rsidRPr="00EC76D5">
        <w:t xml:space="preserve">      </w:t>
      </w:r>
      <w:r w:rsidR="00FC5EB0">
        <w:t>declarator</w:t>
      </w:r>
      <w:r w:rsidRPr="00EC76D5">
        <w:t>.add(</w:t>
      </w:r>
      <w:r w:rsidR="00C461A8">
        <w:t>specifierType</w:t>
      </w:r>
      <w:r w:rsidRPr="00EC76D5">
        <w:t>);</w:t>
      </w:r>
    </w:p>
    <w:p w14:paraId="6A1AECEE" w14:textId="62C16601" w:rsidR="000C08DE" w:rsidRPr="00EC76D5" w:rsidRDefault="000C08DE" w:rsidP="000C08DE">
      <w:pPr>
        <w:pStyle w:val="Code"/>
      </w:pPr>
      <w:r w:rsidRPr="00EC76D5">
        <w:t xml:space="preserve">      Type type = toParameterType(</w:t>
      </w:r>
      <w:r w:rsidR="00FC5EB0">
        <w:t>declarator</w:t>
      </w:r>
      <w:r w:rsidRPr="00EC76D5">
        <w:t>.type());</w:t>
      </w:r>
    </w:p>
    <w:p w14:paraId="2600434D" w14:textId="49A6EA8B" w:rsidR="000C08DE" w:rsidRPr="00EC76D5" w:rsidRDefault="000C08DE" w:rsidP="000C08DE">
      <w:pPr>
        <w:pStyle w:val="Code"/>
      </w:pPr>
      <w:r w:rsidRPr="00EC76D5">
        <w:t xml:space="preserve">      return (Symbol.createParameterSymbol(</w:t>
      </w:r>
      <w:r w:rsidR="00FC5EB0">
        <w:t>declarator</w:t>
      </w:r>
      <w:r w:rsidRPr="00EC76D5">
        <w:t>.getName(), storage, type));</w:t>
      </w:r>
    </w:p>
    <w:p w14:paraId="7322AD79" w14:textId="77777777" w:rsidR="000C08DE" w:rsidRPr="00EC76D5" w:rsidRDefault="000C08DE" w:rsidP="000C08DE">
      <w:pPr>
        <w:pStyle w:val="Code"/>
      </w:pPr>
      <w:r w:rsidRPr="00EC76D5">
        <w:t xml:space="preserve">    }</w:t>
      </w:r>
    </w:p>
    <w:p w14:paraId="1465E642" w14:textId="77777777" w:rsidR="000C08DE" w:rsidRPr="00EC76D5" w:rsidRDefault="000C08DE" w:rsidP="000C08DE">
      <w:pPr>
        <w:pStyle w:val="Code"/>
      </w:pPr>
      <w:r w:rsidRPr="00EC76D5">
        <w:t xml:space="preserve">    else {</w:t>
      </w:r>
    </w:p>
    <w:p w14:paraId="243F29A6" w14:textId="49C105FD" w:rsidR="000C08DE" w:rsidRPr="00EC76D5" w:rsidRDefault="000C08DE" w:rsidP="000C08DE">
      <w:pPr>
        <w:pStyle w:val="Code"/>
      </w:pPr>
      <w:r w:rsidRPr="00EC76D5">
        <w:t xml:space="preserve">      Type type = toParameterType(</w:t>
      </w:r>
      <w:r w:rsidR="00C461A8">
        <w:t>specifierType</w:t>
      </w:r>
      <w:r w:rsidRPr="00EC76D5">
        <w:t>);</w:t>
      </w:r>
    </w:p>
    <w:p w14:paraId="262D9D92" w14:textId="77777777" w:rsidR="000C08DE" w:rsidRPr="00EC76D5" w:rsidRDefault="000C08DE" w:rsidP="000C08DE">
      <w:pPr>
        <w:pStyle w:val="Code"/>
      </w:pPr>
      <w:r w:rsidRPr="00EC76D5">
        <w:t xml:space="preserve">      return (Symbol.createParameterSymbol(null, storage, type));</w:t>
      </w:r>
    </w:p>
    <w:p w14:paraId="3F02C2D4" w14:textId="77777777" w:rsidR="000C08DE" w:rsidRPr="00EC76D5" w:rsidRDefault="000C08DE" w:rsidP="000C08DE">
      <w:pPr>
        <w:pStyle w:val="Code"/>
      </w:pPr>
      <w:r w:rsidRPr="00EC76D5">
        <w:t xml:space="preserve">    }</w:t>
      </w:r>
    </w:p>
    <w:p w14:paraId="0B806E16" w14:textId="67F92238" w:rsidR="00E40B78" w:rsidRPr="00EC76D5" w:rsidRDefault="000C08DE" w:rsidP="000C08DE">
      <w:pPr>
        <w:pStyle w:val="Code"/>
      </w:pPr>
      <w:r w:rsidRPr="00EC76D5">
        <w:t xml:space="preserve">  }</w:t>
      </w:r>
    </w:p>
    <w:p w14:paraId="590BE92E" w14:textId="25A66DD7" w:rsidR="00E40B78" w:rsidRPr="00EC76D5" w:rsidRDefault="00E40B78" w:rsidP="00E40B78">
      <w:pPr>
        <w:pStyle w:val="Rubrik2"/>
      </w:pPr>
      <w:bookmarkStart w:id="65" w:name="_Toc481936158"/>
      <w:r w:rsidRPr="00EC76D5">
        <w:t>Statements</w:t>
      </w:r>
      <w:bookmarkEnd w:id="65"/>
    </w:p>
    <w:p w14:paraId="38FD637A" w14:textId="77777777" w:rsidR="00E40B78" w:rsidRPr="00EC76D5" w:rsidRDefault="00E40B78" w:rsidP="00E40B78">
      <w:pPr>
        <w:pStyle w:val="Rubrik3"/>
      </w:pPr>
      <w:bookmarkStart w:id="66" w:name="_Ref417993054"/>
      <w:bookmarkStart w:id="67" w:name="_Toc481936159"/>
      <w:r w:rsidRPr="00EC76D5">
        <w:t>The Forward-Jump Problem (Backpatching)</w:t>
      </w:r>
      <w:bookmarkEnd w:id="66"/>
      <w:bookmarkEnd w:id="67"/>
    </w:p>
    <w:p w14:paraId="6BDE0A05" w14:textId="77777777" w:rsidR="00E40B78" w:rsidRPr="00EC76D5" w:rsidRDefault="00E40B78" w:rsidP="00E40B78">
      <w:ins w:id="68" w:author="Stefan Bjornander" w:date="2015-04-26T09:25:00Z">
        <w:r w:rsidRPr="00EC76D5">
          <w:t xml:space="preserve">When generating </w:t>
        </w:r>
      </w:ins>
      <w:r w:rsidRPr="00EC76D5">
        <w:t xml:space="preserve">middle code instructions for </w:t>
      </w:r>
      <w:ins w:id="69" w:author="Stefan Bjornander" w:date="2015-04-26T09:25:00Z">
        <w:r w:rsidRPr="00EC76D5">
          <w:t xml:space="preserve">expressions </w:t>
        </w:r>
      </w:ins>
      <w:r w:rsidRPr="00EC76D5">
        <w:t>or</w:t>
      </w:r>
      <w:ins w:id="70" w:author="Stefan Bjornander" w:date="2015-04-26T09:25:00Z">
        <w:r w:rsidRPr="00EC76D5">
          <w:t xml:space="preserve"> statement</w:t>
        </w:r>
      </w:ins>
      <w:r w:rsidRPr="00EC76D5">
        <w:t>s</w:t>
      </w:r>
      <w:ins w:id="71" w:author="Stefan Bjornander" w:date="2015-04-26T09:25:00Z">
        <w:r w:rsidRPr="00EC76D5">
          <w:t>, a common situation is that we</w:t>
        </w:r>
      </w:ins>
      <w:ins w:id="72"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w:t>
      </w:r>
      <w:proofErr w:type="gramStart"/>
      <w:r w:rsidRPr="00EC76D5">
        <w:t xml:space="preserve">expression  </w:t>
      </w:r>
      <w:r w:rsidRPr="00EC76D5">
        <w:rPr>
          <w:rStyle w:val="CodeInText"/>
        </w:rPr>
        <w:t>a</w:t>
      </w:r>
      <w:proofErr w:type="gramEnd"/>
      <w:r w:rsidRPr="00EC76D5">
        <w:rPr>
          <w:rStyle w:val="CodeInText"/>
        </w:rPr>
        <w:t xml:space="preserve"> &lt; b</w:t>
      </w:r>
      <w:r w:rsidRPr="00EC76D5">
        <w:t xml:space="preserve"> will generate the middle code in the middle and the sets to the right. The middle code line will a have undefined targets since we </w:t>
      </w:r>
      <w:proofErr w:type="gramStart"/>
      <w:r w:rsidRPr="00EC76D5">
        <w:t>at the moment</w:t>
      </w:r>
      <w:proofErr w:type="gramEnd"/>
      <w:r w:rsidRPr="00EC76D5">
        <w:t xml:space="preserve">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w:t>
      </w:r>
      <w:proofErr w:type="gramStart"/>
      <w:r w:rsidRPr="00EC76D5">
        <w:t xml:space="preserve">the </w:t>
      </w:r>
      <w:r w:rsidRPr="00EC76D5">
        <w:rPr>
          <w:rStyle w:val="CodeInText"/>
        </w:rPr>
        <w:t>a</w:t>
      </w:r>
      <w:proofErr w:type="gramEnd"/>
      <w:r w:rsidRPr="00EC76D5">
        <w:rPr>
          <w:rStyle w:val="CodeInText"/>
        </w:rPr>
        <w:t xml:space="preserve"> &lt; b</w:t>
      </w:r>
      <w:r w:rsidRPr="00EC76D5">
        <w:t xml:space="preserve"> expression is true, line 1 shall jump to line 3, and if it is false, line 2 shall jump to line 5. Whatever comes after the while </w:t>
      </w:r>
      <w:proofErr w:type="gramStart"/>
      <w:r w:rsidRPr="00EC76D5">
        <w:t>statement.</w:t>
      </w:r>
      <w:proofErr w:type="gramEnd"/>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lastRenderedPageBreak/>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lastRenderedPageBreak/>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lastRenderedPageBreak/>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lastRenderedPageBreak/>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 xml:space="preserve">Another example is the evaluation of a logical-and expression. Since C takes advantage of lazy evaluation, we </w:t>
      </w:r>
      <w:proofErr w:type="gramStart"/>
      <w:r w:rsidRPr="00EC76D5">
        <w:t>have to</w:t>
      </w:r>
      <w:proofErr w:type="gramEnd"/>
      <w:r w:rsidRPr="00EC76D5">
        <w:t xml:space="preserve">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xml:space="preserve">) is evaluated, its true set is {1} and its false set is {2}. When the second expression is evaluated the true set of the first expression is backpatched to the beginning of the second expression. This means that if the first expression is </w:t>
      </w:r>
      <w:proofErr w:type="gramStart"/>
      <w:r w:rsidRPr="00EC76D5">
        <w:t>true</w:t>
      </w:r>
      <w:proofErr w:type="gramEnd"/>
      <w:r w:rsidRPr="00EC76D5">
        <w:t xml:space="preserv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EC76D5">
        <w:t>falses</w:t>
      </w:r>
      <w:proofErr w:type="spellEnd"/>
      <w:r w:rsidRPr="00EC76D5">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lastRenderedPageBreak/>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lastRenderedPageBreak/>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w:t>
      </w:r>
      <w:proofErr w:type="spellStart"/>
      <w:r w:rsidRPr="00EC76D5">
        <w:t>ther</w:t>
      </w:r>
      <w:proofErr w:type="spellEnd"/>
      <w:r w:rsidRPr="00EC76D5">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10CBB9F3" w14:textId="77777777" w:rsidR="00E40B78" w:rsidRPr="00EC76D5" w:rsidRDefault="00E40B78" w:rsidP="00E40B78">
      <w:pPr>
        <w:pStyle w:val="CodeHeader"/>
      </w:pPr>
      <w:proofErr w:type="spellStart"/>
      <w:r w:rsidRPr="00EC76D5">
        <w:t>Backpatch.java</w:t>
      </w:r>
      <w:proofErr w:type="spellEnd"/>
    </w:p>
    <w:p w14:paraId="2B462B1F" w14:textId="358ADA96" w:rsidR="00E40B78" w:rsidRPr="00EC76D5" w:rsidRDefault="00E40B78" w:rsidP="00E40B78">
      <w:pPr>
        <w:pStyle w:val="Rubrik3"/>
      </w:pPr>
      <w:bookmarkStart w:id="73" w:name="_Toc481936160"/>
      <w:r w:rsidRPr="00EC76D5">
        <w:t>The if-else Problem (Open and Closed Statements)</w:t>
      </w:r>
      <w:bookmarkEnd w:id="73"/>
    </w:p>
    <w:p w14:paraId="3DF101EE" w14:textId="79AC1993" w:rsidR="00E40B78" w:rsidRPr="00EC76D5" w:rsidRDefault="00E40B78">
      <w:pPr>
        <w:rPr>
          <w:ins w:id="74" w:author="Stefan Bjornander" w:date="2015-04-26T09:44:00Z"/>
        </w:rPr>
        <w:pPrChange w:id="75" w:author="Stefan Bjornander" w:date="2015-04-26T09:25:00Z">
          <w:pPr>
            <w:pStyle w:val="Code"/>
          </w:pPr>
        </w:pPrChange>
      </w:pPr>
      <w:ins w:id="76" w:author="Stefan Bjornander" w:date="2015-04-26T09:27:00Z">
        <w:r w:rsidRPr="00EC76D5">
          <w:t xml:space="preserve">The </w:t>
        </w:r>
        <w:r w:rsidRPr="00EC76D5">
          <w:rPr>
            <w:rStyle w:val="CodeInText"/>
            <w:rPrChange w:id="77" w:author="Stefan Bjornander" w:date="2015-04-26T09:43:00Z">
              <w:rPr/>
            </w:rPrChange>
          </w:rPr>
          <w:t>if-else</w:t>
        </w:r>
        <w:r w:rsidRPr="00EC76D5">
          <w:t xml:space="preserve"> problem</w:t>
        </w:r>
      </w:ins>
      <w:ins w:id="78" w:author="Stefan Bjornander" w:date="2015-04-26T09:28:00Z">
        <w:r w:rsidRPr="00EC76D5">
          <w:rPr>
            <w:rStyle w:val="Fotnotsreferens"/>
          </w:rPr>
          <w:footnoteReference w:id="3"/>
        </w:r>
      </w:ins>
      <w:ins w:id="91" w:author="Stefan Bjornander" w:date="2015-04-26T09:27:00Z">
        <w:r w:rsidRPr="00EC76D5">
          <w:t xml:space="preserve"> </w:t>
        </w:r>
      </w:ins>
      <w:del w:id="92" w:author="Stefan Bjornander" w:date="2015-04-26T09:43:00Z">
        <w:r w:rsidRPr="00EC76D5" w:rsidDel="003E7372">
          <w:delText xml:space="preserve">In </w:delText>
        </w:r>
      </w:del>
      <w:ins w:id="93" w:author="Stefan Bjornander" w:date="2015-04-26T09:45:00Z">
        <w:r w:rsidRPr="00EC76D5">
          <w:t xml:space="preserve">is the problem of </w:t>
        </w:r>
      </w:ins>
      <w:ins w:id="94" w:author="Stefan Bjornander" w:date="2015-04-26T09:51:00Z">
        <w:r w:rsidRPr="00EC76D5">
          <w:t>syntac</w:t>
        </w:r>
      </w:ins>
      <w:ins w:id="95" w:author="Stefan Bjornander" w:date="2015-04-26T09:53:00Z">
        <w:r w:rsidRPr="00EC76D5">
          <w:t xml:space="preserve">tically </w:t>
        </w:r>
      </w:ins>
      <w:ins w:id="96" w:author="Stefan Bjornander" w:date="2015-04-26T09:45:00Z">
        <w:r w:rsidRPr="00EC76D5">
          <w:t xml:space="preserve">interpret </w:t>
        </w:r>
      </w:ins>
      <w:del w:id="97" w:author="Stefan Bjornander" w:date="2015-04-26T09:45:00Z">
        <w:r w:rsidRPr="00EC76D5" w:rsidDel="007E082A">
          <w:delText xml:space="preserve">the </w:delText>
        </w:r>
      </w:del>
      <w:ins w:id="98" w:author="Stefan Bjornander" w:date="2015-04-26T09:45:00Z">
        <w:r w:rsidRPr="00EC76D5">
          <w:t>the leftmost source code below.</w:t>
        </w:r>
      </w:ins>
      <w:ins w:id="99" w:author="Stefan Bjornander" w:date="2015-04-26T09:47:00Z">
        <w:r w:rsidRPr="00EC76D5">
          <w:t xml:space="preserve"> Semantically, the middle interpretation </w:t>
        </w:r>
      </w:ins>
      <w:r w:rsidR="009D3EB8" w:rsidRPr="00EC76D5">
        <w:t xml:space="preserve">of the left statement </w:t>
      </w:r>
      <w:ins w:id="100" w:author="Stefan Bjornander" w:date="2015-04-26T09:47:00Z">
        <w:r w:rsidRPr="00EC76D5">
          <w:t xml:space="preserve">is the correct one, each </w:t>
        </w:r>
        <w:r w:rsidRPr="00EC76D5">
          <w:rPr>
            <w:rStyle w:val="CodeInText"/>
            <w:rPrChange w:id="101" w:author="Stefan Bjornander" w:date="2015-04-26T09:48:00Z">
              <w:rPr/>
            </w:rPrChange>
          </w:rPr>
          <w:t>else</w:t>
        </w:r>
        <w:r w:rsidRPr="00EC76D5">
          <w:t xml:space="preserve"> shall be</w:t>
        </w:r>
      </w:ins>
      <w:ins w:id="102" w:author="Stefan Bjornander" w:date="2015-04-26T09:58:00Z">
        <w:r w:rsidRPr="00EC76D5">
          <w:t xml:space="preserve"> connected</w:t>
        </w:r>
      </w:ins>
      <w:ins w:id="103" w:author="Stefan Bjornander" w:date="2015-04-26T09:47:00Z">
        <w:r w:rsidRPr="00EC76D5">
          <w:t xml:space="preserve"> to the </w:t>
        </w:r>
      </w:ins>
      <w:ins w:id="104" w:author="Stefan Bjornander" w:date="2015-04-26T09:59:00Z">
        <w:r w:rsidRPr="00EC76D5">
          <w:t xml:space="preserve">latest preceding </w:t>
        </w:r>
      </w:ins>
      <w:ins w:id="105" w:author="Stefan Bjornander" w:date="2015-04-26T09:48:00Z">
        <w:r w:rsidRPr="00EC76D5">
          <w:rPr>
            <w:rStyle w:val="CodeInText"/>
            <w:rPrChange w:id="106"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07"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108">
          <w:tblGrid>
            <w:gridCol w:w="3116"/>
            <w:gridCol w:w="3117"/>
            <w:gridCol w:w="3117"/>
          </w:tblGrid>
        </w:tblGridChange>
      </w:tblGrid>
      <w:tr w:rsidR="00E40B78" w:rsidRPr="00EC76D5" w14:paraId="3D16FFF3" w14:textId="77777777" w:rsidTr="00756C64">
        <w:trPr>
          <w:ins w:id="109" w:author="Stefan Bjornander" w:date="2015-04-26T09:44:00Z"/>
        </w:trPr>
        <w:tc>
          <w:tcPr>
            <w:tcW w:w="3116" w:type="dxa"/>
            <w:tcPrChange w:id="110" w:author="Stefan Bjornander" w:date="2015-04-26T09:46:00Z">
              <w:tcPr>
                <w:tcW w:w="3116" w:type="dxa"/>
              </w:tcPr>
            </w:tcPrChange>
          </w:tcPr>
          <w:p w14:paraId="61E3CDBE" w14:textId="77777777" w:rsidR="00E40B78" w:rsidRPr="00EC76D5" w:rsidRDefault="00E40B78" w:rsidP="00756C64">
            <w:pPr>
              <w:pStyle w:val="Code"/>
              <w:rPr>
                <w:ins w:id="111" w:author="Stefan Bjornander" w:date="2015-04-26T09:44:00Z"/>
              </w:rPr>
            </w:pPr>
            <w:ins w:id="112" w:author="Stefan Bjornander" w:date="2015-04-26T09:44:00Z">
              <w:r w:rsidRPr="00EC76D5">
                <w:t>if (a &lt; b)</w:t>
              </w:r>
            </w:ins>
          </w:p>
          <w:p w14:paraId="7B58DA65" w14:textId="77777777" w:rsidR="00E40B78" w:rsidRPr="00EC76D5" w:rsidRDefault="00E40B78" w:rsidP="00756C64">
            <w:pPr>
              <w:pStyle w:val="Code"/>
              <w:rPr>
                <w:ins w:id="113" w:author="Stefan Bjornander" w:date="2015-04-26T09:44:00Z"/>
              </w:rPr>
            </w:pPr>
            <w:ins w:id="114" w:author="Stefan Bjornander" w:date="2015-04-26T09:44:00Z">
              <w:r w:rsidRPr="00EC76D5">
                <w:t xml:space="preserve">  if (c &lt; d)</w:t>
              </w:r>
            </w:ins>
          </w:p>
          <w:p w14:paraId="1ABF55DF" w14:textId="77777777" w:rsidR="00E40B78" w:rsidRPr="00EC76D5" w:rsidRDefault="00E40B78" w:rsidP="00756C64">
            <w:pPr>
              <w:pStyle w:val="Code"/>
              <w:rPr>
                <w:ins w:id="115" w:author="Stefan Bjornander" w:date="2015-04-26T09:44:00Z"/>
              </w:rPr>
            </w:pPr>
            <w:ins w:id="116" w:author="Stefan Bjornander" w:date="2015-04-26T09:44:00Z">
              <w:r w:rsidRPr="00EC76D5">
                <w:t xml:space="preserve">    e = 1;</w:t>
              </w:r>
            </w:ins>
          </w:p>
          <w:p w14:paraId="394E052F" w14:textId="77777777" w:rsidR="00E40B78" w:rsidRPr="00EC76D5" w:rsidRDefault="00E40B78" w:rsidP="00756C64">
            <w:pPr>
              <w:pStyle w:val="Code"/>
              <w:rPr>
                <w:ins w:id="117" w:author="Stefan Bjornander" w:date="2015-04-26T09:44:00Z"/>
              </w:rPr>
            </w:pPr>
            <w:ins w:id="118" w:author="Stefan Bjornander" w:date="2015-04-26T09:44:00Z">
              <w:r w:rsidRPr="00EC76D5">
                <w:t xml:space="preserve">  else</w:t>
              </w:r>
            </w:ins>
          </w:p>
          <w:p w14:paraId="0129A642" w14:textId="77777777" w:rsidR="00E40B78" w:rsidRPr="00EC76D5" w:rsidDel="007E082A" w:rsidRDefault="00E40B78" w:rsidP="00756C64">
            <w:pPr>
              <w:pStyle w:val="Code"/>
              <w:rPr>
                <w:ins w:id="119" w:author="Stefan Bjornander" w:date="2015-04-26T09:44:00Z"/>
                <w:del w:id="120" w:author="Stefan Bjornander" w:date="2015-04-26T09:44:00Z"/>
              </w:rPr>
            </w:pPr>
            <w:ins w:id="121" w:author="Stefan Bjornander" w:date="2015-04-26T09:44:00Z">
              <w:r w:rsidRPr="00EC76D5">
                <w:t xml:space="preserve">    f = 2;</w:t>
              </w:r>
            </w:ins>
          </w:p>
          <w:p w14:paraId="35DBDEB6" w14:textId="77777777" w:rsidR="00E40B78" w:rsidRPr="00EC76D5" w:rsidRDefault="00E40B78">
            <w:pPr>
              <w:pStyle w:val="Code"/>
              <w:rPr>
                <w:ins w:id="122" w:author="Stefan Bjornander" w:date="2015-04-26T09:44:00Z"/>
              </w:rPr>
              <w:pPrChange w:id="123" w:author="Stefan Bjornander" w:date="2015-04-26T09:44:00Z">
                <w:pPr/>
              </w:pPrChange>
            </w:pPr>
          </w:p>
        </w:tc>
        <w:tc>
          <w:tcPr>
            <w:tcW w:w="3117" w:type="dxa"/>
            <w:tcPrChange w:id="124" w:author="Stefan Bjornander" w:date="2015-04-26T09:46:00Z">
              <w:tcPr>
                <w:tcW w:w="3117" w:type="dxa"/>
              </w:tcPr>
            </w:tcPrChange>
          </w:tcPr>
          <w:p w14:paraId="4EFBB074" w14:textId="77777777" w:rsidR="00E40B78" w:rsidRPr="00EC76D5" w:rsidRDefault="00E40B78" w:rsidP="00756C64">
            <w:pPr>
              <w:pStyle w:val="Code"/>
            </w:pPr>
            <w:moveToRangeStart w:id="125" w:author="Stefan Bjornander" w:date="2015-04-26T09:44:00Z" w:name="move417804826"/>
            <w:moveTo w:id="126" w:author="Stefan Bjornander" w:date="2015-04-26T09:44:00Z">
              <w:r w:rsidRPr="00EC76D5">
                <w:t>if (a &lt; b) {</w:t>
              </w:r>
            </w:moveTo>
          </w:p>
          <w:p w14:paraId="28AD2A42" w14:textId="77777777" w:rsidR="00E40B78" w:rsidRPr="00EC76D5" w:rsidRDefault="00E40B78" w:rsidP="00756C64">
            <w:pPr>
              <w:pStyle w:val="Code"/>
            </w:pPr>
            <w:moveTo w:id="127" w:author="Stefan Bjornander" w:date="2015-04-26T09:44:00Z">
              <w:r w:rsidRPr="00EC76D5">
                <w:t xml:space="preserve">  if (c &lt; d)</w:t>
              </w:r>
            </w:moveTo>
          </w:p>
          <w:p w14:paraId="163AF0D5" w14:textId="77777777" w:rsidR="00E40B78" w:rsidRPr="00EC76D5" w:rsidRDefault="00E40B78" w:rsidP="00756C64">
            <w:pPr>
              <w:pStyle w:val="Code"/>
            </w:pPr>
            <w:moveTo w:id="128" w:author="Stefan Bjornander" w:date="2015-04-26T09:44:00Z">
              <w:r w:rsidRPr="00EC76D5">
                <w:t xml:space="preserve">    e = 1;</w:t>
              </w:r>
            </w:moveTo>
          </w:p>
          <w:p w14:paraId="6E35E076" w14:textId="77777777" w:rsidR="00E40B78" w:rsidRPr="00EC76D5" w:rsidRDefault="00E40B78" w:rsidP="00756C64">
            <w:pPr>
              <w:pStyle w:val="Code"/>
            </w:pPr>
            <w:moveTo w:id="129" w:author="Stefan Bjornander" w:date="2015-04-26T09:44:00Z">
              <w:r w:rsidRPr="00EC76D5">
                <w:t xml:space="preserve">  else</w:t>
              </w:r>
            </w:moveTo>
          </w:p>
          <w:p w14:paraId="23F0FAD7" w14:textId="77777777" w:rsidR="00E40B78" w:rsidRPr="00EC76D5" w:rsidRDefault="00E40B78" w:rsidP="00756C64">
            <w:pPr>
              <w:pStyle w:val="Code"/>
            </w:pPr>
            <w:moveTo w:id="130" w:author="Stefan Bjornander" w:date="2015-04-26T09:44:00Z">
              <w:r w:rsidRPr="00EC76D5">
                <w:t xml:space="preserve">    f = 2;</w:t>
              </w:r>
            </w:moveTo>
          </w:p>
          <w:p w14:paraId="6ED3DA34" w14:textId="77777777" w:rsidR="00E40B78" w:rsidRPr="00EC76D5" w:rsidDel="007E082A" w:rsidRDefault="00E40B78" w:rsidP="00756C64">
            <w:pPr>
              <w:pStyle w:val="Code"/>
              <w:rPr>
                <w:del w:id="131" w:author="Stefan Bjornander" w:date="2015-04-26T09:45:00Z"/>
              </w:rPr>
            </w:pPr>
            <w:moveTo w:id="132" w:author="Stefan Bjornander" w:date="2015-04-26T09:44:00Z">
              <w:r w:rsidRPr="00EC76D5">
                <w:t>}</w:t>
              </w:r>
            </w:moveTo>
          </w:p>
          <w:p w14:paraId="5066DD66" w14:textId="77777777" w:rsidR="00E40B78" w:rsidRPr="00EC76D5" w:rsidDel="007E082A" w:rsidRDefault="00E40B78" w:rsidP="00756C64">
            <w:pPr>
              <w:pStyle w:val="Code"/>
              <w:rPr>
                <w:del w:id="133" w:author="Stefan Bjornander" w:date="2015-04-26T09:45:00Z"/>
              </w:rPr>
            </w:pPr>
          </w:p>
          <w:moveToRangeEnd w:id="125"/>
          <w:p w14:paraId="15486A19" w14:textId="77777777" w:rsidR="00E40B78" w:rsidRPr="00EC76D5" w:rsidRDefault="00E40B78">
            <w:pPr>
              <w:pStyle w:val="Code"/>
              <w:rPr>
                <w:ins w:id="134" w:author="Stefan Bjornander" w:date="2015-04-26T09:44:00Z"/>
              </w:rPr>
              <w:pPrChange w:id="135" w:author="Stefan Bjornander" w:date="2015-04-26T09:45:00Z">
                <w:pPr/>
              </w:pPrChange>
            </w:pPr>
          </w:p>
        </w:tc>
        <w:tc>
          <w:tcPr>
            <w:tcW w:w="3117" w:type="dxa"/>
            <w:tcPrChange w:id="136" w:author="Stefan Bjornander" w:date="2015-04-26T09:46:00Z">
              <w:tcPr>
                <w:tcW w:w="3117" w:type="dxa"/>
              </w:tcPr>
            </w:tcPrChange>
          </w:tcPr>
          <w:p w14:paraId="161B04F8" w14:textId="77777777" w:rsidR="00E40B78" w:rsidRPr="00EC76D5" w:rsidRDefault="00E40B78" w:rsidP="00756C64">
            <w:pPr>
              <w:pStyle w:val="Code"/>
            </w:pPr>
            <w:moveToRangeStart w:id="137" w:author="Stefan Bjornander" w:date="2015-04-26T09:45:00Z" w:name="move417804833"/>
            <w:moveTo w:id="138" w:author="Stefan Bjornander" w:date="2015-04-26T09:45:00Z">
              <w:r w:rsidRPr="00EC76D5">
                <w:t>if (a &lt; b)</w:t>
              </w:r>
            </w:moveTo>
          </w:p>
          <w:p w14:paraId="259A674D" w14:textId="77777777" w:rsidR="00E40B78" w:rsidRPr="00EC76D5" w:rsidRDefault="00E40B78" w:rsidP="00756C64">
            <w:pPr>
              <w:pStyle w:val="Code"/>
            </w:pPr>
            <w:moveTo w:id="139" w:author="Stefan Bjornander" w:date="2015-04-26T09:45:00Z">
              <w:r w:rsidRPr="00EC76D5">
                <w:t xml:space="preserve">  if (c &lt; d) {</w:t>
              </w:r>
            </w:moveTo>
          </w:p>
          <w:p w14:paraId="2F79BA35" w14:textId="77777777" w:rsidR="00E40B78" w:rsidRPr="00EC76D5" w:rsidRDefault="00E40B78" w:rsidP="00756C64">
            <w:pPr>
              <w:pStyle w:val="Code"/>
            </w:pPr>
            <w:moveTo w:id="140" w:author="Stefan Bjornander" w:date="2015-04-26T09:45:00Z">
              <w:r w:rsidRPr="00EC76D5">
                <w:t xml:space="preserve">    e = 1;</w:t>
              </w:r>
            </w:moveTo>
          </w:p>
          <w:p w14:paraId="6BE956CC" w14:textId="77777777" w:rsidR="00E40B78" w:rsidRPr="00EC76D5" w:rsidRDefault="00E40B78" w:rsidP="00756C64">
            <w:pPr>
              <w:pStyle w:val="Code"/>
            </w:pPr>
            <w:moveTo w:id="141" w:author="Stefan Bjornander" w:date="2015-04-26T09:45:00Z">
              <w:r w:rsidRPr="00EC76D5">
                <w:t xml:space="preserve">  }</w:t>
              </w:r>
            </w:moveTo>
          </w:p>
          <w:p w14:paraId="71B3BE40" w14:textId="77777777" w:rsidR="00E40B78" w:rsidRPr="00EC76D5" w:rsidRDefault="00E40B78" w:rsidP="00756C64">
            <w:pPr>
              <w:pStyle w:val="Code"/>
            </w:pPr>
            <w:moveTo w:id="142" w:author="Stefan Bjornander" w:date="2015-04-26T09:45:00Z">
              <w:r w:rsidRPr="00EC76D5">
                <w:t>else</w:t>
              </w:r>
            </w:moveTo>
          </w:p>
          <w:p w14:paraId="17969E0E" w14:textId="77777777" w:rsidR="00E40B78" w:rsidRPr="00EC76D5" w:rsidDel="007E082A" w:rsidRDefault="00E40B78" w:rsidP="00756C64">
            <w:pPr>
              <w:pStyle w:val="Code"/>
              <w:rPr>
                <w:del w:id="143" w:author="Stefan Bjornander" w:date="2015-04-26T09:45:00Z"/>
              </w:rPr>
            </w:pPr>
            <w:moveTo w:id="144" w:author="Stefan Bjornander" w:date="2015-04-26T09:45:00Z">
              <w:r w:rsidRPr="00EC76D5">
                <w:t xml:space="preserve">  f = 2;</w:t>
              </w:r>
            </w:moveTo>
          </w:p>
          <w:moveToRangeEnd w:id="137"/>
          <w:p w14:paraId="083A3BDB" w14:textId="77777777" w:rsidR="00E40B78" w:rsidRPr="00EC76D5" w:rsidRDefault="00E40B78">
            <w:pPr>
              <w:pStyle w:val="Code"/>
              <w:rPr>
                <w:ins w:id="145" w:author="Stefan Bjornander" w:date="2015-04-26T09:44:00Z"/>
              </w:rPr>
              <w:pPrChange w:id="146" w:author="Stefan Bjornander" w:date="2015-04-26T09:45:00Z">
                <w:pPr/>
              </w:pPrChange>
            </w:pPr>
          </w:p>
        </w:tc>
      </w:tr>
    </w:tbl>
    <w:p w14:paraId="3665DA61" w14:textId="77777777" w:rsidR="00E40B78" w:rsidRPr="00EC76D5" w:rsidRDefault="00E40B78" w:rsidP="00E40B78">
      <w:pPr>
        <w:pStyle w:val="Code"/>
        <w:rPr>
          <w:ins w:id="147" w:author="Stefan Bjornander" w:date="2015-04-26T09:49:00Z"/>
        </w:rPr>
      </w:pPr>
    </w:p>
    <w:p w14:paraId="7C77918D" w14:textId="2CE8676E" w:rsidR="00E40B78" w:rsidRPr="00EC76D5" w:rsidRDefault="00E40B78">
      <w:pPr>
        <w:rPr>
          <w:ins w:id="148" w:author="Stefan Bjornander" w:date="2015-04-26T09:52:00Z"/>
        </w:rPr>
        <w:pPrChange w:id="149" w:author="Stefan Bjornander" w:date="2015-04-26T09:51:00Z">
          <w:pPr>
            <w:pStyle w:val="Code"/>
          </w:pPr>
        </w:pPrChange>
      </w:pPr>
      <w:r w:rsidRPr="00EC76D5">
        <w:t xml:space="preserve">Below is a simple set of statement rules. Unfortunately, they are </w:t>
      </w:r>
      <w:ins w:id="150" w:author="Stefan Bjornander" w:date="2015-04-26T09:53:00Z">
        <w:r w:rsidRPr="00EC76D5">
          <w:t>ambiguous</w:t>
        </w:r>
      </w:ins>
      <w:ins w:id="151" w:author="Stefan Bjornander" w:date="2015-04-26T09:50:00Z">
        <w:r w:rsidRPr="00EC76D5">
          <w:t xml:space="preserve"> in that way that </w:t>
        </w:r>
      </w:ins>
      <w:proofErr w:type="gramStart"/>
      <w:ins w:id="152" w:author="Stefan Bjornander" w:date="2015-04-26T09:52:00Z">
        <w:r w:rsidRPr="00EC76D5">
          <w:t xml:space="preserve">the </w:t>
        </w:r>
      </w:ins>
      <w:r w:rsidRPr="00EC76D5">
        <w:t>an</w:t>
      </w:r>
      <w:proofErr w:type="gramEnd"/>
      <w:r w:rsidRPr="00EC76D5">
        <w:t xml:space="preserve"> </w:t>
      </w:r>
      <w:ins w:id="153" w:author="Stefan Bjornander" w:date="2015-04-26T09:52:00Z">
        <w:r w:rsidRPr="00EC76D5">
          <w:rPr>
            <w:rStyle w:val="CodeInText"/>
            <w:rPrChange w:id="154"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155" w:author="Stefan Bjornander" w:date="2015-04-26T09:52:00Z">
        <w:r w:rsidRPr="00EC76D5">
          <w:t xml:space="preserve"> </w:t>
        </w:r>
        <w:r w:rsidRPr="00EC76D5">
          <w:rPr>
            <w:rStyle w:val="CodeInText"/>
            <w:rPrChange w:id="156" w:author="Stefan Bjornander" w:date="2015-04-26T09:58:00Z">
              <w:rPr/>
            </w:rPrChange>
          </w:rPr>
          <w:t>if</w:t>
        </w:r>
        <w:r w:rsidRPr="00EC76D5">
          <w:t xml:space="preserve">, </w:t>
        </w:r>
      </w:ins>
      <w:r w:rsidRPr="00EC76D5">
        <w:t xml:space="preserve">resulting in both the middle and rightmost semantically interpretation above, </w:t>
      </w:r>
      <w:ins w:id="157" w:author="Stefan Bjornander" w:date="2015-04-26T09:52:00Z">
        <w:r w:rsidRPr="00EC76D5">
          <w:t>depending in which order the rules are applied.</w:t>
        </w:r>
      </w:ins>
    </w:p>
    <w:p w14:paraId="1217D805" w14:textId="77777777" w:rsidR="00E40B78" w:rsidRPr="00EC76D5" w:rsidRDefault="00E40B78" w:rsidP="00E40B78">
      <w:pPr>
        <w:pStyle w:val="Code"/>
        <w:rPr>
          <w:ins w:id="158" w:author="Stefan Bjornander" w:date="2015-04-26T09:49:00Z"/>
        </w:rPr>
      </w:pPr>
      <w:ins w:id="159" w:author="Stefan Bjornander" w:date="2015-04-26T09:47:00Z">
        <w:r w:rsidRPr="00EC76D5">
          <w:t>statement ::=</w:t>
        </w:r>
      </w:ins>
    </w:p>
    <w:p w14:paraId="37C6ECCB" w14:textId="77777777" w:rsidR="00E40B78" w:rsidRPr="00EC76D5" w:rsidRDefault="00E40B78" w:rsidP="00E40B78">
      <w:pPr>
        <w:pStyle w:val="Code"/>
        <w:rPr>
          <w:ins w:id="160" w:author="Stefan Bjornander" w:date="2015-04-26T09:47:00Z"/>
        </w:rPr>
      </w:pPr>
      <w:ins w:id="161" w:author="Stefan Bjornander" w:date="2015-04-26T09:49:00Z">
        <w:r w:rsidRPr="00EC76D5">
          <w:t xml:space="preserve">   </w:t>
        </w:r>
      </w:ins>
      <w:r w:rsidRPr="00EC76D5">
        <w:t xml:space="preserve"> </w:t>
      </w:r>
      <w:ins w:id="162" w:author="Stefan Bjornander" w:date="2015-04-26T09:49:00Z">
        <w:r w:rsidRPr="00EC76D5">
          <w:t xml:space="preserve">IF LEFT_PAREN </w:t>
        </w:r>
      </w:ins>
      <w:ins w:id="163" w:author="Stefan Bjornander" w:date="2015-04-26T10:08:00Z">
        <w:r w:rsidRPr="00EC76D5">
          <w:t xml:space="preserve">logical_expression </w:t>
        </w:r>
      </w:ins>
      <w:ins w:id="164" w:author="Stefan Bjornander" w:date="2015-04-26T09:49:00Z">
        <w:r w:rsidRPr="00EC76D5">
          <w:t>RIGHT_PAREN statement</w:t>
        </w:r>
      </w:ins>
    </w:p>
    <w:p w14:paraId="6576EB54" w14:textId="77777777" w:rsidR="00E40B78" w:rsidRPr="00EC76D5" w:rsidRDefault="00E40B78" w:rsidP="00E40B78">
      <w:pPr>
        <w:pStyle w:val="Code"/>
        <w:rPr>
          <w:ins w:id="165" w:author="Stefan Bjornander" w:date="2015-04-26T09:49:00Z"/>
        </w:rPr>
      </w:pPr>
      <w:ins w:id="166" w:author="Stefan Bjornander" w:date="2015-04-26T09:49:00Z">
        <w:r w:rsidRPr="00EC76D5">
          <w:t xml:space="preserve"> </w:t>
        </w:r>
      </w:ins>
      <w:r w:rsidRPr="00EC76D5">
        <w:t xml:space="preserve"> </w:t>
      </w:r>
      <w:ins w:id="167" w:author="Stefan Bjornander" w:date="2015-04-26T09:49:00Z">
        <w:r w:rsidRPr="00EC76D5">
          <w:t>|</w:t>
        </w:r>
      </w:ins>
      <w:r w:rsidRPr="00EC76D5">
        <w:t xml:space="preserve"> </w:t>
      </w:r>
      <w:ins w:id="168" w:author="Stefan Bjornander" w:date="2015-04-26T09:49:00Z">
        <w:r w:rsidRPr="00EC76D5">
          <w:t xml:space="preserve">IF LEFT_PAREN </w:t>
        </w:r>
      </w:ins>
      <w:ins w:id="169" w:author="Stefan Bjornander" w:date="2015-04-26T10:08:00Z">
        <w:r w:rsidRPr="00EC76D5">
          <w:t xml:space="preserve">logical_expression </w:t>
        </w:r>
      </w:ins>
      <w:ins w:id="170" w:author="Stefan Bjornander" w:date="2015-04-26T09:49:00Z">
        <w:r w:rsidRPr="00EC76D5">
          <w:t>RIGHT_PAREN statement ELSE statement</w:t>
        </w:r>
      </w:ins>
    </w:p>
    <w:p w14:paraId="10E46555" w14:textId="77777777" w:rsidR="00343F16" w:rsidRPr="00EC76D5" w:rsidRDefault="00E40B78" w:rsidP="00E40B78">
      <w:pPr>
        <w:pStyle w:val="Code"/>
      </w:pPr>
      <w:ins w:id="171" w:author="Stefan Bjornander" w:date="2015-04-26T10:08:00Z">
        <w:r w:rsidRPr="00EC76D5">
          <w:t xml:space="preserve">  | </w:t>
        </w:r>
      </w:ins>
      <w:r w:rsidR="00343F16" w:rsidRPr="00EC76D5">
        <w:t>...</w:t>
      </w:r>
    </w:p>
    <w:p w14:paraId="31CAC726" w14:textId="77777777" w:rsidR="00E40B78" w:rsidRPr="00EC76D5" w:rsidRDefault="00E40B78">
      <w:pPr>
        <w:rPr>
          <w:ins w:id="172" w:author="Stefan Bjornander" w:date="2015-04-26T09:47:00Z"/>
        </w:rPr>
        <w:pPrChange w:id="173" w:author="Stefan Bjornander" w:date="2015-04-26T09:25:00Z">
          <w:pPr>
            <w:pStyle w:val="Code"/>
          </w:pPr>
        </w:pPrChange>
      </w:pPr>
      <w:ins w:id="174" w:author="Stefan Bjornander" w:date="2015-04-26T09:51:00Z">
        <w:r w:rsidRPr="00EC76D5">
          <w:t xml:space="preserve">To solve the problem, we need a more complicated </w:t>
        </w:r>
      </w:ins>
      <w:ins w:id="175" w:author="Stefan Bjornander" w:date="2015-04-26T09:53:00Z">
        <w:r w:rsidRPr="00EC76D5">
          <w:t>set of rules</w:t>
        </w:r>
      </w:ins>
      <w:r w:rsidRPr="00EC76D5">
        <w:t xml:space="preserve"> that works with open and closed statements.</w:t>
      </w:r>
      <w:ins w:id="176" w:author="Stefan Bjornander" w:date="2015-04-26T09:54:00Z">
        <w:r w:rsidRPr="00EC76D5">
          <w:t xml:space="preserve"> The </w:t>
        </w:r>
      </w:ins>
      <w:ins w:id="177" w:author="Stefan Bjornander" w:date="2015-04-26T09:57:00Z">
        <w:r w:rsidRPr="00EC76D5">
          <w:t xml:space="preserve">following set is unambiguous in that way that it always connects each </w:t>
        </w:r>
        <w:r w:rsidRPr="00EC76D5">
          <w:rPr>
            <w:rStyle w:val="CodeInText"/>
            <w:rPrChange w:id="178" w:author="Stefan Bjornander" w:date="2015-04-26T09:58:00Z">
              <w:rPr/>
            </w:rPrChange>
          </w:rPr>
          <w:t>else</w:t>
        </w:r>
        <w:r w:rsidRPr="00EC76D5">
          <w:t xml:space="preserve"> with the</w:t>
        </w:r>
      </w:ins>
      <w:ins w:id="179" w:author="Stefan Bjornander" w:date="2015-04-26T09:58:00Z">
        <w:r w:rsidRPr="00EC76D5">
          <w:t xml:space="preserve"> latest preceding</w:t>
        </w:r>
      </w:ins>
      <w:ins w:id="180" w:author="Stefan Bjornander" w:date="2015-04-26T09:57:00Z">
        <w:r w:rsidRPr="00EC76D5">
          <w:t xml:space="preserve"> </w:t>
        </w:r>
      </w:ins>
      <w:ins w:id="181" w:author="Stefan Bjornander" w:date="2015-04-26T09:58:00Z">
        <w:r w:rsidRPr="00EC76D5">
          <w:rPr>
            <w:rStyle w:val="CodeInText"/>
            <w:rPrChange w:id="182" w:author="Stefan Bjornander" w:date="2015-04-26T09:58:00Z">
              <w:rPr/>
            </w:rPrChange>
          </w:rPr>
          <w:t>if</w:t>
        </w:r>
      </w:ins>
      <w:r w:rsidRPr="00EC76D5">
        <w:t xml:space="preserve">, with compiles to the semantics of C. A theoretical explanation of the open-closed statement solution is beyond the scope of this book, but I recommend the Dragon Book by </w:t>
      </w:r>
      <w:proofErr w:type="spellStart"/>
      <w:r w:rsidRPr="00EC76D5">
        <w:t>Aho</w:t>
      </w:r>
      <w:proofErr w:type="spellEnd"/>
      <w:r w:rsidRPr="00EC76D5">
        <w:t xml:space="preserve"> et al. for a closer look.</w:t>
      </w:r>
    </w:p>
    <w:p w14:paraId="4B46D72B" w14:textId="77777777" w:rsidR="00E40B78" w:rsidRPr="00EC76D5" w:rsidRDefault="00E40B78">
      <w:pPr>
        <w:pStyle w:val="Code"/>
        <w:rPr>
          <w:ins w:id="183" w:author="Stefan Bjornander" w:date="2015-04-26T10:07:00Z"/>
        </w:rPr>
        <w:pPrChange w:id="184" w:author="Stefan Bjornander" w:date="2015-04-26T10:07:00Z">
          <w:pPr/>
        </w:pPrChange>
      </w:pPr>
      <w:ins w:id="185" w:author="Stefan Bjornander" w:date="2015-04-26T10:07:00Z">
        <w:r w:rsidRPr="00EC76D5">
          <w:lastRenderedPageBreak/>
          <w:t>statement ::=</w:t>
        </w:r>
      </w:ins>
    </w:p>
    <w:p w14:paraId="77B968B4" w14:textId="77777777" w:rsidR="00E40B78" w:rsidRPr="00EC76D5" w:rsidRDefault="00E40B78">
      <w:pPr>
        <w:pStyle w:val="Code"/>
        <w:rPr>
          <w:ins w:id="186" w:author="Stefan Bjornander" w:date="2015-04-26T10:07:00Z"/>
        </w:rPr>
        <w:pPrChange w:id="187" w:author="Stefan Bjornander" w:date="2015-04-26T10:07:00Z">
          <w:pPr/>
        </w:pPrChange>
      </w:pPr>
      <w:ins w:id="188" w:author="Stefan Bjornander" w:date="2015-04-26T10:07:00Z">
        <w:r w:rsidRPr="00EC76D5">
          <w:t xml:space="preserve">    open_statement</w:t>
        </w:r>
      </w:ins>
    </w:p>
    <w:p w14:paraId="1EF2CAA9" w14:textId="77777777" w:rsidR="00E40B78" w:rsidRPr="00EC76D5" w:rsidRDefault="00E40B78" w:rsidP="00E40B78">
      <w:pPr>
        <w:pStyle w:val="Code"/>
        <w:rPr>
          <w:ins w:id="189" w:author="Stefan Bjornander" w:date="2015-04-26T10:07:00Z"/>
        </w:rPr>
      </w:pPr>
      <w:ins w:id="190" w:author="Stefan Bjornander" w:date="2015-04-26T10:07:00Z">
        <w:r w:rsidRPr="00EC76D5">
          <w:t xml:space="preserve">  | closed_statement;</w:t>
        </w:r>
      </w:ins>
    </w:p>
    <w:p w14:paraId="6355863E" w14:textId="77777777" w:rsidR="00E40B78" w:rsidRPr="00EC76D5" w:rsidRDefault="00E40B78" w:rsidP="00E40B78">
      <w:pPr>
        <w:pStyle w:val="Code"/>
        <w:rPr>
          <w:ins w:id="191" w:author="Stefan Bjornander" w:date="2015-04-26T10:07:00Z"/>
        </w:rPr>
      </w:pPr>
    </w:p>
    <w:p w14:paraId="630BD1FC" w14:textId="77777777" w:rsidR="00E40B78" w:rsidRPr="00EC76D5" w:rsidRDefault="00E40B78" w:rsidP="00E40B78">
      <w:pPr>
        <w:pStyle w:val="Code"/>
        <w:rPr>
          <w:ins w:id="192" w:author="Stefan Bjornander" w:date="2015-04-26T10:08:00Z"/>
        </w:rPr>
      </w:pPr>
      <w:ins w:id="193" w:author="Stefan Bjornander" w:date="2015-04-26T10:08:00Z">
        <w:r w:rsidRPr="00EC76D5">
          <w:t>open_statement ::=</w:t>
        </w:r>
      </w:ins>
    </w:p>
    <w:p w14:paraId="5783AC1A" w14:textId="77777777" w:rsidR="00E40B78" w:rsidRPr="00EC76D5" w:rsidRDefault="00E40B78" w:rsidP="00E40B78">
      <w:pPr>
        <w:pStyle w:val="Code"/>
        <w:rPr>
          <w:ins w:id="194" w:author="Stefan Bjornander" w:date="2015-04-26T10:08:00Z"/>
        </w:rPr>
      </w:pPr>
      <w:ins w:id="195"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196" w:author="Stefan Bjornander" w:date="2015-04-26T10:09:00Z"/>
        </w:rPr>
      </w:pPr>
      <w:ins w:id="197" w:author="Stefan Bjornander" w:date="2015-04-26T10:08:00Z">
        <w:r w:rsidRPr="00EC76D5">
          <w:t xml:space="preserve">  | IF LEFT_PAREN logical_expression RIGHT_PAREN</w:t>
        </w:r>
      </w:ins>
      <w:ins w:id="198" w:author="Stefan Bjornander" w:date="2015-04-26T10:09:00Z">
        <w:r w:rsidRPr="00EC76D5">
          <w:t xml:space="preserve"> </w:t>
        </w:r>
      </w:ins>
      <w:ins w:id="199" w:author="Stefan Bjornander" w:date="2015-04-26T10:08:00Z">
        <w:r w:rsidRPr="00EC76D5">
          <w:t>closed_statement</w:t>
        </w:r>
      </w:ins>
    </w:p>
    <w:p w14:paraId="2FEA6E67" w14:textId="77777777" w:rsidR="00E40B78" w:rsidRPr="00EC76D5" w:rsidRDefault="00E40B78" w:rsidP="00E40B78">
      <w:pPr>
        <w:pStyle w:val="Code"/>
        <w:rPr>
          <w:ins w:id="200" w:author="Stefan Bjornander" w:date="2015-04-26T10:08:00Z"/>
        </w:rPr>
      </w:pPr>
      <w:ins w:id="201" w:author="Stefan Bjornander" w:date="2015-04-26T10:09:00Z">
        <w:r w:rsidRPr="00EC76D5">
          <w:t xml:space="preserve">   </w:t>
        </w:r>
      </w:ins>
      <w:ins w:id="202" w:author="Stefan Bjornander" w:date="2015-04-26T10:08:00Z">
        <w:r w:rsidRPr="00EC76D5">
          <w:t xml:space="preserve"> ELSE open_statement</w:t>
        </w:r>
      </w:ins>
    </w:p>
    <w:p w14:paraId="4F9A42DA" w14:textId="77777777" w:rsidR="00E40B78" w:rsidRPr="00EC76D5" w:rsidRDefault="00E40B78" w:rsidP="00E40B78">
      <w:pPr>
        <w:pStyle w:val="Code"/>
        <w:rPr>
          <w:ins w:id="203" w:author="Stefan Bjornander" w:date="2015-04-26T10:08:00Z"/>
        </w:rPr>
      </w:pPr>
      <w:ins w:id="204" w:author="Stefan Bjornander" w:date="2015-04-26T10:08:00Z">
        <w:r w:rsidRPr="00EC76D5">
          <w:t xml:space="preserve">  | </w:t>
        </w:r>
      </w:ins>
      <w:ins w:id="205" w:author="Stefan Bjornander" w:date="2015-04-26T10:09:00Z">
        <w:r w:rsidRPr="00EC76D5">
          <w:t>SWITCH</w:t>
        </w:r>
      </w:ins>
      <w:ins w:id="206"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207" w:author="Stefan Bjornander" w:date="2015-04-26T10:08:00Z"/>
        </w:rPr>
      </w:pPr>
      <w:ins w:id="208"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209" w:author="Stefan Bjornander" w:date="2015-04-26T10:08:00Z"/>
        </w:rPr>
      </w:pPr>
      <w:ins w:id="210" w:author="Stefan Bjornander" w:date="2015-04-26T10:08:00Z">
        <w:r w:rsidRPr="00EC76D5">
          <w:t xml:space="preserve">  | </w:t>
        </w:r>
      </w:ins>
      <w:ins w:id="211" w:author="Stefan Bjornander" w:date="2015-04-26T10:10:00Z">
        <w:r w:rsidRPr="00EC76D5">
          <w:t>WHILE</w:t>
        </w:r>
      </w:ins>
      <w:ins w:id="212" w:author="Stefan Bjornander" w:date="2015-04-26T10:11:00Z">
        <w:r w:rsidRPr="00EC76D5">
          <w:t xml:space="preserve"> </w:t>
        </w:r>
      </w:ins>
      <w:ins w:id="213"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214" w:author="Stefan Bjornander" w:date="2015-04-26T10:08:00Z">
        <w:r w:rsidRPr="00EC76D5">
          <w:t xml:space="preserve">  | </w:t>
        </w:r>
      </w:ins>
      <w:ins w:id="215" w:author="Stefan Bjornander" w:date="2015-04-26T10:11:00Z">
        <w:r w:rsidRPr="00EC76D5">
          <w:t>FOR</w:t>
        </w:r>
      </w:ins>
      <w:ins w:id="216" w:author="Stefan Bjornander" w:date="2015-04-26T10:08:00Z">
        <w:r w:rsidRPr="00EC76D5">
          <w:t xml:space="preserve"> LEFT_PAREN optional_expression </w:t>
        </w:r>
      </w:ins>
      <w:r w:rsidRPr="00EC76D5">
        <w:t>SEMICOLON</w:t>
      </w:r>
      <w:ins w:id="217" w:author="Stefan Bjornander" w:date="2015-04-26T10:11:00Z">
        <w:r w:rsidRPr="00EC76D5">
          <w:t xml:space="preserve"> </w:t>
        </w:r>
      </w:ins>
      <w:ins w:id="218" w:author="Stefan Bjornander" w:date="2015-04-26T10:08:00Z">
        <w:r w:rsidRPr="00EC76D5">
          <w:t>optional_logical_expression</w:t>
        </w:r>
      </w:ins>
    </w:p>
    <w:p w14:paraId="2420C32A" w14:textId="77777777" w:rsidR="00E40B78" w:rsidRPr="00EC76D5" w:rsidRDefault="00E40B78" w:rsidP="00E40B78">
      <w:pPr>
        <w:pStyle w:val="Code"/>
        <w:rPr>
          <w:ins w:id="219" w:author="Stefan Bjornander" w:date="2015-04-26T10:08:00Z"/>
        </w:rPr>
      </w:pPr>
      <w:r w:rsidRPr="00EC76D5">
        <w:t xml:space="preserve">    SEMICOLON </w:t>
      </w:r>
      <w:ins w:id="220" w:author="Stefan Bjornander" w:date="2015-04-26T10:08:00Z">
        <w:r w:rsidRPr="00EC76D5">
          <w:t>optional_expression RIGHT_PAREN</w:t>
        </w:r>
      </w:ins>
      <w:ins w:id="221" w:author="Stefan Bjornander" w:date="2015-04-26T10:12:00Z">
        <w:r w:rsidRPr="00EC76D5">
          <w:t xml:space="preserve"> </w:t>
        </w:r>
      </w:ins>
      <w:ins w:id="222" w:author="Stefan Bjornander" w:date="2015-04-26T10:08:00Z">
        <w:r w:rsidRPr="00EC76D5">
          <w:t>open_statement</w:t>
        </w:r>
      </w:ins>
    </w:p>
    <w:p w14:paraId="17EBF282" w14:textId="77777777" w:rsidR="00E40B78" w:rsidRPr="00EC76D5" w:rsidRDefault="00E40B78" w:rsidP="00E40B78">
      <w:pPr>
        <w:pStyle w:val="Code"/>
        <w:rPr>
          <w:ins w:id="223" w:author="Stefan Bjornander" w:date="2015-04-26T10:12:00Z"/>
        </w:rPr>
      </w:pPr>
      <w:ins w:id="224" w:author="Stefan Bjornander" w:date="2015-04-26T10:08:00Z">
        <w:r w:rsidRPr="00EC76D5">
          <w:t xml:space="preserve">  | IDENTIFIER COLON open_statement</w:t>
        </w:r>
      </w:ins>
      <w:ins w:id="225" w:author="Stefan Bjornander" w:date="2015-04-26T10:12:00Z">
        <w:r w:rsidRPr="00EC76D5">
          <w:t>;</w:t>
        </w:r>
      </w:ins>
    </w:p>
    <w:p w14:paraId="51C32D4F" w14:textId="77777777" w:rsidR="00E40B78" w:rsidRPr="00EC76D5" w:rsidRDefault="00E40B78" w:rsidP="00E40B78">
      <w:pPr>
        <w:pStyle w:val="Code"/>
        <w:rPr>
          <w:ins w:id="226" w:author="Stefan Bjornander" w:date="2015-04-26T10:08:00Z"/>
        </w:rPr>
      </w:pPr>
    </w:p>
    <w:p w14:paraId="47ADFF7F" w14:textId="77777777" w:rsidR="00E40B78" w:rsidRPr="00EC76D5" w:rsidRDefault="00E40B78" w:rsidP="00E40B78">
      <w:pPr>
        <w:pStyle w:val="Code"/>
        <w:rPr>
          <w:ins w:id="227" w:author="Stefan Bjornander" w:date="2015-04-26T10:08:00Z"/>
        </w:rPr>
      </w:pPr>
      <w:ins w:id="228" w:author="Stefan Bjornander" w:date="2015-04-26T10:08:00Z">
        <w:r w:rsidRPr="00EC76D5">
          <w:t>closed_statement ::=</w:t>
        </w:r>
      </w:ins>
    </w:p>
    <w:p w14:paraId="792F9622" w14:textId="77777777" w:rsidR="00E40B78" w:rsidRPr="00EC76D5" w:rsidRDefault="00E40B78" w:rsidP="00E40B78">
      <w:pPr>
        <w:pStyle w:val="Code"/>
      </w:pPr>
      <w:ins w:id="229"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230" w:author="Stefan Bjornander" w:date="2015-04-26T10:08:00Z"/>
        </w:rPr>
      </w:pPr>
      <w:r w:rsidRPr="00EC76D5">
        <w:t xml:space="preserve">   </w:t>
      </w:r>
      <w:ins w:id="231" w:author="Stefan Bjornander" w:date="2015-04-26T10:08:00Z">
        <w:r w:rsidRPr="00EC76D5">
          <w:t xml:space="preserve"> ELSE</w:t>
        </w:r>
      </w:ins>
      <w:ins w:id="232" w:author="Stefan Bjornander" w:date="2015-04-26T10:13:00Z">
        <w:r w:rsidRPr="00EC76D5">
          <w:t xml:space="preserve"> </w:t>
        </w:r>
      </w:ins>
      <w:ins w:id="233" w:author="Stefan Bjornander" w:date="2015-04-26T10:08:00Z">
        <w:r w:rsidRPr="00EC76D5">
          <w:t>closed_statement</w:t>
        </w:r>
      </w:ins>
    </w:p>
    <w:p w14:paraId="4ED34033" w14:textId="77777777" w:rsidR="00E40B78" w:rsidRPr="00EC76D5" w:rsidRDefault="00E40B78" w:rsidP="00E40B78">
      <w:pPr>
        <w:pStyle w:val="Code"/>
        <w:rPr>
          <w:ins w:id="234" w:author="Stefan Bjornander" w:date="2015-04-26T10:08:00Z"/>
        </w:rPr>
      </w:pPr>
      <w:ins w:id="235" w:author="Stefan Bjornander" w:date="2015-04-26T10:08:00Z">
        <w:r w:rsidRPr="00EC76D5">
          <w:t xml:space="preserve">  | </w:t>
        </w:r>
      </w:ins>
      <w:ins w:id="236" w:author="Stefan Bjornander" w:date="2015-04-26T10:13:00Z">
        <w:r w:rsidRPr="00EC76D5">
          <w:t>SWITCH</w:t>
        </w:r>
      </w:ins>
      <w:ins w:id="237"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238" w:author="Stefan Bjornander" w:date="2015-04-26T10:08:00Z"/>
        </w:rPr>
      </w:pPr>
      <w:ins w:id="239" w:author="Stefan Bjornander" w:date="2015-04-26T10:08:00Z">
        <w:r w:rsidRPr="00EC76D5">
          <w:t xml:space="preserve">  | </w:t>
        </w:r>
      </w:ins>
      <w:ins w:id="240" w:author="Stefan Bjornander" w:date="2015-04-26T10:13:00Z">
        <w:r w:rsidRPr="00EC76D5">
          <w:t xml:space="preserve">WHILE </w:t>
        </w:r>
      </w:ins>
      <w:ins w:id="241"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242" w:author="Stefan Bjornander" w:date="2015-04-26T10:08:00Z">
        <w:r w:rsidRPr="00EC76D5">
          <w:t xml:space="preserve">  | </w:t>
        </w:r>
      </w:ins>
      <w:ins w:id="243" w:author="Stefan Bjornander" w:date="2015-04-26T10:14:00Z">
        <w:r w:rsidRPr="00EC76D5">
          <w:t>FOR</w:t>
        </w:r>
      </w:ins>
      <w:ins w:id="244" w:author="Stefan Bjornander" w:date="2015-04-26T10:08:00Z">
        <w:r w:rsidRPr="00EC76D5">
          <w:t xml:space="preserve"> LEFT_PAREN optional_expression </w:t>
        </w:r>
      </w:ins>
      <w:r w:rsidRPr="00EC76D5">
        <w:t>SEMICOLON</w:t>
      </w:r>
      <w:ins w:id="245" w:author="Stefan Bjornander" w:date="2015-04-26T10:14:00Z">
        <w:r w:rsidRPr="00EC76D5">
          <w:t xml:space="preserve"> </w:t>
        </w:r>
      </w:ins>
      <w:ins w:id="246" w:author="Stefan Bjornander" w:date="2015-04-26T10:08:00Z">
        <w:r w:rsidRPr="00EC76D5">
          <w:t>optional_logical_expression</w:t>
        </w:r>
      </w:ins>
    </w:p>
    <w:p w14:paraId="16B3D23B" w14:textId="77777777" w:rsidR="00E40B78" w:rsidRPr="00EC76D5" w:rsidRDefault="00E40B78" w:rsidP="00E40B78">
      <w:pPr>
        <w:pStyle w:val="Code"/>
        <w:rPr>
          <w:ins w:id="247" w:author="Stefan Bjornander" w:date="2015-04-26T10:08:00Z"/>
        </w:rPr>
      </w:pPr>
      <w:r w:rsidRPr="00EC76D5">
        <w:t xml:space="preserve">    SEMICOLON </w:t>
      </w:r>
      <w:ins w:id="248" w:author="Stefan Bjornander" w:date="2015-04-26T10:08:00Z">
        <w:r w:rsidRPr="00EC76D5">
          <w:t>optional_expression RIGHT_PAREN closed_statement</w:t>
        </w:r>
      </w:ins>
    </w:p>
    <w:p w14:paraId="0B94DF67" w14:textId="77777777" w:rsidR="00E40B78" w:rsidRPr="00EC76D5" w:rsidRDefault="00E40B78" w:rsidP="00E40B78">
      <w:pPr>
        <w:pStyle w:val="Code"/>
        <w:rPr>
          <w:ins w:id="249" w:author="Stefan Bjornander" w:date="2015-04-26T10:08:00Z"/>
        </w:rPr>
      </w:pPr>
      <w:ins w:id="250" w:author="Stefan Bjornander" w:date="2015-04-26T10:08:00Z">
        <w:r w:rsidRPr="00EC76D5">
          <w:t xml:space="preserve">  | DO statement WHILE LEFT_PAREN </w:t>
        </w:r>
      </w:ins>
      <w:r w:rsidRPr="00EC76D5">
        <w:t>logical_</w:t>
      </w:r>
      <w:ins w:id="251"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252" w:author="Stefan Bjornander" w:date="2015-04-26T10:08:00Z"/>
        </w:rPr>
      </w:pPr>
      <w:ins w:id="253"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254" w:author="Stefan Bjornander" w:date="2015-04-26T10:08:00Z"/>
        </w:rPr>
      </w:pPr>
      <w:ins w:id="255"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256" w:author="Stefan Bjornander" w:date="2015-04-26T10:08:00Z"/>
        </w:rPr>
      </w:pPr>
      <w:ins w:id="257" w:author="Stefan Bjornander" w:date="2015-04-26T10:08:00Z">
        <w:r w:rsidRPr="00EC76D5">
          <w:t xml:space="preserve">  | DEFAULT COLON closed_statement</w:t>
        </w:r>
      </w:ins>
    </w:p>
    <w:p w14:paraId="0015A796" w14:textId="77777777" w:rsidR="00E40B78" w:rsidRPr="00EC76D5" w:rsidRDefault="00E40B78" w:rsidP="00E40B78">
      <w:pPr>
        <w:pStyle w:val="Code"/>
      </w:pPr>
      <w:ins w:id="258"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259" w:author="Stefan Bjornander" w:date="2015-04-26T10:08:00Z"/>
        </w:rPr>
      </w:pPr>
      <w:ins w:id="260"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261" w:author="Stefan Bjornander" w:date="2015-04-26T10:08:00Z"/>
        </w:rPr>
      </w:pPr>
      <w:ins w:id="262"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263" w:author="Stefan Bjornander" w:date="2015-04-26T10:08:00Z"/>
        </w:rPr>
      </w:pPr>
      <w:ins w:id="264"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265" w:author="Stefan Bjornander" w:date="2015-04-26T10:08:00Z"/>
        </w:rPr>
      </w:pPr>
      <w:ins w:id="266"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267" w:author="Stefan Bjornander" w:date="2015-04-26T10:08:00Z">
        <w:r w:rsidRPr="00EC76D5">
          <w:t xml:space="preserve">  | declaration</w:t>
        </w:r>
      </w:ins>
      <w:r w:rsidRPr="00EC76D5">
        <w:t>;</w:t>
      </w:r>
      <w:moveFromRangeStart w:id="268" w:author="Stefan Bjornander" w:date="2015-04-26T09:44:00Z" w:name="move417804826"/>
      <w:moveFrom w:id="269" w:author="Stefan Bjornander" w:date="2015-04-26T09:44:00Z">
        <w:r w:rsidRPr="00EC76D5" w:rsidDel="007E082A">
          <w:t>if (a &lt; b) {</w:t>
        </w:r>
      </w:moveFrom>
    </w:p>
    <w:p w14:paraId="24757B2B" w14:textId="77777777" w:rsidR="00E40B78" w:rsidRPr="00EC76D5" w:rsidDel="007E082A" w:rsidRDefault="00E40B78" w:rsidP="00E40B78">
      <w:pPr>
        <w:pStyle w:val="Code"/>
      </w:pPr>
      <w:moveFrom w:id="270" w:author="Stefan Bjornander" w:date="2015-04-26T09:44:00Z">
        <w:r w:rsidRPr="00EC76D5" w:rsidDel="007E082A">
          <w:t xml:space="preserve">  if (c &lt; d)</w:t>
        </w:r>
      </w:moveFrom>
    </w:p>
    <w:p w14:paraId="4A02E9AD" w14:textId="77777777" w:rsidR="00E40B78" w:rsidRPr="00EC76D5" w:rsidDel="007E082A" w:rsidRDefault="00E40B78" w:rsidP="00E40B78">
      <w:pPr>
        <w:pStyle w:val="Code"/>
      </w:pPr>
      <w:moveFrom w:id="271" w:author="Stefan Bjornander" w:date="2015-04-26T09:44:00Z">
        <w:r w:rsidRPr="00EC76D5" w:rsidDel="007E082A">
          <w:t xml:space="preserve">    e = 1;</w:t>
        </w:r>
      </w:moveFrom>
    </w:p>
    <w:p w14:paraId="6CCB6F81" w14:textId="77777777" w:rsidR="00E40B78" w:rsidRPr="00EC76D5" w:rsidDel="007E082A" w:rsidRDefault="00E40B78" w:rsidP="00E40B78">
      <w:pPr>
        <w:pStyle w:val="Code"/>
      </w:pPr>
      <w:moveFrom w:id="272" w:author="Stefan Bjornander" w:date="2015-04-26T09:44:00Z">
        <w:r w:rsidRPr="00EC76D5" w:rsidDel="007E082A">
          <w:t xml:space="preserve">  else</w:t>
        </w:r>
      </w:moveFrom>
    </w:p>
    <w:p w14:paraId="5381AA03" w14:textId="77777777" w:rsidR="00E40B78" w:rsidRPr="00EC76D5" w:rsidDel="007E082A" w:rsidRDefault="00E40B78" w:rsidP="00E40B78">
      <w:pPr>
        <w:pStyle w:val="Code"/>
      </w:pPr>
      <w:moveFrom w:id="273" w:author="Stefan Bjornander" w:date="2015-04-26T09:44:00Z">
        <w:r w:rsidRPr="00EC76D5" w:rsidDel="007E082A">
          <w:t xml:space="preserve">    f = 2;</w:t>
        </w:r>
      </w:moveFrom>
    </w:p>
    <w:p w14:paraId="30642290" w14:textId="77777777" w:rsidR="00E40B78" w:rsidRPr="00EC76D5" w:rsidDel="007E082A" w:rsidRDefault="00E40B78" w:rsidP="00E40B78">
      <w:pPr>
        <w:pStyle w:val="Code"/>
      </w:pPr>
      <w:moveFrom w:id="274" w:author="Stefan Bjornander" w:date="2015-04-26T09:44:00Z">
        <w:r w:rsidRPr="00EC76D5" w:rsidDel="007E082A">
          <w:t>}</w:t>
        </w:r>
      </w:moveFrom>
    </w:p>
    <w:p w14:paraId="0C8EB041" w14:textId="77777777" w:rsidR="00E40B78" w:rsidRPr="00EC76D5" w:rsidDel="007E082A" w:rsidRDefault="00E40B78" w:rsidP="00E40B78">
      <w:pPr>
        <w:pStyle w:val="Code"/>
      </w:pPr>
    </w:p>
    <w:p w14:paraId="590C5B18" w14:textId="77777777" w:rsidR="00E40B78" w:rsidRPr="00EC76D5" w:rsidDel="007E082A" w:rsidRDefault="00E40B78" w:rsidP="00E40B78">
      <w:pPr>
        <w:pStyle w:val="Code"/>
      </w:pPr>
      <w:moveFromRangeStart w:id="275" w:author="Stefan Bjornander" w:date="2015-04-26T09:45:00Z" w:name="move417804833"/>
      <w:moveFromRangeEnd w:id="268"/>
      <w:moveFrom w:id="276" w:author="Stefan Bjornander" w:date="2015-04-26T09:45:00Z">
        <w:r w:rsidRPr="00EC76D5" w:rsidDel="007E082A">
          <w:t>if (a &lt; b)</w:t>
        </w:r>
      </w:moveFrom>
    </w:p>
    <w:p w14:paraId="4A0F8B60" w14:textId="77777777" w:rsidR="00E40B78" w:rsidRPr="00EC76D5" w:rsidDel="007E082A" w:rsidRDefault="00E40B78" w:rsidP="00E40B78">
      <w:pPr>
        <w:pStyle w:val="Code"/>
      </w:pPr>
      <w:moveFrom w:id="277" w:author="Stefan Bjornander" w:date="2015-04-26T09:45:00Z">
        <w:r w:rsidRPr="00EC76D5" w:rsidDel="007E082A">
          <w:t xml:space="preserve">  if (c &lt; d) {</w:t>
        </w:r>
      </w:moveFrom>
    </w:p>
    <w:p w14:paraId="5162ABAE" w14:textId="77777777" w:rsidR="00E40B78" w:rsidRPr="00EC76D5" w:rsidDel="007E082A" w:rsidRDefault="00E40B78" w:rsidP="00E40B78">
      <w:pPr>
        <w:pStyle w:val="Code"/>
      </w:pPr>
      <w:moveFrom w:id="278" w:author="Stefan Bjornander" w:date="2015-04-26T09:45:00Z">
        <w:r w:rsidRPr="00EC76D5" w:rsidDel="007E082A">
          <w:t xml:space="preserve">    e = 1;</w:t>
        </w:r>
      </w:moveFrom>
    </w:p>
    <w:p w14:paraId="516108D4" w14:textId="77777777" w:rsidR="00E40B78" w:rsidRPr="00EC76D5" w:rsidDel="007E082A" w:rsidRDefault="00E40B78" w:rsidP="00E40B78">
      <w:pPr>
        <w:pStyle w:val="Code"/>
      </w:pPr>
      <w:moveFrom w:id="279" w:author="Stefan Bjornander" w:date="2015-04-26T09:45:00Z">
        <w:r w:rsidRPr="00EC76D5" w:rsidDel="007E082A">
          <w:t xml:space="preserve">  }</w:t>
        </w:r>
      </w:moveFrom>
    </w:p>
    <w:p w14:paraId="129C85F5" w14:textId="77777777" w:rsidR="00E40B78" w:rsidRPr="00EC76D5" w:rsidDel="007E082A" w:rsidRDefault="00E40B78" w:rsidP="00E40B78">
      <w:pPr>
        <w:pStyle w:val="Code"/>
      </w:pPr>
      <w:moveFrom w:id="280" w:author="Stefan Bjornander" w:date="2015-04-26T09:45:00Z">
        <w:r w:rsidRPr="00EC76D5" w:rsidDel="007E082A">
          <w:t>else</w:t>
        </w:r>
      </w:moveFrom>
    </w:p>
    <w:p w14:paraId="19CBD2C9" w14:textId="77777777" w:rsidR="00E40B78" w:rsidRPr="00EC76D5" w:rsidDel="007E082A" w:rsidRDefault="00E40B78" w:rsidP="00E40B78">
      <w:pPr>
        <w:pStyle w:val="Code"/>
      </w:pPr>
      <w:moveFrom w:id="281" w:author="Stefan Bjornander" w:date="2015-04-26T09:45:00Z">
        <w:r w:rsidRPr="00EC76D5" w:rsidDel="007E082A">
          <w:t xml:space="preserve">  f = 2;</w:t>
        </w:r>
      </w:moveFrom>
    </w:p>
    <w:moveFromRangeEnd w:id="275"/>
    <w:p w14:paraId="3B622723" w14:textId="77777777" w:rsidR="00E40B78" w:rsidRPr="00EC76D5" w:rsidRDefault="00E40B78" w:rsidP="00E40B78">
      <w:pPr>
        <w:pStyle w:val="Code"/>
      </w:pPr>
    </w:p>
    <w:p w14:paraId="3F843372" w14:textId="1C8E9B3B" w:rsidR="00E40B78" w:rsidRPr="00EC76D5" w:rsidRDefault="002E67B8" w:rsidP="00E40B78">
      <w:pPr>
        <w:pStyle w:val="CodeHeader"/>
      </w:pPr>
      <w:proofErr w:type="spellStart"/>
      <w:r>
        <w:t>MainParser.gppg</w:t>
      </w:r>
      <w:proofErr w:type="spellEnd"/>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lastRenderedPageBreak/>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proofErr w:type="spellStart"/>
      <w:r w:rsidRPr="00EC76D5">
        <w:t>SyntaxTreeGenerator.java</w:t>
      </w:r>
      <w:proofErr w:type="spellEnd"/>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282" w:name="_Toc481936161"/>
      <w:r w:rsidRPr="00EC76D5">
        <w:t>Header Rules</w:t>
      </w:r>
      <w:bookmarkEnd w:id="282"/>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proofErr w:type="spellStart"/>
      <w:r>
        <w:t>MainParser.gppg</w:t>
      </w:r>
      <w:proofErr w:type="spellEnd"/>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283" w:name="_Toc481936162"/>
      <w:r w:rsidRPr="00EC76D5">
        <w:t>If Statements</w:t>
      </w:r>
      <w:bookmarkEnd w:id="283"/>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proofErr w:type="spellStart"/>
      <w:r>
        <w:t>MainParser.gppg</w:t>
      </w:r>
      <w:proofErr w:type="spellEnd"/>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proofErr w:type="spellStart"/>
      <w:r>
        <w:t>MiddleCodeGenerator.cs</w:t>
      </w:r>
      <w:proofErr w:type="spellEnd"/>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lastRenderedPageBreak/>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284" w:name="_Toc481936163"/>
      <w:r w:rsidRPr="00EC76D5">
        <w:t>Switch Statements</w:t>
      </w:r>
      <w:bookmarkEnd w:id="284"/>
    </w:p>
    <w:p w14:paraId="6DEF8FDA" w14:textId="77777777" w:rsidR="00E40B78" w:rsidRPr="00EC76D5" w:rsidRDefault="00E40B78" w:rsidP="00E40B78">
      <w:r w:rsidRPr="00EC76D5">
        <w:t xml:space="preserve">The </w:t>
      </w:r>
      <w:proofErr w:type="spellStart"/>
      <w:r w:rsidRPr="00EC76D5">
        <w:rPr>
          <w:rStyle w:val="CodeInText"/>
        </w:rPr>
        <w:t>prepareSwitchStatement</w:t>
      </w:r>
      <w:proofErr w:type="spellEnd"/>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proofErr w:type="spellStart"/>
      <w:r>
        <w:t>MainParser.gppg</w:t>
      </w:r>
      <w:proofErr w:type="spellEnd"/>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proofErr w:type="spellStart"/>
      <w:r w:rsidRPr="00EC76D5">
        <w:rPr>
          <w:rStyle w:val="CodeInText"/>
        </w:rPr>
        <w:t>generateSwitchStatement</w:t>
      </w:r>
      <w:proofErr w:type="spellEnd"/>
      <w:r w:rsidRPr="00EC76D5">
        <w:t xml:space="preserve"> method generates middle code jump instructions for each of the case statements, which are stored in the </w:t>
      </w:r>
      <w:proofErr w:type="spellStart"/>
      <w:r w:rsidRPr="00EC76D5">
        <w:rPr>
          <w:rStyle w:val="CodeInText"/>
        </w:rPr>
        <w:t>Main.</w:t>
      </w:r>
      <w:r w:rsidR="007C0FFA">
        <w:rPr>
          <w:rStyle w:val="CodeInText"/>
        </w:rPr>
        <w:t>m_caseMapStack</w:t>
      </w:r>
      <w:proofErr w:type="spellEnd"/>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proofErr w:type="spellStart"/>
      <w:r>
        <w:t>MiddleCodeGenerator.cs</w:t>
      </w:r>
      <w:proofErr w:type="spellEnd"/>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lastRenderedPageBreak/>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285" w:name="_Toc481936164"/>
      <w:r w:rsidRPr="00EC76D5">
        <w:t>Case Statements</w:t>
      </w:r>
      <w:bookmarkEnd w:id="285"/>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m_caseMapStack</w:t>
      </w:r>
      <w:proofErr w:type="spellEnd"/>
      <w:r w:rsidRPr="00EC76D5">
        <w:t xml:space="preserve"> must not be empty. If it is empty, the case statements </w:t>
      </w:r>
      <w:proofErr w:type="gramStart"/>
      <w:r w:rsidRPr="00EC76D5">
        <w:t>misses</w:t>
      </w:r>
      <w:proofErr w:type="gramEnd"/>
      <w:r w:rsidRPr="00EC76D5">
        <w:t xml:space="preserve">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m_caseMapStack</w:t>
      </w:r>
      <w:proofErr w:type="spellEnd"/>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4"/>
      </w:r>
      <w:r w:rsidRPr="00EC76D5">
        <w:t>).</w:t>
      </w:r>
    </w:p>
    <w:p w14:paraId="339E0BCB" w14:textId="19EF79A0" w:rsidR="00E40B78" w:rsidRPr="00EC76D5" w:rsidRDefault="002E67B8" w:rsidP="00E40B78">
      <w:pPr>
        <w:pStyle w:val="CodeHeader"/>
      </w:pPr>
      <w:proofErr w:type="spellStart"/>
      <w:r>
        <w:t>MainParser.gppg</w:t>
      </w:r>
      <w:proofErr w:type="spellEnd"/>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proofErr w:type="spellStart"/>
      <w:r>
        <w:t>MiddleCodeGenerator.cs</w:t>
      </w:r>
      <w:proofErr w:type="spellEnd"/>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286" w:name="_Toc481936165"/>
      <w:r w:rsidRPr="00EC76D5">
        <w:lastRenderedPageBreak/>
        <w:t>While Statements</w:t>
      </w:r>
      <w:bookmarkEnd w:id="286"/>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EC76D5">
        <w:rPr>
          <w:rStyle w:val="CodeInText"/>
        </w:rPr>
        <w:t>jump_marker</w:t>
      </w:r>
      <w:proofErr w:type="spellEnd"/>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proofErr w:type="spellStart"/>
      <w:r>
        <w:t>MainParser.gppg</w:t>
      </w:r>
      <w:proofErr w:type="spellEnd"/>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proofErr w:type="spellStart"/>
      <w:r>
        <w:t>MiddleCodeGenerator.cs</w:t>
      </w:r>
      <w:proofErr w:type="spellEnd"/>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287" w:name="_Toc481936166"/>
      <w:r w:rsidRPr="00EC76D5">
        <w:t>For Statements</w:t>
      </w:r>
      <w:bookmarkEnd w:id="287"/>
    </w:p>
    <w:p w14:paraId="5DABCEA6" w14:textId="3AFBDDF3" w:rsidR="00E40B78" w:rsidRPr="00EC76D5" w:rsidRDefault="00E40B78" w:rsidP="00E40B78">
      <w:proofErr w:type="gramStart"/>
      <w:r w:rsidRPr="00EC76D5">
        <w:t>The for</w:t>
      </w:r>
      <w:proofErr w:type="gramEnd"/>
      <w:r w:rsidRPr="00EC76D5">
        <w:t xml:space="preserve"> statement is a little bit more complicated than the while statement. To start with the continue and break stack are pushed, </w:t>
      </w:r>
      <w:r w:rsidR="007E1C87" w:rsidRPr="00EC76D5">
        <w:t>like</w:t>
      </w:r>
      <w:r w:rsidRPr="00EC76D5">
        <w:t xml:space="preserve"> the while case.</w:t>
      </w:r>
    </w:p>
    <w:p w14:paraId="232395B1" w14:textId="2F3BDDF8" w:rsidR="00E40B78" w:rsidRPr="00EC76D5" w:rsidRDefault="00E40B78" w:rsidP="00E40B78">
      <w:proofErr w:type="gramStart"/>
      <w:r w:rsidRPr="00EC76D5">
        <w:t>The for</w:t>
      </w:r>
      <w:proofErr w:type="gramEnd"/>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backpatched to beginning of the test expression. </w:t>
      </w:r>
      <w:r w:rsidR="00BA060A" w:rsidRPr="00EC76D5">
        <w:t>Like</w:t>
      </w:r>
      <w:r w:rsidRPr="00EC76D5">
        <w:t xml:space="preserve"> the while case, in order to make sure that the for statement is followed by jump statement the </w:t>
      </w:r>
      <w:proofErr w:type="spellStart"/>
      <w:r w:rsidRPr="00EC76D5">
        <w:rPr>
          <w:rStyle w:val="CodeInText"/>
        </w:rPr>
        <w:t>jump_marker</w:t>
      </w:r>
      <w:proofErr w:type="spellEnd"/>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proofErr w:type="spellStart"/>
      <w:r w:rsidRPr="00EC76D5">
        <w:t>inf</w:t>
      </w:r>
      <w:r w:rsidR="002F35C1">
        <w:t>initializer</w:t>
      </w:r>
      <w:r w:rsidRPr="00EC76D5">
        <w:t>e</w:t>
      </w:r>
      <w:proofErr w:type="spellEnd"/>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proofErr w:type="spellStart"/>
      <w:r>
        <w:t>MainParser.gppg</w:t>
      </w:r>
      <w:proofErr w:type="spellEnd"/>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proofErr w:type="spellStart"/>
      <w:r w:rsidRPr="00EC76D5">
        <w:t>SyntaxTreeGeneration</w:t>
      </w:r>
      <w:r w:rsidR="00542316" w:rsidRPr="00EC76D5">
        <w:t>.java</w:t>
      </w:r>
      <w:proofErr w:type="spellEnd"/>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lastRenderedPageBreak/>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288" w:name="_Toc481936167"/>
      <w:r w:rsidRPr="00EC76D5">
        <w:t>Label Statements</w:t>
      </w:r>
      <w:bookmarkEnd w:id="288"/>
    </w:p>
    <w:p w14:paraId="5E25B6AF" w14:textId="77777777" w:rsidR="00E40B78" w:rsidRPr="00EC76D5" w:rsidRDefault="00E40B78" w:rsidP="00E40B78">
      <w:r w:rsidRPr="00EC76D5">
        <w:t xml:space="preserve">The label statement is quite simple, we just add the name of the label together with the line number of the beginning of the statement following the label to </w:t>
      </w:r>
      <w:proofErr w:type="spellStart"/>
      <w:r w:rsidRPr="00EC76D5">
        <w:t>Main.LabelMap</w:t>
      </w:r>
      <w:proofErr w:type="spellEnd"/>
      <w:r w:rsidRPr="00EC76D5">
        <w:t xml:space="preserve"> and check that the label has not been added already. The labels are used as targets of </w:t>
      </w:r>
      <w:proofErr w:type="spellStart"/>
      <w:r w:rsidRPr="00EC76D5">
        <w:t>goto</w:t>
      </w:r>
      <w:proofErr w:type="spellEnd"/>
      <w:r w:rsidRPr="00EC76D5">
        <w:t xml:space="preserve"> statements</w:t>
      </w:r>
      <w:r w:rsidRPr="00EC76D5">
        <w:rPr>
          <w:rStyle w:val="Fotnotsreferens"/>
        </w:rPr>
        <w:footnoteReference w:id="5"/>
      </w:r>
      <w:r w:rsidRPr="00EC76D5">
        <w:t>.</w:t>
      </w:r>
    </w:p>
    <w:p w14:paraId="67DE2D71" w14:textId="3E8A86DE" w:rsidR="00E40B78" w:rsidRPr="00EC76D5" w:rsidRDefault="002E67B8" w:rsidP="00E40B78">
      <w:pPr>
        <w:pStyle w:val="CodeHeader"/>
      </w:pPr>
      <w:proofErr w:type="spellStart"/>
      <w:r>
        <w:t>MainParser.gppg</w:t>
      </w:r>
      <w:proofErr w:type="spellEnd"/>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proofErr w:type="spellStart"/>
      <w:r>
        <w:t>MiddleCodeGenerator.cs</w:t>
      </w:r>
      <w:proofErr w:type="spellEnd"/>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289" w:name="_Toc481936168"/>
      <w:r w:rsidRPr="00EC76D5">
        <w:t>Closed statement</w:t>
      </w:r>
      <w:bookmarkEnd w:id="289"/>
    </w:p>
    <w:p w14:paraId="4D58F4BA" w14:textId="77777777" w:rsidR="00E40B78" w:rsidRPr="00EC76D5" w:rsidRDefault="00E40B78" w:rsidP="00E40B78">
      <w:r w:rsidRPr="00EC76D5">
        <w:t xml:space="preserve">The rules of the closed statements are </w:t>
      </w:r>
      <w:proofErr w:type="gramStart"/>
      <w:r w:rsidRPr="00EC76D5">
        <w:t>similar to</w:t>
      </w:r>
      <w:proofErr w:type="gramEnd"/>
      <w:r w:rsidRPr="00EC76D5">
        <w:t xml:space="preserve"> the open statements and the same </w:t>
      </w:r>
      <w:r w:rsidRPr="00EC76D5">
        <w:rPr>
          <w:rStyle w:val="CodeInText"/>
        </w:rPr>
        <w:t>Generate</w:t>
      </w:r>
      <w:r w:rsidRPr="00EC76D5">
        <w:t xml:space="preserve"> methods are called: </w:t>
      </w:r>
      <w:proofErr w:type="spellStart"/>
      <w:r w:rsidRPr="00EC76D5">
        <w:rPr>
          <w:rStyle w:val="CodeInText"/>
        </w:rPr>
        <w:t>generateIfElseStatement</w:t>
      </w:r>
      <w:proofErr w:type="spellEnd"/>
      <w:r w:rsidRPr="00EC76D5">
        <w:t xml:space="preserve">, </w:t>
      </w:r>
      <w:proofErr w:type="spellStart"/>
      <w:r w:rsidRPr="00EC76D5">
        <w:rPr>
          <w:rStyle w:val="CodeInText"/>
        </w:rPr>
        <w:t>generateSwitchStatement</w:t>
      </w:r>
      <w:proofErr w:type="spellEnd"/>
      <w:r w:rsidRPr="00EC76D5">
        <w:t xml:space="preserve">, </w:t>
      </w:r>
      <w:proofErr w:type="spellStart"/>
      <w:r w:rsidRPr="00EC76D5">
        <w:rPr>
          <w:rStyle w:val="CodeInText"/>
        </w:rPr>
        <w:t>generateWhileStatement</w:t>
      </w:r>
      <w:proofErr w:type="spellEnd"/>
      <w:r w:rsidRPr="00EC76D5">
        <w:t xml:space="preserve">, </w:t>
      </w:r>
      <w:proofErr w:type="spellStart"/>
      <w:r w:rsidRPr="00EC76D5">
        <w:rPr>
          <w:rStyle w:val="CodeInText"/>
        </w:rPr>
        <w:t>generateForStatement</w:t>
      </w:r>
      <w:proofErr w:type="spellEnd"/>
      <w:r w:rsidRPr="00EC76D5">
        <w:t xml:space="preserve">, and </w:t>
      </w:r>
      <w:proofErr w:type="spellStart"/>
      <w:r w:rsidRPr="00EC76D5">
        <w:rPr>
          <w:rStyle w:val="CodeInText"/>
        </w:rPr>
        <w:t>generateCaseStatement</w:t>
      </w:r>
      <w:proofErr w:type="spellEnd"/>
      <w:r w:rsidRPr="00EC76D5">
        <w:t>.</w:t>
      </w:r>
    </w:p>
    <w:p w14:paraId="68B151CB" w14:textId="2DF43E59" w:rsidR="00E40B78" w:rsidRPr="00EC76D5" w:rsidRDefault="002E67B8" w:rsidP="00E40B78">
      <w:pPr>
        <w:pStyle w:val="CodeHeader"/>
      </w:pPr>
      <w:proofErr w:type="spellStart"/>
      <w:r>
        <w:t>MainParser.gppg</w:t>
      </w:r>
      <w:proofErr w:type="spellEnd"/>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lastRenderedPageBreak/>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290" w:name="_Toc481936169"/>
      <w:r w:rsidRPr="00EC76D5">
        <w:t>Do Statements</w:t>
      </w:r>
      <w:bookmarkEnd w:id="290"/>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proofErr w:type="spellStart"/>
      <w:r>
        <w:t>MainParser.gppg</w:t>
      </w:r>
      <w:proofErr w:type="spellEnd"/>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proofErr w:type="spellStart"/>
      <w:r>
        <w:t>MiddleCodeGenerator.cs</w:t>
      </w:r>
      <w:proofErr w:type="spellEnd"/>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291" w:name="_Toc481936170"/>
      <w:r w:rsidRPr="00EC76D5">
        <w:t>Block Statements</w:t>
      </w:r>
      <w:bookmarkEnd w:id="291"/>
    </w:p>
    <w:p w14:paraId="54739D63" w14:textId="77777777" w:rsidR="00E40B78" w:rsidRPr="00EC76D5" w:rsidRDefault="00E40B78" w:rsidP="00E40B78">
      <w:r w:rsidRPr="00EC76D5">
        <w:t xml:space="preserve">The block statement simple, a block is just a list of statements surrounded by brackets. Since </w:t>
      </w:r>
      <w:proofErr w:type="gramStart"/>
      <w:r w:rsidRPr="00EC76D5">
        <w:t>a two variables</w:t>
      </w:r>
      <w:proofErr w:type="gramEnd"/>
      <w:r w:rsidRPr="00EC76D5">
        <w:t xml:space="preserve"> with the same name can be defined in different blocks, we push the symbol table before the statement list.</w:t>
      </w:r>
    </w:p>
    <w:p w14:paraId="7269AE9C" w14:textId="1AF6C21D" w:rsidR="00E40B78" w:rsidRPr="00EC76D5" w:rsidRDefault="002E67B8" w:rsidP="00E40B78">
      <w:pPr>
        <w:pStyle w:val="CodeHeader"/>
      </w:pPr>
      <w:proofErr w:type="spellStart"/>
      <w:r>
        <w:t>MainParser.gppg</w:t>
      </w:r>
      <w:proofErr w:type="spellEnd"/>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proofErr w:type="spellStart"/>
      <w:r>
        <w:t>MiddleCodeGenerator.cs</w:t>
      </w:r>
      <w:proofErr w:type="spellEnd"/>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lastRenderedPageBreak/>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292" w:name="_Toc481936171"/>
      <w:r w:rsidRPr="00EC76D5">
        <w:t>Default Statements</w:t>
      </w:r>
      <w:bookmarkEnd w:id="292"/>
    </w:p>
    <w:p w14:paraId="4CE339C8" w14:textId="77777777" w:rsidR="00E40B78" w:rsidRPr="00EC76D5" w:rsidRDefault="00E40B78" w:rsidP="00E40B78">
      <w:r w:rsidRPr="00EC76D5">
        <w:t xml:space="preserve">The default statement </w:t>
      </w:r>
      <w:proofErr w:type="gramStart"/>
      <w:r w:rsidRPr="00EC76D5">
        <w:t>have</w:t>
      </w:r>
      <w:proofErr w:type="gramEnd"/>
      <w:r w:rsidRPr="00EC76D5">
        <w:t xml:space="preserve"> to comply with the following demands:</w:t>
      </w:r>
    </w:p>
    <w:p w14:paraId="442C9A87" w14:textId="7732F7A6" w:rsidR="00E40B78" w:rsidRPr="00EC76D5" w:rsidRDefault="00E40B78" w:rsidP="00E40B78">
      <w:pPr>
        <w:pStyle w:val="Liststycke"/>
        <w:numPr>
          <w:ilvl w:val="0"/>
          <w:numId w:val="96"/>
        </w:numPr>
      </w:pP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must not be empty. If it is empty, the default statements </w:t>
      </w:r>
      <w:proofErr w:type="gramStart"/>
      <w:r w:rsidRPr="00EC76D5">
        <w:t>misses</w:t>
      </w:r>
      <w:proofErr w:type="gramEnd"/>
      <w:r w:rsidRPr="00EC76D5">
        <w:t xml:space="preserve"> a surrounding switch statements.</w:t>
      </w:r>
    </w:p>
    <w:p w14:paraId="7E3103F5" w14:textId="186791A1" w:rsidR="00E40B78" w:rsidRPr="00EC76D5" w:rsidRDefault="00E40B78" w:rsidP="00E40B78">
      <w:pPr>
        <w:pStyle w:val="Liststycke"/>
        <w:numPr>
          <w:ilvl w:val="0"/>
          <w:numId w:val="96"/>
        </w:numPr>
      </w:pPr>
      <w:r w:rsidRPr="00EC76D5">
        <w:t xml:space="preserve">Since </w:t>
      </w:r>
      <w:proofErr w:type="spellStart"/>
      <w:r w:rsidRPr="00EC76D5">
        <w:rPr>
          <w:rStyle w:val="CodeInText"/>
        </w:rPr>
        <w:t>Main.</w:t>
      </w:r>
      <w:r w:rsidR="007C0FFA">
        <w:rPr>
          <w:rStyle w:val="CodeInText"/>
        </w:rPr>
        <w:t>m_defaultStack</w:t>
      </w:r>
      <w:proofErr w:type="spellEnd"/>
      <w:r w:rsidR="007C0FFA">
        <w:rPr>
          <w:rStyle w:val="CodeInText"/>
        </w:rPr>
        <w:t xml:space="preserve">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w:t>
      </w:r>
      <w:proofErr w:type="spellStart"/>
      <w:proofErr w:type="gramStart"/>
      <w:r w:rsidRPr="00EC76D5">
        <w:t>a</w:t>
      </w:r>
      <w:proofErr w:type="spellEnd"/>
      <w:proofErr w:type="gramEnd"/>
      <w:r w:rsidRPr="00EC76D5">
        <w:t xml:space="preserve">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proofErr w:type="spellStart"/>
      <w:r>
        <w:t>MainParser.gppg</w:t>
      </w:r>
      <w:proofErr w:type="spellEnd"/>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proofErr w:type="spellStart"/>
      <w:r>
        <w:t>MiddleCodeGenerator.cs</w:t>
      </w:r>
      <w:proofErr w:type="spellEnd"/>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293" w:name="_Toc481936172"/>
      <w:r w:rsidRPr="00EC76D5">
        <w:t>Break Statements</w:t>
      </w:r>
      <w:bookmarkEnd w:id="293"/>
    </w:p>
    <w:p w14:paraId="3A6DBAC5" w14:textId="47380F8B" w:rsidR="00E40B78" w:rsidRPr="00EC76D5" w:rsidRDefault="00E40B78" w:rsidP="00E40B78">
      <w:r w:rsidRPr="00EC76D5">
        <w:t xml:space="preserve">The break statement checks that </w:t>
      </w:r>
      <w:proofErr w:type="spellStart"/>
      <w:r w:rsidRPr="00EC76D5">
        <w:rPr>
          <w:rStyle w:val="CodeInText"/>
        </w:rPr>
        <w:t>Main.</w:t>
      </w:r>
      <w:r w:rsidR="007C0FFA">
        <w:rPr>
          <w:rStyle w:val="CodeInText"/>
        </w:rPr>
        <w:t>m_breakSetStack</w:t>
      </w:r>
      <w:proofErr w:type="spellEnd"/>
      <w:r w:rsidR="007C0FFA">
        <w:rPr>
          <w:rStyle w:val="CodeInText"/>
        </w:rPr>
        <w:t xml:space="preserve"> </w:t>
      </w:r>
      <w:r w:rsidRPr="00EC76D5">
        <w:t xml:space="preserve">is not empty, which would indicate that we do not have a </w:t>
      </w:r>
      <w:proofErr w:type="spellStart"/>
      <w:r w:rsidRPr="00EC76D5">
        <w:t>surronding</w:t>
      </w:r>
      <w:proofErr w:type="spellEnd"/>
      <w:r w:rsidRPr="00EC76D5">
        <w:t xml:space="preserve"> while, for, do, or switch statement, and add the line number of the beginning of the next statement to the set on the top of the stack similar to the continue case above. Note that the break statement unlike the continue statement may be </w:t>
      </w:r>
      <w:proofErr w:type="spellStart"/>
      <w:r w:rsidRPr="00EC76D5">
        <w:t>surrondered</w:t>
      </w:r>
      <w:proofErr w:type="spellEnd"/>
      <w:r w:rsidRPr="00EC76D5">
        <w:t xml:space="preserve"> by a switch statement.</w:t>
      </w:r>
    </w:p>
    <w:p w14:paraId="1EA2D815" w14:textId="6E33CAEA" w:rsidR="00E40B78" w:rsidRPr="00EC76D5" w:rsidRDefault="002E67B8" w:rsidP="00E40B78">
      <w:pPr>
        <w:pStyle w:val="CodeHeader"/>
      </w:pPr>
      <w:proofErr w:type="spellStart"/>
      <w:r>
        <w:t>MainParser.gppg</w:t>
      </w:r>
      <w:proofErr w:type="spellEnd"/>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proofErr w:type="spellStart"/>
      <w:r>
        <w:t>MiddleCodeGenerator.cs</w:t>
      </w:r>
      <w:proofErr w:type="spellEnd"/>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294" w:name="_Toc481936173"/>
      <w:r w:rsidRPr="00EC76D5">
        <w:t>Continue Statements</w:t>
      </w:r>
      <w:bookmarkEnd w:id="294"/>
    </w:p>
    <w:p w14:paraId="269AF74E" w14:textId="09E466DF" w:rsidR="00102592" w:rsidRPr="00EC76D5" w:rsidRDefault="00102592" w:rsidP="00102592">
      <w:r w:rsidRPr="00EC76D5">
        <w:t xml:space="preserve">The continue statement checks that </w:t>
      </w:r>
      <w:proofErr w:type="spellStart"/>
      <w:r w:rsidRPr="00EC76D5">
        <w:rPr>
          <w:rStyle w:val="CodeInText"/>
        </w:rPr>
        <w:t>Main.</w:t>
      </w:r>
      <w:r w:rsidR="00B13BF7">
        <w:rPr>
          <w:rStyle w:val="CodeInText"/>
        </w:rPr>
        <w:t>m_continueSetStack</w:t>
      </w:r>
      <w:proofErr w:type="spellEnd"/>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proofErr w:type="spellStart"/>
      <w:r>
        <w:lastRenderedPageBreak/>
        <w:t>MainParser.gppg</w:t>
      </w:r>
      <w:proofErr w:type="spellEnd"/>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proofErr w:type="spellStart"/>
      <w:r>
        <w:t>MiddleCodeGenerator.cs</w:t>
      </w:r>
      <w:proofErr w:type="spellEnd"/>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295" w:name="_Toc481936174"/>
      <w:proofErr w:type="spellStart"/>
      <w:r w:rsidRPr="00EC76D5">
        <w:t>Goto</w:t>
      </w:r>
      <w:proofErr w:type="spellEnd"/>
      <w:r w:rsidRPr="00EC76D5">
        <w:t xml:space="preserve"> Statements</w:t>
      </w:r>
      <w:bookmarkEnd w:id="295"/>
    </w:p>
    <w:p w14:paraId="7B9EF605" w14:textId="77777777" w:rsidR="00E40B78" w:rsidRPr="00EC76D5" w:rsidRDefault="00E40B78" w:rsidP="00E40B78">
      <w:r w:rsidRPr="00EC76D5">
        <w:t xml:space="preserve">The </w:t>
      </w:r>
      <w:proofErr w:type="spellStart"/>
      <w:r w:rsidRPr="00EC76D5">
        <w:t>goto</w:t>
      </w:r>
      <w:proofErr w:type="spellEnd"/>
      <w:r w:rsidRPr="00EC76D5">
        <w:t xml:space="preserve"> statement stores the name of the label and the line number of the beginning of the following statement in </w:t>
      </w:r>
      <w:proofErr w:type="spellStart"/>
      <w:r w:rsidRPr="00EC76D5">
        <w:rPr>
          <w:rStyle w:val="CodeInText"/>
        </w:rPr>
        <w:t>Main.GotoMap</w:t>
      </w:r>
      <w:proofErr w:type="spellEnd"/>
      <w:r w:rsidRPr="00EC76D5">
        <w:t xml:space="preserve">. The </w:t>
      </w:r>
      <w:proofErr w:type="spellStart"/>
      <w:r w:rsidRPr="00EC76D5">
        <w:t>gotos</w:t>
      </w:r>
      <w:proofErr w:type="spellEnd"/>
      <w:r w:rsidRPr="00EC76D5">
        <w:t xml:space="preserve"> will </w:t>
      </w:r>
      <w:proofErr w:type="spellStart"/>
      <w:r w:rsidRPr="00EC76D5">
        <w:t>eventlually</w:t>
      </w:r>
      <w:proofErr w:type="spellEnd"/>
      <w:r w:rsidRPr="00EC76D5">
        <w:t xml:space="preserve"> be matched to the </w:t>
      </w:r>
      <w:proofErr w:type="spellStart"/>
      <w:r w:rsidRPr="00EC76D5">
        <w:t>lables</w:t>
      </w:r>
      <w:proofErr w:type="spellEnd"/>
      <w:r w:rsidRPr="00EC76D5">
        <w:t xml:space="preserve"> in </w:t>
      </w:r>
      <w:proofErr w:type="spellStart"/>
      <w:r w:rsidRPr="00EC76D5">
        <w:rPr>
          <w:rStyle w:val="CodeInText"/>
        </w:rPr>
        <w:t>Main.LabelMap</w:t>
      </w:r>
      <w:proofErr w:type="spellEnd"/>
      <w:r w:rsidRPr="00EC76D5">
        <w:t>.</w:t>
      </w:r>
    </w:p>
    <w:p w14:paraId="1C512331" w14:textId="1C54697C" w:rsidR="00E40B78" w:rsidRPr="00EC76D5" w:rsidRDefault="002E67B8" w:rsidP="00E40B78">
      <w:pPr>
        <w:pStyle w:val="CodeHeader"/>
      </w:pPr>
      <w:proofErr w:type="spellStart"/>
      <w:r>
        <w:t>MainParser.gppg</w:t>
      </w:r>
      <w:proofErr w:type="spellEnd"/>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proofErr w:type="spellStart"/>
      <w:r>
        <w:t>MiddleCodeGenerator.cs</w:t>
      </w:r>
      <w:proofErr w:type="spellEnd"/>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296" w:name="_Toc481936175"/>
      <w:r w:rsidRPr="00EC76D5">
        <w:t>Return Statements</w:t>
      </w:r>
      <w:bookmarkEnd w:id="296"/>
    </w:p>
    <w:p w14:paraId="207A2F90" w14:textId="77777777" w:rsidR="00E40B78" w:rsidRPr="00EC76D5" w:rsidRDefault="00E40B78" w:rsidP="00E40B78">
      <w:r w:rsidRPr="00EC76D5">
        <w:t xml:space="preserve">The </w:t>
      </w:r>
      <w:proofErr w:type="spellStart"/>
      <w:r w:rsidRPr="00EC76D5">
        <w:rPr>
          <w:rStyle w:val="CodeInText"/>
        </w:rPr>
        <w:t>generateReturnStatement</w:t>
      </w:r>
      <w:proofErr w:type="spellEnd"/>
      <w:r w:rsidRPr="00EC76D5">
        <w:t xml:space="preserve"> method is </w:t>
      </w:r>
      <w:proofErr w:type="spellStart"/>
      <w:r w:rsidRPr="00EC76D5">
        <w:t>surprisely</w:t>
      </w:r>
      <w:proofErr w:type="spellEnd"/>
      <w:r w:rsidRPr="00EC76D5">
        <w:t xml:space="preserve"> complicated, which due to the fact the return statement shall be interpreted as an exit statement in case of the main function.</w:t>
      </w:r>
    </w:p>
    <w:p w14:paraId="0A7F6D99" w14:textId="02D3CA04" w:rsidR="00E40B78" w:rsidRPr="00EC76D5" w:rsidRDefault="002E67B8" w:rsidP="00E40B78">
      <w:pPr>
        <w:pStyle w:val="CodeHeader"/>
      </w:pPr>
      <w:proofErr w:type="spellStart"/>
      <w:r>
        <w:t>MainParser.gppg</w:t>
      </w:r>
      <w:proofErr w:type="spellEnd"/>
    </w:p>
    <w:p w14:paraId="4DAE1AB6" w14:textId="77777777" w:rsidR="008F4FA3" w:rsidRPr="00EC76D5" w:rsidRDefault="008F4FA3" w:rsidP="008F4FA3">
      <w:pPr>
        <w:pStyle w:val="Code"/>
      </w:pPr>
      <w:r w:rsidRPr="00EC76D5">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proofErr w:type="spellStart"/>
      <w:r>
        <w:t>MiddleCodeGenerator.cs</w:t>
      </w:r>
      <w:proofErr w:type="spellEnd"/>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lastRenderedPageBreak/>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w:t>
      </w:r>
      <w:proofErr w:type="gramStart"/>
      <w:r w:rsidRPr="00EC76D5">
        <w:t>the they</w:t>
      </w:r>
      <w:proofErr w:type="gramEnd"/>
      <w:r w:rsidRPr="00EC76D5">
        <w:t xml:space="preserve"> are equal; that is, that they return equal types and have equal parameter lists.</w:t>
      </w:r>
    </w:p>
    <w:p w14:paraId="5539FB86" w14:textId="77777777" w:rsidR="00E40B78" w:rsidRPr="00EC76D5" w:rsidRDefault="00E40B78" w:rsidP="00E40B78">
      <w:r w:rsidRPr="00EC76D5">
        <w:t xml:space="preserve">If the </w:t>
      </w:r>
      <w:proofErr w:type="spellStart"/>
      <w:r w:rsidRPr="00EC76D5">
        <w:t>sorrounding</w:t>
      </w:r>
      <w:proofErr w:type="spellEnd"/>
      <w:r w:rsidRPr="00EC76D5">
        <w:t xml:space="preserve"> function returns a pointer and the expression type is array, we compare the pointer type with array type. If the return expression is a </w:t>
      </w:r>
      <w:proofErr w:type="gramStart"/>
      <w:r w:rsidRPr="00EC76D5">
        <w:t>string</w:t>
      </w:r>
      <w:proofErr w:type="gramEnd"/>
      <w:r w:rsidRPr="00EC76D5">
        <w:t xml:space="preserve">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w:t>
      </w:r>
      <w:proofErr w:type="gramStart"/>
      <w:r w:rsidRPr="00EC76D5">
        <w:t>has to</w:t>
      </w:r>
      <w:proofErr w:type="gramEnd"/>
      <w:r w:rsidRPr="00EC76D5">
        <w:t xml:space="preserve">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t xml:space="preserve">On the other hand, if there is no return </w:t>
      </w:r>
      <w:proofErr w:type="gramStart"/>
      <w:r w:rsidRPr="00EC76D5">
        <w:t>expression</w:t>
      </w:r>
      <w:proofErr w:type="gramEnd"/>
      <w:r w:rsidRPr="00EC76D5">
        <w:t xml:space="preserve">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297" w:name="_Toc481936176"/>
      <w:r w:rsidRPr="00EC76D5">
        <w:t>Expression Statements</w:t>
      </w:r>
      <w:bookmarkEnd w:id="297"/>
    </w:p>
    <w:p w14:paraId="2BC71830" w14:textId="6230F5E1" w:rsidR="00E40B78" w:rsidRPr="00EC76D5" w:rsidRDefault="00E40B78" w:rsidP="00E40B78">
      <w:r w:rsidRPr="00EC76D5">
        <w:t xml:space="preserve">An expression statement is an optional expression followed by a semicolon. The expression is </w:t>
      </w:r>
      <w:proofErr w:type="gramStart"/>
      <w:r w:rsidRPr="00EC76D5">
        <w:t>evaluated</w:t>
      </w:r>
      <w:proofErr w:type="gramEnd"/>
      <w:r w:rsidRPr="00EC76D5">
        <w:t xml:space="preserve">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proofErr w:type="spellStart"/>
      <w:r>
        <w:t>MainParser.gppg</w:t>
      </w:r>
      <w:proofErr w:type="spellEnd"/>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proofErr w:type="spellStart"/>
      <w:r>
        <w:t>MiddleCodeGenerator.cs</w:t>
      </w:r>
      <w:proofErr w:type="spellEnd"/>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298" w:name="_Toc481936177"/>
      <w:r w:rsidRPr="00EC76D5">
        <w:lastRenderedPageBreak/>
        <w:t>Declaration Statements</w:t>
      </w:r>
      <w:bookmarkEnd w:id="298"/>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proofErr w:type="spellStart"/>
      <w:r>
        <w:t>MainParser.gppg</w:t>
      </w:r>
      <w:proofErr w:type="spellEnd"/>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proofErr w:type="spellStart"/>
      <w:r>
        <w:t>MiddleCodeGenerator.cs</w:t>
      </w:r>
      <w:proofErr w:type="spellEnd"/>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299" w:name="_Toc481936178"/>
      <w:r w:rsidRPr="00EC76D5">
        <w:t>Load Register Statements</w:t>
      </w:r>
      <w:bookmarkEnd w:id="299"/>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proofErr w:type="spellStart"/>
      <w:r>
        <w:t>MainParser.gppg</w:t>
      </w:r>
      <w:proofErr w:type="spellEnd"/>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proofErr w:type="spellStart"/>
      <w:r>
        <w:t>MiddleCodeGenerator.cs</w:t>
      </w:r>
      <w:proofErr w:type="spellEnd"/>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00" w:name="_Toc481936179"/>
      <w:r w:rsidRPr="00EC76D5">
        <w:lastRenderedPageBreak/>
        <w:t>Store Register Statements</w:t>
      </w:r>
      <w:bookmarkEnd w:id="300"/>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proofErr w:type="spellStart"/>
      <w:r>
        <w:t>MainParser.gppg</w:t>
      </w:r>
      <w:proofErr w:type="spellEnd"/>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proofErr w:type="spellStart"/>
      <w:r w:rsidRPr="00EC76D5">
        <w:t>GenerateSyntaxTree.java</w:t>
      </w:r>
      <w:proofErr w:type="spellEnd"/>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01" w:name="_Toc481936180"/>
      <w:r w:rsidRPr="00EC76D5">
        <w:t>Clear Registers Statements</w:t>
      </w:r>
      <w:bookmarkEnd w:id="301"/>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proofErr w:type="spellStart"/>
      <w:r>
        <w:t>MainParser.gppg</w:t>
      </w:r>
      <w:proofErr w:type="spellEnd"/>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proofErr w:type="spellStart"/>
      <w:r w:rsidRPr="00EC76D5">
        <w:t>GenerateSyntaxTree.java</w:t>
      </w:r>
      <w:proofErr w:type="spellEnd"/>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02" w:name="_Toc481936181"/>
      <w:r w:rsidRPr="00EC76D5">
        <w:t xml:space="preserve">Store </w:t>
      </w:r>
      <w:proofErr w:type="spellStart"/>
      <w:r w:rsidRPr="00EC76D5">
        <w:t>Flagbyte</w:t>
      </w:r>
      <w:proofErr w:type="spellEnd"/>
      <w:r w:rsidRPr="00EC76D5">
        <w:t xml:space="preserve"> Statements</w:t>
      </w:r>
      <w:bookmarkEnd w:id="302"/>
    </w:p>
    <w:p w14:paraId="0378B328" w14:textId="51654ED9" w:rsidR="00E40B78" w:rsidRPr="00EC76D5" w:rsidRDefault="002E67B8" w:rsidP="00E40B78">
      <w:pPr>
        <w:pStyle w:val="CodeHeader"/>
      </w:pPr>
      <w:proofErr w:type="spellStart"/>
      <w:r>
        <w:t>MainParser.gppg</w:t>
      </w:r>
      <w:proofErr w:type="spellEnd"/>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proofErr w:type="spellStart"/>
      <w:r w:rsidRPr="00EC76D5">
        <w:t>GenerateSyntaxTree.java</w:t>
      </w:r>
      <w:proofErr w:type="spellEnd"/>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lastRenderedPageBreak/>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03" w:name="_Toc481936182"/>
      <w:r w:rsidRPr="00EC76D5">
        <w:t>Jump Register Statements</w:t>
      </w:r>
      <w:bookmarkEnd w:id="303"/>
    </w:p>
    <w:p w14:paraId="726FDB8F" w14:textId="77777777" w:rsidR="00E40B78" w:rsidRPr="00EC76D5" w:rsidRDefault="00E40B78" w:rsidP="00E40B78">
      <w:r w:rsidRPr="00EC76D5">
        <w:t xml:space="preserve">When performing a call to a function which address is stored in a pointer </w:t>
      </w:r>
      <w:proofErr w:type="gramStart"/>
      <w:r w:rsidRPr="00EC76D5">
        <w:t>variables</w:t>
      </w:r>
      <w:proofErr w:type="gramEnd"/>
      <w:r w:rsidRPr="00EC76D5">
        <w:t xml:space="preserve"> we need to store the address in a register and jump to that register.</w:t>
      </w:r>
    </w:p>
    <w:p w14:paraId="4846F80E" w14:textId="1D230BBC" w:rsidR="00E40B78" w:rsidRPr="00EC76D5" w:rsidRDefault="002E67B8" w:rsidP="00E40B78">
      <w:pPr>
        <w:pStyle w:val="CodeHeader"/>
      </w:pPr>
      <w:proofErr w:type="spellStart"/>
      <w:r>
        <w:t>MainParser.gppg</w:t>
      </w:r>
      <w:proofErr w:type="spellEnd"/>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proofErr w:type="spellStart"/>
      <w:r w:rsidRPr="00EC76D5">
        <w:t>GenerateSyntaxTree.java</w:t>
      </w:r>
      <w:proofErr w:type="spellEnd"/>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04" w:name="_Toc481936183"/>
      <w:r w:rsidRPr="00EC76D5">
        <w:t>Interrupt Statements</w:t>
      </w:r>
      <w:bookmarkEnd w:id="304"/>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proofErr w:type="spellStart"/>
      <w:r>
        <w:t>MainParser.gppg</w:t>
      </w:r>
      <w:proofErr w:type="spellEnd"/>
    </w:p>
    <w:p w14:paraId="06AC1088" w14:textId="77777777" w:rsidR="001E1FD8" w:rsidRPr="00EC76D5" w:rsidRDefault="001E1FD8" w:rsidP="009F4510">
      <w:pPr>
        <w:pStyle w:val="Code"/>
      </w:pPr>
      <w:r w:rsidRPr="00EC76D5">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proofErr w:type="spellStart"/>
      <w:r w:rsidRPr="00EC76D5">
        <w:t>GenerateSyntaxTree.java</w:t>
      </w:r>
      <w:proofErr w:type="spellEnd"/>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05" w:name="_Toc481936184"/>
      <w:r w:rsidRPr="00EC76D5">
        <w:t>Expressions</w:t>
      </w:r>
      <w:bookmarkEnd w:id="305"/>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06" w:name="_Toc481936185"/>
      <w:r w:rsidRPr="00EC76D5">
        <w:t>Precedence and Associativity</w:t>
      </w:r>
      <w:bookmarkEnd w:id="306"/>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w:t>
      </w:r>
      <w:r w:rsidRPr="00EC76D5">
        <w:lastRenderedPageBreak/>
        <w:t xml:space="preserve">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proofErr w:type="spellStart"/>
            <w:r w:rsidRPr="00EC76D5">
              <w:rPr>
                <w:rStyle w:val="CodeInText"/>
              </w:rPr>
              <w:t>sizeof</w:t>
            </w:r>
            <w:proofErr w:type="spellEnd"/>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07" w:name="_Toc481936186"/>
      <w:r w:rsidRPr="00EC76D5">
        <w:t>Syntax Tree Generation Methods</w:t>
      </w:r>
      <w:bookmarkEnd w:id="307"/>
    </w:p>
    <w:p w14:paraId="4E06814E" w14:textId="77777777" w:rsidR="008514DF" w:rsidRPr="00EC76D5" w:rsidRDefault="008514DF" w:rsidP="008514DF">
      <w:pPr>
        <w:pStyle w:val="CodeHeader"/>
      </w:pPr>
      <w:proofErr w:type="spellStart"/>
      <w:r w:rsidRPr="00EC76D5">
        <w:t>GenerateSyntaxTree.java</w:t>
      </w:r>
      <w:proofErr w:type="spellEnd"/>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lastRenderedPageBreak/>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08" w:name="_Toc481936187"/>
      <w:r w:rsidRPr="00EC76D5">
        <w:t>Comma Expression</w:t>
      </w:r>
      <w:bookmarkEnd w:id="308"/>
    </w:p>
    <w:p w14:paraId="39BC49AF" w14:textId="77777777" w:rsidR="00E40B78" w:rsidRPr="00EC76D5" w:rsidRDefault="00E40B78" w:rsidP="00E40B78">
      <w:r w:rsidRPr="00EC76D5">
        <w:t xml:space="preserve">The comma operator has the lowest precedence. Both operands are </w:t>
      </w:r>
      <w:proofErr w:type="gramStart"/>
      <w:r w:rsidRPr="00EC76D5">
        <w:t>evaluated</w:t>
      </w:r>
      <w:proofErr w:type="gramEnd"/>
      <w:r w:rsidRPr="00EC76D5">
        <w:t xml:space="preserve">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proofErr w:type="spellStart"/>
      <w:r>
        <w:t>MainParser.gppg</w:t>
      </w:r>
      <w:proofErr w:type="spellEnd"/>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proofErr w:type="spellStart"/>
      <w:r w:rsidRPr="00EC76D5">
        <w:rPr>
          <w:rStyle w:val="CodeInText"/>
        </w:rPr>
        <w:t>generateCommaExpression</w:t>
      </w:r>
      <w:proofErr w:type="spellEnd"/>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proofErr w:type="spellStart"/>
      <w:r w:rsidRPr="00EC76D5">
        <w:t>GenerateSyntaxTree.java</w:t>
      </w:r>
      <w:proofErr w:type="spellEnd"/>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09" w:name="_Toc481936188"/>
      <w:r w:rsidRPr="00EC76D5">
        <w:t>Logical Expression</w:t>
      </w:r>
      <w:bookmarkEnd w:id="309"/>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xml:space="preserve">, there is no logical type in C. However, there are a number on occasions (if, while, do, while statements) when we need to test whether a value is true or false or. If the expression equals zero it is considered false, otherwise it is true. Since C supports lazy </w:t>
      </w:r>
      <w:proofErr w:type="gramStart"/>
      <w:r w:rsidRPr="00EC76D5">
        <w:t>evaluation</w:t>
      </w:r>
      <w:proofErr w:type="gramEnd"/>
      <w:r w:rsidRPr="00EC76D5">
        <w:t xml:space="preserve"> we need to generate two statements that perform jumps to two different addresses depending on whether the expression is true or </w:t>
      </w:r>
      <w:r w:rsidRPr="00EC76D5">
        <w:lastRenderedPageBreak/>
        <w:t xml:space="preserve">false. If the expression is </w:t>
      </w:r>
      <w:proofErr w:type="gramStart"/>
      <w:r w:rsidRPr="00EC76D5">
        <w:t>constant</w:t>
      </w:r>
      <w:proofErr w:type="gramEnd"/>
      <w:r w:rsidRPr="00EC76D5">
        <w:t xml:space="preserve"> we can </w:t>
      </w:r>
      <w:proofErr w:type="spellStart"/>
      <w:r w:rsidRPr="00EC76D5">
        <w:t>detmine</w:t>
      </w:r>
      <w:proofErr w:type="spellEnd"/>
      <w:r w:rsidRPr="00EC76D5">
        <w:t xml:space="preserve"> its value </w:t>
      </w:r>
      <w:proofErr w:type="spellStart"/>
      <w:r w:rsidRPr="00EC76D5">
        <w:t>alrady</w:t>
      </w:r>
      <w:proofErr w:type="spellEnd"/>
      <w:r w:rsidRPr="00EC76D5">
        <w:t xml:space="preserve"> at compile-time and only generate one jump statement.</w:t>
      </w:r>
    </w:p>
    <w:p w14:paraId="01736580" w14:textId="6C10595C" w:rsidR="00E40B78" w:rsidRPr="00EC76D5" w:rsidRDefault="00E40B78" w:rsidP="00E40B78">
      <w:r w:rsidRPr="00EC76D5">
        <w:t xml:space="preserve">The </w:t>
      </w:r>
      <w:proofErr w:type="spellStart"/>
      <w:r w:rsidRPr="00EC76D5">
        <w:rPr>
          <w:rStyle w:val="CodeInText"/>
        </w:rPr>
        <w:t>generateLogicalExpression</w:t>
      </w:r>
      <w:proofErr w:type="spellEnd"/>
      <w:r w:rsidRPr="00EC76D5">
        <w:t xml:space="preserve"> method makes sure the expression already is logical (the </w:t>
      </w:r>
      <w:proofErr w:type="spellStart"/>
      <w:r w:rsidRPr="00EC76D5">
        <w:rPr>
          <w:rStyle w:val="CodeInText"/>
        </w:rPr>
        <w:t>m_sort</w:t>
      </w:r>
      <w:proofErr w:type="spellEnd"/>
      <w:r w:rsidRPr="00EC76D5">
        <w:t xml:space="preserve"> field is </w:t>
      </w:r>
      <w:r w:rsidRPr="00EC76D5">
        <w:rPr>
          <w:rStyle w:val="CodeInText"/>
        </w:rPr>
        <w:t>Logical</w:t>
      </w:r>
      <w:r w:rsidRPr="00EC76D5">
        <w:t xml:space="preserve">) or transforms into a logical expression. Every expression of integral, pointer, or floating type can be transferred into a logical expression. </w:t>
      </w:r>
      <w:proofErr w:type="gramStart"/>
      <w:r w:rsidRPr="00EC76D5">
        <w:t>So</w:t>
      </w:r>
      <w:proofErr w:type="gramEnd"/>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w:t>
      </w:r>
      <w:proofErr w:type="gramStart"/>
      <w:r w:rsidRPr="00EC76D5">
        <w:t>actually compare</w:t>
      </w:r>
      <w:proofErr w:type="gramEnd"/>
      <w:r w:rsidRPr="00EC76D5">
        <w:t xml:space="preserv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proofErr w:type="spellStart"/>
      <w:r w:rsidRPr="00EC76D5">
        <w:rPr>
          <w:rStyle w:val="CodeInText"/>
        </w:rPr>
        <w:t>Main.MiddleCodeList</w:t>
      </w:r>
      <w:proofErr w:type="spellEnd"/>
      <w:r w:rsidRPr="00EC76D5">
        <w:t xml:space="preserve"> list) to the resulting false </w:t>
      </w:r>
      <w:proofErr w:type="gramStart"/>
      <w:r w:rsidRPr="00EC76D5">
        <w:t>set, and</w:t>
      </w:r>
      <w:proofErr w:type="gramEnd"/>
      <w:r w:rsidRPr="00EC76D5">
        <w:t xml:space="preserve"> set the result true set to null.</w:t>
      </w:r>
    </w:p>
    <w:p w14:paraId="74114616" w14:textId="77777777" w:rsidR="00E40B78" w:rsidRPr="00EC76D5" w:rsidRDefault="00E40B78" w:rsidP="00E40B78">
      <w:pPr>
        <w:pStyle w:val="Liststycke"/>
        <w:numPr>
          <w:ilvl w:val="0"/>
          <w:numId w:val="81"/>
        </w:numPr>
      </w:pPr>
      <w:r w:rsidRPr="00EC76D5">
        <w:t xml:space="preserve">It is constant but does not equal zero. We do the opposite: we generate an unconditional jump middle code instruction and add its address to the resulting true </w:t>
      </w:r>
      <w:proofErr w:type="gramStart"/>
      <w:r w:rsidRPr="00EC76D5">
        <w:t>set, and</w:t>
      </w:r>
      <w:proofErr w:type="gramEnd"/>
      <w:r w:rsidRPr="00EC76D5">
        <w:t xml:space="preserve">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lastRenderedPageBreak/>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10" w:name="_Toc481936189"/>
      <w:r w:rsidRPr="00EC76D5">
        <w:t>Integer Expressions</w:t>
      </w:r>
      <w:bookmarkEnd w:id="310"/>
    </w:p>
    <w:p w14:paraId="573D32C7" w14:textId="77777777" w:rsidR="00E40B78" w:rsidRPr="00EC76D5" w:rsidRDefault="00E40B78" w:rsidP="00E40B78">
      <w:r w:rsidRPr="00EC76D5">
        <w:t xml:space="preserve">The </w:t>
      </w:r>
      <w:proofErr w:type="spellStart"/>
      <w:r w:rsidRPr="00EC76D5">
        <w:rPr>
          <w:rStyle w:val="CodeInText"/>
        </w:rPr>
        <w:t>generateIntegerExpression</w:t>
      </w:r>
      <w:proofErr w:type="spellEnd"/>
      <w:r w:rsidRPr="00EC76D5">
        <w:t xml:space="preserve"> method can be considered the opposite of </w:t>
      </w:r>
      <w:proofErr w:type="spellStart"/>
      <w:r w:rsidRPr="00EC76D5">
        <w:rPr>
          <w:rStyle w:val="CodeInText"/>
        </w:rPr>
        <w:t>generateLogicalExpression</w:t>
      </w:r>
      <w:proofErr w:type="spellEnd"/>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 xml:space="preserve">In the same way, if the true set is null (both the true and false cannot be null) the logical expression is always </w:t>
      </w:r>
      <w:proofErr w:type="gramStart"/>
      <w:r w:rsidRPr="00EC76D5">
        <w:t>false, and</w:t>
      </w:r>
      <w:proofErr w:type="gramEnd"/>
      <w:r w:rsidRPr="00EC76D5">
        <w:t xml:space="preserve"> is transformed into a value symbol with the integer value zero.</w:t>
      </w:r>
    </w:p>
    <w:p w14:paraId="03C27ABA" w14:textId="77777777" w:rsidR="00E40B78" w:rsidRPr="00EC76D5" w:rsidRDefault="00E40B78" w:rsidP="00E40B78">
      <w:pPr>
        <w:pStyle w:val="Liststycke"/>
        <w:numPr>
          <w:ilvl w:val="0"/>
          <w:numId w:val="82"/>
        </w:numPr>
      </w:pPr>
      <w:r w:rsidRPr="00EC76D5">
        <w:t xml:space="preserve">If both the true and false sets are not null, the logical expression is not </w:t>
      </w:r>
      <w:proofErr w:type="gramStart"/>
      <w:r w:rsidRPr="00EC76D5">
        <w:t>constant</w:t>
      </w:r>
      <w:proofErr w:type="gramEnd"/>
      <w:r w:rsidRPr="00EC76D5">
        <w:t xml:space="preserve"> and we need to generate code as the example above.</w:t>
      </w:r>
    </w:p>
    <w:p w14:paraId="45287B10" w14:textId="39D36C4F" w:rsidR="00E40B78" w:rsidRPr="00EC76D5" w:rsidRDefault="00E40B78" w:rsidP="00E40B78">
      <w:pPr>
        <w:pStyle w:val="Rubrik3"/>
      </w:pPr>
      <w:bookmarkStart w:id="311" w:name="_Ref418350730"/>
      <w:bookmarkStart w:id="312" w:name="_Toc481936190"/>
      <w:r w:rsidRPr="00EC76D5">
        <w:t>Integral and Floating Promotion</w:t>
      </w:r>
      <w:bookmarkEnd w:id="311"/>
      <w:bookmarkEnd w:id="312"/>
    </w:p>
    <w:p w14:paraId="3D05FCE3" w14:textId="72BE42BC" w:rsidR="00E40B78" w:rsidRPr="00EC76D5" w:rsidRDefault="00E40B78" w:rsidP="00E40B78">
      <w:r w:rsidRPr="00EC76D5">
        <w:t xml:space="preserve">If the type of both operands of a binary arithmetic expression are smaller than, </w:t>
      </w:r>
      <w:proofErr w:type="gramStart"/>
      <w:r w:rsidR="002561C9" w:rsidRPr="00EC76D5">
        <w:t>both of them</w:t>
      </w:r>
      <w:proofErr w:type="gramEnd"/>
      <w:r w:rsidR="002561C9" w:rsidRPr="00EC76D5">
        <w:t xml:space="preserve">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6"/>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w:t>
      </w:r>
      <w:r w:rsidRPr="00EC76D5">
        <w:lastRenderedPageBreak/>
        <w:t xml:space="preserve">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13" w:name="_Ref418012645"/>
      <w:bookmarkStart w:id="314" w:name="_Toc481936191"/>
      <w:r w:rsidRPr="00EC76D5">
        <w:t>Arithmetic Conversion</w:t>
      </w:r>
      <w:bookmarkEnd w:id="313"/>
      <w:bookmarkEnd w:id="314"/>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7"/>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315" w:name="_Toc481936192"/>
      <w:r w:rsidRPr="00EC76D5">
        <w:t>Assignment Expression</w:t>
      </w:r>
      <w:bookmarkEnd w:id="315"/>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proofErr w:type="spellStart"/>
      <w:r>
        <w:t>MainParser.gppg</w:t>
      </w:r>
      <w:proofErr w:type="spellEnd"/>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proofErr w:type="spellStart"/>
      <w:r w:rsidRPr="00EC76D5">
        <w:t>GenerateSyntaxTree.java</w:t>
      </w:r>
      <w:proofErr w:type="spellEnd"/>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lastRenderedPageBreak/>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316" w:name="_Toc481936193"/>
      <w:r w:rsidRPr="00EC76D5">
        <w:t>Conditional Expression</w:t>
      </w:r>
      <w:bookmarkEnd w:id="316"/>
    </w:p>
    <w:p w14:paraId="1ABB853D" w14:textId="77777777" w:rsidR="00E40B78" w:rsidRPr="00EC76D5" w:rsidRDefault="00E40B78" w:rsidP="00E40B78">
      <w:r w:rsidRPr="00EC76D5">
        <w:t xml:space="preserve">The conditional operator applies lazy evaluation, which means that only </w:t>
      </w:r>
      <w:proofErr w:type="spellStart"/>
      <w:r w:rsidRPr="00EC76D5">
        <w:t>on</w:t>
      </w:r>
      <w:proofErr w:type="spellEnd"/>
      <w:r w:rsidRPr="00EC76D5">
        <w:t xml:space="preserve"> of the true or false expression will be evaluated.</w:t>
      </w:r>
    </w:p>
    <w:p w14:paraId="26F34509" w14:textId="66BB6C48" w:rsidR="00E40B78" w:rsidRPr="00EC76D5" w:rsidRDefault="002E67B8" w:rsidP="00E40B78">
      <w:pPr>
        <w:pStyle w:val="CodeHeader"/>
      </w:pPr>
      <w:proofErr w:type="spellStart"/>
      <w:r>
        <w:t>MainParser.gppg</w:t>
      </w:r>
      <w:proofErr w:type="spellEnd"/>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proofErr w:type="spellStart"/>
      <w:r w:rsidRPr="00EC76D5">
        <w:t>GenerateSyntaxTree.java</w:t>
      </w:r>
      <w:proofErr w:type="spellEnd"/>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317" w:name="_Toc481936194"/>
      <w:r w:rsidRPr="00EC76D5">
        <w:t>Constant Expression</w:t>
      </w:r>
      <w:bookmarkEnd w:id="317"/>
    </w:p>
    <w:p w14:paraId="067730A8" w14:textId="77777777" w:rsidR="00E40B78" w:rsidRPr="00EC76D5" w:rsidRDefault="00E40B78" w:rsidP="00E40B78">
      <w:r w:rsidRPr="00EC76D5">
        <w:t xml:space="preserve">On several occasions in the grammar, a constant expression is required. Therefore, the </w:t>
      </w:r>
      <w:proofErr w:type="spellStart"/>
      <w:r w:rsidRPr="00EC76D5">
        <w:rPr>
          <w:rStyle w:val="CodeInText"/>
        </w:rPr>
        <w:t>constant_expression</w:t>
      </w:r>
      <w:proofErr w:type="spellEnd"/>
      <w:r w:rsidRPr="00EC76D5">
        <w:t xml:space="preserve"> rule returns a regular expression after checking that it </w:t>
      </w:r>
      <w:proofErr w:type="gramStart"/>
      <w:r w:rsidRPr="00EC76D5">
        <w:t>actually is</w:t>
      </w:r>
      <w:proofErr w:type="gramEnd"/>
      <w:r w:rsidRPr="00EC76D5">
        <w:t xml:space="preserve"> constant.</w:t>
      </w:r>
    </w:p>
    <w:p w14:paraId="25924468" w14:textId="1285984D" w:rsidR="00E40B78" w:rsidRPr="00EC76D5" w:rsidRDefault="002E67B8" w:rsidP="00E40B78">
      <w:pPr>
        <w:pStyle w:val="CodeHeader"/>
      </w:pPr>
      <w:proofErr w:type="spellStart"/>
      <w:r>
        <w:t>MainParser.gppg</w:t>
      </w:r>
      <w:proofErr w:type="spellEnd"/>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318" w:name="_Toc481936195"/>
      <w:r w:rsidRPr="00EC76D5">
        <w:lastRenderedPageBreak/>
        <w:t>Logical Expression</w:t>
      </w:r>
      <w:bookmarkEnd w:id="318"/>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proofErr w:type="spellStart"/>
      <w:r>
        <w:t>MainParser.gppg</w:t>
      </w:r>
      <w:proofErr w:type="spellEnd"/>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proofErr w:type="spellStart"/>
      <w:r w:rsidRPr="00EC76D5">
        <w:t>GenerateSyntaxTree.java</w:t>
      </w:r>
      <w:proofErr w:type="spellEnd"/>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319" w:name="_Toc481936196"/>
      <w:r w:rsidRPr="00EC76D5">
        <w:t>Bitwise Expression</w:t>
      </w:r>
      <w:bookmarkEnd w:id="319"/>
    </w:p>
    <w:p w14:paraId="17B79F7A" w14:textId="77777777" w:rsidR="00E40B78" w:rsidRPr="00EC76D5" w:rsidRDefault="00E40B78" w:rsidP="00E40B78">
      <w:r w:rsidRPr="00EC76D5">
        <w:t xml:space="preserve">Unlike the logical expressions in the previous section, the </w:t>
      </w:r>
      <w:proofErr w:type="spellStart"/>
      <w:r w:rsidRPr="00EC76D5">
        <w:rPr>
          <w:rStyle w:val="CodeInText"/>
        </w:rPr>
        <w:t>inclucise</w:t>
      </w:r>
      <w:proofErr w:type="spellEnd"/>
      <w:r w:rsidRPr="00EC76D5">
        <w:rPr>
          <w:rStyle w:val="CodeInText"/>
        </w:rPr>
        <w:t>-or</w:t>
      </w:r>
      <w:r w:rsidRPr="00EC76D5">
        <w:t xml:space="preserve">, </w:t>
      </w:r>
      <w:r w:rsidRPr="00EC76D5">
        <w:rPr>
          <w:rStyle w:val="CodeInText"/>
        </w:rPr>
        <w:t>exclusive-or</w:t>
      </w:r>
      <w:r w:rsidRPr="00EC76D5">
        <w:t xml:space="preserve"> and </w:t>
      </w:r>
      <w:proofErr w:type="spellStart"/>
      <w:r w:rsidRPr="00EC76D5">
        <w:rPr>
          <w:rStyle w:val="CodeInText"/>
        </w:rPr>
        <w:t>and</w:t>
      </w:r>
      <w:proofErr w:type="spellEnd"/>
      <w:r w:rsidRPr="00EC76D5">
        <w:t xml:space="preserve"> bitwise expression does not support lazy evaluation, which means that the right expressions is always evaluated regardless of the value of the left expression. Both the operands </w:t>
      </w:r>
      <w:proofErr w:type="gramStart"/>
      <w:r w:rsidRPr="00EC76D5">
        <w:t>has</w:t>
      </w:r>
      <w:proofErr w:type="gramEnd"/>
      <w:r w:rsidRPr="00EC76D5">
        <w:t xml:space="preserve"> to be integral and the result is integral.</w:t>
      </w:r>
    </w:p>
    <w:p w14:paraId="7A6DC6E3" w14:textId="03C60354" w:rsidR="00E40B78" w:rsidRPr="00EC76D5" w:rsidRDefault="002E67B8" w:rsidP="00E40B78">
      <w:pPr>
        <w:pStyle w:val="CodeHeader"/>
      </w:pPr>
      <w:proofErr w:type="spellStart"/>
      <w:r>
        <w:t>MainParser.gppg</w:t>
      </w:r>
      <w:proofErr w:type="spellEnd"/>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lastRenderedPageBreak/>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proofErr w:type="spellStart"/>
      <w:r w:rsidRPr="00EC76D5">
        <w:t>GenerateSyntaxTree.java</w:t>
      </w:r>
      <w:proofErr w:type="spellEnd"/>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320" w:name="_Toc481936197"/>
      <w:r w:rsidRPr="00EC76D5">
        <w:t>Equality Expressions</w:t>
      </w:r>
      <w:bookmarkEnd w:id="320"/>
    </w:p>
    <w:p w14:paraId="7233D4CD" w14:textId="183FEF8A" w:rsidR="00E40B78" w:rsidRPr="00EC76D5" w:rsidRDefault="00E40B78" w:rsidP="00E40B78">
      <w:r w:rsidRPr="00EC76D5">
        <w:t xml:space="preserve">All types except structs or unions can be compared with equal (==) and not equal </w:t>
      </w:r>
      <w:proofErr w:type="gramStart"/>
      <w:r w:rsidRPr="00EC76D5">
        <w:t>(!=</w:t>
      </w:r>
      <w:proofErr w:type="gramEnd"/>
      <w:r w:rsidRPr="00EC76D5">
        <w:t xml:space="preserve">)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proofErr w:type="spellStart"/>
      <w:r>
        <w:t>MainParser.gppg</w:t>
      </w:r>
      <w:proofErr w:type="spellEnd"/>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proofErr w:type="spellStart"/>
      <w:r w:rsidRPr="00EC76D5">
        <w:t>GenerateSyntaxTree.java</w:t>
      </w:r>
      <w:proofErr w:type="spellEnd"/>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lastRenderedPageBreak/>
        <w:t xml:space="preserve">  }</w:t>
      </w:r>
    </w:p>
    <w:p w14:paraId="225A1426" w14:textId="40ED72E3" w:rsidR="00E40B78" w:rsidRPr="00EC76D5" w:rsidRDefault="00E40B78" w:rsidP="00E40B78">
      <w:pPr>
        <w:pStyle w:val="Rubrik3"/>
      </w:pPr>
      <w:bookmarkStart w:id="321" w:name="_Toc481936198"/>
      <w:r w:rsidRPr="00EC76D5">
        <w:t>Relation Expressions</w:t>
      </w:r>
      <w:bookmarkEnd w:id="321"/>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proofErr w:type="spellStart"/>
      <w:r>
        <w:t>MainParser.gppg</w:t>
      </w:r>
      <w:proofErr w:type="spellEnd"/>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proofErr w:type="spellStart"/>
      <w:r w:rsidRPr="00EC76D5">
        <w:t>GenerateSyntaxTree.java</w:t>
      </w:r>
      <w:proofErr w:type="spellEnd"/>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322" w:name="_Toc481936199"/>
      <w:r w:rsidRPr="00EC76D5">
        <w:t>Shift Expression</w:t>
      </w:r>
      <w:bookmarkEnd w:id="322"/>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proofErr w:type="spellStart"/>
      <w:r>
        <w:t>MainParser.gppg</w:t>
      </w:r>
      <w:proofErr w:type="spellEnd"/>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lastRenderedPageBreak/>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proofErr w:type="spellStart"/>
      <w:r w:rsidRPr="00EC76D5">
        <w:t>GenerateSyntaxTree.java</w:t>
      </w:r>
      <w:proofErr w:type="spellEnd"/>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323" w:name="_Toc481936200"/>
      <w:r w:rsidRPr="00EC76D5">
        <w:t>Arithmetic Expression</w:t>
      </w:r>
      <w:bookmarkEnd w:id="323"/>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proofErr w:type="spellStart"/>
      <w:r>
        <w:t>MainParser.gppg</w:t>
      </w:r>
      <w:proofErr w:type="spellEnd"/>
    </w:p>
    <w:p w14:paraId="3DCB8ED4" w14:textId="77777777" w:rsidR="00C62B9E" w:rsidRPr="00EC76D5" w:rsidRDefault="00C62B9E" w:rsidP="00C62B9E">
      <w:pPr>
        <w:pStyle w:val="Code"/>
      </w:pPr>
      <w:r w:rsidRPr="00EC76D5">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proofErr w:type="spellStart"/>
      <w:r w:rsidRPr="00EC76D5">
        <w:lastRenderedPageBreak/>
        <w:t>GenerateSyntaxTree.java</w:t>
      </w:r>
      <w:proofErr w:type="spellEnd"/>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324" w:name="_Toc481936201"/>
      <w:r w:rsidRPr="00EC76D5">
        <w:t>Cast Expression</w:t>
      </w:r>
      <w:bookmarkEnd w:id="324"/>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proofErr w:type="spellStart"/>
      <w:r>
        <w:t>MainParser.gppg</w:t>
      </w:r>
      <w:proofErr w:type="spellEnd"/>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proofErr w:type="spellStart"/>
      <w:r w:rsidRPr="00EC76D5">
        <w:t>GenerateSyntaxTree.java</w:t>
      </w:r>
      <w:proofErr w:type="spellEnd"/>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lastRenderedPageBreak/>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325" w:name="_Toc481936202"/>
      <w:r w:rsidRPr="00EC76D5">
        <w:t>Prefix Expression</w:t>
      </w:r>
      <w:bookmarkEnd w:id="325"/>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proofErr w:type="spellStart"/>
      <w:r w:rsidRPr="00EC76D5">
        <w:rPr>
          <w:rStyle w:val="CodeInText"/>
        </w:rPr>
        <w:t>sizeof</w:t>
      </w:r>
      <w:proofErr w:type="spellEnd"/>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proofErr w:type="spellStart"/>
      <w:r w:rsidR="00B02345">
        <w:t>dereference</w:t>
      </w:r>
      <w:r w:rsidRPr="00EC76D5">
        <w:t>ence</w:t>
      </w:r>
      <w:proofErr w:type="spellEnd"/>
      <w:r w:rsidRPr="00EC76D5">
        <w:t xml:space="preserve"> operator</w:t>
      </w:r>
    </w:p>
    <w:p w14:paraId="4E527F0A" w14:textId="6449847E" w:rsidR="00E40B78" w:rsidRPr="00EC76D5" w:rsidRDefault="002E67B8" w:rsidP="00E40B78">
      <w:pPr>
        <w:pStyle w:val="CodeHeader"/>
      </w:pPr>
      <w:proofErr w:type="spellStart"/>
      <w:r>
        <w:t>MainParser.gppg</w:t>
      </w:r>
      <w:proofErr w:type="spellEnd"/>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326" w:name="_Toc481936203"/>
      <w:r w:rsidRPr="00EC76D5">
        <w:t>Unary Arithmetic Expression</w:t>
      </w:r>
      <w:bookmarkEnd w:id="326"/>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proofErr w:type="spellStart"/>
      <w:r>
        <w:t>MainParser.gppg</w:t>
      </w:r>
      <w:proofErr w:type="spellEnd"/>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proofErr w:type="spellStart"/>
      <w:r w:rsidRPr="00EC76D5">
        <w:t>GenerateSyntaxTree.java</w:t>
      </w:r>
      <w:proofErr w:type="spellEnd"/>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327" w:name="_Toc481936204"/>
      <w:r w:rsidRPr="00EC76D5">
        <w:t>Prefix Increment and Decrement</w:t>
      </w:r>
      <w:bookmarkEnd w:id="327"/>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proofErr w:type="spellStart"/>
      <w:r>
        <w:t>MainParser.gppg</w:t>
      </w:r>
      <w:proofErr w:type="spellEnd"/>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proofErr w:type="spellStart"/>
      <w:r w:rsidRPr="00EC76D5">
        <w:t>GenerateSyntaxTree.java</w:t>
      </w:r>
      <w:proofErr w:type="spellEnd"/>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lastRenderedPageBreak/>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328" w:name="_Toc481936205"/>
      <w:r w:rsidRPr="00EC76D5">
        <w:t>Logical Not</w:t>
      </w:r>
      <w:bookmarkEnd w:id="328"/>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proofErr w:type="spellStart"/>
      <w:r>
        <w:t>MainParser.gppg</w:t>
      </w:r>
      <w:proofErr w:type="spellEnd"/>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proofErr w:type="spellStart"/>
      <w:r w:rsidRPr="00EC76D5">
        <w:t>GenerateSyntaxTree.java</w:t>
      </w:r>
      <w:proofErr w:type="spellEnd"/>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329" w:name="_Toc481936206"/>
      <w:r w:rsidRPr="00EC76D5">
        <w:t>Bitwise Not</w:t>
      </w:r>
      <w:bookmarkEnd w:id="329"/>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proofErr w:type="spellStart"/>
      <w:r>
        <w:t>MainParser.gppg</w:t>
      </w:r>
      <w:proofErr w:type="spellEnd"/>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proofErr w:type="spellStart"/>
      <w:r w:rsidRPr="00EC76D5">
        <w:t>GenerateSyntaxTree.java</w:t>
      </w:r>
      <w:proofErr w:type="spellEnd"/>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330" w:name="_Toc481936207"/>
      <w:proofErr w:type="spellStart"/>
      <w:r w:rsidRPr="00EC76D5">
        <w:t>sizeof</w:t>
      </w:r>
      <w:bookmarkEnd w:id="330"/>
      <w:proofErr w:type="spellEnd"/>
    </w:p>
    <w:p w14:paraId="721ED7E1" w14:textId="77777777" w:rsidR="00E40B78" w:rsidRPr="00EC76D5" w:rsidRDefault="00E40B78" w:rsidP="00E40B78">
      <w:r w:rsidRPr="00EC76D5">
        <w:t xml:space="preserve">The </w:t>
      </w:r>
      <w:proofErr w:type="spellStart"/>
      <w:r w:rsidRPr="00EC76D5">
        <w:rPr>
          <w:rStyle w:val="CodeInText"/>
        </w:rPr>
        <w:t>sizeof</w:t>
      </w:r>
      <w:proofErr w:type="spellEnd"/>
      <w:r w:rsidRPr="00EC76D5">
        <w:rPr>
          <w:rStyle w:val="CodeInText"/>
        </w:rPr>
        <w:t>-operator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proofErr w:type="spellStart"/>
      <w:r>
        <w:t>MainParser.gppg</w:t>
      </w:r>
      <w:proofErr w:type="spellEnd"/>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lastRenderedPageBreak/>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proofErr w:type="spellStart"/>
      <w:r w:rsidRPr="00EC76D5">
        <w:t>GenerateSyntaxTree.java</w:t>
      </w:r>
      <w:proofErr w:type="spellEnd"/>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331" w:name="_Toc481936208"/>
      <w:r w:rsidRPr="00EC76D5">
        <w:t>Address Expression</w:t>
      </w:r>
      <w:bookmarkEnd w:id="331"/>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proofErr w:type="spellStart"/>
      <w:r>
        <w:t>MainParser.gppg</w:t>
      </w:r>
      <w:proofErr w:type="spellEnd"/>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t xml:space="preserve">    }</w:t>
      </w:r>
    </w:p>
    <w:p w14:paraId="712FA9AD" w14:textId="341891A7" w:rsidR="00E40B78" w:rsidRPr="00EC76D5" w:rsidRDefault="009A5FF5" w:rsidP="00953C1A">
      <w:pPr>
        <w:pStyle w:val="CodeHeader"/>
      </w:pPr>
      <w:proofErr w:type="spellStart"/>
      <w:r w:rsidRPr="00EC76D5">
        <w:t>GenerateSyntaxTree.java</w:t>
      </w:r>
      <w:proofErr w:type="spellEnd"/>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332" w:name="_Toc481936209"/>
      <w:r>
        <w:t>Dereference</w:t>
      </w:r>
      <w:r w:rsidR="00E40B78" w:rsidRPr="00EC76D5">
        <w:t xml:space="preserve"> Expression</w:t>
      </w:r>
      <w:bookmarkEnd w:id="332"/>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proofErr w:type="spellStart"/>
      <w:r>
        <w:t>MainParser.gppg</w:t>
      </w:r>
      <w:proofErr w:type="spellEnd"/>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proofErr w:type="spellStart"/>
      <w:r w:rsidRPr="00EC76D5">
        <w:t>GenerateSyntaxTree.java</w:t>
      </w:r>
      <w:proofErr w:type="spellEnd"/>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lastRenderedPageBreak/>
        <w:t xml:space="preserve">  }</w:t>
      </w:r>
    </w:p>
    <w:p w14:paraId="0AA719FE" w14:textId="27EF64D9" w:rsidR="00E40B78" w:rsidRPr="00EC76D5" w:rsidRDefault="00E40B78" w:rsidP="00B143BF">
      <w:pPr>
        <w:pStyle w:val="Rubrik3"/>
      </w:pPr>
      <w:bookmarkStart w:id="333" w:name="_Toc481936210"/>
      <w:r w:rsidRPr="00EC76D5">
        <w:t>Postfix Expression</w:t>
      </w:r>
      <w:bookmarkEnd w:id="333"/>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proofErr w:type="spellStart"/>
      <w:r>
        <w:t>MainParser.gppg</w:t>
      </w:r>
      <w:proofErr w:type="spellEnd"/>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334" w:name="_Toc481936211"/>
      <w:r w:rsidRPr="00EC76D5">
        <w:t>Postfix Increment and Decrement</w:t>
      </w:r>
      <w:bookmarkEnd w:id="334"/>
    </w:p>
    <w:p w14:paraId="43178DBF" w14:textId="77777777" w:rsidR="00E40B78" w:rsidRPr="00EC76D5" w:rsidRDefault="00E40B78" w:rsidP="00E40B78">
      <w:r w:rsidRPr="00EC76D5">
        <w:t xml:space="preserve">The postfix increment and decrement change the operand and return the original value. The operand </w:t>
      </w:r>
      <w:proofErr w:type="gramStart"/>
      <w:r w:rsidRPr="00EC76D5">
        <w:t>has to</w:t>
      </w:r>
      <w:proofErr w:type="gramEnd"/>
      <w:r w:rsidRPr="00EC76D5">
        <w:t xml:space="preserve"> be a left-value of arithmetic or pointer type.</w:t>
      </w:r>
    </w:p>
    <w:p w14:paraId="79A59F91" w14:textId="7FAB70D2" w:rsidR="00E40B78" w:rsidRPr="00EC76D5" w:rsidRDefault="002E67B8" w:rsidP="00E40B78">
      <w:pPr>
        <w:pStyle w:val="CodeHeader"/>
      </w:pPr>
      <w:proofErr w:type="spellStart"/>
      <w:r>
        <w:t>MainParser.gppg</w:t>
      </w:r>
      <w:proofErr w:type="spellEnd"/>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proofErr w:type="spellStart"/>
      <w:r w:rsidRPr="00EC76D5">
        <w:t>GenerateSyntaxTree.java</w:t>
      </w:r>
      <w:proofErr w:type="spellEnd"/>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335" w:name="_Toc481936212"/>
      <w:r w:rsidRPr="00EC76D5">
        <w:t>Dot</w:t>
      </w:r>
      <w:bookmarkEnd w:id="335"/>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proofErr w:type="spellStart"/>
      <w:r>
        <w:t>MainParser.gppg</w:t>
      </w:r>
      <w:proofErr w:type="spellEnd"/>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lastRenderedPageBreak/>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proofErr w:type="spellStart"/>
      <w:r w:rsidRPr="00EC76D5">
        <w:t>GenerateSyntaxTree.java</w:t>
      </w:r>
      <w:proofErr w:type="spellEnd"/>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336" w:name="_Toc481936213"/>
      <w:r w:rsidRPr="00EC76D5">
        <w:t>Arrow</w:t>
      </w:r>
      <w:bookmarkEnd w:id="336"/>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proofErr w:type="spellStart"/>
      <w:r>
        <w:t>MainParser.gppg</w:t>
      </w:r>
      <w:proofErr w:type="spellEnd"/>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proofErr w:type="spellStart"/>
      <w:r w:rsidRPr="00EC76D5">
        <w:t>GenerateSyntaxTree.java</w:t>
      </w:r>
      <w:proofErr w:type="spellEnd"/>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337" w:name="_Toc481936214"/>
      <w:r w:rsidRPr="00EC76D5">
        <w:t>Index</w:t>
      </w:r>
      <w:bookmarkEnd w:id="337"/>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 xml:space="preserve">The index is not </w:t>
      </w:r>
      <w:proofErr w:type="gramStart"/>
      <w:r w:rsidRPr="00EC76D5">
        <w:t>constant</w:t>
      </w:r>
      <w:proofErr w:type="gramEnd"/>
      <w:r w:rsidRPr="00EC76D5">
        <w:t xml:space="preserve">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proofErr w:type="spellStart"/>
      <w:r>
        <w:t>MainParser.gppg</w:t>
      </w:r>
      <w:proofErr w:type="spellEnd"/>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proofErr w:type="spellStart"/>
      <w:r w:rsidRPr="00EC76D5">
        <w:t>GenerateSyntaxTree.java</w:t>
      </w:r>
      <w:proofErr w:type="spellEnd"/>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lastRenderedPageBreak/>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338" w:name="_Toc481936215"/>
      <w:r w:rsidRPr="00EC76D5">
        <w:t>Function Call</w:t>
      </w:r>
      <w:bookmarkEnd w:id="338"/>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proofErr w:type="spellStart"/>
      <w:r>
        <w:t>MainParser.gppg</w:t>
      </w:r>
      <w:proofErr w:type="spellEnd"/>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proofErr w:type="spellStart"/>
      <w:r w:rsidRPr="00EC76D5">
        <w:t>GenerateSyntaxTree.java</w:t>
      </w:r>
      <w:proofErr w:type="spellEnd"/>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lastRenderedPageBreak/>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proofErr w:type="spellStart"/>
      <w:r w:rsidRPr="00EC76D5">
        <w:rPr>
          <w:rStyle w:val="CodeInText"/>
        </w:rPr>
        <w:t>paramType</w:t>
      </w:r>
      <w:proofErr w:type="spellEnd"/>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lastRenderedPageBreak/>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339" w:name="_Toc481936216"/>
      <w:r w:rsidRPr="00EC76D5">
        <w:t>Parameter Argument List</w:t>
      </w:r>
      <w:bookmarkEnd w:id="339"/>
    </w:p>
    <w:p w14:paraId="6A2AA5C6" w14:textId="77777777" w:rsidR="00E40B78" w:rsidRPr="00EC76D5" w:rsidRDefault="00E40B78" w:rsidP="00E40B78">
      <w:r w:rsidRPr="00EC76D5">
        <w:t xml:space="preserve">Each parameter is converted from a possible logical type to an integer by calling </w:t>
      </w:r>
      <w:proofErr w:type="spellStart"/>
      <w:r w:rsidRPr="00EC76D5">
        <w:rPr>
          <w:rStyle w:val="CodeInText"/>
        </w:rPr>
        <w:t>Generate.generateIntegerExpression</w:t>
      </w:r>
      <w:proofErr w:type="spellEnd"/>
      <w:r w:rsidRPr="00EC76D5">
        <w:t>.</w:t>
      </w:r>
    </w:p>
    <w:p w14:paraId="012693FF" w14:textId="0E84E0DB" w:rsidR="00E40B78" w:rsidRPr="00EC76D5" w:rsidRDefault="002E67B8" w:rsidP="00E40B78">
      <w:pPr>
        <w:pStyle w:val="CodeHeader"/>
      </w:pPr>
      <w:proofErr w:type="spellStart"/>
      <w:r>
        <w:t>MainParser.gppg</w:t>
      </w:r>
      <w:proofErr w:type="spellEnd"/>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340" w:name="_Toc481936217"/>
      <w:r w:rsidRPr="00EC76D5">
        <w:t>Primary Expression</w:t>
      </w:r>
      <w:bookmarkEnd w:id="340"/>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proofErr w:type="spellStart"/>
      <w:r>
        <w:t>MainParser.gppg</w:t>
      </w:r>
      <w:proofErr w:type="spellEnd"/>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proofErr w:type="spellStart"/>
      <w:r w:rsidRPr="00EC76D5">
        <w:t>GenerateSyntaxTree.java</w:t>
      </w:r>
      <w:proofErr w:type="spellEnd"/>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lastRenderedPageBreak/>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77777777" w:rsidR="005B693F" w:rsidRPr="00EC76D5" w:rsidRDefault="005B693F" w:rsidP="005B693F">
      <w:pPr>
        <w:pStyle w:val="Code"/>
      </w:pPr>
      <w:r w:rsidRPr="00EC76D5">
        <w:t xml:space="preserve">  }  </w:t>
      </w:r>
    </w:p>
    <w:p w14:paraId="6FD2C474" w14:textId="62678D15" w:rsidR="00E40B78" w:rsidRPr="00EC76D5" w:rsidRDefault="005B693F" w:rsidP="005B693F">
      <w:pPr>
        <w:pStyle w:val="Code"/>
      </w:pPr>
      <w:r w:rsidRPr="00EC76D5">
        <w:t>}</w:t>
      </w:r>
    </w:p>
    <w:p w14:paraId="570D881C" w14:textId="54423674" w:rsidR="001F45AC" w:rsidRPr="00EC76D5" w:rsidRDefault="0064050B" w:rsidP="00E40B78">
      <w:pPr>
        <w:pStyle w:val="Rubrik1"/>
      </w:pPr>
      <w:bookmarkStart w:id="341" w:name="_Toc481936218"/>
      <w:r w:rsidRPr="00EC76D5">
        <w:lastRenderedPageBreak/>
        <w:t xml:space="preserve">The Type </w:t>
      </w:r>
      <w:r w:rsidR="00897F09" w:rsidRPr="00EC76D5">
        <w:t>System</w:t>
      </w:r>
      <w:bookmarkEnd w:id="341"/>
    </w:p>
    <w:p w14:paraId="3D2B87B8" w14:textId="77777777" w:rsidR="003C1C4C" w:rsidRPr="00EC76D5" w:rsidRDefault="003C1C4C" w:rsidP="003C1C4C">
      <w:r w:rsidRPr="00EC76D5">
        <w:t xml:space="preserve">C has a rather large set of types. The simple types are made up of the integral types signed and unsigned </w:t>
      </w:r>
      <w:r w:rsidRPr="00EC76D5">
        <w:rPr>
          <w:rStyle w:val="CodeInText"/>
        </w:rPr>
        <w:t>char</w:t>
      </w:r>
      <w:r w:rsidRPr="00EC76D5">
        <w:t xml:space="preserve">, </w:t>
      </w:r>
      <w:r w:rsidRPr="00EC76D5">
        <w:rPr>
          <w:rStyle w:val="CodeInText"/>
        </w:rPr>
        <w:t>short</w:t>
      </w:r>
      <w:r w:rsidRPr="00EC76D5">
        <w:t xml:space="preserve">, </w:t>
      </w:r>
      <w:r w:rsidRPr="00EC76D5">
        <w:rPr>
          <w:rStyle w:val="CodeInText"/>
        </w:rPr>
        <w:t>int</w:t>
      </w:r>
      <w:r w:rsidRPr="00EC76D5">
        <w:t xml:space="preserve">, and </w:t>
      </w:r>
      <w:r w:rsidRPr="00EC76D5">
        <w:rPr>
          <w:rStyle w:val="CodeInText"/>
        </w:rPr>
        <w:t>long</w:t>
      </w:r>
      <w:r w:rsidRPr="00EC76D5">
        <w:t xml:space="preserve"> as well as the floating types </w:t>
      </w:r>
      <w:r w:rsidRPr="00EC76D5">
        <w:rPr>
          <w:rStyle w:val="CodeInText"/>
        </w:rPr>
        <w:t>float,</w:t>
      </w:r>
      <w:r w:rsidRPr="00EC76D5">
        <w:t xml:space="preserve"> </w:t>
      </w:r>
      <w:r w:rsidRPr="00EC76D5">
        <w:rPr>
          <w:rStyle w:val="CodeInText"/>
        </w:rPr>
        <w:t>double</w:t>
      </w:r>
      <w:r w:rsidRPr="00EC76D5">
        <w:t xml:space="preserve">, and </w:t>
      </w:r>
      <w:r w:rsidRPr="00EC76D5">
        <w:rPr>
          <w:rStyle w:val="CodeInText"/>
        </w:rPr>
        <w:t>long</w:t>
      </w:r>
      <w:r w:rsidRPr="00EC76D5">
        <w:t xml:space="preserve"> </w:t>
      </w:r>
      <w:r w:rsidRPr="00EC76D5">
        <w:rPr>
          <w:rStyle w:val="CodeInText"/>
        </w:rPr>
        <w:t>double</w:t>
      </w:r>
      <w:r w:rsidRPr="00EC76D5">
        <w:t>. The compound type are pointers, arrays, structs, unions, and functions. Values of enumeration type</w:t>
      </w:r>
      <w:r w:rsidR="00013A4B" w:rsidRPr="00EC76D5">
        <w:t>s</w:t>
      </w:r>
      <w:r w:rsidRPr="00EC76D5">
        <w:t xml:space="preserve"> (</w:t>
      </w:r>
      <w:proofErr w:type="spellStart"/>
      <w:r w:rsidRPr="00EC76D5">
        <w:rPr>
          <w:rStyle w:val="CodeInText"/>
        </w:rPr>
        <w:t>enum</w:t>
      </w:r>
      <w:proofErr w:type="spellEnd"/>
      <w:r w:rsidR="00013A4B" w:rsidRPr="00EC76D5">
        <w:t>) are stored as signed integer.</w:t>
      </w:r>
      <w:r w:rsidR="00004FDA" w:rsidRPr="00EC76D5">
        <w:t xml:space="preserve"> Moreover, a type can also be </w:t>
      </w:r>
      <w:r w:rsidR="00004FDA" w:rsidRPr="00EC76D5">
        <w:rPr>
          <w:rStyle w:val="CodeInText0"/>
        </w:rPr>
        <w:t>constant</w:t>
      </w:r>
      <w:r w:rsidR="00004FDA" w:rsidRPr="00EC76D5">
        <w:t xml:space="preserve"> or </w:t>
      </w:r>
      <w:r w:rsidR="00004FDA" w:rsidRPr="00EC76D5">
        <w:rPr>
          <w:rStyle w:val="CodeInText0"/>
        </w:rPr>
        <w:t>volatile</w:t>
      </w:r>
      <w:r w:rsidR="00004FDA" w:rsidRPr="00EC76D5">
        <w:t>.</w:t>
      </w:r>
    </w:p>
    <w:p w14:paraId="4A0266C0" w14:textId="42F23B3C" w:rsidR="00130D9D" w:rsidRPr="00EC76D5" w:rsidRDefault="00130D9D" w:rsidP="00D51AF3">
      <w:pPr>
        <w:pStyle w:val="Rubrik2"/>
        <w:rPr>
          <w:ins w:id="342" w:author="Stefan Bjornander" w:date="2015-04-25T10:17:00Z"/>
        </w:rPr>
      </w:pPr>
      <w:bookmarkStart w:id="343" w:name="_Ref479084909"/>
      <w:bookmarkStart w:id="344" w:name="_Toc481936219"/>
      <w:r w:rsidRPr="00EC76D5">
        <w:t>The Type Class</w:t>
      </w:r>
      <w:bookmarkEnd w:id="343"/>
      <w:bookmarkEnd w:id="344"/>
    </w:p>
    <w:p w14:paraId="592CA379" w14:textId="0CFB0DFD" w:rsidR="00132B4A" w:rsidRPr="00EC76D5" w:rsidRDefault="00132B4A">
      <w:pPr>
        <w:pPrChange w:id="345" w:author="Stefan Bjornander" w:date="2015-04-25T10:17:00Z">
          <w:pPr>
            <w:pStyle w:val="Rubrik2"/>
          </w:pPr>
        </w:pPrChange>
      </w:pPr>
      <w:ins w:id="346" w:author="Stefan Bjornander" w:date="2015-04-25T10:17:00Z">
        <w:r w:rsidRPr="00EC76D5">
          <w:t xml:space="preserve">The </w:t>
        </w:r>
        <w:r w:rsidRPr="00EC76D5">
          <w:rPr>
            <w:rStyle w:val="CodeInText"/>
          </w:rPr>
          <w:t>Type</w:t>
        </w:r>
        <w:r w:rsidRPr="00EC76D5">
          <w:t xml:space="preserve"> class hold information about a type.</w:t>
        </w:r>
        <w:r w:rsidR="004C4A09" w:rsidRPr="00EC76D5">
          <w:t xml:space="preserve"> The </w:t>
        </w:r>
      </w:ins>
      <w:ins w:id="347" w:author="Stefan Bjornander" w:date="2015-04-25T10:18:00Z">
        <w:r w:rsidR="004C4A09" w:rsidRPr="00EC76D5">
          <w:t xml:space="preserve">default </w:t>
        </w:r>
      </w:ins>
      <w:ins w:id="348" w:author="Stefan Bjornander" w:date="2015-04-25T10:17:00Z">
        <w:r w:rsidR="004C4A09" w:rsidRPr="00EC76D5">
          <w:t xml:space="preserve">constructor </w:t>
        </w:r>
      </w:ins>
      <w:ins w:id="349" w:author="Stefan Bjornander" w:date="2015-04-25T10:18:00Z">
        <w:r w:rsidR="004C4A09" w:rsidRPr="00EC76D5">
          <w:t xml:space="preserve">is </w:t>
        </w:r>
      </w:ins>
      <w:ins w:id="350" w:author="Stefan Bjornander" w:date="2015-04-25T10:17:00Z">
        <w:r w:rsidR="004C4A09" w:rsidRPr="00EC76D5">
          <w:t>private</w:t>
        </w:r>
      </w:ins>
      <w:ins w:id="351" w:author="Stefan Bjornander" w:date="2015-04-25T10:18:00Z">
        <w:r w:rsidR="00032DD9" w:rsidRPr="00EC76D5">
          <w:t>, which makes it impossible to</w:t>
        </w:r>
      </w:ins>
      <w:ins w:id="352" w:author="Stefan Bjornander" w:date="2015-04-25T10:21:00Z">
        <w:r w:rsidR="00032DD9" w:rsidRPr="00EC76D5">
          <w:t xml:space="preserve"> explicitly</w:t>
        </w:r>
      </w:ins>
      <w:ins w:id="353" w:author="Stefan Bjornander" w:date="2015-04-25T10:18:00Z">
        <w:r w:rsidR="00032DD9" w:rsidRPr="00EC76D5">
          <w:t xml:space="preserve"> </w:t>
        </w:r>
      </w:ins>
      <w:ins w:id="354" w:author="Stefan Bjornander" w:date="2015-04-25T10:21:00Z">
        <w:r w:rsidR="00032DD9" w:rsidRPr="00EC76D5">
          <w:t xml:space="preserve">create type objects. </w:t>
        </w:r>
      </w:ins>
      <w:ins w:id="355" w:author="Stefan Bjornander" w:date="2015-04-25T10:25:00Z">
        <w:r w:rsidR="00032DD9" w:rsidRPr="00EC76D5">
          <w:t>Instead</w:t>
        </w:r>
      </w:ins>
      <w:ins w:id="356" w:author="Stefan Bjornander" w:date="2015-04-25T10:21:00Z">
        <w:r w:rsidR="00032DD9" w:rsidRPr="00EC76D5">
          <w:t xml:space="preserve">, </w:t>
        </w:r>
      </w:ins>
      <w:ins w:id="357" w:author="Stefan Bjornander" w:date="2015-04-25T10:25:00Z">
        <w:r w:rsidR="00032DD9" w:rsidRPr="00EC76D5">
          <w:t xml:space="preserve">there is a series of static </w:t>
        </w:r>
      </w:ins>
      <w:r w:rsidR="0072083F" w:rsidRPr="00EC76D5">
        <w:rPr>
          <w:rStyle w:val="CodeInText0"/>
        </w:rPr>
        <w:t>create</w:t>
      </w:r>
      <w:r w:rsidR="0072083F" w:rsidRPr="00EC76D5">
        <w:t>-</w:t>
      </w:r>
      <w:ins w:id="358" w:author="Stefan Bjornander" w:date="2015-04-25T10:25:00Z">
        <w:r w:rsidR="00032DD9" w:rsidRPr="00EC76D5">
          <w:t xml:space="preserve">methods that create and return a </w:t>
        </w:r>
      </w:ins>
      <w:r w:rsidR="004D2F48" w:rsidRPr="00EC76D5">
        <w:t>T</w:t>
      </w:r>
      <w:ins w:id="359" w:author="Stefan Bjornander" w:date="2015-04-25T10:25:00Z">
        <w:r w:rsidR="00032DD9" w:rsidRPr="00EC76D5">
          <w:t>ype object.</w:t>
        </w:r>
      </w:ins>
    </w:p>
    <w:p w14:paraId="20883CFD" w14:textId="64E9573E" w:rsidR="00223105" w:rsidRPr="00EC76D5" w:rsidRDefault="00223105" w:rsidP="004C3909">
      <w:pPr>
        <w:pStyle w:val="CodeHeader"/>
      </w:pPr>
      <w:proofErr w:type="spellStart"/>
      <w:r w:rsidRPr="00EC76D5">
        <w:t>Type.java</w:t>
      </w:r>
      <w:proofErr w:type="spellEnd"/>
    </w:p>
    <w:p w14:paraId="093CD484" w14:textId="77777777" w:rsidR="009E5F57" w:rsidRPr="00EC76D5" w:rsidRDefault="009E5F57" w:rsidP="009E5F57">
      <w:pPr>
        <w:pStyle w:val="Code"/>
      </w:pPr>
      <w:r w:rsidRPr="00EC76D5">
        <w:t>package c_compiler;</w:t>
      </w:r>
    </w:p>
    <w:p w14:paraId="7DB18E56" w14:textId="77777777" w:rsidR="009E5F57" w:rsidRPr="00EC76D5" w:rsidRDefault="009E5F57" w:rsidP="009E5F57">
      <w:pPr>
        <w:pStyle w:val="Code"/>
      </w:pPr>
      <w:r w:rsidRPr="00EC76D5">
        <w:t>import java.math.*;</w:t>
      </w:r>
    </w:p>
    <w:p w14:paraId="1FAE76E6" w14:textId="77777777" w:rsidR="009E5F57" w:rsidRPr="00EC76D5" w:rsidRDefault="009E5F57" w:rsidP="009E5F57">
      <w:pPr>
        <w:pStyle w:val="Code"/>
      </w:pPr>
      <w:r w:rsidRPr="00EC76D5">
        <w:t>import java.util.*;</w:t>
      </w:r>
    </w:p>
    <w:p w14:paraId="03142090" w14:textId="77777777" w:rsidR="009E5F57" w:rsidRPr="00EC76D5" w:rsidRDefault="009E5F57" w:rsidP="009E5F57">
      <w:pPr>
        <w:pStyle w:val="Code"/>
      </w:pPr>
    </w:p>
    <w:p w14:paraId="3631E0F8" w14:textId="77777777" w:rsidR="009E5F57" w:rsidRPr="00EC76D5" w:rsidRDefault="009E5F57" w:rsidP="009E5F57">
      <w:pPr>
        <w:pStyle w:val="Code"/>
      </w:pPr>
      <w:r w:rsidRPr="00EC76D5">
        <w:t>public class Type {</w:t>
      </w:r>
    </w:p>
    <w:p w14:paraId="32906DD4" w14:textId="77777777" w:rsidR="009E5F57" w:rsidRPr="00EC76D5" w:rsidRDefault="009E5F57" w:rsidP="009E5F57">
      <w:pPr>
        <w:pStyle w:val="Code"/>
      </w:pPr>
      <w:r w:rsidRPr="00EC76D5">
        <w:t xml:space="preserve">  public static Type SignedIntegerType =</w:t>
      </w:r>
    </w:p>
    <w:p w14:paraId="69D21F6D" w14:textId="77777777" w:rsidR="009E5F57" w:rsidRPr="00EC76D5" w:rsidRDefault="009E5F57" w:rsidP="009E5F57">
      <w:pPr>
        <w:pStyle w:val="Code"/>
      </w:pPr>
      <w:r w:rsidRPr="00EC76D5">
        <w:t xml:space="preserve">                Type.createArithmeticType(Sort.Signed_Int);</w:t>
      </w:r>
    </w:p>
    <w:p w14:paraId="3D0C8864" w14:textId="77777777" w:rsidR="009E5F57" w:rsidRPr="00EC76D5" w:rsidRDefault="009E5F57" w:rsidP="009E5F57">
      <w:pPr>
        <w:pStyle w:val="Code"/>
      </w:pPr>
      <w:r w:rsidRPr="00EC76D5">
        <w:t xml:space="preserve">  public static Type UnsignedIntegerType =</w:t>
      </w:r>
    </w:p>
    <w:p w14:paraId="24D93E78" w14:textId="77777777" w:rsidR="009E5F57" w:rsidRPr="00EC76D5" w:rsidRDefault="009E5F57" w:rsidP="009E5F57">
      <w:pPr>
        <w:pStyle w:val="Code"/>
      </w:pPr>
      <w:r w:rsidRPr="00EC76D5">
        <w:t xml:space="preserve">                Type.createArithmeticType(Sort.Unsigned_Int);</w:t>
      </w:r>
    </w:p>
    <w:p w14:paraId="3D3E48C7" w14:textId="77777777" w:rsidR="009E5F57" w:rsidRPr="00EC76D5" w:rsidRDefault="009E5F57" w:rsidP="009E5F57">
      <w:pPr>
        <w:pStyle w:val="Code"/>
      </w:pPr>
      <w:r w:rsidRPr="00EC76D5">
        <w:t xml:space="preserve">  public static Type DoubleType = Type.createArithmeticType(Sort.Double);</w:t>
      </w:r>
    </w:p>
    <w:p w14:paraId="197AC333" w14:textId="77777777" w:rsidR="009E5F57" w:rsidRPr="00EC76D5" w:rsidRDefault="009E5F57" w:rsidP="009E5F57">
      <w:pPr>
        <w:pStyle w:val="Code"/>
      </w:pPr>
      <w:r w:rsidRPr="00EC76D5">
        <w:t xml:space="preserve">  public static Type LogicalType = Type.createArithmeticType(Sort.Logical);</w:t>
      </w:r>
    </w:p>
    <w:p w14:paraId="159F4B41" w14:textId="77777777" w:rsidR="009E5F57" w:rsidRPr="00EC76D5" w:rsidRDefault="009E5F57" w:rsidP="009E5F57">
      <w:pPr>
        <w:pStyle w:val="Code"/>
      </w:pPr>
      <w:r w:rsidRPr="00EC76D5">
        <w:t xml:space="preserve">  public static Type SignedCharType =</w:t>
      </w:r>
    </w:p>
    <w:p w14:paraId="1B16BA48" w14:textId="77777777" w:rsidR="009E5F57" w:rsidRPr="00EC76D5" w:rsidRDefault="009E5F57" w:rsidP="009E5F57">
      <w:pPr>
        <w:pStyle w:val="Code"/>
      </w:pPr>
      <w:r w:rsidRPr="00EC76D5">
        <w:t xml:space="preserve">                Type.createArithmeticType(Sort.Signed_Char);</w:t>
      </w:r>
    </w:p>
    <w:p w14:paraId="51F52270" w14:textId="77777777" w:rsidR="009E5F57" w:rsidRPr="00EC76D5" w:rsidRDefault="009E5F57" w:rsidP="009E5F57">
      <w:pPr>
        <w:pStyle w:val="Code"/>
      </w:pPr>
      <w:r w:rsidRPr="00EC76D5">
        <w:t xml:space="preserve">  public static Type UnsignedCharType =</w:t>
      </w:r>
    </w:p>
    <w:p w14:paraId="44370B10" w14:textId="77777777" w:rsidR="009E5F57" w:rsidRPr="00EC76D5" w:rsidRDefault="009E5F57" w:rsidP="009E5F57">
      <w:pPr>
        <w:pStyle w:val="Code"/>
      </w:pPr>
      <w:r w:rsidRPr="00EC76D5">
        <w:t xml:space="preserve">                Type.createArithmeticType(Sort.Unsigned_Char);</w:t>
      </w:r>
    </w:p>
    <w:p w14:paraId="0EB03FA1" w14:textId="77777777" w:rsidR="009E5F57" w:rsidRPr="00EC76D5" w:rsidRDefault="009E5F57" w:rsidP="009E5F57">
      <w:pPr>
        <w:pStyle w:val="Code"/>
      </w:pPr>
      <w:r w:rsidRPr="00EC76D5">
        <w:t xml:space="preserve">  public static Type StringType = Type.createArithmeticType(Sort.String);</w:t>
      </w:r>
    </w:p>
    <w:p w14:paraId="1A85BCA9" w14:textId="77777777" w:rsidR="009E5F57" w:rsidRPr="00EC76D5" w:rsidRDefault="009E5F57" w:rsidP="009E5F57">
      <w:pPr>
        <w:pStyle w:val="Code"/>
      </w:pPr>
      <w:r w:rsidRPr="00EC76D5">
        <w:t xml:space="preserve">  public static Type VoidType = Type.createArithmeticType(Sort.Void);</w:t>
      </w:r>
    </w:p>
    <w:p w14:paraId="5406A21B" w14:textId="77777777" w:rsidR="009E5F57" w:rsidRPr="00EC76D5" w:rsidRDefault="009E5F57" w:rsidP="009E5F57">
      <w:pPr>
        <w:pStyle w:val="Code"/>
      </w:pPr>
      <w:r w:rsidRPr="00EC76D5">
        <w:t xml:space="preserve">  public static Type PointerType = Type.createPointerType(SignedIntegerType);</w:t>
      </w:r>
    </w:p>
    <w:p w14:paraId="4DEF3A5E" w14:textId="5A3F7B0E" w:rsidR="00EF5076" w:rsidRPr="00EC76D5" w:rsidRDefault="00EF5076" w:rsidP="00D51AF3">
      <w:pPr>
        <w:pStyle w:val="Rubrik3"/>
        <w:rPr>
          <w:ins w:id="360" w:author="Stefan Bjornander" w:date="2015-04-25T10:32:00Z"/>
        </w:rPr>
      </w:pPr>
      <w:bookmarkStart w:id="361" w:name="_Toc481936220"/>
      <w:r w:rsidRPr="00EC76D5">
        <w:t>Arithmetic Types</w:t>
      </w:r>
      <w:bookmarkEnd w:id="361"/>
    </w:p>
    <w:p w14:paraId="6D9F17A4" w14:textId="77777777" w:rsidR="00AC202D" w:rsidRPr="00EC76D5" w:rsidRDefault="00AC202D">
      <w:pPr>
        <w:ind w:left="720" w:hanging="720"/>
        <w:rPr>
          <w:ins w:id="362" w:author="Stefan Bjornander" w:date="2015-04-25T10:33:00Z"/>
        </w:rPr>
        <w:pPrChange w:id="363" w:author="Stefan Bjornander" w:date="2015-04-25T10:34:00Z">
          <w:pPr>
            <w:pStyle w:val="Rubrik3"/>
          </w:pPr>
        </w:pPrChange>
      </w:pPr>
      <w:ins w:id="364" w:author="Stefan Bjornander" w:date="2015-04-25T10:32:00Z">
        <w:r w:rsidRPr="00EC76D5">
          <w:t>An ar</w:t>
        </w:r>
      </w:ins>
      <w:ins w:id="365" w:author="Stefan Bjornander" w:date="2015-04-25T10:34:00Z">
        <w:r w:rsidRPr="00EC76D5">
          <w:t xml:space="preserve">ithmetic </w:t>
        </w:r>
      </w:ins>
      <w:ins w:id="366" w:author="Stefan Bjornander" w:date="2015-04-25T10:32:00Z">
        <w:r w:rsidRPr="00EC76D5">
          <w:t xml:space="preserve">type is either </w:t>
        </w:r>
      </w:ins>
      <w:ins w:id="367" w:author="Stefan Bjornander" w:date="2015-04-25T10:33:00Z">
        <w:r w:rsidRPr="00EC76D5">
          <w:t xml:space="preserve">integral or </w:t>
        </w:r>
        <w:proofErr w:type="gramStart"/>
        <w:r w:rsidRPr="00EC76D5">
          <w:t>floating, and</w:t>
        </w:r>
        <w:proofErr w:type="gramEnd"/>
        <w:r w:rsidRPr="00EC76D5">
          <w:t xml:space="preserve"> is determined by the </w:t>
        </w:r>
        <w:proofErr w:type="spellStart"/>
        <w:r w:rsidRPr="00EC76D5">
          <w:rPr>
            <w:rStyle w:val="CodeInText"/>
            <w:color w:val="auto"/>
            <w:rPrChange w:id="368" w:author="Stefan Bjornander" w:date="2015-04-25T10:34:00Z">
              <w:rPr/>
            </w:rPrChange>
          </w:rPr>
          <w:t>m</w:t>
        </w:r>
      </w:ins>
      <w:ins w:id="369" w:author="Stefan Bjornander" w:date="2015-04-25T10:34:00Z">
        <w:r w:rsidRPr="00EC76D5">
          <w:rPr>
            <w:rStyle w:val="CodeInText"/>
            <w:color w:val="auto"/>
            <w:rPrChange w:id="370" w:author="Stefan Bjornander" w:date="2015-04-25T10:34:00Z">
              <w:rPr/>
            </w:rPrChange>
          </w:rPr>
          <w:t>_</w:t>
        </w:r>
      </w:ins>
      <w:ins w:id="371" w:author="Stefan Bjornander" w:date="2015-04-25T10:33:00Z">
        <w:r w:rsidRPr="00EC76D5">
          <w:rPr>
            <w:rStyle w:val="CodeInText"/>
            <w:color w:val="auto"/>
            <w:rPrChange w:id="372" w:author="Stefan Bjornander" w:date="2015-04-25T10:34:00Z">
              <w:rPr/>
            </w:rPrChange>
          </w:rPr>
          <w:t>sort</w:t>
        </w:r>
        <w:proofErr w:type="spellEnd"/>
        <w:r w:rsidRPr="00EC76D5">
          <w:t xml:space="preserve"> field</w:t>
        </w:r>
      </w:ins>
      <w:ins w:id="373" w:author="Stefan Bjornander" w:date="2015-04-25T10:34:00Z">
        <w:r w:rsidRPr="00EC76D5">
          <w:t>.</w:t>
        </w:r>
      </w:ins>
    </w:p>
    <w:p w14:paraId="0B5AD336" w14:textId="77777777" w:rsidR="00AC202D" w:rsidRPr="00EC76D5" w:rsidRDefault="00AC202D">
      <w:pPr>
        <w:pStyle w:val="CodeHeader"/>
        <w:rPr>
          <w:ins w:id="374" w:author="Stefan Bjornander" w:date="2015-04-25T10:33:00Z"/>
        </w:rPr>
        <w:pPrChange w:id="375" w:author="Stefan Bjornander" w:date="2015-04-25T10:33:00Z">
          <w:pPr>
            <w:pStyle w:val="Rubrik3"/>
          </w:pPr>
        </w:pPrChange>
      </w:pPr>
      <w:proofErr w:type="spellStart"/>
      <w:ins w:id="376" w:author="Stefan Bjornander" w:date="2015-04-25T10:33:00Z">
        <w:r w:rsidRPr="00EC76D5">
          <w:t>Sort.java</w:t>
        </w:r>
        <w:proofErr w:type="spellEnd"/>
      </w:ins>
    </w:p>
    <w:p w14:paraId="6FE96E3D" w14:textId="77777777" w:rsidR="00207516" w:rsidRPr="00EC76D5" w:rsidRDefault="00207516" w:rsidP="00207516">
      <w:pPr>
        <w:pStyle w:val="Code"/>
      </w:pPr>
      <w:r w:rsidRPr="00EC76D5">
        <w:t>package c_compiler;</w:t>
      </w:r>
    </w:p>
    <w:p w14:paraId="69371291" w14:textId="77777777" w:rsidR="00207516" w:rsidRPr="00EC76D5" w:rsidRDefault="00207516" w:rsidP="00207516">
      <w:pPr>
        <w:pStyle w:val="Code"/>
      </w:pPr>
    </w:p>
    <w:p w14:paraId="00D040FC" w14:textId="77777777" w:rsidR="00207516" w:rsidRPr="00EC76D5" w:rsidRDefault="00207516" w:rsidP="00207516">
      <w:pPr>
        <w:pStyle w:val="Code"/>
      </w:pPr>
      <w:r w:rsidRPr="00EC76D5">
        <w:t>public enum Sort {Void, Boolean, Signed_Char, Unsigned_Char,</w:t>
      </w:r>
    </w:p>
    <w:p w14:paraId="5059C422" w14:textId="77777777" w:rsidR="00207516" w:rsidRPr="00EC76D5" w:rsidRDefault="00207516" w:rsidP="00207516">
      <w:pPr>
        <w:pStyle w:val="Code"/>
      </w:pPr>
      <w:r w:rsidRPr="00EC76D5">
        <w:t xml:space="preserve">                  Signed_Short_Int, Unsigned_Short_Int, Signed_Int,</w:t>
      </w:r>
    </w:p>
    <w:p w14:paraId="1EC63C39" w14:textId="77777777" w:rsidR="00207516" w:rsidRPr="00EC76D5" w:rsidRDefault="00207516" w:rsidP="00207516">
      <w:pPr>
        <w:pStyle w:val="Code"/>
      </w:pPr>
      <w:r w:rsidRPr="00EC76D5">
        <w:t xml:space="preserve">                  Unsigned_Int, Signed_Long_Int, Unsigned_Long_Int,</w:t>
      </w:r>
    </w:p>
    <w:p w14:paraId="36011CEA" w14:textId="77777777" w:rsidR="00207516" w:rsidRPr="00EC76D5" w:rsidRDefault="00207516" w:rsidP="00207516">
      <w:pPr>
        <w:pStyle w:val="Code"/>
      </w:pPr>
      <w:r w:rsidRPr="00EC76D5">
        <w:t xml:space="preserve">                  Float, Double, Long_Double, String,</w:t>
      </w:r>
    </w:p>
    <w:p w14:paraId="63BF1E6A" w14:textId="77777777" w:rsidR="00207516" w:rsidRPr="00EC76D5" w:rsidRDefault="00207516" w:rsidP="00207516">
      <w:pPr>
        <w:pStyle w:val="Code"/>
      </w:pPr>
      <w:r w:rsidRPr="00EC76D5">
        <w:t xml:space="preserve">                  Pointer, Array, Struct, Union, Enumeration,</w:t>
      </w:r>
    </w:p>
    <w:p w14:paraId="2E9C3D21" w14:textId="77777777" w:rsidR="00207516" w:rsidRPr="00EC76D5" w:rsidRDefault="00207516" w:rsidP="00207516">
      <w:pPr>
        <w:pStyle w:val="Code"/>
        <w:rPr>
          <w:b/>
        </w:rPr>
      </w:pPr>
      <w:r w:rsidRPr="00EC76D5">
        <w:t xml:space="preserve">                  Function, Logical}; </w:t>
      </w:r>
    </w:p>
    <w:p w14:paraId="769E0DA7" w14:textId="60B8DA51" w:rsidR="009E5C9B" w:rsidRPr="00EC76D5" w:rsidRDefault="009E5C9B" w:rsidP="00207516">
      <w:pPr>
        <w:pStyle w:val="CodeHeader"/>
      </w:pPr>
      <w:proofErr w:type="spellStart"/>
      <w:r w:rsidRPr="00EC76D5">
        <w:t>Type.java</w:t>
      </w:r>
      <w:proofErr w:type="spellEnd"/>
    </w:p>
    <w:p w14:paraId="0BC00B1A" w14:textId="77777777" w:rsidR="00207516" w:rsidRPr="00EC76D5" w:rsidRDefault="00207516" w:rsidP="00207516">
      <w:pPr>
        <w:pStyle w:val="Code"/>
      </w:pPr>
      <w:r w:rsidRPr="00EC76D5">
        <w:t xml:space="preserve">  private Sort m_sort;</w:t>
      </w:r>
    </w:p>
    <w:p w14:paraId="6176A51B" w14:textId="77777777" w:rsidR="00207516" w:rsidRPr="00EC76D5" w:rsidRDefault="00207516" w:rsidP="00207516">
      <w:pPr>
        <w:pStyle w:val="Code"/>
      </w:pPr>
      <w:r w:rsidRPr="00EC76D5">
        <w:t xml:space="preserve">  </w:t>
      </w:r>
    </w:p>
    <w:p w14:paraId="1FA8F3A6" w14:textId="77777777" w:rsidR="00207516" w:rsidRPr="00EC76D5" w:rsidRDefault="00207516" w:rsidP="00207516">
      <w:pPr>
        <w:pStyle w:val="Code"/>
      </w:pPr>
      <w:r w:rsidRPr="00EC76D5">
        <w:t xml:space="preserve">  public Sort getSort() {</w:t>
      </w:r>
    </w:p>
    <w:p w14:paraId="2F97DDEE" w14:textId="77777777" w:rsidR="00207516" w:rsidRPr="00EC76D5" w:rsidRDefault="00207516" w:rsidP="00207516">
      <w:pPr>
        <w:pStyle w:val="Code"/>
      </w:pPr>
      <w:r w:rsidRPr="00EC76D5">
        <w:t xml:space="preserve">    return m_sort;</w:t>
      </w:r>
    </w:p>
    <w:p w14:paraId="7029B6E5" w14:textId="77777777" w:rsidR="00207516" w:rsidRPr="00EC76D5" w:rsidRDefault="00207516" w:rsidP="00207516">
      <w:pPr>
        <w:pStyle w:val="Code"/>
      </w:pPr>
      <w:r w:rsidRPr="00EC76D5">
        <w:t xml:space="preserve">  }</w:t>
      </w:r>
    </w:p>
    <w:p w14:paraId="0B5A5B51" w14:textId="77777777" w:rsidR="00207516" w:rsidRPr="00EC76D5" w:rsidRDefault="00207516" w:rsidP="00207516">
      <w:pPr>
        <w:pStyle w:val="Code"/>
      </w:pPr>
    </w:p>
    <w:p w14:paraId="246DEA19" w14:textId="77777777" w:rsidR="00207516" w:rsidRPr="00EC76D5" w:rsidRDefault="00207516" w:rsidP="00207516">
      <w:pPr>
        <w:pStyle w:val="Code"/>
      </w:pPr>
      <w:r w:rsidRPr="00EC76D5">
        <w:lastRenderedPageBreak/>
        <w:t xml:space="preserve">  public static Type createArithmeticType(Sort sort) {</w:t>
      </w:r>
    </w:p>
    <w:p w14:paraId="27BA9959" w14:textId="77777777" w:rsidR="00207516" w:rsidRPr="00EC76D5" w:rsidRDefault="00207516" w:rsidP="00207516">
      <w:pPr>
        <w:pStyle w:val="Code"/>
      </w:pPr>
      <w:r w:rsidRPr="00EC76D5">
        <w:t xml:space="preserve">    Type type = new Type();</w:t>
      </w:r>
    </w:p>
    <w:p w14:paraId="3C99C41F" w14:textId="77777777" w:rsidR="00207516" w:rsidRPr="00EC76D5" w:rsidRDefault="00207516" w:rsidP="00207516">
      <w:pPr>
        <w:pStyle w:val="Code"/>
      </w:pPr>
      <w:r w:rsidRPr="00EC76D5">
        <w:t xml:space="preserve">    type.m_sort = sort;</w:t>
      </w:r>
    </w:p>
    <w:p w14:paraId="7205BC77" w14:textId="77777777" w:rsidR="00207516" w:rsidRPr="00EC76D5" w:rsidRDefault="00207516" w:rsidP="00207516">
      <w:pPr>
        <w:pStyle w:val="Code"/>
      </w:pPr>
      <w:r w:rsidRPr="00EC76D5">
        <w:t xml:space="preserve">    return type;  </w:t>
      </w:r>
    </w:p>
    <w:p w14:paraId="775964E8" w14:textId="77777777" w:rsidR="00207516" w:rsidRPr="00EC76D5" w:rsidRDefault="00207516" w:rsidP="00207516">
      <w:pPr>
        <w:pStyle w:val="Code"/>
        <w:rPr>
          <w:rFonts w:ascii="Times New Roman" w:eastAsiaTheme="majorEastAsia" w:hAnsi="Times New Roman" w:cstheme="majorBidi"/>
          <w:b/>
          <w:noProof w:val="0"/>
          <w:sz w:val="32"/>
          <w:szCs w:val="24"/>
        </w:rPr>
      </w:pPr>
      <w:r w:rsidRPr="00EC76D5">
        <w:t xml:space="preserve">  } </w:t>
      </w:r>
    </w:p>
    <w:p w14:paraId="2FEC35CB" w14:textId="2D70FB83" w:rsidR="00365A5E" w:rsidRPr="00EC76D5" w:rsidRDefault="00365A5E" w:rsidP="00207516">
      <w:pPr>
        <w:pStyle w:val="Rubrik3"/>
        <w:rPr>
          <w:ins w:id="377" w:author="Stefan Bjornander" w:date="2015-04-25T10:38:00Z"/>
        </w:rPr>
      </w:pPr>
      <w:bookmarkStart w:id="378" w:name="_Toc481936221"/>
      <w:r w:rsidRPr="00EC76D5">
        <w:t>Enum</w:t>
      </w:r>
      <w:r w:rsidR="00D51AF3" w:rsidRPr="00EC76D5">
        <w:t>eration</w:t>
      </w:r>
      <w:r w:rsidRPr="00EC76D5">
        <w:t xml:space="preserve"> Types</w:t>
      </w:r>
      <w:bookmarkEnd w:id="378"/>
    </w:p>
    <w:p w14:paraId="13D87461" w14:textId="64627309" w:rsidR="00157719" w:rsidRPr="00EC76D5" w:rsidRDefault="00157719">
      <w:pPr>
        <w:pPrChange w:id="379" w:author="Stefan Bjornander" w:date="2015-04-25T10:38:00Z">
          <w:pPr>
            <w:pStyle w:val="Rubrik3"/>
          </w:pPr>
        </w:pPrChange>
      </w:pPr>
      <w:ins w:id="380" w:author="Stefan Bjornander" w:date="2015-04-25T10:38:00Z">
        <w:r w:rsidRPr="00EC76D5">
          <w:t>The enumeration type (</w:t>
        </w:r>
        <w:proofErr w:type="spellStart"/>
        <w:r w:rsidRPr="00EC76D5">
          <w:rPr>
            <w:rStyle w:val="CodeInText"/>
            <w:color w:val="auto"/>
            <w:rPrChange w:id="381" w:author="Stefan Bjornander" w:date="2015-04-25T10:38:00Z">
              <w:rPr/>
            </w:rPrChange>
          </w:rPr>
          <w:t>enum</w:t>
        </w:r>
        <w:proofErr w:type="spellEnd"/>
        <w:r w:rsidRPr="00EC76D5">
          <w:t>) is stored as an assigned integer.</w:t>
        </w:r>
        <w:r w:rsidR="008947FF" w:rsidRPr="00EC76D5">
          <w:t xml:space="preserve"> However, the </w:t>
        </w:r>
        <w:r w:rsidR="008947FF" w:rsidRPr="00EC76D5">
          <w:rPr>
            <w:rStyle w:val="CodeInText"/>
          </w:rPr>
          <w:t>Specifi</w:t>
        </w:r>
      </w:ins>
      <w:r w:rsidR="00EA4C5E" w:rsidRPr="00EC76D5">
        <w:rPr>
          <w:rStyle w:val="CodeInText"/>
        </w:rPr>
        <w:t>er</w:t>
      </w:r>
      <w:ins w:id="382" w:author="Stefan Bjornander" w:date="2015-04-25T10:38:00Z">
        <w:r w:rsidR="008947FF" w:rsidRPr="00EC76D5">
          <w:t xml:space="preserve"> class of Section </w:t>
        </w:r>
      </w:ins>
      <w:r w:rsidR="00E62CBE" w:rsidRPr="00EC76D5">
        <w:fldChar w:fldCharType="begin"/>
      </w:r>
      <w:r w:rsidR="00E62CBE" w:rsidRPr="00EC76D5">
        <w:instrText xml:space="preserve"> REF _Ref418259975 \r \h </w:instrText>
      </w:r>
      <w:r w:rsidR="00E62CBE" w:rsidRPr="00EC76D5">
        <w:fldChar w:fldCharType="separate"/>
      </w:r>
      <w:r w:rsidR="00545E00" w:rsidRPr="00EC76D5">
        <w:t>6.1.2</w:t>
      </w:r>
      <w:r w:rsidR="00E62CBE" w:rsidRPr="00EC76D5">
        <w:fldChar w:fldCharType="end"/>
      </w:r>
      <w:r w:rsidR="00E62CBE" w:rsidRPr="00EC76D5">
        <w:t xml:space="preserve"> </w:t>
      </w:r>
      <w:ins w:id="383" w:author="Stefan Bjornander" w:date="2015-04-25T10:38:00Z">
        <w:r w:rsidR="008947FF" w:rsidRPr="00EC76D5">
          <w:t xml:space="preserve">needs to know if the type is </w:t>
        </w:r>
        <w:proofErr w:type="spellStart"/>
        <w:r w:rsidR="008947FF" w:rsidRPr="00EC76D5">
          <w:t>enum</w:t>
        </w:r>
        <w:proofErr w:type="spellEnd"/>
        <w:r w:rsidR="008947FF" w:rsidRPr="00EC76D5">
          <w:t xml:space="preserve"> </w:t>
        </w:r>
      </w:ins>
      <w:r w:rsidR="00941573" w:rsidRPr="00EC76D5">
        <w:t>to</w:t>
      </w:r>
      <w:ins w:id="384" w:author="Stefan Bjornander" w:date="2015-04-25T10:38:00Z">
        <w:r w:rsidR="008947FF" w:rsidRPr="00EC76D5">
          <w:t xml:space="preserve"> </w:t>
        </w:r>
      </w:ins>
      <w:proofErr w:type="spellStart"/>
      <w:r w:rsidR="002F35C1">
        <w:t>initializer</w:t>
      </w:r>
      <w:ins w:id="385" w:author="Stefan Bjornander" w:date="2015-04-25T10:38:00Z">
        <w:r w:rsidR="008947FF" w:rsidRPr="00EC76D5">
          <w:t>ialize</w:t>
        </w:r>
        <w:proofErr w:type="spellEnd"/>
        <w:r w:rsidR="008947FF" w:rsidRPr="00EC76D5">
          <w:t xml:space="preserve"> its value. </w:t>
        </w:r>
      </w:ins>
      <w:r w:rsidR="00941573" w:rsidRPr="00EC76D5">
        <w:t>Therefore,</w:t>
      </w:r>
      <w:ins w:id="386" w:author="Stefan Bjornander" w:date="2015-04-25T10:38:00Z">
        <w:r w:rsidR="008947FF" w:rsidRPr="00EC76D5">
          <w:t xml:space="preserve"> we add the </w:t>
        </w:r>
        <w:proofErr w:type="spellStart"/>
        <w:r w:rsidR="008947FF" w:rsidRPr="00EC76D5">
          <w:rPr>
            <w:rStyle w:val="CodeInText"/>
            <w:color w:val="auto"/>
            <w:rPrChange w:id="387" w:author="Stefan Bjornander" w:date="2015-04-25T10:39:00Z">
              <w:rPr/>
            </w:rPrChange>
          </w:rPr>
          <w:t>m_enum</w:t>
        </w:r>
        <w:proofErr w:type="spellEnd"/>
        <w:r w:rsidR="008947FF" w:rsidRPr="00EC76D5">
          <w:t xml:space="preserve"> field and the </w:t>
        </w:r>
      </w:ins>
      <w:proofErr w:type="spellStart"/>
      <w:r w:rsidR="00506E8C" w:rsidRPr="00EC76D5">
        <w:rPr>
          <w:rStyle w:val="CodeInText"/>
        </w:rPr>
        <w:t>isEnumeration</w:t>
      </w:r>
      <w:proofErr w:type="spellEnd"/>
      <w:ins w:id="388" w:author="Stefan Bjornander" w:date="2015-04-25T10:38:00Z">
        <w:r w:rsidR="008947FF" w:rsidRPr="00EC76D5">
          <w:t xml:space="preserve"> method.</w:t>
        </w:r>
      </w:ins>
    </w:p>
    <w:p w14:paraId="71F57996" w14:textId="140981DC" w:rsidR="009E5C9B" w:rsidRPr="00EC76D5" w:rsidRDefault="009E5C9B" w:rsidP="009E5C9B">
      <w:pPr>
        <w:pStyle w:val="CodeHeader"/>
      </w:pPr>
      <w:proofErr w:type="spellStart"/>
      <w:r w:rsidRPr="00EC76D5">
        <w:t>Type.java</w:t>
      </w:r>
      <w:proofErr w:type="spellEnd"/>
    </w:p>
    <w:p w14:paraId="6A58B8BC" w14:textId="77777777" w:rsidR="0090736C" w:rsidRPr="00EC76D5" w:rsidRDefault="0090736C" w:rsidP="0090736C">
      <w:pPr>
        <w:pStyle w:val="Code"/>
      </w:pPr>
      <w:r w:rsidRPr="00EC76D5">
        <w:t xml:space="preserve">  private List&lt;Symbol&gt; m_enumerationList;</w:t>
      </w:r>
    </w:p>
    <w:p w14:paraId="68B3F13E" w14:textId="77777777" w:rsidR="0090736C" w:rsidRPr="00EC76D5" w:rsidRDefault="0090736C" w:rsidP="0090736C">
      <w:pPr>
        <w:pStyle w:val="Code"/>
      </w:pPr>
    </w:p>
    <w:p w14:paraId="5A3AB568" w14:textId="77777777" w:rsidR="0090736C" w:rsidRPr="00EC76D5" w:rsidRDefault="0090736C" w:rsidP="0090736C">
      <w:pPr>
        <w:pStyle w:val="Code"/>
      </w:pPr>
      <w:r w:rsidRPr="00EC76D5">
        <w:t xml:space="preserve">  public static Type createEnumerationType(List&lt;Symbol&gt; enumerationList) {</w:t>
      </w:r>
    </w:p>
    <w:p w14:paraId="194E477A" w14:textId="77777777" w:rsidR="0090736C" w:rsidRPr="00EC76D5" w:rsidRDefault="0090736C" w:rsidP="0090736C">
      <w:pPr>
        <w:pStyle w:val="Code"/>
      </w:pPr>
      <w:r w:rsidRPr="00EC76D5">
        <w:t xml:space="preserve">    Type type = new Type();</w:t>
      </w:r>
    </w:p>
    <w:p w14:paraId="6B18CDFD" w14:textId="77777777" w:rsidR="0090736C" w:rsidRPr="00EC76D5" w:rsidRDefault="0090736C" w:rsidP="0090736C">
      <w:pPr>
        <w:pStyle w:val="Code"/>
      </w:pPr>
      <w:r w:rsidRPr="00EC76D5">
        <w:t xml:space="preserve">    type.m_sort = Sort.Enumeration;</w:t>
      </w:r>
    </w:p>
    <w:p w14:paraId="31A3455E" w14:textId="77777777" w:rsidR="0090736C" w:rsidRPr="00EC76D5" w:rsidRDefault="0090736C" w:rsidP="0090736C">
      <w:pPr>
        <w:pStyle w:val="Code"/>
      </w:pPr>
      <w:r w:rsidRPr="00EC76D5">
        <w:t xml:space="preserve">    type.m_enumerationList = enumerationList;</w:t>
      </w:r>
    </w:p>
    <w:p w14:paraId="5FA8F4B3" w14:textId="77777777" w:rsidR="0090736C" w:rsidRPr="00EC76D5" w:rsidRDefault="0090736C" w:rsidP="0090736C">
      <w:pPr>
        <w:pStyle w:val="Code"/>
      </w:pPr>
      <w:r w:rsidRPr="00EC76D5">
        <w:t xml:space="preserve">    return type;</w:t>
      </w:r>
    </w:p>
    <w:p w14:paraId="6FC050CA" w14:textId="77777777" w:rsidR="0090736C" w:rsidRPr="00EC76D5" w:rsidRDefault="0090736C" w:rsidP="0090736C">
      <w:pPr>
        <w:pStyle w:val="Code"/>
      </w:pPr>
      <w:r w:rsidRPr="00EC76D5">
        <w:t xml:space="preserve">  }</w:t>
      </w:r>
    </w:p>
    <w:p w14:paraId="3FE84673" w14:textId="77777777" w:rsidR="0090736C" w:rsidRPr="00EC76D5" w:rsidRDefault="0090736C" w:rsidP="0090736C">
      <w:pPr>
        <w:pStyle w:val="Code"/>
      </w:pPr>
      <w:r w:rsidRPr="00EC76D5">
        <w:t xml:space="preserve">  </w:t>
      </w:r>
    </w:p>
    <w:p w14:paraId="4CE3875D" w14:textId="77777777" w:rsidR="0090736C" w:rsidRPr="00EC76D5" w:rsidRDefault="0090736C" w:rsidP="0090736C">
      <w:pPr>
        <w:pStyle w:val="Code"/>
      </w:pPr>
      <w:r w:rsidRPr="00EC76D5">
        <w:t xml:space="preserve">  public List&lt;Symbol&gt; getEnumerationList() {</w:t>
      </w:r>
    </w:p>
    <w:p w14:paraId="4FCCCF9A" w14:textId="77777777" w:rsidR="0090736C" w:rsidRPr="00EC76D5" w:rsidRDefault="0090736C" w:rsidP="0090736C">
      <w:pPr>
        <w:pStyle w:val="Code"/>
      </w:pPr>
      <w:r w:rsidRPr="00EC76D5">
        <w:t xml:space="preserve">    return m_enumerationList;</w:t>
      </w:r>
    </w:p>
    <w:p w14:paraId="4BC79AD4" w14:textId="7F453875" w:rsidR="000A2F1F" w:rsidRPr="00EC76D5" w:rsidRDefault="0090736C" w:rsidP="0090736C">
      <w:pPr>
        <w:pStyle w:val="Code"/>
      </w:pPr>
      <w:r w:rsidRPr="00EC76D5">
        <w:t xml:space="preserve">  }</w:t>
      </w:r>
    </w:p>
    <w:p w14:paraId="66EDEC39" w14:textId="12DA2134" w:rsidR="00A822AE" w:rsidRPr="00EC76D5" w:rsidRDefault="00A822AE" w:rsidP="00A822AE">
      <w:pPr>
        <w:pStyle w:val="Rubrik3"/>
        <w:numPr>
          <w:ilvl w:val="2"/>
          <w:numId w:val="26"/>
        </w:numPr>
        <w:rPr>
          <w:ins w:id="389" w:author="Stefan Bjornander" w:date="2015-04-25T10:39:00Z"/>
        </w:rPr>
      </w:pPr>
      <w:bookmarkStart w:id="390" w:name="_Toc481936222"/>
      <w:r w:rsidRPr="00EC76D5">
        <w:t>Bitfield Types</w:t>
      </w:r>
      <w:bookmarkEnd w:id="390"/>
    </w:p>
    <w:p w14:paraId="508C463C" w14:textId="77777777" w:rsidR="00BC11D3" w:rsidRPr="00EC76D5" w:rsidRDefault="00BC11D3">
      <w:pPr>
        <w:pPrChange w:id="391" w:author="Stefan Bjornander" w:date="2015-04-25T10:39:00Z">
          <w:pPr>
            <w:pStyle w:val="Rubrik3"/>
            <w:numPr>
              <w:numId w:val="26"/>
            </w:numPr>
          </w:pPr>
        </w:pPrChange>
      </w:pPr>
      <w:ins w:id="392" w:author="Stefan Bjornander" w:date="2015-04-25T10:39:00Z">
        <w:r w:rsidRPr="00EC76D5">
          <w:t>The bi</w:t>
        </w:r>
      </w:ins>
      <w:r w:rsidR="00B33437" w:rsidRPr="00EC76D5">
        <w:t>t</w:t>
      </w:r>
      <w:ins w:id="393" w:author="Stefan Bjornander" w:date="2015-04-25T10:39:00Z">
        <w:r w:rsidRPr="00EC76D5">
          <w:t xml:space="preserve">field type is basically an integral type, with the addition of the bitfield mask that is used </w:t>
        </w:r>
      </w:ins>
      <w:ins w:id="394" w:author="Stefan Bjornander" w:date="2015-04-25T10:40:00Z">
        <w:r w:rsidRPr="00EC76D5">
          <w:t>when a bitfield variable is assigned a value to set the unused bits to zero.</w:t>
        </w:r>
      </w:ins>
      <w:ins w:id="395" w:author="Stefan Bjornander" w:date="2015-04-25T10:39:00Z">
        <w:r w:rsidRPr="00EC76D5">
          <w:t xml:space="preserve"> </w:t>
        </w:r>
      </w:ins>
    </w:p>
    <w:p w14:paraId="306F4B7B" w14:textId="77777777" w:rsidR="00A822AE" w:rsidRPr="00EC76D5" w:rsidRDefault="00A822AE" w:rsidP="00A822AE">
      <w:pPr>
        <w:pStyle w:val="CodeHeader"/>
      </w:pPr>
      <w:proofErr w:type="spellStart"/>
      <w:r w:rsidRPr="00EC76D5">
        <w:t>Type.java</w:t>
      </w:r>
      <w:proofErr w:type="spellEnd"/>
    </w:p>
    <w:p w14:paraId="47BF6A37" w14:textId="77777777" w:rsidR="00BA1FAC" w:rsidRPr="00EC76D5" w:rsidRDefault="00BA1FAC" w:rsidP="00BA1FAC">
      <w:pPr>
        <w:pStyle w:val="Code"/>
      </w:pPr>
      <w:bookmarkStart w:id="396" w:name="_Ref418346929"/>
      <w:r w:rsidRPr="00EC76D5">
        <w:t xml:space="preserve">  private BigInteger m_bitfieldMask = null;</w:t>
      </w:r>
    </w:p>
    <w:p w14:paraId="155A8C09" w14:textId="77777777" w:rsidR="00BA1FAC" w:rsidRPr="00EC76D5" w:rsidRDefault="00BA1FAC" w:rsidP="00BA1FAC">
      <w:pPr>
        <w:pStyle w:val="Code"/>
      </w:pPr>
    </w:p>
    <w:p w14:paraId="4DBAF6C2" w14:textId="77777777" w:rsidR="00BA1FAC" w:rsidRPr="00EC76D5" w:rsidRDefault="00BA1FAC" w:rsidP="00BA1FAC">
      <w:pPr>
        <w:pStyle w:val="Code"/>
      </w:pPr>
      <w:r w:rsidRPr="00EC76D5">
        <w:t xml:space="preserve">  public boolean isBitfield() {</w:t>
      </w:r>
    </w:p>
    <w:p w14:paraId="189940E1" w14:textId="77777777" w:rsidR="00BA1FAC" w:rsidRPr="00EC76D5" w:rsidRDefault="00BA1FAC" w:rsidP="00BA1FAC">
      <w:pPr>
        <w:pStyle w:val="Code"/>
      </w:pPr>
      <w:r w:rsidRPr="00EC76D5">
        <w:t xml:space="preserve">    return (m_bitfieldMask != null);</w:t>
      </w:r>
    </w:p>
    <w:p w14:paraId="4A5AA764" w14:textId="77777777" w:rsidR="00BA1FAC" w:rsidRPr="00EC76D5" w:rsidRDefault="00BA1FAC" w:rsidP="00BA1FAC">
      <w:pPr>
        <w:pStyle w:val="Code"/>
      </w:pPr>
      <w:r w:rsidRPr="00EC76D5">
        <w:t xml:space="preserve">  }</w:t>
      </w:r>
    </w:p>
    <w:p w14:paraId="12D49540" w14:textId="77777777" w:rsidR="00BA1FAC" w:rsidRPr="00EC76D5" w:rsidRDefault="00BA1FAC" w:rsidP="00BA1FAC">
      <w:pPr>
        <w:pStyle w:val="Code"/>
      </w:pPr>
    </w:p>
    <w:p w14:paraId="006E7DA3" w14:textId="77777777" w:rsidR="00BA1FAC" w:rsidRPr="00EC76D5" w:rsidRDefault="00BA1FAC" w:rsidP="00BA1FAC">
      <w:pPr>
        <w:pStyle w:val="Code"/>
      </w:pPr>
      <w:r w:rsidRPr="00EC76D5">
        <w:t xml:space="preserve">  public BigInteger getBitfieldMask() {</w:t>
      </w:r>
    </w:p>
    <w:p w14:paraId="29D69156" w14:textId="77777777" w:rsidR="00BA1FAC" w:rsidRPr="00EC76D5" w:rsidRDefault="00BA1FAC" w:rsidP="00BA1FAC">
      <w:pPr>
        <w:pStyle w:val="Code"/>
      </w:pPr>
      <w:r w:rsidRPr="00EC76D5">
        <w:t xml:space="preserve">    return m_bitfieldMask;</w:t>
      </w:r>
    </w:p>
    <w:p w14:paraId="27924FC9" w14:textId="77777777" w:rsidR="00BA1FAC" w:rsidRPr="00EC76D5" w:rsidRDefault="00BA1FAC" w:rsidP="00BA1FAC">
      <w:pPr>
        <w:pStyle w:val="Code"/>
      </w:pPr>
      <w:r w:rsidRPr="00EC76D5">
        <w:t xml:space="preserve">  }</w:t>
      </w:r>
    </w:p>
    <w:p w14:paraId="330B9232" w14:textId="77777777" w:rsidR="00BA1FAC" w:rsidRPr="00EC76D5" w:rsidRDefault="00BA1FAC" w:rsidP="00BA1FAC">
      <w:pPr>
        <w:pStyle w:val="Code"/>
      </w:pPr>
    </w:p>
    <w:p w14:paraId="5DF464E3" w14:textId="77777777" w:rsidR="00BA1FAC" w:rsidRPr="00EC76D5" w:rsidRDefault="00BA1FAC" w:rsidP="00BA1FAC">
      <w:pPr>
        <w:pStyle w:val="Code"/>
      </w:pPr>
      <w:r w:rsidRPr="00EC76D5">
        <w:t xml:space="preserve">  public void setBitfieldMask(int bits) {</w:t>
      </w:r>
    </w:p>
    <w:p w14:paraId="34A27678" w14:textId="321AACEC" w:rsidR="00475190" w:rsidRPr="00EC76D5" w:rsidRDefault="00475190" w:rsidP="00BA1FAC">
      <w:pPr>
        <w:pStyle w:val="Code"/>
      </w:pPr>
      <w:r w:rsidRPr="00EC76D5">
        <w:t xml:space="preserve">    m_bitfieldMask = BigInteger.valueOf(2).pow(bits).subtract(BigInteger.ONE);</w:t>
      </w:r>
    </w:p>
    <w:p w14:paraId="4B9B2E3F" w14:textId="4066297D" w:rsidR="00F1625A" w:rsidRPr="00EC76D5" w:rsidRDefault="00BA1FAC" w:rsidP="00BA1FAC">
      <w:pPr>
        <w:pStyle w:val="Code"/>
        <w:rPr>
          <w:rFonts w:ascii="Times New Roman" w:eastAsiaTheme="majorEastAsia" w:hAnsi="Times New Roman" w:cstheme="majorBidi"/>
          <w:b/>
          <w:noProof w:val="0"/>
          <w:sz w:val="32"/>
          <w:szCs w:val="24"/>
        </w:rPr>
      </w:pPr>
      <w:r w:rsidRPr="00EC76D5">
        <w:t xml:space="preserve">  }</w:t>
      </w:r>
    </w:p>
    <w:p w14:paraId="3498DB8B" w14:textId="7DFDDD17" w:rsidR="00EF5076" w:rsidRPr="00EC76D5" w:rsidRDefault="009D6B77" w:rsidP="00F1625A">
      <w:pPr>
        <w:pStyle w:val="Rubrik3"/>
        <w:rPr>
          <w:ins w:id="397" w:author="Stefan Bjornander" w:date="2015-04-25T10:40:00Z"/>
        </w:rPr>
      </w:pPr>
      <w:bookmarkStart w:id="398" w:name="_Toc481936223"/>
      <w:r w:rsidRPr="00EC76D5">
        <w:t>Logical</w:t>
      </w:r>
      <w:r w:rsidR="00EF5076" w:rsidRPr="00EC76D5">
        <w:t xml:space="preserve"> Types</w:t>
      </w:r>
      <w:bookmarkEnd w:id="396"/>
      <w:bookmarkEnd w:id="398"/>
    </w:p>
    <w:p w14:paraId="672B24C2" w14:textId="322BF6E7" w:rsidR="00BC11D3" w:rsidRPr="00EC76D5" w:rsidRDefault="00BC11D3">
      <w:pPr>
        <w:pPrChange w:id="399" w:author="Stefan Bjornander" w:date="2015-04-25T10:40:00Z">
          <w:pPr>
            <w:pStyle w:val="Rubrik3"/>
          </w:pPr>
        </w:pPrChange>
      </w:pPr>
      <w:ins w:id="400" w:author="Stefan Bjornander" w:date="2015-04-25T10:41:00Z">
        <w:r w:rsidRPr="00EC76D5">
          <w:t>Contrary</w:t>
        </w:r>
      </w:ins>
      <w:ins w:id="401" w:author="Stefan Bjornander" w:date="2015-04-25T10:40:00Z">
        <w:r w:rsidRPr="00EC76D5">
          <w:t xml:space="preserve"> to some other languages, there is no logical type in C. </w:t>
        </w:r>
      </w:ins>
      <w:ins w:id="402" w:author="Stefan Bjornander" w:date="2015-04-25T10:41:00Z">
        <w:r w:rsidRPr="00EC76D5">
          <w:t xml:space="preserve">However, as C applies </w:t>
        </w:r>
        <w:r w:rsidRPr="00EC76D5">
          <w:rPr>
            <w:rStyle w:val="CodeInText"/>
          </w:rPr>
          <w:t>lazy evaluation</w:t>
        </w:r>
        <w:r w:rsidRPr="00EC76D5">
          <w:t>, we need a logical type.</w:t>
        </w:r>
      </w:ins>
      <w:r w:rsidR="00941573" w:rsidRPr="00EC76D5">
        <w:t xml:space="preserve"> Lazy evaluation </w:t>
      </w:r>
      <w:ins w:id="403" w:author="Stefan Bjornander" w:date="2015-04-25T10:41:00Z">
        <w:r w:rsidR="00941573" w:rsidRPr="00EC76D5">
          <w:t>means that an expression shall be not be evaluated more than necessary to determine its value</w:t>
        </w:r>
      </w:ins>
      <w:r w:rsidR="003F0822" w:rsidRPr="00EC76D5">
        <w:t xml:space="preserve">. More specifically, if the left operand of the logical </w:t>
      </w:r>
      <w:r w:rsidR="003F0822" w:rsidRPr="00EC76D5">
        <w:rPr>
          <w:rStyle w:val="CodeInText0"/>
        </w:rPr>
        <w:t>or</w:t>
      </w:r>
      <w:r w:rsidR="003F0822" w:rsidRPr="00EC76D5">
        <w:t xml:space="preserve">-operator is true the right operand shall not be evaluated. In the same way, if the left operand of the logical </w:t>
      </w:r>
      <w:r w:rsidR="003F0822" w:rsidRPr="00EC76D5">
        <w:rPr>
          <w:rStyle w:val="CodeInText0"/>
        </w:rPr>
        <w:t>and</w:t>
      </w:r>
      <w:r w:rsidR="003F0822" w:rsidRPr="00EC76D5">
        <w:t xml:space="preserve">-operator is false the right operand shall not be </w:t>
      </w:r>
      <w:r w:rsidR="00193475" w:rsidRPr="00EC76D5">
        <w:t>evaluated. The same goes for the conditional operator, depending on whether the first expression is true or false, only the secon</w:t>
      </w:r>
      <w:r w:rsidR="002A1B3A" w:rsidRPr="00EC76D5">
        <w:t>d or the third expression is</w:t>
      </w:r>
      <w:r w:rsidR="00193475" w:rsidRPr="00EC76D5">
        <w:t xml:space="preserve"> evaluated. </w:t>
      </w:r>
      <w:ins w:id="404" w:author="Stefan Bjornander" w:date="2015-04-25T10:42:00Z">
        <w:r w:rsidR="0095752C" w:rsidRPr="00EC76D5">
          <w:t>The</w:t>
        </w:r>
      </w:ins>
      <w:r w:rsidR="00217AC8" w:rsidRPr="00EC76D5">
        <w:t xml:space="preserve"> logical</w:t>
      </w:r>
      <w:ins w:id="405" w:author="Stefan Bjornander" w:date="2015-04-25T10:42:00Z">
        <w:r w:rsidR="0095752C" w:rsidRPr="00EC76D5">
          <w:t xml:space="preserve"> </w:t>
        </w:r>
        <w:r w:rsidR="0095752C" w:rsidRPr="00EC76D5">
          <w:lastRenderedPageBreak/>
          <w:t xml:space="preserve">type holds the </w:t>
        </w:r>
      </w:ins>
      <w:ins w:id="406" w:author="Stefan Bjornander" w:date="2015-04-25T10:43:00Z">
        <w:r w:rsidR="009A0255" w:rsidRPr="00EC76D5">
          <w:t xml:space="preserve">two </w:t>
        </w:r>
      </w:ins>
      <w:ins w:id="407" w:author="Stefan Bjornander" w:date="2015-04-25T10:42:00Z">
        <w:r w:rsidR="0095752C" w:rsidRPr="00EC76D5">
          <w:t xml:space="preserve">sets </w:t>
        </w:r>
        <w:proofErr w:type="spellStart"/>
        <w:r w:rsidR="0095752C" w:rsidRPr="00EC76D5">
          <w:rPr>
            <w:rStyle w:val="CodeInText"/>
            <w:color w:val="auto"/>
            <w:rPrChange w:id="408" w:author="Stefan Bjornander" w:date="2015-04-25T10:42:00Z">
              <w:rPr/>
            </w:rPrChange>
          </w:rPr>
          <w:t>m_trueSet</w:t>
        </w:r>
        <w:proofErr w:type="spellEnd"/>
        <w:r w:rsidR="0095752C" w:rsidRPr="00EC76D5">
          <w:t xml:space="preserve"> and </w:t>
        </w:r>
        <w:proofErr w:type="spellStart"/>
        <w:r w:rsidR="0095752C" w:rsidRPr="00EC76D5">
          <w:rPr>
            <w:rStyle w:val="CodeInText"/>
            <w:color w:val="auto"/>
            <w:rPrChange w:id="409" w:author="Stefan Bjornander" w:date="2015-04-25T10:42:00Z">
              <w:rPr/>
            </w:rPrChange>
          </w:rPr>
          <w:t>m_falseSet</w:t>
        </w:r>
        <w:proofErr w:type="spellEnd"/>
        <w:r w:rsidR="0095752C" w:rsidRPr="00EC76D5">
          <w:t xml:space="preserve">, which hold </w:t>
        </w:r>
      </w:ins>
      <w:ins w:id="410" w:author="Stefan Bjornander" w:date="2015-04-25T10:43:00Z">
        <w:r w:rsidR="009A0255" w:rsidRPr="00EC76D5">
          <w:t>middle code address</w:t>
        </w:r>
      </w:ins>
      <w:ins w:id="411" w:author="Stefan Bjornander" w:date="2015-04-25T10:44:00Z">
        <w:r w:rsidR="00024E63" w:rsidRPr="00EC76D5">
          <w:t>es</w:t>
        </w:r>
      </w:ins>
      <w:ins w:id="412" w:author="Stefan Bjornander" w:date="2015-04-25T10:43:00Z">
        <w:r w:rsidR="009A0255" w:rsidRPr="00EC76D5">
          <w:t xml:space="preserve"> to jumps </w:t>
        </w:r>
      </w:ins>
      <w:r w:rsidR="00B40B29" w:rsidRPr="00EC76D5">
        <w:t>instructions that</w:t>
      </w:r>
      <w:ins w:id="413" w:author="Stefan Bjornander" w:date="2015-04-25T10:44:00Z">
        <w:r w:rsidR="00024E63" w:rsidRPr="00EC76D5">
          <w:t xml:space="preserve"> will later be filled with the address</w:t>
        </w:r>
      </w:ins>
      <w:r w:rsidR="00B90DDC" w:rsidRPr="00EC76D5">
        <w:t>es</w:t>
      </w:r>
      <w:ins w:id="414" w:author="Stefan Bjornander" w:date="2015-04-25T10:44:00Z">
        <w:r w:rsidR="00024E63" w:rsidRPr="00EC76D5">
          <w:t xml:space="preserve"> to jump </w:t>
        </w:r>
      </w:ins>
      <w:r w:rsidR="00B90DDC" w:rsidRPr="00EC76D5">
        <w:t xml:space="preserve">to </w:t>
      </w:r>
      <w:ins w:id="415" w:author="Stefan Bjornander" w:date="2015-04-25T10:44:00Z">
        <w:r w:rsidR="00024E63" w:rsidRPr="00EC76D5">
          <w:t>if the expression is true or false.</w:t>
        </w:r>
      </w:ins>
    </w:p>
    <w:p w14:paraId="7D2E0854" w14:textId="77777777" w:rsidR="009E5C9B" w:rsidRPr="00EC76D5" w:rsidRDefault="009E5C9B" w:rsidP="009E5C9B">
      <w:pPr>
        <w:pStyle w:val="CodeHeader"/>
      </w:pPr>
      <w:proofErr w:type="spellStart"/>
      <w:r w:rsidRPr="00EC76D5">
        <w:t>Type.java</w:t>
      </w:r>
      <w:proofErr w:type="spellEnd"/>
    </w:p>
    <w:p w14:paraId="1822DFF3" w14:textId="77777777" w:rsidR="001229CF" w:rsidRPr="00EC76D5" w:rsidRDefault="001229CF" w:rsidP="001229CF">
      <w:pPr>
        <w:pStyle w:val="Code"/>
      </w:pPr>
      <w:r w:rsidRPr="00EC76D5">
        <w:t xml:space="preserve">  private Set&lt;Integer&gt; m_trueSet, m_falseSet;</w:t>
      </w:r>
    </w:p>
    <w:p w14:paraId="0CF63E34" w14:textId="77777777" w:rsidR="001229CF" w:rsidRPr="00EC76D5" w:rsidRDefault="001229CF" w:rsidP="001229CF">
      <w:pPr>
        <w:pStyle w:val="Code"/>
      </w:pPr>
    </w:p>
    <w:p w14:paraId="5DBD0AF5" w14:textId="77777777" w:rsidR="001229CF" w:rsidRPr="00EC76D5" w:rsidRDefault="001229CF" w:rsidP="001229CF">
      <w:pPr>
        <w:pStyle w:val="Code"/>
      </w:pPr>
      <w:r w:rsidRPr="00EC76D5">
        <w:t xml:space="preserve">  public static Type createLogicalType(Set&lt;Integer&gt; trueSet,</w:t>
      </w:r>
    </w:p>
    <w:p w14:paraId="385A5071" w14:textId="77777777" w:rsidR="001229CF" w:rsidRPr="00EC76D5" w:rsidRDefault="001229CF" w:rsidP="001229CF">
      <w:pPr>
        <w:pStyle w:val="Code"/>
      </w:pPr>
      <w:r w:rsidRPr="00EC76D5">
        <w:t xml:space="preserve">                                       Set&lt;Integer&gt; falseSet) {</w:t>
      </w:r>
    </w:p>
    <w:p w14:paraId="7BCCC70E" w14:textId="77777777" w:rsidR="001229CF" w:rsidRPr="00EC76D5" w:rsidRDefault="001229CF" w:rsidP="001229CF">
      <w:pPr>
        <w:pStyle w:val="Code"/>
      </w:pPr>
      <w:r w:rsidRPr="00EC76D5">
        <w:t xml:space="preserve">    Type logicalType = new Type();</w:t>
      </w:r>
    </w:p>
    <w:p w14:paraId="79FD5347" w14:textId="77777777" w:rsidR="001229CF" w:rsidRPr="00EC76D5" w:rsidRDefault="001229CF" w:rsidP="001229CF">
      <w:pPr>
        <w:pStyle w:val="Code"/>
      </w:pPr>
      <w:r w:rsidRPr="00EC76D5">
        <w:t xml:space="preserve">    logicalType.m_sort = Sort.Logical;</w:t>
      </w:r>
    </w:p>
    <w:p w14:paraId="0670B9EA" w14:textId="77777777" w:rsidR="001229CF" w:rsidRPr="00EC76D5" w:rsidRDefault="001229CF" w:rsidP="001229CF">
      <w:pPr>
        <w:pStyle w:val="Code"/>
      </w:pPr>
      <w:r w:rsidRPr="00EC76D5">
        <w:t xml:space="preserve">    logicalType.m_trueSet = trueSet;</w:t>
      </w:r>
    </w:p>
    <w:p w14:paraId="2D9907DF" w14:textId="77777777" w:rsidR="001229CF" w:rsidRPr="00EC76D5" w:rsidRDefault="001229CF" w:rsidP="001229CF">
      <w:pPr>
        <w:pStyle w:val="Code"/>
      </w:pPr>
      <w:r w:rsidRPr="00EC76D5">
        <w:t xml:space="preserve">    logicalType.m_falseSet = falseSet;</w:t>
      </w:r>
    </w:p>
    <w:p w14:paraId="62CFC2E3" w14:textId="77777777" w:rsidR="001229CF" w:rsidRPr="00EC76D5" w:rsidRDefault="001229CF" w:rsidP="001229CF">
      <w:pPr>
        <w:pStyle w:val="Code"/>
      </w:pPr>
      <w:r w:rsidRPr="00EC76D5">
        <w:t xml:space="preserve">    return logicalType;  </w:t>
      </w:r>
    </w:p>
    <w:p w14:paraId="5774663D" w14:textId="77777777" w:rsidR="001229CF" w:rsidRPr="00EC76D5" w:rsidRDefault="001229CF" w:rsidP="001229CF">
      <w:pPr>
        <w:pStyle w:val="Code"/>
      </w:pPr>
      <w:r w:rsidRPr="00EC76D5">
        <w:t xml:space="preserve">  }</w:t>
      </w:r>
    </w:p>
    <w:p w14:paraId="278321F4" w14:textId="77777777" w:rsidR="001229CF" w:rsidRPr="00EC76D5" w:rsidRDefault="001229CF" w:rsidP="001229CF">
      <w:pPr>
        <w:pStyle w:val="Code"/>
      </w:pPr>
    </w:p>
    <w:p w14:paraId="6CBA67C7" w14:textId="77777777" w:rsidR="001229CF" w:rsidRPr="00EC76D5" w:rsidRDefault="001229CF" w:rsidP="001229CF">
      <w:pPr>
        <w:pStyle w:val="Code"/>
      </w:pPr>
      <w:r w:rsidRPr="00EC76D5">
        <w:t xml:space="preserve">  public Set&lt;Integer&gt; getTrueSet() {</w:t>
      </w:r>
    </w:p>
    <w:p w14:paraId="462C2AD7" w14:textId="77777777" w:rsidR="001229CF" w:rsidRPr="00EC76D5" w:rsidRDefault="001229CF" w:rsidP="001229CF">
      <w:pPr>
        <w:pStyle w:val="Code"/>
      </w:pPr>
      <w:r w:rsidRPr="00EC76D5">
        <w:t xml:space="preserve">    return m_trueSet;</w:t>
      </w:r>
    </w:p>
    <w:p w14:paraId="2774432A" w14:textId="77777777" w:rsidR="001229CF" w:rsidRPr="00EC76D5" w:rsidRDefault="001229CF" w:rsidP="001229CF">
      <w:pPr>
        <w:pStyle w:val="Code"/>
      </w:pPr>
      <w:r w:rsidRPr="00EC76D5">
        <w:t xml:space="preserve">  }</w:t>
      </w:r>
    </w:p>
    <w:p w14:paraId="3241598E" w14:textId="77777777" w:rsidR="001229CF" w:rsidRPr="00EC76D5" w:rsidRDefault="001229CF" w:rsidP="001229CF">
      <w:pPr>
        <w:pStyle w:val="Code"/>
      </w:pPr>
    </w:p>
    <w:p w14:paraId="10157860" w14:textId="77777777" w:rsidR="001229CF" w:rsidRPr="00EC76D5" w:rsidRDefault="001229CF" w:rsidP="001229CF">
      <w:pPr>
        <w:pStyle w:val="Code"/>
      </w:pPr>
      <w:r w:rsidRPr="00EC76D5">
        <w:t xml:space="preserve">  public Set&lt;Integer&gt; getFalseSet() {</w:t>
      </w:r>
    </w:p>
    <w:p w14:paraId="22B7C1E9" w14:textId="77777777" w:rsidR="001229CF" w:rsidRPr="00EC76D5" w:rsidRDefault="001229CF" w:rsidP="001229CF">
      <w:pPr>
        <w:pStyle w:val="Code"/>
      </w:pPr>
      <w:r w:rsidRPr="00EC76D5">
        <w:t xml:space="preserve">    return m_falseSet;</w:t>
      </w:r>
    </w:p>
    <w:p w14:paraId="028405FB" w14:textId="740AC136" w:rsidR="00F46992" w:rsidRPr="00EC76D5" w:rsidRDefault="001229CF" w:rsidP="001229CF">
      <w:pPr>
        <w:pStyle w:val="Code"/>
      </w:pPr>
      <w:r w:rsidRPr="00EC76D5">
        <w:t xml:space="preserve">  }</w:t>
      </w:r>
    </w:p>
    <w:p w14:paraId="459F21B5" w14:textId="12C674A3" w:rsidR="007373EA" w:rsidRPr="00EC76D5" w:rsidRDefault="009140DC" w:rsidP="006A31DF">
      <w:pPr>
        <w:pStyle w:val="Rubrik3"/>
        <w:rPr>
          <w:ins w:id="416" w:author="Stefan Bjornander" w:date="2015-04-25T10:59:00Z"/>
        </w:rPr>
      </w:pPr>
      <w:bookmarkStart w:id="417" w:name="_Toc481936224"/>
      <w:ins w:id="418" w:author="Stefan Bjornander" w:date="2015-04-25T10:44:00Z">
        <w:r w:rsidRPr="00EC76D5">
          <w:t>Pointer</w:t>
        </w:r>
      </w:ins>
      <w:del w:id="419" w:author="Stefan Bjornander" w:date="2015-04-25T10:44:00Z">
        <w:r w:rsidR="007373EA" w:rsidRPr="00EC76D5" w:rsidDel="009140DC">
          <w:delText>Array</w:delText>
        </w:r>
      </w:del>
      <w:r w:rsidR="007373EA" w:rsidRPr="00EC76D5">
        <w:t xml:space="preserve"> Types</w:t>
      </w:r>
      <w:bookmarkEnd w:id="417"/>
    </w:p>
    <w:p w14:paraId="04DCF5FF" w14:textId="397872B1" w:rsidR="00D752F0" w:rsidRPr="00EC76D5" w:rsidRDefault="00F13161">
      <w:pPr>
        <w:pPrChange w:id="420" w:author="Stefan Bjornander" w:date="2015-04-25T10:59:00Z">
          <w:pPr>
            <w:pStyle w:val="Rubrik3"/>
          </w:pPr>
        </w:pPrChange>
      </w:pPr>
      <w:ins w:id="421" w:author="Stefan Bjornander" w:date="2015-04-25T11:02:00Z">
        <w:r w:rsidRPr="00EC76D5">
          <w:t xml:space="preserve">The type pointed at is null when the type is created, it will later be set by the </w:t>
        </w:r>
      </w:ins>
      <w:proofErr w:type="spellStart"/>
      <w:r w:rsidR="00AB7DF5">
        <w:t>pointer_declarator</w:t>
      </w:r>
      <w:proofErr w:type="spellEnd"/>
      <w:ins w:id="422" w:author="Stefan Bjornander" w:date="2015-04-25T11:02:00Z">
        <w:r w:rsidRPr="00EC76D5">
          <w:t xml:space="preserve"> type.</w:t>
        </w:r>
      </w:ins>
      <w:ins w:id="423" w:author="Stefan Bjornander" w:date="2015-04-25T10:59:00Z">
        <w:r w:rsidR="00D752F0" w:rsidRPr="00EC76D5">
          <w:t xml:space="preserve"> </w:t>
        </w:r>
      </w:ins>
    </w:p>
    <w:p w14:paraId="2BD5F7ED" w14:textId="77777777" w:rsidR="009E5C9B" w:rsidRPr="00EC76D5" w:rsidRDefault="009E5C9B" w:rsidP="009E5C9B">
      <w:pPr>
        <w:pStyle w:val="CodeHeader"/>
      </w:pPr>
      <w:proofErr w:type="spellStart"/>
      <w:r w:rsidRPr="00EC76D5">
        <w:t>Type.java</w:t>
      </w:r>
      <w:proofErr w:type="spellEnd"/>
    </w:p>
    <w:p w14:paraId="1B833B09" w14:textId="77777777" w:rsidR="007F0BDC" w:rsidRPr="00EC76D5" w:rsidRDefault="007F0BDC" w:rsidP="007F0BDC">
      <w:pPr>
        <w:pStyle w:val="Code"/>
      </w:pPr>
      <w:r w:rsidRPr="00EC76D5">
        <w:t xml:space="preserve">  private Type m_pointerType;</w:t>
      </w:r>
    </w:p>
    <w:p w14:paraId="147C8A96" w14:textId="77777777" w:rsidR="007F0BDC" w:rsidRPr="00EC76D5" w:rsidRDefault="007F0BDC" w:rsidP="007F0BDC">
      <w:pPr>
        <w:pStyle w:val="Code"/>
      </w:pPr>
    </w:p>
    <w:p w14:paraId="08DD4675" w14:textId="77777777" w:rsidR="007F0BDC" w:rsidRPr="00EC76D5" w:rsidRDefault="007F0BDC" w:rsidP="007F0BDC">
      <w:pPr>
        <w:pStyle w:val="Code"/>
      </w:pPr>
      <w:r w:rsidRPr="00EC76D5">
        <w:t xml:space="preserve">  public static Type createPointerType(Type pointerType) {</w:t>
      </w:r>
    </w:p>
    <w:p w14:paraId="2BE49F31" w14:textId="77777777" w:rsidR="007F0BDC" w:rsidRPr="00EC76D5" w:rsidRDefault="007F0BDC" w:rsidP="007F0BDC">
      <w:pPr>
        <w:pStyle w:val="Code"/>
      </w:pPr>
      <w:r w:rsidRPr="00EC76D5">
        <w:t xml:space="preserve">    Type type = new Type();</w:t>
      </w:r>
    </w:p>
    <w:p w14:paraId="7CBBE67A" w14:textId="77777777" w:rsidR="007F0BDC" w:rsidRPr="00EC76D5" w:rsidRDefault="007F0BDC" w:rsidP="007F0BDC">
      <w:pPr>
        <w:pStyle w:val="Code"/>
      </w:pPr>
      <w:r w:rsidRPr="00EC76D5">
        <w:t xml:space="preserve">    type.m_sort = Sort.Pointer;</w:t>
      </w:r>
    </w:p>
    <w:p w14:paraId="4F85C1B1" w14:textId="77777777" w:rsidR="007F0BDC" w:rsidRPr="00EC76D5" w:rsidRDefault="007F0BDC" w:rsidP="007F0BDC">
      <w:pPr>
        <w:pStyle w:val="Code"/>
      </w:pPr>
      <w:r w:rsidRPr="00EC76D5">
        <w:t xml:space="preserve">    type.m_pointerType = pointerType;</w:t>
      </w:r>
    </w:p>
    <w:p w14:paraId="59648861" w14:textId="77777777" w:rsidR="007F0BDC" w:rsidRPr="00EC76D5" w:rsidRDefault="007F0BDC" w:rsidP="007F0BDC">
      <w:pPr>
        <w:pStyle w:val="Code"/>
      </w:pPr>
      <w:r w:rsidRPr="00EC76D5">
        <w:t xml:space="preserve">    return type;</w:t>
      </w:r>
    </w:p>
    <w:p w14:paraId="00D0CC5B" w14:textId="77777777" w:rsidR="007F0BDC" w:rsidRPr="00EC76D5" w:rsidRDefault="007F0BDC" w:rsidP="007F0BDC">
      <w:pPr>
        <w:pStyle w:val="Code"/>
      </w:pPr>
      <w:r w:rsidRPr="00EC76D5">
        <w:t xml:space="preserve">  }</w:t>
      </w:r>
    </w:p>
    <w:p w14:paraId="653C6DBD" w14:textId="77777777" w:rsidR="007F0BDC" w:rsidRPr="00EC76D5" w:rsidRDefault="007F0BDC" w:rsidP="007F0BDC">
      <w:pPr>
        <w:pStyle w:val="Code"/>
      </w:pPr>
    </w:p>
    <w:p w14:paraId="5A4ACBB8" w14:textId="77777777" w:rsidR="007F0BDC" w:rsidRPr="00EC76D5" w:rsidRDefault="007F0BDC" w:rsidP="007F0BDC">
      <w:pPr>
        <w:pStyle w:val="Code"/>
      </w:pPr>
      <w:r w:rsidRPr="00EC76D5">
        <w:t xml:space="preserve">  public Type getPointerType() {</w:t>
      </w:r>
    </w:p>
    <w:p w14:paraId="027631E8" w14:textId="77777777" w:rsidR="007F0BDC" w:rsidRPr="00EC76D5" w:rsidRDefault="007F0BDC" w:rsidP="007F0BDC">
      <w:pPr>
        <w:pStyle w:val="Code"/>
      </w:pPr>
      <w:r w:rsidRPr="00EC76D5">
        <w:t xml:space="preserve">    return m_pointerType;</w:t>
      </w:r>
    </w:p>
    <w:p w14:paraId="0B653F84" w14:textId="77777777" w:rsidR="007F0BDC" w:rsidRPr="00EC76D5" w:rsidRDefault="007F0BDC" w:rsidP="007F0BDC">
      <w:pPr>
        <w:pStyle w:val="Code"/>
      </w:pPr>
      <w:r w:rsidRPr="00EC76D5">
        <w:t xml:space="preserve">  }</w:t>
      </w:r>
    </w:p>
    <w:p w14:paraId="46426134" w14:textId="77777777" w:rsidR="007F0BDC" w:rsidRPr="00EC76D5" w:rsidRDefault="007F0BDC" w:rsidP="007F0BDC">
      <w:pPr>
        <w:pStyle w:val="Code"/>
      </w:pPr>
    </w:p>
    <w:p w14:paraId="7B97E5D7" w14:textId="77777777" w:rsidR="007F0BDC" w:rsidRPr="00EC76D5" w:rsidRDefault="007F0BDC" w:rsidP="007F0BDC">
      <w:pPr>
        <w:pStyle w:val="Code"/>
      </w:pPr>
      <w:r w:rsidRPr="00EC76D5">
        <w:t xml:space="preserve">  public void setPointerType(Type pointerType) {</w:t>
      </w:r>
    </w:p>
    <w:p w14:paraId="0D59517C" w14:textId="77777777" w:rsidR="007F0BDC" w:rsidRPr="00EC76D5" w:rsidRDefault="007F0BDC" w:rsidP="007F0BDC">
      <w:pPr>
        <w:pStyle w:val="Code"/>
      </w:pPr>
      <w:r w:rsidRPr="00EC76D5">
        <w:t xml:space="preserve">    m_pointerType = pointerType;</w:t>
      </w:r>
    </w:p>
    <w:p w14:paraId="0E903FE5" w14:textId="6391C88F" w:rsidR="007F0BDC" w:rsidRPr="00EC76D5" w:rsidRDefault="007F0BDC" w:rsidP="007F0BDC">
      <w:pPr>
        <w:pStyle w:val="Code"/>
        <w:rPr>
          <w:rFonts w:ascii="Times New Roman" w:eastAsiaTheme="majorEastAsia" w:hAnsi="Times New Roman" w:cstheme="majorBidi"/>
          <w:b/>
          <w:noProof w:val="0"/>
          <w:sz w:val="32"/>
          <w:szCs w:val="24"/>
        </w:rPr>
      </w:pPr>
      <w:r w:rsidRPr="00EC76D5">
        <w:t xml:space="preserve">  }</w:t>
      </w:r>
    </w:p>
    <w:p w14:paraId="2F568B44" w14:textId="3F4D2168" w:rsidR="004A527A" w:rsidRPr="00EC76D5" w:rsidRDefault="004A527A" w:rsidP="007F0BDC">
      <w:pPr>
        <w:pStyle w:val="Rubrik3"/>
        <w:rPr>
          <w:ins w:id="424" w:author="Stefan Bjornander" w:date="2015-04-25T11:00:00Z"/>
        </w:rPr>
      </w:pPr>
      <w:bookmarkStart w:id="425" w:name="_Toc481936225"/>
      <w:r w:rsidRPr="00EC76D5">
        <w:t>Array Types</w:t>
      </w:r>
      <w:bookmarkEnd w:id="425"/>
    </w:p>
    <w:p w14:paraId="26298A85" w14:textId="1053E867" w:rsidR="008F4398" w:rsidRPr="00EC76D5" w:rsidRDefault="008F4398">
      <w:pPr>
        <w:pPrChange w:id="426" w:author="Stefan Bjornander" w:date="2015-04-25T11:00:00Z">
          <w:pPr>
            <w:pStyle w:val="Rubrik3"/>
          </w:pPr>
        </w:pPrChange>
      </w:pPr>
      <w:ins w:id="427" w:author="Stefan Bjornander" w:date="2015-04-25T11:00:00Z">
        <w:r w:rsidRPr="00EC76D5">
          <w:t xml:space="preserve">The array size can be zero, when the type is created. In that case it will later be set by the length of its </w:t>
        </w:r>
      </w:ins>
      <w:r w:rsidR="00F4217C">
        <w:t>initialization</w:t>
      </w:r>
      <w:ins w:id="428" w:author="Stefan Bjornander" w:date="2015-04-25T11:01:00Z">
        <w:r w:rsidR="00F13161" w:rsidRPr="00EC76D5">
          <w:t xml:space="preserve"> </w:t>
        </w:r>
      </w:ins>
      <w:ins w:id="429" w:author="Stefan Bjornander" w:date="2015-04-25T11:00:00Z">
        <w:r w:rsidRPr="00EC76D5">
          <w:t>list</w:t>
        </w:r>
      </w:ins>
      <w:r w:rsidR="000E3B7B" w:rsidRPr="00EC76D5">
        <w:t xml:space="preserve"> or become uncomplete.</w:t>
      </w:r>
    </w:p>
    <w:p w14:paraId="64063A25" w14:textId="77777777" w:rsidR="00AE0D59" w:rsidRPr="00EC76D5" w:rsidRDefault="00AE0D59" w:rsidP="00AE0D59">
      <w:pPr>
        <w:pStyle w:val="Code"/>
      </w:pPr>
      <w:r w:rsidRPr="00EC76D5">
        <w:t xml:space="preserve">  private int m_arraySize;</w:t>
      </w:r>
    </w:p>
    <w:p w14:paraId="5DF19C25" w14:textId="77777777" w:rsidR="00AE0D59" w:rsidRPr="00EC76D5" w:rsidRDefault="00AE0D59" w:rsidP="00AE0D59">
      <w:pPr>
        <w:pStyle w:val="Code"/>
      </w:pPr>
      <w:r w:rsidRPr="00EC76D5">
        <w:t xml:space="preserve">  private Type m_arrayType;</w:t>
      </w:r>
    </w:p>
    <w:p w14:paraId="19001734" w14:textId="77777777" w:rsidR="00AE0D59" w:rsidRPr="00EC76D5" w:rsidRDefault="00AE0D59" w:rsidP="00AE0D59">
      <w:pPr>
        <w:pStyle w:val="Code"/>
      </w:pPr>
    </w:p>
    <w:p w14:paraId="3386DE9D" w14:textId="77777777" w:rsidR="00AE0D59" w:rsidRPr="00EC76D5" w:rsidRDefault="00AE0D59" w:rsidP="00AE0D59">
      <w:pPr>
        <w:pStyle w:val="Code"/>
      </w:pPr>
      <w:r w:rsidRPr="00EC76D5">
        <w:t xml:space="preserve">  public static Type createArrayType(int arraySize, Type arrayType) {</w:t>
      </w:r>
    </w:p>
    <w:p w14:paraId="5816F3C4" w14:textId="77777777" w:rsidR="00AE0D59" w:rsidRPr="00EC76D5" w:rsidRDefault="00AE0D59" w:rsidP="00AE0D59">
      <w:pPr>
        <w:pStyle w:val="Code"/>
      </w:pPr>
      <w:r w:rsidRPr="00EC76D5">
        <w:t xml:space="preserve">    Type type = new Type();</w:t>
      </w:r>
    </w:p>
    <w:p w14:paraId="03929207" w14:textId="77777777" w:rsidR="00AE0D59" w:rsidRPr="00EC76D5" w:rsidRDefault="00AE0D59" w:rsidP="00AE0D59">
      <w:pPr>
        <w:pStyle w:val="Code"/>
      </w:pPr>
      <w:r w:rsidRPr="00EC76D5">
        <w:t xml:space="preserve">    type.m_sort = Sort.Array;</w:t>
      </w:r>
    </w:p>
    <w:p w14:paraId="28F8D8A2" w14:textId="77777777" w:rsidR="00AE0D59" w:rsidRPr="00EC76D5" w:rsidRDefault="00AE0D59" w:rsidP="00AE0D59">
      <w:pPr>
        <w:pStyle w:val="Code"/>
      </w:pPr>
      <w:r w:rsidRPr="00EC76D5">
        <w:lastRenderedPageBreak/>
        <w:t xml:space="preserve">    type.m_arraySize = arraySize;</w:t>
      </w:r>
    </w:p>
    <w:p w14:paraId="6D9B7A44" w14:textId="77777777" w:rsidR="00AE0D59" w:rsidRPr="00EC76D5" w:rsidRDefault="00AE0D59" w:rsidP="00AE0D59">
      <w:pPr>
        <w:pStyle w:val="Code"/>
      </w:pPr>
      <w:r w:rsidRPr="00EC76D5">
        <w:t xml:space="preserve">    type.m_arrayType = arrayType;</w:t>
      </w:r>
    </w:p>
    <w:p w14:paraId="00AE847C" w14:textId="77777777" w:rsidR="00AE0D59" w:rsidRPr="00EC76D5" w:rsidRDefault="00AE0D59" w:rsidP="00AE0D59">
      <w:pPr>
        <w:pStyle w:val="Code"/>
      </w:pPr>
      <w:r w:rsidRPr="00EC76D5">
        <w:t xml:space="preserve">    return type;</w:t>
      </w:r>
    </w:p>
    <w:p w14:paraId="421D2D3D" w14:textId="77777777" w:rsidR="00AE0D59" w:rsidRPr="00EC76D5" w:rsidRDefault="00AE0D59" w:rsidP="00AE0D59">
      <w:pPr>
        <w:pStyle w:val="Code"/>
      </w:pPr>
      <w:r w:rsidRPr="00EC76D5">
        <w:t xml:space="preserve">  }</w:t>
      </w:r>
    </w:p>
    <w:p w14:paraId="745D4CBB" w14:textId="77777777" w:rsidR="00AE0D59" w:rsidRPr="00EC76D5" w:rsidRDefault="00AE0D59" w:rsidP="00AE0D59">
      <w:pPr>
        <w:pStyle w:val="Code"/>
      </w:pPr>
    </w:p>
    <w:p w14:paraId="3A55A9DB" w14:textId="77777777" w:rsidR="00AE0D59" w:rsidRPr="00EC76D5" w:rsidRDefault="00AE0D59" w:rsidP="00AE0D59">
      <w:pPr>
        <w:pStyle w:val="Code"/>
      </w:pPr>
      <w:r w:rsidRPr="00EC76D5">
        <w:t xml:space="preserve">  public int getArraySize() {</w:t>
      </w:r>
    </w:p>
    <w:p w14:paraId="0361FD38" w14:textId="77777777" w:rsidR="00AE0D59" w:rsidRPr="00EC76D5" w:rsidRDefault="00AE0D59" w:rsidP="00AE0D59">
      <w:pPr>
        <w:pStyle w:val="Code"/>
      </w:pPr>
      <w:r w:rsidRPr="00EC76D5">
        <w:t xml:space="preserve">    return m_arraySize;</w:t>
      </w:r>
    </w:p>
    <w:p w14:paraId="613C0BD5" w14:textId="77777777" w:rsidR="00AE0D59" w:rsidRPr="00EC76D5" w:rsidRDefault="00AE0D59" w:rsidP="00AE0D59">
      <w:pPr>
        <w:pStyle w:val="Code"/>
      </w:pPr>
      <w:r w:rsidRPr="00EC76D5">
        <w:t xml:space="preserve">  }</w:t>
      </w:r>
    </w:p>
    <w:p w14:paraId="579ED6F3" w14:textId="77777777" w:rsidR="00AE0D59" w:rsidRPr="00EC76D5" w:rsidRDefault="00AE0D59" w:rsidP="00AE0D59">
      <w:pPr>
        <w:pStyle w:val="Code"/>
      </w:pPr>
    </w:p>
    <w:p w14:paraId="03A909B0" w14:textId="77777777" w:rsidR="00AE0D59" w:rsidRPr="00EC76D5" w:rsidRDefault="00AE0D59" w:rsidP="00AE0D59">
      <w:pPr>
        <w:pStyle w:val="Code"/>
      </w:pPr>
      <w:r w:rsidRPr="00EC76D5">
        <w:t xml:space="preserve">  public void setArraySize(int arraySize) {</w:t>
      </w:r>
    </w:p>
    <w:p w14:paraId="06E55D83" w14:textId="77777777" w:rsidR="00AE0D59" w:rsidRPr="00EC76D5" w:rsidRDefault="00AE0D59" w:rsidP="00AE0D59">
      <w:pPr>
        <w:pStyle w:val="Code"/>
      </w:pPr>
      <w:r w:rsidRPr="00EC76D5">
        <w:t xml:space="preserve">    m_arraySize = arraySize;</w:t>
      </w:r>
    </w:p>
    <w:p w14:paraId="28412363" w14:textId="77777777" w:rsidR="00AE0D59" w:rsidRPr="00EC76D5" w:rsidRDefault="00AE0D59" w:rsidP="00AE0D59">
      <w:pPr>
        <w:pStyle w:val="Code"/>
      </w:pPr>
      <w:r w:rsidRPr="00EC76D5">
        <w:t xml:space="preserve">  }</w:t>
      </w:r>
    </w:p>
    <w:p w14:paraId="65F75AAA" w14:textId="77777777" w:rsidR="00AE0D59" w:rsidRPr="00EC76D5" w:rsidRDefault="00AE0D59" w:rsidP="00AE0D59">
      <w:pPr>
        <w:pStyle w:val="Code"/>
      </w:pPr>
    </w:p>
    <w:p w14:paraId="5D5E1375" w14:textId="77777777" w:rsidR="00AE0D59" w:rsidRPr="00EC76D5" w:rsidRDefault="00AE0D59" w:rsidP="00AE0D59">
      <w:pPr>
        <w:pStyle w:val="Code"/>
      </w:pPr>
      <w:r w:rsidRPr="00EC76D5">
        <w:t xml:space="preserve">  public Type getArrayType() {</w:t>
      </w:r>
    </w:p>
    <w:p w14:paraId="7D1D5853" w14:textId="77777777" w:rsidR="00AE0D59" w:rsidRPr="00EC76D5" w:rsidRDefault="00AE0D59" w:rsidP="00AE0D59">
      <w:pPr>
        <w:pStyle w:val="Code"/>
      </w:pPr>
      <w:r w:rsidRPr="00EC76D5">
        <w:t xml:space="preserve">    return m_arrayType;</w:t>
      </w:r>
    </w:p>
    <w:p w14:paraId="69D26CC6" w14:textId="77777777" w:rsidR="00AE0D59" w:rsidRPr="00EC76D5" w:rsidRDefault="00AE0D59" w:rsidP="00AE0D59">
      <w:pPr>
        <w:pStyle w:val="Code"/>
      </w:pPr>
      <w:r w:rsidRPr="00EC76D5">
        <w:t xml:space="preserve">  }</w:t>
      </w:r>
    </w:p>
    <w:p w14:paraId="48A3D540" w14:textId="77777777" w:rsidR="00AE0D59" w:rsidRPr="00EC76D5" w:rsidRDefault="00AE0D59" w:rsidP="00AE0D59">
      <w:pPr>
        <w:pStyle w:val="Code"/>
      </w:pPr>
    </w:p>
    <w:p w14:paraId="5038D29D" w14:textId="77777777" w:rsidR="00AE0D59" w:rsidRPr="00EC76D5" w:rsidRDefault="00AE0D59" w:rsidP="00AE0D59">
      <w:pPr>
        <w:pStyle w:val="Code"/>
      </w:pPr>
      <w:r w:rsidRPr="00EC76D5">
        <w:t xml:space="preserve">  public void setArrayType(Type arrayType) {</w:t>
      </w:r>
    </w:p>
    <w:p w14:paraId="2EF4AD20" w14:textId="77777777" w:rsidR="00AE0D59" w:rsidRPr="00EC76D5" w:rsidRDefault="00AE0D59" w:rsidP="00AE0D59">
      <w:pPr>
        <w:pStyle w:val="Code"/>
      </w:pPr>
      <w:r w:rsidRPr="00EC76D5">
        <w:t xml:space="preserve">    m_arrayType = arrayType;</w:t>
      </w:r>
    </w:p>
    <w:p w14:paraId="7BA2612A" w14:textId="77777777" w:rsidR="00AE0D59" w:rsidRPr="00EC76D5" w:rsidRDefault="00AE0D59" w:rsidP="00AE0D59">
      <w:pPr>
        <w:pStyle w:val="Code"/>
      </w:pPr>
      <w:r w:rsidRPr="00EC76D5">
        <w:t xml:space="preserve">  }</w:t>
      </w:r>
    </w:p>
    <w:p w14:paraId="1F767F79" w14:textId="77777777" w:rsidR="00AE0D59" w:rsidRPr="00EC76D5" w:rsidRDefault="00AE0D59" w:rsidP="00AE0D59">
      <w:pPr>
        <w:pStyle w:val="Code"/>
      </w:pPr>
    </w:p>
    <w:p w14:paraId="2004F823" w14:textId="77777777" w:rsidR="00AE0D59" w:rsidRPr="00EC76D5" w:rsidRDefault="00AE0D59" w:rsidP="00AE0D59">
      <w:pPr>
        <w:pStyle w:val="Code"/>
      </w:pPr>
      <w:r w:rsidRPr="00EC76D5">
        <w:t xml:space="preserve">  public Type getPointerOrArrayType() {</w:t>
      </w:r>
    </w:p>
    <w:p w14:paraId="79B00C83" w14:textId="77777777" w:rsidR="00AE0D59" w:rsidRPr="00EC76D5" w:rsidRDefault="00AE0D59" w:rsidP="00AE0D59">
      <w:pPr>
        <w:pStyle w:val="Code"/>
      </w:pPr>
      <w:r w:rsidRPr="00EC76D5">
        <w:t xml:space="preserve">    return (m_sort == Sort.Pointer) ? m_pointerType : m_arrayType;</w:t>
      </w:r>
    </w:p>
    <w:p w14:paraId="1970E097" w14:textId="71DCE776" w:rsidR="007D7A4D" w:rsidRPr="00EC76D5" w:rsidRDefault="00AE0D59" w:rsidP="00AE0D59">
      <w:pPr>
        <w:pStyle w:val="Code"/>
        <w:rPr>
          <w:rFonts w:ascii="Times New Roman" w:eastAsiaTheme="majorEastAsia" w:hAnsi="Times New Roman" w:cstheme="majorBidi"/>
          <w:b/>
          <w:noProof w:val="0"/>
          <w:sz w:val="32"/>
          <w:szCs w:val="24"/>
        </w:rPr>
      </w:pPr>
      <w:r w:rsidRPr="00EC76D5">
        <w:t xml:space="preserve">  }</w:t>
      </w:r>
    </w:p>
    <w:p w14:paraId="4E748B4F" w14:textId="562C3091" w:rsidR="007373EA" w:rsidRPr="00EC76D5" w:rsidRDefault="007373EA" w:rsidP="007D7A4D">
      <w:pPr>
        <w:pStyle w:val="Rubrik3"/>
        <w:rPr>
          <w:ins w:id="430" w:author="Stefan Bjornander" w:date="2015-04-25T11:04:00Z"/>
        </w:rPr>
      </w:pPr>
      <w:bookmarkStart w:id="431" w:name="_Toc481936226"/>
      <w:r w:rsidRPr="00EC76D5">
        <w:t>Function Types</w:t>
      </w:r>
      <w:bookmarkEnd w:id="431"/>
    </w:p>
    <w:p w14:paraId="68112738" w14:textId="49386438" w:rsidR="00F13161" w:rsidRPr="00EC76D5" w:rsidRDefault="00F13161">
      <w:pPr>
        <w:pPrChange w:id="432" w:author="Stefan Bjornander" w:date="2015-04-25T11:04:00Z">
          <w:pPr>
            <w:pStyle w:val="Rubrik3"/>
          </w:pPr>
        </w:pPrChange>
      </w:pPr>
      <w:ins w:id="433" w:author="Stefan Bjornander" w:date="2015-04-25T11:04:00Z">
        <w:r w:rsidRPr="00EC76D5">
          <w:t xml:space="preserve">C support both old-style and new-style function declarations. The old-style declaration </w:t>
        </w:r>
      </w:ins>
      <w:r w:rsidR="00D0371A" w:rsidRPr="00EC76D5">
        <w:t xml:space="preserve">takes a parameter list of </w:t>
      </w:r>
      <w:r w:rsidR="001D5CF3" w:rsidRPr="00EC76D5">
        <w:t>identifiers</w:t>
      </w:r>
      <w:r w:rsidR="00D0371A" w:rsidRPr="00EC76D5">
        <w:t xml:space="preserve">, that is matched to a set of declarations, while the new-style </w:t>
      </w:r>
      <w:r w:rsidR="00596940" w:rsidRPr="00EC76D5">
        <w:t>declaration</w:t>
      </w:r>
      <w:r w:rsidR="00D0371A" w:rsidRPr="00EC76D5">
        <w:t xml:space="preserve"> takes a parameter list of declara</w:t>
      </w:r>
      <w:r w:rsidR="00EB1856" w:rsidRPr="00EC76D5">
        <w:t>t</w:t>
      </w:r>
      <w:r w:rsidR="00D0371A" w:rsidRPr="00EC76D5">
        <w:t>ions.</w:t>
      </w:r>
    </w:p>
    <w:p w14:paraId="751A8128" w14:textId="77777777" w:rsidR="009E5C9B" w:rsidRPr="00EC76D5" w:rsidRDefault="009E5C9B" w:rsidP="009E5C9B">
      <w:pPr>
        <w:pStyle w:val="CodeHeader"/>
        <w:rPr>
          <w:ins w:id="434" w:author="Stefan Bjornander" w:date="2015-04-25T17:20:00Z"/>
        </w:rPr>
      </w:pPr>
      <w:proofErr w:type="spellStart"/>
      <w:r w:rsidRPr="00EC76D5">
        <w:t>Type.java</w:t>
      </w:r>
      <w:proofErr w:type="spellEnd"/>
    </w:p>
    <w:p w14:paraId="7E068E55" w14:textId="77777777" w:rsidR="0023398C" w:rsidRPr="00EC76D5" w:rsidRDefault="0023398C" w:rsidP="0023398C">
      <w:pPr>
        <w:pStyle w:val="Code"/>
      </w:pPr>
      <w:r w:rsidRPr="00EC76D5">
        <w:t xml:space="preserve">  private Type m_returnType;</w:t>
      </w:r>
    </w:p>
    <w:p w14:paraId="5C8F569A" w14:textId="77777777" w:rsidR="0023398C" w:rsidRPr="00EC76D5" w:rsidRDefault="0023398C" w:rsidP="0023398C">
      <w:pPr>
        <w:pStyle w:val="Code"/>
      </w:pPr>
      <w:r w:rsidRPr="00EC76D5">
        <w:t xml:space="preserve">  private List&lt;String&gt; m_nameList;</w:t>
      </w:r>
    </w:p>
    <w:p w14:paraId="01FA3860" w14:textId="77777777" w:rsidR="0023398C" w:rsidRPr="00EC76D5" w:rsidRDefault="0023398C" w:rsidP="0023398C">
      <w:pPr>
        <w:pStyle w:val="Code"/>
      </w:pPr>
      <w:r w:rsidRPr="00EC76D5">
        <w:t xml:space="preserve">  private List&lt;Symbol&gt; m_parameterList;</w:t>
      </w:r>
    </w:p>
    <w:p w14:paraId="775179F6" w14:textId="77777777" w:rsidR="0023398C" w:rsidRPr="00EC76D5" w:rsidRDefault="0023398C" w:rsidP="0023398C">
      <w:pPr>
        <w:pStyle w:val="Code"/>
      </w:pPr>
      <w:r w:rsidRPr="00EC76D5">
        <w:t xml:space="preserve">  private List&lt;Type&gt; m_typeList;</w:t>
      </w:r>
    </w:p>
    <w:p w14:paraId="0BC0D054" w14:textId="77777777" w:rsidR="0023398C" w:rsidRPr="00EC76D5" w:rsidRDefault="0023398C" w:rsidP="0023398C">
      <w:pPr>
        <w:pStyle w:val="Code"/>
      </w:pPr>
      <w:r w:rsidRPr="00EC76D5">
        <w:t xml:space="preserve">  private boolean m_ellipse;</w:t>
      </w:r>
    </w:p>
    <w:p w14:paraId="7F04D797" w14:textId="77777777" w:rsidR="0023398C" w:rsidRPr="00EC76D5" w:rsidRDefault="0023398C" w:rsidP="0023398C">
      <w:pPr>
        <w:pStyle w:val="Code"/>
      </w:pPr>
    </w:p>
    <w:p w14:paraId="77CFBB15" w14:textId="77777777" w:rsidR="0023398C" w:rsidRPr="00EC76D5" w:rsidRDefault="0023398C" w:rsidP="0023398C">
      <w:pPr>
        <w:pStyle w:val="Code"/>
      </w:pPr>
      <w:r w:rsidRPr="00EC76D5">
        <w:t xml:space="preserve">  public static Type createOldStyleFunctionType(Type returnType,</w:t>
      </w:r>
    </w:p>
    <w:p w14:paraId="7748FEF3" w14:textId="77777777" w:rsidR="0023398C" w:rsidRPr="00EC76D5" w:rsidRDefault="0023398C" w:rsidP="0023398C">
      <w:pPr>
        <w:pStyle w:val="Code"/>
      </w:pPr>
      <w:r w:rsidRPr="00EC76D5">
        <w:t xml:space="preserve">                                                List&lt;String&gt; nameList) {</w:t>
      </w:r>
    </w:p>
    <w:p w14:paraId="4669A6E4" w14:textId="77777777" w:rsidR="0023398C" w:rsidRPr="00EC76D5" w:rsidRDefault="0023398C" w:rsidP="0023398C">
      <w:pPr>
        <w:pStyle w:val="Code"/>
      </w:pPr>
      <w:r w:rsidRPr="00EC76D5">
        <w:t xml:space="preserve">    Type type = new Type();</w:t>
      </w:r>
    </w:p>
    <w:p w14:paraId="5E3440FC" w14:textId="77777777" w:rsidR="0023398C" w:rsidRPr="00EC76D5" w:rsidRDefault="0023398C" w:rsidP="0023398C">
      <w:pPr>
        <w:pStyle w:val="Code"/>
      </w:pPr>
      <w:r w:rsidRPr="00EC76D5">
        <w:t xml:space="preserve">    type.m_sort = Sort.Function;</w:t>
      </w:r>
    </w:p>
    <w:p w14:paraId="15ADDA51" w14:textId="77777777" w:rsidR="0023398C" w:rsidRPr="00EC76D5" w:rsidRDefault="0023398C" w:rsidP="0023398C">
      <w:pPr>
        <w:pStyle w:val="Code"/>
      </w:pPr>
      <w:r w:rsidRPr="00EC76D5">
        <w:t xml:space="preserve">    type.m_returnType = returnType;</w:t>
      </w:r>
    </w:p>
    <w:p w14:paraId="499D15F0" w14:textId="77777777" w:rsidR="0023398C" w:rsidRPr="00EC76D5" w:rsidRDefault="0023398C" w:rsidP="0023398C">
      <w:pPr>
        <w:pStyle w:val="Code"/>
      </w:pPr>
      <w:r w:rsidRPr="00EC76D5">
        <w:t xml:space="preserve">    type.m_nameList = nameList;</w:t>
      </w:r>
    </w:p>
    <w:p w14:paraId="2A5F8117" w14:textId="77777777" w:rsidR="0023398C" w:rsidRPr="00EC76D5" w:rsidRDefault="0023398C" w:rsidP="0023398C">
      <w:pPr>
        <w:pStyle w:val="Code"/>
      </w:pPr>
      <w:r w:rsidRPr="00EC76D5">
        <w:t xml:space="preserve">    type.m_parameterList = null;</w:t>
      </w:r>
    </w:p>
    <w:p w14:paraId="2CE80E39" w14:textId="77777777" w:rsidR="0023398C" w:rsidRPr="00EC76D5" w:rsidRDefault="0023398C" w:rsidP="0023398C">
      <w:pPr>
        <w:pStyle w:val="Code"/>
      </w:pPr>
      <w:r w:rsidRPr="00EC76D5">
        <w:t xml:space="preserve">    type.m_ellipse = false;</w:t>
      </w:r>
    </w:p>
    <w:p w14:paraId="5D766364" w14:textId="77777777" w:rsidR="0023398C" w:rsidRPr="00EC76D5" w:rsidRDefault="0023398C" w:rsidP="0023398C">
      <w:pPr>
        <w:pStyle w:val="Code"/>
      </w:pPr>
    </w:p>
    <w:p w14:paraId="21CFE67F" w14:textId="77777777" w:rsidR="0023398C" w:rsidRPr="00EC76D5" w:rsidRDefault="0023398C" w:rsidP="0023398C">
      <w:pPr>
        <w:pStyle w:val="Code"/>
      </w:pPr>
      <w:r w:rsidRPr="00EC76D5">
        <w:t xml:space="preserve">    Set&lt;String&gt; nameSet = new ListSet&lt;&gt;();</w:t>
      </w:r>
    </w:p>
    <w:p w14:paraId="3FCA5095" w14:textId="77777777" w:rsidR="0023398C" w:rsidRPr="00EC76D5" w:rsidRDefault="0023398C" w:rsidP="0023398C">
      <w:pPr>
        <w:pStyle w:val="Code"/>
      </w:pPr>
      <w:r w:rsidRPr="00EC76D5">
        <w:t xml:space="preserve">    for (String name : type.m_nameList) {</w:t>
      </w:r>
    </w:p>
    <w:p w14:paraId="4F8231AE" w14:textId="77777777" w:rsidR="0023398C" w:rsidRPr="00EC76D5" w:rsidRDefault="0023398C" w:rsidP="0023398C">
      <w:pPr>
        <w:pStyle w:val="Code"/>
      </w:pPr>
      <w:r w:rsidRPr="00EC76D5">
        <w:t xml:space="preserve">      Assert.error(nameSet.add(name), name,"duplicate name in parameter list");</w:t>
      </w:r>
    </w:p>
    <w:p w14:paraId="50B8B9F9" w14:textId="77777777" w:rsidR="0023398C" w:rsidRPr="00EC76D5" w:rsidRDefault="0023398C" w:rsidP="0023398C">
      <w:pPr>
        <w:pStyle w:val="Code"/>
      </w:pPr>
      <w:r w:rsidRPr="00EC76D5">
        <w:t xml:space="preserve">    }</w:t>
      </w:r>
    </w:p>
    <w:p w14:paraId="59C37686" w14:textId="77777777" w:rsidR="0023398C" w:rsidRPr="00EC76D5" w:rsidRDefault="0023398C" w:rsidP="0023398C">
      <w:pPr>
        <w:pStyle w:val="Code"/>
      </w:pPr>
      <w:r w:rsidRPr="00EC76D5">
        <w:t xml:space="preserve">    </w:t>
      </w:r>
    </w:p>
    <w:p w14:paraId="3AA6D031" w14:textId="77777777" w:rsidR="0023398C" w:rsidRPr="00EC76D5" w:rsidRDefault="0023398C" w:rsidP="0023398C">
      <w:pPr>
        <w:pStyle w:val="Code"/>
      </w:pPr>
      <w:r w:rsidRPr="00EC76D5">
        <w:t xml:space="preserve">    return type;</w:t>
      </w:r>
    </w:p>
    <w:p w14:paraId="2C8DB5A7" w14:textId="77777777" w:rsidR="0023398C" w:rsidRPr="00EC76D5" w:rsidRDefault="0023398C" w:rsidP="0023398C">
      <w:pPr>
        <w:pStyle w:val="Code"/>
      </w:pPr>
      <w:r w:rsidRPr="00EC76D5">
        <w:t xml:space="preserve">  }</w:t>
      </w:r>
    </w:p>
    <w:p w14:paraId="537E96F1" w14:textId="77777777" w:rsidR="0023398C" w:rsidRPr="00EC76D5" w:rsidRDefault="0023398C" w:rsidP="0023398C">
      <w:pPr>
        <w:pStyle w:val="Code"/>
      </w:pPr>
    </w:p>
    <w:p w14:paraId="3A717C22" w14:textId="77777777" w:rsidR="0023398C" w:rsidRPr="00EC76D5" w:rsidRDefault="0023398C" w:rsidP="0023398C">
      <w:pPr>
        <w:pStyle w:val="Code"/>
      </w:pPr>
      <w:r w:rsidRPr="00EC76D5">
        <w:t xml:space="preserve">  public static Type createNewStyleFunctionType(Type returnType,</w:t>
      </w:r>
    </w:p>
    <w:p w14:paraId="2EB4035D" w14:textId="77777777" w:rsidR="0023398C" w:rsidRPr="00EC76D5" w:rsidRDefault="0023398C" w:rsidP="0023398C">
      <w:pPr>
        <w:pStyle w:val="Code"/>
      </w:pPr>
      <w:r w:rsidRPr="00EC76D5">
        <w:lastRenderedPageBreak/>
        <w:t xml:space="preserve">                                   List&lt;Symbol&gt; parameterList, boolean ellipse) {</w:t>
      </w:r>
    </w:p>
    <w:p w14:paraId="4AF1C68C" w14:textId="77777777" w:rsidR="0023398C" w:rsidRPr="00EC76D5" w:rsidRDefault="0023398C" w:rsidP="0023398C">
      <w:pPr>
        <w:pStyle w:val="Code"/>
      </w:pPr>
      <w:r w:rsidRPr="00EC76D5">
        <w:t xml:space="preserve">    Type type = new Type();</w:t>
      </w:r>
    </w:p>
    <w:p w14:paraId="385AD8CE" w14:textId="77777777" w:rsidR="0023398C" w:rsidRPr="00EC76D5" w:rsidRDefault="0023398C" w:rsidP="0023398C">
      <w:pPr>
        <w:pStyle w:val="Code"/>
      </w:pPr>
      <w:r w:rsidRPr="00EC76D5">
        <w:t xml:space="preserve">    type.m_sort = Sort.Function;</w:t>
      </w:r>
    </w:p>
    <w:p w14:paraId="103C188D" w14:textId="77777777" w:rsidR="0023398C" w:rsidRPr="00EC76D5" w:rsidRDefault="0023398C" w:rsidP="0023398C">
      <w:pPr>
        <w:pStyle w:val="Code"/>
      </w:pPr>
      <w:r w:rsidRPr="00EC76D5">
        <w:t xml:space="preserve">    type.m_returnType = returnType;</w:t>
      </w:r>
    </w:p>
    <w:p w14:paraId="6C869829" w14:textId="77777777" w:rsidR="0023398C" w:rsidRPr="00EC76D5" w:rsidRDefault="0023398C" w:rsidP="0023398C">
      <w:pPr>
        <w:pStyle w:val="Code"/>
      </w:pPr>
      <w:r w:rsidRPr="00EC76D5">
        <w:t xml:space="preserve">    type.m_nameList = null;</w:t>
      </w:r>
    </w:p>
    <w:p w14:paraId="02884CEB" w14:textId="77777777" w:rsidR="0023398C" w:rsidRPr="00EC76D5" w:rsidRDefault="0023398C" w:rsidP="0023398C">
      <w:pPr>
        <w:pStyle w:val="Code"/>
      </w:pPr>
      <w:r w:rsidRPr="00EC76D5">
        <w:t xml:space="preserve">    type.m_parameterList = parameterList;</w:t>
      </w:r>
    </w:p>
    <w:p w14:paraId="41FB75C3" w14:textId="77777777" w:rsidR="0023398C" w:rsidRPr="00EC76D5" w:rsidRDefault="0023398C" w:rsidP="0023398C">
      <w:pPr>
        <w:pStyle w:val="Code"/>
      </w:pPr>
      <w:r w:rsidRPr="00EC76D5">
        <w:t xml:space="preserve">    type.m_ellipse = ellipse;</w:t>
      </w:r>
    </w:p>
    <w:p w14:paraId="66E1A1FE" w14:textId="77777777" w:rsidR="0023398C" w:rsidRPr="00EC76D5" w:rsidRDefault="0023398C" w:rsidP="0023398C">
      <w:pPr>
        <w:pStyle w:val="Code"/>
      </w:pPr>
      <w:r w:rsidRPr="00EC76D5">
        <w:t xml:space="preserve">    </w:t>
      </w:r>
    </w:p>
    <w:p w14:paraId="79106A2E" w14:textId="77777777" w:rsidR="0023398C" w:rsidRPr="00EC76D5" w:rsidRDefault="0023398C" w:rsidP="0023398C">
      <w:pPr>
        <w:pStyle w:val="Code"/>
      </w:pPr>
      <w:r w:rsidRPr="00EC76D5">
        <w:t xml:space="preserve">    for (Symbol symbol : parameterList) {</w:t>
      </w:r>
    </w:p>
    <w:p w14:paraId="05C66FE9" w14:textId="77777777" w:rsidR="0023398C" w:rsidRPr="00EC76D5" w:rsidRDefault="0023398C" w:rsidP="0023398C">
      <w:pPr>
        <w:pStyle w:val="Code"/>
      </w:pPr>
      <w:r w:rsidRPr="00EC76D5">
        <w:t xml:space="preserve">      type.m_typeList.add(symbol.getType());</w:t>
      </w:r>
    </w:p>
    <w:p w14:paraId="28BFE13D" w14:textId="77777777" w:rsidR="0023398C" w:rsidRPr="00EC76D5" w:rsidRDefault="0023398C" w:rsidP="0023398C">
      <w:pPr>
        <w:pStyle w:val="Code"/>
      </w:pPr>
      <w:r w:rsidRPr="00EC76D5">
        <w:t xml:space="preserve">    }</w:t>
      </w:r>
    </w:p>
    <w:p w14:paraId="64309F59" w14:textId="77777777" w:rsidR="0023398C" w:rsidRPr="00EC76D5" w:rsidRDefault="0023398C" w:rsidP="0023398C">
      <w:pPr>
        <w:pStyle w:val="Code"/>
      </w:pPr>
      <w:r w:rsidRPr="00EC76D5">
        <w:t xml:space="preserve">    </w:t>
      </w:r>
    </w:p>
    <w:p w14:paraId="385E1065" w14:textId="77777777" w:rsidR="0023398C" w:rsidRPr="00EC76D5" w:rsidRDefault="0023398C" w:rsidP="0023398C">
      <w:pPr>
        <w:pStyle w:val="Code"/>
      </w:pPr>
      <w:r w:rsidRPr="00EC76D5">
        <w:t xml:space="preserve">    return type;</w:t>
      </w:r>
    </w:p>
    <w:p w14:paraId="0BA7BE39" w14:textId="77777777" w:rsidR="0023398C" w:rsidRPr="00EC76D5" w:rsidRDefault="0023398C" w:rsidP="0023398C">
      <w:pPr>
        <w:pStyle w:val="Code"/>
      </w:pPr>
      <w:r w:rsidRPr="00EC76D5">
        <w:t xml:space="preserve">  }</w:t>
      </w:r>
    </w:p>
    <w:p w14:paraId="3D3947C8" w14:textId="77777777" w:rsidR="0023398C" w:rsidRPr="00EC76D5" w:rsidRDefault="0023398C" w:rsidP="0023398C">
      <w:pPr>
        <w:pStyle w:val="Code"/>
      </w:pPr>
    </w:p>
    <w:p w14:paraId="59838A8A" w14:textId="77777777" w:rsidR="0023398C" w:rsidRPr="00EC76D5" w:rsidRDefault="0023398C" w:rsidP="0023398C">
      <w:pPr>
        <w:pStyle w:val="Code"/>
      </w:pPr>
      <w:r w:rsidRPr="00EC76D5">
        <w:t xml:space="preserve">  public boolean isOldStyleFunction() {</w:t>
      </w:r>
    </w:p>
    <w:p w14:paraId="2666A388" w14:textId="77777777" w:rsidR="0023398C" w:rsidRPr="00EC76D5" w:rsidRDefault="0023398C" w:rsidP="0023398C">
      <w:pPr>
        <w:pStyle w:val="Code"/>
      </w:pPr>
      <w:r w:rsidRPr="00EC76D5">
        <w:t xml:space="preserve">    return (m_nameList != null);</w:t>
      </w:r>
    </w:p>
    <w:p w14:paraId="4A9C5240" w14:textId="77777777" w:rsidR="0023398C" w:rsidRPr="00EC76D5" w:rsidRDefault="0023398C" w:rsidP="0023398C">
      <w:pPr>
        <w:pStyle w:val="Code"/>
      </w:pPr>
      <w:r w:rsidRPr="00EC76D5">
        <w:t xml:space="preserve">  }</w:t>
      </w:r>
    </w:p>
    <w:p w14:paraId="6A0C43C7" w14:textId="77777777" w:rsidR="0023398C" w:rsidRPr="00EC76D5" w:rsidRDefault="0023398C" w:rsidP="0023398C">
      <w:pPr>
        <w:pStyle w:val="Code"/>
      </w:pPr>
    </w:p>
    <w:p w14:paraId="73912406" w14:textId="77777777" w:rsidR="0023398C" w:rsidRPr="00EC76D5" w:rsidRDefault="0023398C" w:rsidP="0023398C">
      <w:pPr>
        <w:pStyle w:val="Code"/>
      </w:pPr>
      <w:r w:rsidRPr="00EC76D5">
        <w:t xml:space="preserve">  public boolean isNewStyleFunction() {</w:t>
      </w:r>
    </w:p>
    <w:p w14:paraId="221FE840" w14:textId="77777777" w:rsidR="0023398C" w:rsidRPr="00EC76D5" w:rsidRDefault="0023398C" w:rsidP="0023398C">
      <w:pPr>
        <w:pStyle w:val="Code"/>
      </w:pPr>
      <w:r w:rsidRPr="00EC76D5">
        <w:t xml:space="preserve">    return (m_parameterList != null);</w:t>
      </w:r>
    </w:p>
    <w:p w14:paraId="3D1DB2A5" w14:textId="77777777" w:rsidR="0023398C" w:rsidRPr="00EC76D5" w:rsidRDefault="0023398C" w:rsidP="0023398C">
      <w:pPr>
        <w:pStyle w:val="Code"/>
      </w:pPr>
      <w:r w:rsidRPr="00EC76D5">
        <w:t xml:space="preserve">  }</w:t>
      </w:r>
    </w:p>
    <w:p w14:paraId="375B4426" w14:textId="77777777" w:rsidR="0023398C" w:rsidRPr="00EC76D5" w:rsidRDefault="0023398C" w:rsidP="0023398C">
      <w:pPr>
        <w:pStyle w:val="Code"/>
      </w:pPr>
    </w:p>
    <w:p w14:paraId="43524856" w14:textId="77777777" w:rsidR="0023398C" w:rsidRPr="00EC76D5" w:rsidRDefault="0023398C" w:rsidP="0023398C">
      <w:pPr>
        <w:pStyle w:val="Code"/>
      </w:pPr>
      <w:r w:rsidRPr="00EC76D5">
        <w:t xml:space="preserve">  public List&lt;String&gt; getNameList() {</w:t>
      </w:r>
    </w:p>
    <w:p w14:paraId="46ADDF9D" w14:textId="77777777" w:rsidR="0023398C" w:rsidRPr="00EC76D5" w:rsidRDefault="0023398C" w:rsidP="0023398C">
      <w:pPr>
        <w:pStyle w:val="Code"/>
      </w:pPr>
      <w:r w:rsidRPr="00EC76D5">
        <w:t xml:space="preserve">    return m_nameList;</w:t>
      </w:r>
    </w:p>
    <w:p w14:paraId="176851BF" w14:textId="77777777" w:rsidR="0023398C" w:rsidRPr="00EC76D5" w:rsidRDefault="0023398C" w:rsidP="0023398C">
      <w:pPr>
        <w:pStyle w:val="Code"/>
      </w:pPr>
      <w:r w:rsidRPr="00EC76D5">
        <w:t xml:space="preserve">  }</w:t>
      </w:r>
    </w:p>
    <w:p w14:paraId="1814B959" w14:textId="77777777" w:rsidR="0023398C" w:rsidRPr="00EC76D5" w:rsidRDefault="0023398C" w:rsidP="0023398C">
      <w:pPr>
        <w:pStyle w:val="Code"/>
      </w:pPr>
    </w:p>
    <w:p w14:paraId="6E173E35" w14:textId="77777777" w:rsidR="0023398C" w:rsidRPr="00EC76D5" w:rsidRDefault="0023398C" w:rsidP="0023398C">
      <w:pPr>
        <w:pStyle w:val="Code"/>
      </w:pPr>
      <w:r w:rsidRPr="00EC76D5">
        <w:t xml:space="preserve">  public List&lt;Symbol&gt; getParameterList() {</w:t>
      </w:r>
    </w:p>
    <w:p w14:paraId="0CBA5DE9" w14:textId="77777777" w:rsidR="0023398C" w:rsidRPr="00EC76D5" w:rsidRDefault="0023398C" w:rsidP="0023398C">
      <w:pPr>
        <w:pStyle w:val="Code"/>
      </w:pPr>
      <w:r w:rsidRPr="00EC76D5">
        <w:t xml:space="preserve">    return m_parameterList;</w:t>
      </w:r>
    </w:p>
    <w:p w14:paraId="64B1616C" w14:textId="77777777" w:rsidR="0023398C" w:rsidRPr="00EC76D5" w:rsidRDefault="0023398C" w:rsidP="0023398C">
      <w:pPr>
        <w:pStyle w:val="Code"/>
      </w:pPr>
      <w:r w:rsidRPr="00EC76D5">
        <w:t xml:space="preserve">  }</w:t>
      </w:r>
    </w:p>
    <w:p w14:paraId="03F36BC4" w14:textId="77777777" w:rsidR="0023398C" w:rsidRPr="00EC76D5" w:rsidRDefault="0023398C" w:rsidP="0023398C">
      <w:pPr>
        <w:pStyle w:val="Code"/>
      </w:pPr>
    </w:p>
    <w:p w14:paraId="2C79F786" w14:textId="77777777" w:rsidR="0023398C" w:rsidRPr="00EC76D5" w:rsidRDefault="0023398C" w:rsidP="0023398C">
      <w:pPr>
        <w:pStyle w:val="Code"/>
      </w:pPr>
      <w:r w:rsidRPr="00EC76D5">
        <w:t xml:space="preserve">  public List&lt;Type&gt; getTypeList() {</w:t>
      </w:r>
    </w:p>
    <w:p w14:paraId="5E19A7CB" w14:textId="77777777" w:rsidR="0023398C" w:rsidRPr="00EC76D5" w:rsidRDefault="0023398C" w:rsidP="0023398C">
      <w:pPr>
        <w:pStyle w:val="Code"/>
      </w:pPr>
      <w:r w:rsidRPr="00EC76D5">
        <w:t xml:space="preserve">    return m_typeList;</w:t>
      </w:r>
    </w:p>
    <w:p w14:paraId="194707F7" w14:textId="77777777" w:rsidR="0023398C" w:rsidRPr="00EC76D5" w:rsidRDefault="0023398C" w:rsidP="0023398C">
      <w:pPr>
        <w:pStyle w:val="Code"/>
      </w:pPr>
      <w:r w:rsidRPr="00EC76D5">
        <w:t xml:space="preserve">  }</w:t>
      </w:r>
    </w:p>
    <w:p w14:paraId="550953D0" w14:textId="77777777" w:rsidR="0023398C" w:rsidRPr="00EC76D5" w:rsidRDefault="0023398C" w:rsidP="0023398C">
      <w:pPr>
        <w:pStyle w:val="Code"/>
      </w:pPr>
    </w:p>
    <w:p w14:paraId="61E13E88" w14:textId="77777777" w:rsidR="0023398C" w:rsidRPr="00EC76D5" w:rsidRDefault="0023398C" w:rsidP="0023398C">
      <w:pPr>
        <w:pStyle w:val="Code"/>
      </w:pPr>
      <w:r w:rsidRPr="00EC76D5">
        <w:t xml:space="preserve">  public Type getReturnType() {</w:t>
      </w:r>
    </w:p>
    <w:p w14:paraId="1928DDCC" w14:textId="77777777" w:rsidR="0023398C" w:rsidRPr="00EC76D5" w:rsidRDefault="0023398C" w:rsidP="0023398C">
      <w:pPr>
        <w:pStyle w:val="Code"/>
      </w:pPr>
      <w:r w:rsidRPr="00EC76D5">
        <w:t xml:space="preserve">    return m_returnType;</w:t>
      </w:r>
    </w:p>
    <w:p w14:paraId="4FD18E49" w14:textId="77777777" w:rsidR="0023398C" w:rsidRPr="00EC76D5" w:rsidRDefault="0023398C" w:rsidP="0023398C">
      <w:pPr>
        <w:pStyle w:val="Code"/>
      </w:pPr>
      <w:r w:rsidRPr="00EC76D5">
        <w:t xml:space="preserve">  }</w:t>
      </w:r>
    </w:p>
    <w:p w14:paraId="354C62AF" w14:textId="77777777" w:rsidR="0023398C" w:rsidRPr="00EC76D5" w:rsidRDefault="0023398C" w:rsidP="0023398C">
      <w:pPr>
        <w:pStyle w:val="Code"/>
      </w:pPr>
    </w:p>
    <w:p w14:paraId="4E729716" w14:textId="77777777" w:rsidR="0023398C" w:rsidRPr="00EC76D5" w:rsidRDefault="0023398C" w:rsidP="0023398C">
      <w:pPr>
        <w:pStyle w:val="Code"/>
      </w:pPr>
      <w:r w:rsidRPr="00EC76D5">
        <w:t xml:space="preserve">  public void setReturnType(Type returnType) {</w:t>
      </w:r>
    </w:p>
    <w:p w14:paraId="1D1AF3B9" w14:textId="77777777" w:rsidR="0023398C" w:rsidRPr="00EC76D5" w:rsidRDefault="0023398C" w:rsidP="0023398C">
      <w:pPr>
        <w:pStyle w:val="Code"/>
      </w:pPr>
      <w:r w:rsidRPr="00EC76D5">
        <w:t xml:space="preserve">    m_returnType = returnType;</w:t>
      </w:r>
    </w:p>
    <w:p w14:paraId="2E04B3AF" w14:textId="77777777" w:rsidR="0023398C" w:rsidRPr="00EC76D5" w:rsidRDefault="0023398C" w:rsidP="0023398C">
      <w:pPr>
        <w:pStyle w:val="Code"/>
      </w:pPr>
      <w:r w:rsidRPr="00EC76D5">
        <w:t xml:space="preserve">  }</w:t>
      </w:r>
    </w:p>
    <w:p w14:paraId="056E1240" w14:textId="77777777" w:rsidR="0023398C" w:rsidRPr="00EC76D5" w:rsidRDefault="0023398C" w:rsidP="0023398C">
      <w:pPr>
        <w:pStyle w:val="Code"/>
      </w:pPr>
    </w:p>
    <w:p w14:paraId="6ABED446" w14:textId="77777777" w:rsidR="0023398C" w:rsidRPr="00EC76D5" w:rsidRDefault="0023398C" w:rsidP="0023398C">
      <w:pPr>
        <w:pStyle w:val="Code"/>
      </w:pPr>
      <w:r w:rsidRPr="00EC76D5">
        <w:t xml:space="preserve">  public boolean isEllipse() {</w:t>
      </w:r>
    </w:p>
    <w:p w14:paraId="35E27605" w14:textId="77777777" w:rsidR="0023398C" w:rsidRPr="00EC76D5" w:rsidRDefault="0023398C" w:rsidP="0023398C">
      <w:pPr>
        <w:pStyle w:val="Code"/>
      </w:pPr>
      <w:r w:rsidRPr="00EC76D5">
        <w:t xml:space="preserve">    return m_ellipse;</w:t>
      </w:r>
    </w:p>
    <w:p w14:paraId="21573560" w14:textId="4BD66992" w:rsidR="000A36AE" w:rsidRPr="00EC76D5" w:rsidRDefault="0023398C">
      <w:pPr>
        <w:pStyle w:val="Code"/>
        <w:rPr>
          <w:ins w:id="435" w:author="Stefan Bjornander" w:date="2015-04-25T14:41:00Z"/>
        </w:rPr>
        <w:pPrChange w:id="436" w:author="Stefan Bjornander" w:date="2015-04-25T17:20:00Z">
          <w:pPr>
            <w:pStyle w:val="CodeHeader"/>
          </w:pPr>
        </w:pPrChange>
      </w:pPr>
      <w:r w:rsidRPr="00EC76D5">
        <w:t xml:space="preserve">  }</w:t>
      </w:r>
    </w:p>
    <w:p w14:paraId="29A769DC" w14:textId="77777777" w:rsidR="00561FE5" w:rsidRPr="00EC76D5" w:rsidDel="000A36AE" w:rsidRDefault="00561FE5">
      <w:pPr>
        <w:pStyle w:val="Code"/>
        <w:rPr>
          <w:del w:id="437" w:author="Stefan Bjornander" w:date="2015-04-25T17:20:00Z"/>
        </w:rPr>
        <w:pPrChange w:id="438" w:author="Stefan Bjornander" w:date="2015-04-25T14:41:00Z">
          <w:pPr>
            <w:pStyle w:val="CodeHeader"/>
          </w:pPr>
        </w:pPrChange>
      </w:pPr>
      <w:bookmarkStart w:id="439" w:name="_Toc417811795"/>
      <w:bookmarkStart w:id="440" w:name="_Toc417853415"/>
      <w:bookmarkStart w:id="441" w:name="_Toc418022093"/>
      <w:bookmarkStart w:id="442" w:name="_Toc418191475"/>
      <w:bookmarkStart w:id="443" w:name="_Toc418191944"/>
      <w:bookmarkStart w:id="444" w:name="_Toc418263179"/>
      <w:bookmarkStart w:id="445" w:name="_Toc418263646"/>
      <w:bookmarkStart w:id="446" w:name="_Toc418356826"/>
      <w:bookmarkStart w:id="447" w:name="_Toc418360189"/>
      <w:bookmarkStart w:id="448" w:name="_Toc418434874"/>
      <w:bookmarkStart w:id="449" w:name="_Toc419660041"/>
      <w:bookmarkStart w:id="450" w:name="_Toc419660504"/>
      <w:bookmarkStart w:id="451" w:name="_Toc420133973"/>
      <w:bookmarkStart w:id="452" w:name="_Toc420134435"/>
      <w:bookmarkStart w:id="453" w:name="_Toc420166193"/>
      <w:bookmarkStart w:id="454" w:name="_Toc420166963"/>
      <w:bookmarkStart w:id="455" w:name="_Toc420302120"/>
      <w:bookmarkStart w:id="456" w:name="_Toc420302587"/>
      <w:bookmarkStart w:id="457" w:name="_Toc420438421"/>
      <w:bookmarkStart w:id="458" w:name="_Toc420795859"/>
      <w:bookmarkStart w:id="459" w:name="_Toc420874127"/>
      <w:bookmarkStart w:id="460" w:name="_Toc420874592"/>
      <w:bookmarkStart w:id="461" w:name="_Toc420874334"/>
      <w:bookmarkStart w:id="462" w:name="_Toc421046422"/>
      <w:bookmarkStart w:id="463" w:name="_Toc421046893"/>
      <w:bookmarkStart w:id="464" w:name="_Toc477258973"/>
      <w:bookmarkStart w:id="465" w:name="_Toc479633071"/>
      <w:bookmarkStart w:id="466" w:name="_Toc481936227"/>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p>
    <w:p w14:paraId="1694E96D" w14:textId="77777777" w:rsidR="00397B2B" w:rsidRPr="00EC76D5" w:rsidDel="00561FE5" w:rsidRDefault="00397B2B" w:rsidP="00397B2B">
      <w:pPr>
        <w:pStyle w:val="Code"/>
        <w:rPr>
          <w:del w:id="467" w:author="Stefan Bjornander" w:date="2015-04-25T14:41:00Z"/>
        </w:rPr>
      </w:pPr>
      <w:del w:id="468" w:author="Stefan Bjornander" w:date="2015-04-25T14:41:00Z">
        <w:r w:rsidRPr="00EC76D5" w:rsidDel="00561FE5">
          <w:delText xml:space="preserve">  private List&lt;String&gt; m_nameList;</w:delText>
        </w:r>
        <w:bookmarkStart w:id="469" w:name="_Toc417811796"/>
        <w:bookmarkStart w:id="470" w:name="_Toc417853416"/>
        <w:bookmarkStart w:id="471" w:name="_Toc418022094"/>
        <w:bookmarkStart w:id="472" w:name="_Toc418191476"/>
        <w:bookmarkStart w:id="473" w:name="_Toc418191945"/>
        <w:bookmarkStart w:id="474" w:name="_Toc418263180"/>
        <w:bookmarkStart w:id="475" w:name="_Toc418263647"/>
        <w:bookmarkStart w:id="476" w:name="_Toc418356827"/>
        <w:bookmarkStart w:id="477" w:name="_Toc418360190"/>
        <w:bookmarkStart w:id="478" w:name="_Toc418434875"/>
        <w:bookmarkStart w:id="479" w:name="_Toc419660042"/>
        <w:bookmarkStart w:id="480" w:name="_Toc419660505"/>
        <w:bookmarkStart w:id="481" w:name="_Toc420133974"/>
        <w:bookmarkStart w:id="482" w:name="_Toc420134436"/>
        <w:bookmarkStart w:id="483" w:name="_Toc420166194"/>
        <w:bookmarkStart w:id="484" w:name="_Toc420166964"/>
        <w:bookmarkStart w:id="485" w:name="_Toc420302121"/>
        <w:bookmarkStart w:id="486" w:name="_Toc420302588"/>
        <w:bookmarkStart w:id="487" w:name="_Toc420438422"/>
        <w:bookmarkStart w:id="488" w:name="_Toc420795860"/>
        <w:bookmarkStart w:id="489" w:name="_Toc420874128"/>
        <w:bookmarkStart w:id="490" w:name="_Toc420874593"/>
        <w:bookmarkStart w:id="491" w:name="_Toc420874335"/>
        <w:bookmarkStart w:id="492" w:name="_Toc421046423"/>
        <w:bookmarkStart w:id="493" w:name="_Toc421046894"/>
        <w:bookmarkStart w:id="494" w:name="_Toc477258974"/>
        <w:bookmarkStart w:id="495" w:name="_Toc479633072"/>
        <w:bookmarkStart w:id="496" w:name="_Toc48193622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del>
    </w:p>
    <w:p w14:paraId="69CBBF88" w14:textId="77777777" w:rsidR="00397B2B" w:rsidRPr="00EC76D5" w:rsidDel="00561FE5" w:rsidRDefault="00397B2B" w:rsidP="00397B2B">
      <w:pPr>
        <w:pStyle w:val="Code"/>
        <w:rPr>
          <w:del w:id="497" w:author="Stefan Bjornander" w:date="2015-04-25T14:41:00Z"/>
        </w:rPr>
      </w:pPr>
      <w:del w:id="498" w:author="Stefan Bjornander" w:date="2015-04-25T14:41:00Z">
        <w:r w:rsidRPr="00EC76D5" w:rsidDel="00561FE5">
          <w:delText xml:space="preserve">  private List&lt;Type&gt; m_typeList;</w:delText>
        </w:r>
        <w:bookmarkStart w:id="499" w:name="_Toc417811797"/>
        <w:bookmarkStart w:id="500" w:name="_Toc417853417"/>
        <w:bookmarkStart w:id="501" w:name="_Toc418022095"/>
        <w:bookmarkStart w:id="502" w:name="_Toc418191477"/>
        <w:bookmarkStart w:id="503" w:name="_Toc418191946"/>
        <w:bookmarkStart w:id="504" w:name="_Toc418263181"/>
        <w:bookmarkStart w:id="505" w:name="_Toc418263648"/>
        <w:bookmarkStart w:id="506" w:name="_Toc418356828"/>
        <w:bookmarkStart w:id="507" w:name="_Toc418360191"/>
        <w:bookmarkStart w:id="508" w:name="_Toc418434876"/>
        <w:bookmarkStart w:id="509" w:name="_Toc419660043"/>
        <w:bookmarkStart w:id="510" w:name="_Toc419660506"/>
        <w:bookmarkStart w:id="511" w:name="_Toc420133975"/>
        <w:bookmarkStart w:id="512" w:name="_Toc420134437"/>
        <w:bookmarkStart w:id="513" w:name="_Toc420166195"/>
        <w:bookmarkStart w:id="514" w:name="_Toc420166965"/>
        <w:bookmarkStart w:id="515" w:name="_Toc420302122"/>
        <w:bookmarkStart w:id="516" w:name="_Toc420302589"/>
        <w:bookmarkStart w:id="517" w:name="_Toc420438423"/>
        <w:bookmarkStart w:id="518" w:name="_Toc420795861"/>
        <w:bookmarkStart w:id="519" w:name="_Toc420874129"/>
        <w:bookmarkStart w:id="520" w:name="_Toc420874594"/>
        <w:bookmarkStart w:id="521" w:name="_Toc420874336"/>
        <w:bookmarkStart w:id="522" w:name="_Toc421046424"/>
        <w:bookmarkStart w:id="523" w:name="_Toc421046895"/>
        <w:bookmarkStart w:id="524" w:name="_Toc477258975"/>
        <w:bookmarkStart w:id="525" w:name="_Toc479633073"/>
        <w:bookmarkStart w:id="526" w:name="_Toc481936229"/>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del>
    </w:p>
    <w:p w14:paraId="487FA271" w14:textId="77777777" w:rsidR="00397B2B" w:rsidRPr="00EC76D5" w:rsidDel="00561FE5" w:rsidRDefault="00397B2B" w:rsidP="00397B2B">
      <w:pPr>
        <w:pStyle w:val="Code"/>
        <w:rPr>
          <w:del w:id="527" w:author="Stefan Bjornander" w:date="2015-04-25T14:41:00Z"/>
        </w:rPr>
      </w:pPr>
      <w:del w:id="528" w:author="Stefan Bjornander" w:date="2015-04-25T14:41:00Z">
        <w:r w:rsidRPr="00EC76D5" w:rsidDel="00561FE5">
          <w:delText xml:space="preserve">  private Type m_returnType;</w:delText>
        </w:r>
        <w:bookmarkStart w:id="529" w:name="_Toc417811798"/>
        <w:bookmarkStart w:id="530" w:name="_Toc417853418"/>
        <w:bookmarkStart w:id="531" w:name="_Toc418022096"/>
        <w:bookmarkStart w:id="532" w:name="_Toc418191478"/>
        <w:bookmarkStart w:id="533" w:name="_Toc418191947"/>
        <w:bookmarkStart w:id="534" w:name="_Toc418263182"/>
        <w:bookmarkStart w:id="535" w:name="_Toc418263649"/>
        <w:bookmarkStart w:id="536" w:name="_Toc418356829"/>
        <w:bookmarkStart w:id="537" w:name="_Toc418360192"/>
        <w:bookmarkStart w:id="538" w:name="_Toc418434877"/>
        <w:bookmarkStart w:id="539" w:name="_Toc419660044"/>
        <w:bookmarkStart w:id="540" w:name="_Toc419660507"/>
        <w:bookmarkStart w:id="541" w:name="_Toc420133976"/>
        <w:bookmarkStart w:id="542" w:name="_Toc420134438"/>
        <w:bookmarkStart w:id="543" w:name="_Toc420166196"/>
        <w:bookmarkStart w:id="544" w:name="_Toc420166966"/>
        <w:bookmarkStart w:id="545" w:name="_Toc420302123"/>
        <w:bookmarkStart w:id="546" w:name="_Toc420302590"/>
        <w:bookmarkStart w:id="547" w:name="_Toc420438424"/>
        <w:bookmarkStart w:id="548" w:name="_Toc420795862"/>
        <w:bookmarkStart w:id="549" w:name="_Toc420874130"/>
        <w:bookmarkStart w:id="550" w:name="_Toc420874595"/>
        <w:bookmarkStart w:id="551" w:name="_Toc420874337"/>
        <w:bookmarkStart w:id="552" w:name="_Toc421046425"/>
        <w:bookmarkStart w:id="553" w:name="_Toc421046896"/>
        <w:bookmarkStart w:id="554" w:name="_Toc477258976"/>
        <w:bookmarkStart w:id="555" w:name="_Toc479633074"/>
        <w:bookmarkStart w:id="556" w:name="_Toc481936230"/>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del>
    </w:p>
    <w:p w14:paraId="6387A151" w14:textId="77777777" w:rsidR="00397B2B" w:rsidRPr="00EC76D5" w:rsidDel="00561FE5" w:rsidRDefault="00397B2B" w:rsidP="00397B2B">
      <w:pPr>
        <w:pStyle w:val="Code"/>
        <w:rPr>
          <w:del w:id="557" w:author="Stefan Bjornander" w:date="2015-04-25T14:41:00Z"/>
        </w:rPr>
      </w:pPr>
      <w:del w:id="558" w:author="Stefan Bjornander" w:date="2015-04-25T14:41:00Z">
        <w:r w:rsidRPr="00EC76D5" w:rsidDel="00561FE5">
          <w:delText xml:space="preserve">  private boolean m_ellipse, m_newStyle;</w:delText>
        </w:r>
        <w:bookmarkStart w:id="559" w:name="_Toc417811799"/>
        <w:bookmarkStart w:id="560" w:name="_Toc417853419"/>
        <w:bookmarkStart w:id="561" w:name="_Toc418022097"/>
        <w:bookmarkStart w:id="562" w:name="_Toc418191479"/>
        <w:bookmarkStart w:id="563" w:name="_Toc418191948"/>
        <w:bookmarkStart w:id="564" w:name="_Toc418263183"/>
        <w:bookmarkStart w:id="565" w:name="_Toc418263650"/>
        <w:bookmarkStart w:id="566" w:name="_Toc418356830"/>
        <w:bookmarkStart w:id="567" w:name="_Toc418360193"/>
        <w:bookmarkStart w:id="568" w:name="_Toc418434878"/>
        <w:bookmarkStart w:id="569" w:name="_Toc419660045"/>
        <w:bookmarkStart w:id="570" w:name="_Toc419660508"/>
        <w:bookmarkStart w:id="571" w:name="_Toc420133977"/>
        <w:bookmarkStart w:id="572" w:name="_Toc420134439"/>
        <w:bookmarkStart w:id="573" w:name="_Toc420166197"/>
        <w:bookmarkStart w:id="574" w:name="_Toc420166967"/>
        <w:bookmarkStart w:id="575" w:name="_Toc420302124"/>
        <w:bookmarkStart w:id="576" w:name="_Toc420302591"/>
        <w:bookmarkStart w:id="577" w:name="_Toc420438425"/>
        <w:bookmarkStart w:id="578" w:name="_Toc420795863"/>
        <w:bookmarkStart w:id="579" w:name="_Toc420874131"/>
        <w:bookmarkStart w:id="580" w:name="_Toc420874596"/>
        <w:bookmarkStart w:id="581" w:name="_Toc420874338"/>
        <w:bookmarkStart w:id="582" w:name="_Toc421046426"/>
        <w:bookmarkStart w:id="583" w:name="_Toc421046897"/>
        <w:bookmarkStart w:id="584" w:name="_Toc477258977"/>
        <w:bookmarkStart w:id="585" w:name="_Toc479633075"/>
        <w:bookmarkStart w:id="586" w:name="_Toc481936231"/>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del>
    </w:p>
    <w:p w14:paraId="65447937" w14:textId="77777777" w:rsidR="00397B2B" w:rsidRPr="00EC76D5" w:rsidDel="00561FE5" w:rsidRDefault="00397B2B" w:rsidP="00397B2B">
      <w:pPr>
        <w:pStyle w:val="Code"/>
        <w:rPr>
          <w:del w:id="587" w:author="Stefan Bjornander" w:date="2015-04-25T14:41:00Z"/>
        </w:rPr>
      </w:pPr>
      <w:del w:id="588" w:author="Stefan Bjornander" w:date="2015-04-25T14:41:00Z">
        <w:r w:rsidRPr="00EC76D5" w:rsidDel="00561FE5">
          <w:delText xml:space="preserve">  private int m_recordSize;</w:delText>
        </w:r>
        <w:bookmarkStart w:id="589" w:name="_Toc417811800"/>
        <w:bookmarkStart w:id="590" w:name="_Toc417853420"/>
        <w:bookmarkStart w:id="591" w:name="_Toc418022098"/>
        <w:bookmarkStart w:id="592" w:name="_Toc418191480"/>
        <w:bookmarkStart w:id="593" w:name="_Toc418191949"/>
        <w:bookmarkStart w:id="594" w:name="_Toc418263184"/>
        <w:bookmarkStart w:id="595" w:name="_Toc418263651"/>
        <w:bookmarkStart w:id="596" w:name="_Toc418356831"/>
        <w:bookmarkStart w:id="597" w:name="_Toc418360194"/>
        <w:bookmarkStart w:id="598" w:name="_Toc418434879"/>
        <w:bookmarkStart w:id="599" w:name="_Toc419660046"/>
        <w:bookmarkStart w:id="600" w:name="_Toc419660509"/>
        <w:bookmarkStart w:id="601" w:name="_Toc420133978"/>
        <w:bookmarkStart w:id="602" w:name="_Toc420134440"/>
        <w:bookmarkStart w:id="603" w:name="_Toc420166198"/>
        <w:bookmarkStart w:id="604" w:name="_Toc420166968"/>
        <w:bookmarkStart w:id="605" w:name="_Toc420302125"/>
        <w:bookmarkStart w:id="606" w:name="_Toc420302592"/>
        <w:bookmarkStart w:id="607" w:name="_Toc420438426"/>
        <w:bookmarkStart w:id="608" w:name="_Toc420795864"/>
        <w:bookmarkStart w:id="609" w:name="_Toc420874132"/>
        <w:bookmarkStart w:id="610" w:name="_Toc420874597"/>
        <w:bookmarkStart w:id="611" w:name="_Toc420874339"/>
        <w:bookmarkStart w:id="612" w:name="_Toc421046427"/>
        <w:bookmarkStart w:id="613" w:name="_Toc421046898"/>
        <w:bookmarkStart w:id="614" w:name="_Toc477258978"/>
        <w:bookmarkStart w:id="615" w:name="_Toc479633076"/>
        <w:bookmarkStart w:id="616" w:name="_Toc481936232"/>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del>
    </w:p>
    <w:p w14:paraId="0EEB1630" w14:textId="77777777" w:rsidR="00397B2B" w:rsidRPr="00EC76D5" w:rsidDel="00561FE5" w:rsidRDefault="00397B2B" w:rsidP="00397B2B">
      <w:pPr>
        <w:pStyle w:val="Code"/>
        <w:rPr>
          <w:del w:id="617" w:author="Stefan Bjornander" w:date="2015-04-25T14:41:00Z"/>
        </w:rPr>
      </w:pPr>
      <w:bookmarkStart w:id="618" w:name="_Toc417811801"/>
      <w:bookmarkStart w:id="619" w:name="_Toc417853421"/>
      <w:bookmarkStart w:id="620" w:name="_Toc418022099"/>
      <w:bookmarkStart w:id="621" w:name="_Toc418191481"/>
      <w:bookmarkStart w:id="622" w:name="_Toc418191950"/>
      <w:bookmarkStart w:id="623" w:name="_Toc418263185"/>
      <w:bookmarkStart w:id="624" w:name="_Toc418263652"/>
      <w:bookmarkStart w:id="625" w:name="_Toc418356832"/>
      <w:bookmarkStart w:id="626" w:name="_Toc418360195"/>
      <w:bookmarkStart w:id="627" w:name="_Toc418434880"/>
      <w:bookmarkStart w:id="628" w:name="_Toc419660047"/>
      <w:bookmarkStart w:id="629" w:name="_Toc419660510"/>
      <w:bookmarkStart w:id="630" w:name="_Toc420133979"/>
      <w:bookmarkStart w:id="631" w:name="_Toc420134441"/>
      <w:bookmarkStart w:id="632" w:name="_Toc420166199"/>
      <w:bookmarkStart w:id="633" w:name="_Toc420166969"/>
      <w:bookmarkStart w:id="634" w:name="_Toc420302126"/>
      <w:bookmarkStart w:id="635" w:name="_Toc420302593"/>
      <w:bookmarkStart w:id="636" w:name="_Toc420438427"/>
      <w:bookmarkStart w:id="637" w:name="_Toc420795865"/>
      <w:bookmarkStart w:id="638" w:name="_Toc420874133"/>
      <w:bookmarkStart w:id="639" w:name="_Toc420874598"/>
      <w:bookmarkStart w:id="640" w:name="_Toc420874340"/>
      <w:bookmarkStart w:id="641" w:name="_Toc421046428"/>
      <w:bookmarkStart w:id="642" w:name="_Toc421046899"/>
      <w:bookmarkStart w:id="643" w:name="_Toc477258979"/>
      <w:bookmarkStart w:id="644" w:name="_Toc479633077"/>
      <w:bookmarkStart w:id="645" w:name="_Toc481936233"/>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p>
    <w:p w14:paraId="6BBEF5CB" w14:textId="77777777" w:rsidR="00397B2B" w:rsidRPr="00EC76D5" w:rsidDel="00946E9C" w:rsidRDefault="00397B2B" w:rsidP="00946E9C">
      <w:pPr>
        <w:pStyle w:val="Code"/>
        <w:rPr>
          <w:del w:id="646" w:author="Stefan Bjornander" w:date="2015-04-25T11:35:00Z"/>
        </w:rPr>
      </w:pPr>
      <w:del w:id="647" w:author="Stefan Bjornander" w:date="2015-04-25T11:35:00Z">
        <w:r w:rsidRPr="00EC76D5" w:rsidDel="00946E9C">
          <w:delText xml:space="preserve">  public static Type </w:delText>
        </w:r>
      </w:del>
      <w:del w:id="648" w:author="Stefan Bjornander" w:date="2015-04-25T11:33:00Z">
        <w:r w:rsidRPr="00EC76D5" w:rsidDel="00055356">
          <w:delText>createOldFunctionType</w:delText>
        </w:r>
      </w:del>
      <w:del w:id="649" w:author="Stefan Bjornander" w:date="2015-04-25T11:35:00Z">
        <w:r w:rsidRPr="00EC76D5" w:rsidDel="00946E9C">
          <w:delText>(Type returnType,</w:delText>
        </w:r>
        <w:bookmarkStart w:id="650" w:name="_Toc417811802"/>
        <w:bookmarkStart w:id="651" w:name="_Toc417853422"/>
        <w:bookmarkStart w:id="652" w:name="_Toc418022100"/>
        <w:bookmarkStart w:id="653" w:name="_Toc418191482"/>
        <w:bookmarkStart w:id="654" w:name="_Toc418191951"/>
        <w:bookmarkStart w:id="655" w:name="_Toc418263186"/>
        <w:bookmarkStart w:id="656" w:name="_Toc418263653"/>
        <w:bookmarkStart w:id="657" w:name="_Toc418356833"/>
        <w:bookmarkStart w:id="658" w:name="_Toc418360196"/>
        <w:bookmarkStart w:id="659" w:name="_Toc418434881"/>
        <w:bookmarkStart w:id="660" w:name="_Toc419660048"/>
        <w:bookmarkStart w:id="661" w:name="_Toc419660511"/>
        <w:bookmarkStart w:id="662" w:name="_Toc420133980"/>
        <w:bookmarkStart w:id="663" w:name="_Toc420134442"/>
        <w:bookmarkStart w:id="664" w:name="_Toc420166200"/>
        <w:bookmarkStart w:id="665" w:name="_Toc420166970"/>
        <w:bookmarkStart w:id="666" w:name="_Toc420302127"/>
        <w:bookmarkStart w:id="667" w:name="_Toc420302594"/>
        <w:bookmarkStart w:id="668" w:name="_Toc420438428"/>
        <w:bookmarkStart w:id="669" w:name="_Toc420795866"/>
        <w:bookmarkStart w:id="670" w:name="_Toc420874134"/>
        <w:bookmarkStart w:id="671" w:name="_Toc420874599"/>
        <w:bookmarkStart w:id="672" w:name="_Toc420874341"/>
        <w:bookmarkStart w:id="673" w:name="_Toc421046429"/>
        <w:bookmarkStart w:id="674" w:name="_Toc421046900"/>
        <w:bookmarkStart w:id="675" w:name="_Toc477258980"/>
        <w:bookmarkStart w:id="676" w:name="_Toc479633078"/>
        <w:bookmarkStart w:id="677" w:name="_Toc481936234"/>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del>
    </w:p>
    <w:p w14:paraId="17E85C18" w14:textId="77777777" w:rsidR="00397B2B" w:rsidRPr="00EC76D5" w:rsidDel="00946E9C" w:rsidRDefault="00397B2B" w:rsidP="00397B2B">
      <w:pPr>
        <w:pStyle w:val="Code"/>
        <w:rPr>
          <w:del w:id="678" w:author="Stefan Bjornander" w:date="2015-04-25T11:35:00Z"/>
        </w:rPr>
      </w:pPr>
      <w:del w:id="679" w:author="Stefan Bjornander" w:date="2015-04-25T11:35:00Z">
        <w:r w:rsidRPr="00EC76D5" w:rsidDel="00946E9C">
          <w:delText xml:space="preserve">                                           List&lt;String&gt; nameList) {</w:delText>
        </w:r>
        <w:bookmarkStart w:id="680" w:name="_Toc417811803"/>
        <w:bookmarkStart w:id="681" w:name="_Toc417853423"/>
        <w:bookmarkStart w:id="682" w:name="_Toc418022101"/>
        <w:bookmarkStart w:id="683" w:name="_Toc418191483"/>
        <w:bookmarkStart w:id="684" w:name="_Toc418191952"/>
        <w:bookmarkStart w:id="685" w:name="_Toc418263187"/>
        <w:bookmarkStart w:id="686" w:name="_Toc418263654"/>
        <w:bookmarkStart w:id="687" w:name="_Toc418356834"/>
        <w:bookmarkStart w:id="688" w:name="_Toc418360197"/>
        <w:bookmarkStart w:id="689" w:name="_Toc418434882"/>
        <w:bookmarkStart w:id="690" w:name="_Toc419660049"/>
        <w:bookmarkStart w:id="691" w:name="_Toc419660512"/>
        <w:bookmarkStart w:id="692" w:name="_Toc420133981"/>
        <w:bookmarkStart w:id="693" w:name="_Toc420134443"/>
        <w:bookmarkStart w:id="694" w:name="_Toc420166201"/>
        <w:bookmarkStart w:id="695" w:name="_Toc420166971"/>
        <w:bookmarkStart w:id="696" w:name="_Toc420302128"/>
        <w:bookmarkStart w:id="697" w:name="_Toc420302595"/>
        <w:bookmarkStart w:id="698" w:name="_Toc420438429"/>
        <w:bookmarkStart w:id="699" w:name="_Toc420795867"/>
        <w:bookmarkStart w:id="700" w:name="_Toc420874135"/>
        <w:bookmarkStart w:id="701" w:name="_Toc420874600"/>
        <w:bookmarkStart w:id="702" w:name="_Toc420874342"/>
        <w:bookmarkStart w:id="703" w:name="_Toc421046430"/>
        <w:bookmarkStart w:id="704" w:name="_Toc421046901"/>
        <w:bookmarkStart w:id="705" w:name="_Toc477258981"/>
        <w:bookmarkStart w:id="706" w:name="_Toc479633079"/>
        <w:bookmarkStart w:id="707" w:name="_Toc481936235"/>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del>
    </w:p>
    <w:p w14:paraId="4821B532" w14:textId="77777777" w:rsidR="00397B2B" w:rsidRPr="00EC76D5" w:rsidDel="00946E9C" w:rsidRDefault="00397B2B" w:rsidP="00397B2B">
      <w:pPr>
        <w:pStyle w:val="Code"/>
        <w:rPr>
          <w:del w:id="708" w:author="Stefan Bjornander" w:date="2015-04-25T11:35:00Z"/>
        </w:rPr>
      </w:pPr>
      <w:del w:id="709" w:author="Stefan Bjornander" w:date="2015-04-25T11:35:00Z">
        <w:r w:rsidRPr="00EC76D5" w:rsidDel="00946E9C">
          <w:delText xml:space="preserve">    Type type = new Type();</w:delText>
        </w:r>
        <w:bookmarkStart w:id="710" w:name="_Toc417811804"/>
        <w:bookmarkStart w:id="711" w:name="_Toc417853424"/>
        <w:bookmarkStart w:id="712" w:name="_Toc418022102"/>
        <w:bookmarkStart w:id="713" w:name="_Toc418191484"/>
        <w:bookmarkStart w:id="714" w:name="_Toc418191953"/>
        <w:bookmarkStart w:id="715" w:name="_Toc418263188"/>
        <w:bookmarkStart w:id="716" w:name="_Toc418263655"/>
        <w:bookmarkStart w:id="717" w:name="_Toc418356835"/>
        <w:bookmarkStart w:id="718" w:name="_Toc418360198"/>
        <w:bookmarkStart w:id="719" w:name="_Toc418434883"/>
        <w:bookmarkStart w:id="720" w:name="_Toc419660050"/>
        <w:bookmarkStart w:id="721" w:name="_Toc419660513"/>
        <w:bookmarkStart w:id="722" w:name="_Toc420133982"/>
        <w:bookmarkStart w:id="723" w:name="_Toc420134444"/>
        <w:bookmarkStart w:id="724" w:name="_Toc420166202"/>
        <w:bookmarkStart w:id="725" w:name="_Toc420166972"/>
        <w:bookmarkStart w:id="726" w:name="_Toc420302129"/>
        <w:bookmarkStart w:id="727" w:name="_Toc420302596"/>
        <w:bookmarkStart w:id="728" w:name="_Toc420438430"/>
        <w:bookmarkStart w:id="729" w:name="_Toc420795868"/>
        <w:bookmarkStart w:id="730" w:name="_Toc420874136"/>
        <w:bookmarkStart w:id="731" w:name="_Toc420874601"/>
        <w:bookmarkStart w:id="732" w:name="_Toc420874343"/>
        <w:bookmarkStart w:id="733" w:name="_Toc421046431"/>
        <w:bookmarkStart w:id="734" w:name="_Toc421046902"/>
        <w:bookmarkStart w:id="735" w:name="_Toc477258982"/>
        <w:bookmarkStart w:id="736" w:name="_Toc479633080"/>
        <w:bookmarkStart w:id="737" w:name="_Toc481936236"/>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del>
    </w:p>
    <w:p w14:paraId="50312D02" w14:textId="77777777" w:rsidR="00397B2B" w:rsidRPr="00EC76D5" w:rsidDel="00946E9C" w:rsidRDefault="00397B2B" w:rsidP="00397B2B">
      <w:pPr>
        <w:pStyle w:val="Code"/>
        <w:rPr>
          <w:del w:id="738" w:author="Stefan Bjornander" w:date="2015-04-25T11:35:00Z"/>
        </w:rPr>
      </w:pPr>
      <w:del w:id="739" w:author="Stefan Bjornander" w:date="2015-04-25T11:35:00Z">
        <w:r w:rsidRPr="00EC76D5" w:rsidDel="00946E9C">
          <w:lastRenderedPageBreak/>
          <w:delText xml:space="preserve">    type.m_sort = Sort.Function;</w:delText>
        </w:r>
        <w:bookmarkStart w:id="740" w:name="_Toc417811805"/>
        <w:bookmarkStart w:id="741" w:name="_Toc417853425"/>
        <w:bookmarkStart w:id="742" w:name="_Toc418022103"/>
        <w:bookmarkStart w:id="743" w:name="_Toc418191485"/>
        <w:bookmarkStart w:id="744" w:name="_Toc418191954"/>
        <w:bookmarkStart w:id="745" w:name="_Toc418263189"/>
        <w:bookmarkStart w:id="746" w:name="_Toc418263656"/>
        <w:bookmarkStart w:id="747" w:name="_Toc418356836"/>
        <w:bookmarkStart w:id="748" w:name="_Toc418360199"/>
        <w:bookmarkStart w:id="749" w:name="_Toc418434884"/>
        <w:bookmarkStart w:id="750" w:name="_Toc419660051"/>
        <w:bookmarkStart w:id="751" w:name="_Toc419660514"/>
        <w:bookmarkStart w:id="752" w:name="_Toc420133983"/>
        <w:bookmarkStart w:id="753" w:name="_Toc420134445"/>
        <w:bookmarkStart w:id="754" w:name="_Toc420166203"/>
        <w:bookmarkStart w:id="755" w:name="_Toc420166973"/>
        <w:bookmarkStart w:id="756" w:name="_Toc420302130"/>
        <w:bookmarkStart w:id="757" w:name="_Toc420302597"/>
        <w:bookmarkStart w:id="758" w:name="_Toc420438431"/>
        <w:bookmarkStart w:id="759" w:name="_Toc420795869"/>
        <w:bookmarkStart w:id="760" w:name="_Toc420874137"/>
        <w:bookmarkStart w:id="761" w:name="_Toc420874602"/>
        <w:bookmarkStart w:id="762" w:name="_Toc420874344"/>
        <w:bookmarkStart w:id="763" w:name="_Toc421046432"/>
        <w:bookmarkStart w:id="764" w:name="_Toc421046903"/>
        <w:bookmarkStart w:id="765" w:name="_Toc477258983"/>
        <w:bookmarkStart w:id="766" w:name="_Toc479633081"/>
        <w:bookmarkStart w:id="767" w:name="_Toc481936237"/>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del>
    </w:p>
    <w:p w14:paraId="09988A82" w14:textId="77777777" w:rsidR="00397B2B" w:rsidRPr="00EC76D5" w:rsidDel="00946E9C" w:rsidRDefault="00397B2B" w:rsidP="00397B2B">
      <w:pPr>
        <w:pStyle w:val="Code"/>
        <w:rPr>
          <w:del w:id="768" w:author="Stefan Bjornander" w:date="2015-04-25T11:35:00Z"/>
        </w:rPr>
      </w:pPr>
      <w:del w:id="769" w:author="Stefan Bjornander" w:date="2015-04-25T11:35:00Z">
        <w:r w:rsidRPr="00EC76D5" w:rsidDel="00946E9C">
          <w:delText xml:space="preserve">    type.m_returnType = returnType;</w:delText>
        </w:r>
        <w:bookmarkStart w:id="770" w:name="_Toc417811806"/>
        <w:bookmarkStart w:id="771" w:name="_Toc417853426"/>
        <w:bookmarkStart w:id="772" w:name="_Toc418022104"/>
        <w:bookmarkStart w:id="773" w:name="_Toc418191486"/>
        <w:bookmarkStart w:id="774" w:name="_Toc418191955"/>
        <w:bookmarkStart w:id="775" w:name="_Toc418263190"/>
        <w:bookmarkStart w:id="776" w:name="_Toc418263657"/>
        <w:bookmarkStart w:id="777" w:name="_Toc418356837"/>
        <w:bookmarkStart w:id="778" w:name="_Toc418360200"/>
        <w:bookmarkStart w:id="779" w:name="_Toc418434885"/>
        <w:bookmarkStart w:id="780" w:name="_Toc419660052"/>
        <w:bookmarkStart w:id="781" w:name="_Toc419660515"/>
        <w:bookmarkStart w:id="782" w:name="_Toc420133984"/>
        <w:bookmarkStart w:id="783" w:name="_Toc420134446"/>
        <w:bookmarkStart w:id="784" w:name="_Toc420166204"/>
        <w:bookmarkStart w:id="785" w:name="_Toc420166974"/>
        <w:bookmarkStart w:id="786" w:name="_Toc420302131"/>
        <w:bookmarkStart w:id="787" w:name="_Toc420302598"/>
        <w:bookmarkStart w:id="788" w:name="_Toc420438432"/>
        <w:bookmarkStart w:id="789" w:name="_Toc420795870"/>
        <w:bookmarkStart w:id="790" w:name="_Toc420874138"/>
        <w:bookmarkStart w:id="791" w:name="_Toc420874603"/>
        <w:bookmarkStart w:id="792" w:name="_Toc420874345"/>
        <w:bookmarkStart w:id="793" w:name="_Toc421046433"/>
        <w:bookmarkStart w:id="794" w:name="_Toc421046904"/>
        <w:bookmarkStart w:id="795" w:name="_Toc477258984"/>
        <w:bookmarkStart w:id="796" w:name="_Toc479633082"/>
        <w:bookmarkStart w:id="797" w:name="_Toc481936238"/>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del>
    </w:p>
    <w:p w14:paraId="3C065C77" w14:textId="77777777" w:rsidR="00397B2B" w:rsidRPr="00EC76D5" w:rsidDel="00946E9C" w:rsidRDefault="00397B2B" w:rsidP="00397B2B">
      <w:pPr>
        <w:pStyle w:val="Code"/>
        <w:rPr>
          <w:del w:id="798" w:author="Stefan Bjornander" w:date="2015-04-25T11:35:00Z"/>
          <w:rPrChange w:id="799" w:author="Stefan Bjornander" w:date="2015-04-25T14:40:00Z">
            <w:rPr>
              <w:del w:id="800" w:author="Stefan Bjornander" w:date="2015-04-25T11:35:00Z"/>
              <w:lang w:val="sv-SE"/>
            </w:rPr>
          </w:rPrChange>
        </w:rPr>
      </w:pPr>
      <w:del w:id="801" w:author="Stefan Bjornander" w:date="2015-04-25T11:35:00Z">
        <w:r w:rsidRPr="00EC76D5" w:rsidDel="00946E9C">
          <w:delText xml:space="preserve">    </w:delText>
        </w:r>
        <w:r w:rsidRPr="00EC76D5" w:rsidDel="00946E9C">
          <w:rPr>
            <w:rPrChange w:id="802" w:author="Stefan Bjornander" w:date="2015-04-25T14:40:00Z">
              <w:rPr>
                <w:lang w:val="sv-SE"/>
              </w:rPr>
            </w:rPrChange>
          </w:rPr>
          <w:delText>type.m_symbolList = null;</w:delText>
        </w:r>
        <w:bookmarkStart w:id="803" w:name="_Toc417811807"/>
        <w:bookmarkStart w:id="804" w:name="_Toc417853427"/>
        <w:bookmarkStart w:id="805" w:name="_Toc418022105"/>
        <w:bookmarkStart w:id="806" w:name="_Toc418191487"/>
        <w:bookmarkStart w:id="807" w:name="_Toc418191956"/>
        <w:bookmarkStart w:id="808" w:name="_Toc418263191"/>
        <w:bookmarkStart w:id="809" w:name="_Toc418263658"/>
        <w:bookmarkStart w:id="810" w:name="_Toc418356838"/>
        <w:bookmarkStart w:id="811" w:name="_Toc418360201"/>
        <w:bookmarkStart w:id="812" w:name="_Toc418434886"/>
        <w:bookmarkStart w:id="813" w:name="_Toc419660053"/>
        <w:bookmarkStart w:id="814" w:name="_Toc419660516"/>
        <w:bookmarkStart w:id="815" w:name="_Toc420133985"/>
        <w:bookmarkStart w:id="816" w:name="_Toc420134447"/>
        <w:bookmarkStart w:id="817" w:name="_Toc420166205"/>
        <w:bookmarkStart w:id="818" w:name="_Toc420166975"/>
        <w:bookmarkStart w:id="819" w:name="_Toc420302132"/>
        <w:bookmarkStart w:id="820" w:name="_Toc420302599"/>
        <w:bookmarkStart w:id="821" w:name="_Toc420438433"/>
        <w:bookmarkStart w:id="822" w:name="_Toc420795871"/>
        <w:bookmarkStart w:id="823" w:name="_Toc420874139"/>
        <w:bookmarkStart w:id="824" w:name="_Toc420874604"/>
        <w:bookmarkStart w:id="825" w:name="_Toc420874346"/>
        <w:bookmarkStart w:id="826" w:name="_Toc421046434"/>
        <w:bookmarkStart w:id="827" w:name="_Toc421046905"/>
        <w:bookmarkStart w:id="828" w:name="_Toc477258985"/>
        <w:bookmarkStart w:id="829" w:name="_Toc479633083"/>
        <w:bookmarkStart w:id="830" w:name="_Toc481936239"/>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del>
    </w:p>
    <w:p w14:paraId="5B1626C2" w14:textId="77777777" w:rsidR="00397B2B" w:rsidRPr="00EC76D5" w:rsidDel="00946E9C" w:rsidRDefault="00397B2B" w:rsidP="00397B2B">
      <w:pPr>
        <w:pStyle w:val="Code"/>
        <w:rPr>
          <w:del w:id="831" w:author="Stefan Bjornander" w:date="2015-04-25T11:35:00Z"/>
          <w:rPrChange w:id="832" w:author="Stefan Bjornander" w:date="2015-04-25T14:40:00Z">
            <w:rPr>
              <w:del w:id="833" w:author="Stefan Bjornander" w:date="2015-04-25T11:35:00Z"/>
              <w:lang w:val="sv-SE"/>
            </w:rPr>
          </w:rPrChange>
        </w:rPr>
      </w:pPr>
      <w:del w:id="834" w:author="Stefan Bjornander" w:date="2015-04-25T11:35:00Z">
        <w:r w:rsidRPr="00EC76D5" w:rsidDel="00946E9C">
          <w:rPr>
            <w:rPrChange w:id="835" w:author="Stefan Bjornander" w:date="2015-04-25T14:40:00Z">
              <w:rPr>
                <w:lang w:val="sv-SE"/>
              </w:rPr>
            </w:rPrChange>
          </w:rPr>
          <w:delText xml:space="preserve">    type.m_nameList = nameList;</w:delText>
        </w:r>
        <w:bookmarkStart w:id="836" w:name="_Toc417811808"/>
        <w:bookmarkStart w:id="837" w:name="_Toc417853428"/>
        <w:bookmarkStart w:id="838" w:name="_Toc418022106"/>
        <w:bookmarkStart w:id="839" w:name="_Toc418191488"/>
        <w:bookmarkStart w:id="840" w:name="_Toc418191957"/>
        <w:bookmarkStart w:id="841" w:name="_Toc418263192"/>
        <w:bookmarkStart w:id="842" w:name="_Toc418263659"/>
        <w:bookmarkStart w:id="843" w:name="_Toc418356839"/>
        <w:bookmarkStart w:id="844" w:name="_Toc418360202"/>
        <w:bookmarkStart w:id="845" w:name="_Toc418434887"/>
        <w:bookmarkStart w:id="846" w:name="_Toc419660054"/>
        <w:bookmarkStart w:id="847" w:name="_Toc419660517"/>
        <w:bookmarkStart w:id="848" w:name="_Toc420133986"/>
        <w:bookmarkStart w:id="849" w:name="_Toc420134448"/>
        <w:bookmarkStart w:id="850" w:name="_Toc420166206"/>
        <w:bookmarkStart w:id="851" w:name="_Toc420166976"/>
        <w:bookmarkStart w:id="852" w:name="_Toc420302133"/>
        <w:bookmarkStart w:id="853" w:name="_Toc420302600"/>
        <w:bookmarkStart w:id="854" w:name="_Toc420438434"/>
        <w:bookmarkStart w:id="855" w:name="_Toc420795872"/>
        <w:bookmarkStart w:id="856" w:name="_Toc420874140"/>
        <w:bookmarkStart w:id="857" w:name="_Toc420874605"/>
        <w:bookmarkStart w:id="858" w:name="_Toc420874347"/>
        <w:bookmarkStart w:id="859" w:name="_Toc421046435"/>
        <w:bookmarkStart w:id="860" w:name="_Toc421046906"/>
        <w:bookmarkStart w:id="861" w:name="_Toc477258986"/>
        <w:bookmarkStart w:id="862" w:name="_Toc479633084"/>
        <w:bookmarkStart w:id="863" w:name="_Toc481936240"/>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del>
    </w:p>
    <w:p w14:paraId="7BD9BF08" w14:textId="77777777" w:rsidR="00397B2B" w:rsidRPr="00EC76D5" w:rsidDel="00946E9C" w:rsidRDefault="00397B2B" w:rsidP="00397B2B">
      <w:pPr>
        <w:pStyle w:val="Code"/>
        <w:rPr>
          <w:del w:id="864" w:author="Stefan Bjornander" w:date="2015-04-25T11:35:00Z"/>
          <w:rPrChange w:id="865" w:author="Stefan Bjornander" w:date="2015-04-25T14:40:00Z">
            <w:rPr>
              <w:del w:id="866" w:author="Stefan Bjornander" w:date="2015-04-25T11:35:00Z"/>
              <w:lang w:val="sv-SE"/>
            </w:rPr>
          </w:rPrChange>
        </w:rPr>
      </w:pPr>
      <w:del w:id="867" w:author="Stefan Bjornander" w:date="2015-04-25T11:35:00Z">
        <w:r w:rsidRPr="00EC76D5" w:rsidDel="00946E9C">
          <w:rPr>
            <w:rPrChange w:id="868" w:author="Stefan Bjornander" w:date="2015-04-25T14:40:00Z">
              <w:rPr>
                <w:lang w:val="sv-SE"/>
              </w:rPr>
            </w:rPrChange>
          </w:rPr>
          <w:delText xml:space="preserve">    type.m_ellipse = false;</w:delText>
        </w:r>
        <w:bookmarkStart w:id="869" w:name="_Toc417811809"/>
        <w:bookmarkStart w:id="870" w:name="_Toc417853429"/>
        <w:bookmarkStart w:id="871" w:name="_Toc418022107"/>
        <w:bookmarkStart w:id="872" w:name="_Toc418191489"/>
        <w:bookmarkStart w:id="873" w:name="_Toc418191958"/>
        <w:bookmarkStart w:id="874" w:name="_Toc418263193"/>
        <w:bookmarkStart w:id="875" w:name="_Toc418263660"/>
        <w:bookmarkStart w:id="876" w:name="_Toc418356840"/>
        <w:bookmarkStart w:id="877" w:name="_Toc418360203"/>
        <w:bookmarkStart w:id="878" w:name="_Toc418434888"/>
        <w:bookmarkStart w:id="879" w:name="_Toc419660055"/>
        <w:bookmarkStart w:id="880" w:name="_Toc419660518"/>
        <w:bookmarkStart w:id="881" w:name="_Toc420133987"/>
        <w:bookmarkStart w:id="882" w:name="_Toc420134449"/>
        <w:bookmarkStart w:id="883" w:name="_Toc420166207"/>
        <w:bookmarkStart w:id="884" w:name="_Toc420166977"/>
        <w:bookmarkStart w:id="885" w:name="_Toc420302134"/>
        <w:bookmarkStart w:id="886" w:name="_Toc420302601"/>
        <w:bookmarkStart w:id="887" w:name="_Toc420438435"/>
        <w:bookmarkStart w:id="888" w:name="_Toc420795873"/>
        <w:bookmarkStart w:id="889" w:name="_Toc420874141"/>
        <w:bookmarkStart w:id="890" w:name="_Toc420874606"/>
        <w:bookmarkStart w:id="891" w:name="_Toc420874348"/>
        <w:bookmarkStart w:id="892" w:name="_Toc421046436"/>
        <w:bookmarkStart w:id="893" w:name="_Toc421046907"/>
        <w:bookmarkStart w:id="894" w:name="_Toc477258987"/>
        <w:bookmarkStart w:id="895" w:name="_Toc479633085"/>
        <w:bookmarkStart w:id="896" w:name="_Toc481936241"/>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del>
    </w:p>
    <w:p w14:paraId="6B829EF3" w14:textId="77777777" w:rsidR="00397B2B" w:rsidRPr="00EC76D5" w:rsidDel="00946E9C" w:rsidRDefault="00397B2B" w:rsidP="00397B2B">
      <w:pPr>
        <w:pStyle w:val="Code"/>
        <w:rPr>
          <w:del w:id="897" w:author="Stefan Bjornander" w:date="2015-04-25T11:35:00Z"/>
          <w:rPrChange w:id="898" w:author="Stefan Bjornander" w:date="2015-04-25T14:40:00Z">
            <w:rPr>
              <w:del w:id="899" w:author="Stefan Bjornander" w:date="2015-04-25T11:35:00Z"/>
              <w:lang w:val="sv-SE"/>
            </w:rPr>
          </w:rPrChange>
        </w:rPr>
      </w:pPr>
      <w:del w:id="900" w:author="Stefan Bjornander" w:date="2015-04-25T11:35:00Z">
        <w:r w:rsidRPr="00EC76D5" w:rsidDel="00946E9C">
          <w:rPr>
            <w:rPrChange w:id="901" w:author="Stefan Bjornander" w:date="2015-04-25T14:40:00Z">
              <w:rPr>
                <w:lang w:val="sv-SE"/>
              </w:rPr>
            </w:rPrChange>
          </w:rPr>
          <w:delText xml:space="preserve">    type.m_newStyle = false;</w:delText>
        </w:r>
        <w:bookmarkStart w:id="902" w:name="_Toc417811810"/>
        <w:bookmarkStart w:id="903" w:name="_Toc417853430"/>
        <w:bookmarkStart w:id="904" w:name="_Toc418022108"/>
        <w:bookmarkStart w:id="905" w:name="_Toc418191490"/>
        <w:bookmarkStart w:id="906" w:name="_Toc418191959"/>
        <w:bookmarkStart w:id="907" w:name="_Toc418263194"/>
        <w:bookmarkStart w:id="908" w:name="_Toc418263661"/>
        <w:bookmarkStart w:id="909" w:name="_Toc418356841"/>
        <w:bookmarkStart w:id="910" w:name="_Toc418360204"/>
        <w:bookmarkStart w:id="911" w:name="_Toc418434889"/>
        <w:bookmarkStart w:id="912" w:name="_Toc419660056"/>
        <w:bookmarkStart w:id="913" w:name="_Toc419660519"/>
        <w:bookmarkStart w:id="914" w:name="_Toc420133988"/>
        <w:bookmarkStart w:id="915" w:name="_Toc420134450"/>
        <w:bookmarkStart w:id="916" w:name="_Toc420166208"/>
        <w:bookmarkStart w:id="917" w:name="_Toc420166978"/>
        <w:bookmarkStart w:id="918" w:name="_Toc420302135"/>
        <w:bookmarkStart w:id="919" w:name="_Toc420302602"/>
        <w:bookmarkStart w:id="920" w:name="_Toc420438436"/>
        <w:bookmarkStart w:id="921" w:name="_Toc420795874"/>
        <w:bookmarkStart w:id="922" w:name="_Toc420874142"/>
        <w:bookmarkStart w:id="923" w:name="_Toc420874607"/>
        <w:bookmarkStart w:id="924" w:name="_Toc420874349"/>
        <w:bookmarkStart w:id="925" w:name="_Toc421046437"/>
        <w:bookmarkStart w:id="926" w:name="_Toc421046908"/>
        <w:bookmarkStart w:id="927" w:name="_Toc477258988"/>
        <w:bookmarkStart w:id="928" w:name="_Toc479633086"/>
        <w:bookmarkStart w:id="929" w:name="_Toc481936242"/>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del>
    </w:p>
    <w:p w14:paraId="0D18B2A9" w14:textId="77777777" w:rsidR="00397B2B" w:rsidRPr="00EC76D5" w:rsidDel="00946E9C" w:rsidRDefault="00397B2B" w:rsidP="00397B2B">
      <w:pPr>
        <w:pStyle w:val="Code"/>
        <w:rPr>
          <w:del w:id="930" w:author="Stefan Bjornander" w:date="2015-04-25T11:35:00Z"/>
          <w:rPrChange w:id="931" w:author="Stefan Bjornander" w:date="2015-04-25T14:40:00Z">
            <w:rPr>
              <w:del w:id="932" w:author="Stefan Bjornander" w:date="2015-04-25T11:35:00Z"/>
              <w:lang w:val="sv-SE"/>
            </w:rPr>
          </w:rPrChange>
        </w:rPr>
      </w:pPr>
      <w:del w:id="933" w:author="Stefan Bjornander" w:date="2015-04-25T11:35:00Z">
        <w:r w:rsidRPr="00EC76D5" w:rsidDel="00946E9C">
          <w:rPr>
            <w:rPrChange w:id="934" w:author="Stefan Bjornander" w:date="2015-04-25T14:40:00Z">
              <w:rPr>
                <w:lang w:val="sv-SE"/>
              </w:rPr>
            </w:rPrChange>
          </w:rPr>
          <w:delText xml:space="preserve">    </w:delText>
        </w:r>
        <w:bookmarkStart w:id="935" w:name="_Toc417811811"/>
        <w:bookmarkStart w:id="936" w:name="_Toc417853431"/>
        <w:bookmarkStart w:id="937" w:name="_Toc418022109"/>
        <w:bookmarkStart w:id="938" w:name="_Toc418191491"/>
        <w:bookmarkStart w:id="939" w:name="_Toc418191960"/>
        <w:bookmarkStart w:id="940" w:name="_Toc418263195"/>
        <w:bookmarkStart w:id="941" w:name="_Toc418263662"/>
        <w:bookmarkStart w:id="942" w:name="_Toc418356842"/>
        <w:bookmarkStart w:id="943" w:name="_Toc418360205"/>
        <w:bookmarkStart w:id="944" w:name="_Toc418434890"/>
        <w:bookmarkStart w:id="945" w:name="_Toc419660057"/>
        <w:bookmarkStart w:id="946" w:name="_Toc419660520"/>
        <w:bookmarkStart w:id="947" w:name="_Toc420133989"/>
        <w:bookmarkStart w:id="948" w:name="_Toc420134451"/>
        <w:bookmarkStart w:id="949" w:name="_Toc420166209"/>
        <w:bookmarkStart w:id="950" w:name="_Toc420166979"/>
        <w:bookmarkStart w:id="951" w:name="_Toc420302136"/>
        <w:bookmarkStart w:id="952" w:name="_Toc420302603"/>
        <w:bookmarkStart w:id="953" w:name="_Toc420438437"/>
        <w:bookmarkStart w:id="954" w:name="_Toc420795875"/>
        <w:bookmarkStart w:id="955" w:name="_Toc420874143"/>
        <w:bookmarkStart w:id="956" w:name="_Toc420874608"/>
        <w:bookmarkStart w:id="957" w:name="_Toc420874350"/>
        <w:bookmarkStart w:id="958" w:name="_Toc421046438"/>
        <w:bookmarkStart w:id="959" w:name="_Toc421046909"/>
        <w:bookmarkStart w:id="960" w:name="_Toc477258989"/>
        <w:bookmarkStart w:id="961" w:name="_Toc479633087"/>
        <w:bookmarkStart w:id="962" w:name="_Toc481936243"/>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del>
    </w:p>
    <w:p w14:paraId="078AC3E8" w14:textId="77777777" w:rsidR="00397B2B" w:rsidRPr="00EC76D5" w:rsidDel="00946E9C" w:rsidRDefault="00397B2B" w:rsidP="00397B2B">
      <w:pPr>
        <w:pStyle w:val="Code"/>
        <w:rPr>
          <w:del w:id="963" w:author="Stefan Bjornander" w:date="2015-04-25T11:35:00Z"/>
        </w:rPr>
      </w:pPr>
      <w:del w:id="964" w:author="Stefan Bjornander" w:date="2015-04-25T11:35:00Z">
        <w:r w:rsidRPr="00EC76D5" w:rsidDel="00946E9C">
          <w:rPr>
            <w:rPrChange w:id="965" w:author="Stefan Bjornander" w:date="2015-04-25T14:40:00Z">
              <w:rPr>
                <w:lang w:val="sv-SE"/>
              </w:rPr>
            </w:rPrChange>
          </w:rPr>
          <w:delText xml:space="preserve">    </w:delText>
        </w:r>
        <w:r w:rsidRPr="00EC76D5" w:rsidDel="00946E9C">
          <w:delText>Set&lt;String&gt; nameSet = new MySet&lt;&gt;();</w:delText>
        </w:r>
        <w:bookmarkStart w:id="966" w:name="_Toc417811812"/>
        <w:bookmarkStart w:id="967" w:name="_Toc417853432"/>
        <w:bookmarkStart w:id="968" w:name="_Toc418022110"/>
        <w:bookmarkStart w:id="969" w:name="_Toc418191492"/>
        <w:bookmarkStart w:id="970" w:name="_Toc418191961"/>
        <w:bookmarkStart w:id="971" w:name="_Toc418263196"/>
        <w:bookmarkStart w:id="972" w:name="_Toc418263663"/>
        <w:bookmarkStart w:id="973" w:name="_Toc418356843"/>
        <w:bookmarkStart w:id="974" w:name="_Toc418360206"/>
        <w:bookmarkStart w:id="975" w:name="_Toc418434891"/>
        <w:bookmarkStart w:id="976" w:name="_Toc419660058"/>
        <w:bookmarkStart w:id="977" w:name="_Toc419660521"/>
        <w:bookmarkStart w:id="978" w:name="_Toc420133990"/>
        <w:bookmarkStart w:id="979" w:name="_Toc420134452"/>
        <w:bookmarkStart w:id="980" w:name="_Toc420166210"/>
        <w:bookmarkStart w:id="981" w:name="_Toc420166980"/>
        <w:bookmarkStart w:id="982" w:name="_Toc420302137"/>
        <w:bookmarkStart w:id="983" w:name="_Toc420302604"/>
        <w:bookmarkStart w:id="984" w:name="_Toc420438438"/>
        <w:bookmarkStart w:id="985" w:name="_Toc420795876"/>
        <w:bookmarkStart w:id="986" w:name="_Toc420874144"/>
        <w:bookmarkStart w:id="987" w:name="_Toc420874609"/>
        <w:bookmarkStart w:id="988" w:name="_Toc420874351"/>
        <w:bookmarkStart w:id="989" w:name="_Toc421046439"/>
        <w:bookmarkStart w:id="990" w:name="_Toc421046910"/>
        <w:bookmarkStart w:id="991" w:name="_Toc477258990"/>
        <w:bookmarkStart w:id="992" w:name="_Toc479633088"/>
        <w:bookmarkStart w:id="993" w:name="_Toc481936244"/>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del>
    </w:p>
    <w:p w14:paraId="718A4BD5" w14:textId="77777777" w:rsidR="00397B2B" w:rsidRPr="00EC76D5" w:rsidDel="00946E9C" w:rsidRDefault="00397B2B" w:rsidP="00397B2B">
      <w:pPr>
        <w:pStyle w:val="Code"/>
        <w:rPr>
          <w:del w:id="994" w:author="Stefan Bjornander" w:date="2015-04-25T11:35:00Z"/>
        </w:rPr>
      </w:pPr>
      <w:del w:id="995" w:author="Stefan Bjornander" w:date="2015-04-25T11:35:00Z">
        <w:r w:rsidRPr="00EC76D5" w:rsidDel="00946E9C">
          <w:delText xml:space="preserve">    for (String name : type.m_nameList) {</w:delText>
        </w:r>
        <w:bookmarkStart w:id="996" w:name="_Toc417811813"/>
        <w:bookmarkStart w:id="997" w:name="_Toc417853433"/>
        <w:bookmarkStart w:id="998" w:name="_Toc418022111"/>
        <w:bookmarkStart w:id="999" w:name="_Toc418191493"/>
        <w:bookmarkStart w:id="1000" w:name="_Toc418191962"/>
        <w:bookmarkStart w:id="1001" w:name="_Toc418263197"/>
        <w:bookmarkStart w:id="1002" w:name="_Toc418263664"/>
        <w:bookmarkStart w:id="1003" w:name="_Toc418356844"/>
        <w:bookmarkStart w:id="1004" w:name="_Toc418360207"/>
        <w:bookmarkStart w:id="1005" w:name="_Toc418434892"/>
        <w:bookmarkStart w:id="1006" w:name="_Toc419660059"/>
        <w:bookmarkStart w:id="1007" w:name="_Toc419660522"/>
        <w:bookmarkStart w:id="1008" w:name="_Toc420133991"/>
        <w:bookmarkStart w:id="1009" w:name="_Toc420134453"/>
        <w:bookmarkStart w:id="1010" w:name="_Toc420166211"/>
        <w:bookmarkStart w:id="1011" w:name="_Toc420166981"/>
        <w:bookmarkStart w:id="1012" w:name="_Toc420302138"/>
        <w:bookmarkStart w:id="1013" w:name="_Toc420302605"/>
        <w:bookmarkStart w:id="1014" w:name="_Toc420438439"/>
        <w:bookmarkStart w:id="1015" w:name="_Toc420795877"/>
        <w:bookmarkStart w:id="1016" w:name="_Toc420874145"/>
        <w:bookmarkStart w:id="1017" w:name="_Toc420874610"/>
        <w:bookmarkStart w:id="1018" w:name="_Toc420874352"/>
        <w:bookmarkStart w:id="1019" w:name="_Toc421046440"/>
        <w:bookmarkStart w:id="1020" w:name="_Toc421046911"/>
        <w:bookmarkStart w:id="1021" w:name="_Toc477258991"/>
        <w:bookmarkStart w:id="1022" w:name="_Toc479633089"/>
        <w:bookmarkStart w:id="1023" w:name="_Toc48193624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del>
    </w:p>
    <w:p w14:paraId="618C1F31" w14:textId="77777777" w:rsidR="00397B2B" w:rsidRPr="00EC76D5" w:rsidDel="00946E9C" w:rsidRDefault="00397B2B" w:rsidP="00397B2B">
      <w:pPr>
        <w:pStyle w:val="Code"/>
        <w:rPr>
          <w:del w:id="1024" w:author="Stefan Bjornander" w:date="2015-04-25T11:35:00Z"/>
        </w:rPr>
      </w:pPr>
      <w:del w:id="1025" w:author="Stefan Bjornander" w:date="2015-04-25T11:35:00Z">
        <w:r w:rsidRPr="00EC76D5" w:rsidDel="00946E9C">
          <w:delText xml:space="preserve">      Assert.error(nameSet.add(name), name,</w:delText>
        </w:r>
        <w:bookmarkStart w:id="1026" w:name="_Toc417811814"/>
        <w:bookmarkStart w:id="1027" w:name="_Toc417853434"/>
        <w:bookmarkStart w:id="1028" w:name="_Toc418022112"/>
        <w:bookmarkStart w:id="1029" w:name="_Toc418191494"/>
        <w:bookmarkStart w:id="1030" w:name="_Toc418191963"/>
        <w:bookmarkStart w:id="1031" w:name="_Toc418263198"/>
        <w:bookmarkStart w:id="1032" w:name="_Toc418263665"/>
        <w:bookmarkStart w:id="1033" w:name="_Toc418356845"/>
        <w:bookmarkStart w:id="1034" w:name="_Toc418360208"/>
        <w:bookmarkStart w:id="1035" w:name="_Toc418434893"/>
        <w:bookmarkStart w:id="1036" w:name="_Toc419660060"/>
        <w:bookmarkStart w:id="1037" w:name="_Toc419660523"/>
        <w:bookmarkStart w:id="1038" w:name="_Toc420133992"/>
        <w:bookmarkStart w:id="1039" w:name="_Toc420134454"/>
        <w:bookmarkStart w:id="1040" w:name="_Toc420166212"/>
        <w:bookmarkStart w:id="1041" w:name="_Toc420166982"/>
        <w:bookmarkStart w:id="1042" w:name="_Toc420302139"/>
        <w:bookmarkStart w:id="1043" w:name="_Toc420302606"/>
        <w:bookmarkStart w:id="1044" w:name="_Toc420438440"/>
        <w:bookmarkStart w:id="1045" w:name="_Toc420795878"/>
        <w:bookmarkStart w:id="1046" w:name="_Toc420874146"/>
        <w:bookmarkStart w:id="1047" w:name="_Toc420874611"/>
        <w:bookmarkStart w:id="1048" w:name="_Toc420874353"/>
        <w:bookmarkStart w:id="1049" w:name="_Toc421046441"/>
        <w:bookmarkStart w:id="1050" w:name="_Toc421046912"/>
        <w:bookmarkStart w:id="1051" w:name="_Toc477258992"/>
        <w:bookmarkStart w:id="1052" w:name="_Toc479633090"/>
        <w:bookmarkStart w:id="1053" w:name="_Toc481936246"/>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del>
    </w:p>
    <w:p w14:paraId="57957B88" w14:textId="77777777" w:rsidR="00397B2B" w:rsidRPr="00EC76D5" w:rsidDel="00946E9C" w:rsidRDefault="00397B2B" w:rsidP="00397B2B">
      <w:pPr>
        <w:pStyle w:val="Code"/>
        <w:rPr>
          <w:del w:id="1054" w:author="Stefan Bjornander" w:date="2015-04-25T11:35:00Z"/>
        </w:rPr>
      </w:pPr>
      <w:del w:id="1055" w:author="Stefan Bjornander" w:date="2015-04-25T11:35:00Z">
        <w:r w:rsidRPr="00EC76D5" w:rsidDel="00946E9C">
          <w:delText xml:space="preserve">                    "duplicate name in parameter list");</w:delText>
        </w:r>
        <w:bookmarkStart w:id="1056" w:name="_Toc417811815"/>
        <w:bookmarkStart w:id="1057" w:name="_Toc417853435"/>
        <w:bookmarkStart w:id="1058" w:name="_Toc418022113"/>
        <w:bookmarkStart w:id="1059" w:name="_Toc418191495"/>
        <w:bookmarkStart w:id="1060" w:name="_Toc418191964"/>
        <w:bookmarkStart w:id="1061" w:name="_Toc418263199"/>
        <w:bookmarkStart w:id="1062" w:name="_Toc418263666"/>
        <w:bookmarkStart w:id="1063" w:name="_Toc418356846"/>
        <w:bookmarkStart w:id="1064" w:name="_Toc418360209"/>
        <w:bookmarkStart w:id="1065" w:name="_Toc418434894"/>
        <w:bookmarkStart w:id="1066" w:name="_Toc419660061"/>
        <w:bookmarkStart w:id="1067" w:name="_Toc419660524"/>
        <w:bookmarkStart w:id="1068" w:name="_Toc420133993"/>
        <w:bookmarkStart w:id="1069" w:name="_Toc420134455"/>
        <w:bookmarkStart w:id="1070" w:name="_Toc420166213"/>
        <w:bookmarkStart w:id="1071" w:name="_Toc420166983"/>
        <w:bookmarkStart w:id="1072" w:name="_Toc420302140"/>
        <w:bookmarkStart w:id="1073" w:name="_Toc420302607"/>
        <w:bookmarkStart w:id="1074" w:name="_Toc420438441"/>
        <w:bookmarkStart w:id="1075" w:name="_Toc420795879"/>
        <w:bookmarkStart w:id="1076" w:name="_Toc420874147"/>
        <w:bookmarkStart w:id="1077" w:name="_Toc420874612"/>
        <w:bookmarkStart w:id="1078" w:name="_Toc420874354"/>
        <w:bookmarkStart w:id="1079" w:name="_Toc421046442"/>
        <w:bookmarkStart w:id="1080" w:name="_Toc421046913"/>
        <w:bookmarkStart w:id="1081" w:name="_Toc477258993"/>
        <w:bookmarkStart w:id="1082" w:name="_Toc479633091"/>
        <w:bookmarkStart w:id="1083" w:name="_Toc481936247"/>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del>
    </w:p>
    <w:p w14:paraId="1CB0FD5B" w14:textId="77777777" w:rsidR="00397B2B" w:rsidRPr="00EC76D5" w:rsidDel="00946E9C" w:rsidRDefault="00397B2B" w:rsidP="00397B2B">
      <w:pPr>
        <w:pStyle w:val="Code"/>
        <w:rPr>
          <w:del w:id="1084" w:author="Stefan Bjornander" w:date="2015-04-25T11:35:00Z"/>
        </w:rPr>
      </w:pPr>
      <w:del w:id="1085" w:author="Stefan Bjornander" w:date="2015-04-25T11:35:00Z">
        <w:r w:rsidRPr="00EC76D5" w:rsidDel="00946E9C">
          <w:delText xml:space="preserve">    }</w:delText>
        </w:r>
        <w:bookmarkStart w:id="1086" w:name="_Toc417811816"/>
        <w:bookmarkStart w:id="1087" w:name="_Toc417853436"/>
        <w:bookmarkStart w:id="1088" w:name="_Toc418022114"/>
        <w:bookmarkStart w:id="1089" w:name="_Toc418191496"/>
        <w:bookmarkStart w:id="1090" w:name="_Toc418191965"/>
        <w:bookmarkStart w:id="1091" w:name="_Toc418263200"/>
        <w:bookmarkStart w:id="1092" w:name="_Toc418263667"/>
        <w:bookmarkStart w:id="1093" w:name="_Toc418356847"/>
        <w:bookmarkStart w:id="1094" w:name="_Toc418360210"/>
        <w:bookmarkStart w:id="1095" w:name="_Toc418434895"/>
        <w:bookmarkStart w:id="1096" w:name="_Toc419660062"/>
        <w:bookmarkStart w:id="1097" w:name="_Toc419660525"/>
        <w:bookmarkStart w:id="1098" w:name="_Toc420133994"/>
        <w:bookmarkStart w:id="1099" w:name="_Toc420134456"/>
        <w:bookmarkStart w:id="1100" w:name="_Toc420166214"/>
        <w:bookmarkStart w:id="1101" w:name="_Toc420166984"/>
        <w:bookmarkStart w:id="1102" w:name="_Toc420302141"/>
        <w:bookmarkStart w:id="1103" w:name="_Toc420302608"/>
        <w:bookmarkStart w:id="1104" w:name="_Toc420438442"/>
        <w:bookmarkStart w:id="1105" w:name="_Toc420795880"/>
        <w:bookmarkStart w:id="1106" w:name="_Toc420874148"/>
        <w:bookmarkStart w:id="1107" w:name="_Toc420874613"/>
        <w:bookmarkStart w:id="1108" w:name="_Toc420874355"/>
        <w:bookmarkStart w:id="1109" w:name="_Toc421046443"/>
        <w:bookmarkStart w:id="1110" w:name="_Toc421046914"/>
        <w:bookmarkStart w:id="1111" w:name="_Toc477258994"/>
        <w:bookmarkStart w:id="1112" w:name="_Toc479633092"/>
        <w:bookmarkStart w:id="1113" w:name="_Toc481936248"/>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del>
    </w:p>
    <w:p w14:paraId="4CF44394" w14:textId="77777777" w:rsidR="00397B2B" w:rsidRPr="00EC76D5" w:rsidDel="00946E9C" w:rsidRDefault="00397B2B" w:rsidP="00397B2B">
      <w:pPr>
        <w:pStyle w:val="Code"/>
        <w:rPr>
          <w:del w:id="1114" w:author="Stefan Bjornander" w:date="2015-04-25T11:35:00Z"/>
        </w:rPr>
      </w:pPr>
      <w:del w:id="1115" w:author="Stefan Bjornander" w:date="2015-04-25T11:35:00Z">
        <w:r w:rsidRPr="00EC76D5" w:rsidDel="00946E9C">
          <w:delText xml:space="preserve">    </w:delText>
        </w:r>
        <w:bookmarkStart w:id="1116" w:name="_Toc417811817"/>
        <w:bookmarkStart w:id="1117" w:name="_Toc417853437"/>
        <w:bookmarkStart w:id="1118" w:name="_Toc418022115"/>
        <w:bookmarkStart w:id="1119" w:name="_Toc418191497"/>
        <w:bookmarkStart w:id="1120" w:name="_Toc418191966"/>
        <w:bookmarkStart w:id="1121" w:name="_Toc418263201"/>
        <w:bookmarkStart w:id="1122" w:name="_Toc418263668"/>
        <w:bookmarkStart w:id="1123" w:name="_Toc418356848"/>
        <w:bookmarkStart w:id="1124" w:name="_Toc418360211"/>
        <w:bookmarkStart w:id="1125" w:name="_Toc418434896"/>
        <w:bookmarkStart w:id="1126" w:name="_Toc419660063"/>
        <w:bookmarkStart w:id="1127" w:name="_Toc419660526"/>
        <w:bookmarkStart w:id="1128" w:name="_Toc420133995"/>
        <w:bookmarkStart w:id="1129" w:name="_Toc420134457"/>
        <w:bookmarkStart w:id="1130" w:name="_Toc420166215"/>
        <w:bookmarkStart w:id="1131" w:name="_Toc420166985"/>
        <w:bookmarkStart w:id="1132" w:name="_Toc420302142"/>
        <w:bookmarkStart w:id="1133" w:name="_Toc420302609"/>
        <w:bookmarkStart w:id="1134" w:name="_Toc420438443"/>
        <w:bookmarkStart w:id="1135" w:name="_Toc420795881"/>
        <w:bookmarkStart w:id="1136" w:name="_Toc420874149"/>
        <w:bookmarkStart w:id="1137" w:name="_Toc420874614"/>
        <w:bookmarkStart w:id="1138" w:name="_Toc420874356"/>
        <w:bookmarkStart w:id="1139" w:name="_Toc421046444"/>
        <w:bookmarkStart w:id="1140" w:name="_Toc421046915"/>
        <w:bookmarkStart w:id="1141" w:name="_Toc477258995"/>
        <w:bookmarkStart w:id="1142" w:name="_Toc479633093"/>
        <w:bookmarkStart w:id="1143" w:name="_Toc481936249"/>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del>
    </w:p>
    <w:p w14:paraId="51D17575" w14:textId="77777777" w:rsidR="00397B2B" w:rsidRPr="00EC76D5" w:rsidDel="00946E9C" w:rsidRDefault="00397B2B" w:rsidP="00397B2B">
      <w:pPr>
        <w:pStyle w:val="Code"/>
        <w:rPr>
          <w:del w:id="1144" w:author="Stefan Bjornander" w:date="2015-04-25T11:35:00Z"/>
        </w:rPr>
      </w:pPr>
      <w:del w:id="1145" w:author="Stefan Bjornander" w:date="2015-04-25T11:35:00Z">
        <w:r w:rsidRPr="00EC76D5" w:rsidDel="00946E9C">
          <w:delText xml:space="preserve">    return type;</w:delText>
        </w:r>
        <w:bookmarkStart w:id="1146" w:name="_Toc417811818"/>
        <w:bookmarkStart w:id="1147" w:name="_Toc417853438"/>
        <w:bookmarkStart w:id="1148" w:name="_Toc418022116"/>
        <w:bookmarkStart w:id="1149" w:name="_Toc418191498"/>
        <w:bookmarkStart w:id="1150" w:name="_Toc418191967"/>
        <w:bookmarkStart w:id="1151" w:name="_Toc418263202"/>
        <w:bookmarkStart w:id="1152" w:name="_Toc418263669"/>
        <w:bookmarkStart w:id="1153" w:name="_Toc418356849"/>
        <w:bookmarkStart w:id="1154" w:name="_Toc418360212"/>
        <w:bookmarkStart w:id="1155" w:name="_Toc418434897"/>
        <w:bookmarkStart w:id="1156" w:name="_Toc419660064"/>
        <w:bookmarkStart w:id="1157" w:name="_Toc419660527"/>
        <w:bookmarkStart w:id="1158" w:name="_Toc420133996"/>
        <w:bookmarkStart w:id="1159" w:name="_Toc420134458"/>
        <w:bookmarkStart w:id="1160" w:name="_Toc420166216"/>
        <w:bookmarkStart w:id="1161" w:name="_Toc420166986"/>
        <w:bookmarkStart w:id="1162" w:name="_Toc420302143"/>
        <w:bookmarkStart w:id="1163" w:name="_Toc420302610"/>
        <w:bookmarkStart w:id="1164" w:name="_Toc420438444"/>
        <w:bookmarkStart w:id="1165" w:name="_Toc420795882"/>
        <w:bookmarkStart w:id="1166" w:name="_Toc420874150"/>
        <w:bookmarkStart w:id="1167" w:name="_Toc420874615"/>
        <w:bookmarkStart w:id="1168" w:name="_Toc420874357"/>
        <w:bookmarkStart w:id="1169" w:name="_Toc421046445"/>
        <w:bookmarkStart w:id="1170" w:name="_Toc421046916"/>
        <w:bookmarkStart w:id="1171" w:name="_Toc477258996"/>
        <w:bookmarkStart w:id="1172" w:name="_Toc479633094"/>
        <w:bookmarkStart w:id="1173" w:name="_Toc481936250"/>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del>
    </w:p>
    <w:p w14:paraId="6B93EA89" w14:textId="77777777" w:rsidR="00397B2B" w:rsidRPr="00EC76D5" w:rsidDel="00946E9C" w:rsidRDefault="00397B2B" w:rsidP="00397B2B">
      <w:pPr>
        <w:pStyle w:val="Code"/>
        <w:rPr>
          <w:del w:id="1174" w:author="Stefan Bjornander" w:date="2015-04-25T11:35:00Z"/>
        </w:rPr>
      </w:pPr>
      <w:del w:id="1175" w:author="Stefan Bjornander" w:date="2015-04-25T11:35:00Z">
        <w:r w:rsidRPr="00EC76D5" w:rsidDel="00946E9C">
          <w:delText xml:space="preserve">  }</w:delText>
        </w:r>
        <w:bookmarkStart w:id="1176" w:name="_Toc417811819"/>
        <w:bookmarkStart w:id="1177" w:name="_Toc417853439"/>
        <w:bookmarkStart w:id="1178" w:name="_Toc418022117"/>
        <w:bookmarkStart w:id="1179" w:name="_Toc418191499"/>
        <w:bookmarkStart w:id="1180" w:name="_Toc418191968"/>
        <w:bookmarkStart w:id="1181" w:name="_Toc418263203"/>
        <w:bookmarkStart w:id="1182" w:name="_Toc418263670"/>
        <w:bookmarkStart w:id="1183" w:name="_Toc418356850"/>
        <w:bookmarkStart w:id="1184" w:name="_Toc418360213"/>
        <w:bookmarkStart w:id="1185" w:name="_Toc418434898"/>
        <w:bookmarkStart w:id="1186" w:name="_Toc419660065"/>
        <w:bookmarkStart w:id="1187" w:name="_Toc419660528"/>
        <w:bookmarkStart w:id="1188" w:name="_Toc420133997"/>
        <w:bookmarkStart w:id="1189" w:name="_Toc420134459"/>
        <w:bookmarkStart w:id="1190" w:name="_Toc420166217"/>
        <w:bookmarkStart w:id="1191" w:name="_Toc420166987"/>
        <w:bookmarkStart w:id="1192" w:name="_Toc420302144"/>
        <w:bookmarkStart w:id="1193" w:name="_Toc420302611"/>
        <w:bookmarkStart w:id="1194" w:name="_Toc420438445"/>
        <w:bookmarkStart w:id="1195" w:name="_Toc420795883"/>
        <w:bookmarkStart w:id="1196" w:name="_Toc420874151"/>
        <w:bookmarkStart w:id="1197" w:name="_Toc420874616"/>
        <w:bookmarkStart w:id="1198" w:name="_Toc420874358"/>
        <w:bookmarkStart w:id="1199" w:name="_Toc421046446"/>
        <w:bookmarkStart w:id="1200" w:name="_Toc421046917"/>
        <w:bookmarkStart w:id="1201" w:name="_Toc477258997"/>
        <w:bookmarkStart w:id="1202" w:name="_Toc479633095"/>
        <w:bookmarkStart w:id="1203" w:name="_Toc481936251"/>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del>
    </w:p>
    <w:p w14:paraId="24996C3A" w14:textId="77777777" w:rsidR="00397B2B" w:rsidRPr="00EC76D5" w:rsidDel="00946E9C" w:rsidRDefault="00397B2B" w:rsidP="00397B2B">
      <w:pPr>
        <w:pStyle w:val="Code"/>
        <w:rPr>
          <w:del w:id="1204" w:author="Stefan Bjornander" w:date="2015-04-25T11:35:00Z"/>
        </w:rPr>
      </w:pPr>
      <w:bookmarkStart w:id="1205" w:name="_Toc417811820"/>
      <w:bookmarkStart w:id="1206" w:name="_Toc417853440"/>
      <w:bookmarkStart w:id="1207" w:name="_Toc418022118"/>
      <w:bookmarkStart w:id="1208" w:name="_Toc418191500"/>
      <w:bookmarkStart w:id="1209" w:name="_Toc418191969"/>
      <w:bookmarkStart w:id="1210" w:name="_Toc418263204"/>
      <w:bookmarkStart w:id="1211" w:name="_Toc418263671"/>
      <w:bookmarkStart w:id="1212" w:name="_Toc418356851"/>
      <w:bookmarkStart w:id="1213" w:name="_Toc418360214"/>
      <w:bookmarkStart w:id="1214" w:name="_Toc418434899"/>
      <w:bookmarkStart w:id="1215" w:name="_Toc419660066"/>
      <w:bookmarkStart w:id="1216" w:name="_Toc419660529"/>
      <w:bookmarkStart w:id="1217" w:name="_Toc420133998"/>
      <w:bookmarkStart w:id="1218" w:name="_Toc420134460"/>
      <w:bookmarkStart w:id="1219" w:name="_Toc420166218"/>
      <w:bookmarkStart w:id="1220" w:name="_Toc420166988"/>
      <w:bookmarkStart w:id="1221" w:name="_Toc420302145"/>
      <w:bookmarkStart w:id="1222" w:name="_Toc420302612"/>
      <w:bookmarkStart w:id="1223" w:name="_Toc420438446"/>
      <w:bookmarkStart w:id="1224" w:name="_Toc420795884"/>
      <w:bookmarkStart w:id="1225" w:name="_Toc420874152"/>
      <w:bookmarkStart w:id="1226" w:name="_Toc420874617"/>
      <w:bookmarkStart w:id="1227" w:name="_Toc420874359"/>
      <w:bookmarkStart w:id="1228" w:name="_Toc421046447"/>
      <w:bookmarkStart w:id="1229" w:name="_Toc421046918"/>
      <w:bookmarkStart w:id="1230" w:name="_Toc477258998"/>
      <w:bookmarkStart w:id="1231" w:name="_Toc479633096"/>
      <w:bookmarkStart w:id="1232" w:name="_Toc481936252"/>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p>
    <w:p w14:paraId="2CD9BA9F" w14:textId="77777777" w:rsidR="00397B2B" w:rsidRPr="00EC76D5" w:rsidDel="00946E9C" w:rsidRDefault="00397B2B" w:rsidP="00397B2B">
      <w:pPr>
        <w:pStyle w:val="Code"/>
        <w:rPr>
          <w:del w:id="1233" w:author="Stefan Bjornander" w:date="2015-04-25T11:35:00Z"/>
        </w:rPr>
      </w:pPr>
      <w:del w:id="1234" w:author="Stefan Bjornander" w:date="2015-04-25T11:35:00Z">
        <w:r w:rsidRPr="00EC76D5" w:rsidDel="00946E9C">
          <w:delText xml:space="preserve">  public static Type </w:delText>
        </w:r>
      </w:del>
      <w:del w:id="1235" w:author="Stefan Bjornander" w:date="2015-04-25T11:32:00Z">
        <w:r w:rsidRPr="00EC76D5" w:rsidDel="00055356">
          <w:delText>createNewFunctionType</w:delText>
        </w:r>
      </w:del>
      <w:del w:id="1236" w:author="Stefan Bjornander" w:date="2015-04-25T11:35:00Z">
        <w:r w:rsidRPr="00EC76D5" w:rsidDel="00946E9C">
          <w:delText>(Type returnType, List&lt;Symb&gt;</w:delText>
        </w:r>
        <w:bookmarkStart w:id="1237" w:name="_Toc417811821"/>
        <w:bookmarkStart w:id="1238" w:name="_Toc417853441"/>
        <w:bookmarkStart w:id="1239" w:name="_Toc418022119"/>
        <w:bookmarkStart w:id="1240" w:name="_Toc418191501"/>
        <w:bookmarkStart w:id="1241" w:name="_Toc418191970"/>
        <w:bookmarkStart w:id="1242" w:name="_Toc418263205"/>
        <w:bookmarkStart w:id="1243" w:name="_Toc418263672"/>
        <w:bookmarkStart w:id="1244" w:name="_Toc418356852"/>
        <w:bookmarkStart w:id="1245" w:name="_Toc418360215"/>
        <w:bookmarkStart w:id="1246" w:name="_Toc418434900"/>
        <w:bookmarkStart w:id="1247" w:name="_Toc419660067"/>
        <w:bookmarkStart w:id="1248" w:name="_Toc419660530"/>
        <w:bookmarkStart w:id="1249" w:name="_Toc420133999"/>
        <w:bookmarkStart w:id="1250" w:name="_Toc420134461"/>
        <w:bookmarkStart w:id="1251" w:name="_Toc420166219"/>
        <w:bookmarkStart w:id="1252" w:name="_Toc420166989"/>
        <w:bookmarkStart w:id="1253" w:name="_Toc420302146"/>
        <w:bookmarkStart w:id="1254" w:name="_Toc420302613"/>
        <w:bookmarkStart w:id="1255" w:name="_Toc420438447"/>
        <w:bookmarkStart w:id="1256" w:name="_Toc420795885"/>
        <w:bookmarkStart w:id="1257" w:name="_Toc420874153"/>
        <w:bookmarkStart w:id="1258" w:name="_Toc420874618"/>
        <w:bookmarkStart w:id="1259" w:name="_Toc420874360"/>
        <w:bookmarkStart w:id="1260" w:name="_Toc421046448"/>
        <w:bookmarkStart w:id="1261" w:name="_Toc421046919"/>
        <w:bookmarkStart w:id="1262" w:name="_Toc477258999"/>
        <w:bookmarkStart w:id="1263" w:name="_Toc479633097"/>
        <w:bookmarkStart w:id="1264" w:name="_Toc481936253"/>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del>
    </w:p>
    <w:p w14:paraId="37D93F87" w14:textId="77777777" w:rsidR="00397B2B" w:rsidRPr="00EC76D5" w:rsidDel="00946E9C" w:rsidRDefault="00397B2B" w:rsidP="00397B2B">
      <w:pPr>
        <w:pStyle w:val="Code"/>
        <w:rPr>
          <w:del w:id="1265" w:author="Stefan Bjornander" w:date="2015-04-25T11:35:00Z"/>
        </w:rPr>
      </w:pPr>
      <w:del w:id="1266" w:author="Stefan Bjornander" w:date="2015-04-25T11:35:00Z">
        <w:r w:rsidRPr="00EC76D5" w:rsidDel="00946E9C">
          <w:delText xml:space="preserve">                                           symbolList, boolean ellipse) {</w:delText>
        </w:r>
        <w:bookmarkStart w:id="1267" w:name="_Toc417811822"/>
        <w:bookmarkStart w:id="1268" w:name="_Toc417853442"/>
        <w:bookmarkStart w:id="1269" w:name="_Toc418022120"/>
        <w:bookmarkStart w:id="1270" w:name="_Toc418191502"/>
        <w:bookmarkStart w:id="1271" w:name="_Toc418191971"/>
        <w:bookmarkStart w:id="1272" w:name="_Toc418263206"/>
        <w:bookmarkStart w:id="1273" w:name="_Toc418263673"/>
        <w:bookmarkStart w:id="1274" w:name="_Toc418356853"/>
        <w:bookmarkStart w:id="1275" w:name="_Toc418360216"/>
        <w:bookmarkStart w:id="1276" w:name="_Toc418434901"/>
        <w:bookmarkStart w:id="1277" w:name="_Toc419660068"/>
        <w:bookmarkStart w:id="1278" w:name="_Toc419660531"/>
        <w:bookmarkStart w:id="1279" w:name="_Toc420134000"/>
        <w:bookmarkStart w:id="1280" w:name="_Toc420134462"/>
        <w:bookmarkStart w:id="1281" w:name="_Toc420166220"/>
        <w:bookmarkStart w:id="1282" w:name="_Toc420166990"/>
        <w:bookmarkStart w:id="1283" w:name="_Toc420302147"/>
        <w:bookmarkStart w:id="1284" w:name="_Toc420302614"/>
        <w:bookmarkStart w:id="1285" w:name="_Toc420438448"/>
        <w:bookmarkStart w:id="1286" w:name="_Toc420795886"/>
        <w:bookmarkStart w:id="1287" w:name="_Toc420874154"/>
        <w:bookmarkStart w:id="1288" w:name="_Toc420874619"/>
        <w:bookmarkStart w:id="1289" w:name="_Toc420874361"/>
        <w:bookmarkStart w:id="1290" w:name="_Toc421046449"/>
        <w:bookmarkStart w:id="1291" w:name="_Toc421046920"/>
        <w:bookmarkStart w:id="1292" w:name="_Toc477259000"/>
        <w:bookmarkStart w:id="1293" w:name="_Toc479633098"/>
        <w:bookmarkStart w:id="1294" w:name="_Toc481936254"/>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del>
    </w:p>
    <w:p w14:paraId="2466E8C0" w14:textId="77777777" w:rsidR="00397B2B" w:rsidRPr="00EC76D5" w:rsidDel="00946E9C" w:rsidRDefault="00397B2B" w:rsidP="00397B2B">
      <w:pPr>
        <w:pStyle w:val="Code"/>
        <w:rPr>
          <w:del w:id="1295" w:author="Stefan Bjornander" w:date="2015-04-25T11:35:00Z"/>
        </w:rPr>
      </w:pPr>
      <w:del w:id="1296" w:author="Stefan Bjornander" w:date="2015-04-25T11:35:00Z">
        <w:r w:rsidRPr="00EC76D5" w:rsidDel="00946E9C">
          <w:delText xml:space="preserve">    Type type = new Type();</w:delText>
        </w:r>
        <w:bookmarkStart w:id="1297" w:name="_Toc417811823"/>
        <w:bookmarkStart w:id="1298" w:name="_Toc417853443"/>
        <w:bookmarkStart w:id="1299" w:name="_Toc418022121"/>
        <w:bookmarkStart w:id="1300" w:name="_Toc418191503"/>
        <w:bookmarkStart w:id="1301" w:name="_Toc418191972"/>
        <w:bookmarkStart w:id="1302" w:name="_Toc418263207"/>
        <w:bookmarkStart w:id="1303" w:name="_Toc418263674"/>
        <w:bookmarkStart w:id="1304" w:name="_Toc418356854"/>
        <w:bookmarkStart w:id="1305" w:name="_Toc418360217"/>
        <w:bookmarkStart w:id="1306" w:name="_Toc418434902"/>
        <w:bookmarkStart w:id="1307" w:name="_Toc419660069"/>
        <w:bookmarkStart w:id="1308" w:name="_Toc419660532"/>
        <w:bookmarkStart w:id="1309" w:name="_Toc420134001"/>
        <w:bookmarkStart w:id="1310" w:name="_Toc420134463"/>
        <w:bookmarkStart w:id="1311" w:name="_Toc420166221"/>
        <w:bookmarkStart w:id="1312" w:name="_Toc420166991"/>
        <w:bookmarkStart w:id="1313" w:name="_Toc420302148"/>
        <w:bookmarkStart w:id="1314" w:name="_Toc420302615"/>
        <w:bookmarkStart w:id="1315" w:name="_Toc420438449"/>
        <w:bookmarkStart w:id="1316" w:name="_Toc420795887"/>
        <w:bookmarkStart w:id="1317" w:name="_Toc420874155"/>
        <w:bookmarkStart w:id="1318" w:name="_Toc420874620"/>
        <w:bookmarkStart w:id="1319" w:name="_Toc420874362"/>
        <w:bookmarkStart w:id="1320" w:name="_Toc421046450"/>
        <w:bookmarkStart w:id="1321" w:name="_Toc421046921"/>
        <w:bookmarkStart w:id="1322" w:name="_Toc477259001"/>
        <w:bookmarkStart w:id="1323" w:name="_Toc479633099"/>
        <w:bookmarkStart w:id="1324" w:name="_Toc481936255"/>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del>
    </w:p>
    <w:p w14:paraId="1AFBC4E6" w14:textId="77777777" w:rsidR="00397B2B" w:rsidRPr="00EC76D5" w:rsidDel="00946E9C" w:rsidRDefault="00397B2B" w:rsidP="00397B2B">
      <w:pPr>
        <w:pStyle w:val="Code"/>
        <w:rPr>
          <w:del w:id="1325" w:author="Stefan Bjornander" w:date="2015-04-25T11:35:00Z"/>
        </w:rPr>
      </w:pPr>
      <w:del w:id="1326" w:author="Stefan Bjornander" w:date="2015-04-25T11:35:00Z">
        <w:r w:rsidRPr="00EC76D5" w:rsidDel="00946E9C">
          <w:delText xml:space="preserve">    type.m_sort = Sort.Function;</w:delText>
        </w:r>
        <w:bookmarkStart w:id="1327" w:name="_Toc417811824"/>
        <w:bookmarkStart w:id="1328" w:name="_Toc417853444"/>
        <w:bookmarkStart w:id="1329" w:name="_Toc418022122"/>
        <w:bookmarkStart w:id="1330" w:name="_Toc418191504"/>
        <w:bookmarkStart w:id="1331" w:name="_Toc418191973"/>
        <w:bookmarkStart w:id="1332" w:name="_Toc418263208"/>
        <w:bookmarkStart w:id="1333" w:name="_Toc418263675"/>
        <w:bookmarkStart w:id="1334" w:name="_Toc418356855"/>
        <w:bookmarkStart w:id="1335" w:name="_Toc418360218"/>
        <w:bookmarkStart w:id="1336" w:name="_Toc418434903"/>
        <w:bookmarkStart w:id="1337" w:name="_Toc419660070"/>
        <w:bookmarkStart w:id="1338" w:name="_Toc419660533"/>
        <w:bookmarkStart w:id="1339" w:name="_Toc420134002"/>
        <w:bookmarkStart w:id="1340" w:name="_Toc420134464"/>
        <w:bookmarkStart w:id="1341" w:name="_Toc420166222"/>
        <w:bookmarkStart w:id="1342" w:name="_Toc420166992"/>
        <w:bookmarkStart w:id="1343" w:name="_Toc420302149"/>
        <w:bookmarkStart w:id="1344" w:name="_Toc420302616"/>
        <w:bookmarkStart w:id="1345" w:name="_Toc420438450"/>
        <w:bookmarkStart w:id="1346" w:name="_Toc420795888"/>
        <w:bookmarkStart w:id="1347" w:name="_Toc420874156"/>
        <w:bookmarkStart w:id="1348" w:name="_Toc420874621"/>
        <w:bookmarkStart w:id="1349" w:name="_Toc420874363"/>
        <w:bookmarkStart w:id="1350" w:name="_Toc421046451"/>
        <w:bookmarkStart w:id="1351" w:name="_Toc421046922"/>
        <w:bookmarkStart w:id="1352" w:name="_Toc477259002"/>
        <w:bookmarkStart w:id="1353" w:name="_Toc479633100"/>
        <w:bookmarkStart w:id="1354" w:name="_Toc48193625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del>
    </w:p>
    <w:p w14:paraId="47BD7968" w14:textId="77777777" w:rsidR="00397B2B" w:rsidRPr="00EC76D5" w:rsidDel="00946E9C" w:rsidRDefault="00397B2B" w:rsidP="00397B2B">
      <w:pPr>
        <w:pStyle w:val="Code"/>
        <w:rPr>
          <w:del w:id="1355" w:author="Stefan Bjornander" w:date="2015-04-25T11:35:00Z"/>
        </w:rPr>
      </w:pPr>
      <w:del w:id="1356" w:author="Stefan Bjornander" w:date="2015-04-25T11:35:00Z">
        <w:r w:rsidRPr="00EC76D5" w:rsidDel="00946E9C">
          <w:delText xml:space="preserve">    type.m_returnType = returnType;</w:delText>
        </w:r>
        <w:bookmarkStart w:id="1357" w:name="_Toc417811825"/>
        <w:bookmarkStart w:id="1358" w:name="_Toc417853445"/>
        <w:bookmarkStart w:id="1359" w:name="_Toc418022123"/>
        <w:bookmarkStart w:id="1360" w:name="_Toc418191505"/>
        <w:bookmarkStart w:id="1361" w:name="_Toc418191974"/>
        <w:bookmarkStart w:id="1362" w:name="_Toc418263209"/>
        <w:bookmarkStart w:id="1363" w:name="_Toc418263676"/>
        <w:bookmarkStart w:id="1364" w:name="_Toc418356856"/>
        <w:bookmarkStart w:id="1365" w:name="_Toc418360219"/>
        <w:bookmarkStart w:id="1366" w:name="_Toc418434904"/>
        <w:bookmarkStart w:id="1367" w:name="_Toc419660071"/>
        <w:bookmarkStart w:id="1368" w:name="_Toc419660534"/>
        <w:bookmarkStart w:id="1369" w:name="_Toc420134003"/>
        <w:bookmarkStart w:id="1370" w:name="_Toc420134465"/>
        <w:bookmarkStart w:id="1371" w:name="_Toc420166223"/>
        <w:bookmarkStart w:id="1372" w:name="_Toc420166993"/>
        <w:bookmarkStart w:id="1373" w:name="_Toc420302150"/>
        <w:bookmarkStart w:id="1374" w:name="_Toc420302617"/>
        <w:bookmarkStart w:id="1375" w:name="_Toc420438451"/>
        <w:bookmarkStart w:id="1376" w:name="_Toc420795889"/>
        <w:bookmarkStart w:id="1377" w:name="_Toc420874157"/>
        <w:bookmarkStart w:id="1378" w:name="_Toc420874622"/>
        <w:bookmarkStart w:id="1379" w:name="_Toc420874364"/>
        <w:bookmarkStart w:id="1380" w:name="_Toc421046452"/>
        <w:bookmarkStart w:id="1381" w:name="_Toc421046923"/>
        <w:bookmarkStart w:id="1382" w:name="_Toc477259003"/>
        <w:bookmarkStart w:id="1383" w:name="_Toc479633101"/>
        <w:bookmarkStart w:id="1384" w:name="_Toc481936257"/>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del>
    </w:p>
    <w:p w14:paraId="4AE75A0E" w14:textId="77777777" w:rsidR="00397B2B" w:rsidRPr="00EC76D5" w:rsidDel="00946E9C" w:rsidRDefault="00397B2B" w:rsidP="00397B2B">
      <w:pPr>
        <w:pStyle w:val="Code"/>
        <w:rPr>
          <w:del w:id="1385" w:author="Stefan Bjornander" w:date="2015-04-25T11:35:00Z"/>
          <w:rPrChange w:id="1386" w:author="Stefan Bjornander" w:date="2015-04-25T14:40:00Z">
            <w:rPr>
              <w:del w:id="1387" w:author="Stefan Bjornander" w:date="2015-04-25T11:35:00Z"/>
              <w:lang w:val="sv-SE"/>
            </w:rPr>
          </w:rPrChange>
        </w:rPr>
      </w:pPr>
      <w:del w:id="1388" w:author="Stefan Bjornander" w:date="2015-04-25T11:35:00Z">
        <w:r w:rsidRPr="00EC76D5" w:rsidDel="00946E9C">
          <w:delText xml:space="preserve">    </w:delText>
        </w:r>
        <w:r w:rsidRPr="00EC76D5" w:rsidDel="00946E9C">
          <w:rPr>
            <w:rPrChange w:id="1389" w:author="Stefan Bjornander" w:date="2015-04-25T14:40:00Z">
              <w:rPr>
                <w:lang w:val="sv-SE"/>
              </w:rPr>
            </w:rPrChange>
          </w:rPr>
          <w:delText>type.m_symbolList = symbolList;</w:delText>
        </w:r>
        <w:bookmarkStart w:id="1390" w:name="_Toc417811826"/>
        <w:bookmarkStart w:id="1391" w:name="_Toc417853446"/>
        <w:bookmarkStart w:id="1392" w:name="_Toc418022124"/>
        <w:bookmarkStart w:id="1393" w:name="_Toc418191506"/>
        <w:bookmarkStart w:id="1394" w:name="_Toc418191975"/>
        <w:bookmarkStart w:id="1395" w:name="_Toc418263210"/>
        <w:bookmarkStart w:id="1396" w:name="_Toc418263677"/>
        <w:bookmarkStart w:id="1397" w:name="_Toc418356857"/>
        <w:bookmarkStart w:id="1398" w:name="_Toc418360220"/>
        <w:bookmarkStart w:id="1399" w:name="_Toc418434905"/>
        <w:bookmarkStart w:id="1400" w:name="_Toc419660072"/>
        <w:bookmarkStart w:id="1401" w:name="_Toc419660535"/>
        <w:bookmarkStart w:id="1402" w:name="_Toc420134004"/>
        <w:bookmarkStart w:id="1403" w:name="_Toc420134466"/>
        <w:bookmarkStart w:id="1404" w:name="_Toc420166224"/>
        <w:bookmarkStart w:id="1405" w:name="_Toc420166994"/>
        <w:bookmarkStart w:id="1406" w:name="_Toc420302151"/>
        <w:bookmarkStart w:id="1407" w:name="_Toc420302618"/>
        <w:bookmarkStart w:id="1408" w:name="_Toc420438452"/>
        <w:bookmarkStart w:id="1409" w:name="_Toc420795890"/>
        <w:bookmarkStart w:id="1410" w:name="_Toc420874158"/>
        <w:bookmarkStart w:id="1411" w:name="_Toc420874623"/>
        <w:bookmarkStart w:id="1412" w:name="_Toc420874365"/>
        <w:bookmarkStart w:id="1413" w:name="_Toc421046453"/>
        <w:bookmarkStart w:id="1414" w:name="_Toc421046924"/>
        <w:bookmarkStart w:id="1415" w:name="_Toc477259004"/>
        <w:bookmarkStart w:id="1416" w:name="_Toc479633102"/>
        <w:bookmarkStart w:id="1417" w:name="_Toc481936258"/>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del>
    </w:p>
    <w:p w14:paraId="2876ABAC" w14:textId="77777777" w:rsidR="00397B2B" w:rsidRPr="00EC76D5" w:rsidDel="00946E9C" w:rsidRDefault="00397B2B" w:rsidP="00397B2B">
      <w:pPr>
        <w:pStyle w:val="Code"/>
        <w:rPr>
          <w:del w:id="1418" w:author="Stefan Bjornander" w:date="2015-04-25T11:35:00Z"/>
          <w:rPrChange w:id="1419" w:author="Stefan Bjornander" w:date="2015-04-25T14:40:00Z">
            <w:rPr>
              <w:del w:id="1420" w:author="Stefan Bjornander" w:date="2015-04-25T11:35:00Z"/>
              <w:lang w:val="sv-SE"/>
            </w:rPr>
          </w:rPrChange>
        </w:rPr>
      </w:pPr>
      <w:del w:id="1421" w:author="Stefan Bjornander" w:date="2015-04-25T11:35:00Z">
        <w:r w:rsidRPr="00EC76D5" w:rsidDel="00946E9C">
          <w:rPr>
            <w:rPrChange w:id="1422" w:author="Stefan Bjornander" w:date="2015-04-25T14:40:00Z">
              <w:rPr>
                <w:lang w:val="sv-SE"/>
              </w:rPr>
            </w:rPrChange>
          </w:rPr>
          <w:delText xml:space="preserve">    type.m_nameList = null;</w:delText>
        </w:r>
        <w:bookmarkStart w:id="1423" w:name="_Toc417811827"/>
        <w:bookmarkStart w:id="1424" w:name="_Toc417853447"/>
        <w:bookmarkStart w:id="1425" w:name="_Toc418022125"/>
        <w:bookmarkStart w:id="1426" w:name="_Toc418191507"/>
        <w:bookmarkStart w:id="1427" w:name="_Toc418191976"/>
        <w:bookmarkStart w:id="1428" w:name="_Toc418263211"/>
        <w:bookmarkStart w:id="1429" w:name="_Toc418263678"/>
        <w:bookmarkStart w:id="1430" w:name="_Toc418356858"/>
        <w:bookmarkStart w:id="1431" w:name="_Toc418360221"/>
        <w:bookmarkStart w:id="1432" w:name="_Toc418434906"/>
        <w:bookmarkStart w:id="1433" w:name="_Toc419660073"/>
        <w:bookmarkStart w:id="1434" w:name="_Toc419660536"/>
        <w:bookmarkStart w:id="1435" w:name="_Toc420134005"/>
        <w:bookmarkStart w:id="1436" w:name="_Toc420134467"/>
        <w:bookmarkStart w:id="1437" w:name="_Toc420166225"/>
        <w:bookmarkStart w:id="1438" w:name="_Toc420166995"/>
        <w:bookmarkStart w:id="1439" w:name="_Toc420302152"/>
        <w:bookmarkStart w:id="1440" w:name="_Toc420302619"/>
        <w:bookmarkStart w:id="1441" w:name="_Toc420438453"/>
        <w:bookmarkStart w:id="1442" w:name="_Toc420795891"/>
        <w:bookmarkStart w:id="1443" w:name="_Toc420874159"/>
        <w:bookmarkStart w:id="1444" w:name="_Toc420874624"/>
        <w:bookmarkStart w:id="1445" w:name="_Toc420874366"/>
        <w:bookmarkStart w:id="1446" w:name="_Toc421046454"/>
        <w:bookmarkStart w:id="1447" w:name="_Toc421046925"/>
        <w:bookmarkStart w:id="1448" w:name="_Toc477259005"/>
        <w:bookmarkStart w:id="1449" w:name="_Toc479633103"/>
        <w:bookmarkStart w:id="1450" w:name="_Toc481936259"/>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del>
    </w:p>
    <w:p w14:paraId="6BA49E21" w14:textId="77777777" w:rsidR="00397B2B" w:rsidRPr="00EC76D5" w:rsidDel="00946E9C" w:rsidRDefault="00397B2B" w:rsidP="00397B2B">
      <w:pPr>
        <w:pStyle w:val="Code"/>
        <w:rPr>
          <w:del w:id="1451" w:author="Stefan Bjornander" w:date="2015-04-25T11:35:00Z"/>
        </w:rPr>
      </w:pPr>
      <w:del w:id="1452" w:author="Stefan Bjornander" w:date="2015-04-25T11:35:00Z">
        <w:r w:rsidRPr="00EC76D5" w:rsidDel="00946E9C">
          <w:rPr>
            <w:rPrChange w:id="1453" w:author="Stefan Bjornander" w:date="2015-04-25T14:40:00Z">
              <w:rPr>
                <w:lang w:val="sv-SE"/>
              </w:rPr>
            </w:rPrChange>
          </w:rPr>
          <w:delText xml:space="preserve">    </w:delText>
        </w:r>
        <w:r w:rsidRPr="00EC76D5" w:rsidDel="00946E9C">
          <w:delText>type.m_ellipse = ellipse;</w:delText>
        </w:r>
        <w:bookmarkStart w:id="1454" w:name="_Toc417811828"/>
        <w:bookmarkStart w:id="1455" w:name="_Toc417853448"/>
        <w:bookmarkStart w:id="1456" w:name="_Toc418022126"/>
        <w:bookmarkStart w:id="1457" w:name="_Toc418191508"/>
        <w:bookmarkStart w:id="1458" w:name="_Toc418191977"/>
        <w:bookmarkStart w:id="1459" w:name="_Toc418263212"/>
        <w:bookmarkStart w:id="1460" w:name="_Toc418263679"/>
        <w:bookmarkStart w:id="1461" w:name="_Toc418356859"/>
        <w:bookmarkStart w:id="1462" w:name="_Toc418360222"/>
        <w:bookmarkStart w:id="1463" w:name="_Toc418434907"/>
        <w:bookmarkStart w:id="1464" w:name="_Toc419660074"/>
        <w:bookmarkStart w:id="1465" w:name="_Toc419660537"/>
        <w:bookmarkStart w:id="1466" w:name="_Toc420134006"/>
        <w:bookmarkStart w:id="1467" w:name="_Toc420134468"/>
        <w:bookmarkStart w:id="1468" w:name="_Toc420166226"/>
        <w:bookmarkStart w:id="1469" w:name="_Toc420166996"/>
        <w:bookmarkStart w:id="1470" w:name="_Toc420302153"/>
        <w:bookmarkStart w:id="1471" w:name="_Toc420302620"/>
        <w:bookmarkStart w:id="1472" w:name="_Toc420438454"/>
        <w:bookmarkStart w:id="1473" w:name="_Toc420795892"/>
        <w:bookmarkStart w:id="1474" w:name="_Toc420874160"/>
        <w:bookmarkStart w:id="1475" w:name="_Toc420874625"/>
        <w:bookmarkStart w:id="1476" w:name="_Toc420874367"/>
        <w:bookmarkStart w:id="1477" w:name="_Toc421046455"/>
        <w:bookmarkStart w:id="1478" w:name="_Toc421046926"/>
        <w:bookmarkStart w:id="1479" w:name="_Toc477259006"/>
        <w:bookmarkStart w:id="1480" w:name="_Toc479633104"/>
        <w:bookmarkStart w:id="1481" w:name="_Toc481936260"/>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del>
    </w:p>
    <w:p w14:paraId="25533E1E" w14:textId="77777777" w:rsidR="00397B2B" w:rsidRPr="00EC76D5" w:rsidDel="00946E9C" w:rsidRDefault="00397B2B" w:rsidP="00397B2B">
      <w:pPr>
        <w:pStyle w:val="Code"/>
        <w:rPr>
          <w:del w:id="1482" w:author="Stefan Bjornander" w:date="2015-04-25T11:35:00Z"/>
        </w:rPr>
      </w:pPr>
      <w:del w:id="1483" w:author="Stefan Bjornander" w:date="2015-04-25T11:35:00Z">
        <w:r w:rsidRPr="00EC76D5" w:rsidDel="00946E9C">
          <w:delText xml:space="preserve">    type.m_newStyle = true;</w:delText>
        </w:r>
        <w:bookmarkStart w:id="1484" w:name="_Toc417811829"/>
        <w:bookmarkStart w:id="1485" w:name="_Toc417853449"/>
        <w:bookmarkStart w:id="1486" w:name="_Toc418022127"/>
        <w:bookmarkStart w:id="1487" w:name="_Toc418191509"/>
        <w:bookmarkStart w:id="1488" w:name="_Toc418191978"/>
        <w:bookmarkStart w:id="1489" w:name="_Toc418263213"/>
        <w:bookmarkStart w:id="1490" w:name="_Toc418263680"/>
        <w:bookmarkStart w:id="1491" w:name="_Toc418356860"/>
        <w:bookmarkStart w:id="1492" w:name="_Toc418360223"/>
        <w:bookmarkStart w:id="1493" w:name="_Toc418434908"/>
        <w:bookmarkStart w:id="1494" w:name="_Toc419660075"/>
        <w:bookmarkStart w:id="1495" w:name="_Toc419660538"/>
        <w:bookmarkStart w:id="1496" w:name="_Toc420134007"/>
        <w:bookmarkStart w:id="1497" w:name="_Toc420134469"/>
        <w:bookmarkStart w:id="1498" w:name="_Toc420166227"/>
        <w:bookmarkStart w:id="1499" w:name="_Toc420166997"/>
        <w:bookmarkStart w:id="1500" w:name="_Toc420302154"/>
        <w:bookmarkStart w:id="1501" w:name="_Toc420302621"/>
        <w:bookmarkStart w:id="1502" w:name="_Toc420438455"/>
        <w:bookmarkStart w:id="1503" w:name="_Toc420795893"/>
        <w:bookmarkStart w:id="1504" w:name="_Toc420874161"/>
        <w:bookmarkStart w:id="1505" w:name="_Toc420874626"/>
        <w:bookmarkStart w:id="1506" w:name="_Toc420874368"/>
        <w:bookmarkStart w:id="1507" w:name="_Toc421046456"/>
        <w:bookmarkStart w:id="1508" w:name="_Toc421046927"/>
        <w:bookmarkStart w:id="1509" w:name="_Toc477259007"/>
        <w:bookmarkStart w:id="1510" w:name="_Toc479633105"/>
        <w:bookmarkStart w:id="1511" w:name="_Toc481936261"/>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del>
    </w:p>
    <w:p w14:paraId="0582CE8F" w14:textId="77777777" w:rsidR="00397B2B" w:rsidRPr="00EC76D5" w:rsidDel="00946E9C" w:rsidRDefault="00397B2B" w:rsidP="00397B2B">
      <w:pPr>
        <w:pStyle w:val="Code"/>
        <w:rPr>
          <w:del w:id="1512" w:author="Stefan Bjornander" w:date="2015-04-25T11:35:00Z"/>
        </w:rPr>
      </w:pPr>
      <w:del w:id="1513" w:author="Stefan Bjornander" w:date="2015-04-25T11:35:00Z">
        <w:r w:rsidRPr="00EC76D5" w:rsidDel="00946E9C">
          <w:delText xml:space="preserve">    </w:delText>
        </w:r>
        <w:bookmarkStart w:id="1514" w:name="_Toc417811830"/>
        <w:bookmarkStart w:id="1515" w:name="_Toc417853450"/>
        <w:bookmarkStart w:id="1516" w:name="_Toc418022128"/>
        <w:bookmarkStart w:id="1517" w:name="_Toc418191510"/>
        <w:bookmarkStart w:id="1518" w:name="_Toc418191979"/>
        <w:bookmarkStart w:id="1519" w:name="_Toc418263214"/>
        <w:bookmarkStart w:id="1520" w:name="_Toc418263681"/>
        <w:bookmarkStart w:id="1521" w:name="_Toc418356861"/>
        <w:bookmarkStart w:id="1522" w:name="_Toc418360224"/>
        <w:bookmarkStart w:id="1523" w:name="_Toc418434909"/>
        <w:bookmarkStart w:id="1524" w:name="_Toc419660076"/>
        <w:bookmarkStart w:id="1525" w:name="_Toc419660539"/>
        <w:bookmarkStart w:id="1526" w:name="_Toc420134008"/>
        <w:bookmarkStart w:id="1527" w:name="_Toc420134470"/>
        <w:bookmarkStart w:id="1528" w:name="_Toc420166228"/>
        <w:bookmarkStart w:id="1529" w:name="_Toc420166998"/>
        <w:bookmarkStart w:id="1530" w:name="_Toc420302155"/>
        <w:bookmarkStart w:id="1531" w:name="_Toc420302622"/>
        <w:bookmarkStart w:id="1532" w:name="_Toc420438456"/>
        <w:bookmarkStart w:id="1533" w:name="_Toc420795894"/>
        <w:bookmarkStart w:id="1534" w:name="_Toc420874162"/>
        <w:bookmarkStart w:id="1535" w:name="_Toc420874627"/>
        <w:bookmarkStart w:id="1536" w:name="_Toc420874369"/>
        <w:bookmarkStart w:id="1537" w:name="_Toc421046457"/>
        <w:bookmarkStart w:id="1538" w:name="_Toc421046928"/>
        <w:bookmarkStart w:id="1539" w:name="_Toc477259008"/>
        <w:bookmarkStart w:id="1540" w:name="_Toc479633106"/>
        <w:bookmarkStart w:id="1541" w:name="_Toc481936262"/>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del>
    </w:p>
    <w:p w14:paraId="063AE645" w14:textId="77777777" w:rsidR="00397B2B" w:rsidRPr="00EC76D5" w:rsidDel="00946E9C" w:rsidRDefault="00397B2B" w:rsidP="00397B2B">
      <w:pPr>
        <w:pStyle w:val="Code"/>
        <w:rPr>
          <w:del w:id="1542" w:author="Stefan Bjornander" w:date="2015-04-25T11:35:00Z"/>
        </w:rPr>
      </w:pPr>
      <w:del w:id="1543" w:author="Stefan Bjornander" w:date="2015-04-25T11:35:00Z">
        <w:r w:rsidRPr="00EC76D5" w:rsidDel="00946E9C">
          <w:delText xml:space="preserve">    type.m_typeList = new LinkedList&lt;&gt;();</w:delText>
        </w:r>
        <w:bookmarkStart w:id="1544" w:name="_Toc417811831"/>
        <w:bookmarkStart w:id="1545" w:name="_Toc417853451"/>
        <w:bookmarkStart w:id="1546" w:name="_Toc418022129"/>
        <w:bookmarkStart w:id="1547" w:name="_Toc418191511"/>
        <w:bookmarkStart w:id="1548" w:name="_Toc418191980"/>
        <w:bookmarkStart w:id="1549" w:name="_Toc418263215"/>
        <w:bookmarkStart w:id="1550" w:name="_Toc418263682"/>
        <w:bookmarkStart w:id="1551" w:name="_Toc418356862"/>
        <w:bookmarkStart w:id="1552" w:name="_Toc418360225"/>
        <w:bookmarkStart w:id="1553" w:name="_Toc418434910"/>
        <w:bookmarkStart w:id="1554" w:name="_Toc419660077"/>
        <w:bookmarkStart w:id="1555" w:name="_Toc419660540"/>
        <w:bookmarkStart w:id="1556" w:name="_Toc420134009"/>
        <w:bookmarkStart w:id="1557" w:name="_Toc420134471"/>
        <w:bookmarkStart w:id="1558" w:name="_Toc420166229"/>
        <w:bookmarkStart w:id="1559" w:name="_Toc420166999"/>
        <w:bookmarkStart w:id="1560" w:name="_Toc420302156"/>
        <w:bookmarkStart w:id="1561" w:name="_Toc420302623"/>
        <w:bookmarkStart w:id="1562" w:name="_Toc420438457"/>
        <w:bookmarkStart w:id="1563" w:name="_Toc420795895"/>
        <w:bookmarkStart w:id="1564" w:name="_Toc420874163"/>
        <w:bookmarkStart w:id="1565" w:name="_Toc420874628"/>
        <w:bookmarkStart w:id="1566" w:name="_Toc420874370"/>
        <w:bookmarkStart w:id="1567" w:name="_Toc421046458"/>
        <w:bookmarkStart w:id="1568" w:name="_Toc421046929"/>
        <w:bookmarkStart w:id="1569" w:name="_Toc477259009"/>
        <w:bookmarkStart w:id="1570" w:name="_Toc479633107"/>
        <w:bookmarkStart w:id="1571" w:name="_Toc48193626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del>
    </w:p>
    <w:p w14:paraId="1CA09FE3" w14:textId="77777777" w:rsidR="00397B2B" w:rsidRPr="00EC76D5" w:rsidDel="00946E9C" w:rsidRDefault="00397B2B" w:rsidP="00397B2B">
      <w:pPr>
        <w:pStyle w:val="Code"/>
        <w:rPr>
          <w:del w:id="1572" w:author="Stefan Bjornander" w:date="2015-04-25T11:35:00Z"/>
        </w:rPr>
      </w:pPr>
      <w:del w:id="1573" w:author="Stefan Bjornander" w:date="2015-04-25T11:35:00Z">
        <w:r w:rsidRPr="00EC76D5" w:rsidDel="00946E9C">
          <w:delText xml:space="preserve">    Set&lt;String&gt; nameSet = new MySet&lt;&gt;();</w:delText>
        </w:r>
        <w:bookmarkStart w:id="1574" w:name="_Toc417811832"/>
        <w:bookmarkStart w:id="1575" w:name="_Toc417853452"/>
        <w:bookmarkStart w:id="1576" w:name="_Toc418022130"/>
        <w:bookmarkStart w:id="1577" w:name="_Toc418191512"/>
        <w:bookmarkStart w:id="1578" w:name="_Toc418191981"/>
        <w:bookmarkStart w:id="1579" w:name="_Toc418263216"/>
        <w:bookmarkStart w:id="1580" w:name="_Toc418263683"/>
        <w:bookmarkStart w:id="1581" w:name="_Toc418356863"/>
        <w:bookmarkStart w:id="1582" w:name="_Toc418360226"/>
        <w:bookmarkStart w:id="1583" w:name="_Toc418434911"/>
        <w:bookmarkStart w:id="1584" w:name="_Toc419660078"/>
        <w:bookmarkStart w:id="1585" w:name="_Toc419660541"/>
        <w:bookmarkStart w:id="1586" w:name="_Toc420134010"/>
        <w:bookmarkStart w:id="1587" w:name="_Toc420134472"/>
        <w:bookmarkStart w:id="1588" w:name="_Toc420166230"/>
        <w:bookmarkStart w:id="1589" w:name="_Toc420167000"/>
        <w:bookmarkStart w:id="1590" w:name="_Toc420302157"/>
        <w:bookmarkStart w:id="1591" w:name="_Toc420302624"/>
        <w:bookmarkStart w:id="1592" w:name="_Toc420438458"/>
        <w:bookmarkStart w:id="1593" w:name="_Toc420795896"/>
        <w:bookmarkStart w:id="1594" w:name="_Toc420874164"/>
        <w:bookmarkStart w:id="1595" w:name="_Toc420874629"/>
        <w:bookmarkStart w:id="1596" w:name="_Toc420874371"/>
        <w:bookmarkStart w:id="1597" w:name="_Toc421046459"/>
        <w:bookmarkStart w:id="1598" w:name="_Toc421046930"/>
        <w:bookmarkStart w:id="1599" w:name="_Toc477259010"/>
        <w:bookmarkStart w:id="1600" w:name="_Toc479633108"/>
        <w:bookmarkStart w:id="1601" w:name="_Toc481936264"/>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del>
    </w:p>
    <w:p w14:paraId="5922917E" w14:textId="77777777" w:rsidR="00397B2B" w:rsidRPr="00EC76D5" w:rsidDel="00946E9C" w:rsidRDefault="00397B2B" w:rsidP="00397B2B">
      <w:pPr>
        <w:pStyle w:val="Code"/>
        <w:rPr>
          <w:del w:id="1602" w:author="Stefan Bjornander" w:date="2015-04-25T11:35:00Z"/>
        </w:rPr>
      </w:pPr>
      <w:bookmarkStart w:id="1603" w:name="_Toc417811833"/>
      <w:bookmarkStart w:id="1604" w:name="_Toc417853453"/>
      <w:bookmarkStart w:id="1605" w:name="_Toc418022131"/>
      <w:bookmarkStart w:id="1606" w:name="_Toc418191513"/>
      <w:bookmarkStart w:id="1607" w:name="_Toc418191982"/>
      <w:bookmarkStart w:id="1608" w:name="_Toc418263217"/>
      <w:bookmarkStart w:id="1609" w:name="_Toc418263684"/>
      <w:bookmarkStart w:id="1610" w:name="_Toc418356864"/>
      <w:bookmarkStart w:id="1611" w:name="_Toc418360227"/>
      <w:bookmarkStart w:id="1612" w:name="_Toc418434912"/>
      <w:bookmarkStart w:id="1613" w:name="_Toc419660079"/>
      <w:bookmarkStart w:id="1614" w:name="_Toc419660542"/>
      <w:bookmarkStart w:id="1615" w:name="_Toc420134011"/>
      <w:bookmarkStart w:id="1616" w:name="_Toc420134473"/>
      <w:bookmarkStart w:id="1617" w:name="_Toc420166231"/>
      <w:bookmarkStart w:id="1618" w:name="_Toc420167001"/>
      <w:bookmarkStart w:id="1619" w:name="_Toc420302158"/>
      <w:bookmarkStart w:id="1620" w:name="_Toc420302625"/>
      <w:bookmarkStart w:id="1621" w:name="_Toc420438459"/>
      <w:bookmarkStart w:id="1622" w:name="_Toc420795897"/>
      <w:bookmarkStart w:id="1623" w:name="_Toc420874165"/>
      <w:bookmarkStart w:id="1624" w:name="_Toc420874630"/>
      <w:bookmarkStart w:id="1625" w:name="_Toc420874372"/>
      <w:bookmarkStart w:id="1626" w:name="_Toc421046460"/>
      <w:bookmarkStart w:id="1627" w:name="_Toc421046931"/>
      <w:bookmarkStart w:id="1628" w:name="_Toc477259011"/>
      <w:bookmarkStart w:id="1629" w:name="_Toc479633109"/>
      <w:bookmarkStart w:id="1630" w:name="_Toc481936265"/>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p>
    <w:p w14:paraId="1E347A4C" w14:textId="77777777" w:rsidR="00397B2B" w:rsidRPr="00EC76D5" w:rsidDel="00946E9C" w:rsidRDefault="00397B2B" w:rsidP="00397B2B">
      <w:pPr>
        <w:pStyle w:val="Code"/>
        <w:rPr>
          <w:del w:id="1631" w:author="Stefan Bjornander" w:date="2015-04-25T11:35:00Z"/>
        </w:rPr>
      </w:pPr>
      <w:del w:id="1632" w:author="Stefan Bjornander" w:date="2015-04-25T11:35:00Z">
        <w:r w:rsidRPr="00EC76D5" w:rsidDel="00946E9C">
          <w:delText xml:space="preserve">    for (Symb symbol : type.m_symbolList) {</w:delText>
        </w:r>
        <w:bookmarkStart w:id="1633" w:name="_Toc417811834"/>
        <w:bookmarkStart w:id="1634" w:name="_Toc417853454"/>
        <w:bookmarkStart w:id="1635" w:name="_Toc418022132"/>
        <w:bookmarkStart w:id="1636" w:name="_Toc418191514"/>
        <w:bookmarkStart w:id="1637" w:name="_Toc418191983"/>
        <w:bookmarkStart w:id="1638" w:name="_Toc418263218"/>
        <w:bookmarkStart w:id="1639" w:name="_Toc418263685"/>
        <w:bookmarkStart w:id="1640" w:name="_Toc418356865"/>
        <w:bookmarkStart w:id="1641" w:name="_Toc418360228"/>
        <w:bookmarkStart w:id="1642" w:name="_Toc418434913"/>
        <w:bookmarkStart w:id="1643" w:name="_Toc419660080"/>
        <w:bookmarkStart w:id="1644" w:name="_Toc419660543"/>
        <w:bookmarkStart w:id="1645" w:name="_Toc420134012"/>
        <w:bookmarkStart w:id="1646" w:name="_Toc420134474"/>
        <w:bookmarkStart w:id="1647" w:name="_Toc420166232"/>
        <w:bookmarkStart w:id="1648" w:name="_Toc420167002"/>
        <w:bookmarkStart w:id="1649" w:name="_Toc420302159"/>
        <w:bookmarkStart w:id="1650" w:name="_Toc420302626"/>
        <w:bookmarkStart w:id="1651" w:name="_Toc420438460"/>
        <w:bookmarkStart w:id="1652" w:name="_Toc420795898"/>
        <w:bookmarkStart w:id="1653" w:name="_Toc420874166"/>
        <w:bookmarkStart w:id="1654" w:name="_Toc420874631"/>
        <w:bookmarkStart w:id="1655" w:name="_Toc420874373"/>
        <w:bookmarkStart w:id="1656" w:name="_Toc421046461"/>
        <w:bookmarkStart w:id="1657" w:name="_Toc421046932"/>
        <w:bookmarkStart w:id="1658" w:name="_Toc477259012"/>
        <w:bookmarkStart w:id="1659" w:name="_Toc479633110"/>
        <w:bookmarkStart w:id="1660" w:name="_Toc481936266"/>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del>
    </w:p>
    <w:p w14:paraId="5E44822F" w14:textId="77777777" w:rsidR="00397B2B" w:rsidRPr="00EC76D5" w:rsidDel="00946E9C" w:rsidRDefault="00397B2B" w:rsidP="00397B2B">
      <w:pPr>
        <w:pStyle w:val="Code"/>
        <w:rPr>
          <w:del w:id="1661" w:author="Stefan Bjornander" w:date="2015-04-25T11:35:00Z"/>
        </w:rPr>
      </w:pPr>
      <w:del w:id="1662" w:author="Stefan Bjornander" w:date="2015-04-25T11:35:00Z">
        <w:r w:rsidRPr="00EC76D5" w:rsidDel="00946E9C">
          <w:delText xml:space="preserve">      String name = symbol.name();</w:delText>
        </w:r>
        <w:bookmarkStart w:id="1663" w:name="_Toc417811835"/>
        <w:bookmarkStart w:id="1664" w:name="_Toc417853455"/>
        <w:bookmarkStart w:id="1665" w:name="_Toc418022133"/>
        <w:bookmarkStart w:id="1666" w:name="_Toc418191515"/>
        <w:bookmarkStart w:id="1667" w:name="_Toc418191984"/>
        <w:bookmarkStart w:id="1668" w:name="_Toc418263219"/>
        <w:bookmarkStart w:id="1669" w:name="_Toc418263686"/>
        <w:bookmarkStart w:id="1670" w:name="_Toc418356866"/>
        <w:bookmarkStart w:id="1671" w:name="_Toc418360229"/>
        <w:bookmarkStart w:id="1672" w:name="_Toc418434914"/>
        <w:bookmarkStart w:id="1673" w:name="_Toc419660081"/>
        <w:bookmarkStart w:id="1674" w:name="_Toc419660544"/>
        <w:bookmarkStart w:id="1675" w:name="_Toc420134013"/>
        <w:bookmarkStart w:id="1676" w:name="_Toc420134475"/>
        <w:bookmarkStart w:id="1677" w:name="_Toc420166233"/>
        <w:bookmarkStart w:id="1678" w:name="_Toc420167003"/>
        <w:bookmarkStart w:id="1679" w:name="_Toc420302160"/>
        <w:bookmarkStart w:id="1680" w:name="_Toc420302627"/>
        <w:bookmarkStart w:id="1681" w:name="_Toc420438461"/>
        <w:bookmarkStart w:id="1682" w:name="_Toc420795899"/>
        <w:bookmarkStart w:id="1683" w:name="_Toc420874167"/>
        <w:bookmarkStart w:id="1684" w:name="_Toc420874632"/>
        <w:bookmarkStart w:id="1685" w:name="_Toc420874374"/>
        <w:bookmarkStart w:id="1686" w:name="_Toc421046462"/>
        <w:bookmarkStart w:id="1687" w:name="_Toc421046933"/>
        <w:bookmarkStart w:id="1688" w:name="_Toc477259013"/>
        <w:bookmarkStart w:id="1689" w:name="_Toc479633111"/>
        <w:bookmarkStart w:id="1690" w:name="_Toc481936267"/>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del>
    </w:p>
    <w:p w14:paraId="05433758" w14:textId="77777777" w:rsidR="00397B2B" w:rsidRPr="00EC76D5" w:rsidDel="00946E9C" w:rsidRDefault="00397B2B" w:rsidP="00397B2B">
      <w:pPr>
        <w:pStyle w:val="Code"/>
        <w:rPr>
          <w:del w:id="1691" w:author="Stefan Bjornander" w:date="2015-04-25T11:35:00Z"/>
        </w:rPr>
      </w:pPr>
      <w:bookmarkStart w:id="1692" w:name="_Toc417811836"/>
      <w:bookmarkStart w:id="1693" w:name="_Toc417853456"/>
      <w:bookmarkStart w:id="1694" w:name="_Toc418022134"/>
      <w:bookmarkStart w:id="1695" w:name="_Toc418191516"/>
      <w:bookmarkStart w:id="1696" w:name="_Toc418191985"/>
      <w:bookmarkStart w:id="1697" w:name="_Toc418263220"/>
      <w:bookmarkStart w:id="1698" w:name="_Toc418263687"/>
      <w:bookmarkStart w:id="1699" w:name="_Toc418356867"/>
      <w:bookmarkStart w:id="1700" w:name="_Toc418360230"/>
      <w:bookmarkStart w:id="1701" w:name="_Toc418434915"/>
      <w:bookmarkStart w:id="1702" w:name="_Toc419660082"/>
      <w:bookmarkStart w:id="1703" w:name="_Toc419660545"/>
      <w:bookmarkStart w:id="1704" w:name="_Toc420134014"/>
      <w:bookmarkStart w:id="1705" w:name="_Toc420134476"/>
      <w:bookmarkStart w:id="1706" w:name="_Toc420166234"/>
      <w:bookmarkStart w:id="1707" w:name="_Toc420167004"/>
      <w:bookmarkStart w:id="1708" w:name="_Toc420302161"/>
      <w:bookmarkStart w:id="1709" w:name="_Toc420302628"/>
      <w:bookmarkStart w:id="1710" w:name="_Toc420438462"/>
      <w:bookmarkStart w:id="1711" w:name="_Toc420795900"/>
      <w:bookmarkStart w:id="1712" w:name="_Toc420874168"/>
      <w:bookmarkStart w:id="1713" w:name="_Toc420874633"/>
      <w:bookmarkStart w:id="1714" w:name="_Toc420874375"/>
      <w:bookmarkStart w:id="1715" w:name="_Toc421046463"/>
      <w:bookmarkStart w:id="1716" w:name="_Toc421046934"/>
      <w:bookmarkStart w:id="1717" w:name="_Toc477259014"/>
      <w:bookmarkStart w:id="1718" w:name="_Toc479633112"/>
      <w:bookmarkStart w:id="1719" w:name="_Toc481936268"/>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p>
    <w:p w14:paraId="7EAEDE84" w14:textId="77777777" w:rsidR="00397B2B" w:rsidRPr="00EC76D5" w:rsidDel="00946E9C" w:rsidRDefault="00397B2B" w:rsidP="00397B2B">
      <w:pPr>
        <w:pStyle w:val="Code"/>
        <w:rPr>
          <w:del w:id="1720" w:author="Stefan Bjornander" w:date="2015-04-25T11:35:00Z"/>
        </w:rPr>
      </w:pPr>
      <w:del w:id="1721" w:author="Stefan Bjornander" w:date="2015-04-25T11:35:00Z">
        <w:r w:rsidRPr="00EC76D5" w:rsidDel="00946E9C">
          <w:delText xml:space="preserve">      if (name != null) {</w:delText>
        </w:r>
        <w:bookmarkStart w:id="1722" w:name="_Toc417811837"/>
        <w:bookmarkStart w:id="1723" w:name="_Toc417853457"/>
        <w:bookmarkStart w:id="1724" w:name="_Toc418022135"/>
        <w:bookmarkStart w:id="1725" w:name="_Toc418191517"/>
        <w:bookmarkStart w:id="1726" w:name="_Toc418191986"/>
        <w:bookmarkStart w:id="1727" w:name="_Toc418263221"/>
        <w:bookmarkStart w:id="1728" w:name="_Toc418263688"/>
        <w:bookmarkStart w:id="1729" w:name="_Toc418356868"/>
        <w:bookmarkStart w:id="1730" w:name="_Toc418360231"/>
        <w:bookmarkStart w:id="1731" w:name="_Toc418434916"/>
        <w:bookmarkStart w:id="1732" w:name="_Toc419660083"/>
        <w:bookmarkStart w:id="1733" w:name="_Toc419660546"/>
        <w:bookmarkStart w:id="1734" w:name="_Toc420134015"/>
        <w:bookmarkStart w:id="1735" w:name="_Toc420134477"/>
        <w:bookmarkStart w:id="1736" w:name="_Toc420166235"/>
        <w:bookmarkStart w:id="1737" w:name="_Toc420167005"/>
        <w:bookmarkStart w:id="1738" w:name="_Toc420302162"/>
        <w:bookmarkStart w:id="1739" w:name="_Toc420302629"/>
        <w:bookmarkStart w:id="1740" w:name="_Toc420438463"/>
        <w:bookmarkStart w:id="1741" w:name="_Toc420795901"/>
        <w:bookmarkStart w:id="1742" w:name="_Toc420874169"/>
        <w:bookmarkStart w:id="1743" w:name="_Toc420874634"/>
        <w:bookmarkStart w:id="1744" w:name="_Toc420874376"/>
        <w:bookmarkStart w:id="1745" w:name="_Toc421046464"/>
        <w:bookmarkStart w:id="1746" w:name="_Toc421046935"/>
        <w:bookmarkStart w:id="1747" w:name="_Toc477259015"/>
        <w:bookmarkStart w:id="1748" w:name="_Toc479633113"/>
        <w:bookmarkStart w:id="1749" w:name="_Toc481936269"/>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del>
    </w:p>
    <w:p w14:paraId="159B6CF6" w14:textId="77777777" w:rsidR="00397B2B" w:rsidRPr="00EC76D5" w:rsidDel="00946E9C" w:rsidRDefault="00397B2B" w:rsidP="00397B2B">
      <w:pPr>
        <w:pStyle w:val="Code"/>
        <w:rPr>
          <w:del w:id="1750" w:author="Stefan Bjornander" w:date="2015-04-25T11:35:00Z"/>
        </w:rPr>
      </w:pPr>
      <w:del w:id="1751" w:author="Stefan Bjornander" w:date="2015-04-25T11:35:00Z">
        <w:r w:rsidRPr="00EC76D5" w:rsidDel="00946E9C">
          <w:delText xml:space="preserve">        Assert.error(nameSet.add(name), name,</w:delText>
        </w:r>
        <w:bookmarkStart w:id="1752" w:name="_Toc417811838"/>
        <w:bookmarkStart w:id="1753" w:name="_Toc417853458"/>
        <w:bookmarkStart w:id="1754" w:name="_Toc418022136"/>
        <w:bookmarkStart w:id="1755" w:name="_Toc418191518"/>
        <w:bookmarkStart w:id="1756" w:name="_Toc418191987"/>
        <w:bookmarkStart w:id="1757" w:name="_Toc418263222"/>
        <w:bookmarkStart w:id="1758" w:name="_Toc418263689"/>
        <w:bookmarkStart w:id="1759" w:name="_Toc418356869"/>
        <w:bookmarkStart w:id="1760" w:name="_Toc418360232"/>
        <w:bookmarkStart w:id="1761" w:name="_Toc418434917"/>
        <w:bookmarkStart w:id="1762" w:name="_Toc419660084"/>
        <w:bookmarkStart w:id="1763" w:name="_Toc419660547"/>
        <w:bookmarkStart w:id="1764" w:name="_Toc420134016"/>
        <w:bookmarkStart w:id="1765" w:name="_Toc420134478"/>
        <w:bookmarkStart w:id="1766" w:name="_Toc420166236"/>
        <w:bookmarkStart w:id="1767" w:name="_Toc420167006"/>
        <w:bookmarkStart w:id="1768" w:name="_Toc420302163"/>
        <w:bookmarkStart w:id="1769" w:name="_Toc420302630"/>
        <w:bookmarkStart w:id="1770" w:name="_Toc420438464"/>
        <w:bookmarkStart w:id="1771" w:name="_Toc420795902"/>
        <w:bookmarkStart w:id="1772" w:name="_Toc420874170"/>
        <w:bookmarkStart w:id="1773" w:name="_Toc420874635"/>
        <w:bookmarkStart w:id="1774" w:name="_Toc420874377"/>
        <w:bookmarkStart w:id="1775" w:name="_Toc421046465"/>
        <w:bookmarkStart w:id="1776" w:name="_Toc421046936"/>
        <w:bookmarkStart w:id="1777" w:name="_Toc477259016"/>
        <w:bookmarkStart w:id="1778" w:name="_Toc479633114"/>
        <w:bookmarkStart w:id="1779" w:name="_Toc481936270"/>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del>
    </w:p>
    <w:p w14:paraId="06AFC85A" w14:textId="77777777" w:rsidR="00397B2B" w:rsidRPr="00EC76D5" w:rsidDel="00946E9C" w:rsidRDefault="00397B2B" w:rsidP="00397B2B">
      <w:pPr>
        <w:pStyle w:val="Code"/>
        <w:rPr>
          <w:del w:id="1780" w:author="Stefan Bjornander" w:date="2015-04-25T11:35:00Z"/>
        </w:rPr>
      </w:pPr>
      <w:del w:id="1781" w:author="Stefan Bjornander" w:date="2015-04-25T11:35:00Z">
        <w:r w:rsidRPr="00EC76D5" w:rsidDel="00946E9C">
          <w:delText xml:space="preserve">                      "duplicate name in parameter list");</w:delText>
        </w:r>
        <w:bookmarkStart w:id="1782" w:name="_Toc417811839"/>
        <w:bookmarkStart w:id="1783" w:name="_Toc417853459"/>
        <w:bookmarkStart w:id="1784" w:name="_Toc418022137"/>
        <w:bookmarkStart w:id="1785" w:name="_Toc418191519"/>
        <w:bookmarkStart w:id="1786" w:name="_Toc418191988"/>
        <w:bookmarkStart w:id="1787" w:name="_Toc418263223"/>
        <w:bookmarkStart w:id="1788" w:name="_Toc418263690"/>
        <w:bookmarkStart w:id="1789" w:name="_Toc418356870"/>
        <w:bookmarkStart w:id="1790" w:name="_Toc418360233"/>
        <w:bookmarkStart w:id="1791" w:name="_Toc418434918"/>
        <w:bookmarkStart w:id="1792" w:name="_Toc419660085"/>
        <w:bookmarkStart w:id="1793" w:name="_Toc419660548"/>
        <w:bookmarkStart w:id="1794" w:name="_Toc420134017"/>
        <w:bookmarkStart w:id="1795" w:name="_Toc420134479"/>
        <w:bookmarkStart w:id="1796" w:name="_Toc420166237"/>
        <w:bookmarkStart w:id="1797" w:name="_Toc420167007"/>
        <w:bookmarkStart w:id="1798" w:name="_Toc420302164"/>
        <w:bookmarkStart w:id="1799" w:name="_Toc420302631"/>
        <w:bookmarkStart w:id="1800" w:name="_Toc420438465"/>
        <w:bookmarkStart w:id="1801" w:name="_Toc420795903"/>
        <w:bookmarkStart w:id="1802" w:name="_Toc420874171"/>
        <w:bookmarkStart w:id="1803" w:name="_Toc420874636"/>
        <w:bookmarkStart w:id="1804" w:name="_Toc420874378"/>
        <w:bookmarkStart w:id="1805" w:name="_Toc421046466"/>
        <w:bookmarkStart w:id="1806" w:name="_Toc421046937"/>
        <w:bookmarkStart w:id="1807" w:name="_Toc477259017"/>
        <w:bookmarkStart w:id="1808" w:name="_Toc479633115"/>
        <w:bookmarkStart w:id="1809" w:name="_Toc48193627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del>
    </w:p>
    <w:p w14:paraId="20A5D3E7" w14:textId="77777777" w:rsidR="00397B2B" w:rsidRPr="00EC76D5" w:rsidDel="00946E9C" w:rsidRDefault="00397B2B" w:rsidP="00397B2B">
      <w:pPr>
        <w:pStyle w:val="Code"/>
        <w:rPr>
          <w:del w:id="1810" w:author="Stefan Bjornander" w:date="2015-04-25T11:35:00Z"/>
          <w:rPrChange w:id="1811" w:author="Stefan Bjornander" w:date="2015-04-25T14:40:00Z">
            <w:rPr>
              <w:del w:id="1812" w:author="Stefan Bjornander" w:date="2015-04-25T11:35:00Z"/>
              <w:lang w:val="sv-SE"/>
            </w:rPr>
          </w:rPrChange>
        </w:rPr>
      </w:pPr>
      <w:del w:id="1813" w:author="Stefan Bjornander" w:date="2015-04-25T11:35:00Z">
        <w:r w:rsidRPr="00EC76D5" w:rsidDel="00946E9C">
          <w:delText xml:space="preserve">      </w:delText>
        </w:r>
        <w:r w:rsidRPr="00EC76D5" w:rsidDel="00946E9C">
          <w:rPr>
            <w:rPrChange w:id="1814" w:author="Stefan Bjornander" w:date="2015-04-25T14:40:00Z">
              <w:rPr>
                <w:lang w:val="sv-SE"/>
              </w:rPr>
            </w:rPrChange>
          </w:rPr>
          <w:delText>}</w:delText>
        </w:r>
        <w:bookmarkStart w:id="1815" w:name="_Toc417811840"/>
        <w:bookmarkStart w:id="1816" w:name="_Toc417853460"/>
        <w:bookmarkStart w:id="1817" w:name="_Toc418022138"/>
        <w:bookmarkStart w:id="1818" w:name="_Toc418191520"/>
        <w:bookmarkStart w:id="1819" w:name="_Toc418191989"/>
        <w:bookmarkStart w:id="1820" w:name="_Toc418263224"/>
        <w:bookmarkStart w:id="1821" w:name="_Toc418263691"/>
        <w:bookmarkStart w:id="1822" w:name="_Toc418356871"/>
        <w:bookmarkStart w:id="1823" w:name="_Toc418360234"/>
        <w:bookmarkStart w:id="1824" w:name="_Toc418434919"/>
        <w:bookmarkStart w:id="1825" w:name="_Toc419660086"/>
        <w:bookmarkStart w:id="1826" w:name="_Toc419660549"/>
        <w:bookmarkStart w:id="1827" w:name="_Toc420134018"/>
        <w:bookmarkStart w:id="1828" w:name="_Toc420134480"/>
        <w:bookmarkStart w:id="1829" w:name="_Toc420166238"/>
        <w:bookmarkStart w:id="1830" w:name="_Toc420167008"/>
        <w:bookmarkStart w:id="1831" w:name="_Toc420302165"/>
        <w:bookmarkStart w:id="1832" w:name="_Toc420302632"/>
        <w:bookmarkStart w:id="1833" w:name="_Toc420438466"/>
        <w:bookmarkStart w:id="1834" w:name="_Toc420795904"/>
        <w:bookmarkStart w:id="1835" w:name="_Toc420874172"/>
        <w:bookmarkStart w:id="1836" w:name="_Toc420874637"/>
        <w:bookmarkStart w:id="1837" w:name="_Toc420874379"/>
        <w:bookmarkStart w:id="1838" w:name="_Toc421046467"/>
        <w:bookmarkStart w:id="1839" w:name="_Toc421046938"/>
        <w:bookmarkStart w:id="1840" w:name="_Toc477259018"/>
        <w:bookmarkStart w:id="1841" w:name="_Toc479633116"/>
        <w:bookmarkStart w:id="1842" w:name="_Toc481936272"/>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del>
    </w:p>
    <w:p w14:paraId="14BF0908" w14:textId="77777777" w:rsidR="00397B2B" w:rsidRPr="00EC76D5" w:rsidDel="00946E9C" w:rsidRDefault="00397B2B" w:rsidP="00397B2B">
      <w:pPr>
        <w:pStyle w:val="Code"/>
        <w:rPr>
          <w:del w:id="1843" w:author="Stefan Bjornander" w:date="2015-04-25T11:35:00Z"/>
          <w:rPrChange w:id="1844" w:author="Stefan Bjornander" w:date="2015-04-25T14:40:00Z">
            <w:rPr>
              <w:del w:id="1845" w:author="Stefan Bjornander" w:date="2015-04-25T11:35:00Z"/>
              <w:lang w:val="sv-SE"/>
            </w:rPr>
          </w:rPrChange>
        </w:rPr>
      </w:pPr>
      <w:bookmarkStart w:id="1846" w:name="_Toc417811841"/>
      <w:bookmarkStart w:id="1847" w:name="_Toc417853461"/>
      <w:bookmarkStart w:id="1848" w:name="_Toc418022139"/>
      <w:bookmarkStart w:id="1849" w:name="_Toc418191521"/>
      <w:bookmarkStart w:id="1850" w:name="_Toc418191990"/>
      <w:bookmarkStart w:id="1851" w:name="_Toc418263225"/>
      <w:bookmarkStart w:id="1852" w:name="_Toc418263692"/>
      <w:bookmarkStart w:id="1853" w:name="_Toc418356872"/>
      <w:bookmarkStart w:id="1854" w:name="_Toc418360235"/>
      <w:bookmarkStart w:id="1855" w:name="_Toc418434920"/>
      <w:bookmarkStart w:id="1856" w:name="_Toc419660087"/>
      <w:bookmarkStart w:id="1857" w:name="_Toc419660550"/>
      <w:bookmarkStart w:id="1858" w:name="_Toc420134019"/>
      <w:bookmarkStart w:id="1859" w:name="_Toc420134481"/>
      <w:bookmarkStart w:id="1860" w:name="_Toc420166239"/>
      <w:bookmarkStart w:id="1861" w:name="_Toc420167009"/>
      <w:bookmarkStart w:id="1862" w:name="_Toc420302166"/>
      <w:bookmarkStart w:id="1863" w:name="_Toc420302633"/>
      <w:bookmarkStart w:id="1864" w:name="_Toc420438467"/>
      <w:bookmarkStart w:id="1865" w:name="_Toc420795905"/>
      <w:bookmarkStart w:id="1866" w:name="_Toc420874173"/>
      <w:bookmarkStart w:id="1867" w:name="_Toc420874638"/>
      <w:bookmarkStart w:id="1868" w:name="_Toc420874380"/>
      <w:bookmarkStart w:id="1869" w:name="_Toc421046468"/>
      <w:bookmarkStart w:id="1870" w:name="_Toc421046939"/>
      <w:bookmarkStart w:id="1871" w:name="_Toc477259019"/>
      <w:bookmarkStart w:id="1872" w:name="_Toc479633117"/>
      <w:bookmarkStart w:id="1873" w:name="_Toc481936273"/>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p>
    <w:p w14:paraId="7FCA2FA6" w14:textId="77777777" w:rsidR="00397B2B" w:rsidRPr="00EC76D5" w:rsidDel="00946E9C" w:rsidRDefault="00397B2B" w:rsidP="00397B2B">
      <w:pPr>
        <w:pStyle w:val="Code"/>
        <w:rPr>
          <w:del w:id="1874" w:author="Stefan Bjornander" w:date="2015-04-25T11:35:00Z"/>
          <w:rPrChange w:id="1875" w:author="Stefan Bjornander" w:date="2015-04-25T14:40:00Z">
            <w:rPr>
              <w:del w:id="1876" w:author="Stefan Bjornander" w:date="2015-04-25T11:35:00Z"/>
              <w:lang w:val="sv-SE"/>
            </w:rPr>
          </w:rPrChange>
        </w:rPr>
      </w:pPr>
      <w:del w:id="1877" w:author="Stefan Bjornander" w:date="2015-04-25T11:35:00Z">
        <w:r w:rsidRPr="00EC76D5" w:rsidDel="00946E9C">
          <w:rPr>
            <w:rPrChange w:id="1878" w:author="Stefan Bjornander" w:date="2015-04-25T14:40:00Z">
              <w:rPr>
                <w:lang w:val="sv-SE"/>
              </w:rPr>
            </w:rPrChange>
          </w:rPr>
          <w:delText xml:space="preserve">      type.m_typeList.add(symbol.type());</w:delText>
        </w:r>
        <w:bookmarkStart w:id="1879" w:name="_Toc417811842"/>
        <w:bookmarkStart w:id="1880" w:name="_Toc417853462"/>
        <w:bookmarkStart w:id="1881" w:name="_Toc418022140"/>
        <w:bookmarkStart w:id="1882" w:name="_Toc418191522"/>
        <w:bookmarkStart w:id="1883" w:name="_Toc418191991"/>
        <w:bookmarkStart w:id="1884" w:name="_Toc418263226"/>
        <w:bookmarkStart w:id="1885" w:name="_Toc418263693"/>
        <w:bookmarkStart w:id="1886" w:name="_Toc418356873"/>
        <w:bookmarkStart w:id="1887" w:name="_Toc418360236"/>
        <w:bookmarkStart w:id="1888" w:name="_Toc418434921"/>
        <w:bookmarkStart w:id="1889" w:name="_Toc419660088"/>
        <w:bookmarkStart w:id="1890" w:name="_Toc419660551"/>
        <w:bookmarkStart w:id="1891" w:name="_Toc420134020"/>
        <w:bookmarkStart w:id="1892" w:name="_Toc420134482"/>
        <w:bookmarkStart w:id="1893" w:name="_Toc420166240"/>
        <w:bookmarkStart w:id="1894" w:name="_Toc420167010"/>
        <w:bookmarkStart w:id="1895" w:name="_Toc420302167"/>
        <w:bookmarkStart w:id="1896" w:name="_Toc420302634"/>
        <w:bookmarkStart w:id="1897" w:name="_Toc420438468"/>
        <w:bookmarkStart w:id="1898" w:name="_Toc420795906"/>
        <w:bookmarkStart w:id="1899" w:name="_Toc420874174"/>
        <w:bookmarkStart w:id="1900" w:name="_Toc420874639"/>
        <w:bookmarkStart w:id="1901" w:name="_Toc420874381"/>
        <w:bookmarkStart w:id="1902" w:name="_Toc421046469"/>
        <w:bookmarkStart w:id="1903" w:name="_Toc421046940"/>
        <w:bookmarkStart w:id="1904" w:name="_Toc477259020"/>
        <w:bookmarkStart w:id="1905" w:name="_Toc479633118"/>
        <w:bookmarkStart w:id="1906" w:name="_Toc481936274"/>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del>
    </w:p>
    <w:p w14:paraId="0A92F8E8" w14:textId="77777777" w:rsidR="00397B2B" w:rsidRPr="00EC76D5" w:rsidDel="00946E9C" w:rsidRDefault="00397B2B" w:rsidP="00397B2B">
      <w:pPr>
        <w:pStyle w:val="Code"/>
        <w:rPr>
          <w:del w:id="1907" w:author="Stefan Bjornander" w:date="2015-04-25T11:35:00Z"/>
        </w:rPr>
      </w:pPr>
      <w:del w:id="1908" w:author="Stefan Bjornander" w:date="2015-04-25T11:35:00Z">
        <w:r w:rsidRPr="00EC76D5" w:rsidDel="00946E9C">
          <w:rPr>
            <w:rPrChange w:id="1909" w:author="Stefan Bjornander" w:date="2015-04-25T14:40:00Z">
              <w:rPr>
                <w:lang w:val="sv-SE"/>
              </w:rPr>
            </w:rPrChange>
          </w:rPr>
          <w:delText xml:space="preserve">    </w:delText>
        </w:r>
        <w:r w:rsidRPr="00EC76D5" w:rsidDel="00946E9C">
          <w:delText>}</w:delText>
        </w:r>
        <w:bookmarkStart w:id="1910" w:name="_Toc417811843"/>
        <w:bookmarkStart w:id="1911" w:name="_Toc417853463"/>
        <w:bookmarkStart w:id="1912" w:name="_Toc418022141"/>
        <w:bookmarkStart w:id="1913" w:name="_Toc418191523"/>
        <w:bookmarkStart w:id="1914" w:name="_Toc418191992"/>
        <w:bookmarkStart w:id="1915" w:name="_Toc418263227"/>
        <w:bookmarkStart w:id="1916" w:name="_Toc418263694"/>
        <w:bookmarkStart w:id="1917" w:name="_Toc418356874"/>
        <w:bookmarkStart w:id="1918" w:name="_Toc418360237"/>
        <w:bookmarkStart w:id="1919" w:name="_Toc418434922"/>
        <w:bookmarkStart w:id="1920" w:name="_Toc419660089"/>
        <w:bookmarkStart w:id="1921" w:name="_Toc419660552"/>
        <w:bookmarkStart w:id="1922" w:name="_Toc420134021"/>
        <w:bookmarkStart w:id="1923" w:name="_Toc420134483"/>
        <w:bookmarkStart w:id="1924" w:name="_Toc420166241"/>
        <w:bookmarkStart w:id="1925" w:name="_Toc420167011"/>
        <w:bookmarkStart w:id="1926" w:name="_Toc420302168"/>
        <w:bookmarkStart w:id="1927" w:name="_Toc420302635"/>
        <w:bookmarkStart w:id="1928" w:name="_Toc420438469"/>
        <w:bookmarkStart w:id="1929" w:name="_Toc420795907"/>
        <w:bookmarkStart w:id="1930" w:name="_Toc420874175"/>
        <w:bookmarkStart w:id="1931" w:name="_Toc420874640"/>
        <w:bookmarkStart w:id="1932" w:name="_Toc420874382"/>
        <w:bookmarkStart w:id="1933" w:name="_Toc421046470"/>
        <w:bookmarkStart w:id="1934" w:name="_Toc421046941"/>
        <w:bookmarkStart w:id="1935" w:name="_Toc477259021"/>
        <w:bookmarkStart w:id="1936" w:name="_Toc479633119"/>
        <w:bookmarkStart w:id="1937" w:name="_Toc481936275"/>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del>
    </w:p>
    <w:p w14:paraId="43638AA9" w14:textId="77777777" w:rsidR="00397B2B" w:rsidRPr="00EC76D5" w:rsidDel="00946E9C" w:rsidRDefault="00397B2B" w:rsidP="00397B2B">
      <w:pPr>
        <w:pStyle w:val="Code"/>
        <w:rPr>
          <w:del w:id="1938" w:author="Stefan Bjornander" w:date="2015-04-25T11:35:00Z"/>
        </w:rPr>
      </w:pPr>
      <w:bookmarkStart w:id="1939" w:name="_Toc417811844"/>
      <w:bookmarkStart w:id="1940" w:name="_Toc417853464"/>
      <w:bookmarkStart w:id="1941" w:name="_Toc418022142"/>
      <w:bookmarkStart w:id="1942" w:name="_Toc418191524"/>
      <w:bookmarkStart w:id="1943" w:name="_Toc418191993"/>
      <w:bookmarkStart w:id="1944" w:name="_Toc418263228"/>
      <w:bookmarkStart w:id="1945" w:name="_Toc418263695"/>
      <w:bookmarkStart w:id="1946" w:name="_Toc418356875"/>
      <w:bookmarkStart w:id="1947" w:name="_Toc418360238"/>
      <w:bookmarkStart w:id="1948" w:name="_Toc418434923"/>
      <w:bookmarkStart w:id="1949" w:name="_Toc419660090"/>
      <w:bookmarkStart w:id="1950" w:name="_Toc419660553"/>
      <w:bookmarkStart w:id="1951" w:name="_Toc420134022"/>
      <w:bookmarkStart w:id="1952" w:name="_Toc420134484"/>
      <w:bookmarkStart w:id="1953" w:name="_Toc420166242"/>
      <w:bookmarkStart w:id="1954" w:name="_Toc420167012"/>
      <w:bookmarkStart w:id="1955" w:name="_Toc420302169"/>
      <w:bookmarkStart w:id="1956" w:name="_Toc420302636"/>
      <w:bookmarkStart w:id="1957" w:name="_Toc420438470"/>
      <w:bookmarkStart w:id="1958" w:name="_Toc420795908"/>
      <w:bookmarkStart w:id="1959" w:name="_Toc420874176"/>
      <w:bookmarkStart w:id="1960" w:name="_Toc420874641"/>
      <w:bookmarkStart w:id="1961" w:name="_Toc420874383"/>
      <w:bookmarkStart w:id="1962" w:name="_Toc421046471"/>
      <w:bookmarkStart w:id="1963" w:name="_Toc421046942"/>
      <w:bookmarkStart w:id="1964" w:name="_Toc477259022"/>
      <w:bookmarkStart w:id="1965" w:name="_Toc479633120"/>
      <w:bookmarkStart w:id="1966" w:name="_Toc481936276"/>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p>
    <w:p w14:paraId="5CCB5FF1" w14:textId="77777777" w:rsidR="00397B2B" w:rsidRPr="00EC76D5" w:rsidDel="00946E9C" w:rsidRDefault="00397B2B" w:rsidP="00397B2B">
      <w:pPr>
        <w:pStyle w:val="Code"/>
        <w:rPr>
          <w:del w:id="1967" w:author="Stefan Bjornander" w:date="2015-04-25T11:35:00Z"/>
        </w:rPr>
      </w:pPr>
      <w:del w:id="1968" w:author="Stefan Bjornander" w:date="2015-04-25T11:35:00Z">
        <w:r w:rsidRPr="00EC76D5" w:rsidDel="00946E9C">
          <w:delText xml:space="preserve">    return type;</w:delText>
        </w:r>
        <w:bookmarkStart w:id="1969" w:name="_Toc417811845"/>
        <w:bookmarkStart w:id="1970" w:name="_Toc417853465"/>
        <w:bookmarkStart w:id="1971" w:name="_Toc418022143"/>
        <w:bookmarkStart w:id="1972" w:name="_Toc418191525"/>
        <w:bookmarkStart w:id="1973" w:name="_Toc418191994"/>
        <w:bookmarkStart w:id="1974" w:name="_Toc418263229"/>
        <w:bookmarkStart w:id="1975" w:name="_Toc418263696"/>
        <w:bookmarkStart w:id="1976" w:name="_Toc418356876"/>
        <w:bookmarkStart w:id="1977" w:name="_Toc418360239"/>
        <w:bookmarkStart w:id="1978" w:name="_Toc418434924"/>
        <w:bookmarkStart w:id="1979" w:name="_Toc419660091"/>
        <w:bookmarkStart w:id="1980" w:name="_Toc419660554"/>
        <w:bookmarkStart w:id="1981" w:name="_Toc420134023"/>
        <w:bookmarkStart w:id="1982" w:name="_Toc420134485"/>
        <w:bookmarkStart w:id="1983" w:name="_Toc420166243"/>
        <w:bookmarkStart w:id="1984" w:name="_Toc420167013"/>
        <w:bookmarkStart w:id="1985" w:name="_Toc420302170"/>
        <w:bookmarkStart w:id="1986" w:name="_Toc420302637"/>
        <w:bookmarkStart w:id="1987" w:name="_Toc420438471"/>
        <w:bookmarkStart w:id="1988" w:name="_Toc420795909"/>
        <w:bookmarkStart w:id="1989" w:name="_Toc420874177"/>
        <w:bookmarkStart w:id="1990" w:name="_Toc420874642"/>
        <w:bookmarkStart w:id="1991" w:name="_Toc420874384"/>
        <w:bookmarkStart w:id="1992" w:name="_Toc421046472"/>
        <w:bookmarkStart w:id="1993" w:name="_Toc421046943"/>
        <w:bookmarkStart w:id="1994" w:name="_Toc477259023"/>
        <w:bookmarkStart w:id="1995" w:name="_Toc479633121"/>
        <w:bookmarkStart w:id="1996" w:name="_Toc481936277"/>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del>
    </w:p>
    <w:p w14:paraId="012C85A2" w14:textId="77777777" w:rsidR="00397B2B" w:rsidRPr="00EC76D5" w:rsidDel="00946E9C" w:rsidRDefault="00397B2B" w:rsidP="00397B2B">
      <w:pPr>
        <w:pStyle w:val="Code"/>
        <w:rPr>
          <w:del w:id="1997" w:author="Stefan Bjornander" w:date="2015-04-25T11:35:00Z"/>
        </w:rPr>
      </w:pPr>
      <w:del w:id="1998" w:author="Stefan Bjornander" w:date="2015-04-25T11:35:00Z">
        <w:r w:rsidRPr="00EC76D5" w:rsidDel="00946E9C">
          <w:delText xml:space="preserve">  }</w:delText>
        </w:r>
        <w:bookmarkStart w:id="1999" w:name="_Toc417811846"/>
        <w:bookmarkStart w:id="2000" w:name="_Toc417853466"/>
        <w:bookmarkStart w:id="2001" w:name="_Toc418022144"/>
        <w:bookmarkStart w:id="2002" w:name="_Toc418191526"/>
        <w:bookmarkStart w:id="2003" w:name="_Toc418191995"/>
        <w:bookmarkStart w:id="2004" w:name="_Toc418263230"/>
        <w:bookmarkStart w:id="2005" w:name="_Toc418263697"/>
        <w:bookmarkStart w:id="2006" w:name="_Toc418356877"/>
        <w:bookmarkStart w:id="2007" w:name="_Toc418360240"/>
        <w:bookmarkStart w:id="2008" w:name="_Toc418434925"/>
        <w:bookmarkStart w:id="2009" w:name="_Toc419660092"/>
        <w:bookmarkStart w:id="2010" w:name="_Toc419660555"/>
        <w:bookmarkStart w:id="2011" w:name="_Toc420134024"/>
        <w:bookmarkStart w:id="2012" w:name="_Toc420134486"/>
        <w:bookmarkStart w:id="2013" w:name="_Toc420166244"/>
        <w:bookmarkStart w:id="2014" w:name="_Toc420167014"/>
        <w:bookmarkStart w:id="2015" w:name="_Toc420302171"/>
        <w:bookmarkStart w:id="2016" w:name="_Toc420302638"/>
        <w:bookmarkStart w:id="2017" w:name="_Toc420438472"/>
        <w:bookmarkStart w:id="2018" w:name="_Toc420795910"/>
        <w:bookmarkStart w:id="2019" w:name="_Toc420874178"/>
        <w:bookmarkStart w:id="2020" w:name="_Toc420874643"/>
        <w:bookmarkStart w:id="2021" w:name="_Toc420874385"/>
        <w:bookmarkStart w:id="2022" w:name="_Toc421046473"/>
        <w:bookmarkStart w:id="2023" w:name="_Toc421046944"/>
        <w:bookmarkStart w:id="2024" w:name="_Toc477259024"/>
        <w:bookmarkStart w:id="2025" w:name="_Toc479633122"/>
        <w:bookmarkStart w:id="2026" w:name="_Toc48193627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del>
    </w:p>
    <w:p w14:paraId="240F4C9A" w14:textId="77777777" w:rsidR="00397B2B" w:rsidRPr="00EC76D5" w:rsidDel="00561FE5" w:rsidRDefault="00397B2B" w:rsidP="00397B2B">
      <w:pPr>
        <w:pStyle w:val="Code"/>
        <w:rPr>
          <w:del w:id="2027" w:author="Stefan Bjornander" w:date="2015-04-25T14:41:00Z"/>
        </w:rPr>
      </w:pPr>
      <w:bookmarkStart w:id="2028" w:name="_Toc417811847"/>
      <w:bookmarkStart w:id="2029" w:name="_Toc417853467"/>
      <w:bookmarkStart w:id="2030" w:name="_Toc418022145"/>
      <w:bookmarkStart w:id="2031" w:name="_Toc418191527"/>
      <w:bookmarkStart w:id="2032" w:name="_Toc418191996"/>
      <w:bookmarkStart w:id="2033" w:name="_Toc418263231"/>
      <w:bookmarkStart w:id="2034" w:name="_Toc418263698"/>
      <w:bookmarkStart w:id="2035" w:name="_Toc418356878"/>
      <w:bookmarkStart w:id="2036" w:name="_Toc418360241"/>
      <w:bookmarkStart w:id="2037" w:name="_Toc418434926"/>
      <w:bookmarkStart w:id="2038" w:name="_Toc419660093"/>
      <w:bookmarkStart w:id="2039" w:name="_Toc419660556"/>
      <w:bookmarkStart w:id="2040" w:name="_Toc420134025"/>
      <w:bookmarkStart w:id="2041" w:name="_Toc420134487"/>
      <w:bookmarkStart w:id="2042" w:name="_Toc420166245"/>
      <w:bookmarkStart w:id="2043" w:name="_Toc420167015"/>
      <w:bookmarkStart w:id="2044" w:name="_Toc420302172"/>
      <w:bookmarkStart w:id="2045" w:name="_Toc420302639"/>
      <w:bookmarkStart w:id="2046" w:name="_Toc420438473"/>
      <w:bookmarkStart w:id="2047" w:name="_Toc420795911"/>
      <w:bookmarkStart w:id="2048" w:name="_Toc420874179"/>
      <w:bookmarkStart w:id="2049" w:name="_Toc420874644"/>
      <w:bookmarkStart w:id="2050" w:name="_Toc420874386"/>
      <w:bookmarkStart w:id="2051" w:name="_Toc421046474"/>
      <w:bookmarkStart w:id="2052" w:name="_Toc421046945"/>
      <w:bookmarkStart w:id="2053" w:name="_Toc477259025"/>
      <w:bookmarkStart w:id="2054" w:name="_Toc479633123"/>
      <w:bookmarkStart w:id="2055" w:name="_Toc481936279"/>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p>
    <w:p w14:paraId="79FA84FD" w14:textId="77777777" w:rsidR="00397B2B" w:rsidRPr="00EC76D5" w:rsidDel="00561FE5" w:rsidRDefault="00397B2B" w:rsidP="00397B2B">
      <w:pPr>
        <w:pStyle w:val="Code"/>
        <w:rPr>
          <w:del w:id="2056" w:author="Stefan Bjornander" w:date="2015-04-25T14:41:00Z"/>
        </w:rPr>
      </w:pPr>
      <w:del w:id="2057" w:author="Stefan Bjornander" w:date="2015-04-25T14:41:00Z">
        <w:r w:rsidRPr="00EC76D5" w:rsidDel="00561FE5">
          <w:delText xml:space="preserve">  public List&lt;String&gt; getNameList() {</w:delText>
        </w:r>
        <w:bookmarkStart w:id="2058" w:name="_Toc417811848"/>
        <w:bookmarkStart w:id="2059" w:name="_Toc417853468"/>
        <w:bookmarkStart w:id="2060" w:name="_Toc418022146"/>
        <w:bookmarkStart w:id="2061" w:name="_Toc418191528"/>
        <w:bookmarkStart w:id="2062" w:name="_Toc418191997"/>
        <w:bookmarkStart w:id="2063" w:name="_Toc418263232"/>
        <w:bookmarkStart w:id="2064" w:name="_Toc418263699"/>
        <w:bookmarkStart w:id="2065" w:name="_Toc418356879"/>
        <w:bookmarkStart w:id="2066" w:name="_Toc418360242"/>
        <w:bookmarkStart w:id="2067" w:name="_Toc418434927"/>
        <w:bookmarkStart w:id="2068" w:name="_Toc419660094"/>
        <w:bookmarkStart w:id="2069" w:name="_Toc419660557"/>
        <w:bookmarkStart w:id="2070" w:name="_Toc420134026"/>
        <w:bookmarkStart w:id="2071" w:name="_Toc420134488"/>
        <w:bookmarkStart w:id="2072" w:name="_Toc420166246"/>
        <w:bookmarkStart w:id="2073" w:name="_Toc420167016"/>
        <w:bookmarkStart w:id="2074" w:name="_Toc420302173"/>
        <w:bookmarkStart w:id="2075" w:name="_Toc420302640"/>
        <w:bookmarkStart w:id="2076" w:name="_Toc420438474"/>
        <w:bookmarkStart w:id="2077" w:name="_Toc420795912"/>
        <w:bookmarkStart w:id="2078" w:name="_Toc420874180"/>
        <w:bookmarkStart w:id="2079" w:name="_Toc420874645"/>
        <w:bookmarkStart w:id="2080" w:name="_Toc420874387"/>
        <w:bookmarkStart w:id="2081" w:name="_Toc421046475"/>
        <w:bookmarkStart w:id="2082" w:name="_Toc421046946"/>
        <w:bookmarkStart w:id="2083" w:name="_Toc477259026"/>
        <w:bookmarkStart w:id="2084" w:name="_Toc479633124"/>
        <w:bookmarkStart w:id="2085" w:name="_Toc481936280"/>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del>
    </w:p>
    <w:p w14:paraId="1ACCC979" w14:textId="77777777" w:rsidR="00397B2B" w:rsidRPr="00EC76D5" w:rsidDel="00561FE5" w:rsidRDefault="00397B2B" w:rsidP="00397B2B">
      <w:pPr>
        <w:pStyle w:val="Code"/>
        <w:rPr>
          <w:del w:id="2086" w:author="Stefan Bjornander" w:date="2015-04-25T14:41:00Z"/>
        </w:rPr>
      </w:pPr>
      <w:del w:id="2087" w:author="Stefan Bjornander" w:date="2015-04-25T14:41:00Z">
        <w:r w:rsidRPr="00EC76D5" w:rsidDel="00561FE5">
          <w:delText xml:space="preserve">    return m_nameList;</w:delText>
        </w:r>
        <w:bookmarkStart w:id="2088" w:name="_Toc417811849"/>
        <w:bookmarkStart w:id="2089" w:name="_Toc417853469"/>
        <w:bookmarkStart w:id="2090" w:name="_Toc418022147"/>
        <w:bookmarkStart w:id="2091" w:name="_Toc418191529"/>
        <w:bookmarkStart w:id="2092" w:name="_Toc418191998"/>
        <w:bookmarkStart w:id="2093" w:name="_Toc418263233"/>
        <w:bookmarkStart w:id="2094" w:name="_Toc418263700"/>
        <w:bookmarkStart w:id="2095" w:name="_Toc418356880"/>
        <w:bookmarkStart w:id="2096" w:name="_Toc418360243"/>
        <w:bookmarkStart w:id="2097" w:name="_Toc418434928"/>
        <w:bookmarkStart w:id="2098" w:name="_Toc419660095"/>
        <w:bookmarkStart w:id="2099" w:name="_Toc419660558"/>
        <w:bookmarkStart w:id="2100" w:name="_Toc420134027"/>
        <w:bookmarkStart w:id="2101" w:name="_Toc420134489"/>
        <w:bookmarkStart w:id="2102" w:name="_Toc420166247"/>
        <w:bookmarkStart w:id="2103" w:name="_Toc420167017"/>
        <w:bookmarkStart w:id="2104" w:name="_Toc420302174"/>
        <w:bookmarkStart w:id="2105" w:name="_Toc420302641"/>
        <w:bookmarkStart w:id="2106" w:name="_Toc420438475"/>
        <w:bookmarkStart w:id="2107" w:name="_Toc420795913"/>
        <w:bookmarkStart w:id="2108" w:name="_Toc420874181"/>
        <w:bookmarkStart w:id="2109" w:name="_Toc420874646"/>
        <w:bookmarkStart w:id="2110" w:name="_Toc420874388"/>
        <w:bookmarkStart w:id="2111" w:name="_Toc421046476"/>
        <w:bookmarkStart w:id="2112" w:name="_Toc421046947"/>
        <w:bookmarkStart w:id="2113" w:name="_Toc477259027"/>
        <w:bookmarkStart w:id="2114" w:name="_Toc479633125"/>
        <w:bookmarkStart w:id="2115" w:name="_Toc481936281"/>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del>
    </w:p>
    <w:p w14:paraId="3D59E3E0" w14:textId="77777777" w:rsidR="00397B2B" w:rsidRPr="00EC76D5" w:rsidDel="00561FE5" w:rsidRDefault="00397B2B" w:rsidP="00397B2B">
      <w:pPr>
        <w:pStyle w:val="Code"/>
        <w:rPr>
          <w:del w:id="2116" w:author="Stefan Bjornander" w:date="2015-04-25T14:41:00Z"/>
        </w:rPr>
      </w:pPr>
      <w:del w:id="2117" w:author="Stefan Bjornander" w:date="2015-04-25T14:41:00Z">
        <w:r w:rsidRPr="00EC76D5" w:rsidDel="00561FE5">
          <w:delText xml:space="preserve">  }</w:delText>
        </w:r>
        <w:bookmarkStart w:id="2118" w:name="_Toc417811850"/>
        <w:bookmarkStart w:id="2119" w:name="_Toc417853470"/>
        <w:bookmarkStart w:id="2120" w:name="_Toc418022148"/>
        <w:bookmarkStart w:id="2121" w:name="_Toc418191530"/>
        <w:bookmarkStart w:id="2122" w:name="_Toc418191999"/>
        <w:bookmarkStart w:id="2123" w:name="_Toc418263234"/>
        <w:bookmarkStart w:id="2124" w:name="_Toc418263701"/>
        <w:bookmarkStart w:id="2125" w:name="_Toc418356881"/>
        <w:bookmarkStart w:id="2126" w:name="_Toc418360244"/>
        <w:bookmarkStart w:id="2127" w:name="_Toc418434929"/>
        <w:bookmarkStart w:id="2128" w:name="_Toc419660096"/>
        <w:bookmarkStart w:id="2129" w:name="_Toc419660559"/>
        <w:bookmarkStart w:id="2130" w:name="_Toc420134028"/>
        <w:bookmarkStart w:id="2131" w:name="_Toc420134490"/>
        <w:bookmarkStart w:id="2132" w:name="_Toc420166248"/>
        <w:bookmarkStart w:id="2133" w:name="_Toc420167018"/>
        <w:bookmarkStart w:id="2134" w:name="_Toc420302175"/>
        <w:bookmarkStart w:id="2135" w:name="_Toc420302642"/>
        <w:bookmarkStart w:id="2136" w:name="_Toc420438476"/>
        <w:bookmarkStart w:id="2137" w:name="_Toc420795914"/>
        <w:bookmarkStart w:id="2138" w:name="_Toc420874182"/>
        <w:bookmarkStart w:id="2139" w:name="_Toc420874647"/>
        <w:bookmarkStart w:id="2140" w:name="_Toc420874389"/>
        <w:bookmarkStart w:id="2141" w:name="_Toc421046477"/>
        <w:bookmarkStart w:id="2142" w:name="_Toc421046948"/>
        <w:bookmarkStart w:id="2143" w:name="_Toc477259028"/>
        <w:bookmarkStart w:id="2144" w:name="_Toc479633126"/>
        <w:bookmarkStart w:id="2145" w:name="_Toc481936282"/>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del>
    </w:p>
    <w:p w14:paraId="3C87D5B4" w14:textId="77777777" w:rsidR="00397B2B" w:rsidRPr="00EC76D5" w:rsidDel="00561FE5" w:rsidRDefault="00397B2B" w:rsidP="00397B2B">
      <w:pPr>
        <w:pStyle w:val="Code"/>
        <w:rPr>
          <w:del w:id="2146" w:author="Stefan Bjornander" w:date="2015-04-25T14:41:00Z"/>
        </w:rPr>
      </w:pPr>
      <w:bookmarkStart w:id="2147" w:name="_Toc417811851"/>
      <w:bookmarkStart w:id="2148" w:name="_Toc417853471"/>
      <w:bookmarkStart w:id="2149" w:name="_Toc418022149"/>
      <w:bookmarkStart w:id="2150" w:name="_Toc418191531"/>
      <w:bookmarkStart w:id="2151" w:name="_Toc418192000"/>
      <w:bookmarkStart w:id="2152" w:name="_Toc418263235"/>
      <w:bookmarkStart w:id="2153" w:name="_Toc418263702"/>
      <w:bookmarkStart w:id="2154" w:name="_Toc418356882"/>
      <w:bookmarkStart w:id="2155" w:name="_Toc418360245"/>
      <w:bookmarkStart w:id="2156" w:name="_Toc418434930"/>
      <w:bookmarkStart w:id="2157" w:name="_Toc419660097"/>
      <w:bookmarkStart w:id="2158" w:name="_Toc419660560"/>
      <w:bookmarkStart w:id="2159" w:name="_Toc420134029"/>
      <w:bookmarkStart w:id="2160" w:name="_Toc420134491"/>
      <w:bookmarkStart w:id="2161" w:name="_Toc420166249"/>
      <w:bookmarkStart w:id="2162" w:name="_Toc420167019"/>
      <w:bookmarkStart w:id="2163" w:name="_Toc420302176"/>
      <w:bookmarkStart w:id="2164" w:name="_Toc420302643"/>
      <w:bookmarkStart w:id="2165" w:name="_Toc420438477"/>
      <w:bookmarkStart w:id="2166" w:name="_Toc420795915"/>
      <w:bookmarkStart w:id="2167" w:name="_Toc420874183"/>
      <w:bookmarkStart w:id="2168" w:name="_Toc420874648"/>
      <w:bookmarkStart w:id="2169" w:name="_Toc420874390"/>
      <w:bookmarkStart w:id="2170" w:name="_Toc421046478"/>
      <w:bookmarkStart w:id="2171" w:name="_Toc421046949"/>
      <w:bookmarkStart w:id="2172" w:name="_Toc477259029"/>
      <w:bookmarkStart w:id="2173" w:name="_Toc479633127"/>
      <w:bookmarkStart w:id="2174" w:name="_Toc481936283"/>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p>
    <w:p w14:paraId="421E1F40" w14:textId="77777777" w:rsidR="00397B2B" w:rsidRPr="00EC76D5" w:rsidDel="00561FE5" w:rsidRDefault="00397B2B" w:rsidP="00397B2B">
      <w:pPr>
        <w:pStyle w:val="Code"/>
        <w:rPr>
          <w:del w:id="2175" w:author="Stefan Bjornander" w:date="2015-04-25T14:41:00Z"/>
        </w:rPr>
      </w:pPr>
      <w:del w:id="2176" w:author="Stefan Bjornander" w:date="2015-04-25T14:41:00Z">
        <w:r w:rsidRPr="00EC76D5" w:rsidDel="00561FE5">
          <w:delText xml:space="preserve">  public List&lt;Type&gt; getTypeList() {</w:delText>
        </w:r>
        <w:bookmarkStart w:id="2177" w:name="_Toc417811852"/>
        <w:bookmarkStart w:id="2178" w:name="_Toc417853472"/>
        <w:bookmarkStart w:id="2179" w:name="_Toc418022150"/>
        <w:bookmarkStart w:id="2180" w:name="_Toc418191532"/>
        <w:bookmarkStart w:id="2181" w:name="_Toc418192001"/>
        <w:bookmarkStart w:id="2182" w:name="_Toc418263236"/>
        <w:bookmarkStart w:id="2183" w:name="_Toc418263703"/>
        <w:bookmarkStart w:id="2184" w:name="_Toc418356883"/>
        <w:bookmarkStart w:id="2185" w:name="_Toc418360246"/>
        <w:bookmarkStart w:id="2186" w:name="_Toc418434931"/>
        <w:bookmarkStart w:id="2187" w:name="_Toc419660098"/>
        <w:bookmarkStart w:id="2188" w:name="_Toc419660561"/>
        <w:bookmarkStart w:id="2189" w:name="_Toc420134030"/>
        <w:bookmarkStart w:id="2190" w:name="_Toc420134492"/>
        <w:bookmarkStart w:id="2191" w:name="_Toc420166250"/>
        <w:bookmarkStart w:id="2192" w:name="_Toc420167020"/>
        <w:bookmarkStart w:id="2193" w:name="_Toc420302177"/>
        <w:bookmarkStart w:id="2194" w:name="_Toc420302644"/>
        <w:bookmarkStart w:id="2195" w:name="_Toc420438478"/>
        <w:bookmarkStart w:id="2196" w:name="_Toc420795916"/>
        <w:bookmarkStart w:id="2197" w:name="_Toc420874184"/>
        <w:bookmarkStart w:id="2198" w:name="_Toc420874649"/>
        <w:bookmarkStart w:id="2199" w:name="_Toc420874391"/>
        <w:bookmarkStart w:id="2200" w:name="_Toc421046479"/>
        <w:bookmarkStart w:id="2201" w:name="_Toc421046950"/>
        <w:bookmarkStart w:id="2202" w:name="_Toc477259030"/>
        <w:bookmarkStart w:id="2203" w:name="_Toc479633128"/>
        <w:bookmarkStart w:id="2204" w:name="_Toc481936284"/>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del>
    </w:p>
    <w:p w14:paraId="18A1B152" w14:textId="77777777" w:rsidR="00397B2B" w:rsidRPr="00EC76D5" w:rsidDel="00561FE5" w:rsidRDefault="00397B2B" w:rsidP="00397B2B">
      <w:pPr>
        <w:pStyle w:val="Code"/>
        <w:rPr>
          <w:del w:id="2205" w:author="Stefan Bjornander" w:date="2015-04-25T14:41:00Z"/>
        </w:rPr>
      </w:pPr>
      <w:del w:id="2206" w:author="Stefan Bjornander" w:date="2015-04-25T14:41:00Z">
        <w:r w:rsidRPr="00EC76D5" w:rsidDel="00561FE5">
          <w:delText xml:space="preserve">    return m_typeList;</w:delText>
        </w:r>
        <w:bookmarkStart w:id="2207" w:name="_Toc417811853"/>
        <w:bookmarkStart w:id="2208" w:name="_Toc417853473"/>
        <w:bookmarkStart w:id="2209" w:name="_Toc418022151"/>
        <w:bookmarkStart w:id="2210" w:name="_Toc418191533"/>
        <w:bookmarkStart w:id="2211" w:name="_Toc418192002"/>
        <w:bookmarkStart w:id="2212" w:name="_Toc418263237"/>
        <w:bookmarkStart w:id="2213" w:name="_Toc418263704"/>
        <w:bookmarkStart w:id="2214" w:name="_Toc418356884"/>
        <w:bookmarkStart w:id="2215" w:name="_Toc418360247"/>
        <w:bookmarkStart w:id="2216" w:name="_Toc418434932"/>
        <w:bookmarkStart w:id="2217" w:name="_Toc419660099"/>
        <w:bookmarkStart w:id="2218" w:name="_Toc419660562"/>
        <w:bookmarkStart w:id="2219" w:name="_Toc420134031"/>
        <w:bookmarkStart w:id="2220" w:name="_Toc420134493"/>
        <w:bookmarkStart w:id="2221" w:name="_Toc420166251"/>
        <w:bookmarkStart w:id="2222" w:name="_Toc420167021"/>
        <w:bookmarkStart w:id="2223" w:name="_Toc420302178"/>
        <w:bookmarkStart w:id="2224" w:name="_Toc420302645"/>
        <w:bookmarkStart w:id="2225" w:name="_Toc420438479"/>
        <w:bookmarkStart w:id="2226" w:name="_Toc420795917"/>
        <w:bookmarkStart w:id="2227" w:name="_Toc420874185"/>
        <w:bookmarkStart w:id="2228" w:name="_Toc420874650"/>
        <w:bookmarkStart w:id="2229" w:name="_Toc420874392"/>
        <w:bookmarkStart w:id="2230" w:name="_Toc421046480"/>
        <w:bookmarkStart w:id="2231" w:name="_Toc421046951"/>
        <w:bookmarkStart w:id="2232" w:name="_Toc477259031"/>
        <w:bookmarkStart w:id="2233" w:name="_Toc479633129"/>
        <w:bookmarkStart w:id="2234" w:name="_Toc481936285"/>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del>
    </w:p>
    <w:p w14:paraId="0E1C4CD1" w14:textId="77777777" w:rsidR="00397B2B" w:rsidRPr="00EC76D5" w:rsidDel="00561FE5" w:rsidRDefault="00397B2B" w:rsidP="00397B2B">
      <w:pPr>
        <w:pStyle w:val="Code"/>
        <w:rPr>
          <w:del w:id="2235" w:author="Stefan Bjornander" w:date="2015-04-25T14:41:00Z"/>
        </w:rPr>
      </w:pPr>
      <w:del w:id="2236" w:author="Stefan Bjornander" w:date="2015-04-25T14:41:00Z">
        <w:r w:rsidRPr="00EC76D5" w:rsidDel="00561FE5">
          <w:delText xml:space="preserve">  }</w:delText>
        </w:r>
        <w:bookmarkStart w:id="2237" w:name="_Toc417811854"/>
        <w:bookmarkStart w:id="2238" w:name="_Toc417853474"/>
        <w:bookmarkStart w:id="2239" w:name="_Toc418022152"/>
        <w:bookmarkStart w:id="2240" w:name="_Toc418191534"/>
        <w:bookmarkStart w:id="2241" w:name="_Toc418192003"/>
        <w:bookmarkStart w:id="2242" w:name="_Toc418263238"/>
        <w:bookmarkStart w:id="2243" w:name="_Toc418263705"/>
        <w:bookmarkStart w:id="2244" w:name="_Toc418356885"/>
        <w:bookmarkStart w:id="2245" w:name="_Toc418360248"/>
        <w:bookmarkStart w:id="2246" w:name="_Toc418434933"/>
        <w:bookmarkStart w:id="2247" w:name="_Toc419660100"/>
        <w:bookmarkStart w:id="2248" w:name="_Toc419660563"/>
        <w:bookmarkStart w:id="2249" w:name="_Toc420134032"/>
        <w:bookmarkStart w:id="2250" w:name="_Toc420134494"/>
        <w:bookmarkStart w:id="2251" w:name="_Toc420166252"/>
        <w:bookmarkStart w:id="2252" w:name="_Toc420167022"/>
        <w:bookmarkStart w:id="2253" w:name="_Toc420302179"/>
        <w:bookmarkStart w:id="2254" w:name="_Toc420302646"/>
        <w:bookmarkStart w:id="2255" w:name="_Toc420438480"/>
        <w:bookmarkStart w:id="2256" w:name="_Toc420795918"/>
        <w:bookmarkStart w:id="2257" w:name="_Toc420874186"/>
        <w:bookmarkStart w:id="2258" w:name="_Toc420874651"/>
        <w:bookmarkStart w:id="2259" w:name="_Toc420874393"/>
        <w:bookmarkStart w:id="2260" w:name="_Toc421046481"/>
        <w:bookmarkStart w:id="2261" w:name="_Toc421046952"/>
        <w:bookmarkStart w:id="2262" w:name="_Toc477259032"/>
        <w:bookmarkStart w:id="2263" w:name="_Toc479633130"/>
        <w:bookmarkStart w:id="2264" w:name="_Toc48193628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del>
    </w:p>
    <w:p w14:paraId="6EBB9FFA" w14:textId="77777777" w:rsidR="00397B2B" w:rsidRPr="00EC76D5" w:rsidDel="00561FE5" w:rsidRDefault="00397B2B" w:rsidP="00397B2B">
      <w:pPr>
        <w:pStyle w:val="Code"/>
        <w:rPr>
          <w:del w:id="2265" w:author="Stefan Bjornander" w:date="2015-04-25T14:41:00Z"/>
        </w:rPr>
      </w:pPr>
      <w:bookmarkStart w:id="2266" w:name="_Toc417811855"/>
      <w:bookmarkStart w:id="2267" w:name="_Toc417853475"/>
      <w:bookmarkStart w:id="2268" w:name="_Toc418022153"/>
      <w:bookmarkStart w:id="2269" w:name="_Toc418191535"/>
      <w:bookmarkStart w:id="2270" w:name="_Toc418192004"/>
      <w:bookmarkStart w:id="2271" w:name="_Toc418263239"/>
      <w:bookmarkStart w:id="2272" w:name="_Toc418263706"/>
      <w:bookmarkStart w:id="2273" w:name="_Toc418356886"/>
      <w:bookmarkStart w:id="2274" w:name="_Toc418360249"/>
      <w:bookmarkStart w:id="2275" w:name="_Toc418434934"/>
      <w:bookmarkStart w:id="2276" w:name="_Toc419660101"/>
      <w:bookmarkStart w:id="2277" w:name="_Toc419660564"/>
      <w:bookmarkStart w:id="2278" w:name="_Toc420134033"/>
      <w:bookmarkStart w:id="2279" w:name="_Toc420134495"/>
      <w:bookmarkStart w:id="2280" w:name="_Toc420166253"/>
      <w:bookmarkStart w:id="2281" w:name="_Toc420167023"/>
      <w:bookmarkStart w:id="2282" w:name="_Toc420302180"/>
      <w:bookmarkStart w:id="2283" w:name="_Toc420302647"/>
      <w:bookmarkStart w:id="2284" w:name="_Toc420438481"/>
      <w:bookmarkStart w:id="2285" w:name="_Toc420795919"/>
      <w:bookmarkStart w:id="2286" w:name="_Toc420874187"/>
      <w:bookmarkStart w:id="2287" w:name="_Toc420874652"/>
      <w:bookmarkStart w:id="2288" w:name="_Toc420874394"/>
      <w:bookmarkStart w:id="2289" w:name="_Toc421046482"/>
      <w:bookmarkStart w:id="2290" w:name="_Toc421046953"/>
      <w:bookmarkStart w:id="2291" w:name="_Toc477259033"/>
      <w:bookmarkStart w:id="2292" w:name="_Toc479633131"/>
      <w:bookmarkStart w:id="2293" w:name="_Toc481936287"/>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p>
    <w:p w14:paraId="2EF5208C" w14:textId="77777777" w:rsidR="00397B2B" w:rsidRPr="00EC76D5" w:rsidDel="00561FE5" w:rsidRDefault="00397B2B" w:rsidP="00397B2B">
      <w:pPr>
        <w:pStyle w:val="Code"/>
        <w:rPr>
          <w:del w:id="2294" w:author="Stefan Bjornander" w:date="2015-04-25T14:41:00Z"/>
        </w:rPr>
      </w:pPr>
      <w:del w:id="2295" w:author="Stefan Bjornander" w:date="2015-04-25T14:41:00Z">
        <w:r w:rsidRPr="00EC76D5" w:rsidDel="00561FE5">
          <w:delText xml:space="preserve">  public void setTypeList(List&lt;Type&gt; typeList) {</w:delText>
        </w:r>
        <w:bookmarkStart w:id="2296" w:name="_Toc417811856"/>
        <w:bookmarkStart w:id="2297" w:name="_Toc417853476"/>
        <w:bookmarkStart w:id="2298" w:name="_Toc418022154"/>
        <w:bookmarkStart w:id="2299" w:name="_Toc418191536"/>
        <w:bookmarkStart w:id="2300" w:name="_Toc418192005"/>
        <w:bookmarkStart w:id="2301" w:name="_Toc418263240"/>
        <w:bookmarkStart w:id="2302" w:name="_Toc418263707"/>
        <w:bookmarkStart w:id="2303" w:name="_Toc418356887"/>
        <w:bookmarkStart w:id="2304" w:name="_Toc418360250"/>
        <w:bookmarkStart w:id="2305" w:name="_Toc418434935"/>
        <w:bookmarkStart w:id="2306" w:name="_Toc419660102"/>
        <w:bookmarkStart w:id="2307" w:name="_Toc419660565"/>
        <w:bookmarkStart w:id="2308" w:name="_Toc420134034"/>
        <w:bookmarkStart w:id="2309" w:name="_Toc420134496"/>
        <w:bookmarkStart w:id="2310" w:name="_Toc420166254"/>
        <w:bookmarkStart w:id="2311" w:name="_Toc420167024"/>
        <w:bookmarkStart w:id="2312" w:name="_Toc420302181"/>
        <w:bookmarkStart w:id="2313" w:name="_Toc420302648"/>
        <w:bookmarkStart w:id="2314" w:name="_Toc420438482"/>
        <w:bookmarkStart w:id="2315" w:name="_Toc420795920"/>
        <w:bookmarkStart w:id="2316" w:name="_Toc420874188"/>
        <w:bookmarkStart w:id="2317" w:name="_Toc420874653"/>
        <w:bookmarkStart w:id="2318" w:name="_Toc420874395"/>
        <w:bookmarkStart w:id="2319" w:name="_Toc421046483"/>
        <w:bookmarkStart w:id="2320" w:name="_Toc421046954"/>
        <w:bookmarkStart w:id="2321" w:name="_Toc477259034"/>
        <w:bookmarkStart w:id="2322" w:name="_Toc479633132"/>
        <w:bookmarkStart w:id="2323" w:name="_Toc481936288"/>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del>
    </w:p>
    <w:p w14:paraId="0CEE75E7" w14:textId="77777777" w:rsidR="00397B2B" w:rsidRPr="00EC76D5" w:rsidDel="00561FE5" w:rsidRDefault="00397B2B" w:rsidP="00397B2B">
      <w:pPr>
        <w:pStyle w:val="Code"/>
        <w:rPr>
          <w:del w:id="2324" w:author="Stefan Bjornander" w:date="2015-04-25T14:41:00Z"/>
        </w:rPr>
      </w:pPr>
      <w:del w:id="2325" w:author="Stefan Bjornander" w:date="2015-04-25T14:41:00Z">
        <w:r w:rsidRPr="00EC76D5" w:rsidDel="00561FE5">
          <w:delText xml:space="preserve">    m_typeList = typeList;</w:delText>
        </w:r>
        <w:bookmarkStart w:id="2326" w:name="_Toc417811857"/>
        <w:bookmarkStart w:id="2327" w:name="_Toc417853477"/>
        <w:bookmarkStart w:id="2328" w:name="_Toc418022155"/>
        <w:bookmarkStart w:id="2329" w:name="_Toc418191537"/>
        <w:bookmarkStart w:id="2330" w:name="_Toc418192006"/>
        <w:bookmarkStart w:id="2331" w:name="_Toc418263241"/>
        <w:bookmarkStart w:id="2332" w:name="_Toc418263708"/>
        <w:bookmarkStart w:id="2333" w:name="_Toc418356888"/>
        <w:bookmarkStart w:id="2334" w:name="_Toc418360251"/>
        <w:bookmarkStart w:id="2335" w:name="_Toc418434936"/>
        <w:bookmarkStart w:id="2336" w:name="_Toc419660103"/>
        <w:bookmarkStart w:id="2337" w:name="_Toc419660566"/>
        <w:bookmarkStart w:id="2338" w:name="_Toc420134035"/>
        <w:bookmarkStart w:id="2339" w:name="_Toc420134497"/>
        <w:bookmarkStart w:id="2340" w:name="_Toc420166255"/>
        <w:bookmarkStart w:id="2341" w:name="_Toc420167025"/>
        <w:bookmarkStart w:id="2342" w:name="_Toc420302182"/>
        <w:bookmarkStart w:id="2343" w:name="_Toc420302649"/>
        <w:bookmarkStart w:id="2344" w:name="_Toc420438483"/>
        <w:bookmarkStart w:id="2345" w:name="_Toc420795921"/>
        <w:bookmarkStart w:id="2346" w:name="_Toc420874189"/>
        <w:bookmarkStart w:id="2347" w:name="_Toc420874654"/>
        <w:bookmarkStart w:id="2348" w:name="_Toc420874396"/>
        <w:bookmarkStart w:id="2349" w:name="_Toc421046484"/>
        <w:bookmarkStart w:id="2350" w:name="_Toc421046955"/>
        <w:bookmarkStart w:id="2351" w:name="_Toc477259035"/>
        <w:bookmarkStart w:id="2352" w:name="_Toc479633133"/>
        <w:bookmarkStart w:id="2353" w:name="_Toc481936289"/>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del>
    </w:p>
    <w:p w14:paraId="332DC6A2" w14:textId="77777777" w:rsidR="00397B2B" w:rsidRPr="00EC76D5" w:rsidDel="00561FE5" w:rsidRDefault="00397B2B" w:rsidP="00397B2B">
      <w:pPr>
        <w:pStyle w:val="Code"/>
        <w:rPr>
          <w:del w:id="2354" w:author="Stefan Bjornander" w:date="2015-04-25T14:41:00Z"/>
        </w:rPr>
      </w:pPr>
      <w:del w:id="2355" w:author="Stefan Bjornander" w:date="2015-04-25T14:41:00Z">
        <w:r w:rsidRPr="00EC76D5" w:rsidDel="00561FE5">
          <w:delText xml:space="preserve">  }</w:delText>
        </w:r>
        <w:bookmarkStart w:id="2356" w:name="_Toc417811858"/>
        <w:bookmarkStart w:id="2357" w:name="_Toc417853478"/>
        <w:bookmarkStart w:id="2358" w:name="_Toc418022156"/>
        <w:bookmarkStart w:id="2359" w:name="_Toc418191538"/>
        <w:bookmarkStart w:id="2360" w:name="_Toc418192007"/>
        <w:bookmarkStart w:id="2361" w:name="_Toc418263242"/>
        <w:bookmarkStart w:id="2362" w:name="_Toc418263709"/>
        <w:bookmarkStart w:id="2363" w:name="_Toc418356889"/>
        <w:bookmarkStart w:id="2364" w:name="_Toc418360252"/>
        <w:bookmarkStart w:id="2365" w:name="_Toc418434937"/>
        <w:bookmarkStart w:id="2366" w:name="_Toc419660104"/>
        <w:bookmarkStart w:id="2367" w:name="_Toc419660567"/>
        <w:bookmarkStart w:id="2368" w:name="_Toc420134036"/>
        <w:bookmarkStart w:id="2369" w:name="_Toc420134498"/>
        <w:bookmarkStart w:id="2370" w:name="_Toc420166256"/>
        <w:bookmarkStart w:id="2371" w:name="_Toc420167026"/>
        <w:bookmarkStart w:id="2372" w:name="_Toc420302183"/>
        <w:bookmarkStart w:id="2373" w:name="_Toc420302650"/>
        <w:bookmarkStart w:id="2374" w:name="_Toc420438484"/>
        <w:bookmarkStart w:id="2375" w:name="_Toc420795922"/>
        <w:bookmarkStart w:id="2376" w:name="_Toc420874190"/>
        <w:bookmarkStart w:id="2377" w:name="_Toc420874655"/>
        <w:bookmarkStart w:id="2378" w:name="_Toc420874397"/>
        <w:bookmarkStart w:id="2379" w:name="_Toc421046485"/>
        <w:bookmarkStart w:id="2380" w:name="_Toc421046956"/>
        <w:bookmarkStart w:id="2381" w:name="_Toc477259036"/>
        <w:bookmarkStart w:id="2382" w:name="_Toc479633134"/>
        <w:bookmarkStart w:id="2383" w:name="_Toc481936290"/>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del>
    </w:p>
    <w:p w14:paraId="7E29F2AA" w14:textId="77777777" w:rsidR="00397B2B" w:rsidRPr="00EC76D5" w:rsidDel="00561FE5" w:rsidRDefault="00397B2B" w:rsidP="00397B2B">
      <w:pPr>
        <w:pStyle w:val="Code"/>
        <w:rPr>
          <w:del w:id="2384" w:author="Stefan Bjornander" w:date="2015-04-25T14:41:00Z"/>
        </w:rPr>
      </w:pPr>
      <w:bookmarkStart w:id="2385" w:name="_Toc417811859"/>
      <w:bookmarkStart w:id="2386" w:name="_Toc417853479"/>
      <w:bookmarkStart w:id="2387" w:name="_Toc418022157"/>
      <w:bookmarkStart w:id="2388" w:name="_Toc418191539"/>
      <w:bookmarkStart w:id="2389" w:name="_Toc418192008"/>
      <w:bookmarkStart w:id="2390" w:name="_Toc418263243"/>
      <w:bookmarkStart w:id="2391" w:name="_Toc418263710"/>
      <w:bookmarkStart w:id="2392" w:name="_Toc418356890"/>
      <w:bookmarkStart w:id="2393" w:name="_Toc418360253"/>
      <w:bookmarkStart w:id="2394" w:name="_Toc418434938"/>
      <w:bookmarkStart w:id="2395" w:name="_Toc419660105"/>
      <w:bookmarkStart w:id="2396" w:name="_Toc419660568"/>
      <w:bookmarkStart w:id="2397" w:name="_Toc420134037"/>
      <w:bookmarkStart w:id="2398" w:name="_Toc420134499"/>
      <w:bookmarkStart w:id="2399" w:name="_Toc420166257"/>
      <w:bookmarkStart w:id="2400" w:name="_Toc420167027"/>
      <w:bookmarkStart w:id="2401" w:name="_Toc420302184"/>
      <w:bookmarkStart w:id="2402" w:name="_Toc420302651"/>
      <w:bookmarkStart w:id="2403" w:name="_Toc420438485"/>
      <w:bookmarkStart w:id="2404" w:name="_Toc420795923"/>
      <w:bookmarkStart w:id="2405" w:name="_Toc420874191"/>
      <w:bookmarkStart w:id="2406" w:name="_Toc420874656"/>
      <w:bookmarkStart w:id="2407" w:name="_Toc420874398"/>
      <w:bookmarkStart w:id="2408" w:name="_Toc421046486"/>
      <w:bookmarkStart w:id="2409" w:name="_Toc421046957"/>
      <w:bookmarkStart w:id="2410" w:name="_Toc477259037"/>
      <w:bookmarkStart w:id="2411" w:name="_Toc479633135"/>
      <w:bookmarkStart w:id="2412" w:name="_Toc481936291"/>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p>
    <w:p w14:paraId="2A4F5E58" w14:textId="77777777" w:rsidR="00397B2B" w:rsidRPr="00EC76D5" w:rsidDel="00561FE5" w:rsidRDefault="00397B2B" w:rsidP="00397B2B">
      <w:pPr>
        <w:pStyle w:val="Code"/>
        <w:rPr>
          <w:del w:id="2413" w:author="Stefan Bjornander" w:date="2015-04-25T14:41:00Z"/>
        </w:rPr>
      </w:pPr>
      <w:del w:id="2414" w:author="Stefan Bjornander" w:date="2015-04-25T14:41:00Z">
        <w:r w:rsidRPr="00EC76D5" w:rsidDel="00561FE5">
          <w:delText xml:space="preserve">  public Type returnType() {</w:delText>
        </w:r>
        <w:bookmarkStart w:id="2415" w:name="_Toc417811860"/>
        <w:bookmarkStart w:id="2416" w:name="_Toc417853480"/>
        <w:bookmarkStart w:id="2417" w:name="_Toc418022158"/>
        <w:bookmarkStart w:id="2418" w:name="_Toc418191540"/>
        <w:bookmarkStart w:id="2419" w:name="_Toc418192009"/>
        <w:bookmarkStart w:id="2420" w:name="_Toc418263244"/>
        <w:bookmarkStart w:id="2421" w:name="_Toc418263711"/>
        <w:bookmarkStart w:id="2422" w:name="_Toc418356891"/>
        <w:bookmarkStart w:id="2423" w:name="_Toc418360254"/>
        <w:bookmarkStart w:id="2424" w:name="_Toc418434939"/>
        <w:bookmarkStart w:id="2425" w:name="_Toc419660106"/>
        <w:bookmarkStart w:id="2426" w:name="_Toc419660569"/>
        <w:bookmarkStart w:id="2427" w:name="_Toc420134038"/>
        <w:bookmarkStart w:id="2428" w:name="_Toc420134500"/>
        <w:bookmarkStart w:id="2429" w:name="_Toc420166258"/>
        <w:bookmarkStart w:id="2430" w:name="_Toc420167028"/>
        <w:bookmarkStart w:id="2431" w:name="_Toc420302185"/>
        <w:bookmarkStart w:id="2432" w:name="_Toc420302652"/>
        <w:bookmarkStart w:id="2433" w:name="_Toc420438486"/>
        <w:bookmarkStart w:id="2434" w:name="_Toc420795924"/>
        <w:bookmarkStart w:id="2435" w:name="_Toc420874192"/>
        <w:bookmarkStart w:id="2436" w:name="_Toc420874657"/>
        <w:bookmarkStart w:id="2437" w:name="_Toc420874399"/>
        <w:bookmarkStart w:id="2438" w:name="_Toc421046487"/>
        <w:bookmarkStart w:id="2439" w:name="_Toc421046958"/>
        <w:bookmarkStart w:id="2440" w:name="_Toc477259038"/>
        <w:bookmarkStart w:id="2441" w:name="_Toc479633136"/>
        <w:bookmarkStart w:id="2442" w:name="_Toc481936292"/>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del>
    </w:p>
    <w:p w14:paraId="41E30FBD" w14:textId="77777777" w:rsidR="00397B2B" w:rsidRPr="00EC76D5" w:rsidDel="00561FE5" w:rsidRDefault="00397B2B" w:rsidP="00397B2B">
      <w:pPr>
        <w:pStyle w:val="Code"/>
        <w:rPr>
          <w:del w:id="2443" w:author="Stefan Bjornander" w:date="2015-04-25T14:41:00Z"/>
        </w:rPr>
      </w:pPr>
      <w:del w:id="2444" w:author="Stefan Bjornander" w:date="2015-04-25T14:41:00Z">
        <w:r w:rsidRPr="00EC76D5" w:rsidDel="00561FE5">
          <w:delText xml:space="preserve">    return m_returnType;</w:delText>
        </w:r>
        <w:bookmarkStart w:id="2445" w:name="_Toc417811861"/>
        <w:bookmarkStart w:id="2446" w:name="_Toc417853481"/>
        <w:bookmarkStart w:id="2447" w:name="_Toc418022159"/>
        <w:bookmarkStart w:id="2448" w:name="_Toc418191541"/>
        <w:bookmarkStart w:id="2449" w:name="_Toc418192010"/>
        <w:bookmarkStart w:id="2450" w:name="_Toc418263245"/>
        <w:bookmarkStart w:id="2451" w:name="_Toc418263712"/>
        <w:bookmarkStart w:id="2452" w:name="_Toc418356892"/>
        <w:bookmarkStart w:id="2453" w:name="_Toc418360255"/>
        <w:bookmarkStart w:id="2454" w:name="_Toc418434940"/>
        <w:bookmarkStart w:id="2455" w:name="_Toc419660107"/>
        <w:bookmarkStart w:id="2456" w:name="_Toc419660570"/>
        <w:bookmarkStart w:id="2457" w:name="_Toc420134039"/>
        <w:bookmarkStart w:id="2458" w:name="_Toc420134501"/>
        <w:bookmarkStart w:id="2459" w:name="_Toc420166259"/>
        <w:bookmarkStart w:id="2460" w:name="_Toc420167029"/>
        <w:bookmarkStart w:id="2461" w:name="_Toc420302186"/>
        <w:bookmarkStart w:id="2462" w:name="_Toc420302653"/>
        <w:bookmarkStart w:id="2463" w:name="_Toc420438487"/>
        <w:bookmarkStart w:id="2464" w:name="_Toc420795925"/>
        <w:bookmarkStart w:id="2465" w:name="_Toc420874193"/>
        <w:bookmarkStart w:id="2466" w:name="_Toc420874658"/>
        <w:bookmarkStart w:id="2467" w:name="_Toc420874400"/>
        <w:bookmarkStart w:id="2468" w:name="_Toc421046488"/>
        <w:bookmarkStart w:id="2469" w:name="_Toc421046959"/>
        <w:bookmarkStart w:id="2470" w:name="_Toc477259039"/>
        <w:bookmarkStart w:id="2471" w:name="_Toc479633137"/>
        <w:bookmarkStart w:id="2472" w:name="_Toc481936293"/>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del>
    </w:p>
    <w:p w14:paraId="3EDFA139" w14:textId="77777777" w:rsidR="00397B2B" w:rsidRPr="00EC76D5" w:rsidDel="00561FE5" w:rsidRDefault="00397B2B" w:rsidP="00397B2B">
      <w:pPr>
        <w:pStyle w:val="Code"/>
        <w:rPr>
          <w:del w:id="2473" w:author="Stefan Bjornander" w:date="2015-04-25T14:41:00Z"/>
        </w:rPr>
      </w:pPr>
      <w:del w:id="2474" w:author="Stefan Bjornander" w:date="2015-04-25T14:41:00Z">
        <w:r w:rsidRPr="00EC76D5" w:rsidDel="00561FE5">
          <w:lastRenderedPageBreak/>
          <w:delText xml:space="preserve">  }</w:delText>
        </w:r>
        <w:bookmarkStart w:id="2475" w:name="_Toc417811862"/>
        <w:bookmarkStart w:id="2476" w:name="_Toc417853482"/>
        <w:bookmarkStart w:id="2477" w:name="_Toc418022160"/>
        <w:bookmarkStart w:id="2478" w:name="_Toc418191542"/>
        <w:bookmarkStart w:id="2479" w:name="_Toc418192011"/>
        <w:bookmarkStart w:id="2480" w:name="_Toc418263246"/>
        <w:bookmarkStart w:id="2481" w:name="_Toc418263713"/>
        <w:bookmarkStart w:id="2482" w:name="_Toc418356893"/>
        <w:bookmarkStart w:id="2483" w:name="_Toc418360256"/>
        <w:bookmarkStart w:id="2484" w:name="_Toc418434941"/>
        <w:bookmarkStart w:id="2485" w:name="_Toc419660108"/>
        <w:bookmarkStart w:id="2486" w:name="_Toc419660571"/>
        <w:bookmarkStart w:id="2487" w:name="_Toc420134040"/>
        <w:bookmarkStart w:id="2488" w:name="_Toc420134502"/>
        <w:bookmarkStart w:id="2489" w:name="_Toc420166260"/>
        <w:bookmarkStart w:id="2490" w:name="_Toc420167030"/>
        <w:bookmarkStart w:id="2491" w:name="_Toc420302187"/>
        <w:bookmarkStart w:id="2492" w:name="_Toc420302654"/>
        <w:bookmarkStart w:id="2493" w:name="_Toc420438488"/>
        <w:bookmarkStart w:id="2494" w:name="_Toc420795926"/>
        <w:bookmarkStart w:id="2495" w:name="_Toc420874194"/>
        <w:bookmarkStart w:id="2496" w:name="_Toc420874659"/>
        <w:bookmarkStart w:id="2497" w:name="_Toc420874401"/>
        <w:bookmarkStart w:id="2498" w:name="_Toc421046489"/>
        <w:bookmarkStart w:id="2499" w:name="_Toc421046960"/>
        <w:bookmarkStart w:id="2500" w:name="_Toc477259040"/>
        <w:bookmarkStart w:id="2501" w:name="_Toc479633138"/>
        <w:bookmarkStart w:id="2502" w:name="_Toc48193629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del>
    </w:p>
    <w:p w14:paraId="2438E033" w14:textId="77777777" w:rsidR="00397B2B" w:rsidRPr="00EC76D5" w:rsidDel="00561FE5" w:rsidRDefault="00397B2B" w:rsidP="00397B2B">
      <w:pPr>
        <w:pStyle w:val="Code"/>
        <w:rPr>
          <w:del w:id="2503" w:author="Stefan Bjornander" w:date="2015-04-25T14:41:00Z"/>
        </w:rPr>
      </w:pPr>
      <w:bookmarkStart w:id="2504" w:name="_Toc417811863"/>
      <w:bookmarkStart w:id="2505" w:name="_Toc417853483"/>
      <w:bookmarkStart w:id="2506" w:name="_Toc418022161"/>
      <w:bookmarkStart w:id="2507" w:name="_Toc418191543"/>
      <w:bookmarkStart w:id="2508" w:name="_Toc418192012"/>
      <w:bookmarkStart w:id="2509" w:name="_Toc418263247"/>
      <w:bookmarkStart w:id="2510" w:name="_Toc418263714"/>
      <w:bookmarkStart w:id="2511" w:name="_Toc418356894"/>
      <w:bookmarkStart w:id="2512" w:name="_Toc418360257"/>
      <w:bookmarkStart w:id="2513" w:name="_Toc418434942"/>
      <w:bookmarkStart w:id="2514" w:name="_Toc419660109"/>
      <w:bookmarkStart w:id="2515" w:name="_Toc419660572"/>
      <w:bookmarkStart w:id="2516" w:name="_Toc420134041"/>
      <w:bookmarkStart w:id="2517" w:name="_Toc420134503"/>
      <w:bookmarkStart w:id="2518" w:name="_Toc420166261"/>
      <w:bookmarkStart w:id="2519" w:name="_Toc420167031"/>
      <w:bookmarkStart w:id="2520" w:name="_Toc420302188"/>
      <w:bookmarkStart w:id="2521" w:name="_Toc420302655"/>
      <w:bookmarkStart w:id="2522" w:name="_Toc420438489"/>
      <w:bookmarkStart w:id="2523" w:name="_Toc420795927"/>
      <w:bookmarkStart w:id="2524" w:name="_Toc420874195"/>
      <w:bookmarkStart w:id="2525" w:name="_Toc420874660"/>
      <w:bookmarkStart w:id="2526" w:name="_Toc420874402"/>
      <w:bookmarkStart w:id="2527" w:name="_Toc421046490"/>
      <w:bookmarkStart w:id="2528" w:name="_Toc421046961"/>
      <w:bookmarkStart w:id="2529" w:name="_Toc477259041"/>
      <w:bookmarkStart w:id="2530" w:name="_Toc479633139"/>
      <w:bookmarkStart w:id="2531" w:name="_Toc481936295"/>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p>
    <w:p w14:paraId="34FDCBDC" w14:textId="77777777" w:rsidR="00397B2B" w:rsidRPr="00EC76D5" w:rsidDel="00561FE5" w:rsidRDefault="00397B2B" w:rsidP="00397B2B">
      <w:pPr>
        <w:pStyle w:val="Code"/>
        <w:rPr>
          <w:del w:id="2532" w:author="Stefan Bjornander" w:date="2015-04-25T14:41:00Z"/>
        </w:rPr>
      </w:pPr>
      <w:del w:id="2533" w:author="Stefan Bjornander" w:date="2015-04-25T14:41:00Z">
        <w:r w:rsidRPr="00EC76D5" w:rsidDel="00561FE5">
          <w:delText xml:space="preserve">  public void setReturnType(Type returnType) {</w:delText>
        </w:r>
        <w:bookmarkStart w:id="2534" w:name="_Toc417811864"/>
        <w:bookmarkStart w:id="2535" w:name="_Toc417853484"/>
        <w:bookmarkStart w:id="2536" w:name="_Toc418022162"/>
        <w:bookmarkStart w:id="2537" w:name="_Toc418191544"/>
        <w:bookmarkStart w:id="2538" w:name="_Toc418192013"/>
        <w:bookmarkStart w:id="2539" w:name="_Toc418263248"/>
        <w:bookmarkStart w:id="2540" w:name="_Toc418263715"/>
        <w:bookmarkStart w:id="2541" w:name="_Toc418356895"/>
        <w:bookmarkStart w:id="2542" w:name="_Toc418360258"/>
        <w:bookmarkStart w:id="2543" w:name="_Toc418434943"/>
        <w:bookmarkStart w:id="2544" w:name="_Toc419660110"/>
        <w:bookmarkStart w:id="2545" w:name="_Toc419660573"/>
        <w:bookmarkStart w:id="2546" w:name="_Toc420134042"/>
        <w:bookmarkStart w:id="2547" w:name="_Toc420134504"/>
        <w:bookmarkStart w:id="2548" w:name="_Toc420166262"/>
        <w:bookmarkStart w:id="2549" w:name="_Toc420167032"/>
        <w:bookmarkStart w:id="2550" w:name="_Toc420302189"/>
        <w:bookmarkStart w:id="2551" w:name="_Toc420302656"/>
        <w:bookmarkStart w:id="2552" w:name="_Toc420438490"/>
        <w:bookmarkStart w:id="2553" w:name="_Toc420795928"/>
        <w:bookmarkStart w:id="2554" w:name="_Toc420874196"/>
        <w:bookmarkStart w:id="2555" w:name="_Toc420874661"/>
        <w:bookmarkStart w:id="2556" w:name="_Toc420874403"/>
        <w:bookmarkStart w:id="2557" w:name="_Toc421046491"/>
        <w:bookmarkStart w:id="2558" w:name="_Toc421046962"/>
        <w:bookmarkStart w:id="2559" w:name="_Toc477259042"/>
        <w:bookmarkStart w:id="2560" w:name="_Toc479633140"/>
        <w:bookmarkStart w:id="2561" w:name="_Toc481936296"/>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del>
    </w:p>
    <w:p w14:paraId="07828DC4" w14:textId="77777777" w:rsidR="00397B2B" w:rsidRPr="00EC76D5" w:rsidDel="00561FE5" w:rsidRDefault="00397B2B" w:rsidP="00397B2B">
      <w:pPr>
        <w:pStyle w:val="Code"/>
        <w:rPr>
          <w:del w:id="2562" w:author="Stefan Bjornander" w:date="2015-04-25T14:41:00Z"/>
        </w:rPr>
      </w:pPr>
      <w:del w:id="2563" w:author="Stefan Bjornander" w:date="2015-04-25T14:41:00Z">
        <w:r w:rsidRPr="00EC76D5" w:rsidDel="00561FE5">
          <w:delText xml:space="preserve">    m_returnType = returnType;</w:delText>
        </w:r>
        <w:bookmarkStart w:id="2564" w:name="_Toc417811865"/>
        <w:bookmarkStart w:id="2565" w:name="_Toc417853485"/>
        <w:bookmarkStart w:id="2566" w:name="_Toc418022163"/>
        <w:bookmarkStart w:id="2567" w:name="_Toc418191545"/>
        <w:bookmarkStart w:id="2568" w:name="_Toc418192014"/>
        <w:bookmarkStart w:id="2569" w:name="_Toc418263249"/>
        <w:bookmarkStart w:id="2570" w:name="_Toc418263716"/>
        <w:bookmarkStart w:id="2571" w:name="_Toc418356896"/>
        <w:bookmarkStart w:id="2572" w:name="_Toc418360259"/>
        <w:bookmarkStart w:id="2573" w:name="_Toc418434944"/>
        <w:bookmarkStart w:id="2574" w:name="_Toc419660111"/>
        <w:bookmarkStart w:id="2575" w:name="_Toc419660574"/>
        <w:bookmarkStart w:id="2576" w:name="_Toc420134043"/>
        <w:bookmarkStart w:id="2577" w:name="_Toc420134505"/>
        <w:bookmarkStart w:id="2578" w:name="_Toc420166263"/>
        <w:bookmarkStart w:id="2579" w:name="_Toc420167033"/>
        <w:bookmarkStart w:id="2580" w:name="_Toc420302190"/>
        <w:bookmarkStart w:id="2581" w:name="_Toc420302657"/>
        <w:bookmarkStart w:id="2582" w:name="_Toc420438491"/>
        <w:bookmarkStart w:id="2583" w:name="_Toc420795929"/>
        <w:bookmarkStart w:id="2584" w:name="_Toc420874197"/>
        <w:bookmarkStart w:id="2585" w:name="_Toc420874662"/>
        <w:bookmarkStart w:id="2586" w:name="_Toc420874404"/>
        <w:bookmarkStart w:id="2587" w:name="_Toc421046492"/>
        <w:bookmarkStart w:id="2588" w:name="_Toc421046963"/>
        <w:bookmarkStart w:id="2589" w:name="_Toc477259043"/>
        <w:bookmarkStart w:id="2590" w:name="_Toc479633141"/>
        <w:bookmarkStart w:id="2591" w:name="_Toc481936297"/>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del>
    </w:p>
    <w:p w14:paraId="36855FB0" w14:textId="77777777" w:rsidR="00397B2B" w:rsidRPr="00EC76D5" w:rsidDel="00561FE5" w:rsidRDefault="00397B2B" w:rsidP="00397B2B">
      <w:pPr>
        <w:pStyle w:val="Code"/>
        <w:rPr>
          <w:del w:id="2592" w:author="Stefan Bjornander" w:date="2015-04-25T14:41:00Z"/>
        </w:rPr>
      </w:pPr>
      <w:del w:id="2593" w:author="Stefan Bjornander" w:date="2015-04-25T14:41:00Z">
        <w:r w:rsidRPr="00EC76D5" w:rsidDel="00561FE5">
          <w:delText xml:space="preserve">  }</w:delText>
        </w:r>
        <w:bookmarkStart w:id="2594" w:name="_Toc417811866"/>
        <w:bookmarkStart w:id="2595" w:name="_Toc417853486"/>
        <w:bookmarkStart w:id="2596" w:name="_Toc418022164"/>
        <w:bookmarkStart w:id="2597" w:name="_Toc418191546"/>
        <w:bookmarkStart w:id="2598" w:name="_Toc418192015"/>
        <w:bookmarkStart w:id="2599" w:name="_Toc418263250"/>
        <w:bookmarkStart w:id="2600" w:name="_Toc418263717"/>
        <w:bookmarkStart w:id="2601" w:name="_Toc418356897"/>
        <w:bookmarkStart w:id="2602" w:name="_Toc418360260"/>
        <w:bookmarkStart w:id="2603" w:name="_Toc418434945"/>
        <w:bookmarkStart w:id="2604" w:name="_Toc419660112"/>
        <w:bookmarkStart w:id="2605" w:name="_Toc419660575"/>
        <w:bookmarkStart w:id="2606" w:name="_Toc420134044"/>
        <w:bookmarkStart w:id="2607" w:name="_Toc420134506"/>
        <w:bookmarkStart w:id="2608" w:name="_Toc420166264"/>
        <w:bookmarkStart w:id="2609" w:name="_Toc420167034"/>
        <w:bookmarkStart w:id="2610" w:name="_Toc420302191"/>
        <w:bookmarkStart w:id="2611" w:name="_Toc420302658"/>
        <w:bookmarkStart w:id="2612" w:name="_Toc420438492"/>
        <w:bookmarkStart w:id="2613" w:name="_Toc420795930"/>
        <w:bookmarkStart w:id="2614" w:name="_Toc420874198"/>
        <w:bookmarkStart w:id="2615" w:name="_Toc420874663"/>
        <w:bookmarkStart w:id="2616" w:name="_Toc420874405"/>
        <w:bookmarkStart w:id="2617" w:name="_Toc421046493"/>
        <w:bookmarkStart w:id="2618" w:name="_Toc421046964"/>
        <w:bookmarkStart w:id="2619" w:name="_Toc477259044"/>
        <w:bookmarkStart w:id="2620" w:name="_Toc479633142"/>
        <w:bookmarkStart w:id="2621" w:name="_Toc481936298"/>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del>
    </w:p>
    <w:p w14:paraId="35B4A15B" w14:textId="77777777" w:rsidR="00397B2B" w:rsidRPr="00EC76D5" w:rsidDel="00561FE5" w:rsidRDefault="00397B2B" w:rsidP="00397B2B">
      <w:pPr>
        <w:pStyle w:val="Code"/>
        <w:rPr>
          <w:del w:id="2622" w:author="Stefan Bjornander" w:date="2015-04-25T14:41:00Z"/>
        </w:rPr>
      </w:pPr>
      <w:bookmarkStart w:id="2623" w:name="_Toc417811867"/>
      <w:bookmarkStart w:id="2624" w:name="_Toc417853487"/>
      <w:bookmarkStart w:id="2625" w:name="_Toc418022165"/>
      <w:bookmarkStart w:id="2626" w:name="_Toc418191547"/>
      <w:bookmarkStart w:id="2627" w:name="_Toc418192016"/>
      <w:bookmarkStart w:id="2628" w:name="_Toc418263251"/>
      <w:bookmarkStart w:id="2629" w:name="_Toc418263718"/>
      <w:bookmarkStart w:id="2630" w:name="_Toc418356898"/>
      <w:bookmarkStart w:id="2631" w:name="_Toc418360261"/>
      <w:bookmarkStart w:id="2632" w:name="_Toc418434946"/>
      <w:bookmarkStart w:id="2633" w:name="_Toc419660113"/>
      <w:bookmarkStart w:id="2634" w:name="_Toc419660576"/>
      <w:bookmarkStart w:id="2635" w:name="_Toc420134045"/>
      <w:bookmarkStart w:id="2636" w:name="_Toc420134507"/>
      <w:bookmarkStart w:id="2637" w:name="_Toc420166265"/>
      <w:bookmarkStart w:id="2638" w:name="_Toc420167035"/>
      <w:bookmarkStart w:id="2639" w:name="_Toc420302192"/>
      <w:bookmarkStart w:id="2640" w:name="_Toc420302659"/>
      <w:bookmarkStart w:id="2641" w:name="_Toc420438493"/>
      <w:bookmarkStart w:id="2642" w:name="_Toc420795931"/>
      <w:bookmarkStart w:id="2643" w:name="_Toc420874199"/>
      <w:bookmarkStart w:id="2644" w:name="_Toc420874664"/>
      <w:bookmarkStart w:id="2645" w:name="_Toc420874406"/>
      <w:bookmarkStart w:id="2646" w:name="_Toc421046494"/>
      <w:bookmarkStart w:id="2647" w:name="_Toc421046965"/>
      <w:bookmarkStart w:id="2648" w:name="_Toc477259045"/>
      <w:bookmarkStart w:id="2649" w:name="_Toc479633143"/>
      <w:bookmarkStart w:id="2650" w:name="_Toc481936299"/>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p>
    <w:p w14:paraId="6D9EDF4C" w14:textId="77777777" w:rsidR="00397B2B" w:rsidRPr="00EC76D5" w:rsidDel="00561FE5" w:rsidRDefault="00397B2B" w:rsidP="00397B2B">
      <w:pPr>
        <w:pStyle w:val="Code"/>
        <w:rPr>
          <w:del w:id="2651" w:author="Stefan Bjornander" w:date="2015-04-25T14:41:00Z"/>
        </w:rPr>
      </w:pPr>
      <w:del w:id="2652" w:author="Stefan Bjornander" w:date="2015-04-25T14:41:00Z">
        <w:r w:rsidRPr="00EC76D5" w:rsidDel="00561FE5">
          <w:delText xml:space="preserve">  public boolean isEllipse() {</w:delText>
        </w:r>
        <w:bookmarkStart w:id="2653" w:name="_Toc417811868"/>
        <w:bookmarkStart w:id="2654" w:name="_Toc417853488"/>
        <w:bookmarkStart w:id="2655" w:name="_Toc418022166"/>
        <w:bookmarkStart w:id="2656" w:name="_Toc418191548"/>
        <w:bookmarkStart w:id="2657" w:name="_Toc418192017"/>
        <w:bookmarkStart w:id="2658" w:name="_Toc418263252"/>
        <w:bookmarkStart w:id="2659" w:name="_Toc418263719"/>
        <w:bookmarkStart w:id="2660" w:name="_Toc418356899"/>
        <w:bookmarkStart w:id="2661" w:name="_Toc418360262"/>
        <w:bookmarkStart w:id="2662" w:name="_Toc418434947"/>
        <w:bookmarkStart w:id="2663" w:name="_Toc419660114"/>
        <w:bookmarkStart w:id="2664" w:name="_Toc419660577"/>
        <w:bookmarkStart w:id="2665" w:name="_Toc420134046"/>
        <w:bookmarkStart w:id="2666" w:name="_Toc420134508"/>
        <w:bookmarkStart w:id="2667" w:name="_Toc420166266"/>
        <w:bookmarkStart w:id="2668" w:name="_Toc420167036"/>
        <w:bookmarkStart w:id="2669" w:name="_Toc420302193"/>
        <w:bookmarkStart w:id="2670" w:name="_Toc420302660"/>
        <w:bookmarkStart w:id="2671" w:name="_Toc420438494"/>
        <w:bookmarkStart w:id="2672" w:name="_Toc420795932"/>
        <w:bookmarkStart w:id="2673" w:name="_Toc420874200"/>
        <w:bookmarkStart w:id="2674" w:name="_Toc420874665"/>
        <w:bookmarkStart w:id="2675" w:name="_Toc420874407"/>
        <w:bookmarkStart w:id="2676" w:name="_Toc421046495"/>
        <w:bookmarkStart w:id="2677" w:name="_Toc421046966"/>
        <w:bookmarkStart w:id="2678" w:name="_Toc477259046"/>
        <w:bookmarkStart w:id="2679" w:name="_Toc479633144"/>
        <w:bookmarkStart w:id="2680" w:name="_Toc481936300"/>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del>
    </w:p>
    <w:p w14:paraId="02E94C24" w14:textId="77777777" w:rsidR="00397B2B" w:rsidRPr="00EC76D5" w:rsidDel="00561FE5" w:rsidRDefault="00397B2B" w:rsidP="00397B2B">
      <w:pPr>
        <w:pStyle w:val="Code"/>
        <w:rPr>
          <w:del w:id="2681" w:author="Stefan Bjornander" w:date="2015-04-25T14:41:00Z"/>
        </w:rPr>
      </w:pPr>
      <w:del w:id="2682" w:author="Stefan Bjornander" w:date="2015-04-25T14:41:00Z">
        <w:r w:rsidRPr="00EC76D5" w:rsidDel="00561FE5">
          <w:delText xml:space="preserve">    return m_ellipse;</w:delText>
        </w:r>
        <w:bookmarkStart w:id="2683" w:name="_Toc417811869"/>
        <w:bookmarkStart w:id="2684" w:name="_Toc417853489"/>
        <w:bookmarkStart w:id="2685" w:name="_Toc418022167"/>
        <w:bookmarkStart w:id="2686" w:name="_Toc418191549"/>
        <w:bookmarkStart w:id="2687" w:name="_Toc418192018"/>
        <w:bookmarkStart w:id="2688" w:name="_Toc418263253"/>
        <w:bookmarkStart w:id="2689" w:name="_Toc418263720"/>
        <w:bookmarkStart w:id="2690" w:name="_Toc418356900"/>
        <w:bookmarkStart w:id="2691" w:name="_Toc418360263"/>
        <w:bookmarkStart w:id="2692" w:name="_Toc418434948"/>
        <w:bookmarkStart w:id="2693" w:name="_Toc419660115"/>
        <w:bookmarkStart w:id="2694" w:name="_Toc419660578"/>
        <w:bookmarkStart w:id="2695" w:name="_Toc420134047"/>
        <w:bookmarkStart w:id="2696" w:name="_Toc420134509"/>
        <w:bookmarkStart w:id="2697" w:name="_Toc420166267"/>
        <w:bookmarkStart w:id="2698" w:name="_Toc420167037"/>
        <w:bookmarkStart w:id="2699" w:name="_Toc420302194"/>
        <w:bookmarkStart w:id="2700" w:name="_Toc420302661"/>
        <w:bookmarkStart w:id="2701" w:name="_Toc420438495"/>
        <w:bookmarkStart w:id="2702" w:name="_Toc420795933"/>
        <w:bookmarkStart w:id="2703" w:name="_Toc420874201"/>
        <w:bookmarkStart w:id="2704" w:name="_Toc420874666"/>
        <w:bookmarkStart w:id="2705" w:name="_Toc420874408"/>
        <w:bookmarkStart w:id="2706" w:name="_Toc421046496"/>
        <w:bookmarkStart w:id="2707" w:name="_Toc421046967"/>
        <w:bookmarkStart w:id="2708" w:name="_Toc477259047"/>
        <w:bookmarkStart w:id="2709" w:name="_Toc479633145"/>
        <w:bookmarkStart w:id="2710" w:name="_Toc481936301"/>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del>
    </w:p>
    <w:p w14:paraId="4B1AB959" w14:textId="77777777" w:rsidR="00397B2B" w:rsidRPr="00EC76D5" w:rsidDel="00561FE5" w:rsidRDefault="00397B2B" w:rsidP="00397B2B">
      <w:pPr>
        <w:pStyle w:val="Code"/>
        <w:rPr>
          <w:del w:id="2711" w:author="Stefan Bjornander" w:date="2015-04-25T14:41:00Z"/>
        </w:rPr>
      </w:pPr>
      <w:del w:id="2712" w:author="Stefan Bjornander" w:date="2015-04-25T14:41:00Z">
        <w:r w:rsidRPr="00EC76D5" w:rsidDel="00561FE5">
          <w:delText xml:space="preserve">  }</w:delText>
        </w:r>
        <w:bookmarkStart w:id="2713" w:name="_Toc417811870"/>
        <w:bookmarkStart w:id="2714" w:name="_Toc417853490"/>
        <w:bookmarkStart w:id="2715" w:name="_Toc418022168"/>
        <w:bookmarkStart w:id="2716" w:name="_Toc418191550"/>
        <w:bookmarkStart w:id="2717" w:name="_Toc418192019"/>
        <w:bookmarkStart w:id="2718" w:name="_Toc418263254"/>
        <w:bookmarkStart w:id="2719" w:name="_Toc418263721"/>
        <w:bookmarkStart w:id="2720" w:name="_Toc418356901"/>
        <w:bookmarkStart w:id="2721" w:name="_Toc418360264"/>
        <w:bookmarkStart w:id="2722" w:name="_Toc418434949"/>
        <w:bookmarkStart w:id="2723" w:name="_Toc419660116"/>
        <w:bookmarkStart w:id="2724" w:name="_Toc419660579"/>
        <w:bookmarkStart w:id="2725" w:name="_Toc420134048"/>
        <w:bookmarkStart w:id="2726" w:name="_Toc420134510"/>
        <w:bookmarkStart w:id="2727" w:name="_Toc420166268"/>
        <w:bookmarkStart w:id="2728" w:name="_Toc420167038"/>
        <w:bookmarkStart w:id="2729" w:name="_Toc420302195"/>
        <w:bookmarkStart w:id="2730" w:name="_Toc420302662"/>
        <w:bookmarkStart w:id="2731" w:name="_Toc420438496"/>
        <w:bookmarkStart w:id="2732" w:name="_Toc420795934"/>
        <w:bookmarkStart w:id="2733" w:name="_Toc420874202"/>
        <w:bookmarkStart w:id="2734" w:name="_Toc420874667"/>
        <w:bookmarkStart w:id="2735" w:name="_Toc420874409"/>
        <w:bookmarkStart w:id="2736" w:name="_Toc421046497"/>
        <w:bookmarkStart w:id="2737" w:name="_Toc421046968"/>
        <w:bookmarkStart w:id="2738" w:name="_Toc477259048"/>
        <w:bookmarkStart w:id="2739" w:name="_Toc479633146"/>
        <w:bookmarkStart w:id="2740" w:name="_Toc48193630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del>
    </w:p>
    <w:p w14:paraId="5B4574FB" w14:textId="77777777" w:rsidR="00397B2B" w:rsidRPr="00EC76D5" w:rsidDel="00561FE5" w:rsidRDefault="00397B2B" w:rsidP="00397B2B">
      <w:pPr>
        <w:pStyle w:val="Code"/>
        <w:rPr>
          <w:del w:id="2741" w:author="Stefan Bjornander" w:date="2015-04-25T14:41:00Z"/>
        </w:rPr>
      </w:pPr>
      <w:bookmarkStart w:id="2742" w:name="_Toc417811871"/>
      <w:bookmarkStart w:id="2743" w:name="_Toc417853491"/>
      <w:bookmarkStart w:id="2744" w:name="_Toc418022169"/>
      <w:bookmarkStart w:id="2745" w:name="_Toc418191551"/>
      <w:bookmarkStart w:id="2746" w:name="_Toc418192020"/>
      <w:bookmarkStart w:id="2747" w:name="_Toc418263255"/>
      <w:bookmarkStart w:id="2748" w:name="_Toc418263722"/>
      <w:bookmarkStart w:id="2749" w:name="_Toc418356902"/>
      <w:bookmarkStart w:id="2750" w:name="_Toc418360265"/>
      <w:bookmarkStart w:id="2751" w:name="_Toc418434950"/>
      <w:bookmarkStart w:id="2752" w:name="_Toc419660117"/>
      <w:bookmarkStart w:id="2753" w:name="_Toc419660580"/>
      <w:bookmarkStart w:id="2754" w:name="_Toc420134049"/>
      <w:bookmarkStart w:id="2755" w:name="_Toc420134511"/>
      <w:bookmarkStart w:id="2756" w:name="_Toc420166269"/>
      <w:bookmarkStart w:id="2757" w:name="_Toc420167039"/>
      <w:bookmarkStart w:id="2758" w:name="_Toc420302196"/>
      <w:bookmarkStart w:id="2759" w:name="_Toc420302663"/>
      <w:bookmarkStart w:id="2760" w:name="_Toc420438497"/>
      <w:bookmarkStart w:id="2761" w:name="_Toc420795935"/>
      <w:bookmarkStart w:id="2762" w:name="_Toc420874203"/>
      <w:bookmarkStart w:id="2763" w:name="_Toc420874668"/>
      <w:bookmarkStart w:id="2764" w:name="_Toc420874410"/>
      <w:bookmarkStart w:id="2765" w:name="_Toc421046498"/>
      <w:bookmarkStart w:id="2766" w:name="_Toc421046969"/>
      <w:bookmarkStart w:id="2767" w:name="_Toc477259049"/>
      <w:bookmarkStart w:id="2768" w:name="_Toc479633147"/>
      <w:bookmarkStart w:id="2769" w:name="_Toc481936303"/>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p>
    <w:p w14:paraId="12A5B660" w14:textId="77777777" w:rsidR="00397B2B" w:rsidRPr="00EC76D5" w:rsidDel="00561FE5" w:rsidRDefault="00397B2B" w:rsidP="00397B2B">
      <w:pPr>
        <w:pStyle w:val="Code"/>
        <w:rPr>
          <w:del w:id="2770" w:author="Stefan Bjornander" w:date="2015-04-25T14:41:00Z"/>
        </w:rPr>
      </w:pPr>
      <w:del w:id="2771" w:author="Stefan Bjornander" w:date="2015-04-25T14:41:00Z">
        <w:r w:rsidRPr="00EC76D5" w:rsidDel="00561FE5">
          <w:delText xml:space="preserve">  public boolean isNewStyle() {</w:delText>
        </w:r>
        <w:bookmarkStart w:id="2772" w:name="_Toc417811872"/>
        <w:bookmarkStart w:id="2773" w:name="_Toc417853492"/>
        <w:bookmarkStart w:id="2774" w:name="_Toc418022170"/>
        <w:bookmarkStart w:id="2775" w:name="_Toc418191552"/>
        <w:bookmarkStart w:id="2776" w:name="_Toc418192021"/>
        <w:bookmarkStart w:id="2777" w:name="_Toc418263256"/>
        <w:bookmarkStart w:id="2778" w:name="_Toc418263723"/>
        <w:bookmarkStart w:id="2779" w:name="_Toc418356903"/>
        <w:bookmarkStart w:id="2780" w:name="_Toc418360266"/>
        <w:bookmarkStart w:id="2781" w:name="_Toc418434951"/>
        <w:bookmarkStart w:id="2782" w:name="_Toc419660118"/>
        <w:bookmarkStart w:id="2783" w:name="_Toc419660581"/>
        <w:bookmarkStart w:id="2784" w:name="_Toc420134050"/>
        <w:bookmarkStart w:id="2785" w:name="_Toc420134512"/>
        <w:bookmarkStart w:id="2786" w:name="_Toc420166270"/>
        <w:bookmarkStart w:id="2787" w:name="_Toc420167040"/>
        <w:bookmarkStart w:id="2788" w:name="_Toc420302197"/>
        <w:bookmarkStart w:id="2789" w:name="_Toc420302664"/>
        <w:bookmarkStart w:id="2790" w:name="_Toc420438498"/>
        <w:bookmarkStart w:id="2791" w:name="_Toc420795936"/>
        <w:bookmarkStart w:id="2792" w:name="_Toc420874204"/>
        <w:bookmarkStart w:id="2793" w:name="_Toc420874669"/>
        <w:bookmarkStart w:id="2794" w:name="_Toc420874411"/>
        <w:bookmarkStart w:id="2795" w:name="_Toc421046499"/>
        <w:bookmarkStart w:id="2796" w:name="_Toc421046970"/>
        <w:bookmarkStart w:id="2797" w:name="_Toc477259050"/>
        <w:bookmarkStart w:id="2798" w:name="_Toc479633148"/>
        <w:bookmarkStart w:id="2799" w:name="_Toc481936304"/>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del>
    </w:p>
    <w:p w14:paraId="7A5237A5" w14:textId="77777777" w:rsidR="00397B2B" w:rsidRPr="00EC76D5" w:rsidDel="00561FE5" w:rsidRDefault="00397B2B" w:rsidP="00397B2B">
      <w:pPr>
        <w:pStyle w:val="Code"/>
        <w:rPr>
          <w:del w:id="2800" w:author="Stefan Bjornander" w:date="2015-04-25T14:41:00Z"/>
        </w:rPr>
      </w:pPr>
      <w:del w:id="2801" w:author="Stefan Bjornander" w:date="2015-04-25T14:41:00Z">
        <w:r w:rsidRPr="00EC76D5" w:rsidDel="00561FE5">
          <w:delText xml:space="preserve">    return m_newStyle;</w:delText>
        </w:r>
        <w:bookmarkStart w:id="2802" w:name="_Toc417811873"/>
        <w:bookmarkStart w:id="2803" w:name="_Toc417853493"/>
        <w:bookmarkStart w:id="2804" w:name="_Toc418022171"/>
        <w:bookmarkStart w:id="2805" w:name="_Toc418191553"/>
        <w:bookmarkStart w:id="2806" w:name="_Toc418192022"/>
        <w:bookmarkStart w:id="2807" w:name="_Toc418263257"/>
        <w:bookmarkStart w:id="2808" w:name="_Toc418263724"/>
        <w:bookmarkStart w:id="2809" w:name="_Toc418356904"/>
        <w:bookmarkStart w:id="2810" w:name="_Toc418360267"/>
        <w:bookmarkStart w:id="2811" w:name="_Toc418434952"/>
        <w:bookmarkStart w:id="2812" w:name="_Toc419660119"/>
        <w:bookmarkStart w:id="2813" w:name="_Toc419660582"/>
        <w:bookmarkStart w:id="2814" w:name="_Toc420134051"/>
        <w:bookmarkStart w:id="2815" w:name="_Toc420134513"/>
        <w:bookmarkStart w:id="2816" w:name="_Toc420166271"/>
        <w:bookmarkStart w:id="2817" w:name="_Toc420167041"/>
        <w:bookmarkStart w:id="2818" w:name="_Toc420302198"/>
        <w:bookmarkStart w:id="2819" w:name="_Toc420302665"/>
        <w:bookmarkStart w:id="2820" w:name="_Toc420438499"/>
        <w:bookmarkStart w:id="2821" w:name="_Toc420795937"/>
        <w:bookmarkStart w:id="2822" w:name="_Toc420874205"/>
        <w:bookmarkStart w:id="2823" w:name="_Toc420874670"/>
        <w:bookmarkStart w:id="2824" w:name="_Toc420874412"/>
        <w:bookmarkStart w:id="2825" w:name="_Toc421046500"/>
        <w:bookmarkStart w:id="2826" w:name="_Toc421046971"/>
        <w:bookmarkStart w:id="2827" w:name="_Toc477259051"/>
        <w:bookmarkStart w:id="2828" w:name="_Toc479633149"/>
        <w:bookmarkStart w:id="2829" w:name="_Toc481936305"/>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del>
    </w:p>
    <w:p w14:paraId="3F2DACAD" w14:textId="77777777" w:rsidR="00397B2B" w:rsidRPr="00EC76D5" w:rsidDel="00561FE5" w:rsidRDefault="00397B2B" w:rsidP="00397B2B">
      <w:pPr>
        <w:pStyle w:val="Code"/>
        <w:rPr>
          <w:del w:id="2830" w:author="Stefan Bjornander" w:date="2015-04-25T14:41:00Z"/>
        </w:rPr>
      </w:pPr>
      <w:del w:id="2831" w:author="Stefan Bjornander" w:date="2015-04-25T14:41:00Z">
        <w:r w:rsidRPr="00EC76D5" w:rsidDel="00561FE5">
          <w:delText xml:space="preserve">  }</w:delText>
        </w:r>
        <w:bookmarkStart w:id="2832" w:name="_Toc417811874"/>
        <w:bookmarkStart w:id="2833" w:name="_Toc417853494"/>
        <w:bookmarkStart w:id="2834" w:name="_Toc418022172"/>
        <w:bookmarkStart w:id="2835" w:name="_Toc418191554"/>
        <w:bookmarkStart w:id="2836" w:name="_Toc418192023"/>
        <w:bookmarkStart w:id="2837" w:name="_Toc418263258"/>
        <w:bookmarkStart w:id="2838" w:name="_Toc418263725"/>
        <w:bookmarkStart w:id="2839" w:name="_Toc418356905"/>
        <w:bookmarkStart w:id="2840" w:name="_Toc418360268"/>
        <w:bookmarkStart w:id="2841" w:name="_Toc418434953"/>
        <w:bookmarkStart w:id="2842" w:name="_Toc419660120"/>
        <w:bookmarkStart w:id="2843" w:name="_Toc419660583"/>
        <w:bookmarkStart w:id="2844" w:name="_Toc420134052"/>
        <w:bookmarkStart w:id="2845" w:name="_Toc420134514"/>
        <w:bookmarkStart w:id="2846" w:name="_Toc420166272"/>
        <w:bookmarkStart w:id="2847" w:name="_Toc420167042"/>
        <w:bookmarkStart w:id="2848" w:name="_Toc420302199"/>
        <w:bookmarkStart w:id="2849" w:name="_Toc420302666"/>
        <w:bookmarkStart w:id="2850" w:name="_Toc420438500"/>
        <w:bookmarkStart w:id="2851" w:name="_Toc420795938"/>
        <w:bookmarkStart w:id="2852" w:name="_Toc420874206"/>
        <w:bookmarkStart w:id="2853" w:name="_Toc420874671"/>
        <w:bookmarkStart w:id="2854" w:name="_Toc420874413"/>
        <w:bookmarkStart w:id="2855" w:name="_Toc421046501"/>
        <w:bookmarkStart w:id="2856" w:name="_Toc421046972"/>
        <w:bookmarkStart w:id="2857" w:name="_Toc477259052"/>
        <w:bookmarkStart w:id="2858" w:name="_Toc479633150"/>
        <w:bookmarkStart w:id="2859" w:name="_Toc481936306"/>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del>
    </w:p>
    <w:p w14:paraId="56464CE0" w14:textId="77777777" w:rsidR="00397B2B" w:rsidRPr="00EC76D5" w:rsidDel="00561FE5" w:rsidRDefault="00397B2B" w:rsidP="00397B2B">
      <w:pPr>
        <w:pStyle w:val="Code"/>
        <w:rPr>
          <w:del w:id="2860" w:author="Stefan Bjornander" w:date="2015-04-25T14:41:00Z"/>
        </w:rPr>
      </w:pPr>
      <w:bookmarkStart w:id="2861" w:name="_Toc417811875"/>
      <w:bookmarkStart w:id="2862" w:name="_Toc417853495"/>
      <w:bookmarkStart w:id="2863" w:name="_Toc418022173"/>
      <w:bookmarkStart w:id="2864" w:name="_Toc418191555"/>
      <w:bookmarkStart w:id="2865" w:name="_Toc418192024"/>
      <w:bookmarkStart w:id="2866" w:name="_Toc418263259"/>
      <w:bookmarkStart w:id="2867" w:name="_Toc418263726"/>
      <w:bookmarkStart w:id="2868" w:name="_Toc418356906"/>
      <w:bookmarkStart w:id="2869" w:name="_Toc418360269"/>
      <w:bookmarkStart w:id="2870" w:name="_Toc418434954"/>
      <w:bookmarkStart w:id="2871" w:name="_Toc419660121"/>
      <w:bookmarkStart w:id="2872" w:name="_Toc419660584"/>
      <w:bookmarkStart w:id="2873" w:name="_Toc420134053"/>
      <w:bookmarkStart w:id="2874" w:name="_Toc420134515"/>
      <w:bookmarkStart w:id="2875" w:name="_Toc420166273"/>
      <w:bookmarkStart w:id="2876" w:name="_Toc420167043"/>
      <w:bookmarkStart w:id="2877" w:name="_Toc420302200"/>
      <w:bookmarkStart w:id="2878" w:name="_Toc420302667"/>
      <w:bookmarkStart w:id="2879" w:name="_Toc420438501"/>
      <w:bookmarkStart w:id="2880" w:name="_Toc420795939"/>
      <w:bookmarkStart w:id="2881" w:name="_Toc420874207"/>
      <w:bookmarkStart w:id="2882" w:name="_Toc420874672"/>
      <w:bookmarkStart w:id="2883" w:name="_Toc420874414"/>
      <w:bookmarkStart w:id="2884" w:name="_Toc421046502"/>
      <w:bookmarkStart w:id="2885" w:name="_Toc421046973"/>
      <w:bookmarkStart w:id="2886" w:name="_Toc477259053"/>
      <w:bookmarkStart w:id="2887" w:name="_Toc479633151"/>
      <w:bookmarkStart w:id="2888" w:name="_Toc481936307"/>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p>
    <w:p w14:paraId="62001A05" w14:textId="77777777" w:rsidR="00397B2B" w:rsidRPr="00EC76D5" w:rsidDel="00561FE5" w:rsidRDefault="00397B2B" w:rsidP="00397B2B">
      <w:pPr>
        <w:pStyle w:val="Code"/>
        <w:rPr>
          <w:del w:id="2889" w:author="Stefan Bjornander" w:date="2015-04-25T14:41:00Z"/>
        </w:rPr>
      </w:pPr>
      <w:del w:id="2890" w:author="Stefan Bjornander" w:date="2015-04-25T14:41:00Z">
        <w:r w:rsidRPr="00EC76D5" w:rsidDel="00561FE5">
          <w:delText xml:space="preserve">  public int getRecordSize() {</w:delText>
        </w:r>
        <w:bookmarkStart w:id="2891" w:name="_Toc417811876"/>
        <w:bookmarkStart w:id="2892" w:name="_Toc417853496"/>
        <w:bookmarkStart w:id="2893" w:name="_Toc418022174"/>
        <w:bookmarkStart w:id="2894" w:name="_Toc418191556"/>
        <w:bookmarkStart w:id="2895" w:name="_Toc418192025"/>
        <w:bookmarkStart w:id="2896" w:name="_Toc418263260"/>
        <w:bookmarkStart w:id="2897" w:name="_Toc418263727"/>
        <w:bookmarkStart w:id="2898" w:name="_Toc418356907"/>
        <w:bookmarkStart w:id="2899" w:name="_Toc418360270"/>
        <w:bookmarkStart w:id="2900" w:name="_Toc418434955"/>
        <w:bookmarkStart w:id="2901" w:name="_Toc419660122"/>
        <w:bookmarkStart w:id="2902" w:name="_Toc419660585"/>
        <w:bookmarkStart w:id="2903" w:name="_Toc420134054"/>
        <w:bookmarkStart w:id="2904" w:name="_Toc420134516"/>
        <w:bookmarkStart w:id="2905" w:name="_Toc420166274"/>
        <w:bookmarkStart w:id="2906" w:name="_Toc420167044"/>
        <w:bookmarkStart w:id="2907" w:name="_Toc420302201"/>
        <w:bookmarkStart w:id="2908" w:name="_Toc420302668"/>
        <w:bookmarkStart w:id="2909" w:name="_Toc420438502"/>
        <w:bookmarkStart w:id="2910" w:name="_Toc420795940"/>
        <w:bookmarkStart w:id="2911" w:name="_Toc420874208"/>
        <w:bookmarkStart w:id="2912" w:name="_Toc420874673"/>
        <w:bookmarkStart w:id="2913" w:name="_Toc420874415"/>
        <w:bookmarkStart w:id="2914" w:name="_Toc421046503"/>
        <w:bookmarkStart w:id="2915" w:name="_Toc421046974"/>
        <w:bookmarkStart w:id="2916" w:name="_Toc477259054"/>
        <w:bookmarkStart w:id="2917" w:name="_Toc479633152"/>
        <w:bookmarkStart w:id="2918" w:name="_Toc481936308"/>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del>
    </w:p>
    <w:p w14:paraId="38F31A31" w14:textId="77777777" w:rsidR="00397B2B" w:rsidRPr="00EC76D5" w:rsidDel="00561FE5" w:rsidRDefault="00397B2B" w:rsidP="00397B2B">
      <w:pPr>
        <w:pStyle w:val="Code"/>
        <w:rPr>
          <w:del w:id="2919" w:author="Stefan Bjornander" w:date="2015-04-25T14:41:00Z"/>
        </w:rPr>
      </w:pPr>
      <w:del w:id="2920" w:author="Stefan Bjornander" w:date="2015-04-25T14:41:00Z">
        <w:r w:rsidRPr="00EC76D5" w:rsidDel="00561FE5">
          <w:delText xml:space="preserve">    return m_recordSize;</w:delText>
        </w:r>
        <w:bookmarkStart w:id="2921" w:name="_Toc417811877"/>
        <w:bookmarkStart w:id="2922" w:name="_Toc417853497"/>
        <w:bookmarkStart w:id="2923" w:name="_Toc418022175"/>
        <w:bookmarkStart w:id="2924" w:name="_Toc418191557"/>
        <w:bookmarkStart w:id="2925" w:name="_Toc418192026"/>
        <w:bookmarkStart w:id="2926" w:name="_Toc418263261"/>
        <w:bookmarkStart w:id="2927" w:name="_Toc418263728"/>
        <w:bookmarkStart w:id="2928" w:name="_Toc418356908"/>
        <w:bookmarkStart w:id="2929" w:name="_Toc418360271"/>
        <w:bookmarkStart w:id="2930" w:name="_Toc418434956"/>
        <w:bookmarkStart w:id="2931" w:name="_Toc419660123"/>
        <w:bookmarkStart w:id="2932" w:name="_Toc419660586"/>
        <w:bookmarkStart w:id="2933" w:name="_Toc420134055"/>
        <w:bookmarkStart w:id="2934" w:name="_Toc420134517"/>
        <w:bookmarkStart w:id="2935" w:name="_Toc420166275"/>
        <w:bookmarkStart w:id="2936" w:name="_Toc420167045"/>
        <w:bookmarkStart w:id="2937" w:name="_Toc420302202"/>
        <w:bookmarkStart w:id="2938" w:name="_Toc420302669"/>
        <w:bookmarkStart w:id="2939" w:name="_Toc420438503"/>
        <w:bookmarkStart w:id="2940" w:name="_Toc420795941"/>
        <w:bookmarkStart w:id="2941" w:name="_Toc420874209"/>
        <w:bookmarkStart w:id="2942" w:name="_Toc420874674"/>
        <w:bookmarkStart w:id="2943" w:name="_Toc420874416"/>
        <w:bookmarkStart w:id="2944" w:name="_Toc421046504"/>
        <w:bookmarkStart w:id="2945" w:name="_Toc421046975"/>
        <w:bookmarkStart w:id="2946" w:name="_Toc477259055"/>
        <w:bookmarkStart w:id="2947" w:name="_Toc479633153"/>
        <w:bookmarkStart w:id="2948" w:name="_Toc481936309"/>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del>
    </w:p>
    <w:p w14:paraId="6140A49D" w14:textId="77777777" w:rsidR="00397B2B" w:rsidRPr="00EC76D5" w:rsidDel="00561FE5" w:rsidRDefault="00397B2B" w:rsidP="00397B2B">
      <w:pPr>
        <w:pStyle w:val="Code"/>
        <w:rPr>
          <w:del w:id="2949" w:author="Stefan Bjornander" w:date="2015-04-25T14:41:00Z"/>
        </w:rPr>
      </w:pPr>
      <w:del w:id="2950" w:author="Stefan Bjornander" w:date="2015-04-25T14:41:00Z">
        <w:r w:rsidRPr="00EC76D5" w:rsidDel="00561FE5">
          <w:delText xml:space="preserve">  }</w:delText>
        </w:r>
        <w:bookmarkStart w:id="2951" w:name="_Toc417811878"/>
        <w:bookmarkStart w:id="2952" w:name="_Toc417853498"/>
        <w:bookmarkStart w:id="2953" w:name="_Toc418022176"/>
        <w:bookmarkStart w:id="2954" w:name="_Toc418191558"/>
        <w:bookmarkStart w:id="2955" w:name="_Toc418192027"/>
        <w:bookmarkStart w:id="2956" w:name="_Toc418263262"/>
        <w:bookmarkStart w:id="2957" w:name="_Toc418263729"/>
        <w:bookmarkStart w:id="2958" w:name="_Toc418356909"/>
        <w:bookmarkStart w:id="2959" w:name="_Toc418360272"/>
        <w:bookmarkStart w:id="2960" w:name="_Toc418434957"/>
        <w:bookmarkStart w:id="2961" w:name="_Toc419660124"/>
        <w:bookmarkStart w:id="2962" w:name="_Toc419660587"/>
        <w:bookmarkStart w:id="2963" w:name="_Toc420134056"/>
        <w:bookmarkStart w:id="2964" w:name="_Toc420134518"/>
        <w:bookmarkStart w:id="2965" w:name="_Toc420166276"/>
        <w:bookmarkStart w:id="2966" w:name="_Toc420167046"/>
        <w:bookmarkStart w:id="2967" w:name="_Toc420302203"/>
        <w:bookmarkStart w:id="2968" w:name="_Toc420302670"/>
        <w:bookmarkStart w:id="2969" w:name="_Toc420438504"/>
        <w:bookmarkStart w:id="2970" w:name="_Toc420795942"/>
        <w:bookmarkStart w:id="2971" w:name="_Toc420874210"/>
        <w:bookmarkStart w:id="2972" w:name="_Toc420874675"/>
        <w:bookmarkStart w:id="2973" w:name="_Toc420874417"/>
        <w:bookmarkStart w:id="2974" w:name="_Toc421046505"/>
        <w:bookmarkStart w:id="2975" w:name="_Toc421046976"/>
        <w:bookmarkStart w:id="2976" w:name="_Toc477259056"/>
        <w:bookmarkStart w:id="2977" w:name="_Toc479633154"/>
        <w:bookmarkStart w:id="2978" w:name="_Toc48193631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del>
    </w:p>
    <w:p w14:paraId="07F7FA93" w14:textId="77777777" w:rsidR="00397B2B" w:rsidRPr="00EC76D5" w:rsidDel="00561FE5" w:rsidRDefault="00397B2B" w:rsidP="00397B2B">
      <w:pPr>
        <w:pStyle w:val="Code"/>
        <w:rPr>
          <w:del w:id="2979" w:author="Stefan Bjornander" w:date="2015-04-25T14:41:00Z"/>
        </w:rPr>
      </w:pPr>
      <w:bookmarkStart w:id="2980" w:name="_Toc417811879"/>
      <w:bookmarkStart w:id="2981" w:name="_Toc417853499"/>
      <w:bookmarkStart w:id="2982" w:name="_Toc418022177"/>
      <w:bookmarkStart w:id="2983" w:name="_Toc418191559"/>
      <w:bookmarkStart w:id="2984" w:name="_Toc418192028"/>
      <w:bookmarkStart w:id="2985" w:name="_Toc418263263"/>
      <w:bookmarkStart w:id="2986" w:name="_Toc418263730"/>
      <w:bookmarkStart w:id="2987" w:name="_Toc418356910"/>
      <w:bookmarkStart w:id="2988" w:name="_Toc418360273"/>
      <w:bookmarkStart w:id="2989" w:name="_Toc418434958"/>
      <w:bookmarkStart w:id="2990" w:name="_Toc419660125"/>
      <w:bookmarkStart w:id="2991" w:name="_Toc419660588"/>
      <w:bookmarkStart w:id="2992" w:name="_Toc420134057"/>
      <w:bookmarkStart w:id="2993" w:name="_Toc420134519"/>
      <w:bookmarkStart w:id="2994" w:name="_Toc420166277"/>
      <w:bookmarkStart w:id="2995" w:name="_Toc420167047"/>
      <w:bookmarkStart w:id="2996" w:name="_Toc420302204"/>
      <w:bookmarkStart w:id="2997" w:name="_Toc420302671"/>
      <w:bookmarkStart w:id="2998" w:name="_Toc420438505"/>
      <w:bookmarkStart w:id="2999" w:name="_Toc420795943"/>
      <w:bookmarkStart w:id="3000" w:name="_Toc420874211"/>
      <w:bookmarkStart w:id="3001" w:name="_Toc420874676"/>
      <w:bookmarkStart w:id="3002" w:name="_Toc420874418"/>
      <w:bookmarkStart w:id="3003" w:name="_Toc421046506"/>
      <w:bookmarkStart w:id="3004" w:name="_Toc421046977"/>
      <w:bookmarkStart w:id="3005" w:name="_Toc477259057"/>
      <w:bookmarkStart w:id="3006" w:name="_Toc479633155"/>
      <w:bookmarkStart w:id="3007" w:name="_Toc481936311"/>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p>
    <w:p w14:paraId="4F547D38" w14:textId="77777777" w:rsidR="00397B2B" w:rsidRPr="00EC76D5" w:rsidDel="00561FE5" w:rsidRDefault="00397B2B" w:rsidP="00397B2B">
      <w:pPr>
        <w:pStyle w:val="Code"/>
        <w:rPr>
          <w:del w:id="3008" w:author="Stefan Bjornander" w:date="2015-04-25T14:41:00Z"/>
        </w:rPr>
      </w:pPr>
      <w:del w:id="3009" w:author="Stefan Bjornander" w:date="2015-04-25T14:41:00Z">
        <w:r w:rsidRPr="00EC76D5" w:rsidDel="00561FE5">
          <w:delText xml:space="preserve">  public void setRecordSize(int recordSize) {</w:delText>
        </w:r>
        <w:bookmarkStart w:id="3010" w:name="_Toc417811880"/>
        <w:bookmarkStart w:id="3011" w:name="_Toc417853500"/>
        <w:bookmarkStart w:id="3012" w:name="_Toc418022178"/>
        <w:bookmarkStart w:id="3013" w:name="_Toc418191560"/>
        <w:bookmarkStart w:id="3014" w:name="_Toc418192029"/>
        <w:bookmarkStart w:id="3015" w:name="_Toc418263264"/>
        <w:bookmarkStart w:id="3016" w:name="_Toc418263731"/>
        <w:bookmarkStart w:id="3017" w:name="_Toc418356911"/>
        <w:bookmarkStart w:id="3018" w:name="_Toc418360274"/>
        <w:bookmarkStart w:id="3019" w:name="_Toc418434959"/>
        <w:bookmarkStart w:id="3020" w:name="_Toc419660126"/>
        <w:bookmarkStart w:id="3021" w:name="_Toc419660589"/>
        <w:bookmarkStart w:id="3022" w:name="_Toc420134058"/>
        <w:bookmarkStart w:id="3023" w:name="_Toc420134520"/>
        <w:bookmarkStart w:id="3024" w:name="_Toc420166278"/>
        <w:bookmarkStart w:id="3025" w:name="_Toc420167048"/>
        <w:bookmarkStart w:id="3026" w:name="_Toc420302205"/>
        <w:bookmarkStart w:id="3027" w:name="_Toc420302672"/>
        <w:bookmarkStart w:id="3028" w:name="_Toc420438506"/>
        <w:bookmarkStart w:id="3029" w:name="_Toc420795944"/>
        <w:bookmarkStart w:id="3030" w:name="_Toc420874212"/>
        <w:bookmarkStart w:id="3031" w:name="_Toc420874677"/>
        <w:bookmarkStart w:id="3032" w:name="_Toc420874419"/>
        <w:bookmarkStart w:id="3033" w:name="_Toc421046507"/>
        <w:bookmarkStart w:id="3034" w:name="_Toc421046978"/>
        <w:bookmarkStart w:id="3035" w:name="_Toc477259058"/>
        <w:bookmarkStart w:id="3036" w:name="_Toc479633156"/>
        <w:bookmarkStart w:id="3037" w:name="_Toc481936312"/>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del>
    </w:p>
    <w:p w14:paraId="7754A070" w14:textId="77777777" w:rsidR="00397B2B" w:rsidRPr="00EC76D5" w:rsidDel="00561FE5" w:rsidRDefault="00397B2B" w:rsidP="00397B2B">
      <w:pPr>
        <w:pStyle w:val="Code"/>
        <w:rPr>
          <w:del w:id="3038" w:author="Stefan Bjornander" w:date="2015-04-25T14:41:00Z"/>
        </w:rPr>
      </w:pPr>
      <w:del w:id="3039" w:author="Stefan Bjornander" w:date="2015-04-25T14:41:00Z">
        <w:r w:rsidRPr="00EC76D5" w:rsidDel="00561FE5">
          <w:delText xml:space="preserve">    m_recordSize = recordSize;</w:delText>
        </w:r>
        <w:bookmarkStart w:id="3040" w:name="_Toc417811881"/>
        <w:bookmarkStart w:id="3041" w:name="_Toc417853501"/>
        <w:bookmarkStart w:id="3042" w:name="_Toc418022179"/>
        <w:bookmarkStart w:id="3043" w:name="_Toc418191561"/>
        <w:bookmarkStart w:id="3044" w:name="_Toc418192030"/>
        <w:bookmarkStart w:id="3045" w:name="_Toc418263265"/>
        <w:bookmarkStart w:id="3046" w:name="_Toc418263732"/>
        <w:bookmarkStart w:id="3047" w:name="_Toc418356912"/>
        <w:bookmarkStart w:id="3048" w:name="_Toc418360275"/>
        <w:bookmarkStart w:id="3049" w:name="_Toc418434960"/>
        <w:bookmarkStart w:id="3050" w:name="_Toc419660127"/>
        <w:bookmarkStart w:id="3051" w:name="_Toc419660590"/>
        <w:bookmarkStart w:id="3052" w:name="_Toc420134059"/>
        <w:bookmarkStart w:id="3053" w:name="_Toc420134521"/>
        <w:bookmarkStart w:id="3054" w:name="_Toc420166279"/>
        <w:bookmarkStart w:id="3055" w:name="_Toc420167049"/>
        <w:bookmarkStart w:id="3056" w:name="_Toc420302206"/>
        <w:bookmarkStart w:id="3057" w:name="_Toc420302673"/>
        <w:bookmarkStart w:id="3058" w:name="_Toc420438507"/>
        <w:bookmarkStart w:id="3059" w:name="_Toc420795945"/>
        <w:bookmarkStart w:id="3060" w:name="_Toc420874213"/>
        <w:bookmarkStart w:id="3061" w:name="_Toc420874678"/>
        <w:bookmarkStart w:id="3062" w:name="_Toc420874420"/>
        <w:bookmarkStart w:id="3063" w:name="_Toc421046508"/>
        <w:bookmarkStart w:id="3064" w:name="_Toc421046979"/>
        <w:bookmarkStart w:id="3065" w:name="_Toc477259059"/>
        <w:bookmarkStart w:id="3066" w:name="_Toc479633157"/>
        <w:bookmarkStart w:id="3067" w:name="_Toc481936313"/>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del>
    </w:p>
    <w:p w14:paraId="049BD364" w14:textId="77777777" w:rsidR="00ED57CB" w:rsidRPr="00EC76D5" w:rsidDel="00561FE5" w:rsidRDefault="00397B2B" w:rsidP="00397B2B">
      <w:pPr>
        <w:pStyle w:val="Code"/>
        <w:rPr>
          <w:del w:id="3068" w:author="Stefan Bjornander" w:date="2015-04-25T14:41:00Z"/>
        </w:rPr>
      </w:pPr>
      <w:del w:id="3069" w:author="Stefan Bjornander" w:date="2015-04-25T14:41:00Z">
        <w:r w:rsidRPr="00EC76D5" w:rsidDel="00561FE5">
          <w:delText xml:space="preserve">  }</w:delText>
        </w:r>
        <w:bookmarkStart w:id="3070" w:name="_Toc417811882"/>
        <w:bookmarkStart w:id="3071" w:name="_Toc417853502"/>
        <w:bookmarkStart w:id="3072" w:name="_Toc418022180"/>
        <w:bookmarkStart w:id="3073" w:name="_Toc418191562"/>
        <w:bookmarkStart w:id="3074" w:name="_Toc418192031"/>
        <w:bookmarkStart w:id="3075" w:name="_Toc418263266"/>
        <w:bookmarkStart w:id="3076" w:name="_Toc418263733"/>
        <w:bookmarkStart w:id="3077" w:name="_Toc418356913"/>
        <w:bookmarkStart w:id="3078" w:name="_Toc418360276"/>
        <w:bookmarkStart w:id="3079" w:name="_Toc418434961"/>
        <w:bookmarkStart w:id="3080" w:name="_Toc419660128"/>
        <w:bookmarkStart w:id="3081" w:name="_Toc419660591"/>
        <w:bookmarkStart w:id="3082" w:name="_Toc420134060"/>
        <w:bookmarkStart w:id="3083" w:name="_Toc420134522"/>
        <w:bookmarkStart w:id="3084" w:name="_Toc420166280"/>
        <w:bookmarkStart w:id="3085" w:name="_Toc420167050"/>
        <w:bookmarkStart w:id="3086" w:name="_Toc420302207"/>
        <w:bookmarkStart w:id="3087" w:name="_Toc420302674"/>
        <w:bookmarkStart w:id="3088" w:name="_Toc420438508"/>
        <w:bookmarkStart w:id="3089" w:name="_Toc420795946"/>
        <w:bookmarkStart w:id="3090" w:name="_Toc420874214"/>
        <w:bookmarkStart w:id="3091" w:name="_Toc420874679"/>
        <w:bookmarkStart w:id="3092" w:name="_Toc420874421"/>
        <w:bookmarkStart w:id="3093" w:name="_Toc421046509"/>
        <w:bookmarkStart w:id="3094" w:name="_Toc421046980"/>
        <w:bookmarkStart w:id="3095" w:name="_Toc477259060"/>
        <w:bookmarkStart w:id="3096" w:name="_Toc479633158"/>
        <w:bookmarkStart w:id="3097" w:name="_Toc481936314"/>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del>
    </w:p>
    <w:p w14:paraId="6909499D" w14:textId="11ED36A4" w:rsidR="00ED57CB" w:rsidRPr="00EC76D5" w:rsidRDefault="00ED57CB" w:rsidP="006A31DF">
      <w:pPr>
        <w:pStyle w:val="Rubrik3"/>
      </w:pPr>
      <w:bookmarkStart w:id="3098" w:name="_Toc481936315"/>
      <w:r w:rsidRPr="00EC76D5">
        <w:t>Struct and Union Types</w:t>
      </w:r>
      <w:bookmarkEnd w:id="3098"/>
    </w:p>
    <w:p w14:paraId="55CE13D0" w14:textId="4CF35F5F" w:rsidR="008B1607" w:rsidRPr="00EC76D5" w:rsidRDefault="009D0975" w:rsidP="00EB1856">
      <w:r w:rsidRPr="00EC76D5">
        <w:t>A struct and union t</w:t>
      </w:r>
      <w:r w:rsidR="00EB1856" w:rsidRPr="00EC76D5">
        <w:t xml:space="preserve">akes a list of symbols and an indication </w:t>
      </w:r>
      <w:r w:rsidR="00AD0C4E" w:rsidRPr="00EC76D5">
        <w:t>whether</w:t>
      </w:r>
      <w:r w:rsidR="00D451DE" w:rsidRPr="00EC76D5">
        <w:t xml:space="preserve"> the struct or union is</w:t>
      </w:r>
      <w:r w:rsidR="00EB1856" w:rsidRPr="00EC76D5">
        <w:t xml:space="preserve"> </w:t>
      </w:r>
      <w:r w:rsidR="00EB1856" w:rsidRPr="00EC76D5">
        <w:rPr>
          <w:rStyle w:val="CodeInText0"/>
        </w:rPr>
        <w:t>tagged</w:t>
      </w:r>
      <w:r w:rsidR="00EB1856" w:rsidRPr="00EC76D5">
        <w:t>.</w:t>
      </w:r>
      <w:r w:rsidR="00A805C2" w:rsidRPr="00EC76D5">
        <w:t xml:space="preserve"> A struct or union is tagged it is </w:t>
      </w:r>
      <w:r w:rsidR="00F423BA" w:rsidRPr="00EC76D5">
        <w:t xml:space="preserve">given </w:t>
      </w:r>
      <w:r w:rsidR="007D1431" w:rsidRPr="00EC76D5">
        <w:t>a name:</w:t>
      </w:r>
    </w:p>
    <w:tbl>
      <w:tblPr>
        <w:tblStyle w:val="Tabellrutnt"/>
        <w:tblW w:w="0" w:type="auto"/>
        <w:tblLook w:val="04A0" w:firstRow="1" w:lastRow="0" w:firstColumn="1" w:lastColumn="0" w:noHBand="0" w:noVBand="1"/>
      </w:tblPr>
      <w:tblGrid>
        <w:gridCol w:w="4675"/>
        <w:gridCol w:w="4675"/>
      </w:tblGrid>
      <w:tr w:rsidR="008B1607" w:rsidRPr="00EC76D5" w14:paraId="08153970" w14:textId="77777777" w:rsidTr="00E4569A">
        <w:tc>
          <w:tcPr>
            <w:tcW w:w="4675" w:type="dxa"/>
            <w:tcBorders>
              <w:top w:val="nil"/>
              <w:left w:val="nil"/>
              <w:bottom w:val="nil"/>
              <w:right w:val="nil"/>
            </w:tcBorders>
          </w:tcPr>
          <w:p w14:paraId="3C2510D6" w14:textId="77777777" w:rsidR="008B1607" w:rsidRPr="00EC76D5" w:rsidRDefault="008B1607" w:rsidP="008F73FE">
            <w:pPr>
              <w:pStyle w:val="Code"/>
            </w:pPr>
            <w:r w:rsidRPr="00EC76D5">
              <w:t xml:space="preserve">struct </w:t>
            </w:r>
            <w:r w:rsidR="00376FA0" w:rsidRPr="00EC76D5">
              <w:t>{</w:t>
            </w:r>
          </w:p>
          <w:p w14:paraId="53CF7D8B" w14:textId="77777777" w:rsidR="00376FA0" w:rsidRPr="00EC76D5" w:rsidRDefault="00376FA0" w:rsidP="008F73FE">
            <w:pPr>
              <w:pStyle w:val="Code"/>
            </w:pPr>
            <w:r w:rsidRPr="00EC76D5">
              <w:t xml:space="preserve">  int a, b;</w:t>
            </w:r>
          </w:p>
          <w:p w14:paraId="1CF1E7F7" w14:textId="36B80BC7" w:rsidR="00376FA0" w:rsidRPr="00EC76D5" w:rsidRDefault="00376FA0" w:rsidP="008F73FE">
            <w:pPr>
              <w:pStyle w:val="Code"/>
            </w:pPr>
            <w:r w:rsidRPr="00EC76D5">
              <w:t>};</w:t>
            </w:r>
          </w:p>
        </w:tc>
        <w:tc>
          <w:tcPr>
            <w:tcW w:w="4675" w:type="dxa"/>
            <w:tcBorders>
              <w:top w:val="nil"/>
              <w:left w:val="nil"/>
              <w:bottom w:val="nil"/>
              <w:right w:val="nil"/>
            </w:tcBorders>
          </w:tcPr>
          <w:p w14:paraId="3C62E4ED" w14:textId="571E7A80" w:rsidR="008F73FE" w:rsidRPr="00EC76D5" w:rsidRDefault="008F73FE" w:rsidP="008F73FE">
            <w:pPr>
              <w:pStyle w:val="Code"/>
            </w:pPr>
            <w:r w:rsidRPr="00EC76D5">
              <w:t xml:space="preserve">struct </w:t>
            </w:r>
            <w:r w:rsidR="00AD2295" w:rsidRPr="00EC76D5">
              <w:t xml:space="preserve">s </w:t>
            </w:r>
            <w:r w:rsidRPr="00EC76D5">
              <w:t>{</w:t>
            </w:r>
          </w:p>
          <w:p w14:paraId="38F51A09" w14:textId="77777777" w:rsidR="008F73FE" w:rsidRPr="00EC76D5" w:rsidRDefault="008F73FE" w:rsidP="008F73FE">
            <w:pPr>
              <w:pStyle w:val="Code"/>
            </w:pPr>
            <w:r w:rsidRPr="00EC76D5">
              <w:t xml:space="preserve">  int a, b;</w:t>
            </w:r>
          </w:p>
          <w:p w14:paraId="075CA43C" w14:textId="2DF49F1E" w:rsidR="008B1607" w:rsidRPr="00EC76D5" w:rsidRDefault="008F73FE" w:rsidP="008F73FE">
            <w:pPr>
              <w:pStyle w:val="Code"/>
            </w:pPr>
            <w:r w:rsidRPr="00EC76D5">
              <w:t>};</w:t>
            </w:r>
          </w:p>
        </w:tc>
      </w:tr>
      <w:tr w:rsidR="008B1607" w:rsidRPr="00EC76D5" w14:paraId="744EC5ED" w14:textId="77777777" w:rsidTr="00E4569A">
        <w:tc>
          <w:tcPr>
            <w:tcW w:w="4675" w:type="dxa"/>
            <w:tcBorders>
              <w:top w:val="nil"/>
              <w:left w:val="nil"/>
              <w:bottom w:val="nil"/>
              <w:right w:val="nil"/>
            </w:tcBorders>
          </w:tcPr>
          <w:p w14:paraId="31493489" w14:textId="487D4A70" w:rsidR="008B1607" w:rsidRPr="00EC76D5" w:rsidRDefault="008F73FE" w:rsidP="00EB1856">
            <w:r w:rsidRPr="00EC76D5">
              <w:t xml:space="preserve">(a) An untagged </w:t>
            </w:r>
            <w:r w:rsidR="00FE1B5D" w:rsidRPr="00EC76D5">
              <w:t>struct</w:t>
            </w:r>
          </w:p>
        </w:tc>
        <w:tc>
          <w:tcPr>
            <w:tcW w:w="4675" w:type="dxa"/>
            <w:tcBorders>
              <w:top w:val="nil"/>
              <w:left w:val="nil"/>
              <w:bottom w:val="nil"/>
              <w:right w:val="nil"/>
            </w:tcBorders>
          </w:tcPr>
          <w:p w14:paraId="6071441C" w14:textId="797C5186" w:rsidR="008B1607" w:rsidRPr="00EC76D5" w:rsidRDefault="008F73FE" w:rsidP="00EB1856">
            <w:r w:rsidRPr="00EC76D5">
              <w:t>(b) A struct tagged with the name “s”</w:t>
            </w:r>
          </w:p>
        </w:tc>
      </w:tr>
    </w:tbl>
    <w:p w14:paraId="5001986A" w14:textId="3C24EC76" w:rsidR="007D1431" w:rsidRPr="00EC76D5" w:rsidRDefault="007D1431" w:rsidP="007D1431">
      <w:r w:rsidRPr="00EC76D5">
        <w:t xml:space="preserve">The only reason for including the </w:t>
      </w:r>
      <w:proofErr w:type="spellStart"/>
      <w:r w:rsidRPr="00EC76D5">
        <w:rPr>
          <w:rStyle w:val="CodeInText0"/>
        </w:rPr>
        <w:t>m_hasTag</w:t>
      </w:r>
      <w:proofErr w:type="spellEnd"/>
      <w:r w:rsidRPr="00EC76D5">
        <w:t xml:space="preserve"> field is that </w:t>
      </w:r>
      <w:r w:rsidR="000B05FB" w:rsidRPr="00EC76D5">
        <w:t>an untagged struct or union with no defined variables shall raise a warning, since it is a meaningless</w:t>
      </w:r>
      <w:r w:rsidR="008D4686" w:rsidRPr="00EC76D5">
        <w:t xml:space="preserve"> declaration:</w:t>
      </w:r>
    </w:p>
    <w:p w14:paraId="416E327D" w14:textId="77777777" w:rsidR="003A6B90" w:rsidRPr="00EC76D5" w:rsidRDefault="003A6B90" w:rsidP="00C15BA3">
      <w:pPr>
        <w:pStyle w:val="Code"/>
      </w:pPr>
    </w:p>
    <w:p w14:paraId="2BF4E4C1" w14:textId="77777777" w:rsidR="003A6B90" w:rsidRPr="00EC76D5" w:rsidRDefault="003A6B90" w:rsidP="00C15BA3">
      <w:pPr>
        <w:pStyle w:val="Code"/>
      </w:pPr>
    </w:p>
    <w:p w14:paraId="68E4507E" w14:textId="3B93B0DD" w:rsidR="00C15BA3" w:rsidRPr="00EC76D5" w:rsidRDefault="00C15BA3" w:rsidP="00C15BA3">
      <w:pPr>
        <w:pStyle w:val="Code"/>
      </w:pPr>
      <w:r w:rsidRPr="00EC76D5">
        <w:t>struct s {int i;}; // Meaningful</w:t>
      </w:r>
      <w:r w:rsidR="00D6433F" w:rsidRPr="00EC76D5">
        <w:t>, s can later be used to define variables.</w:t>
      </w:r>
    </w:p>
    <w:p w14:paraId="01CD2004" w14:textId="22974A09" w:rsidR="00C530AB" w:rsidRPr="00EC76D5" w:rsidRDefault="00C530AB" w:rsidP="00C530AB">
      <w:pPr>
        <w:pStyle w:val="Code"/>
      </w:pPr>
      <w:r w:rsidRPr="00EC76D5">
        <w:t>struct {int i;} t; // Meaningful, t is a defined variable.</w:t>
      </w:r>
    </w:p>
    <w:p w14:paraId="48103D11" w14:textId="493BBECC" w:rsidR="00C15BA3" w:rsidRPr="00EC76D5" w:rsidRDefault="00C15BA3" w:rsidP="00C15BA3">
      <w:pPr>
        <w:pStyle w:val="Code"/>
      </w:pPr>
      <w:r w:rsidRPr="00EC76D5">
        <w:t>struct {int i;};   // Meaningless</w:t>
      </w:r>
      <w:r w:rsidR="001F038C" w:rsidRPr="00EC76D5">
        <w:t xml:space="preserve">, </w:t>
      </w:r>
      <w:r w:rsidR="003A6B90" w:rsidRPr="00EC76D5">
        <w:t>shall raise a warning.</w:t>
      </w:r>
    </w:p>
    <w:p w14:paraId="2C88FDDC" w14:textId="4BDF4908" w:rsidR="009E5C9B" w:rsidRPr="00EC76D5" w:rsidRDefault="009E5C9B" w:rsidP="009E5C9B">
      <w:pPr>
        <w:pStyle w:val="CodeHeader"/>
        <w:rPr>
          <w:ins w:id="3099" w:author="Stefan Bjornander" w:date="2015-04-25T16:01:00Z"/>
        </w:rPr>
      </w:pPr>
      <w:proofErr w:type="spellStart"/>
      <w:r w:rsidRPr="00EC76D5">
        <w:t>Type.java</w:t>
      </w:r>
      <w:proofErr w:type="spellEnd"/>
    </w:p>
    <w:p w14:paraId="23977924" w14:textId="77777777" w:rsidR="006B3DB7" w:rsidRPr="00EC76D5" w:rsidRDefault="006B3DB7" w:rsidP="006B3DB7">
      <w:pPr>
        <w:pStyle w:val="Code"/>
      </w:pPr>
      <w:r w:rsidRPr="00EC76D5">
        <w:t xml:space="preserve">  private boolean m_hasTag;</w:t>
      </w:r>
    </w:p>
    <w:p w14:paraId="050F1547" w14:textId="77777777" w:rsidR="006B3DB7" w:rsidRPr="00EC76D5" w:rsidRDefault="006B3DB7" w:rsidP="006B3DB7">
      <w:pPr>
        <w:pStyle w:val="Code"/>
      </w:pPr>
      <w:r w:rsidRPr="00EC76D5">
        <w:t xml:space="preserve">  private Map&lt;String,Symbol&gt; m_memberMap;</w:t>
      </w:r>
    </w:p>
    <w:p w14:paraId="2EAFE4F0" w14:textId="77777777" w:rsidR="006B3DB7" w:rsidRPr="00EC76D5" w:rsidRDefault="006B3DB7" w:rsidP="006B3DB7">
      <w:pPr>
        <w:pStyle w:val="Code"/>
      </w:pPr>
    </w:p>
    <w:p w14:paraId="2CEEA21B" w14:textId="77777777" w:rsidR="006B3DB7" w:rsidRPr="00EC76D5" w:rsidRDefault="006B3DB7" w:rsidP="006B3DB7">
      <w:pPr>
        <w:pStyle w:val="Code"/>
      </w:pPr>
      <w:r w:rsidRPr="00EC76D5">
        <w:t xml:space="preserve">  public static Type createStructOrUnionType(Sort sort,</w:t>
      </w:r>
    </w:p>
    <w:p w14:paraId="59CDB442" w14:textId="7A136888" w:rsidR="006B3DB7" w:rsidRPr="00EC76D5" w:rsidRDefault="00906F6E" w:rsidP="006B3DB7">
      <w:pPr>
        <w:pStyle w:val="Code"/>
      </w:pPr>
      <w:r w:rsidRPr="00EC76D5">
        <w:t xml:space="preserve"> </w:t>
      </w:r>
      <w:r w:rsidR="006B3DB7" w:rsidRPr="00EC76D5">
        <w:t xml:space="preserve">                          Map&lt;String,Symbol&gt; symbolMap, boolean hasTag)</w:t>
      </w:r>
      <w:r w:rsidRPr="00EC76D5">
        <w:t xml:space="preserve"> </w:t>
      </w:r>
      <w:r w:rsidR="006B3DB7" w:rsidRPr="00EC76D5">
        <w:t>{</w:t>
      </w:r>
    </w:p>
    <w:p w14:paraId="438928A2" w14:textId="77777777" w:rsidR="006B3DB7" w:rsidRPr="00EC76D5" w:rsidRDefault="006B3DB7" w:rsidP="006B3DB7">
      <w:pPr>
        <w:pStyle w:val="Code"/>
      </w:pPr>
      <w:r w:rsidRPr="00EC76D5">
        <w:t xml:space="preserve">    Type type = new Type();</w:t>
      </w:r>
    </w:p>
    <w:p w14:paraId="7FE8B4D3" w14:textId="77777777" w:rsidR="006B3DB7" w:rsidRPr="00EC76D5" w:rsidRDefault="006B3DB7" w:rsidP="006B3DB7">
      <w:pPr>
        <w:pStyle w:val="Code"/>
      </w:pPr>
      <w:r w:rsidRPr="00EC76D5">
        <w:t xml:space="preserve">    type.m_sort = sort;</w:t>
      </w:r>
    </w:p>
    <w:p w14:paraId="1D6E0B06" w14:textId="77777777" w:rsidR="006B3DB7" w:rsidRPr="00EC76D5" w:rsidRDefault="006B3DB7" w:rsidP="006B3DB7">
      <w:pPr>
        <w:pStyle w:val="Code"/>
      </w:pPr>
      <w:r w:rsidRPr="00EC76D5">
        <w:t xml:space="preserve">    type.m_hasTag = hasTag;</w:t>
      </w:r>
    </w:p>
    <w:p w14:paraId="21A9AF23" w14:textId="77777777" w:rsidR="006B3DB7" w:rsidRPr="00EC76D5" w:rsidRDefault="006B3DB7" w:rsidP="006B3DB7">
      <w:pPr>
        <w:pStyle w:val="Code"/>
      </w:pPr>
      <w:r w:rsidRPr="00EC76D5">
        <w:t xml:space="preserve">    type.m_memberMap = symbolMap;</w:t>
      </w:r>
    </w:p>
    <w:p w14:paraId="05B08FE9" w14:textId="77777777" w:rsidR="006B3DB7" w:rsidRPr="00EC76D5" w:rsidRDefault="006B3DB7" w:rsidP="006B3DB7">
      <w:pPr>
        <w:pStyle w:val="Code"/>
      </w:pPr>
      <w:r w:rsidRPr="00EC76D5">
        <w:t xml:space="preserve">    return type;</w:t>
      </w:r>
    </w:p>
    <w:p w14:paraId="618D87FA" w14:textId="77777777" w:rsidR="006B3DB7" w:rsidRPr="00EC76D5" w:rsidRDefault="006B3DB7" w:rsidP="006B3DB7">
      <w:pPr>
        <w:pStyle w:val="Code"/>
      </w:pPr>
      <w:r w:rsidRPr="00EC76D5">
        <w:t xml:space="preserve">  }</w:t>
      </w:r>
    </w:p>
    <w:p w14:paraId="0DA673B7" w14:textId="77777777" w:rsidR="006B3DB7" w:rsidRPr="00EC76D5" w:rsidRDefault="006B3DB7" w:rsidP="006B3DB7">
      <w:pPr>
        <w:pStyle w:val="Code"/>
      </w:pPr>
    </w:p>
    <w:p w14:paraId="45B1EA8E" w14:textId="77777777" w:rsidR="006B3DB7" w:rsidRPr="00EC76D5" w:rsidRDefault="006B3DB7" w:rsidP="006B3DB7">
      <w:pPr>
        <w:pStyle w:val="Code"/>
      </w:pPr>
      <w:r w:rsidRPr="00EC76D5">
        <w:t xml:space="preserve">  public boolean hasTag() {</w:t>
      </w:r>
    </w:p>
    <w:p w14:paraId="55801078" w14:textId="77777777" w:rsidR="006B3DB7" w:rsidRPr="00EC76D5" w:rsidRDefault="006B3DB7" w:rsidP="006B3DB7">
      <w:pPr>
        <w:pStyle w:val="Code"/>
      </w:pPr>
      <w:r w:rsidRPr="00EC76D5">
        <w:t xml:space="preserve">    return m_hasTag;</w:t>
      </w:r>
    </w:p>
    <w:p w14:paraId="2D049EFE" w14:textId="77777777" w:rsidR="006B3DB7" w:rsidRPr="00EC76D5" w:rsidRDefault="006B3DB7" w:rsidP="006B3DB7">
      <w:pPr>
        <w:pStyle w:val="Code"/>
      </w:pPr>
      <w:r w:rsidRPr="00EC76D5">
        <w:t xml:space="preserve">  }</w:t>
      </w:r>
    </w:p>
    <w:p w14:paraId="2554301F" w14:textId="77777777" w:rsidR="006B3DB7" w:rsidRPr="00EC76D5" w:rsidRDefault="006B3DB7" w:rsidP="006B3DB7">
      <w:pPr>
        <w:pStyle w:val="Code"/>
      </w:pPr>
    </w:p>
    <w:p w14:paraId="29C6D16E" w14:textId="77777777" w:rsidR="006B3DB7" w:rsidRPr="00EC76D5" w:rsidRDefault="006B3DB7" w:rsidP="006B3DB7">
      <w:pPr>
        <w:pStyle w:val="Code"/>
      </w:pPr>
      <w:r w:rsidRPr="00EC76D5">
        <w:t xml:space="preserve">  public Symbol lookupMember(String name) {</w:t>
      </w:r>
    </w:p>
    <w:p w14:paraId="4B5D3D54" w14:textId="77777777" w:rsidR="006B3DB7" w:rsidRPr="00EC76D5" w:rsidRDefault="006B3DB7" w:rsidP="006B3DB7">
      <w:pPr>
        <w:pStyle w:val="Code"/>
      </w:pPr>
      <w:r w:rsidRPr="00EC76D5">
        <w:t xml:space="preserve">    return m_memberMap.get(name);</w:t>
      </w:r>
    </w:p>
    <w:p w14:paraId="5306AD96" w14:textId="77777777" w:rsidR="006B3DB7" w:rsidRPr="00EC76D5" w:rsidRDefault="006B3DB7" w:rsidP="006B3DB7">
      <w:pPr>
        <w:pStyle w:val="Code"/>
      </w:pPr>
      <w:r w:rsidRPr="00EC76D5">
        <w:t xml:space="preserve">  }</w:t>
      </w:r>
    </w:p>
    <w:p w14:paraId="423E26D0" w14:textId="77777777" w:rsidR="006B3DB7" w:rsidRPr="00EC76D5" w:rsidRDefault="006B3DB7" w:rsidP="006B3DB7">
      <w:pPr>
        <w:pStyle w:val="Code"/>
      </w:pPr>
    </w:p>
    <w:p w14:paraId="6563D2CD" w14:textId="77777777" w:rsidR="006B3DB7" w:rsidRPr="00EC76D5" w:rsidRDefault="006B3DB7" w:rsidP="006B3DB7">
      <w:pPr>
        <w:pStyle w:val="Code"/>
      </w:pPr>
      <w:r w:rsidRPr="00EC76D5">
        <w:t xml:space="preserve">  public Map&lt;String,Symbol&gt; getMemberMap() {</w:t>
      </w:r>
    </w:p>
    <w:p w14:paraId="419AE920" w14:textId="77777777" w:rsidR="006B3DB7" w:rsidRPr="00EC76D5" w:rsidRDefault="006B3DB7" w:rsidP="006B3DB7">
      <w:pPr>
        <w:pStyle w:val="Code"/>
      </w:pPr>
      <w:r w:rsidRPr="00EC76D5">
        <w:t xml:space="preserve">    return m_memberMap;</w:t>
      </w:r>
    </w:p>
    <w:p w14:paraId="6EEE449E" w14:textId="77777777" w:rsidR="006B3DB7" w:rsidRPr="00EC76D5" w:rsidRDefault="006B3DB7" w:rsidP="006B3DB7">
      <w:pPr>
        <w:pStyle w:val="Code"/>
      </w:pPr>
      <w:r w:rsidRPr="00EC76D5">
        <w:t xml:space="preserve">  }</w:t>
      </w:r>
    </w:p>
    <w:p w14:paraId="45CB52FD" w14:textId="77777777" w:rsidR="006B3DB7" w:rsidRPr="00EC76D5" w:rsidRDefault="006B3DB7" w:rsidP="006B3DB7">
      <w:pPr>
        <w:pStyle w:val="Code"/>
      </w:pPr>
    </w:p>
    <w:p w14:paraId="243B9BD6" w14:textId="77777777" w:rsidR="006B3DB7" w:rsidRPr="00EC76D5" w:rsidRDefault="006B3DB7" w:rsidP="006B3DB7">
      <w:pPr>
        <w:pStyle w:val="Code"/>
      </w:pPr>
      <w:r w:rsidRPr="00EC76D5">
        <w:t xml:space="preserve">  public void setMemberMap(Map&lt;String,Symbol&gt; memberMap) {</w:t>
      </w:r>
    </w:p>
    <w:p w14:paraId="1DD6381C" w14:textId="77777777" w:rsidR="006B3DB7" w:rsidRPr="00EC76D5" w:rsidRDefault="006B3DB7" w:rsidP="006B3DB7">
      <w:pPr>
        <w:pStyle w:val="Code"/>
      </w:pPr>
      <w:r w:rsidRPr="00EC76D5">
        <w:t xml:space="preserve">    m_memberMap = memberMap;</w:t>
      </w:r>
    </w:p>
    <w:p w14:paraId="7CFDE5ED" w14:textId="3E335C12" w:rsidR="000610D0" w:rsidRPr="00EC76D5" w:rsidRDefault="006B3DB7">
      <w:pPr>
        <w:pStyle w:val="Code"/>
        <w:pPrChange w:id="3100" w:author="Stefan Bjornander" w:date="2015-04-25T16:02:00Z">
          <w:pPr>
            <w:pStyle w:val="CodeHeader"/>
          </w:pPr>
        </w:pPrChange>
      </w:pPr>
      <w:r w:rsidRPr="00EC76D5">
        <w:t xml:space="preserve">  }</w:t>
      </w:r>
    </w:p>
    <w:p w14:paraId="336AA20B" w14:textId="6D8F58A3" w:rsidR="00397B2B" w:rsidRPr="00EC76D5" w:rsidDel="00692937" w:rsidRDefault="00CB450B" w:rsidP="00EC426F">
      <w:pPr>
        <w:pStyle w:val="Code"/>
        <w:rPr>
          <w:del w:id="3101" w:author="Stefan Bjornander" w:date="2015-04-25T11:08:00Z"/>
        </w:rPr>
      </w:pPr>
      <w:bookmarkStart w:id="3102" w:name="_Toc481936316"/>
      <w:ins w:id="3103" w:author="Stefan Bjornander" w:date="2015-04-25T16:04:00Z">
        <w:r w:rsidRPr="00EC76D5">
          <w:t>Type</w:t>
        </w:r>
        <w:bookmarkEnd w:id="3102"/>
        <w:r w:rsidRPr="00EC76D5">
          <w:t xml:space="preserve"> </w:t>
        </w:r>
      </w:ins>
      <w:del w:id="3104" w:author="Stefan Bjornander" w:date="2015-04-25T11:08:00Z">
        <w:r w:rsidR="00397B2B" w:rsidRPr="00EC76D5" w:rsidDel="00692937">
          <w:delText xml:space="preserve">  private boolean m_hasTag;</w:delText>
        </w:r>
      </w:del>
    </w:p>
    <w:p w14:paraId="1CD75E09" w14:textId="77777777" w:rsidR="00397B2B" w:rsidRPr="00EC76D5" w:rsidDel="000610D0" w:rsidRDefault="00397B2B" w:rsidP="00EC426F">
      <w:pPr>
        <w:pStyle w:val="Code"/>
        <w:rPr>
          <w:del w:id="3105" w:author="Stefan Bjornander" w:date="2015-04-25T16:01:00Z"/>
        </w:rPr>
      </w:pPr>
      <w:del w:id="3106" w:author="Stefan Bjornander" w:date="2015-04-25T16:01:00Z">
        <w:r w:rsidRPr="00EC76D5" w:rsidDel="000610D0">
          <w:delText xml:space="preserve">  private List&lt;Symb&gt; </w:delText>
        </w:r>
      </w:del>
      <w:del w:id="3107" w:author="Stefan Bjornander" w:date="2015-04-25T11:36:00Z">
        <w:r w:rsidRPr="00EC76D5" w:rsidDel="00EF4076">
          <w:delText>m_symbolList</w:delText>
        </w:r>
      </w:del>
      <w:del w:id="3108" w:author="Stefan Bjornander" w:date="2015-04-25T16:01:00Z">
        <w:r w:rsidRPr="00EC76D5" w:rsidDel="000610D0">
          <w:delText>;</w:delText>
        </w:r>
        <w:bookmarkStart w:id="3109" w:name="_Toc417811885"/>
        <w:bookmarkStart w:id="3110" w:name="_Toc417853505"/>
        <w:bookmarkStart w:id="3111" w:name="_Toc418022183"/>
        <w:bookmarkStart w:id="3112" w:name="_Toc418191565"/>
        <w:bookmarkStart w:id="3113" w:name="_Toc418192034"/>
        <w:bookmarkStart w:id="3114" w:name="_Toc418263269"/>
        <w:bookmarkStart w:id="3115" w:name="_Toc418263736"/>
        <w:bookmarkStart w:id="3116" w:name="_Toc418356916"/>
        <w:bookmarkStart w:id="3117" w:name="_Toc418360279"/>
        <w:bookmarkStart w:id="3118" w:name="_Toc418434964"/>
        <w:bookmarkStart w:id="3119" w:name="_Toc419660131"/>
        <w:bookmarkStart w:id="3120" w:name="_Toc419660594"/>
        <w:bookmarkStart w:id="3121" w:name="_Toc420134063"/>
        <w:bookmarkStart w:id="3122" w:name="_Toc420134525"/>
        <w:bookmarkStart w:id="3123" w:name="_Toc420166283"/>
        <w:bookmarkStart w:id="3124" w:name="_Toc420167053"/>
        <w:bookmarkStart w:id="3125" w:name="_Toc420302210"/>
        <w:bookmarkStart w:id="3126" w:name="_Toc420302677"/>
        <w:bookmarkStart w:id="3127" w:name="_Toc420438511"/>
        <w:bookmarkStart w:id="3128" w:name="_Toc420795949"/>
        <w:bookmarkStart w:id="3129" w:name="_Toc420874217"/>
        <w:bookmarkStart w:id="3130" w:name="_Toc420874682"/>
        <w:bookmarkStart w:id="3131" w:name="_Toc420874424"/>
        <w:bookmarkStart w:id="3132" w:name="_Toc421046512"/>
        <w:bookmarkStart w:id="3133" w:name="_Toc421046983"/>
        <w:bookmarkStart w:id="3134" w:name="_Toc477259063"/>
        <w:bookmarkStart w:id="3135" w:name="_Toc479633161"/>
        <w:bookmarkStart w:id="3136" w:name="_Toc481936317"/>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del>
    </w:p>
    <w:p w14:paraId="0D3F312D" w14:textId="77777777" w:rsidR="00397B2B" w:rsidRPr="00EC76D5" w:rsidDel="000610D0" w:rsidRDefault="00397B2B" w:rsidP="00EC426F">
      <w:pPr>
        <w:pStyle w:val="Code"/>
        <w:rPr>
          <w:del w:id="3137" w:author="Stefan Bjornander" w:date="2015-04-25T16:01:00Z"/>
        </w:rPr>
      </w:pPr>
      <w:bookmarkStart w:id="3138" w:name="_Toc417811886"/>
      <w:bookmarkStart w:id="3139" w:name="_Toc417853506"/>
      <w:bookmarkStart w:id="3140" w:name="_Toc418022184"/>
      <w:bookmarkStart w:id="3141" w:name="_Toc418191566"/>
      <w:bookmarkStart w:id="3142" w:name="_Toc418192035"/>
      <w:bookmarkStart w:id="3143" w:name="_Toc418263270"/>
      <w:bookmarkStart w:id="3144" w:name="_Toc418263737"/>
      <w:bookmarkStart w:id="3145" w:name="_Toc418356917"/>
      <w:bookmarkStart w:id="3146" w:name="_Toc418360280"/>
      <w:bookmarkStart w:id="3147" w:name="_Toc418434965"/>
      <w:bookmarkStart w:id="3148" w:name="_Toc419660132"/>
      <w:bookmarkStart w:id="3149" w:name="_Toc419660595"/>
      <w:bookmarkStart w:id="3150" w:name="_Toc420134064"/>
      <w:bookmarkStart w:id="3151" w:name="_Toc420134526"/>
      <w:bookmarkStart w:id="3152" w:name="_Toc420166284"/>
      <w:bookmarkStart w:id="3153" w:name="_Toc420167054"/>
      <w:bookmarkStart w:id="3154" w:name="_Toc420302211"/>
      <w:bookmarkStart w:id="3155" w:name="_Toc420302678"/>
      <w:bookmarkStart w:id="3156" w:name="_Toc420438512"/>
      <w:bookmarkStart w:id="3157" w:name="_Toc420795950"/>
      <w:bookmarkStart w:id="3158" w:name="_Toc420874218"/>
      <w:bookmarkStart w:id="3159" w:name="_Toc420874683"/>
      <w:bookmarkStart w:id="3160" w:name="_Toc420874425"/>
      <w:bookmarkStart w:id="3161" w:name="_Toc421046513"/>
      <w:bookmarkStart w:id="3162" w:name="_Toc421046984"/>
      <w:bookmarkStart w:id="3163" w:name="_Toc477259064"/>
      <w:bookmarkStart w:id="3164" w:name="_Toc479633162"/>
      <w:bookmarkStart w:id="3165" w:name="_Toc481936318"/>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p>
    <w:p w14:paraId="4C4E3DC6" w14:textId="77777777" w:rsidR="00397B2B" w:rsidRPr="00EC76D5" w:rsidDel="000610D0" w:rsidRDefault="00397B2B" w:rsidP="00EC426F">
      <w:pPr>
        <w:pStyle w:val="Code"/>
        <w:rPr>
          <w:del w:id="3166" w:author="Stefan Bjornander" w:date="2015-04-25T16:01:00Z"/>
        </w:rPr>
      </w:pPr>
      <w:del w:id="3167" w:author="Stefan Bjornander" w:date="2015-04-25T16:01:00Z">
        <w:r w:rsidRPr="00EC76D5" w:rsidDel="000610D0">
          <w:delText xml:space="preserve">  public static Type createStructType(List&lt;Symb&gt; symbolList, boolean hasTag)</w:delText>
        </w:r>
      </w:del>
      <w:del w:id="3168" w:author="Stefan Bjornander" w:date="2015-04-25T11:05:00Z">
        <w:r w:rsidRPr="00EC76D5" w:rsidDel="00F13161">
          <w:delText xml:space="preserve"> </w:delText>
        </w:r>
      </w:del>
      <w:del w:id="3169" w:author="Stefan Bjornander" w:date="2015-04-25T16:01:00Z">
        <w:r w:rsidRPr="00EC76D5" w:rsidDel="000610D0">
          <w:delText>{</w:delText>
        </w:r>
        <w:bookmarkStart w:id="3170" w:name="_Toc417811887"/>
        <w:bookmarkStart w:id="3171" w:name="_Toc417853507"/>
        <w:bookmarkStart w:id="3172" w:name="_Toc418022185"/>
        <w:bookmarkStart w:id="3173" w:name="_Toc418191567"/>
        <w:bookmarkStart w:id="3174" w:name="_Toc418192036"/>
        <w:bookmarkStart w:id="3175" w:name="_Toc418263271"/>
        <w:bookmarkStart w:id="3176" w:name="_Toc418263738"/>
        <w:bookmarkStart w:id="3177" w:name="_Toc418356918"/>
        <w:bookmarkStart w:id="3178" w:name="_Toc418360281"/>
        <w:bookmarkStart w:id="3179" w:name="_Toc418434966"/>
        <w:bookmarkStart w:id="3180" w:name="_Toc419660133"/>
        <w:bookmarkStart w:id="3181" w:name="_Toc419660596"/>
        <w:bookmarkStart w:id="3182" w:name="_Toc420134065"/>
        <w:bookmarkStart w:id="3183" w:name="_Toc420134527"/>
        <w:bookmarkStart w:id="3184" w:name="_Toc420166285"/>
        <w:bookmarkStart w:id="3185" w:name="_Toc420167055"/>
        <w:bookmarkStart w:id="3186" w:name="_Toc420302212"/>
        <w:bookmarkStart w:id="3187" w:name="_Toc420302679"/>
        <w:bookmarkStart w:id="3188" w:name="_Toc420438513"/>
        <w:bookmarkStart w:id="3189" w:name="_Toc420795951"/>
        <w:bookmarkStart w:id="3190" w:name="_Toc420874219"/>
        <w:bookmarkStart w:id="3191" w:name="_Toc420874684"/>
        <w:bookmarkStart w:id="3192" w:name="_Toc420874426"/>
        <w:bookmarkStart w:id="3193" w:name="_Toc421046514"/>
        <w:bookmarkStart w:id="3194" w:name="_Toc421046985"/>
        <w:bookmarkStart w:id="3195" w:name="_Toc477259065"/>
        <w:bookmarkStart w:id="3196" w:name="_Toc479633163"/>
        <w:bookmarkStart w:id="3197" w:name="_Toc48193631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del>
    </w:p>
    <w:p w14:paraId="70A4B822" w14:textId="77777777" w:rsidR="00397B2B" w:rsidRPr="00EC76D5" w:rsidDel="000610D0" w:rsidRDefault="00397B2B" w:rsidP="00EC426F">
      <w:pPr>
        <w:pStyle w:val="Code"/>
        <w:rPr>
          <w:del w:id="3198" w:author="Stefan Bjornander" w:date="2015-04-25T16:01:00Z"/>
        </w:rPr>
      </w:pPr>
      <w:del w:id="3199" w:author="Stefan Bjornander" w:date="2015-04-25T16:01:00Z">
        <w:r w:rsidRPr="00EC76D5" w:rsidDel="000610D0">
          <w:delText xml:space="preserve">    Type structType = new Type();</w:delText>
        </w:r>
        <w:bookmarkStart w:id="3200" w:name="_Toc417811888"/>
        <w:bookmarkStart w:id="3201" w:name="_Toc417853508"/>
        <w:bookmarkStart w:id="3202" w:name="_Toc418022186"/>
        <w:bookmarkStart w:id="3203" w:name="_Toc418191568"/>
        <w:bookmarkStart w:id="3204" w:name="_Toc418192037"/>
        <w:bookmarkStart w:id="3205" w:name="_Toc418263272"/>
        <w:bookmarkStart w:id="3206" w:name="_Toc418263739"/>
        <w:bookmarkStart w:id="3207" w:name="_Toc418356919"/>
        <w:bookmarkStart w:id="3208" w:name="_Toc418360282"/>
        <w:bookmarkStart w:id="3209" w:name="_Toc418434967"/>
        <w:bookmarkStart w:id="3210" w:name="_Toc419660134"/>
        <w:bookmarkStart w:id="3211" w:name="_Toc419660597"/>
        <w:bookmarkStart w:id="3212" w:name="_Toc420134066"/>
        <w:bookmarkStart w:id="3213" w:name="_Toc420134528"/>
        <w:bookmarkStart w:id="3214" w:name="_Toc420166286"/>
        <w:bookmarkStart w:id="3215" w:name="_Toc420167056"/>
        <w:bookmarkStart w:id="3216" w:name="_Toc420302213"/>
        <w:bookmarkStart w:id="3217" w:name="_Toc420302680"/>
        <w:bookmarkStart w:id="3218" w:name="_Toc420438514"/>
        <w:bookmarkStart w:id="3219" w:name="_Toc420795952"/>
        <w:bookmarkStart w:id="3220" w:name="_Toc420874220"/>
        <w:bookmarkStart w:id="3221" w:name="_Toc420874685"/>
        <w:bookmarkStart w:id="3222" w:name="_Toc420874427"/>
        <w:bookmarkStart w:id="3223" w:name="_Toc421046515"/>
        <w:bookmarkStart w:id="3224" w:name="_Toc421046986"/>
        <w:bookmarkStart w:id="3225" w:name="_Toc477259066"/>
        <w:bookmarkStart w:id="3226" w:name="_Toc479633164"/>
        <w:bookmarkStart w:id="3227" w:name="_Toc481936320"/>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del>
    </w:p>
    <w:p w14:paraId="7A38DD12" w14:textId="77777777" w:rsidR="00397B2B" w:rsidRPr="00EC76D5" w:rsidDel="000610D0" w:rsidRDefault="00397B2B" w:rsidP="00EC426F">
      <w:pPr>
        <w:pStyle w:val="Code"/>
        <w:rPr>
          <w:del w:id="3228" w:author="Stefan Bjornander" w:date="2015-04-25T16:01:00Z"/>
        </w:rPr>
      </w:pPr>
      <w:del w:id="3229" w:author="Stefan Bjornander" w:date="2015-04-25T16:01:00Z">
        <w:r w:rsidRPr="00EC76D5" w:rsidDel="000610D0">
          <w:delText xml:space="preserve">    structType.m_sort = Sort.Struct;</w:delText>
        </w:r>
        <w:bookmarkStart w:id="3230" w:name="_Toc417811889"/>
        <w:bookmarkStart w:id="3231" w:name="_Toc417853509"/>
        <w:bookmarkStart w:id="3232" w:name="_Toc418022187"/>
        <w:bookmarkStart w:id="3233" w:name="_Toc418191569"/>
        <w:bookmarkStart w:id="3234" w:name="_Toc418192038"/>
        <w:bookmarkStart w:id="3235" w:name="_Toc418263273"/>
        <w:bookmarkStart w:id="3236" w:name="_Toc418263740"/>
        <w:bookmarkStart w:id="3237" w:name="_Toc418356920"/>
        <w:bookmarkStart w:id="3238" w:name="_Toc418360283"/>
        <w:bookmarkStart w:id="3239" w:name="_Toc418434968"/>
        <w:bookmarkStart w:id="3240" w:name="_Toc419660135"/>
        <w:bookmarkStart w:id="3241" w:name="_Toc419660598"/>
        <w:bookmarkStart w:id="3242" w:name="_Toc420134067"/>
        <w:bookmarkStart w:id="3243" w:name="_Toc420134529"/>
        <w:bookmarkStart w:id="3244" w:name="_Toc420166287"/>
        <w:bookmarkStart w:id="3245" w:name="_Toc420167057"/>
        <w:bookmarkStart w:id="3246" w:name="_Toc420302214"/>
        <w:bookmarkStart w:id="3247" w:name="_Toc420302681"/>
        <w:bookmarkStart w:id="3248" w:name="_Toc420438515"/>
        <w:bookmarkStart w:id="3249" w:name="_Toc420795953"/>
        <w:bookmarkStart w:id="3250" w:name="_Toc420874221"/>
        <w:bookmarkStart w:id="3251" w:name="_Toc420874686"/>
        <w:bookmarkStart w:id="3252" w:name="_Toc420874428"/>
        <w:bookmarkStart w:id="3253" w:name="_Toc421046516"/>
        <w:bookmarkStart w:id="3254" w:name="_Toc421046987"/>
        <w:bookmarkStart w:id="3255" w:name="_Toc477259067"/>
        <w:bookmarkStart w:id="3256" w:name="_Toc479633165"/>
        <w:bookmarkStart w:id="3257" w:name="_Toc481936321"/>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del>
    </w:p>
    <w:p w14:paraId="7285EAF4" w14:textId="77777777" w:rsidR="00397B2B" w:rsidRPr="00EC76D5" w:rsidDel="00692937" w:rsidRDefault="00397B2B" w:rsidP="00EC426F">
      <w:pPr>
        <w:pStyle w:val="Code"/>
        <w:rPr>
          <w:del w:id="3258" w:author="Stefan Bjornander" w:date="2015-04-25T11:08:00Z"/>
          <w:rPrChange w:id="3259" w:author="Stefan Bjornander" w:date="2015-04-25T14:40:00Z">
            <w:rPr>
              <w:del w:id="3260" w:author="Stefan Bjornander" w:date="2015-04-25T11:08:00Z"/>
              <w:lang w:val="sv-SE"/>
            </w:rPr>
          </w:rPrChange>
        </w:rPr>
      </w:pPr>
      <w:del w:id="3261" w:author="Stefan Bjornander" w:date="2015-04-25T11:08:00Z">
        <w:r w:rsidRPr="00EC76D5" w:rsidDel="00692937">
          <w:delText xml:space="preserve">    </w:delText>
        </w:r>
        <w:r w:rsidRPr="00EC76D5" w:rsidDel="00692937">
          <w:rPr>
            <w:rPrChange w:id="3262" w:author="Stefan Bjornander" w:date="2015-04-25T14:40:00Z">
              <w:rPr>
                <w:lang w:val="sv-SE"/>
              </w:rPr>
            </w:rPrChange>
          </w:rPr>
          <w:delText>structType.m_hasTag = hasTag;</w:delText>
        </w:r>
        <w:bookmarkStart w:id="3263" w:name="_Toc417811890"/>
        <w:bookmarkStart w:id="3264" w:name="_Toc417853510"/>
        <w:bookmarkStart w:id="3265" w:name="_Toc418022188"/>
        <w:bookmarkStart w:id="3266" w:name="_Toc418191570"/>
        <w:bookmarkStart w:id="3267" w:name="_Toc418192039"/>
        <w:bookmarkStart w:id="3268" w:name="_Toc418263274"/>
        <w:bookmarkStart w:id="3269" w:name="_Toc418263741"/>
        <w:bookmarkStart w:id="3270" w:name="_Toc418356921"/>
        <w:bookmarkStart w:id="3271" w:name="_Toc418360284"/>
        <w:bookmarkStart w:id="3272" w:name="_Toc418434969"/>
        <w:bookmarkStart w:id="3273" w:name="_Toc419660136"/>
        <w:bookmarkStart w:id="3274" w:name="_Toc419660599"/>
        <w:bookmarkStart w:id="3275" w:name="_Toc420134068"/>
        <w:bookmarkStart w:id="3276" w:name="_Toc420134530"/>
        <w:bookmarkStart w:id="3277" w:name="_Toc420166288"/>
        <w:bookmarkStart w:id="3278" w:name="_Toc420167058"/>
        <w:bookmarkStart w:id="3279" w:name="_Toc420302215"/>
        <w:bookmarkStart w:id="3280" w:name="_Toc420302682"/>
        <w:bookmarkStart w:id="3281" w:name="_Toc420438516"/>
        <w:bookmarkStart w:id="3282" w:name="_Toc420795954"/>
        <w:bookmarkStart w:id="3283" w:name="_Toc420874222"/>
        <w:bookmarkStart w:id="3284" w:name="_Toc420874687"/>
        <w:bookmarkStart w:id="3285" w:name="_Toc420874429"/>
        <w:bookmarkStart w:id="3286" w:name="_Toc421046517"/>
        <w:bookmarkStart w:id="3287" w:name="_Toc421046988"/>
        <w:bookmarkStart w:id="3288" w:name="_Toc477259068"/>
        <w:bookmarkStart w:id="3289" w:name="_Toc479633166"/>
        <w:bookmarkStart w:id="3290" w:name="_Toc48193632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del>
    </w:p>
    <w:p w14:paraId="169396BE" w14:textId="77777777" w:rsidR="00397B2B" w:rsidRPr="00EC76D5" w:rsidDel="000610D0" w:rsidRDefault="00397B2B" w:rsidP="00EC426F">
      <w:pPr>
        <w:pStyle w:val="Code"/>
        <w:rPr>
          <w:del w:id="3291" w:author="Stefan Bjornander" w:date="2015-04-25T16:01:00Z"/>
          <w:rPrChange w:id="3292" w:author="Stefan Bjornander" w:date="2015-04-25T14:40:00Z">
            <w:rPr>
              <w:del w:id="3293" w:author="Stefan Bjornander" w:date="2015-04-25T16:01:00Z"/>
              <w:lang w:val="sv-SE"/>
            </w:rPr>
          </w:rPrChange>
        </w:rPr>
      </w:pPr>
      <w:del w:id="3294" w:author="Stefan Bjornander" w:date="2015-04-25T16:01:00Z">
        <w:r w:rsidRPr="00EC76D5" w:rsidDel="000610D0">
          <w:rPr>
            <w:rPrChange w:id="3295" w:author="Stefan Bjornander" w:date="2015-04-25T14:40:00Z">
              <w:rPr>
                <w:lang w:val="sv-SE"/>
              </w:rPr>
            </w:rPrChange>
          </w:rPr>
          <w:delText xml:space="preserve">    structType.</w:delText>
        </w:r>
      </w:del>
      <w:del w:id="3296" w:author="Stefan Bjornander" w:date="2015-04-25T11:36:00Z">
        <w:r w:rsidRPr="00EC76D5" w:rsidDel="00EF4076">
          <w:rPr>
            <w:rPrChange w:id="3297" w:author="Stefan Bjornander" w:date="2015-04-25T14:40:00Z">
              <w:rPr>
                <w:lang w:val="sv-SE"/>
              </w:rPr>
            </w:rPrChange>
          </w:rPr>
          <w:delText>m_symbolList</w:delText>
        </w:r>
      </w:del>
      <w:del w:id="3298" w:author="Stefan Bjornander" w:date="2015-04-25T16:01:00Z">
        <w:r w:rsidRPr="00EC76D5" w:rsidDel="000610D0">
          <w:rPr>
            <w:rPrChange w:id="3299" w:author="Stefan Bjornander" w:date="2015-04-25T14:40:00Z">
              <w:rPr>
                <w:lang w:val="sv-SE"/>
              </w:rPr>
            </w:rPrChange>
          </w:rPr>
          <w:delText xml:space="preserve"> = symbolList;</w:delText>
        </w:r>
        <w:bookmarkStart w:id="3300" w:name="_Toc417811891"/>
        <w:bookmarkStart w:id="3301" w:name="_Toc417853511"/>
        <w:bookmarkStart w:id="3302" w:name="_Toc418022189"/>
        <w:bookmarkStart w:id="3303" w:name="_Toc418191571"/>
        <w:bookmarkStart w:id="3304" w:name="_Toc418192040"/>
        <w:bookmarkStart w:id="3305" w:name="_Toc418263275"/>
        <w:bookmarkStart w:id="3306" w:name="_Toc418263742"/>
        <w:bookmarkStart w:id="3307" w:name="_Toc418356922"/>
        <w:bookmarkStart w:id="3308" w:name="_Toc418360285"/>
        <w:bookmarkStart w:id="3309" w:name="_Toc418434970"/>
        <w:bookmarkStart w:id="3310" w:name="_Toc419660137"/>
        <w:bookmarkStart w:id="3311" w:name="_Toc419660600"/>
        <w:bookmarkStart w:id="3312" w:name="_Toc420134069"/>
        <w:bookmarkStart w:id="3313" w:name="_Toc420134531"/>
        <w:bookmarkStart w:id="3314" w:name="_Toc420166289"/>
        <w:bookmarkStart w:id="3315" w:name="_Toc420167059"/>
        <w:bookmarkStart w:id="3316" w:name="_Toc420302216"/>
        <w:bookmarkStart w:id="3317" w:name="_Toc420302683"/>
        <w:bookmarkStart w:id="3318" w:name="_Toc420438517"/>
        <w:bookmarkStart w:id="3319" w:name="_Toc420795955"/>
        <w:bookmarkStart w:id="3320" w:name="_Toc420874223"/>
        <w:bookmarkStart w:id="3321" w:name="_Toc420874688"/>
        <w:bookmarkStart w:id="3322" w:name="_Toc420874430"/>
        <w:bookmarkStart w:id="3323" w:name="_Toc421046518"/>
        <w:bookmarkStart w:id="3324" w:name="_Toc421046989"/>
        <w:bookmarkStart w:id="3325" w:name="_Toc477259069"/>
        <w:bookmarkStart w:id="3326" w:name="_Toc479633167"/>
        <w:bookmarkStart w:id="3327" w:name="_Toc481936323"/>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del>
    </w:p>
    <w:p w14:paraId="370AB37E" w14:textId="77777777" w:rsidR="00397B2B" w:rsidRPr="00EC76D5" w:rsidDel="000610D0" w:rsidRDefault="00397B2B" w:rsidP="00EC426F">
      <w:pPr>
        <w:pStyle w:val="Code"/>
        <w:rPr>
          <w:del w:id="3328" w:author="Stefan Bjornander" w:date="2015-04-25T16:01:00Z"/>
        </w:rPr>
      </w:pPr>
      <w:del w:id="3329" w:author="Stefan Bjornander" w:date="2015-04-25T16:01:00Z">
        <w:r w:rsidRPr="00EC76D5" w:rsidDel="000610D0">
          <w:rPr>
            <w:rPrChange w:id="3330" w:author="Stefan Bjornander" w:date="2015-04-25T14:40:00Z">
              <w:rPr>
                <w:lang w:val="sv-SE"/>
              </w:rPr>
            </w:rPrChange>
          </w:rPr>
          <w:delText xml:space="preserve">    </w:delText>
        </w:r>
        <w:r w:rsidRPr="00EC76D5" w:rsidDel="000610D0">
          <w:delText>return structType;</w:delText>
        </w:r>
        <w:bookmarkStart w:id="3331" w:name="_Toc417811892"/>
        <w:bookmarkStart w:id="3332" w:name="_Toc417853512"/>
        <w:bookmarkStart w:id="3333" w:name="_Toc418022190"/>
        <w:bookmarkStart w:id="3334" w:name="_Toc418191572"/>
        <w:bookmarkStart w:id="3335" w:name="_Toc418192041"/>
        <w:bookmarkStart w:id="3336" w:name="_Toc418263276"/>
        <w:bookmarkStart w:id="3337" w:name="_Toc418263743"/>
        <w:bookmarkStart w:id="3338" w:name="_Toc418356923"/>
        <w:bookmarkStart w:id="3339" w:name="_Toc418360286"/>
        <w:bookmarkStart w:id="3340" w:name="_Toc418434971"/>
        <w:bookmarkStart w:id="3341" w:name="_Toc419660138"/>
        <w:bookmarkStart w:id="3342" w:name="_Toc419660601"/>
        <w:bookmarkStart w:id="3343" w:name="_Toc420134070"/>
        <w:bookmarkStart w:id="3344" w:name="_Toc420134532"/>
        <w:bookmarkStart w:id="3345" w:name="_Toc420166290"/>
        <w:bookmarkStart w:id="3346" w:name="_Toc420167060"/>
        <w:bookmarkStart w:id="3347" w:name="_Toc420302217"/>
        <w:bookmarkStart w:id="3348" w:name="_Toc420302684"/>
        <w:bookmarkStart w:id="3349" w:name="_Toc420438518"/>
        <w:bookmarkStart w:id="3350" w:name="_Toc420795956"/>
        <w:bookmarkStart w:id="3351" w:name="_Toc420874224"/>
        <w:bookmarkStart w:id="3352" w:name="_Toc420874689"/>
        <w:bookmarkStart w:id="3353" w:name="_Toc420874431"/>
        <w:bookmarkStart w:id="3354" w:name="_Toc421046519"/>
        <w:bookmarkStart w:id="3355" w:name="_Toc421046990"/>
        <w:bookmarkStart w:id="3356" w:name="_Toc477259070"/>
        <w:bookmarkStart w:id="3357" w:name="_Toc479633168"/>
        <w:bookmarkStart w:id="3358" w:name="_Toc481936324"/>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del>
    </w:p>
    <w:p w14:paraId="3094B2A7" w14:textId="77777777" w:rsidR="00397B2B" w:rsidRPr="00EC76D5" w:rsidDel="000610D0" w:rsidRDefault="00397B2B" w:rsidP="00EC426F">
      <w:pPr>
        <w:pStyle w:val="Code"/>
        <w:rPr>
          <w:del w:id="3359" w:author="Stefan Bjornander" w:date="2015-04-25T16:01:00Z"/>
        </w:rPr>
      </w:pPr>
      <w:del w:id="3360" w:author="Stefan Bjornander" w:date="2015-04-25T16:01:00Z">
        <w:r w:rsidRPr="00EC76D5" w:rsidDel="000610D0">
          <w:delText xml:space="preserve">  }</w:delText>
        </w:r>
        <w:bookmarkStart w:id="3361" w:name="_Toc417811893"/>
        <w:bookmarkStart w:id="3362" w:name="_Toc417853513"/>
        <w:bookmarkStart w:id="3363" w:name="_Toc418022191"/>
        <w:bookmarkStart w:id="3364" w:name="_Toc418191573"/>
        <w:bookmarkStart w:id="3365" w:name="_Toc418192042"/>
        <w:bookmarkStart w:id="3366" w:name="_Toc418263277"/>
        <w:bookmarkStart w:id="3367" w:name="_Toc418263744"/>
        <w:bookmarkStart w:id="3368" w:name="_Toc418356924"/>
        <w:bookmarkStart w:id="3369" w:name="_Toc418360287"/>
        <w:bookmarkStart w:id="3370" w:name="_Toc418434972"/>
        <w:bookmarkStart w:id="3371" w:name="_Toc419660139"/>
        <w:bookmarkStart w:id="3372" w:name="_Toc419660602"/>
        <w:bookmarkStart w:id="3373" w:name="_Toc420134071"/>
        <w:bookmarkStart w:id="3374" w:name="_Toc420134533"/>
        <w:bookmarkStart w:id="3375" w:name="_Toc420166291"/>
        <w:bookmarkStart w:id="3376" w:name="_Toc420167061"/>
        <w:bookmarkStart w:id="3377" w:name="_Toc420302218"/>
        <w:bookmarkStart w:id="3378" w:name="_Toc420302685"/>
        <w:bookmarkStart w:id="3379" w:name="_Toc420438519"/>
        <w:bookmarkStart w:id="3380" w:name="_Toc420795957"/>
        <w:bookmarkStart w:id="3381" w:name="_Toc420874225"/>
        <w:bookmarkStart w:id="3382" w:name="_Toc420874690"/>
        <w:bookmarkStart w:id="3383" w:name="_Toc420874432"/>
        <w:bookmarkStart w:id="3384" w:name="_Toc421046520"/>
        <w:bookmarkStart w:id="3385" w:name="_Toc421046991"/>
        <w:bookmarkStart w:id="3386" w:name="_Toc477259071"/>
        <w:bookmarkStart w:id="3387" w:name="_Toc479633169"/>
        <w:bookmarkStart w:id="3388" w:name="_Toc481936325"/>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del>
    </w:p>
    <w:p w14:paraId="53968E41" w14:textId="77777777" w:rsidR="00397B2B" w:rsidRPr="00EC76D5" w:rsidDel="000610D0" w:rsidRDefault="00397B2B" w:rsidP="00EC426F">
      <w:pPr>
        <w:pStyle w:val="Code"/>
        <w:rPr>
          <w:del w:id="3389" w:author="Stefan Bjornander" w:date="2015-04-25T16:01:00Z"/>
        </w:rPr>
      </w:pPr>
      <w:bookmarkStart w:id="3390" w:name="_Toc417811894"/>
      <w:bookmarkStart w:id="3391" w:name="_Toc417853514"/>
      <w:bookmarkStart w:id="3392" w:name="_Toc418022192"/>
      <w:bookmarkStart w:id="3393" w:name="_Toc418191574"/>
      <w:bookmarkStart w:id="3394" w:name="_Toc418192043"/>
      <w:bookmarkStart w:id="3395" w:name="_Toc418263278"/>
      <w:bookmarkStart w:id="3396" w:name="_Toc418263745"/>
      <w:bookmarkStart w:id="3397" w:name="_Toc418356925"/>
      <w:bookmarkStart w:id="3398" w:name="_Toc418360288"/>
      <w:bookmarkStart w:id="3399" w:name="_Toc418434973"/>
      <w:bookmarkStart w:id="3400" w:name="_Toc419660140"/>
      <w:bookmarkStart w:id="3401" w:name="_Toc419660603"/>
      <w:bookmarkStart w:id="3402" w:name="_Toc420134072"/>
      <w:bookmarkStart w:id="3403" w:name="_Toc420134534"/>
      <w:bookmarkStart w:id="3404" w:name="_Toc420166292"/>
      <w:bookmarkStart w:id="3405" w:name="_Toc420167062"/>
      <w:bookmarkStart w:id="3406" w:name="_Toc420302219"/>
      <w:bookmarkStart w:id="3407" w:name="_Toc420302686"/>
      <w:bookmarkStart w:id="3408" w:name="_Toc420438520"/>
      <w:bookmarkStart w:id="3409" w:name="_Toc420795958"/>
      <w:bookmarkStart w:id="3410" w:name="_Toc420874226"/>
      <w:bookmarkStart w:id="3411" w:name="_Toc420874691"/>
      <w:bookmarkStart w:id="3412" w:name="_Toc420874433"/>
      <w:bookmarkStart w:id="3413" w:name="_Toc421046521"/>
      <w:bookmarkStart w:id="3414" w:name="_Toc421046992"/>
      <w:bookmarkStart w:id="3415" w:name="_Toc477259072"/>
      <w:bookmarkStart w:id="3416" w:name="_Toc479633170"/>
      <w:bookmarkStart w:id="3417" w:name="_Toc481936326"/>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p>
    <w:p w14:paraId="51DC286E" w14:textId="77777777" w:rsidR="00397B2B" w:rsidRPr="00EC76D5" w:rsidDel="000610D0" w:rsidRDefault="00397B2B" w:rsidP="00EC426F">
      <w:pPr>
        <w:pStyle w:val="Code"/>
        <w:rPr>
          <w:del w:id="3418" w:author="Stefan Bjornander" w:date="2015-04-25T16:01:00Z"/>
        </w:rPr>
      </w:pPr>
      <w:del w:id="3419" w:author="Stefan Bjornander" w:date="2015-04-25T16:01:00Z">
        <w:r w:rsidRPr="00EC76D5" w:rsidDel="000610D0">
          <w:delText xml:space="preserve">  public static Type createUnionType(List&lt;Symb&gt; symbolList, boolean hasTag) {</w:delText>
        </w:r>
        <w:bookmarkStart w:id="3420" w:name="_Toc417811895"/>
        <w:bookmarkStart w:id="3421" w:name="_Toc417853515"/>
        <w:bookmarkStart w:id="3422" w:name="_Toc418022193"/>
        <w:bookmarkStart w:id="3423" w:name="_Toc418191575"/>
        <w:bookmarkStart w:id="3424" w:name="_Toc418192044"/>
        <w:bookmarkStart w:id="3425" w:name="_Toc418263279"/>
        <w:bookmarkStart w:id="3426" w:name="_Toc418263746"/>
        <w:bookmarkStart w:id="3427" w:name="_Toc418356926"/>
        <w:bookmarkStart w:id="3428" w:name="_Toc418360289"/>
        <w:bookmarkStart w:id="3429" w:name="_Toc418434974"/>
        <w:bookmarkStart w:id="3430" w:name="_Toc419660141"/>
        <w:bookmarkStart w:id="3431" w:name="_Toc419660604"/>
        <w:bookmarkStart w:id="3432" w:name="_Toc420134073"/>
        <w:bookmarkStart w:id="3433" w:name="_Toc420134535"/>
        <w:bookmarkStart w:id="3434" w:name="_Toc420166293"/>
        <w:bookmarkStart w:id="3435" w:name="_Toc420167063"/>
        <w:bookmarkStart w:id="3436" w:name="_Toc420302220"/>
        <w:bookmarkStart w:id="3437" w:name="_Toc420302687"/>
        <w:bookmarkStart w:id="3438" w:name="_Toc420438521"/>
        <w:bookmarkStart w:id="3439" w:name="_Toc420795959"/>
        <w:bookmarkStart w:id="3440" w:name="_Toc420874227"/>
        <w:bookmarkStart w:id="3441" w:name="_Toc420874692"/>
        <w:bookmarkStart w:id="3442" w:name="_Toc420874434"/>
        <w:bookmarkStart w:id="3443" w:name="_Toc421046522"/>
        <w:bookmarkStart w:id="3444" w:name="_Toc421046993"/>
        <w:bookmarkStart w:id="3445" w:name="_Toc477259073"/>
        <w:bookmarkStart w:id="3446" w:name="_Toc479633171"/>
        <w:bookmarkStart w:id="3447" w:name="_Toc481936327"/>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del>
    </w:p>
    <w:p w14:paraId="0607F57B" w14:textId="77777777" w:rsidR="00397B2B" w:rsidRPr="00EC76D5" w:rsidDel="000610D0" w:rsidRDefault="00397B2B" w:rsidP="00EC426F">
      <w:pPr>
        <w:pStyle w:val="Code"/>
        <w:rPr>
          <w:del w:id="3448" w:author="Stefan Bjornander" w:date="2015-04-25T16:01:00Z"/>
        </w:rPr>
      </w:pPr>
      <w:del w:id="3449" w:author="Stefan Bjornander" w:date="2015-04-25T16:01:00Z">
        <w:r w:rsidRPr="00EC76D5" w:rsidDel="000610D0">
          <w:delText xml:space="preserve">    Type unionType = new Type();</w:delText>
        </w:r>
        <w:bookmarkStart w:id="3450" w:name="_Toc417811896"/>
        <w:bookmarkStart w:id="3451" w:name="_Toc417853516"/>
        <w:bookmarkStart w:id="3452" w:name="_Toc418022194"/>
        <w:bookmarkStart w:id="3453" w:name="_Toc418191576"/>
        <w:bookmarkStart w:id="3454" w:name="_Toc418192045"/>
        <w:bookmarkStart w:id="3455" w:name="_Toc418263280"/>
        <w:bookmarkStart w:id="3456" w:name="_Toc418263747"/>
        <w:bookmarkStart w:id="3457" w:name="_Toc418356927"/>
        <w:bookmarkStart w:id="3458" w:name="_Toc418360290"/>
        <w:bookmarkStart w:id="3459" w:name="_Toc418434975"/>
        <w:bookmarkStart w:id="3460" w:name="_Toc419660142"/>
        <w:bookmarkStart w:id="3461" w:name="_Toc419660605"/>
        <w:bookmarkStart w:id="3462" w:name="_Toc420134074"/>
        <w:bookmarkStart w:id="3463" w:name="_Toc420134536"/>
        <w:bookmarkStart w:id="3464" w:name="_Toc420166294"/>
        <w:bookmarkStart w:id="3465" w:name="_Toc420167064"/>
        <w:bookmarkStart w:id="3466" w:name="_Toc420302221"/>
        <w:bookmarkStart w:id="3467" w:name="_Toc420302688"/>
        <w:bookmarkStart w:id="3468" w:name="_Toc420438522"/>
        <w:bookmarkStart w:id="3469" w:name="_Toc420795960"/>
        <w:bookmarkStart w:id="3470" w:name="_Toc420874228"/>
        <w:bookmarkStart w:id="3471" w:name="_Toc420874693"/>
        <w:bookmarkStart w:id="3472" w:name="_Toc420874435"/>
        <w:bookmarkStart w:id="3473" w:name="_Toc421046523"/>
        <w:bookmarkStart w:id="3474" w:name="_Toc421046994"/>
        <w:bookmarkStart w:id="3475" w:name="_Toc477259074"/>
        <w:bookmarkStart w:id="3476" w:name="_Toc479633172"/>
        <w:bookmarkStart w:id="3477" w:name="_Toc481936328"/>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del>
    </w:p>
    <w:p w14:paraId="7A612A46" w14:textId="77777777" w:rsidR="00397B2B" w:rsidRPr="00EC76D5" w:rsidDel="000610D0" w:rsidRDefault="00397B2B" w:rsidP="00EC426F">
      <w:pPr>
        <w:pStyle w:val="Code"/>
        <w:rPr>
          <w:del w:id="3478" w:author="Stefan Bjornander" w:date="2015-04-25T16:01:00Z"/>
        </w:rPr>
      </w:pPr>
      <w:del w:id="3479" w:author="Stefan Bjornander" w:date="2015-04-25T16:01:00Z">
        <w:r w:rsidRPr="00EC76D5" w:rsidDel="000610D0">
          <w:delText xml:space="preserve">    unionType.m_sort = Sort.Union;</w:delText>
        </w:r>
        <w:bookmarkStart w:id="3480" w:name="_Toc417811897"/>
        <w:bookmarkStart w:id="3481" w:name="_Toc417853517"/>
        <w:bookmarkStart w:id="3482" w:name="_Toc418022195"/>
        <w:bookmarkStart w:id="3483" w:name="_Toc418191577"/>
        <w:bookmarkStart w:id="3484" w:name="_Toc418192046"/>
        <w:bookmarkStart w:id="3485" w:name="_Toc418263281"/>
        <w:bookmarkStart w:id="3486" w:name="_Toc418263748"/>
        <w:bookmarkStart w:id="3487" w:name="_Toc418356928"/>
        <w:bookmarkStart w:id="3488" w:name="_Toc418360291"/>
        <w:bookmarkStart w:id="3489" w:name="_Toc418434976"/>
        <w:bookmarkStart w:id="3490" w:name="_Toc419660143"/>
        <w:bookmarkStart w:id="3491" w:name="_Toc419660606"/>
        <w:bookmarkStart w:id="3492" w:name="_Toc420134075"/>
        <w:bookmarkStart w:id="3493" w:name="_Toc420134537"/>
        <w:bookmarkStart w:id="3494" w:name="_Toc420166295"/>
        <w:bookmarkStart w:id="3495" w:name="_Toc420167065"/>
        <w:bookmarkStart w:id="3496" w:name="_Toc420302222"/>
        <w:bookmarkStart w:id="3497" w:name="_Toc420302689"/>
        <w:bookmarkStart w:id="3498" w:name="_Toc420438523"/>
        <w:bookmarkStart w:id="3499" w:name="_Toc420795961"/>
        <w:bookmarkStart w:id="3500" w:name="_Toc420874229"/>
        <w:bookmarkStart w:id="3501" w:name="_Toc420874694"/>
        <w:bookmarkStart w:id="3502" w:name="_Toc420874436"/>
        <w:bookmarkStart w:id="3503" w:name="_Toc421046524"/>
        <w:bookmarkStart w:id="3504" w:name="_Toc421046995"/>
        <w:bookmarkStart w:id="3505" w:name="_Toc477259075"/>
        <w:bookmarkStart w:id="3506" w:name="_Toc479633173"/>
        <w:bookmarkStart w:id="3507" w:name="_Toc48193632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del>
    </w:p>
    <w:p w14:paraId="7C9FC147" w14:textId="77777777" w:rsidR="00397B2B" w:rsidRPr="00EC76D5" w:rsidDel="00692937" w:rsidRDefault="00397B2B" w:rsidP="00EC426F">
      <w:pPr>
        <w:pStyle w:val="Code"/>
        <w:rPr>
          <w:del w:id="3508" w:author="Stefan Bjornander" w:date="2015-04-25T11:08:00Z"/>
          <w:rPrChange w:id="3509" w:author="Stefan Bjornander" w:date="2015-04-25T14:40:00Z">
            <w:rPr>
              <w:del w:id="3510" w:author="Stefan Bjornander" w:date="2015-04-25T11:08:00Z"/>
              <w:lang w:val="sv-SE"/>
            </w:rPr>
          </w:rPrChange>
        </w:rPr>
      </w:pPr>
      <w:del w:id="3511" w:author="Stefan Bjornander" w:date="2015-04-25T11:08:00Z">
        <w:r w:rsidRPr="00EC76D5" w:rsidDel="00692937">
          <w:delText xml:space="preserve">    </w:delText>
        </w:r>
        <w:r w:rsidRPr="00EC76D5" w:rsidDel="00692937">
          <w:rPr>
            <w:rPrChange w:id="3512" w:author="Stefan Bjornander" w:date="2015-04-25T14:40:00Z">
              <w:rPr>
                <w:lang w:val="sv-SE"/>
              </w:rPr>
            </w:rPrChange>
          </w:rPr>
          <w:delText>unionType.m_hasTag = hasTag;</w:delText>
        </w:r>
        <w:bookmarkStart w:id="3513" w:name="_Toc417811898"/>
        <w:bookmarkStart w:id="3514" w:name="_Toc417853518"/>
        <w:bookmarkStart w:id="3515" w:name="_Toc418022196"/>
        <w:bookmarkStart w:id="3516" w:name="_Toc418191578"/>
        <w:bookmarkStart w:id="3517" w:name="_Toc418192047"/>
        <w:bookmarkStart w:id="3518" w:name="_Toc418263282"/>
        <w:bookmarkStart w:id="3519" w:name="_Toc418263749"/>
        <w:bookmarkStart w:id="3520" w:name="_Toc418356929"/>
        <w:bookmarkStart w:id="3521" w:name="_Toc418360292"/>
        <w:bookmarkStart w:id="3522" w:name="_Toc418434977"/>
        <w:bookmarkStart w:id="3523" w:name="_Toc419660144"/>
        <w:bookmarkStart w:id="3524" w:name="_Toc419660607"/>
        <w:bookmarkStart w:id="3525" w:name="_Toc420134076"/>
        <w:bookmarkStart w:id="3526" w:name="_Toc420134538"/>
        <w:bookmarkStart w:id="3527" w:name="_Toc420166296"/>
        <w:bookmarkStart w:id="3528" w:name="_Toc420167066"/>
        <w:bookmarkStart w:id="3529" w:name="_Toc420302223"/>
        <w:bookmarkStart w:id="3530" w:name="_Toc420302690"/>
        <w:bookmarkStart w:id="3531" w:name="_Toc420438524"/>
        <w:bookmarkStart w:id="3532" w:name="_Toc420795962"/>
        <w:bookmarkStart w:id="3533" w:name="_Toc420874230"/>
        <w:bookmarkStart w:id="3534" w:name="_Toc420874695"/>
        <w:bookmarkStart w:id="3535" w:name="_Toc420874437"/>
        <w:bookmarkStart w:id="3536" w:name="_Toc421046525"/>
        <w:bookmarkStart w:id="3537" w:name="_Toc421046996"/>
        <w:bookmarkStart w:id="3538" w:name="_Toc477259076"/>
        <w:bookmarkStart w:id="3539" w:name="_Toc479633174"/>
        <w:bookmarkStart w:id="3540" w:name="_Toc481936330"/>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del>
    </w:p>
    <w:p w14:paraId="17C6B8C2" w14:textId="77777777" w:rsidR="00397B2B" w:rsidRPr="00EC76D5" w:rsidDel="000610D0" w:rsidRDefault="00397B2B" w:rsidP="00EC426F">
      <w:pPr>
        <w:pStyle w:val="Code"/>
        <w:rPr>
          <w:del w:id="3541" w:author="Stefan Bjornander" w:date="2015-04-25T16:01:00Z"/>
          <w:rPrChange w:id="3542" w:author="Stefan Bjornander" w:date="2015-04-25T14:40:00Z">
            <w:rPr>
              <w:del w:id="3543" w:author="Stefan Bjornander" w:date="2015-04-25T16:01:00Z"/>
              <w:lang w:val="sv-SE"/>
            </w:rPr>
          </w:rPrChange>
        </w:rPr>
      </w:pPr>
      <w:del w:id="3544" w:author="Stefan Bjornander" w:date="2015-04-25T16:01:00Z">
        <w:r w:rsidRPr="00EC76D5" w:rsidDel="000610D0">
          <w:rPr>
            <w:rPrChange w:id="3545" w:author="Stefan Bjornander" w:date="2015-04-25T14:40:00Z">
              <w:rPr>
                <w:lang w:val="sv-SE"/>
              </w:rPr>
            </w:rPrChange>
          </w:rPr>
          <w:delText xml:space="preserve">    unionType.</w:delText>
        </w:r>
      </w:del>
      <w:del w:id="3546" w:author="Stefan Bjornander" w:date="2015-04-25T11:36:00Z">
        <w:r w:rsidRPr="00EC76D5" w:rsidDel="00EF4076">
          <w:rPr>
            <w:rPrChange w:id="3547" w:author="Stefan Bjornander" w:date="2015-04-25T14:40:00Z">
              <w:rPr>
                <w:lang w:val="sv-SE"/>
              </w:rPr>
            </w:rPrChange>
          </w:rPr>
          <w:delText>m_symbolList</w:delText>
        </w:r>
      </w:del>
      <w:del w:id="3548" w:author="Stefan Bjornander" w:date="2015-04-25T16:01:00Z">
        <w:r w:rsidRPr="00EC76D5" w:rsidDel="000610D0">
          <w:rPr>
            <w:rPrChange w:id="3549" w:author="Stefan Bjornander" w:date="2015-04-25T14:40:00Z">
              <w:rPr>
                <w:lang w:val="sv-SE"/>
              </w:rPr>
            </w:rPrChange>
          </w:rPr>
          <w:delText xml:space="preserve"> = symbolList;</w:delText>
        </w:r>
        <w:bookmarkStart w:id="3550" w:name="_Toc417811899"/>
        <w:bookmarkStart w:id="3551" w:name="_Toc417853519"/>
        <w:bookmarkStart w:id="3552" w:name="_Toc418022197"/>
        <w:bookmarkStart w:id="3553" w:name="_Toc418191579"/>
        <w:bookmarkStart w:id="3554" w:name="_Toc418192048"/>
        <w:bookmarkStart w:id="3555" w:name="_Toc418263283"/>
        <w:bookmarkStart w:id="3556" w:name="_Toc418263750"/>
        <w:bookmarkStart w:id="3557" w:name="_Toc418356930"/>
        <w:bookmarkStart w:id="3558" w:name="_Toc418360293"/>
        <w:bookmarkStart w:id="3559" w:name="_Toc418434978"/>
        <w:bookmarkStart w:id="3560" w:name="_Toc419660145"/>
        <w:bookmarkStart w:id="3561" w:name="_Toc419660608"/>
        <w:bookmarkStart w:id="3562" w:name="_Toc420134077"/>
        <w:bookmarkStart w:id="3563" w:name="_Toc420134539"/>
        <w:bookmarkStart w:id="3564" w:name="_Toc420166297"/>
        <w:bookmarkStart w:id="3565" w:name="_Toc420167067"/>
        <w:bookmarkStart w:id="3566" w:name="_Toc420302224"/>
        <w:bookmarkStart w:id="3567" w:name="_Toc420302691"/>
        <w:bookmarkStart w:id="3568" w:name="_Toc420438525"/>
        <w:bookmarkStart w:id="3569" w:name="_Toc420795963"/>
        <w:bookmarkStart w:id="3570" w:name="_Toc420874231"/>
        <w:bookmarkStart w:id="3571" w:name="_Toc420874696"/>
        <w:bookmarkStart w:id="3572" w:name="_Toc420874438"/>
        <w:bookmarkStart w:id="3573" w:name="_Toc421046526"/>
        <w:bookmarkStart w:id="3574" w:name="_Toc421046997"/>
        <w:bookmarkStart w:id="3575" w:name="_Toc477259077"/>
        <w:bookmarkStart w:id="3576" w:name="_Toc479633175"/>
        <w:bookmarkStart w:id="3577" w:name="_Toc481936331"/>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del>
    </w:p>
    <w:p w14:paraId="3DAA969C" w14:textId="77777777" w:rsidR="00397B2B" w:rsidRPr="00EC76D5" w:rsidDel="000610D0" w:rsidRDefault="00397B2B" w:rsidP="00EC426F">
      <w:pPr>
        <w:pStyle w:val="Code"/>
        <w:rPr>
          <w:del w:id="3578" w:author="Stefan Bjornander" w:date="2015-04-25T16:01:00Z"/>
        </w:rPr>
      </w:pPr>
      <w:del w:id="3579" w:author="Stefan Bjornander" w:date="2015-04-25T16:01:00Z">
        <w:r w:rsidRPr="00EC76D5" w:rsidDel="000610D0">
          <w:rPr>
            <w:rPrChange w:id="3580" w:author="Stefan Bjornander" w:date="2015-04-25T14:40:00Z">
              <w:rPr>
                <w:lang w:val="sv-SE"/>
              </w:rPr>
            </w:rPrChange>
          </w:rPr>
          <w:delText xml:space="preserve">    </w:delText>
        </w:r>
        <w:r w:rsidRPr="00EC76D5" w:rsidDel="000610D0">
          <w:delText>return unionType;</w:delText>
        </w:r>
        <w:bookmarkStart w:id="3581" w:name="_Toc417811900"/>
        <w:bookmarkStart w:id="3582" w:name="_Toc417853520"/>
        <w:bookmarkStart w:id="3583" w:name="_Toc418022198"/>
        <w:bookmarkStart w:id="3584" w:name="_Toc418191580"/>
        <w:bookmarkStart w:id="3585" w:name="_Toc418192049"/>
        <w:bookmarkStart w:id="3586" w:name="_Toc418263284"/>
        <w:bookmarkStart w:id="3587" w:name="_Toc418263751"/>
        <w:bookmarkStart w:id="3588" w:name="_Toc418356931"/>
        <w:bookmarkStart w:id="3589" w:name="_Toc418360294"/>
        <w:bookmarkStart w:id="3590" w:name="_Toc418434979"/>
        <w:bookmarkStart w:id="3591" w:name="_Toc419660146"/>
        <w:bookmarkStart w:id="3592" w:name="_Toc419660609"/>
        <w:bookmarkStart w:id="3593" w:name="_Toc420134078"/>
        <w:bookmarkStart w:id="3594" w:name="_Toc420134540"/>
        <w:bookmarkStart w:id="3595" w:name="_Toc420166298"/>
        <w:bookmarkStart w:id="3596" w:name="_Toc420167068"/>
        <w:bookmarkStart w:id="3597" w:name="_Toc420302225"/>
        <w:bookmarkStart w:id="3598" w:name="_Toc420302692"/>
        <w:bookmarkStart w:id="3599" w:name="_Toc420438526"/>
        <w:bookmarkStart w:id="3600" w:name="_Toc420795964"/>
        <w:bookmarkStart w:id="3601" w:name="_Toc420874232"/>
        <w:bookmarkStart w:id="3602" w:name="_Toc420874697"/>
        <w:bookmarkStart w:id="3603" w:name="_Toc420874439"/>
        <w:bookmarkStart w:id="3604" w:name="_Toc421046527"/>
        <w:bookmarkStart w:id="3605" w:name="_Toc421046998"/>
        <w:bookmarkStart w:id="3606" w:name="_Toc477259078"/>
        <w:bookmarkStart w:id="3607" w:name="_Toc479633176"/>
        <w:bookmarkStart w:id="3608" w:name="_Toc481936332"/>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del>
    </w:p>
    <w:p w14:paraId="5460B7FC" w14:textId="77777777" w:rsidR="00397B2B" w:rsidRPr="00EC76D5" w:rsidDel="000610D0" w:rsidRDefault="00397B2B" w:rsidP="00EC426F">
      <w:pPr>
        <w:pStyle w:val="Code"/>
        <w:rPr>
          <w:del w:id="3609" w:author="Stefan Bjornander" w:date="2015-04-25T16:01:00Z"/>
        </w:rPr>
      </w:pPr>
      <w:del w:id="3610" w:author="Stefan Bjornander" w:date="2015-04-25T16:01:00Z">
        <w:r w:rsidRPr="00EC76D5" w:rsidDel="000610D0">
          <w:delText xml:space="preserve">  }</w:delText>
        </w:r>
        <w:bookmarkStart w:id="3611" w:name="_Toc417811901"/>
        <w:bookmarkStart w:id="3612" w:name="_Toc417853521"/>
        <w:bookmarkStart w:id="3613" w:name="_Toc418022199"/>
        <w:bookmarkStart w:id="3614" w:name="_Toc418191581"/>
        <w:bookmarkStart w:id="3615" w:name="_Toc418192050"/>
        <w:bookmarkStart w:id="3616" w:name="_Toc418263285"/>
        <w:bookmarkStart w:id="3617" w:name="_Toc418263752"/>
        <w:bookmarkStart w:id="3618" w:name="_Toc418356932"/>
        <w:bookmarkStart w:id="3619" w:name="_Toc418360295"/>
        <w:bookmarkStart w:id="3620" w:name="_Toc418434980"/>
        <w:bookmarkStart w:id="3621" w:name="_Toc419660147"/>
        <w:bookmarkStart w:id="3622" w:name="_Toc419660610"/>
        <w:bookmarkStart w:id="3623" w:name="_Toc420134079"/>
        <w:bookmarkStart w:id="3624" w:name="_Toc420134541"/>
        <w:bookmarkStart w:id="3625" w:name="_Toc420166299"/>
        <w:bookmarkStart w:id="3626" w:name="_Toc420167069"/>
        <w:bookmarkStart w:id="3627" w:name="_Toc420302226"/>
        <w:bookmarkStart w:id="3628" w:name="_Toc420302693"/>
        <w:bookmarkStart w:id="3629" w:name="_Toc420438527"/>
        <w:bookmarkStart w:id="3630" w:name="_Toc420795965"/>
        <w:bookmarkStart w:id="3631" w:name="_Toc420874233"/>
        <w:bookmarkStart w:id="3632" w:name="_Toc420874698"/>
        <w:bookmarkStart w:id="3633" w:name="_Toc420874440"/>
        <w:bookmarkStart w:id="3634" w:name="_Toc421046528"/>
        <w:bookmarkStart w:id="3635" w:name="_Toc421046999"/>
        <w:bookmarkStart w:id="3636" w:name="_Toc477259079"/>
        <w:bookmarkStart w:id="3637" w:name="_Toc479633177"/>
        <w:bookmarkStart w:id="3638" w:name="_Toc481936333"/>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del>
    </w:p>
    <w:p w14:paraId="1D7F2C2B" w14:textId="77777777" w:rsidR="00397B2B" w:rsidRPr="00EC76D5" w:rsidDel="000610D0" w:rsidRDefault="00397B2B" w:rsidP="00EC426F">
      <w:pPr>
        <w:pStyle w:val="Code"/>
        <w:rPr>
          <w:del w:id="3639" w:author="Stefan Bjornander" w:date="2015-04-25T16:01:00Z"/>
        </w:rPr>
      </w:pPr>
      <w:bookmarkStart w:id="3640" w:name="_Toc417811902"/>
      <w:bookmarkStart w:id="3641" w:name="_Toc417853522"/>
      <w:bookmarkStart w:id="3642" w:name="_Toc418022200"/>
      <w:bookmarkStart w:id="3643" w:name="_Toc418191582"/>
      <w:bookmarkStart w:id="3644" w:name="_Toc418192051"/>
      <w:bookmarkStart w:id="3645" w:name="_Toc418263286"/>
      <w:bookmarkStart w:id="3646" w:name="_Toc418263753"/>
      <w:bookmarkStart w:id="3647" w:name="_Toc418356933"/>
      <w:bookmarkStart w:id="3648" w:name="_Toc418360296"/>
      <w:bookmarkStart w:id="3649" w:name="_Toc418434981"/>
      <w:bookmarkStart w:id="3650" w:name="_Toc419660148"/>
      <w:bookmarkStart w:id="3651" w:name="_Toc419660611"/>
      <w:bookmarkStart w:id="3652" w:name="_Toc420134080"/>
      <w:bookmarkStart w:id="3653" w:name="_Toc420134542"/>
      <w:bookmarkStart w:id="3654" w:name="_Toc420166300"/>
      <w:bookmarkStart w:id="3655" w:name="_Toc420167070"/>
      <w:bookmarkStart w:id="3656" w:name="_Toc420302227"/>
      <w:bookmarkStart w:id="3657" w:name="_Toc420302694"/>
      <w:bookmarkStart w:id="3658" w:name="_Toc420438528"/>
      <w:bookmarkStart w:id="3659" w:name="_Toc420795966"/>
      <w:bookmarkStart w:id="3660" w:name="_Toc420874234"/>
      <w:bookmarkStart w:id="3661" w:name="_Toc420874699"/>
      <w:bookmarkStart w:id="3662" w:name="_Toc420874441"/>
      <w:bookmarkStart w:id="3663" w:name="_Toc421046529"/>
      <w:bookmarkStart w:id="3664" w:name="_Toc421047000"/>
      <w:bookmarkStart w:id="3665" w:name="_Toc477259080"/>
      <w:bookmarkStart w:id="3666" w:name="_Toc479633178"/>
      <w:bookmarkStart w:id="3667" w:name="_Toc481936334"/>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p>
    <w:p w14:paraId="32CE3D7F" w14:textId="77777777" w:rsidR="00397B2B" w:rsidRPr="00EC76D5" w:rsidDel="000610D0" w:rsidRDefault="00397B2B" w:rsidP="00EC426F">
      <w:pPr>
        <w:pStyle w:val="Code"/>
        <w:rPr>
          <w:del w:id="3668" w:author="Stefan Bjornander" w:date="2015-04-25T16:01:00Z"/>
        </w:rPr>
      </w:pPr>
      <w:del w:id="3669" w:author="Stefan Bjornander" w:date="2015-04-25T16:01:00Z">
        <w:r w:rsidRPr="00EC76D5" w:rsidDel="000610D0">
          <w:delText xml:space="preserve">  public List&lt;Symb&gt; </w:delText>
        </w:r>
      </w:del>
      <w:del w:id="3670" w:author="Stefan Bjornander" w:date="2015-04-25T14:48:00Z">
        <w:r w:rsidRPr="00EC76D5" w:rsidDel="00ED7E9E">
          <w:delText>getSymbolList</w:delText>
        </w:r>
      </w:del>
      <w:del w:id="3671" w:author="Stefan Bjornander" w:date="2015-04-25T16:01:00Z">
        <w:r w:rsidRPr="00EC76D5" w:rsidDel="000610D0">
          <w:delText>() {</w:delText>
        </w:r>
        <w:bookmarkStart w:id="3672" w:name="_Toc417811903"/>
        <w:bookmarkStart w:id="3673" w:name="_Toc417853523"/>
        <w:bookmarkStart w:id="3674" w:name="_Toc418022201"/>
        <w:bookmarkStart w:id="3675" w:name="_Toc418191583"/>
        <w:bookmarkStart w:id="3676" w:name="_Toc418192052"/>
        <w:bookmarkStart w:id="3677" w:name="_Toc418263287"/>
        <w:bookmarkStart w:id="3678" w:name="_Toc418263754"/>
        <w:bookmarkStart w:id="3679" w:name="_Toc418356934"/>
        <w:bookmarkStart w:id="3680" w:name="_Toc418360297"/>
        <w:bookmarkStart w:id="3681" w:name="_Toc418434982"/>
        <w:bookmarkStart w:id="3682" w:name="_Toc419660149"/>
        <w:bookmarkStart w:id="3683" w:name="_Toc419660612"/>
        <w:bookmarkStart w:id="3684" w:name="_Toc420134081"/>
        <w:bookmarkStart w:id="3685" w:name="_Toc420134543"/>
        <w:bookmarkStart w:id="3686" w:name="_Toc420166301"/>
        <w:bookmarkStart w:id="3687" w:name="_Toc420167071"/>
        <w:bookmarkStart w:id="3688" w:name="_Toc420302228"/>
        <w:bookmarkStart w:id="3689" w:name="_Toc420302695"/>
        <w:bookmarkStart w:id="3690" w:name="_Toc420438529"/>
        <w:bookmarkStart w:id="3691" w:name="_Toc420795967"/>
        <w:bookmarkStart w:id="3692" w:name="_Toc420874235"/>
        <w:bookmarkStart w:id="3693" w:name="_Toc420874700"/>
        <w:bookmarkStart w:id="3694" w:name="_Toc420874442"/>
        <w:bookmarkStart w:id="3695" w:name="_Toc421046530"/>
        <w:bookmarkStart w:id="3696" w:name="_Toc421047001"/>
        <w:bookmarkStart w:id="3697" w:name="_Toc477259081"/>
        <w:bookmarkStart w:id="3698" w:name="_Toc479633179"/>
        <w:bookmarkStart w:id="3699" w:name="_Toc481936335"/>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del>
    </w:p>
    <w:p w14:paraId="2D19FCBE" w14:textId="77777777" w:rsidR="00397B2B" w:rsidRPr="00EC76D5" w:rsidDel="000610D0" w:rsidRDefault="00397B2B" w:rsidP="00EC426F">
      <w:pPr>
        <w:pStyle w:val="Code"/>
        <w:rPr>
          <w:del w:id="3700" w:author="Stefan Bjornander" w:date="2015-04-25T16:01:00Z"/>
        </w:rPr>
      </w:pPr>
      <w:del w:id="3701" w:author="Stefan Bjornander" w:date="2015-04-25T16:01:00Z">
        <w:r w:rsidRPr="00EC76D5" w:rsidDel="000610D0">
          <w:delText xml:space="preserve">    return </w:delText>
        </w:r>
      </w:del>
      <w:del w:id="3702" w:author="Stefan Bjornander" w:date="2015-04-25T11:36:00Z">
        <w:r w:rsidRPr="00EC76D5" w:rsidDel="00EF4076">
          <w:delText>m_symbolList</w:delText>
        </w:r>
      </w:del>
      <w:del w:id="3703" w:author="Stefan Bjornander" w:date="2015-04-25T16:01:00Z">
        <w:r w:rsidRPr="00EC76D5" w:rsidDel="000610D0">
          <w:delText>;</w:delText>
        </w:r>
        <w:bookmarkStart w:id="3704" w:name="_Toc417811904"/>
        <w:bookmarkStart w:id="3705" w:name="_Toc417853524"/>
        <w:bookmarkStart w:id="3706" w:name="_Toc418022202"/>
        <w:bookmarkStart w:id="3707" w:name="_Toc418191584"/>
        <w:bookmarkStart w:id="3708" w:name="_Toc418192053"/>
        <w:bookmarkStart w:id="3709" w:name="_Toc418263288"/>
        <w:bookmarkStart w:id="3710" w:name="_Toc418263755"/>
        <w:bookmarkStart w:id="3711" w:name="_Toc418356935"/>
        <w:bookmarkStart w:id="3712" w:name="_Toc418360298"/>
        <w:bookmarkStart w:id="3713" w:name="_Toc418434983"/>
        <w:bookmarkStart w:id="3714" w:name="_Toc419660150"/>
        <w:bookmarkStart w:id="3715" w:name="_Toc419660613"/>
        <w:bookmarkStart w:id="3716" w:name="_Toc420134082"/>
        <w:bookmarkStart w:id="3717" w:name="_Toc420134544"/>
        <w:bookmarkStart w:id="3718" w:name="_Toc420166302"/>
        <w:bookmarkStart w:id="3719" w:name="_Toc420167072"/>
        <w:bookmarkStart w:id="3720" w:name="_Toc420302229"/>
        <w:bookmarkStart w:id="3721" w:name="_Toc420302696"/>
        <w:bookmarkStart w:id="3722" w:name="_Toc420438530"/>
        <w:bookmarkStart w:id="3723" w:name="_Toc420795968"/>
        <w:bookmarkStart w:id="3724" w:name="_Toc420874236"/>
        <w:bookmarkStart w:id="3725" w:name="_Toc420874701"/>
        <w:bookmarkStart w:id="3726" w:name="_Toc420874443"/>
        <w:bookmarkStart w:id="3727" w:name="_Toc421046531"/>
        <w:bookmarkStart w:id="3728" w:name="_Toc421047002"/>
        <w:bookmarkStart w:id="3729" w:name="_Toc477259082"/>
        <w:bookmarkStart w:id="3730" w:name="_Toc479633180"/>
        <w:bookmarkStart w:id="3731" w:name="_Toc481936336"/>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del>
    </w:p>
    <w:p w14:paraId="5901C310" w14:textId="77777777" w:rsidR="00397B2B" w:rsidRPr="00EC76D5" w:rsidDel="000610D0" w:rsidRDefault="00397B2B" w:rsidP="00EC426F">
      <w:pPr>
        <w:pStyle w:val="Code"/>
        <w:rPr>
          <w:del w:id="3732" w:author="Stefan Bjornander" w:date="2015-04-25T16:01:00Z"/>
        </w:rPr>
      </w:pPr>
      <w:del w:id="3733" w:author="Stefan Bjornander" w:date="2015-04-25T16:01:00Z">
        <w:r w:rsidRPr="00EC76D5" w:rsidDel="000610D0">
          <w:delText xml:space="preserve">  }</w:delText>
        </w:r>
        <w:bookmarkStart w:id="3734" w:name="_Toc417811905"/>
        <w:bookmarkStart w:id="3735" w:name="_Toc417853525"/>
        <w:bookmarkStart w:id="3736" w:name="_Toc418022203"/>
        <w:bookmarkStart w:id="3737" w:name="_Toc418191585"/>
        <w:bookmarkStart w:id="3738" w:name="_Toc418192054"/>
        <w:bookmarkStart w:id="3739" w:name="_Toc418263289"/>
        <w:bookmarkStart w:id="3740" w:name="_Toc418263756"/>
        <w:bookmarkStart w:id="3741" w:name="_Toc418356936"/>
        <w:bookmarkStart w:id="3742" w:name="_Toc418360299"/>
        <w:bookmarkStart w:id="3743" w:name="_Toc418434984"/>
        <w:bookmarkStart w:id="3744" w:name="_Toc419660151"/>
        <w:bookmarkStart w:id="3745" w:name="_Toc419660614"/>
        <w:bookmarkStart w:id="3746" w:name="_Toc420134083"/>
        <w:bookmarkStart w:id="3747" w:name="_Toc420134545"/>
        <w:bookmarkStart w:id="3748" w:name="_Toc420166303"/>
        <w:bookmarkStart w:id="3749" w:name="_Toc420167073"/>
        <w:bookmarkStart w:id="3750" w:name="_Toc420302230"/>
        <w:bookmarkStart w:id="3751" w:name="_Toc420302697"/>
        <w:bookmarkStart w:id="3752" w:name="_Toc420438531"/>
        <w:bookmarkStart w:id="3753" w:name="_Toc420795969"/>
        <w:bookmarkStart w:id="3754" w:name="_Toc420874237"/>
        <w:bookmarkStart w:id="3755" w:name="_Toc420874702"/>
        <w:bookmarkStart w:id="3756" w:name="_Toc420874444"/>
        <w:bookmarkStart w:id="3757" w:name="_Toc421046532"/>
        <w:bookmarkStart w:id="3758" w:name="_Toc421047003"/>
        <w:bookmarkStart w:id="3759" w:name="_Toc477259083"/>
        <w:bookmarkStart w:id="3760" w:name="_Toc479633181"/>
        <w:bookmarkStart w:id="3761" w:name="_Toc481936337"/>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del>
    </w:p>
    <w:p w14:paraId="33A525F0" w14:textId="77777777" w:rsidR="00397B2B" w:rsidRPr="00EC76D5" w:rsidDel="000610D0" w:rsidRDefault="00397B2B" w:rsidP="00EC426F">
      <w:pPr>
        <w:pStyle w:val="Code"/>
        <w:rPr>
          <w:del w:id="3762" w:author="Stefan Bjornander" w:date="2015-04-25T16:01:00Z"/>
        </w:rPr>
      </w:pPr>
      <w:bookmarkStart w:id="3763" w:name="_Toc417811906"/>
      <w:bookmarkStart w:id="3764" w:name="_Toc417853526"/>
      <w:bookmarkStart w:id="3765" w:name="_Toc418022204"/>
      <w:bookmarkStart w:id="3766" w:name="_Toc418191586"/>
      <w:bookmarkStart w:id="3767" w:name="_Toc418192055"/>
      <w:bookmarkStart w:id="3768" w:name="_Toc418263290"/>
      <w:bookmarkStart w:id="3769" w:name="_Toc418263757"/>
      <w:bookmarkStart w:id="3770" w:name="_Toc418356937"/>
      <w:bookmarkStart w:id="3771" w:name="_Toc418360300"/>
      <w:bookmarkStart w:id="3772" w:name="_Toc418434985"/>
      <w:bookmarkStart w:id="3773" w:name="_Toc419660152"/>
      <w:bookmarkStart w:id="3774" w:name="_Toc419660615"/>
      <w:bookmarkStart w:id="3775" w:name="_Toc420134084"/>
      <w:bookmarkStart w:id="3776" w:name="_Toc420134546"/>
      <w:bookmarkStart w:id="3777" w:name="_Toc420166304"/>
      <w:bookmarkStart w:id="3778" w:name="_Toc420167074"/>
      <w:bookmarkStart w:id="3779" w:name="_Toc420302231"/>
      <w:bookmarkStart w:id="3780" w:name="_Toc420302698"/>
      <w:bookmarkStart w:id="3781" w:name="_Toc420438532"/>
      <w:bookmarkStart w:id="3782" w:name="_Toc420795970"/>
      <w:bookmarkStart w:id="3783" w:name="_Toc420874238"/>
      <w:bookmarkStart w:id="3784" w:name="_Toc420874703"/>
      <w:bookmarkStart w:id="3785" w:name="_Toc420874445"/>
      <w:bookmarkStart w:id="3786" w:name="_Toc421046533"/>
      <w:bookmarkStart w:id="3787" w:name="_Toc421047004"/>
      <w:bookmarkStart w:id="3788" w:name="_Toc477259084"/>
      <w:bookmarkStart w:id="3789" w:name="_Toc479633182"/>
      <w:bookmarkStart w:id="3790" w:name="_Toc481936338"/>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p>
    <w:p w14:paraId="61AD3BF5" w14:textId="77777777" w:rsidR="00397B2B" w:rsidRPr="00EC76D5" w:rsidDel="00692937" w:rsidRDefault="00397B2B" w:rsidP="00EC426F">
      <w:pPr>
        <w:pStyle w:val="Code"/>
        <w:rPr>
          <w:del w:id="3791" w:author="Stefan Bjornander" w:date="2015-04-25T11:08:00Z"/>
        </w:rPr>
      </w:pPr>
      <w:del w:id="3792" w:author="Stefan Bjornander" w:date="2015-04-25T11:08:00Z">
        <w:r w:rsidRPr="00EC76D5" w:rsidDel="00692937">
          <w:delText xml:space="preserve">  public boolean hasTag() {</w:delText>
        </w:r>
        <w:bookmarkStart w:id="3793" w:name="_Toc417811907"/>
        <w:bookmarkStart w:id="3794" w:name="_Toc417853527"/>
        <w:bookmarkStart w:id="3795" w:name="_Toc418022205"/>
        <w:bookmarkStart w:id="3796" w:name="_Toc418191587"/>
        <w:bookmarkStart w:id="3797" w:name="_Toc418192056"/>
        <w:bookmarkStart w:id="3798" w:name="_Toc418263291"/>
        <w:bookmarkStart w:id="3799" w:name="_Toc418263758"/>
        <w:bookmarkStart w:id="3800" w:name="_Toc418356938"/>
        <w:bookmarkStart w:id="3801" w:name="_Toc418360301"/>
        <w:bookmarkStart w:id="3802" w:name="_Toc418434986"/>
        <w:bookmarkStart w:id="3803" w:name="_Toc419660153"/>
        <w:bookmarkStart w:id="3804" w:name="_Toc419660616"/>
        <w:bookmarkStart w:id="3805" w:name="_Toc420134085"/>
        <w:bookmarkStart w:id="3806" w:name="_Toc420134547"/>
        <w:bookmarkStart w:id="3807" w:name="_Toc420166305"/>
        <w:bookmarkStart w:id="3808" w:name="_Toc420167075"/>
        <w:bookmarkStart w:id="3809" w:name="_Toc420302232"/>
        <w:bookmarkStart w:id="3810" w:name="_Toc420302699"/>
        <w:bookmarkStart w:id="3811" w:name="_Toc420438533"/>
        <w:bookmarkStart w:id="3812" w:name="_Toc420795971"/>
        <w:bookmarkStart w:id="3813" w:name="_Toc420874239"/>
        <w:bookmarkStart w:id="3814" w:name="_Toc420874704"/>
        <w:bookmarkStart w:id="3815" w:name="_Toc420874446"/>
        <w:bookmarkStart w:id="3816" w:name="_Toc421046534"/>
        <w:bookmarkStart w:id="3817" w:name="_Toc421047005"/>
        <w:bookmarkStart w:id="3818" w:name="_Toc477259085"/>
        <w:bookmarkStart w:id="3819" w:name="_Toc479633183"/>
        <w:bookmarkStart w:id="3820" w:name="_Toc481936339"/>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del>
    </w:p>
    <w:p w14:paraId="4DE202B1" w14:textId="77777777" w:rsidR="00397B2B" w:rsidRPr="00EC76D5" w:rsidDel="00692937" w:rsidRDefault="00397B2B" w:rsidP="00EC426F">
      <w:pPr>
        <w:pStyle w:val="Code"/>
        <w:rPr>
          <w:del w:id="3821" w:author="Stefan Bjornander" w:date="2015-04-25T11:08:00Z"/>
        </w:rPr>
      </w:pPr>
      <w:del w:id="3822" w:author="Stefan Bjornander" w:date="2015-04-25T11:08:00Z">
        <w:r w:rsidRPr="00EC76D5" w:rsidDel="00692937">
          <w:delText xml:space="preserve">    return m_hasTag;</w:delText>
        </w:r>
        <w:bookmarkStart w:id="3823" w:name="_Toc417811908"/>
        <w:bookmarkStart w:id="3824" w:name="_Toc417853528"/>
        <w:bookmarkStart w:id="3825" w:name="_Toc418022206"/>
        <w:bookmarkStart w:id="3826" w:name="_Toc418191588"/>
        <w:bookmarkStart w:id="3827" w:name="_Toc418192057"/>
        <w:bookmarkStart w:id="3828" w:name="_Toc418263292"/>
        <w:bookmarkStart w:id="3829" w:name="_Toc418263759"/>
        <w:bookmarkStart w:id="3830" w:name="_Toc418356939"/>
        <w:bookmarkStart w:id="3831" w:name="_Toc418360302"/>
        <w:bookmarkStart w:id="3832" w:name="_Toc418434987"/>
        <w:bookmarkStart w:id="3833" w:name="_Toc419660154"/>
        <w:bookmarkStart w:id="3834" w:name="_Toc419660617"/>
        <w:bookmarkStart w:id="3835" w:name="_Toc420134086"/>
        <w:bookmarkStart w:id="3836" w:name="_Toc420134548"/>
        <w:bookmarkStart w:id="3837" w:name="_Toc420166306"/>
        <w:bookmarkStart w:id="3838" w:name="_Toc420167076"/>
        <w:bookmarkStart w:id="3839" w:name="_Toc420302233"/>
        <w:bookmarkStart w:id="3840" w:name="_Toc420302700"/>
        <w:bookmarkStart w:id="3841" w:name="_Toc420438534"/>
        <w:bookmarkStart w:id="3842" w:name="_Toc420795972"/>
        <w:bookmarkStart w:id="3843" w:name="_Toc420874240"/>
        <w:bookmarkStart w:id="3844" w:name="_Toc420874705"/>
        <w:bookmarkStart w:id="3845" w:name="_Toc420874447"/>
        <w:bookmarkStart w:id="3846" w:name="_Toc421046535"/>
        <w:bookmarkStart w:id="3847" w:name="_Toc421047006"/>
        <w:bookmarkStart w:id="3848" w:name="_Toc477259086"/>
        <w:bookmarkStart w:id="3849" w:name="_Toc479633184"/>
        <w:bookmarkStart w:id="3850" w:name="_Toc481936340"/>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del>
    </w:p>
    <w:p w14:paraId="728E0E39" w14:textId="77777777" w:rsidR="00397B2B" w:rsidRPr="00EC76D5" w:rsidDel="00692937" w:rsidRDefault="00397B2B" w:rsidP="00EC426F">
      <w:pPr>
        <w:pStyle w:val="Code"/>
        <w:rPr>
          <w:del w:id="3851" w:author="Stefan Bjornander" w:date="2015-04-25T11:08:00Z"/>
        </w:rPr>
      </w:pPr>
      <w:del w:id="3852" w:author="Stefan Bjornander" w:date="2015-04-25T11:08:00Z">
        <w:r w:rsidRPr="00EC76D5" w:rsidDel="00692937">
          <w:delText xml:space="preserve">  }</w:delText>
        </w:r>
        <w:bookmarkStart w:id="3853" w:name="_Toc417811909"/>
        <w:bookmarkStart w:id="3854" w:name="_Toc417853529"/>
        <w:bookmarkStart w:id="3855" w:name="_Toc418022207"/>
        <w:bookmarkStart w:id="3856" w:name="_Toc418191589"/>
        <w:bookmarkStart w:id="3857" w:name="_Toc418192058"/>
        <w:bookmarkStart w:id="3858" w:name="_Toc418263293"/>
        <w:bookmarkStart w:id="3859" w:name="_Toc418263760"/>
        <w:bookmarkStart w:id="3860" w:name="_Toc418356940"/>
        <w:bookmarkStart w:id="3861" w:name="_Toc418360303"/>
        <w:bookmarkStart w:id="3862" w:name="_Toc418434988"/>
        <w:bookmarkStart w:id="3863" w:name="_Toc419660155"/>
        <w:bookmarkStart w:id="3864" w:name="_Toc419660618"/>
        <w:bookmarkStart w:id="3865" w:name="_Toc420134087"/>
        <w:bookmarkStart w:id="3866" w:name="_Toc420134549"/>
        <w:bookmarkStart w:id="3867" w:name="_Toc420166307"/>
        <w:bookmarkStart w:id="3868" w:name="_Toc420167077"/>
        <w:bookmarkStart w:id="3869" w:name="_Toc420302234"/>
        <w:bookmarkStart w:id="3870" w:name="_Toc420302701"/>
        <w:bookmarkStart w:id="3871" w:name="_Toc420438535"/>
        <w:bookmarkStart w:id="3872" w:name="_Toc420795973"/>
        <w:bookmarkStart w:id="3873" w:name="_Toc420874241"/>
        <w:bookmarkStart w:id="3874" w:name="_Toc420874706"/>
        <w:bookmarkStart w:id="3875" w:name="_Toc420874448"/>
        <w:bookmarkStart w:id="3876" w:name="_Toc421046536"/>
        <w:bookmarkStart w:id="3877" w:name="_Toc421047007"/>
        <w:bookmarkStart w:id="3878" w:name="_Toc477259087"/>
        <w:bookmarkStart w:id="3879" w:name="_Toc479633185"/>
        <w:bookmarkStart w:id="3880" w:name="_Toc481936341"/>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del>
    </w:p>
    <w:p w14:paraId="4EC49D50" w14:textId="77777777" w:rsidR="00397B2B" w:rsidRPr="00EC76D5" w:rsidDel="00692937" w:rsidRDefault="00397B2B" w:rsidP="00EC426F">
      <w:pPr>
        <w:pStyle w:val="Code"/>
        <w:rPr>
          <w:del w:id="3881" w:author="Stefan Bjornander" w:date="2015-04-25T11:08:00Z"/>
        </w:rPr>
      </w:pPr>
      <w:bookmarkStart w:id="3882" w:name="_Toc417811910"/>
      <w:bookmarkStart w:id="3883" w:name="_Toc417853530"/>
      <w:bookmarkStart w:id="3884" w:name="_Toc418022208"/>
      <w:bookmarkStart w:id="3885" w:name="_Toc418191590"/>
      <w:bookmarkStart w:id="3886" w:name="_Toc418192059"/>
      <w:bookmarkStart w:id="3887" w:name="_Toc418263294"/>
      <w:bookmarkStart w:id="3888" w:name="_Toc418263761"/>
      <w:bookmarkStart w:id="3889" w:name="_Toc418356941"/>
      <w:bookmarkStart w:id="3890" w:name="_Toc418360304"/>
      <w:bookmarkStart w:id="3891" w:name="_Toc418434989"/>
      <w:bookmarkStart w:id="3892" w:name="_Toc419660156"/>
      <w:bookmarkStart w:id="3893" w:name="_Toc419660619"/>
      <w:bookmarkStart w:id="3894" w:name="_Toc420134088"/>
      <w:bookmarkStart w:id="3895" w:name="_Toc420134550"/>
      <w:bookmarkStart w:id="3896" w:name="_Toc420166308"/>
      <w:bookmarkStart w:id="3897" w:name="_Toc420167078"/>
      <w:bookmarkStart w:id="3898" w:name="_Toc420302235"/>
      <w:bookmarkStart w:id="3899" w:name="_Toc420302702"/>
      <w:bookmarkStart w:id="3900" w:name="_Toc420438536"/>
      <w:bookmarkStart w:id="3901" w:name="_Toc420795974"/>
      <w:bookmarkStart w:id="3902" w:name="_Toc420874242"/>
      <w:bookmarkStart w:id="3903" w:name="_Toc420874707"/>
      <w:bookmarkStart w:id="3904" w:name="_Toc420874449"/>
      <w:bookmarkStart w:id="3905" w:name="_Toc421046537"/>
      <w:bookmarkStart w:id="3906" w:name="_Toc421047008"/>
      <w:bookmarkStart w:id="3907" w:name="_Toc477259088"/>
      <w:bookmarkStart w:id="3908" w:name="_Toc479633186"/>
      <w:bookmarkStart w:id="3909" w:name="_Toc481936342"/>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bookmarkEnd w:id="3908"/>
      <w:bookmarkEnd w:id="3909"/>
    </w:p>
    <w:p w14:paraId="67D3E299" w14:textId="77777777" w:rsidR="00397B2B" w:rsidRPr="00EC76D5" w:rsidDel="000610D0" w:rsidRDefault="00397B2B" w:rsidP="00EC426F">
      <w:pPr>
        <w:pStyle w:val="Code"/>
        <w:rPr>
          <w:del w:id="3910" w:author="Stefan Bjornander" w:date="2015-04-25T16:01:00Z"/>
        </w:rPr>
      </w:pPr>
      <w:del w:id="3911" w:author="Stefan Bjornander" w:date="2015-04-25T16:01:00Z">
        <w:r w:rsidRPr="00EC76D5" w:rsidDel="000610D0">
          <w:delText xml:space="preserve">  public Symb lookupMember(String name) {</w:delText>
        </w:r>
        <w:bookmarkStart w:id="3912" w:name="_Toc417811911"/>
        <w:bookmarkStart w:id="3913" w:name="_Toc417853531"/>
        <w:bookmarkStart w:id="3914" w:name="_Toc418022209"/>
        <w:bookmarkStart w:id="3915" w:name="_Toc418191591"/>
        <w:bookmarkStart w:id="3916" w:name="_Toc418192060"/>
        <w:bookmarkStart w:id="3917" w:name="_Toc418263295"/>
        <w:bookmarkStart w:id="3918" w:name="_Toc418263762"/>
        <w:bookmarkStart w:id="3919" w:name="_Toc418356942"/>
        <w:bookmarkStart w:id="3920" w:name="_Toc418360305"/>
        <w:bookmarkStart w:id="3921" w:name="_Toc418434990"/>
        <w:bookmarkStart w:id="3922" w:name="_Toc419660157"/>
        <w:bookmarkStart w:id="3923" w:name="_Toc419660620"/>
        <w:bookmarkStart w:id="3924" w:name="_Toc420134089"/>
        <w:bookmarkStart w:id="3925" w:name="_Toc420134551"/>
        <w:bookmarkStart w:id="3926" w:name="_Toc420166309"/>
        <w:bookmarkStart w:id="3927" w:name="_Toc420167079"/>
        <w:bookmarkStart w:id="3928" w:name="_Toc420302236"/>
        <w:bookmarkStart w:id="3929" w:name="_Toc420302703"/>
        <w:bookmarkStart w:id="3930" w:name="_Toc420438537"/>
        <w:bookmarkStart w:id="3931" w:name="_Toc420795975"/>
        <w:bookmarkStart w:id="3932" w:name="_Toc420874243"/>
        <w:bookmarkStart w:id="3933" w:name="_Toc420874708"/>
        <w:bookmarkStart w:id="3934" w:name="_Toc420874450"/>
        <w:bookmarkStart w:id="3935" w:name="_Toc421046538"/>
        <w:bookmarkStart w:id="3936" w:name="_Toc421047009"/>
        <w:bookmarkStart w:id="3937" w:name="_Toc477259089"/>
        <w:bookmarkStart w:id="3938" w:name="_Toc479633187"/>
        <w:bookmarkStart w:id="3939" w:name="_Toc481936343"/>
        <w:bookmarkEnd w:id="3912"/>
        <w:bookmarkEnd w:id="3913"/>
        <w:bookmarkEnd w:id="3914"/>
        <w:bookmarkEnd w:id="3915"/>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del>
    </w:p>
    <w:p w14:paraId="46A8EDEF" w14:textId="77777777" w:rsidR="00397B2B" w:rsidRPr="00EC76D5" w:rsidDel="000610D0" w:rsidRDefault="00397B2B" w:rsidP="00EC426F">
      <w:pPr>
        <w:pStyle w:val="Code"/>
        <w:rPr>
          <w:del w:id="3940" w:author="Stefan Bjornander" w:date="2015-04-25T16:01:00Z"/>
        </w:rPr>
      </w:pPr>
      <w:del w:id="3941" w:author="Stefan Bjornander" w:date="2015-04-25T16:01:00Z">
        <w:r w:rsidRPr="00EC76D5" w:rsidDel="000610D0">
          <w:delText xml:space="preserve">    if (</w:delText>
        </w:r>
      </w:del>
      <w:del w:id="3942" w:author="Stefan Bjornander" w:date="2015-04-25T11:36:00Z">
        <w:r w:rsidRPr="00EC76D5" w:rsidDel="00EF4076">
          <w:delText>m_symbolList</w:delText>
        </w:r>
      </w:del>
      <w:del w:id="3943" w:author="Stefan Bjornander" w:date="2015-04-25T16:01:00Z">
        <w:r w:rsidRPr="00EC76D5" w:rsidDel="000610D0">
          <w:delText xml:space="preserve"> != null) {</w:delText>
        </w:r>
        <w:bookmarkStart w:id="3944" w:name="_Toc417811912"/>
        <w:bookmarkStart w:id="3945" w:name="_Toc417853532"/>
        <w:bookmarkStart w:id="3946" w:name="_Toc418022210"/>
        <w:bookmarkStart w:id="3947" w:name="_Toc418191592"/>
        <w:bookmarkStart w:id="3948" w:name="_Toc418192061"/>
        <w:bookmarkStart w:id="3949" w:name="_Toc418263296"/>
        <w:bookmarkStart w:id="3950" w:name="_Toc418263763"/>
        <w:bookmarkStart w:id="3951" w:name="_Toc418356943"/>
        <w:bookmarkStart w:id="3952" w:name="_Toc418360306"/>
        <w:bookmarkStart w:id="3953" w:name="_Toc418434991"/>
        <w:bookmarkStart w:id="3954" w:name="_Toc419660158"/>
        <w:bookmarkStart w:id="3955" w:name="_Toc419660621"/>
        <w:bookmarkStart w:id="3956" w:name="_Toc420134090"/>
        <w:bookmarkStart w:id="3957" w:name="_Toc420134552"/>
        <w:bookmarkStart w:id="3958" w:name="_Toc420166310"/>
        <w:bookmarkStart w:id="3959" w:name="_Toc420167080"/>
        <w:bookmarkStart w:id="3960" w:name="_Toc420302237"/>
        <w:bookmarkStart w:id="3961" w:name="_Toc420302704"/>
        <w:bookmarkStart w:id="3962" w:name="_Toc420438538"/>
        <w:bookmarkStart w:id="3963" w:name="_Toc420795976"/>
        <w:bookmarkStart w:id="3964" w:name="_Toc420874244"/>
        <w:bookmarkStart w:id="3965" w:name="_Toc420874709"/>
        <w:bookmarkStart w:id="3966" w:name="_Toc420874451"/>
        <w:bookmarkStart w:id="3967" w:name="_Toc421046539"/>
        <w:bookmarkStart w:id="3968" w:name="_Toc421047010"/>
        <w:bookmarkStart w:id="3969" w:name="_Toc477259090"/>
        <w:bookmarkStart w:id="3970" w:name="_Toc479633188"/>
        <w:bookmarkStart w:id="3971" w:name="_Toc481936344"/>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del>
    </w:p>
    <w:p w14:paraId="59BCC84F" w14:textId="77777777" w:rsidR="00397B2B" w:rsidRPr="00EC76D5" w:rsidDel="000610D0" w:rsidRDefault="00397B2B" w:rsidP="00EC426F">
      <w:pPr>
        <w:pStyle w:val="Code"/>
        <w:rPr>
          <w:del w:id="3972" w:author="Stefan Bjornander" w:date="2015-04-25T16:01:00Z"/>
        </w:rPr>
      </w:pPr>
      <w:del w:id="3973" w:author="Stefan Bjornander" w:date="2015-04-25T16:01:00Z">
        <w:r w:rsidRPr="00EC76D5" w:rsidDel="000610D0">
          <w:delText xml:space="preserve">      for (Symb symbol : </w:delText>
        </w:r>
      </w:del>
      <w:del w:id="3974" w:author="Stefan Bjornander" w:date="2015-04-25T11:36:00Z">
        <w:r w:rsidRPr="00EC76D5" w:rsidDel="00EF4076">
          <w:delText>m_symbolList</w:delText>
        </w:r>
      </w:del>
      <w:del w:id="3975" w:author="Stefan Bjornander" w:date="2015-04-25T16:01:00Z">
        <w:r w:rsidRPr="00EC76D5" w:rsidDel="000610D0">
          <w:delText>) {</w:delText>
        </w:r>
        <w:bookmarkStart w:id="3976" w:name="_Toc417811913"/>
        <w:bookmarkStart w:id="3977" w:name="_Toc417853533"/>
        <w:bookmarkStart w:id="3978" w:name="_Toc418022211"/>
        <w:bookmarkStart w:id="3979" w:name="_Toc418191593"/>
        <w:bookmarkStart w:id="3980" w:name="_Toc418192062"/>
        <w:bookmarkStart w:id="3981" w:name="_Toc418263297"/>
        <w:bookmarkStart w:id="3982" w:name="_Toc418263764"/>
        <w:bookmarkStart w:id="3983" w:name="_Toc418356944"/>
        <w:bookmarkStart w:id="3984" w:name="_Toc418360307"/>
        <w:bookmarkStart w:id="3985" w:name="_Toc418434992"/>
        <w:bookmarkStart w:id="3986" w:name="_Toc419660159"/>
        <w:bookmarkStart w:id="3987" w:name="_Toc419660622"/>
        <w:bookmarkStart w:id="3988" w:name="_Toc420134091"/>
        <w:bookmarkStart w:id="3989" w:name="_Toc420134553"/>
        <w:bookmarkStart w:id="3990" w:name="_Toc420166311"/>
        <w:bookmarkStart w:id="3991" w:name="_Toc420167081"/>
        <w:bookmarkStart w:id="3992" w:name="_Toc420302238"/>
        <w:bookmarkStart w:id="3993" w:name="_Toc420302705"/>
        <w:bookmarkStart w:id="3994" w:name="_Toc420438539"/>
        <w:bookmarkStart w:id="3995" w:name="_Toc420795977"/>
        <w:bookmarkStart w:id="3996" w:name="_Toc420874245"/>
        <w:bookmarkStart w:id="3997" w:name="_Toc420874710"/>
        <w:bookmarkStart w:id="3998" w:name="_Toc420874452"/>
        <w:bookmarkStart w:id="3999" w:name="_Toc421046540"/>
        <w:bookmarkStart w:id="4000" w:name="_Toc421047011"/>
        <w:bookmarkStart w:id="4001" w:name="_Toc477259091"/>
        <w:bookmarkStart w:id="4002" w:name="_Toc479633189"/>
        <w:bookmarkStart w:id="4003" w:name="_Toc48193634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del>
    </w:p>
    <w:p w14:paraId="3A5D5A6A" w14:textId="77777777" w:rsidR="00397B2B" w:rsidRPr="00EC76D5" w:rsidDel="000610D0" w:rsidRDefault="00397B2B" w:rsidP="00EC426F">
      <w:pPr>
        <w:pStyle w:val="Code"/>
        <w:rPr>
          <w:del w:id="4004" w:author="Stefan Bjornander" w:date="2015-04-25T16:01:00Z"/>
        </w:rPr>
      </w:pPr>
      <w:del w:id="4005" w:author="Stefan Bjornander" w:date="2015-04-25T16:01:00Z">
        <w:r w:rsidRPr="00EC76D5" w:rsidDel="000610D0">
          <w:delText xml:space="preserve">        if (symbol.name().equals(name)) {</w:delText>
        </w:r>
        <w:bookmarkStart w:id="4006" w:name="_Toc417811914"/>
        <w:bookmarkStart w:id="4007" w:name="_Toc417853534"/>
        <w:bookmarkStart w:id="4008" w:name="_Toc418022212"/>
        <w:bookmarkStart w:id="4009" w:name="_Toc418191594"/>
        <w:bookmarkStart w:id="4010" w:name="_Toc418192063"/>
        <w:bookmarkStart w:id="4011" w:name="_Toc418263298"/>
        <w:bookmarkStart w:id="4012" w:name="_Toc418263765"/>
        <w:bookmarkStart w:id="4013" w:name="_Toc418356945"/>
        <w:bookmarkStart w:id="4014" w:name="_Toc418360308"/>
        <w:bookmarkStart w:id="4015" w:name="_Toc418434993"/>
        <w:bookmarkStart w:id="4016" w:name="_Toc419660160"/>
        <w:bookmarkStart w:id="4017" w:name="_Toc419660623"/>
        <w:bookmarkStart w:id="4018" w:name="_Toc420134092"/>
        <w:bookmarkStart w:id="4019" w:name="_Toc420134554"/>
        <w:bookmarkStart w:id="4020" w:name="_Toc420166312"/>
        <w:bookmarkStart w:id="4021" w:name="_Toc420167082"/>
        <w:bookmarkStart w:id="4022" w:name="_Toc420302239"/>
        <w:bookmarkStart w:id="4023" w:name="_Toc420302706"/>
        <w:bookmarkStart w:id="4024" w:name="_Toc420438540"/>
        <w:bookmarkStart w:id="4025" w:name="_Toc420795978"/>
        <w:bookmarkStart w:id="4026" w:name="_Toc420874246"/>
        <w:bookmarkStart w:id="4027" w:name="_Toc420874711"/>
        <w:bookmarkStart w:id="4028" w:name="_Toc420874453"/>
        <w:bookmarkStart w:id="4029" w:name="_Toc421046541"/>
        <w:bookmarkStart w:id="4030" w:name="_Toc421047012"/>
        <w:bookmarkStart w:id="4031" w:name="_Toc477259092"/>
        <w:bookmarkStart w:id="4032" w:name="_Toc479633190"/>
        <w:bookmarkStart w:id="4033" w:name="_Toc481936346"/>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del>
    </w:p>
    <w:p w14:paraId="2A625493" w14:textId="77777777" w:rsidR="00397B2B" w:rsidRPr="00EC76D5" w:rsidDel="000610D0" w:rsidRDefault="00397B2B" w:rsidP="00EC426F">
      <w:pPr>
        <w:pStyle w:val="Code"/>
        <w:rPr>
          <w:del w:id="4034" w:author="Stefan Bjornander" w:date="2015-04-25T16:01:00Z"/>
        </w:rPr>
      </w:pPr>
      <w:del w:id="4035" w:author="Stefan Bjornander" w:date="2015-04-25T16:01:00Z">
        <w:r w:rsidRPr="00EC76D5" w:rsidDel="000610D0">
          <w:delText xml:space="preserve">          return symbol;</w:delText>
        </w:r>
        <w:bookmarkStart w:id="4036" w:name="_Toc417811915"/>
        <w:bookmarkStart w:id="4037" w:name="_Toc417853535"/>
        <w:bookmarkStart w:id="4038" w:name="_Toc418022213"/>
        <w:bookmarkStart w:id="4039" w:name="_Toc418191595"/>
        <w:bookmarkStart w:id="4040" w:name="_Toc418192064"/>
        <w:bookmarkStart w:id="4041" w:name="_Toc418263299"/>
        <w:bookmarkStart w:id="4042" w:name="_Toc418263766"/>
        <w:bookmarkStart w:id="4043" w:name="_Toc418356946"/>
        <w:bookmarkStart w:id="4044" w:name="_Toc418360309"/>
        <w:bookmarkStart w:id="4045" w:name="_Toc418434994"/>
        <w:bookmarkStart w:id="4046" w:name="_Toc419660161"/>
        <w:bookmarkStart w:id="4047" w:name="_Toc419660624"/>
        <w:bookmarkStart w:id="4048" w:name="_Toc420134093"/>
        <w:bookmarkStart w:id="4049" w:name="_Toc420134555"/>
        <w:bookmarkStart w:id="4050" w:name="_Toc420166313"/>
        <w:bookmarkStart w:id="4051" w:name="_Toc420167083"/>
        <w:bookmarkStart w:id="4052" w:name="_Toc420302240"/>
        <w:bookmarkStart w:id="4053" w:name="_Toc420302707"/>
        <w:bookmarkStart w:id="4054" w:name="_Toc420438541"/>
        <w:bookmarkStart w:id="4055" w:name="_Toc420795979"/>
        <w:bookmarkStart w:id="4056" w:name="_Toc420874247"/>
        <w:bookmarkStart w:id="4057" w:name="_Toc420874712"/>
        <w:bookmarkStart w:id="4058" w:name="_Toc420874454"/>
        <w:bookmarkStart w:id="4059" w:name="_Toc421046542"/>
        <w:bookmarkStart w:id="4060" w:name="_Toc421047013"/>
        <w:bookmarkStart w:id="4061" w:name="_Toc477259093"/>
        <w:bookmarkStart w:id="4062" w:name="_Toc479633191"/>
        <w:bookmarkStart w:id="4063" w:name="_Toc481936347"/>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del>
    </w:p>
    <w:p w14:paraId="19534A7F" w14:textId="77777777" w:rsidR="00397B2B" w:rsidRPr="00EC76D5" w:rsidDel="000610D0" w:rsidRDefault="00397B2B" w:rsidP="00EC426F">
      <w:pPr>
        <w:pStyle w:val="Code"/>
        <w:rPr>
          <w:del w:id="4064" w:author="Stefan Bjornander" w:date="2015-04-25T16:01:00Z"/>
        </w:rPr>
      </w:pPr>
      <w:del w:id="4065" w:author="Stefan Bjornander" w:date="2015-04-25T16:01:00Z">
        <w:r w:rsidRPr="00EC76D5" w:rsidDel="000610D0">
          <w:delText xml:space="preserve">        }</w:delText>
        </w:r>
        <w:bookmarkStart w:id="4066" w:name="_Toc417811916"/>
        <w:bookmarkStart w:id="4067" w:name="_Toc417853536"/>
        <w:bookmarkStart w:id="4068" w:name="_Toc418022214"/>
        <w:bookmarkStart w:id="4069" w:name="_Toc418191596"/>
        <w:bookmarkStart w:id="4070" w:name="_Toc418192065"/>
        <w:bookmarkStart w:id="4071" w:name="_Toc418263300"/>
        <w:bookmarkStart w:id="4072" w:name="_Toc418263767"/>
        <w:bookmarkStart w:id="4073" w:name="_Toc418356947"/>
        <w:bookmarkStart w:id="4074" w:name="_Toc418360310"/>
        <w:bookmarkStart w:id="4075" w:name="_Toc418434995"/>
        <w:bookmarkStart w:id="4076" w:name="_Toc419660162"/>
        <w:bookmarkStart w:id="4077" w:name="_Toc419660625"/>
        <w:bookmarkStart w:id="4078" w:name="_Toc420134094"/>
        <w:bookmarkStart w:id="4079" w:name="_Toc420134556"/>
        <w:bookmarkStart w:id="4080" w:name="_Toc420166314"/>
        <w:bookmarkStart w:id="4081" w:name="_Toc420167084"/>
        <w:bookmarkStart w:id="4082" w:name="_Toc420302241"/>
        <w:bookmarkStart w:id="4083" w:name="_Toc420302708"/>
        <w:bookmarkStart w:id="4084" w:name="_Toc420438542"/>
        <w:bookmarkStart w:id="4085" w:name="_Toc420795980"/>
        <w:bookmarkStart w:id="4086" w:name="_Toc420874248"/>
        <w:bookmarkStart w:id="4087" w:name="_Toc420874713"/>
        <w:bookmarkStart w:id="4088" w:name="_Toc420874455"/>
        <w:bookmarkStart w:id="4089" w:name="_Toc421046543"/>
        <w:bookmarkStart w:id="4090" w:name="_Toc421047014"/>
        <w:bookmarkStart w:id="4091" w:name="_Toc477259094"/>
        <w:bookmarkStart w:id="4092" w:name="_Toc479633192"/>
        <w:bookmarkStart w:id="4093" w:name="_Toc481936348"/>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del>
    </w:p>
    <w:p w14:paraId="2B5D9B5E" w14:textId="77777777" w:rsidR="00397B2B" w:rsidRPr="00EC76D5" w:rsidDel="000610D0" w:rsidRDefault="00397B2B" w:rsidP="00EC426F">
      <w:pPr>
        <w:pStyle w:val="Code"/>
        <w:rPr>
          <w:del w:id="4094" w:author="Stefan Bjornander" w:date="2015-04-25T16:01:00Z"/>
        </w:rPr>
      </w:pPr>
      <w:del w:id="4095" w:author="Stefan Bjornander" w:date="2015-04-25T16:01:00Z">
        <w:r w:rsidRPr="00EC76D5" w:rsidDel="000610D0">
          <w:delText xml:space="preserve">      }</w:delText>
        </w:r>
        <w:bookmarkStart w:id="4096" w:name="_Toc417811917"/>
        <w:bookmarkStart w:id="4097" w:name="_Toc417853537"/>
        <w:bookmarkStart w:id="4098" w:name="_Toc418022215"/>
        <w:bookmarkStart w:id="4099" w:name="_Toc418191597"/>
        <w:bookmarkStart w:id="4100" w:name="_Toc418192066"/>
        <w:bookmarkStart w:id="4101" w:name="_Toc418263301"/>
        <w:bookmarkStart w:id="4102" w:name="_Toc418263768"/>
        <w:bookmarkStart w:id="4103" w:name="_Toc418356948"/>
        <w:bookmarkStart w:id="4104" w:name="_Toc418360311"/>
        <w:bookmarkStart w:id="4105" w:name="_Toc418434996"/>
        <w:bookmarkStart w:id="4106" w:name="_Toc419660163"/>
        <w:bookmarkStart w:id="4107" w:name="_Toc419660626"/>
        <w:bookmarkStart w:id="4108" w:name="_Toc420134095"/>
        <w:bookmarkStart w:id="4109" w:name="_Toc420134557"/>
        <w:bookmarkStart w:id="4110" w:name="_Toc420166315"/>
        <w:bookmarkStart w:id="4111" w:name="_Toc420167085"/>
        <w:bookmarkStart w:id="4112" w:name="_Toc420302242"/>
        <w:bookmarkStart w:id="4113" w:name="_Toc420302709"/>
        <w:bookmarkStart w:id="4114" w:name="_Toc420438543"/>
        <w:bookmarkStart w:id="4115" w:name="_Toc420795981"/>
        <w:bookmarkStart w:id="4116" w:name="_Toc420874249"/>
        <w:bookmarkStart w:id="4117" w:name="_Toc420874714"/>
        <w:bookmarkStart w:id="4118" w:name="_Toc420874456"/>
        <w:bookmarkStart w:id="4119" w:name="_Toc421046544"/>
        <w:bookmarkStart w:id="4120" w:name="_Toc421047015"/>
        <w:bookmarkStart w:id="4121" w:name="_Toc477259095"/>
        <w:bookmarkStart w:id="4122" w:name="_Toc479633193"/>
        <w:bookmarkStart w:id="4123" w:name="_Toc481936349"/>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del>
    </w:p>
    <w:p w14:paraId="411E2596" w14:textId="77777777" w:rsidR="00397B2B" w:rsidRPr="00EC76D5" w:rsidDel="000610D0" w:rsidRDefault="00397B2B" w:rsidP="00EC426F">
      <w:pPr>
        <w:pStyle w:val="Code"/>
        <w:rPr>
          <w:del w:id="4124" w:author="Stefan Bjornander" w:date="2015-04-25T16:01:00Z"/>
        </w:rPr>
      </w:pPr>
      <w:del w:id="4125" w:author="Stefan Bjornander" w:date="2015-04-25T16:01:00Z">
        <w:r w:rsidRPr="00EC76D5" w:rsidDel="000610D0">
          <w:delText xml:space="preserve">    }</w:delText>
        </w:r>
        <w:bookmarkStart w:id="4126" w:name="_Toc417811918"/>
        <w:bookmarkStart w:id="4127" w:name="_Toc417853538"/>
        <w:bookmarkStart w:id="4128" w:name="_Toc418022216"/>
        <w:bookmarkStart w:id="4129" w:name="_Toc418191598"/>
        <w:bookmarkStart w:id="4130" w:name="_Toc418192067"/>
        <w:bookmarkStart w:id="4131" w:name="_Toc418263302"/>
        <w:bookmarkStart w:id="4132" w:name="_Toc418263769"/>
        <w:bookmarkStart w:id="4133" w:name="_Toc418356949"/>
        <w:bookmarkStart w:id="4134" w:name="_Toc418360312"/>
        <w:bookmarkStart w:id="4135" w:name="_Toc418434997"/>
        <w:bookmarkStart w:id="4136" w:name="_Toc419660164"/>
        <w:bookmarkStart w:id="4137" w:name="_Toc419660627"/>
        <w:bookmarkStart w:id="4138" w:name="_Toc420134096"/>
        <w:bookmarkStart w:id="4139" w:name="_Toc420134558"/>
        <w:bookmarkStart w:id="4140" w:name="_Toc420166316"/>
        <w:bookmarkStart w:id="4141" w:name="_Toc420167086"/>
        <w:bookmarkStart w:id="4142" w:name="_Toc420302243"/>
        <w:bookmarkStart w:id="4143" w:name="_Toc420302710"/>
        <w:bookmarkStart w:id="4144" w:name="_Toc420438544"/>
        <w:bookmarkStart w:id="4145" w:name="_Toc420795982"/>
        <w:bookmarkStart w:id="4146" w:name="_Toc420874250"/>
        <w:bookmarkStart w:id="4147" w:name="_Toc420874715"/>
        <w:bookmarkStart w:id="4148" w:name="_Toc420874457"/>
        <w:bookmarkStart w:id="4149" w:name="_Toc421046545"/>
        <w:bookmarkStart w:id="4150" w:name="_Toc421047016"/>
        <w:bookmarkStart w:id="4151" w:name="_Toc477259096"/>
        <w:bookmarkStart w:id="4152" w:name="_Toc479633194"/>
        <w:bookmarkStart w:id="4153" w:name="_Toc481936350"/>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del>
    </w:p>
    <w:p w14:paraId="3C94CD6D" w14:textId="77777777" w:rsidR="00397B2B" w:rsidRPr="00EC76D5" w:rsidDel="000610D0" w:rsidRDefault="00397B2B" w:rsidP="00EC426F">
      <w:pPr>
        <w:pStyle w:val="Code"/>
        <w:rPr>
          <w:del w:id="4154" w:author="Stefan Bjornander" w:date="2015-04-25T16:01:00Z"/>
        </w:rPr>
      </w:pPr>
      <w:bookmarkStart w:id="4155" w:name="_Toc417811919"/>
      <w:bookmarkStart w:id="4156" w:name="_Toc417853539"/>
      <w:bookmarkStart w:id="4157" w:name="_Toc418022217"/>
      <w:bookmarkStart w:id="4158" w:name="_Toc418191599"/>
      <w:bookmarkStart w:id="4159" w:name="_Toc418192068"/>
      <w:bookmarkStart w:id="4160" w:name="_Toc418263303"/>
      <w:bookmarkStart w:id="4161" w:name="_Toc418263770"/>
      <w:bookmarkStart w:id="4162" w:name="_Toc418356950"/>
      <w:bookmarkStart w:id="4163" w:name="_Toc418360313"/>
      <w:bookmarkStart w:id="4164" w:name="_Toc418434998"/>
      <w:bookmarkStart w:id="4165" w:name="_Toc419660165"/>
      <w:bookmarkStart w:id="4166" w:name="_Toc419660628"/>
      <w:bookmarkStart w:id="4167" w:name="_Toc420134097"/>
      <w:bookmarkStart w:id="4168" w:name="_Toc420134559"/>
      <w:bookmarkStart w:id="4169" w:name="_Toc420166317"/>
      <w:bookmarkStart w:id="4170" w:name="_Toc420167087"/>
      <w:bookmarkStart w:id="4171" w:name="_Toc420302244"/>
      <w:bookmarkStart w:id="4172" w:name="_Toc420302711"/>
      <w:bookmarkStart w:id="4173" w:name="_Toc420438545"/>
      <w:bookmarkStart w:id="4174" w:name="_Toc420795983"/>
      <w:bookmarkStart w:id="4175" w:name="_Toc420874251"/>
      <w:bookmarkStart w:id="4176" w:name="_Toc420874716"/>
      <w:bookmarkStart w:id="4177" w:name="_Toc420874458"/>
      <w:bookmarkStart w:id="4178" w:name="_Toc421046546"/>
      <w:bookmarkStart w:id="4179" w:name="_Toc421047017"/>
      <w:bookmarkStart w:id="4180" w:name="_Toc477259097"/>
      <w:bookmarkStart w:id="4181" w:name="_Toc479633195"/>
      <w:bookmarkStart w:id="4182" w:name="_Toc481936351"/>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p>
    <w:p w14:paraId="33999196" w14:textId="77777777" w:rsidR="00397B2B" w:rsidRPr="00EC76D5" w:rsidDel="000610D0" w:rsidRDefault="00397B2B" w:rsidP="00EC426F">
      <w:pPr>
        <w:pStyle w:val="Code"/>
        <w:rPr>
          <w:del w:id="4183" w:author="Stefan Bjornander" w:date="2015-04-25T16:01:00Z"/>
        </w:rPr>
      </w:pPr>
      <w:del w:id="4184" w:author="Stefan Bjornander" w:date="2015-04-25T16:01:00Z">
        <w:r w:rsidRPr="00EC76D5" w:rsidDel="000610D0">
          <w:delText xml:space="preserve">    return null;</w:delText>
        </w:r>
        <w:bookmarkStart w:id="4185" w:name="_Toc417811920"/>
        <w:bookmarkStart w:id="4186" w:name="_Toc417853540"/>
        <w:bookmarkStart w:id="4187" w:name="_Toc418022218"/>
        <w:bookmarkStart w:id="4188" w:name="_Toc418191600"/>
        <w:bookmarkStart w:id="4189" w:name="_Toc418192069"/>
        <w:bookmarkStart w:id="4190" w:name="_Toc418263304"/>
        <w:bookmarkStart w:id="4191" w:name="_Toc418263771"/>
        <w:bookmarkStart w:id="4192" w:name="_Toc418356951"/>
        <w:bookmarkStart w:id="4193" w:name="_Toc418360314"/>
        <w:bookmarkStart w:id="4194" w:name="_Toc418434999"/>
        <w:bookmarkStart w:id="4195" w:name="_Toc419660166"/>
        <w:bookmarkStart w:id="4196" w:name="_Toc419660629"/>
        <w:bookmarkStart w:id="4197" w:name="_Toc420134098"/>
        <w:bookmarkStart w:id="4198" w:name="_Toc420134560"/>
        <w:bookmarkStart w:id="4199" w:name="_Toc420166318"/>
        <w:bookmarkStart w:id="4200" w:name="_Toc420167088"/>
        <w:bookmarkStart w:id="4201" w:name="_Toc420302245"/>
        <w:bookmarkStart w:id="4202" w:name="_Toc420302712"/>
        <w:bookmarkStart w:id="4203" w:name="_Toc420438546"/>
        <w:bookmarkStart w:id="4204" w:name="_Toc420795984"/>
        <w:bookmarkStart w:id="4205" w:name="_Toc420874252"/>
        <w:bookmarkStart w:id="4206" w:name="_Toc420874717"/>
        <w:bookmarkStart w:id="4207" w:name="_Toc420874459"/>
        <w:bookmarkStart w:id="4208" w:name="_Toc421046547"/>
        <w:bookmarkStart w:id="4209" w:name="_Toc421047018"/>
        <w:bookmarkStart w:id="4210" w:name="_Toc477259098"/>
        <w:bookmarkStart w:id="4211" w:name="_Toc479633196"/>
        <w:bookmarkStart w:id="4212" w:name="_Toc481936352"/>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del>
    </w:p>
    <w:p w14:paraId="2572E9CE" w14:textId="77777777" w:rsidR="00737279" w:rsidRPr="00EC76D5" w:rsidDel="000610D0" w:rsidRDefault="00397B2B" w:rsidP="00EC426F">
      <w:pPr>
        <w:pStyle w:val="Code"/>
        <w:rPr>
          <w:del w:id="4213" w:author="Stefan Bjornander" w:date="2015-04-25T16:01:00Z"/>
        </w:rPr>
      </w:pPr>
      <w:del w:id="4214" w:author="Stefan Bjornander" w:date="2015-04-25T16:01:00Z">
        <w:r w:rsidRPr="00EC76D5" w:rsidDel="000610D0">
          <w:delText xml:space="preserve">  }</w:delText>
        </w:r>
        <w:bookmarkStart w:id="4215" w:name="_Toc417811921"/>
        <w:bookmarkStart w:id="4216" w:name="_Toc417853541"/>
        <w:bookmarkStart w:id="4217" w:name="_Toc418022219"/>
        <w:bookmarkStart w:id="4218" w:name="_Toc418191601"/>
        <w:bookmarkStart w:id="4219" w:name="_Toc418192070"/>
        <w:bookmarkStart w:id="4220" w:name="_Toc418263305"/>
        <w:bookmarkStart w:id="4221" w:name="_Toc418263772"/>
        <w:bookmarkStart w:id="4222" w:name="_Toc418356952"/>
        <w:bookmarkStart w:id="4223" w:name="_Toc418360315"/>
        <w:bookmarkStart w:id="4224" w:name="_Toc418435000"/>
        <w:bookmarkStart w:id="4225" w:name="_Toc419660167"/>
        <w:bookmarkStart w:id="4226" w:name="_Toc419660630"/>
        <w:bookmarkStart w:id="4227" w:name="_Toc420134099"/>
        <w:bookmarkStart w:id="4228" w:name="_Toc420134561"/>
        <w:bookmarkStart w:id="4229" w:name="_Toc420166319"/>
        <w:bookmarkStart w:id="4230" w:name="_Toc420167089"/>
        <w:bookmarkStart w:id="4231" w:name="_Toc420302246"/>
        <w:bookmarkStart w:id="4232" w:name="_Toc420302713"/>
        <w:bookmarkStart w:id="4233" w:name="_Toc420438547"/>
        <w:bookmarkStart w:id="4234" w:name="_Toc420795985"/>
        <w:bookmarkStart w:id="4235" w:name="_Toc420874253"/>
        <w:bookmarkStart w:id="4236" w:name="_Toc420874718"/>
        <w:bookmarkStart w:id="4237" w:name="_Toc420874460"/>
        <w:bookmarkStart w:id="4238" w:name="_Toc421046548"/>
        <w:bookmarkStart w:id="4239" w:name="_Toc421047019"/>
        <w:bookmarkStart w:id="4240" w:name="_Toc477259099"/>
        <w:bookmarkStart w:id="4241" w:name="_Toc479633197"/>
        <w:bookmarkStart w:id="4242" w:name="_Toc481936353"/>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del>
    </w:p>
    <w:p w14:paraId="44805429" w14:textId="204755D5" w:rsidR="00C37931" w:rsidRPr="00EC76D5" w:rsidRDefault="00C37931" w:rsidP="00EC426F">
      <w:pPr>
        <w:pStyle w:val="Rubrik3"/>
        <w:rPr>
          <w:ins w:id="4243" w:author="Stefan Bjornander" w:date="2015-04-25T14:54:00Z"/>
        </w:rPr>
      </w:pPr>
      <w:bookmarkStart w:id="4244" w:name="_Toc481936354"/>
      <w:ins w:id="4245" w:author="Stefan Bjornander" w:date="2015-04-25T11:15:00Z">
        <w:r w:rsidRPr="00EC76D5">
          <w:t>Size</w:t>
        </w:r>
      </w:ins>
      <w:bookmarkEnd w:id="4244"/>
    </w:p>
    <w:p w14:paraId="0A2977F3" w14:textId="77777777" w:rsidR="00B95D8D" w:rsidRPr="00EC76D5" w:rsidRDefault="00B95D8D">
      <w:pPr>
        <w:rPr>
          <w:ins w:id="4246" w:author="Stefan Bjornander" w:date="2015-04-25T11:15:00Z"/>
        </w:rPr>
        <w:pPrChange w:id="4247" w:author="Stefan Bjornander" w:date="2015-04-25T14:54:00Z">
          <w:pPr>
            <w:pStyle w:val="Rubrik3"/>
          </w:pPr>
        </w:pPrChange>
      </w:pPr>
      <w:ins w:id="4248" w:author="Stefan Bjornander" w:date="2015-04-25T14:54:00Z">
        <w:r w:rsidRPr="00EC76D5">
          <w:t>Each type has a size, even tho</w:t>
        </w:r>
        <w:r w:rsidR="00194A82" w:rsidRPr="00EC76D5">
          <w:t xml:space="preserve">ugh </w:t>
        </w:r>
        <w:r w:rsidRPr="00EC76D5">
          <w:t xml:space="preserve">void </w:t>
        </w:r>
      </w:ins>
      <w:ins w:id="4249" w:author="Stefan Bjornander" w:date="2015-04-25T16:04:00Z">
        <w:r w:rsidR="00194A82" w:rsidRPr="00EC76D5">
          <w:t>and</w:t>
        </w:r>
      </w:ins>
      <w:ins w:id="4250" w:author="Stefan Bjornander" w:date="2015-04-25T14:54:00Z">
        <w:r w:rsidRPr="00EC76D5">
          <w:t xml:space="preserve"> function ha</w:t>
        </w:r>
      </w:ins>
      <w:ins w:id="4251" w:author="Stefan Bjornander" w:date="2015-04-25T16:04:00Z">
        <w:r w:rsidR="00194A82" w:rsidRPr="00EC76D5">
          <w:t>ve</w:t>
        </w:r>
      </w:ins>
      <w:ins w:id="4252" w:author="Stefan Bjornander" w:date="2015-04-25T14:54:00Z">
        <w:r w:rsidRPr="00EC76D5">
          <w:t xml:space="preserve"> size zero. The size of an array is its size times the size of its type</w:t>
        </w:r>
      </w:ins>
      <w:ins w:id="4253" w:author="Stefan Bjornander" w:date="2015-04-25T14:55:00Z">
        <w:r w:rsidRPr="00EC76D5">
          <w:t xml:space="preserve">, the size of a struct is the sum of the sizes of its members, and the size of a union is the size of its </w:t>
        </w:r>
      </w:ins>
      <w:ins w:id="4254" w:author="Stefan Bjornander" w:date="2015-04-25T16:04:00Z">
        <w:r w:rsidR="00F236B1" w:rsidRPr="00EC76D5">
          <w:t>largest</w:t>
        </w:r>
      </w:ins>
      <w:ins w:id="4255" w:author="Stefan Bjornander" w:date="2015-04-25T14:55:00Z">
        <w:r w:rsidRPr="00EC76D5">
          <w:t xml:space="preserve"> member. Not</w:t>
        </w:r>
      </w:ins>
      <w:ins w:id="4256" w:author="Stefan Bjornander" w:date="2015-04-25T16:04:00Z">
        <w:r w:rsidR="00F236B1" w:rsidRPr="00EC76D5">
          <w:t>e</w:t>
        </w:r>
      </w:ins>
      <w:ins w:id="4257" w:author="Stefan Bjornander" w:date="2015-04-25T14:55:00Z">
        <w:r w:rsidRPr="00EC76D5">
          <w:t xml:space="preserve"> that a pointer always has the same size, regardless of what it points at.</w:t>
        </w:r>
      </w:ins>
    </w:p>
    <w:p w14:paraId="73EB4A97" w14:textId="653E964F" w:rsidR="00841638" w:rsidRPr="00EC76D5" w:rsidRDefault="00841638">
      <w:pPr>
        <w:pStyle w:val="CodeHeader"/>
        <w:pPrChange w:id="4258" w:author="Stefan Bjornander" w:date="2015-04-25T11:16:00Z">
          <w:pPr>
            <w:pStyle w:val="Rubrik3"/>
          </w:pPr>
        </w:pPrChange>
      </w:pPr>
      <w:proofErr w:type="spellStart"/>
      <w:ins w:id="4259" w:author="Stefan Bjornander" w:date="2015-04-25T11:14:00Z">
        <w:r w:rsidRPr="00EC76D5">
          <w:lastRenderedPageBreak/>
          <w:t>Type.java</w:t>
        </w:r>
      </w:ins>
      <w:proofErr w:type="spellEnd"/>
    </w:p>
    <w:p w14:paraId="559438DE" w14:textId="77777777" w:rsidR="004B3B47" w:rsidRPr="00EC76D5" w:rsidRDefault="004B3B47" w:rsidP="004B3B47">
      <w:pPr>
        <w:pStyle w:val="Code"/>
      </w:pPr>
      <w:r w:rsidRPr="00EC76D5">
        <w:t xml:space="preserve">  public static final int CharSize = 1;</w:t>
      </w:r>
    </w:p>
    <w:p w14:paraId="32567BE2" w14:textId="77777777" w:rsidR="004B3B47" w:rsidRPr="00EC76D5" w:rsidRDefault="004B3B47" w:rsidP="004B3B47">
      <w:pPr>
        <w:pStyle w:val="Code"/>
      </w:pPr>
      <w:r w:rsidRPr="00EC76D5">
        <w:t xml:space="preserve">  public static final int ShortSize = 1;</w:t>
      </w:r>
    </w:p>
    <w:p w14:paraId="3ADB61C5" w14:textId="77777777" w:rsidR="004B3B47" w:rsidRPr="00EC76D5" w:rsidRDefault="004B3B47" w:rsidP="004B3B47">
      <w:pPr>
        <w:pStyle w:val="Code"/>
      </w:pPr>
      <w:r w:rsidRPr="00EC76D5">
        <w:t xml:space="preserve">  public static final int IntegerSize = 2;</w:t>
      </w:r>
    </w:p>
    <w:p w14:paraId="0D42A626" w14:textId="77777777" w:rsidR="004B3B47" w:rsidRPr="00EC76D5" w:rsidRDefault="004B3B47" w:rsidP="004B3B47">
      <w:pPr>
        <w:pStyle w:val="Code"/>
      </w:pPr>
      <w:r w:rsidRPr="00EC76D5">
        <w:t xml:space="preserve">  public static final int LongSize = 4;</w:t>
      </w:r>
    </w:p>
    <w:p w14:paraId="50ECC2A4" w14:textId="77777777" w:rsidR="004B3B47" w:rsidRPr="00EC76D5" w:rsidRDefault="004B3B47" w:rsidP="004B3B47">
      <w:pPr>
        <w:pStyle w:val="Code"/>
      </w:pPr>
      <w:r w:rsidRPr="00EC76D5">
        <w:t xml:space="preserve">  public static final int FloatSize = 4;</w:t>
      </w:r>
    </w:p>
    <w:p w14:paraId="25F3E851" w14:textId="77777777" w:rsidR="004B3B47" w:rsidRPr="00EC76D5" w:rsidRDefault="004B3B47" w:rsidP="004B3B47">
      <w:pPr>
        <w:pStyle w:val="Code"/>
      </w:pPr>
      <w:r w:rsidRPr="00EC76D5">
        <w:t xml:space="preserve">  public static final int DoubleSize = 8;</w:t>
      </w:r>
    </w:p>
    <w:p w14:paraId="192443FE" w14:textId="77777777" w:rsidR="004B3B47" w:rsidRPr="00EC76D5" w:rsidRDefault="004B3B47" w:rsidP="004B3B47">
      <w:pPr>
        <w:pStyle w:val="Code"/>
      </w:pPr>
      <w:r w:rsidRPr="00EC76D5">
        <w:t xml:space="preserve">  public static final int LongDoubleSize = 8;</w:t>
      </w:r>
    </w:p>
    <w:p w14:paraId="1F513593" w14:textId="77777777" w:rsidR="004B3B47" w:rsidRPr="00EC76D5" w:rsidRDefault="004B3B47" w:rsidP="004B3B47">
      <w:pPr>
        <w:pStyle w:val="Code"/>
      </w:pPr>
      <w:r w:rsidRPr="00EC76D5">
        <w:t xml:space="preserve">  public static final int PointerSize = 2;</w:t>
      </w:r>
    </w:p>
    <w:p w14:paraId="09811B20" w14:textId="77777777" w:rsidR="004B3B47" w:rsidRPr="00EC76D5" w:rsidRDefault="004B3B47" w:rsidP="004B3B47">
      <w:pPr>
        <w:pStyle w:val="Code"/>
      </w:pPr>
    </w:p>
    <w:p w14:paraId="38FA627B" w14:textId="77777777" w:rsidR="004B3B47" w:rsidRPr="00EC76D5" w:rsidRDefault="004B3B47" w:rsidP="004B3B47">
      <w:pPr>
        <w:pStyle w:val="Code"/>
      </w:pPr>
      <w:r w:rsidRPr="00EC76D5">
        <w:t xml:space="preserve">  private static Map&lt;Sort,Integer&gt; m_sizeMap = new ListMap&lt;&gt;();</w:t>
      </w:r>
    </w:p>
    <w:p w14:paraId="78A0E9F0" w14:textId="77777777" w:rsidR="004B3B47" w:rsidRPr="00EC76D5" w:rsidRDefault="004B3B47" w:rsidP="004B3B47">
      <w:pPr>
        <w:pStyle w:val="Code"/>
      </w:pPr>
      <w:r w:rsidRPr="00EC76D5">
        <w:t xml:space="preserve">  </w:t>
      </w:r>
    </w:p>
    <w:p w14:paraId="503B938C" w14:textId="77777777" w:rsidR="004B3B47" w:rsidRPr="00EC76D5" w:rsidRDefault="004B3B47" w:rsidP="004B3B47">
      <w:pPr>
        <w:pStyle w:val="Code"/>
      </w:pPr>
      <w:r w:rsidRPr="00EC76D5">
        <w:t xml:space="preserve">  static {</w:t>
      </w:r>
    </w:p>
    <w:p w14:paraId="18984957" w14:textId="77777777" w:rsidR="004B3B47" w:rsidRPr="00EC76D5" w:rsidRDefault="004B3B47" w:rsidP="004B3B47">
      <w:pPr>
        <w:pStyle w:val="Code"/>
      </w:pPr>
      <w:r w:rsidRPr="00EC76D5">
        <w:t xml:space="preserve">    m_sizeMap.put(Sort.Logical, IntegerSize);</w:t>
      </w:r>
    </w:p>
    <w:p w14:paraId="25423C2A" w14:textId="77777777" w:rsidR="004B3B47" w:rsidRPr="00EC76D5" w:rsidRDefault="004B3B47" w:rsidP="004B3B47">
      <w:pPr>
        <w:pStyle w:val="Code"/>
      </w:pPr>
      <w:r w:rsidRPr="00EC76D5">
        <w:t xml:space="preserve">    m_sizeMap.put(Sort.Signed_Char, CharSize);</w:t>
      </w:r>
    </w:p>
    <w:p w14:paraId="790ADB84" w14:textId="77777777" w:rsidR="004B3B47" w:rsidRPr="00EC76D5" w:rsidRDefault="004B3B47" w:rsidP="004B3B47">
      <w:pPr>
        <w:pStyle w:val="Code"/>
      </w:pPr>
      <w:r w:rsidRPr="00EC76D5">
        <w:t xml:space="preserve">    m_sizeMap.put(Sort.Unsigned_Char, CharSize);</w:t>
      </w:r>
    </w:p>
    <w:p w14:paraId="30944300" w14:textId="77777777" w:rsidR="004B3B47" w:rsidRPr="00EC76D5" w:rsidRDefault="004B3B47" w:rsidP="004B3B47">
      <w:pPr>
        <w:pStyle w:val="Code"/>
      </w:pPr>
      <w:r w:rsidRPr="00EC76D5">
        <w:t xml:space="preserve">    m_sizeMap.put(Sort.Signed_Short_Int, ShortSize);</w:t>
      </w:r>
    </w:p>
    <w:p w14:paraId="42DB2E24" w14:textId="77777777" w:rsidR="004B3B47" w:rsidRPr="00EC76D5" w:rsidRDefault="004B3B47" w:rsidP="004B3B47">
      <w:pPr>
        <w:pStyle w:val="Code"/>
      </w:pPr>
      <w:r w:rsidRPr="00EC76D5">
        <w:t xml:space="preserve">    m_sizeMap.put(Sort.Unsigned_Short_Int, ShortSize);</w:t>
      </w:r>
    </w:p>
    <w:p w14:paraId="6D85FE6E" w14:textId="77777777" w:rsidR="004B3B47" w:rsidRPr="00EC76D5" w:rsidRDefault="004B3B47" w:rsidP="004B3B47">
      <w:pPr>
        <w:pStyle w:val="Code"/>
      </w:pPr>
      <w:r w:rsidRPr="00EC76D5">
        <w:t xml:space="preserve">    m_sizeMap.put(Sort.Signed_Int, IntegerSize);</w:t>
      </w:r>
    </w:p>
    <w:p w14:paraId="487EBC9E" w14:textId="77777777" w:rsidR="004B3B47" w:rsidRPr="00EC76D5" w:rsidRDefault="004B3B47" w:rsidP="004B3B47">
      <w:pPr>
        <w:pStyle w:val="Code"/>
      </w:pPr>
      <w:r w:rsidRPr="00EC76D5">
        <w:t xml:space="preserve">    m_sizeMap.put(Sort.Unsigned_Int, IntegerSize);</w:t>
      </w:r>
    </w:p>
    <w:p w14:paraId="4116E093" w14:textId="77777777" w:rsidR="004B3B47" w:rsidRPr="00EC76D5" w:rsidRDefault="004B3B47" w:rsidP="004B3B47">
      <w:pPr>
        <w:pStyle w:val="Code"/>
      </w:pPr>
      <w:r w:rsidRPr="00EC76D5">
        <w:t xml:space="preserve">    m_sizeMap.put(Sort.Signed_Long_Int, LongSize);</w:t>
      </w:r>
    </w:p>
    <w:p w14:paraId="25B245D0" w14:textId="77777777" w:rsidR="004B3B47" w:rsidRPr="00EC76D5" w:rsidRDefault="004B3B47" w:rsidP="004B3B47">
      <w:pPr>
        <w:pStyle w:val="Code"/>
      </w:pPr>
      <w:r w:rsidRPr="00EC76D5">
        <w:t xml:space="preserve">    m_sizeMap.put(Sort.Unsigned_Long_Int, LongSize);</w:t>
      </w:r>
    </w:p>
    <w:p w14:paraId="432D114E" w14:textId="77777777" w:rsidR="004B3B47" w:rsidRPr="00EC76D5" w:rsidRDefault="004B3B47" w:rsidP="004B3B47">
      <w:pPr>
        <w:pStyle w:val="Code"/>
      </w:pPr>
      <w:r w:rsidRPr="00EC76D5">
        <w:t xml:space="preserve">    m_sizeMap.put(Sort.Float, FloatSize);</w:t>
      </w:r>
    </w:p>
    <w:p w14:paraId="32FDC7E3" w14:textId="77777777" w:rsidR="004B3B47" w:rsidRPr="00EC76D5" w:rsidRDefault="004B3B47" w:rsidP="004B3B47">
      <w:pPr>
        <w:pStyle w:val="Code"/>
      </w:pPr>
      <w:r w:rsidRPr="00EC76D5">
        <w:t xml:space="preserve">    m_sizeMap.put(Sort.Double, DoubleSize);</w:t>
      </w:r>
    </w:p>
    <w:p w14:paraId="4CEA0E2E" w14:textId="77777777" w:rsidR="004B3B47" w:rsidRPr="00EC76D5" w:rsidRDefault="004B3B47" w:rsidP="004B3B47">
      <w:pPr>
        <w:pStyle w:val="Code"/>
      </w:pPr>
      <w:r w:rsidRPr="00EC76D5">
        <w:t xml:space="preserve">    m_sizeMap.put(Sort.Long_Double, LongDoubleSize);</w:t>
      </w:r>
    </w:p>
    <w:p w14:paraId="4A2ED5D3" w14:textId="77777777" w:rsidR="004B3B47" w:rsidRPr="00EC76D5" w:rsidRDefault="004B3B47" w:rsidP="004B3B47">
      <w:pPr>
        <w:pStyle w:val="Code"/>
      </w:pPr>
      <w:r w:rsidRPr="00EC76D5">
        <w:t xml:space="preserve">  }</w:t>
      </w:r>
    </w:p>
    <w:p w14:paraId="01CDD4B3" w14:textId="77777777" w:rsidR="004B3B47" w:rsidRPr="00EC76D5" w:rsidRDefault="004B3B47" w:rsidP="004B3B47">
      <w:pPr>
        <w:pStyle w:val="Code"/>
      </w:pPr>
      <w:r w:rsidRPr="00EC76D5">
        <w:t xml:space="preserve">  </w:t>
      </w:r>
    </w:p>
    <w:p w14:paraId="506590B9" w14:textId="77777777" w:rsidR="004B3B47" w:rsidRPr="00EC76D5" w:rsidRDefault="004B3B47" w:rsidP="004B3B47">
      <w:pPr>
        <w:pStyle w:val="Code"/>
      </w:pPr>
      <w:r w:rsidRPr="00EC76D5">
        <w:t xml:space="preserve">  public int getSize() {</w:t>
      </w:r>
    </w:p>
    <w:p w14:paraId="636DDDCD" w14:textId="77777777" w:rsidR="004B3B47" w:rsidRPr="00EC76D5" w:rsidRDefault="004B3B47" w:rsidP="004B3B47">
      <w:pPr>
        <w:pStyle w:val="Code"/>
      </w:pPr>
      <w:r w:rsidRPr="00EC76D5">
        <w:t xml:space="preserve">    switch (m_sort) {</w:t>
      </w:r>
    </w:p>
    <w:p w14:paraId="08E2F517" w14:textId="77777777" w:rsidR="004B3B47" w:rsidRPr="00EC76D5" w:rsidRDefault="004B3B47" w:rsidP="004B3B47">
      <w:pPr>
        <w:pStyle w:val="Code"/>
      </w:pPr>
      <w:r w:rsidRPr="00EC76D5">
        <w:t xml:space="preserve">      case Pointer:</w:t>
      </w:r>
    </w:p>
    <w:p w14:paraId="05E13140" w14:textId="77777777" w:rsidR="004B3B47" w:rsidRPr="00EC76D5" w:rsidRDefault="004B3B47" w:rsidP="004B3B47">
      <w:pPr>
        <w:pStyle w:val="Code"/>
      </w:pPr>
      <w:r w:rsidRPr="00EC76D5">
        <w:t xml:space="preserve">      case String:</w:t>
      </w:r>
    </w:p>
    <w:p w14:paraId="2B2B1913" w14:textId="77777777" w:rsidR="004B3B47" w:rsidRPr="00EC76D5" w:rsidRDefault="004B3B47" w:rsidP="004B3B47">
      <w:pPr>
        <w:pStyle w:val="Code"/>
      </w:pPr>
      <w:r w:rsidRPr="00EC76D5">
        <w:t xml:space="preserve">        return PointerSize;</w:t>
      </w:r>
    </w:p>
    <w:p w14:paraId="2F6DC9EA" w14:textId="77777777" w:rsidR="004B3B47" w:rsidRPr="00EC76D5" w:rsidRDefault="004B3B47" w:rsidP="004B3B47">
      <w:pPr>
        <w:pStyle w:val="Code"/>
      </w:pPr>
      <w:r w:rsidRPr="00EC76D5">
        <w:t xml:space="preserve">        </w:t>
      </w:r>
    </w:p>
    <w:p w14:paraId="21E7F1F2" w14:textId="77777777" w:rsidR="004B3B47" w:rsidRPr="00EC76D5" w:rsidRDefault="004B3B47" w:rsidP="004B3B47">
      <w:pPr>
        <w:pStyle w:val="Code"/>
      </w:pPr>
      <w:r w:rsidRPr="00EC76D5">
        <w:t xml:space="preserve">      case Array:</w:t>
      </w:r>
    </w:p>
    <w:p w14:paraId="5A39A5E2" w14:textId="77777777" w:rsidR="004B3B47" w:rsidRPr="00EC76D5" w:rsidRDefault="004B3B47" w:rsidP="004B3B47">
      <w:pPr>
        <w:pStyle w:val="Code"/>
      </w:pPr>
      <w:r w:rsidRPr="00EC76D5">
        <w:t xml:space="preserve">        return m_arraySize * m_arrayType.getSize();</w:t>
      </w:r>
    </w:p>
    <w:p w14:paraId="709DA830" w14:textId="77777777" w:rsidR="004B3B47" w:rsidRPr="00EC76D5" w:rsidRDefault="004B3B47" w:rsidP="004B3B47">
      <w:pPr>
        <w:pStyle w:val="Code"/>
      </w:pPr>
    </w:p>
    <w:p w14:paraId="6B4A3883" w14:textId="77777777" w:rsidR="004B3B47" w:rsidRPr="00EC76D5" w:rsidRDefault="004B3B47" w:rsidP="004B3B47">
      <w:pPr>
        <w:pStyle w:val="Code"/>
      </w:pPr>
      <w:r w:rsidRPr="00EC76D5">
        <w:t xml:space="preserve">      case Struct: {</w:t>
      </w:r>
    </w:p>
    <w:p w14:paraId="1966FC31" w14:textId="77777777" w:rsidR="004B3B47" w:rsidRPr="00EC76D5" w:rsidRDefault="004B3B47" w:rsidP="004B3B47">
      <w:pPr>
        <w:pStyle w:val="Code"/>
      </w:pPr>
      <w:r w:rsidRPr="00EC76D5">
        <w:t xml:space="preserve">          int size = 0;</w:t>
      </w:r>
    </w:p>
    <w:p w14:paraId="1EE5AE5B" w14:textId="77777777" w:rsidR="004B3B47" w:rsidRPr="00EC76D5" w:rsidRDefault="004B3B47" w:rsidP="004B3B47">
      <w:pPr>
        <w:pStyle w:val="Code"/>
      </w:pPr>
    </w:p>
    <w:p w14:paraId="6C5EA8A1" w14:textId="77777777" w:rsidR="004B3B47" w:rsidRPr="00EC76D5" w:rsidRDefault="004B3B47" w:rsidP="004B3B47">
      <w:pPr>
        <w:pStyle w:val="Code"/>
      </w:pPr>
      <w:r w:rsidRPr="00EC76D5">
        <w:t xml:space="preserve">          for (Symbol symbol : m_memberMap.values()) {</w:t>
      </w:r>
    </w:p>
    <w:p w14:paraId="067824F3" w14:textId="77777777" w:rsidR="004B3B47" w:rsidRPr="00EC76D5" w:rsidRDefault="004B3B47" w:rsidP="004B3B47">
      <w:pPr>
        <w:pStyle w:val="Code"/>
      </w:pPr>
      <w:r w:rsidRPr="00EC76D5">
        <w:t xml:space="preserve">            size += symbol.getType().getSize();</w:t>
      </w:r>
    </w:p>
    <w:p w14:paraId="4A2E2683" w14:textId="77777777" w:rsidR="004B3B47" w:rsidRPr="00EC76D5" w:rsidRDefault="004B3B47" w:rsidP="004B3B47">
      <w:pPr>
        <w:pStyle w:val="Code"/>
      </w:pPr>
      <w:r w:rsidRPr="00EC76D5">
        <w:t xml:space="preserve">          }</w:t>
      </w:r>
    </w:p>
    <w:p w14:paraId="67885E2F" w14:textId="77777777" w:rsidR="004B3B47" w:rsidRPr="00EC76D5" w:rsidRDefault="004B3B47" w:rsidP="004B3B47">
      <w:pPr>
        <w:pStyle w:val="Code"/>
      </w:pPr>
      <w:r w:rsidRPr="00EC76D5">
        <w:t xml:space="preserve">        </w:t>
      </w:r>
    </w:p>
    <w:p w14:paraId="75920ECE" w14:textId="77777777" w:rsidR="004B3B47" w:rsidRPr="00EC76D5" w:rsidRDefault="004B3B47" w:rsidP="004B3B47">
      <w:pPr>
        <w:pStyle w:val="Code"/>
      </w:pPr>
      <w:r w:rsidRPr="00EC76D5">
        <w:t xml:space="preserve">          return size;</w:t>
      </w:r>
    </w:p>
    <w:p w14:paraId="7F4EFDF4" w14:textId="77777777" w:rsidR="004B3B47" w:rsidRPr="00EC76D5" w:rsidRDefault="004B3B47" w:rsidP="004B3B47">
      <w:pPr>
        <w:pStyle w:val="Code"/>
      </w:pPr>
      <w:r w:rsidRPr="00EC76D5">
        <w:t xml:space="preserve">        }</w:t>
      </w:r>
    </w:p>
    <w:p w14:paraId="14716311" w14:textId="77777777" w:rsidR="004B3B47" w:rsidRPr="00EC76D5" w:rsidRDefault="004B3B47" w:rsidP="004B3B47">
      <w:pPr>
        <w:pStyle w:val="Code"/>
      </w:pPr>
    </w:p>
    <w:p w14:paraId="5CF24C87" w14:textId="77777777" w:rsidR="004B3B47" w:rsidRPr="00EC76D5" w:rsidRDefault="004B3B47" w:rsidP="004B3B47">
      <w:pPr>
        <w:pStyle w:val="Code"/>
      </w:pPr>
      <w:r w:rsidRPr="00EC76D5">
        <w:t xml:space="preserve">      case Union: {</w:t>
      </w:r>
    </w:p>
    <w:p w14:paraId="566ED093" w14:textId="77777777" w:rsidR="004B3B47" w:rsidRPr="00EC76D5" w:rsidRDefault="004B3B47" w:rsidP="004B3B47">
      <w:pPr>
        <w:pStyle w:val="Code"/>
      </w:pPr>
      <w:r w:rsidRPr="00EC76D5">
        <w:t xml:space="preserve">          int size = 0;</w:t>
      </w:r>
    </w:p>
    <w:p w14:paraId="74448911" w14:textId="77777777" w:rsidR="004B3B47" w:rsidRPr="00EC76D5" w:rsidRDefault="004B3B47" w:rsidP="004B3B47">
      <w:pPr>
        <w:pStyle w:val="Code"/>
      </w:pPr>
    </w:p>
    <w:p w14:paraId="044B4013" w14:textId="77777777" w:rsidR="004B3B47" w:rsidRPr="00EC76D5" w:rsidRDefault="004B3B47" w:rsidP="004B3B47">
      <w:pPr>
        <w:pStyle w:val="Code"/>
      </w:pPr>
      <w:r w:rsidRPr="00EC76D5">
        <w:t xml:space="preserve">          for (Symbol symbol : m_memberMap.values()) {</w:t>
      </w:r>
    </w:p>
    <w:p w14:paraId="55E5C5C9" w14:textId="77777777" w:rsidR="004B3B47" w:rsidRPr="00EC76D5" w:rsidRDefault="004B3B47" w:rsidP="004B3B47">
      <w:pPr>
        <w:pStyle w:val="Code"/>
      </w:pPr>
      <w:r w:rsidRPr="00EC76D5">
        <w:t xml:space="preserve">            size = Math.max(size, symbol.getType().getSize());</w:t>
      </w:r>
    </w:p>
    <w:p w14:paraId="6AE1824A" w14:textId="77777777" w:rsidR="004B3B47" w:rsidRPr="00EC76D5" w:rsidRDefault="004B3B47" w:rsidP="004B3B47">
      <w:pPr>
        <w:pStyle w:val="Code"/>
      </w:pPr>
      <w:r w:rsidRPr="00EC76D5">
        <w:t xml:space="preserve">          }</w:t>
      </w:r>
    </w:p>
    <w:p w14:paraId="68503BA7" w14:textId="77777777" w:rsidR="004B3B47" w:rsidRPr="00EC76D5" w:rsidRDefault="004B3B47" w:rsidP="004B3B47">
      <w:pPr>
        <w:pStyle w:val="Code"/>
      </w:pPr>
    </w:p>
    <w:p w14:paraId="690D6FB9" w14:textId="77777777" w:rsidR="004B3B47" w:rsidRPr="00EC76D5" w:rsidRDefault="004B3B47" w:rsidP="004B3B47">
      <w:pPr>
        <w:pStyle w:val="Code"/>
      </w:pPr>
      <w:r w:rsidRPr="00EC76D5">
        <w:t xml:space="preserve">          return size;</w:t>
      </w:r>
    </w:p>
    <w:p w14:paraId="4384084A" w14:textId="77777777" w:rsidR="004B3B47" w:rsidRPr="00EC76D5" w:rsidRDefault="004B3B47" w:rsidP="004B3B47">
      <w:pPr>
        <w:pStyle w:val="Code"/>
      </w:pPr>
      <w:r w:rsidRPr="00EC76D5">
        <w:t xml:space="preserve">        }</w:t>
      </w:r>
    </w:p>
    <w:p w14:paraId="3B3ED0EE" w14:textId="77777777" w:rsidR="004B3B47" w:rsidRPr="00EC76D5" w:rsidRDefault="004B3B47" w:rsidP="004B3B47">
      <w:pPr>
        <w:pStyle w:val="Code"/>
      </w:pPr>
    </w:p>
    <w:p w14:paraId="73E21053" w14:textId="77777777" w:rsidR="004B3B47" w:rsidRPr="00EC76D5" w:rsidRDefault="004B3B47" w:rsidP="004B3B47">
      <w:pPr>
        <w:pStyle w:val="Code"/>
      </w:pPr>
      <w:r w:rsidRPr="00EC76D5">
        <w:lastRenderedPageBreak/>
        <w:t xml:space="preserve">      default:</w:t>
      </w:r>
    </w:p>
    <w:p w14:paraId="42994680" w14:textId="77777777" w:rsidR="004B3B47" w:rsidRPr="00EC76D5" w:rsidRDefault="004B3B47" w:rsidP="004B3B47">
      <w:pPr>
        <w:pStyle w:val="Code"/>
      </w:pPr>
      <w:r w:rsidRPr="00EC76D5">
        <w:t xml:space="preserve">        return m_sizeMap.get(m_sort);</w:t>
      </w:r>
    </w:p>
    <w:p w14:paraId="0D326A34" w14:textId="77777777" w:rsidR="004B3B47" w:rsidRPr="00EC76D5" w:rsidRDefault="004B3B47" w:rsidP="004B3B47">
      <w:pPr>
        <w:pStyle w:val="Code"/>
      </w:pPr>
      <w:r w:rsidRPr="00EC76D5">
        <w:t xml:space="preserve">    }</w:t>
      </w:r>
    </w:p>
    <w:p w14:paraId="3D9DFA66" w14:textId="62210E3A" w:rsidR="00822DF6" w:rsidRPr="00EC76D5" w:rsidRDefault="004B3B47">
      <w:pPr>
        <w:pStyle w:val="Code"/>
        <w:rPr>
          <w:rFonts w:ascii="Times New Roman" w:eastAsiaTheme="majorEastAsia" w:hAnsi="Times New Roman" w:cstheme="majorBidi"/>
          <w:b/>
          <w:noProof w:val="0"/>
          <w:sz w:val="32"/>
          <w:szCs w:val="24"/>
        </w:rPr>
      </w:pPr>
      <w:r w:rsidRPr="00EC76D5">
        <w:t xml:space="preserve">  }</w:t>
      </w:r>
    </w:p>
    <w:p w14:paraId="38C70B4D" w14:textId="196982DD" w:rsidR="00841638" w:rsidRPr="00EC76D5" w:rsidRDefault="00FE6BB6" w:rsidP="00822DF6">
      <w:pPr>
        <w:pStyle w:val="Rubrik3"/>
        <w:rPr>
          <w:ins w:id="4260" w:author="Stefan Bjornander" w:date="2015-04-25T11:19:00Z"/>
        </w:rPr>
      </w:pPr>
      <w:bookmarkStart w:id="4261" w:name="_Toc481936355"/>
      <w:ins w:id="4262" w:author="Stefan Bjornander" w:date="2015-04-25T11:16:00Z">
        <w:r w:rsidRPr="00EC76D5">
          <w:t>Completeness</w:t>
        </w:r>
      </w:ins>
      <w:bookmarkEnd w:id="4261"/>
    </w:p>
    <w:p w14:paraId="470963C9" w14:textId="61F85524" w:rsidR="00000353" w:rsidRDefault="00B0368E">
      <w:ins w:id="4263" w:author="Stefan Bjornander" w:date="2015-04-25T11:37:00Z">
        <w:r w:rsidRPr="00EC76D5">
          <w:t xml:space="preserve">It is possible to define an array without </w:t>
        </w:r>
      </w:ins>
      <w:ins w:id="4264" w:author="Stefan Bjornander" w:date="2015-04-25T11:38:00Z">
        <w:r w:rsidRPr="00EC76D5">
          <w:t xml:space="preserve">stating its size, </w:t>
        </w:r>
      </w:ins>
      <w:ins w:id="4265" w:author="Stefan Bjornander" w:date="2015-04-25T14:31:00Z">
        <w:r w:rsidR="0020338C" w:rsidRPr="00EC76D5">
          <w:t>in which case the array is given the size zero. I</w:t>
        </w:r>
      </w:ins>
      <w:ins w:id="4266" w:author="Stefan Bjornander" w:date="2015-04-25T11:38:00Z">
        <w:r w:rsidRPr="00EC76D5">
          <w:t>n that case</w:t>
        </w:r>
      </w:ins>
      <w:ins w:id="4267" w:author="Stefan Bjornander" w:date="2015-04-25T14:31:00Z">
        <w:r w:rsidR="0020338C" w:rsidRPr="00EC76D5">
          <w:t>,</w:t>
        </w:r>
      </w:ins>
      <w:ins w:id="4268" w:author="Stefan Bjornander" w:date="2015-04-25T11:38:00Z">
        <w:r w:rsidRPr="00EC76D5">
          <w:t xml:space="preserve"> </w:t>
        </w:r>
      </w:ins>
      <w:ins w:id="4269" w:author="Stefan Bjornander" w:date="2015-04-25T14:31:00Z">
        <w:r w:rsidR="0020338C" w:rsidRPr="00EC76D5">
          <w:t>the</w:t>
        </w:r>
      </w:ins>
      <w:ins w:id="4270" w:author="Stefan Bjornander" w:date="2015-04-25T11:38:00Z">
        <w:r w:rsidRPr="00EC76D5">
          <w:t xml:space="preserve"> </w:t>
        </w:r>
      </w:ins>
      <w:ins w:id="4271" w:author="Stefan Bjornander" w:date="2015-04-25T14:31:00Z">
        <w:r w:rsidR="0020338C" w:rsidRPr="00EC76D5">
          <w:t xml:space="preserve">array </w:t>
        </w:r>
      </w:ins>
      <w:ins w:id="4272" w:author="Stefan Bjornander" w:date="2015-04-25T11:38:00Z">
        <w:r w:rsidRPr="00EC76D5">
          <w:t xml:space="preserve">size must be determined by the size of its </w:t>
        </w:r>
      </w:ins>
      <w:r w:rsidR="00F4217C">
        <w:t>initialization</w:t>
      </w:r>
      <w:ins w:id="4273" w:author="Stefan Bjornander" w:date="2015-04-25T11:38:00Z">
        <w:r w:rsidRPr="00EC76D5">
          <w:t xml:space="preserve"> list. </w:t>
        </w:r>
      </w:ins>
      <w:ins w:id="4274" w:author="Stefan Bjornander" w:date="2015-04-25T11:39:00Z">
        <w:r w:rsidR="00000353" w:rsidRPr="00EC76D5">
          <w:t xml:space="preserve">However, if the </w:t>
        </w:r>
      </w:ins>
      <w:ins w:id="4275" w:author="Stefan Bjornander" w:date="2015-04-25T11:40:00Z">
        <w:r w:rsidR="00000353" w:rsidRPr="00EC76D5">
          <w:t xml:space="preserve">array </w:t>
        </w:r>
      </w:ins>
      <w:r w:rsidR="00C37108">
        <w:t>definition</w:t>
      </w:r>
      <w:ins w:id="4276" w:author="Stefan Bjornander" w:date="2015-04-25T11:39:00Z">
        <w:r w:rsidR="00000353" w:rsidRPr="00EC76D5">
          <w:t xml:space="preserve"> </w:t>
        </w:r>
      </w:ins>
      <w:ins w:id="4277" w:author="Stefan Bjornander" w:date="2015-04-25T11:40:00Z">
        <w:r w:rsidR="00000353" w:rsidRPr="00EC76D5">
          <w:t>lacks</w:t>
        </w:r>
      </w:ins>
      <w:ins w:id="4278" w:author="Stefan Bjornander" w:date="2015-04-25T11:39:00Z">
        <w:r w:rsidR="00420086" w:rsidRPr="00EC76D5">
          <w:t xml:space="preserve"> an </w:t>
        </w:r>
      </w:ins>
      <w:r w:rsidR="00F4217C">
        <w:t>initialization</w:t>
      </w:r>
      <w:ins w:id="4279" w:author="Stefan Bjornander" w:date="2015-04-25T11:39:00Z">
        <w:r w:rsidR="00420086" w:rsidRPr="00EC76D5">
          <w:t xml:space="preserve"> list</w:t>
        </w:r>
      </w:ins>
      <w:ins w:id="4280" w:author="Stefan Bjornander" w:date="2015-04-25T11:40:00Z">
        <w:r w:rsidR="00000353" w:rsidRPr="00EC76D5">
          <w:t xml:space="preserve">, the array </w:t>
        </w:r>
      </w:ins>
      <w:ins w:id="4281" w:author="Stefan Bjornander" w:date="2015-04-25T14:31:00Z">
        <w:r w:rsidR="0020338C" w:rsidRPr="00EC76D5">
          <w:t xml:space="preserve">keeps the size zero and is considered </w:t>
        </w:r>
      </w:ins>
      <w:ins w:id="4282" w:author="Stefan Bjornander" w:date="2015-04-25T11:40:00Z">
        <w:r w:rsidR="00000353" w:rsidRPr="00EC76D5">
          <w:t>incomplete</w:t>
        </w:r>
      </w:ins>
      <w:ins w:id="4283" w:author="Stefan Bjornander" w:date="2015-04-25T11:39:00Z">
        <w:r w:rsidR="00000353" w:rsidRPr="00EC76D5">
          <w:t>.</w:t>
        </w:r>
      </w:ins>
      <w:ins w:id="4284" w:author="Stefan Bjornander" w:date="2015-04-25T14:30:00Z">
        <w:r w:rsidR="00BC2A9F" w:rsidRPr="00EC76D5">
          <w:t xml:space="preserve"> In the same</w:t>
        </w:r>
      </w:ins>
      <w:ins w:id="4285" w:author="Stefan Bjornander" w:date="2015-04-25T14:33:00Z">
        <w:r w:rsidR="00C62917" w:rsidRPr="00EC76D5">
          <w:t xml:space="preserve"> way</w:t>
        </w:r>
      </w:ins>
      <w:ins w:id="4286" w:author="Stefan Bjornander" w:date="2015-04-25T14:30:00Z">
        <w:r w:rsidR="00BC2A9F" w:rsidRPr="00EC76D5">
          <w:t xml:space="preserve">, it is possible to define only the </w:t>
        </w:r>
      </w:ins>
      <w:ins w:id="4287" w:author="Stefan Bjornander" w:date="2015-04-25T14:32:00Z">
        <w:r w:rsidR="0020338C" w:rsidRPr="00EC76D5">
          <w:t>n</w:t>
        </w:r>
      </w:ins>
      <w:ins w:id="4288" w:author="Stefan Bjornander" w:date="2015-04-25T14:33:00Z">
        <w:r w:rsidR="0020338C" w:rsidRPr="00EC76D5">
          <w:t>ame tag</w:t>
        </w:r>
      </w:ins>
      <w:ins w:id="4289" w:author="Stefan Bjornander" w:date="2015-04-25T14:30:00Z">
        <w:r w:rsidR="00BC2A9F" w:rsidRPr="00EC76D5">
          <w:t xml:space="preserve"> of a struct</w:t>
        </w:r>
      </w:ins>
      <w:ins w:id="4290" w:author="Stefan Bjornander" w:date="2015-04-25T14:33:00Z">
        <w:r w:rsidR="0020338C" w:rsidRPr="00EC76D5">
          <w:t xml:space="preserve"> or union</w:t>
        </w:r>
      </w:ins>
      <w:ins w:id="4291" w:author="Stefan Bjornander" w:date="2015-04-25T14:30:00Z">
        <w:r w:rsidR="00BC2A9F" w:rsidRPr="00EC76D5">
          <w:t xml:space="preserve">, with its </w:t>
        </w:r>
      </w:ins>
      <w:ins w:id="4292" w:author="Stefan Bjornander" w:date="2015-04-25T14:33:00Z">
        <w:r w:rsidR="0020338C" w:rsidRPr="00EC76D5">
          <w:t xml:space="preserve">member </w:t>
        </w:r>
      </w:ins>
      <w:r w:rsidR="00AA3CC2" w:rsidRPr="00EC76D5">
        <w:t>map</w:t>
      </w:r>
      <w:ins w:id="4293" w:author="Stefan Bjornander" w:date="2015-04-25T14:33:00Z">
        <w:r w:rsidR="0020338C" w:rsidRPr="00EC76D5">
          <w:t xml:space="preserve"> </w:t>
        </w:r>
      </w:ins>
      <w:ins w:id="4294" w:author="Stefan Bjornander" w:date="2015-04-25T14:30:00Z">
        <w:r w:rsidR="00BC2A9F" w:rsidRPr="00EC76D5">
          <w:t xml:space="preserve">to be defined later. </w:t>
        </w:r>
      </w:ins>
      <w:ins w:id="4295" w:author="Stefan Bjornander" w:date="2015-04-25T14:32:00Z">
        <w:r w:rsidR="0020338C" w:rsidRPr="00EC76D5">
          <w:t xml:space="preserve">In that case, the member </w:t>
        </w:r>
      </w:ins>
      <w:r w:rsidR="00AA3CC2" w:rsidRPr="00EC76D5">
        <w:t>map</w:t>
      </w:r>
      <w:ins w:id="4296" w:author="Stefan Bjornander" w:date="2015-04-25T14:32:00Z">
        <w:r w:rsidR="0020338C" w:rsidRPr="00EC76D5">
          <w:t xml:space="preserve"> is given the value null, which is keep if the </w:t>
        </w:r>
      </w:ins>
      <w:ins w:id="4297" w:author="Stefan Bjornander" w:date="2015-04-25T14:33:00Z">
        <w:r w:rsidR="00E0604A" w:rsidRPr="00EC76D5">
          <w:t xml:space="preserve">member </w:t>
        </w:r>
      </w:ins>
      <w:r w:rsidR="00356A46" w:rsidRPr="00EC76D5">
        <w:t>map</w:t>
      </w:r>
      <w:ins w:id="4298" w:author="Stefan Bjornander" w:date="2015-04-25T14:33:00Z">
        <w:r w:rsidR="00E0604A" w:rsidRPr="00EC76D5">
          <w:t xml:space="preserve"> is n</w:t>
        </w:r>
      </w:ins>
      <w:r w:rsidR="00356A46" w:rsidRPr="00EC76D5">
        <w:t>ot</w:t>
      </w:r>
      <w:ins w:id="4299" w:author="Stefan Bjornander" w:date="2015-04-25T14:33:00Z">
        <w:r w:rsidR="00E0604A" w:rsidRPr="00EC76D5">
          <w:t xml:space="preserve"> defined, and </w:t>
        </w:r>
        <w:r w:rsidR="0020338C" w:rsidRPr="00EC76D5">
          <w:t>the struct or union is consider incomplete.</w:t>
        </w:r>
      </w:ins>
      <w:ins w:id="4300" w:author="Stefan Bjornander" w:date="2015-04-25T14:34:00Z">
        <w:r w:rsidR="00E0604A" w:rsidRPr="00EC76D5">
          <w:t xml:space="preserve"> Variables can only have complete types, and the pointer type, array type or function return type must be </w:t>
        </w:r>
      </w:ins>
      <w:r w:rsidR="00916B46" w:rsidRPr="00EC76D5">
        <w:t xml:space="preserve">also </w:t>
      </w:r>
      <w:ins w:id="4301" w:author="Stefan Bjornander" w:date="2015-04-25T14:34:00Z">
        <w:r w:rsidR="00E0604A" w:rsidRPr="00EC76D5">
          <w:t>complete.</w:t>
        </w:r>
      </w:ins>
    </w:p>
    <w:p w14:paraId="4E45F58D" w14:textId="77777777" w:rsidR="00FE6BB6" w:rsidRPr="00EC76D5" w:rsidRDefault="00FE6BB6">
      <w:pPr>
        <w:pStyle w:val="CodeHeader"/>
        <w:rPr>
          <w:ins w:id="4302" w:author="Stefan Bjornander" w:date="2015-04-25T11:14:00Z"/>
        </w:rPr>
        <w:pPrChange w:id="4303" w:author="Stefan Bjornander" w:date="2015-04-25T11:16:00Z">
          <w:pPr>
            <w:pStyle w:val="Code"/>
          </w:pPr>
        </w:pPrChange>
      </w:pPr>
      <w:proofErr w:type="spellStart"/>
      <w:ins w:id="4304" w:author="Stefan Bjornander" w:date="2015-04-25T11:16:00Z">
        <w:r w:rsidRPr="00EC76D5">
          <w:t>Type.java</w:t>
        </w:r>
      </w:ins>
      <w:proofErr w:type="spellEnd"/>
    </w:p>
    <w:p w14:paraId="65867266" w14:textId="77777777" w:rsidR="00F31C92" w:rsidRPr="00EC76D5" w:rsidRDefault="00F31C92" w:rsidP="00F31C92">
      <w:pPr>
        <w:pStyle w:val="Code"/>
      </w:pPr>
      <w:r w:rsidRPr="00EC76D5">
        <w:t xml:space="preserve">  public boolean isComplete() {</w:t>
      </w:r>
    </w:p>
    <w:p w14:paraId="71DF9C8D" w14:textId="77777777" w:rsidR="00F31C92" w:rsidRPr="00EC76D5" w:rsidRDefault="00F31C92" w:rsidP="00F31C92">
      <w:pPr>
        <w:pStyle w:val="Code"/>
      </w:pPr>
      <w:r w:rsidRPr="00EC76D5">
        <w:t xml:space="preserve">    switch (m_sort) {</w:t>
      </w:r>
    </w:p>
    <w:p w14:paraId="2A85C3D6" w14:textId="77777777" w:rsidR="00F31C92" w:rsidRPr="00EC76D5" w:rsidRDefault="00F31C92" w:rsidP="00F31C92">
      <w:pPr>
        <w:pStyle w:val="Code"/>
      </w:pPr>
      <w:r w:rsidRPr="00EC76D5">
        <w:t xml:space="preserve">      case Array:</w:t>
      </w:r>
    </w:p>
    <w:p w14:paraId="68B6B0E5" w14:textId="77777777" w:rsidR="00F31C92" w:rsidRPr="00EC76D5" w:rsidRDefault="00F31C92" w:rsidP="00F31C92">
      <w:pPr>
        <w:pStyle w:val="Code"/>
      </w:pPr>
      <w:r w:rsidRPr="00EC76D5">
        <w:t xml:space="preserve">        return (m_arraySize &gt; 0);</w:t>
      </w:r>
    </w:p>
    <w:p w14:paraId="43AD3E52" w14:textId="77777777" w:rsidR="00F31C92" w:rsidRPr="00EC76D5" w:rsidRDefault="00F31C92" w:rsidP="00F31C92">
      <w:pPr>
        <w:pStyle w:val="Code"/>
      </w:pPr>
    </w:p>
    <w:p w14:paraId="683CB6AA" w14:textId="77777777" w:rsidR="00F31C92" w:rsidRPr="00EC76D5" w:rsidRDefault="00F31C92" w:rsidP="00F31C92">
      <w:pPr>
        <w:pStyle w:val="Code"/>
      </w:pPr>
      <w:r w:rsidRPr="00EC76D5">
        <w:t xml:space="preserve">      case Struct:</w:t>
      </w:r>
    </w:p>
    <w:p w14:paraId="7C3880A7" w14:textId="77777777" w:rsidR="00F31C92" w:rsidRPr="00EC76D5" w:rsidRDefault="00F31C92" w:rsidP="00F31C92">
      <w:pPr>
        <w:pStyle w:val="Code"/>
      </w:pPr>
      <w:r w:rsidRPr="00EC76D5">
        <w:t xml:space="preserve">      case Union:</w:t>
      </w:r>
    </w:p>
    <w:p w14:paraId="1EAC9243" w14:textId="77777777" w:rsidR="00F31C92" w:rsidRPr="00EC76D5" w:rsidRDefault="00F31C92" w:rsidP="00F31C92">
      <w:pPr>
        <w:pStyle w:val="Code"/>
      </w:pPr>
      <w:r w:rsidRPr="00EC76D5">
        <w:t xml:space="preserve">        return (m_memberMap != null);</w:t>
      </w:r>
    </w:p>
    <w:p w14:paraId="5D73D719" w14:textId="77777777" w:rsidR="00F31C92" w:rsidRPr="00EC76D5" w:rsidRDefault="00F31C92" w:rsidP="00F31C92">
      <w:pPr>
        <w:pStyle w:val="Code"/>
      </w:pPr>
    </w:p>
    <w:p w14:paraId="400FD437" w14:textId="77777777" w:rsidR="00F31C92" w:rsidRPr="00EC76D5" w:rsidRDefault="00F31C92" w:rsidP="00F31C92">
      <w:pPr>
        <w:pStyle w:val="Code"/>
      </w:pPr>
      <w:r w:rsidRPr="00EC76D5">
        <w:t xml:space="preserve">      default:</w:t>
      </w:r>
    </w:p>
    <w:p w14:paraId="3A4D1EAB" w14:textId="77777777" w:rsidR="00F31C92" w:rsidRPr="00EC76D5" w:rsidRDefault="00F31C92" w:rsidP="00F31C92">
      <w:pPr>
        <w:pStyle w:val="Code"/>
      </w:pPr>
      <w:r w:rsidRPr="00EC76D5">
        <w:t xml:space="preserve">        return true;</w:t>
      </w:r>
    </w:p>
    <w:p w14:paraId="3B9E540C" w14:textId="77777777" w:rsidR="00F31C92" w:rsidRPr="00EC76D5" w:rsidRDefault="00F31C92" w:rsidP="00F31C92">
      <w:pPr>
        <w:pStyle w:val="Code"/>
      </w:pPr>
      <w:r w:rsidRPr="00EC76D5">
        <w:t xml:space="preserve">    }</w:t>
      </w:r>
    </w:p>
    <w:p w14:paraId="3123CC1F" w14:textId="440B269A" w:rsidR="00841638" w:rsidRPr="00EC76D5" w:rsidRDefault="00F31C92" w:rsidP="00F31C92">
      <w:pPr>
        <w:pStyle w:val="Code"/>
        <w:rPr>
          <w:ins w:id="4305" w:author="Stefan Bjornander" w:date="2015-04-25T11:14:00Z"/>
        </w:rPr>
      </w:pPr>
      <w:r w:rsidRPr="00EC76D5">
        <w:t xml:space="preserve">  }</w:t>
      </w:r>
    </w:p>
    <w:p w14:paraId="76538DD1" w14:textId="79F2A109" w:rsidR="00D11AF4" w:rsidRPr="00EC76D5" w:rsidRDefault="00D11AF4" w:rsidP="00D11AF4">
      <w:pPr>
        <w:pStyle w:val="Rubrik3"/>
        <w:numPr>
          <w:ilvl w:val="2"/>
          <w:numId w:val="117"/>
        </w:numPr>
        <w:rPr>
          <w:ins w:id="4306" w:author="Stefan Bjornander" w:date="2015-04-25T10:27:00Z"/>
        </w:rPr>
      </w:pPr>
      <w:bookmarkStart w:id="4307" w:name="_Toc481936356"/>
      <w:r w:rsidRPr="00EC76D5">
        <w:t>Constant and Volatile Types</w:t>
      </w:r>
      <w:bookmarkEnd w:id="4307"/>
    </w:p>
    <w:p w14:paraId="7E748C79" w14:textId="431A86FF" w:rsidR="00D11AF4" w:rsidRPr="00EC76D5" w:rsidRDefault="00D11AF4">
      <w:pPr>
        <w:rPr>
          <w:ins w:id="4308" w:author="Stefan Bjornander" w:date="2015-04-25T10:30:00Z"/>
        </w:rPr>
        <w:pPrChange w:id="4309" w:author="Stefan Bjornander" w:date="2015-04-25T10:27:00Z">
          <w:pPr>
            <w:pStyle w:val="Rubrik3"/>
          </w:pPr>
        </w:pPrChange>
      </w:pPr>
      <w:ins w:id="4310" w:author="Stefan Bjornander" w:date="2015-04-25T10:28:00Z">
        <w:r w:rsidRPr="00EC76D5">
          <w:t xml:space="preserve">Simply put, a type is constant if its field </w:t>
        </w:r>
        <w:proofErr w:type="spellStart"/>
        <w:r w:rsidRPr="00EC76D5">
          <w:rPr>
            <w:rStyle w:val="CodeInText"/>
            <w:color w:val="auto"/>
            <w:rPrChange w:id="4311" w:author="Stefan Bjornander" w:date="2015-04-25T10:28:00Z">
              <w:rPr/>
            </w:rPrChange>
          </w:rPr>
          <w:t>m_constant</w:t>
        </w:r>
        <w:proofErr w:type="spellEnd"/>
        <w:r w:rsidRPr="00EC76D5">
          <w:t xml:space="preserve"> is true. However, </w:t>
        </w:r>
      </w:ins>
      <w:r w:rsidRPr="00EC76D5">
        <w:t>a</w:t>
      </w:r>
      <w:ins w:id="4312" w:author="Stefan Bjornander" w:date="2015-04-25T10:28:00Z">
        <w:r w:rsidRPr="00EC76D5">
          <w:t xml:space="preserve"> struct or union is </w:t>
        </w:r>
      </w:ins>
      <w:ins w:id="4313" w:author="Stefan Bjornander" w:date="2015-04-25T10:29:00Z">
        <w:r w:rsidRPr="00EC76D5">
          <w:t>regarded</w:t>
        </w:r>
      </w:ins>
      <w:ins w:id="4314" w:author="Stefan Bjornander" w:date="2015-04-25T10:28:00Z">
        <w:r w:rsidRPr="00EC76D5">
          <w:t xml:space="preserve"> as </w:t>
        </w:r>
      </w:ins>
      <w:ins w:id="4315" w:author="Stefan Bjornander" w:date="2015-04-25T10:29:00Z">
        <w:r w:rsidRPr="00EC76D5">
          <w:t>constant</w:t>
        </w:r>
      </w:ins>
      <w:ins w:id="4316" w:author="Stefan Bjornander" w:date="2015-04-25T10:28:00Z">
        <w:r w:rsidRPr="00EC76D5">
          <w:t xml:space="preserve"> if </w:t>
        </w:r>
      </w:ins>
      <w:ins w:id="4317" w:author="Stefan Bjornander" w:date="2015-04-25T10:29:00Z">
        <w:r w:rsidRPr="00EC76D5">
          <w:t>it is constant</w:t>
        </w:r>
      </w:ins>
      <w:r w:rsidRPr="00EC76D5">
        <w:t xml:space="preserve"> </w:t>
      </w:r>
      <w:r w:rsidR="00310577" w:rsidRPr="00EC76D5">
        <w:t>(</w:t>
      </w:r>
      <w:proofErr w:type="spellStart"/>
      <w:ins w:id="4318" w:author="Stefan Bjornander" w:date="2015-04-25T10:29:00Z">
        <w:r w:rsidRPr="00EC76D5">
          <w:rPr>
            <w:rStyle w:val="CodeInText"/>
            <w:color w:val="auto"/>
            <w:rPrChange w:id="4319" w:author="Stefan Bjornander" w:date="2015-04-25T10:30:00Z">
              <w:rPr/>
            </w:rPrChange>
          </w:rPr>
          <w:t>m_constant</w:t>
        </w:r>
        <w:proofErr w:type="spellEnd"/>
        <w:r w:rsidRPr="00EC76D5">
          <w:t xml:space="preserve"> is true) or is any of its members if (</w:t>
        </w:r>
      </w:ins>
      <w:ins w:id="4320" w:author="Stefan Bjornander" w:date="2015-04-25T10:30:00Z">
        <w:r w:rsidRPr="00EC76D5">
          <w:t>recursively</w:t>
        </w:r>
      </w:ins>
      <w:ins w:id="4321" w:author="Stefan Bjornander" w:date="2015-04-25T10:29:00Z">
        <w:r w:rsidRPr="00EC76D5">
          <w:t>)</w:t>
        </w:r>
      </w:ins>
      <w:ins w:id="4322" w:author="Stefan Bjornander" w:date="2015-04-25T10:30:00Z">
        <w:r w:rsidRPr="00EC76D5">
          <w:t xml:space="preserve"> constant.</w:t>
        </w:r>
      </w:ins>
    </w:p>
    <w:p w14:paraId="583E0068" w14:textId="003EAC1E" w:rsidR="00D11AF4" w:rsidRPr="00EC76D5" w:rsidRDefault="00D11AF4">
      <w:pPr>
        <w:pPrChange w:id="4323" w:author="Stefan Bjornander" w:date="2015-04-25T10:27:00Z">
          <w:pPr>
            <w:pStyle w:val="Rubrik3"/>
          </w:pPr>
        </w:pPrChange>
      </w:pPr>
      <w:ins w:id="4324" w:author="Stefan Bjornander" w:date="2015-04-25T10:30:00Z">
        <w:r w:rsidRPr="00EC76D5">
          <w:t xml:space="preserve">The idea of the volatile </w:t>
        </w:r>
      </w:ins>
      <w:ins w:id="4325" w:author="Stefan Bjornander" w:date="2015-04-25T10:31:00Z">
        <w:r w:rsidRPr="00EC76D5">
          <w:t xml:space="preserve">qualifier is to </w:t>
        </w:r>
      </w:ins>
      <w:ins w:id="4326" w:author="Stefan Bjornander" w:date="2015-04-25T10:30:00Z">
        <w:r w:rsidRPr="00EC76D5">
          <w:t xml:space="preserve">prevent optimization, and since this book </w:t>
        </w:r>
      </w:ins>
      <w:ins w:id="4327" w:author="Stefan Bjornander" w:date="2015-04-25T10:31:00Z">
        <w:r w:rsidRPr="00EC76D5">
          <w:t xml:space="preserve">is focused on optimization </w:t>
        </w:r>
        <w:proofErr w:type="gramStart"/>
        <w:r w:rsidRPr="00EC76D5">
          <w:t>techniques</w:t>
        </w:r>
        <w:proofErr w:type="gramEnd"/>
        <w:r w:rsidRPr="00EC76D5">
          <w:t xml:space="preserve"> we have no real use for the volatile </w:t>
        </w:r>
      </w:ins>
      <w:r w:rsidRPr="00EC76D5">
        <w:t>qualifier</w:t>
      </w:r>
      <w:ins w:id="4328" w:author="Stefan Bjornander" w:date="2015-04-25T10:31:00Z">
        <w:r w:rsidRPr="00EC76D5">
          <w:t xml:space="preserve">. However, for the sake of </w:t>
        </w:r>
      </w:ins>
      <w:r w:rsidR="00AF218C" w:rsidRPr="00EC76D5">
        <w:t>compl</w:t>
      </w:r>
      <w:r w:rsidR="005B0924" w:rsidRPr="00EC76D5">
        <w:t>ete</w:t>
      </w:r>
      <w:r w:rsidR="00AF218C" w:rsidRPr="00EC76D5">
        <w:t>ness</w:t>
      </w:r>
      <w:ins w:id="4329" w:author="Stefan Bjornander" w:date="2015-04-25T10:31:00Z">
        <w:r w:rsidRPr="00EC76D5">
          <w:t xml:space="preserve"> we include the </w:t>
        </w:r>
        <w:proofErr w:type="spellStart"/>
        <w:r w:rsidRPr="00EC76D5">
          <w:rPr>
            <w:rStyle w:val="CodeInText"/>
            <w:color w:val="auto"/>
            <w:rPrChange w:id="4330" w:author="Stefan Bjornander" w:date="2015-04-25T10:32:00Z">
              <w:rPr/>
            </w:rPrChange>
          </w:rPr>
          <w:t>m_volatile</w:t>
        </w:r>
        <w:proofErr w:type="spellEnd"/>
        <w:r w:rsidRPr="00EC76D5">
          <w:t xml:space="preserve"> field in the </w:t>
        </w:r>
        <w:r w:rsidRPr="00EC76D5">
          <w:rPr>
            <w:rStyle w:val="CodeInText"/>
            <w:color w:val="auto"/>
            <w:rPrChange w:id="4331" w:author="Stefan Bjornander" w:date="2015-04-25T10:32:00Z">
              <w:rPr/>
            </w:rPrChange>
          </w:rPr>
          <w:t>Type</w:t>
        </w:r>
        <w:r w:rsidRPr="00EC76D5">
          <w:t xml:space="preserve"> class.</w:t>
        </w:r>
      </w:ins>
    </w:p>
    <w:p w14:paraId="5DA278C3" w14:textId="42644C3B" w:rsidR="00D11AF4" w:rsidRPr="00EC76D5" w:rsidRDefault="00AF218C" w:rsidP="00D11AF4">
      <w:pPr>
        <w:pStyle w:val="CodeHeader"/>
      </w:pPr>
      <w:proofErr w:type="spellStart"/>
      <w:r w:rsidRPr="00EC76D5">
        <w:t>Type.java</w:t>
      </w:r>
      <w:proofErr w:type="spellEnd"/>
    </w:p>
    <w:p w14:paraId="03AE30DB" w14:textId="77777777" w:rsidR="00AF218C" w:rsidRPr="00EC76D5" w:rsidRDefault="00AF218C" w:rsidP="00AF218C">
      <w:pPr>
        <w:pStyle w:val="Code"/>
      </w:pPr>
      <w:r w:rsidRPr="00EC76D5">
        <w:t xml:space="preserve">  private boolean m_constant;</w:t>
      </w:r>
    </w:p>
    <w:p w14:paraId="4C94F628" w14:textId="77777777" w:rsidR="00AF218C" w:rsidRPr="00EC76D5" w:rsidRDefault="00AF218C" w:rsidP="00AF218C">
      <w:pPr>
        <w:pStyle w:val="Code"/>
      </w:pPr>
      <w:r w:rsidRPr="00EC76D5">
        <w:t xml:space="preserve">  private boolean m_volatile;</w:t>
      </w:r>
    </w:p>
    <w:p w14:paraId="09B44A01" w14:textId="77777777" w:rsidR="00AF218C" w:rsidRPr="00EC76D5" w:rsidRDefault="00AF218C" w:rsidP="00AF218C">
      <w:pPr>
        <w:pStyle w:val="Code"/>
      </w:pPr>
    </w:p>
    <w:p w14:paraId="6487CA4C" w14:textId="77777777" w:rsidR="00AF218C" w:rsidRPr="00EC76D5" w:rsidRDefault="00AF218C" w:rsidP="00AF218C">
      <w:pPr>
        <w:pStyle w:val="Code"/>
      </w:pPr>
      <w:r w:rsidRPr="00EC76D5">
        <w:t xml:space="preserve">  public boolean isConstant() {</w:t>
      </w:r>
    </w:p>
    <w:p w14:paraId="4868BFD1" w14:textId="77777777" w:rsidR="00AF218C" w:rsidRPr="00EC76D5" w:rsidRDefault="00AF218C" w:rsidP="00AF218C">
      <w:pPr>
        <w:pStyle w:val="Code"/>
      </w:pPr>
      <w:r w:rsidRPr="00EC76D5">
        <w:t xml:space="preserve">    if (m_constant) {</w:t>
      </w:r>
    </w:p>
    <w:p w14:paraId="75939894" w14:textId="77777777" w:rsidR="00AF218C" w:rsidRPr="00EC76D5" w:rsidRDefault="00AF218C" w:rsidP="00AF218C">
      <w:pPr>
        <w:pStyle w:val="Code"/>
      </w:pPr>
      <w:r w:rsidRPr="00EC76D5">
        <w:t xml:space="preserve">      return true;</w:t>
      </w:r>
    </w:p>
    <w:p w14:paraId="3A5155EF" w14:textId="77777777" w:rsidR="00AF218C" w:rsidRPr="00EC76D5" w:rsidRDefault="00AF218C" w:rsidP="00AF218C">
      <w:pPr>
        <w:pStyle w:val="Code"/>
      </w:pPr>
      <w:r w:rsidRPr="00EC76D5">
        <w:t xml:space="preserve">    }  </w:t>
      </w:r>
    </w:p>
    <w:p w14:paraId="5D5A8884" w14:textId="77777777" w:rsidR="00AF218C" w:rsidRPr="00EC76D5" w:rsidRDefault="00AF218C" w:rsidP="00AF218C">
      <w:pPr>
        <w:pStyle w:val="Code"/>
      </w:pPr>
      <w:r w:rsidRPr="00EC76D5">
        <w:t xml:space="preserve">    else if (isStructOrUnion() &amp;&amp; (m_memberMap != null)) {</w:t>
      </w:r>
    </w:p>
    <w:p w14:paraId="75340FDC" w14:textId="77777777" w:rsidR="00AF218C" w:rsidRPr="00EC76D5" w:rsidRDefault="00AF218C" w:rsidP="00AF218C">
      <w:pPr>
        <w:pStyle w:val="Code"/>
      </w:pPr>
      <w:r w:rsidRPr="00EC76D5">
        <w:t xml:space="preserve">      for (Symbol symbol: m_memberMap.values()) {</w:t>
      </w:r>
    </w:p>
    <w:p w14:paraId="695157F1" w14:textId="77777777" w:rsidR="00AF218C" w:rsidRPr="00EC76D5" w:rsidRDefault="00AF218C" w:rsidP="00AF218C">
      <w:pPr>
        <w:pStyle w:val="Code"/>
      </w:pPr>
      <w:r w:rsidRPr="00EC76D5">
        <w:t xml:space="preserve">        if (symbol.getType().isConstant()) {</w:t>
      </w:r>
    </w:p>
    <w:p w14:paraId="70A79D7A" w14:textId="77777777" w:rsidR="00AF218C" w:rsidRPr="00EC76D5" w:rsidRDefault="00AF218C" w:rsidP="00AF218C">
      <w:pPr>
        <w:pStyle w:val="Code"/>
      </w:pPr>
      <w:r w:rsidRPr="00EC76D5">
        <w:t xml:space="preserve">          return true;</w:t>
      </w:r>
    </w:p>
    <w:p w14:paraId="695144DC" w14:textId="77777777" w:rsidR="00AF218C" w:rsidRPr="00EC76D5" w:rsidRDefault="00AF218C" w:rsidP="00AF218C">
      <w:pPr>
        <w:pStyle w:val="Code"/>
      </w:pPr>
      <w:r w:rsidRPr="00EC76D5">
        <w:t xml:space="preserve">        }</w:t>
      </w:r>
    </w:p>
    <w:p w14:paraId="6DCB895B" w14:textId="77777777" w:rsidR="00AF218C" w:rsidRPr="00EC76D5" w:rsidRDefault="00AF218C" w:rsidP="00AF218C">
      <w:pPr>
        <w:pStyle w:val="Code"/>
      </w:pPr>
      <w:r w:rsidRPr="00EC76D5">
        <w:t xml:space="preserve">      }</w:t>
      </w:r>
    </w:p>
    <w:p w14:paraId="3461554E" w14:textId="77777777" w:rsidR="00AF218C" w:rsidRPr="00EC76D5" w:rsidRDefault="00AF218C" w:rsidP="00AF218C">
      <w:pPr>
        <w:pStyle w:val="Code"/>
      </w:pPr>
      <w:r w:rsidRPr="00EC76D5">
        <w:t xml:space="preserve">    }</w:t>
      </w:r>
    </w:p>
    <w:p w14:paraId="151264E2" w14:textId="77777777" w:rsidR="00AF218C" w:rsidRPr="00EC76D5" w:rsidRDefault="00AF218C" w:rsidP="00AF218C">
      <w:pPr>
        <w:pStyle w:val="Code"/>
      </w:pPr>
      <w:r w:rsidRPr="00EC76D5">
        <w:t xml:space="preserve">    </w:t>
      </w:r>
    </w:p>
    <w:p w14:paraId="7DB4F9E1" w14:textId="77777777" w:rsidR="00AF218C" w:rsidRPr="00EC76D5" w:rsidRDefault="00AF218C" w:rsidP="00AF218C">
      <w:pPr>
        <w:pStyle w:val="Code"/>
      </w:pPr>
      <w:r w:rsidRPr="00EC76D5">
        <w:t xml:space="preserve">    return false;</w:t>
      </w:r>
    </w:p>
    <w:p w14:paraId="22E32D64" w14:textId="77777777" w:rsidR="00AF218C" w:rsidRPr="00EC76D5" w:rsidRDefault="00AF218C" w:rsidP="00AF218C">
      <w:pPr>
        <w:pStyle w:val="Code"/>
      </w:pPr>
      <w:r w:rsidRPr="00EC76D5">
        <w:lastRenderedPageBreak/>
        <w:t xml:space="preserve">  }</w:t>
      </w:r>
    </w:p>
    <w:p w14:paraId="00512A87" w14:textId="77777777" w:rsidR="00AF218C" w:rsidRPr="00EC76D5" w:rsidRDefault="00AF218C" w:rsidP="00AF218C">
      <w:pPr>
        <w:pStyle w:val="Code"/>
      </w:pPr>
      <w:r w:rsidRPr="00EC76D5">
        <w:t xml:space="preserve">  </w:t>
      </w:r>
    </w:p>
    <w:p w14:paraId="44D91E50" w14:textId="77777777" w:rsidR="00AF218C" w:rsidRPr="00EC76D5" w:rsidRDefault="00AF218C" w:rsidP="00AF218C">
      <w:pPr>
        <w:pStyle w:val="Code"/>
      </w:pPr>
      <w:r w:rsidRPr="00EC76D5">
        <w:t xml:space="preserve">  public void setConstant(boolean constant) {</w:t>
      </w:r>
    </w:p>
    <w:p w14:paraId="586CAF6A" w14:textId="77777777" w:rsidR="00AF218C" w:rsidRPr="00EC76D5" w:rsidRDefault="00AF218C" w:rsidP="00AF218C">
      <w:pPr>
        <w:pStyle w:val="Code"/>
      </w:pPr>
      <w:r w:rsidRPr="00EC76D5">
        <w:t xml:space="preserve">    m_constant = constant;</w:t>
      </w:r>
    </w:p>
    <w:p w14:paraId="5C926141" w14:textId="77777777" w:rsidR="00AF218C" w:rsidRPr="00EC76D5" w:rsidRDefault="00AF218C" w:rsidP="00AF218C">
      <w:pPr>
        <w:pStyle w:val="Code"/>
      </w:pPr>
      <w:r w:rsidRPr="00EC76D5">
        <w:t xml:space="preserve">  }</w:t>
      </w:r>
    </w:p>
    <w:p w14:paraId="76A9DC18" w14:textId="77777777" w:rsidR="00AF218C" w:rsidRPr="00EC76D5" w:rsidRDefault="00AF218C" w:rsidP="00AF218C">
      <w:pPr>
        <w:pStyle w:val="Code"/>
      </w:pPr>
    </w:p>
    <w:p w14:paraId="6D6D6A9E" w14:textId="77777777" w:rsidR="00AF218C" w:rsidRPr="00EC76D5" w:rsidRDefault="00AF218C" w:rsidP="00AF218C">
      <w:pPr>
        <w:pStyle w:val="Code"/>
      </w:pPr>
      <w:r w:rsidRPr="00EC76D5">
        <w:t xml:space="preserve">  public boolean isVolatile() {</w:t>
      </w:r>
    </w:p>
    <w:p w14:paraId="19A030CD" w14:textId="77777777" w:rsidR="00AF218C" w:rsidRPr="00EC76D5" w:rsidRDefault="00AF218C" w:rsidP="00AF218C">
      <w:pPr>
        <w:pStyle w:val="Code"/>
      </w:pPr>
      <w:r w:rsidRPr="00EC76D5">
        <w:t xml:space="preserve">    return m_volatile;</w:t>
      </w:r>
    </w:p>
    <w:p w14:paraId="317CF6A0" w14:textId="77777777" w:rsidR="00AF218C" w:rsidRPr="00EC76D5" w:rsidRDefault="00AF218C" w:rsidP="00AF218C">
      <w:pPr>
        <w:pStyle w:val="Code"/>
      </w:pPr>
      <w:r w:rsidRPr="00EC76D5">
        <w:t xml:space="preserve">  }</w:t>
      </w:r>
    </w:p>
    <w:p w14:paraId="220E1CE9" w14:textId="77777777" w:rsidR="00AF218C" w:rsidRPr="00EC76D5" w:rsidRDefault="00AF218C" w:rsidP="00AF218C">
      <w:pPr>
        <w:pStyle w:val="Code"/>
      </w:pPr>
    </w:p>
    <w:p w14:paraId="1277E6BF" w14:textId="77777777" w:rsidR="00AF218C" w:rsidRPr="00EC76D5" w:rsidRDefault="00AF218C" w:rsidP="00AF218C">
      <w:pPr>
        <w:pStyle w:val="Code"/>
      </w:pPr>
      <w:r w:rsidRPr="00EC76D5">
        <w:t xml:space="preserve">  public void setVolatile(boolean isVolatile) {</w:t>
      </w:r>
    </w:p>
    <w:p w14:paraId="1CDBE789" w14:textId="77777777" w:rsidR="00AF218C" w:rsidRPr="00EC76D5" w:rsidRDefault="00AF218C" w:rsidP="00AF218C">
      <w:pPr>
        <w:pStyle w:val="Code"/>
      </w:pPr>
      <w:r w:rsidRPr="00EC76D5">
        <w:t xml:space="preserve">    m_volatile = isVolatile;</w:t>
      </w:r>
    </w:p>
    <w:p w14:paraId="1CCD543E" w14:textId="3B4E2473" w:rsidR="00AF218C" w:rsidRPr="00EC76D5" w:rsidRDefault="00AF218C" w:rsidP="00AF218C">
      <w:pPr>
        <w:pStyle w:val="Code"/>
      </w:pPr>
      <w:r w:rsidRPr="00EC76D5">
        <w:t xml:space="preserve">  }</w:t>
      </w:r>
    </w:p>
    <w:p w14:paraId="455A8F69" w14:textId="774A23E1" w:rsidR="00841638" w:rsidRPr="00EC76D5" w:rsidRDefault="004606E4" w:rsidP="00D11AF4">
      <w:pPr>
        <w:pStyle w:val="Rubrik3"/>
        <w:rPr>
          <w:ins w:id="4332" w:author="Stefan Bjornander" w:date="2015-04-25T14:35:00Z"/>
        </w:rPr>
      </w:pPr>
      <w:bookmarkStart w:id="4333" w:name="_Toc481936357"/>
      <w:ins w:id="4334" w:author="Stefan Bjornander" w:date="2015-04-25T11:16:00Z">
        <w:r w:rsidRPr="00EC76D5">
          <w:t>Equality</w:t>
        </w:r>
      </w:ins>
      <w:bookmarkEnd w:id="4333"/>
    </w:p>
    <w:p w14:paraId="3E3C9A4B" w14:textId="7D4A0212" w:rsidR="00A916C7" w:rsidRPr="00EC76D5" w:rsidRDefault="00A916C7">
      <w:pPr>
        <w:rPr>
          <w:ins w:id="4335" w:author="Stefan Bjornander" w:date="2015-04-25T11:16:00Z"/>
        </w:rPr>
        <w:pPrChange w:id="4336" w:author="Stefan Bjornander" w:date="2015-04-25T14:35:00Z">
          <w:pPr>
            <w:pStyle w:val="Code"/>
          </w:pPr>
        </w:pPrChange>
      </w:pPr>
      <w:ins w:id="4337" w:author="Stefan Bjornander" w:date="2015-04-25T14:35:00Z">
        <w:r w:rsidRPr="00EC76D5">
          <w:t>Two pointer</w:t>
        </w:r>
      </w:ins>
      <w:r w:rsidR="00416ED2" w:rsidRPr="00EC76D5">
        <w:t>s</w:t>
      </w:r>
      <w:ins w:id="4338" w:author="Stefan Bjornander" w:date="2015-04-25T14:35:00Z">
        <w:r w:rsidRPr="00EC76D5">
          <w:t xml:space="preserve"> are </w:t>
        </w:r>
      </w:ins>
      <w:r w:rsidR="00C91C59" w:rsidRPr="00EC76D5">
        <w:t>consider</w:t>
      </w:r>
      <w:r w:rsidR="00B0500C" w:rsidRPr="00EC76D5">
        <w:t>ed</w:t>
      </w:r>
      <w:r w:rsidR="00C91C59" w:rsidRPr="00EC76D5">
        <w:t xml:space="preserve"> to be </w:t>
      </w:r>
      <w:ins w:id="4339" w:author="Stefan Bjornander" w:date="2015-04-25T14:35:00Z">
        <w:r w:rsidRPr="00EC76D5">
          <w:t>equal if the type</w:t>
        </w:r>
      </w:ins>
      <w:r w:rsidR="00A3631A" w:rsidRPr="00EC76D5">
        <w:t>s</w:t>
      </w:r>
      <w:ins w:id="4340" w:author="Stefan Bjornander" w:date="2015-04-25T14:35:00Z">
        <w:r w:rsidRPr="00EC76D5">
          <w:t xml:space="preserve"> they point at are equal</w:t>
        </w:r>
      </w:ins>
      <w:ins w:id="4341" w:author="Stefan Bjornander" w:date="2015-04-25T14:56:00Z">
        <w:r w:rsidR="00B95D8D" w:rsidRPr="00EC76D5">
          <w:t xml:space="preserve">, two arrays are </w:t>
        </w:r>
      </w:ins>
      <w:r w:rsidR="00A3631A" w:rsidRPr="00EC76D5">
        <w:t xml:space="preserve">equal </w:t>
      </w:r>
      <w:ins w:id="4342" w:author="Stefan Bjornander" w:date="2015-04-25T17:26:00Z">
        <w:r w:rsidR="005F554E" w:rsidRPr="00EC76D5">
          <w:t>if</w:t>
        </w:r>
      </w:ins>
      <w:r w:rsidR="004D46B3" w:rsidRPr="00EC76D5">
        <w:t xml:space="preserve"> (1) </w:t>
      </w:r>
      <w:ins w:id="4343" w:author="Stefan Bjornander" w:date="2015-04-25T17:26:00Z">
        <w:r w:rsidR="005F554E" w:rsidRPr="00EC76D5">
          <w:t xml:space="preserve">their types are equal and </w:t>
        </w:r>
      </w:ins>
      <w:r w:rsidR="00FA23FF" w:rsidRPr="00EC76D5">
        <w:t xml:space="preserve">(2) </w:t>
      </w:r>
      <w:ins w:id="4344" w:author="Stefan Bjornander" w:date="2015-04-25T17:26:00Z">
        <w:r w:rsidR="005F554E" w:rsidRPr="00EC76D5">
          <w:t>they have the same size o</w:t>
        </w:r>
      </w:ins>
      <w:r w:rsidR="00C91C59" w:rsidRPr="00EC76D5">
        <w:t>r</w:t>
      </w:r>
      <w:ins w:id="4345" w:author="Stefan Bjornander" w:date="2015-04-25T17:26:00Z">
        <w:r w:rsidR="005F554E" w:rsidRPr="00EC76D5">
          <w:t xml:space="preserve"> </w:t>
        </w:r>
      </w:ins>
      <w:r w:rsidR="00A95671" w:rsidRPr="00EC76D5">
        <w:t>both are incomplete (their sizes are zero)</w:t>
      </w:r>
      <w:ins w:id="4346" w:author="Stefan Bjornander" w:date="2015-04-25T17:26:00Z">
        <w:r w:rsidR="005F554E" w:rsidRPr="00EC76D5">
          <w:t>.</w:t>
        </w:r>
      </w:ins>
      <w:ins w:id="4347" w:author="Stefan Bjornander" w:date="2015-04-25T14:56:00Z">
        <w:r w:rsidR="005E7A0F" w:rsidRPr="00EC76D5">
          <w:t xml:space="preserve"> </w:t>
        </w:r>
      </w:ins>
      <w:ins w:id="4348" w:author="Stefan Bjornander" w:date="2015-04-25T14:58:00Z">
        <w:r w:rsidR="005E7A0F" w:rsidRPr="00EC76D5">
          <w:t>Two struct</w:t>
        </w:r>
      </w:ins>
      <w:ins w:id="4349" w:author="Stefan Bjornander" w:date="2015-04-25T16:07:00Z">
        <w:r w:rsidR="004F1DF0" w:rsidRPr="00EC76D5">
          <w:t>s</w:t>
        </w:r>
      </w:ins>
      <w:ins w:id="4350" w:author="Stefan Bjornander" w:date="2015-04-25T14:58:00Z">
        <w:r w:rsidR="005E7A0F" w:rsidRPr="00EC76D5">
          <w:t xml:space="preserve"> or unions are equals if </w:t>
        </w:r>
      </w:ins>
      <w:ins w:id="4351" w:author="Stefan Bjornander" w:date="2015-04-25T16:06:00Z">
        <w:r w:rsidR="00865EBC" w:rsidRPr="00EC76D5">
          <w:t xml:space="preserve">they both are incomplete </w:t>
        </w:r>
      </w:ins>
      <w:r w:rsidR="00E20A4C" w:rsidRPr="00EC76D5">
        <w:t xml:space="preserve">(their member maps are null) </w:t>
      </w:r>
      <w:ins w:id="4352" w:author="Stefan Bjornander" w:date="2015-04-25T16:06:00Z">
        <w:r w:rsidR="00865EBC" w:rsidRPr="00EC76D5">
          <w:t xml:space="preserve">or if </w:t>
        </w:r>
      </w:ins>
      <w:ins w:id="4353" w:author="Stefan Bjornander" w:date="2015-04-25T14:58:00Z">
        <w:r w:rsidR="005E7A0F" w:rsidRPr="00EC76D5">
          <w:t xml:space="preserve">their member </w:t>
        </w:r>
      </w:ins>
      <w:r w:rsidR="00E20A4C" w:rsidRPr="00EC76D5">
        <w:t>maps</w:t>
      </w:r>
      <w:ins w:id="4354" w:author="Stefan Bjornander" w:date="2015-04-25T14:58:00Z">
        <w:r w:rsidR="005E7A0F" w:rsidRPr="00EC76D5">
          <w:t xml:space="preserve"> are equal</w:t>
        </w:r>
      </w:ins>
      <w:ins w:id="4355" w:author="Stefan Bjornander" w:date="2015-04-25T16:07:00Z">
        <w:r w:rsidR="00865EBC" w:rsidRPr="00EC76D5">
          <w:t>. N</w:t>
        </w:r>
      </w:ins>
      <w:ins w:id="4356" w:author="Stefan Bjornander" w:date="2015-04-25T16:05:00Z">
        <w:r w:rsidR="0068321F" w:rsidRPr="00EC76D5">
          <w:t xml:space="preserve">ote that they </w:t>
        </w:r>
      </w:ins>
      <w:r w:rsidR="002B1668" w:rsidRPr="00EC76D5">
        <w:t xml:space="preserve">must not only </w:t>
      </w:r>
      <w:ins w:id="4357" w:author="Stefan Bjornander" w:date="2015-04-25T16:06:00Z">
        <w:r w:rsidR="0068321F" w:rsidRPr="00EC76D5">
          <w:t>have the same members, the</w:t>
        </w:r>
      </w:ins>
      <w:r w:rsidR="00CC412E" w:rsidRPr="00EC76D5">
        <w:t xml:space="preserve"> members</w:t>
      </w:r>
      <w:ins w:id="4358" w:author="Stefan Bjornander" w:date="2015-04-25T16:06:00Z">
        <w:r w:rsidR="0068321F" w:rsidRPr="00EC76D5">
          <w:t xml:space="preserve"> </w:t>
        </w:r>
      </w:ins>
      <w:r w:rsidR="002B1668" w:rsidRPr="00EC76D5">
        <w:t>must</w:t>
      </w:r>
      <w:r w:rsidR="004E429E" w:rsidRPr="00EC76D5">
        <w:t xml:space="preserve"> also</w:t>
      </w:r>
      <w:r w:rsidR="002B1668" w:rsidRPr="00EC76D5">
        <w:t xml:space="preserve"> appear in the </w:t>
      </w:r>
      <w:ins w:id="4359" w:author="Stefan Bjornander" w:date="2015-04-25T16:06:00Z">
        <w:r w:rsidR="0068321F" w:rsidRPr="00EC76D5">
          <w:t>same order.</w:t>
        </w:r>
      </w:ins>
      <w:ins w:id="4360" w:author="Stefan Bjornander" w:date="2015-04-25T16:08:00Z">
        <w:r w:rsidR="004F1DF0" w:rsidRPr="00EC76D5">
          <w:t xml:space="preserve"> Two functions are equal if their return types are equal, they have the same style (old or new) and their name lists or type lists, respectively, are equal.</w:t>
        </w:r>
      </w:ins>
    </w:p>
    <w:p w14:paraId="35F7FF58" w14:textId="7F5E0DDF" w:rsidR="004606E4" w:rsidRPr="00EC76D5" w:rsidRDefault="004606E4">
      <w:pPr>
        <w:pStyle w:val="CodeHeader"/>
        <w:pPrChange w:id="4361" w:author="Stefan Bjornander" w:date="2015-04-25T11:16:00Z">
          <w:pPr>
            <w:pStyle w:val="Code"/>
          </w:pPr>
        </w:pPrChange>
      </w:pPr>
      <w:proofErr w:type="spellStart"/>
      <w:ins w:id="4362" w:author="Stefan Bjornander" w:date="2015-04-25T11:16:00Z">
        <w:r w:rsidRPr="00EC76D5">
          <w:t>Type.java</w:t>
        </w:r>
      </w:ins>
      <w:proofErr w:type="spellEnd"/>
    </w:p>
    <w:p w14:paraId="5C10A6F4" w14:textId="77777777" w:rsidR="00DA7684" w:rsidRPr="00EC76D5" w:rsidRDefault="00DA7684" w:rsidP="00DA7684">
      <w:pPr>
        <w:pStyle w:val="Code"/>
      </w:pPr>
      <w:r w:rsidRPr="00EC76D5">
        <w:t xml:space="preserve">  public boolean equals(Object object) {</w:t>
      </w:r>
    </w:p>
    <w:p w14:paraId="05E1C8D1" w14:textId="77777777" w:rsidR="00DA7684" w:rsidRPr="00EC76D5" w:rsidRDefault="00DA7684" w:rsidP="00DA7684">
      <w:pPr>
        <w:pStyle w:val="Code"/>
      </w:pPr>
      <w:r w:rsidRPr="00EC76D5">
        <w:t xml:space="preserve">    if (object instanceof Type) {</w:t>
      </w:r>
    </w:p>
    <w:p w14:paraId="41E1BC2A" w14:textId="77777777" w:rsidR="00DA7684" w:rsidRPr="00EC76D5" w:rsidRDefault="00DA7684" w:rsidP="00DA7684">
      <w:pPr>
        <w:pStyle w:val="Code"/>
      </w:pPr>
      <w:r w:rsidRPr="00EC76D5">
        <w:t xml:space="preserve">      Type type = (Type) object;</w:t>
      </w:r>
    </w:p>
    <w:p w14:paraId="0BFC609E" w14:textId="77777777" w:rsidR="00DA7684" w:rsidRPr="00EC76D5" w:rsidRDefault="00DA7684" w:rsidP="00DA7684">
      <w:pPr>
        <w:pStyle w:val="Code"/>
      </w:pPr>
    </w:p>
    <w:p w14:paraId="6C133A34" w14:textId="77777777" w:rsidR="00DA7684" w:rsidRPr="00EC76D5" w:rsidRDefault="00DA7684" w:rsidP="00DA7684">
      <w:pPr>
        <w:pStyle w:val="Code"/>
      </w:pPr>
      <w:r w:rsidRPr="00EC76D5">
        <w:t xml:space="preserve">      if (m_sort == type.m_sort) {</w:t>
      </w:r>
    </w:p>
    <w:p w14:paraId="38ACCE8F" w14:textId="77777777" w:rsidR="00DA7684" w:rsidRPr="00EC76D5" w:rsidRDefault="00DA7684" w:rsidP="00DA7684">
      <w:pPr>
        <w:pStyle w:val="Code"/>
      </w:pPr>
      <w:r w:rsidRPr="00EC76D5">
        <w:t xml:space="preserve">        switch (m_sort) {</w:t>
      </w:r>
    </w:p>
    <w:p w14:paraId="587D0C8E" w14:textId="77777777" w:rsidR="00DA7684" w:rsidRPr="00EC76D5" w:rsidRDefault="00DA7684" w:rsidP="00DA7684">
      <w:pPr>
        <w:pStyle w:val="Code"/>
      </w:pPr>
      <w:r w:rsidRPr="00EC76D5">
        <w:t xml:space="preserve">          case Pointer:</w:t>
      </w:r>
    </w:p>
    <w:p w14:paraId="50577DCD" w14:textId="77777777" w:rsidR="00DA7684" w:rsidRPr="00EC76D5" w:rsidRDefault="00DA7684" w:rsidP="00DA7684">
      <w:pPr>
        <w:pStyle w:val="Code"/>
      </w:pPr>
      <w:r w:rsidRPr="00EC76D5">
        <w:t xml:space="preserve">            return m_pointerType.equals(type.m_pointerType);</w:t>
      </w:r>
    </w:p>
    <w:p w14:paraId="4781EF9F" w14:textId="77777777" w:rsidR="00DA7684" w:rsidRPr="00EC76D5" w:rsidRDefault="00DA7684" w:rsidP="00DA7684">
      <w:pPr>
        <w:pStyle w:val="Code"/>
      </w:pPr>
    </w:p>
    <w:p w14:paraId="5ED291E8" w14:textId="77777777" w:rsidR="00DA7684" w:rsidRPr="00EC76D5" w:rsidRDefault="00DA7684" w:rsidP="00DA7684">
      <w:pPr>
        <w:pStyle w:val="Code"/>
      </w:pPr>
      <w:r w:rsidRPr="00EC76D5">
        <w:t xml:space="preserve">          case Array:</w:t>
      </w:r>
    </w:p>
    <w:p w14:paraId="4F3467BE" w14:textId="77777777" w:rsidR="00DA7684" w:rsidRPr="00EC76D5" w:rsidRDefault="00DA7684" w:rsidP="00DA7684">
      <w:pPr>
        <w:pStyle w:val="Code"/>
      </w:pPr>
      <w:r w:rsidRPr="00EC76D5">
        <w:t xml:space="preserve">            return ((m_arraySize == 0) || (type.m_arraySize == 0) ||</w:t>
      </w:r>
    </w:p>
    <w:p w14:paraId="287CC488" w14:textId="77777777" w:rsidR="00DA7684" w:rsidRPr="00EC76D5" w:rsidRDefault="00DA7684" w:rsidP="00DA7684">
      <w:pPr>
        <w:pStyle w:val="Code"/>
      </w:pPr>
      <w:r w:rsidRPr="00EC76D5">
        <w:t xml:space="preserve">                    (m_arraySize == type.m_arraySize)) &amp;&amp;</w:t>
      </w:r>
    </w:p>
    <w:p w14:paraId="558C6D72" w14:textId="77777777" w:rsidR="00DA7684" w:rsidRPr="00EC76D5" w:rsidRDefault="00DA7684" w:rsidP="00DA7684">
      <w:pPr>
        <w:pStyle w:val="Code"/>
      </w:pPr>
      <w:r w:rsidRPr="00EC76D5">
        <w:t xml:space="preserve">                    m_arrayType.equals(type.m_arrayType);</w:t>
      </w:r>
    </w:p>
    <w:p w14:paraId="074F98AB" w14:textId="77777777" w:rsidR="00DA7684" w:rsidRPr="00EC76D5" w:rsidRDefault="00DA7684" w:rsidP="00DA7684">
      <w:pPr>
        <w:pStyle w:val="Code"/>
      </w:pPr>
    </w:p>
    <w:p w14:paraId="13A07AF7" w14:textId="77777777" w:rsidR="00DA7684" w:rsidRPr="00EC76D5" w:rsidRDefault="00DA7684" w:rsidP="00DA7684">
      <w:pPr>
        <w:pStyle w:val="Code"/>
      </w:pPr>
      <w:r w:rsidRPr="00EC76D5">
        <w:t xml:space="preserve">          case Struct:</w:t>
      </w:r>
    </w:p>
    <w:p w14:paraId="0E9A1AF8" w14:textId="77777777" w:rsidR="00DA7684" w:rsidRPr="00EC76D5" w:rsidRDefault="00DA7684" w:rsidP="00DA7684">
      <w:pPr>
        <w:pStyle w:val="Code"/>
      </w:pPr>
      <w:r w:rsidRPr="00EC76D5">
        <w:t xml:space="preserve">          case Union:</w:t>
      </w:r>
    </w:p>
    <w:p w14:paraId="49094946" w14:textId="77777777" w:rsidR="00DA7684" w:rsidRPr="00EC76D5" w:rsidRDefault="00DA7684" w:rsidP="00DA7684">
      <w:pPr>
        <w:pStyle w:val="Code"/>
      </w:pPr>
      <w:r w:rsidRPr="00EC76D5">
        <w:t xml:space="preserve">            return ((m_memberMap == null) &amp;&amp; (type.m_memberMap == null)) ||</w:t>
      </w:r>
    </w:p>
    <w:p w14:paraId="044CF094" w14:textId="77777777" w:rsidR="00DA7684" w:rsidRPr="00EC76D5" w:rsidRDefault="00DA7684" w:rsidP="00DA7684">
      <w:pPr>
        <w:pStyle w:val="Code"/>
      </w:pPr>
      <w:r w:rsidRPr="00EC76D5">
        <w:t xml:space="preserve">                   ((m_memberMap != null) &amp;&amp; (type.m_memberMap != null) &amp;&amp;</w:t>
      </w:r>
    </w:p>
    <w:p w14:paraId="16B611B2" w14:textId="77777777" w:rsidR="00DA7684" w:rsidRPr="00EC76D5" w:rsidRDefault="00DA7684" w:rsidP="00DA7684">
      <w:pPr>
        <w:pStyle w:val="Code"/>
      </w:pPr>
      <w:r w:rsidRPr="00EC76D5">
        <w:t xml:space="preserve">                    m_memberMap.equals(type.m_memberMap));</w:t>
      </w:r>
    </w:p>
    <w:p w14:paraId="61D1886B" w14:textId="77777777" w:rsidR="00DA7684" w:rsidRPr="00EC76D5" w:rsidRDefault="00DA7684" w:rsidP="00DA7684">
      <w:pPr>
        <w:pStyle w:val="Code"/>
      </w:pPr>
    </w:p>
    <w:p w14:paraId="3E6B57E6" w14:textId="77777777" w:rsidR="00DA7684" w:rsidRPr="00EC76D5" w:rsidRDefault="00DA7684" w:rsidP="00DA7684">
      <w:pPr>
        <w:pStyle w:val="Code"/>
      </w:pPr>
      <w:r w:rsidRPr="00EC76D5">
        <w:t xml:space="preserve">          case Function:</w:t>
      </w:r>
    </w:p>
    <w:p w14:paraId="3717E307" w14:textId="77777777" w:rsidR="00DA7684" w:rsidRPr="00EC76D5" w:rsidRDefault="00DA7684" w:rsidP="00DA7684">
      <w:pPr>
        <w:pStyle w:val="Code"/>
      </w:pPr>
      <w:r w:rsidRPr="00EC76D5">
        <w:t xml:space="preserve">            return m_returnType.equals(type.m_returnType) &amp;&amp;</w:t>
      </w:r>
    </w:p>
    <w:p w14:paraId="2A6D6088" w14:textId="77777777" w:rsidR="00DA7684" w:rsidRPr="00EC76D5" w:rsidRDefault="00DA7684" w:rsidP="00DA7684">
      <w:pPr>
        <w:pStyle w:val="Code"/>
      </w:pPr>
      <w:r w:rsidRPr="00EC76D5">
        <w:t xml:space="preserve">                   (((m_typeList == null) &amp;&amp; (type.m_typeList == null)) ||</w:t>
      </w:r>
    </w:p>
    <w:p w14:paraId="411D04D8" w14:textId="77777777" w:rsidR="00DA7684" w:rsidRPr="00EC76D5" w:rsidRDefault="00DA7684" w:rsidP="00DA7684">
      <w:pPr>
        <w:pStyle w:val="Code"/>
      </w:pPr>
      <w:r w:rsidRPr="00EC76D5">
        <w:t xml:space="preserve">                    ((m_typeList != null) &amp;&amp; (type.m_typeList != null) &amp;&amp;</w:t>
      </w:r>
    </w:p>
    <w:p w14:paraId="114F983B" w14:textId="77777777" w:rsidR="00DA7684" w:rsidRPr="00EC76D5" w:rsidRDefault="00DA7684" w:rsidP="00DA7684">
      <w:pPr>
        <w:pStyle w:val="Code"/>
      </w:pPr>
      <w:r w:rsidRPr="00EC76D5">
        <w:t xml:space="preserve">                     m_typeList.equals(type.m_typeList)));</w:t>
      </w:r>
    </w:p>
    <w:p w14:paraId="358FC708" w14:textId="77777777" w:rsidR="00DA7684" w:rsidRPr="00EC76D5" w:rsidRDefault="00DA7684" w:rsidP="00DA7684">
      <w:pPr>
        <w:pStyle w:val="Code"/>
      </w:pPr>
    </w:p>
    <w:p w14:paraId="67D34F34" w14:textId="77777777" w:rsidR="00DA7684" w:rsidRPr="00EC76D5" w:rsidRDefault="00DA7684" w:rsidP="00DA7684">
      <w:pPr>
        <w:pStyle w:val="Code"/>
      </w:pPr>
      <w:r w:rsidRPr="00EC76D5">
        <w:t xml:space="preserve">          default:</w:t>
      </w:r>
    </w:p>
    <w:p w14:paraId="30925ACE" w14:textId="77777777" w:rsidR="00DA7684" w:rsidRPr="00EC76D5" w:rsidRDefault="00DA7684" w:rsidP="00DA7684">
      <w:pPr>
        <w:pStyle w:val="Code"/>
      </w:pPr>
      <w:r w:rsidRPr="00EC76D5">
        <w:t xml:space="preserve">            return true;</w:t>
      </w:r>
    </w:p>
    <w:p w14:paraId="79B24D4D" w14:textId="77777777" w:rsidR="00DA7684" w:rsidRPr="00EC76D5" w:rsidRDefault="00DA7684" w:rsidP="00DA7684">
      <w:pPr>
        <w:pStyle w:val="Code"/>
      </w:pPr>
      <w:r w:rsidRPr="00EC76D5">
        <w:t xml:space="preserve">        }</w:t>
      </w:r>
    </w:p>
    <w:p w14:paraId="484C7337" w14:textId="77777777" w:rsidR="00DA7684" w:rsidRPr="00EC76D5" w:rsidRDefault="00DA7684" w:rsidP="00DA7684">
      <w:pPr>
        <w:pStyle w:val="Code"/>
      </w:pPr>
      <w:r w:rsidRPr="00EC76D5">
        <w:t xml:space="preserve">      }</w:t>
      </w:r>
    </w:p>
    <w:p w14:paraId="37ECE2B7" w14:textId="77777777" w:rsidR="00DA7684" w:rsidRPr="00EC76D5" w:rsidRDefault="00DA7684" w:rsidP="00DA7684">
      <w:pPr>
        <w:pStyle w:val="Code"/>
      </w:pPr>
      <w:r w:rsidRPr="00EC76D5">
        <w:t xml:space="preserve">    }</w:t>
      </w:r>
    </w:p>
    <w:p w14:paraId="15C2693D" w14:textId="77777777" w:rsidR="00DA7684" w:rsidRPr="00EC76D5" w:rsidRDefault="00DA7684" w:rsidP="00DA7684">
      <w:pPr>
        <w:pStyle w:val="Code"/>
      </w:pPr>
    </w:p>
    <w:p w14:paraId="5E4C0C12" w14:textId="77777777" w:rsidR="00DA7684" w:rsidRPr="00EC76D5" w:rsidRDefault="00DA7684" w:rsidP="00DA7684">
      <w:pPr>
        <w:pStyle w:val="Code"/>
      </w:pPr>
      <w:r w:rsidRPr="00EC76D5">
        <w:lastRenderedPageBreak/>
        <w:t xml:space="preserve">    return false;</w:t>
      </w:r>
    </w:p>
    <w:p w14:paraId="56472137" w14:textId="2677F03F" w:rsidR="00DA7684" w:rsidRPr="00EC76D5" w:rsidRDefault="00DA7684" w:rsidP="00DA7684">
      <w:pPr>
        <w:pStyle w:val="Code"/>
      </w:pPr>
      <w:r w:rsidRPr="00EC76D5">
        <w:t xml:space="preserve">  }</w:t>
      </w:r>
    </w:p>
    <w:p w14:paraId="6AFA2E33" w14:textId="627D4DC6" w:rsidR="0064050B" w:rsidRPr="00EC76D5" w:rsidDel="00692937" w:rsidRDefault="00D25292" w:rsidP="006A31DF">
      <w:pPr>
        <w:pStyle w:val="Rubrik3"/>
        <w:rPr>
          <w:del w:id="4363" w:author="Stefan Bjornander" w:date="2015-04-25T11:10:00Z"/>
        </w:rPr>
      </w:pPr>
      <w:bookmarkStart w:id="4364" w:name="_Toc420166665"/>
      <w:bookmarkStart w:id="4365" w:name="_Toc477377197"/>
      <w:bookmarkStart w:id="4366" w:name="_Toc480211134"/>
      <w:bookmarkStart w:id="4367" w:name="_Toc481935003"/>
      <w:bookmarkStart w:id="4368" w:name="_Toc481935535"/>
      <w:del w:id="4369" w:author="Stefan Bjornander" w:date="2015-04-25T11:10:00Z">
        <w:r w:rsidRPr="00EC76D5" w:rsidDel="00692937">
          <w:delText>Size</w:delText>
        </w:r>
        <w:r w:rsidR="00086850" w:rsidRPr="00EC76D5" w:rsidDel="00692937">
          <w:delText>, Completeness, and Equality</w:delText>
        </w:r>
        <w:bookmarkStart w:id="4370" w:name="_Toc417811925"/>
        <w:bookmarkStart w:id="4371" w:name="_Toc417853545"/>
        <w:bookmarkStart w:id="4372" w:name="_Toc418022223"/>
        <w:bookmarkStart w:id="4373" w:name="_Toc418191605"/>
        <w:bookmarkStart w:id="4374" w:name="_Toc418192074"/>
        <w:bookmarkStart w:id="4375" w:name="_Toc418263309"/>
        <w:bookmarkStart w:id="4376" w:name="_Toc418263776"/>
        <w:bookmarkStart w:id="4377" w:name="_Toc418356956"/>
        <w:bookmarkStart w:id="4378" w:name="_Toc418360319"/>
        <w:bookmarkStart w:id="4379" w:name="_Toc418435004"/>
        <w:bookmarkStart w:id="4380" w:name="_Toc419660171"/>
        <w:bookmarkStart w:id="4381" w:name="_Toc419660634"/>
        <w:bookmarkStart w:id="4382" w:name="_Toc420134103"/>
        <w:bookmarkStart w:id="4383" w:name="_Toc420134565"/>
        <w:bookmarkStart w:id="4384" w:name="_Toc420166323"/>
        <w:bookmarkStart w:id="4385" w:name="_Toc420167093"/>
        <w:bookmarkStart w:id="4386" w:name="_Toc420302250"/>
        <w:bookmarkStart w:id="4387" w:name="_Toc420302717"/>
        <w:bookmarkStart w:id="4388" w:name="_Toc420438551"/>
        <w:bookmarkStart w:id="4389" w:name="_Toc420795989"/>
        <w:bookmarkStart w:id="4390" w:name="_Toc420874257"/>
        <w:bookmarkStart w:id="4391" w:name="_Toc420874722"/>
        <w:bookmarkStart w:id="4392" w:name="_Toc420874464"/>
        <w:bookmarkStart w:id="4393" w:name="_Toc421046552"/>
        <w:bookmarkStart w:id="4394" w:name="_Toc421047023"/>
        <w:bookmarkStart w:id="4395" w:name="_Toc477259103"/>
        <w:bookmarkStart w:id="4396" w:name="_Toc479633202"/>
        <w:bookmarkStart w:id="4397" w:name="_Toc481936358"/>
        <w:bookmarkEnd w:id="4364"/>
        <w:bookmarkEnd w:id="4365"/>
        <w:bookmarkEnd w:id="4366"/>
        <w:bookmarkEnd w:id="4367"/>
        <w:bookmarkEnd w:id="4368"/>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del>
    </w:p>
    <w:p w14:paraId="1ACB5470" w14:textId="77777777" w:rsidR="009E5C9B" w:rsidRPr="00EC76D5" w:rsidDel="00692937" w:rsidRDefault="009E5C9B" w:rsidP="009E5C9B">
      <w:pPr>
        <w:pStyle w:val="CodeHeader"/>
        <w:rPr>
          <w:del w:id="4398" w:author="Stefan Bjornander" w:date="2015-04-25T11:10:00Z"/>
        </w:rPr>
      </w:pPr>
      <w:del w:id="4399" w:author="Stefan Bjornander" w:date="2015-04-25T11:10:00Z">
        <w:r w:rsidRPr="00EC76D5" w:rsidDel="00692937">
          <w:delText>Type.java</w:delText>
        </w:r>
        <w:bookmarkStart w:id="4400" w:name="_Toc417811926"/>
        <w:bookmarkStart w:id="4401" w:name="_Toc417853546"/>
        <w:bookmarkStart w:id="4402" w:name="_Toc418022224"/>
        <w:bookmarkStart w:id="4403" w:name="_Toc418191606"/>
        <w:bookmarkStart w:id="4404" w:name="_Toc418192075"/>
        <w:bookmarkStart w:id="4405" w:name="_Toc418263310"/>
        <w:bookmarkStart w:id="4406" w:name="_Toc418263777"/>
        <w:bookmarkStart w:id="4407" w:name="_Toc418356957"/>
        <w:bookmarkStart w:id="4408" w:name="_Toc418360320"/>
        <w:bookmarkStart w:id="4409" w:name="_Toc418435005"/>
        <w:bookmarkStart w:id="4410" w:name="_Toc419660172"/>
        <w:bookmarkStart w:id="4411" w:name="_Toc419660635"/>
        <w:bookmarkStart w:id="4412" w:name="_Toc420134104"/>
        <w:bookmarkStart w:id="4413" w:name="_Toc420134566"/>
        <w:bookmarkStart w:id="4414" w:name="_Toc420166324"/>
        <w:bookmarkStart w:id="4415" w:name="_Toc420167094"/>
        <w:bookmarkStart w:id="4416" w:name="_Toc420302251"/>
        <w:bookmarkStart w:id="4417" w:name="_Toc420302718"/>
        <w:bookmarkStart w:id="4418" w:name="_Toc420438552"/>
        <w:bookmarkStart w:id="4419" w:name="_Toc420795990"/>
        <w:bookmarkStart w:id="4420" w:name="_Toc420874258"/>
        <w:bookmarkStart w:id="4421" w:name="_Toc420874723"/>
        <w:bookmarkStart w:id="4422" w:name="_Toc420874465"/>
        <w:bookmarkStart w:id="4423" w:name="_Toc421046553"/>
        <w:bookmarkStart w:id="4424" w:name="_Toc421047024"/>
        <w:bookmarkStart w:id="4425" w:name="_Toc477259104"/>
        <w:bookmarkStart w:id="4426" w:name="_Toc479633203"/>
        <w:bookmarkStart w:id="4427" w:name="_Toc48193635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del>
    </w:p>
    <w:p w14:paraId="0573148C" w14:textId="77777777" w:rsidR="00397B2B" w:rsidRPr="00EC76D5" w:rsidDel="00692937" w:rsidRDefault="00397B2B" w:rsidP="00397B2B">
      <w:pPr>
        <w:pStyle w:val="Code"/>
        <w:rPr>
          <w:del w:id="4428" w:author="Stefan Bjornander" w:date="2015-04-25T11:10:00Z"/>
        </w:rPr>
      </w:pPr>
      <w:del w:id="4429" w:author="Stefan Bjornander" w:date="2015-04-25T11:10:00Z">
        <w:r w:rsidRPr="00EC76D5" w:rsidDel="00692937">
          <w:delText xml:space="preserve">  private boolean m_hasTag;</w:delText>
        </w:r>
        <w:bookmarkStart w:id="4430" w:name="_Toc417811927"/>
        <w:bookmarkStart w:id="4431" w:name="_Toc417853547"/>
        <w:bookmarkStart w:id="4432" w:name="_Toc418022225"/>
        <w:bookmarkStart w:id="4433" w:name="_Toc418191607"/>
        <w:bookmarkStart w:id="4434" w:name="_Toc418192076"/>
        <w:bookmarkStart w:id="4435" w:name="_Toc418263311"/>
        <w:bookmarkStart w:id="4436" w:name="_Toc418263778"/>
        <w:bookmarkStart w:id="4437" w:name="_Toc418356958"/>
        <w:bookmarkStart w:id="4438" w:name="_Toc418360321"/>
        <w:bookmarkStart w:id="4439" w:name="_Toc418435006"/>
        <w:bookmarkStart w:id="4440" w:name="_Toc419660173"/>
        <w:bookmarkStart w:id="4441" w:name="_Toc419660636"/>
        <w:bookmarkStart w:id="4442" w:name="_Toc420134105"/>
        <w:bookmarkStart w:id="4443" w:name="_Toc420134567"/>
        <w:bookmarkStart w:id="4444" w:name="_Toc420166325"/>
        <w:bookmarkStart w:id="4445" w:name="_Toc420167095"/>
        <w:bookmarkStart w:id="4446" w:name="_Toc420302252"/>
        <w:bookmarkStart w:id="4447" w:name="_Toc420302719"/>
        <w:bookmarkStart w:id="4448" w:name="_Toc420438553"/>
        <w:bookmarkStart w:id="4449" w:name="_Toc420795991"/>
        <w:bookmarkStart w:id="4450" w:name="_Toc420874259"/>
        <w:bookmarkStart w:id="4451" w:name="_Toc420874724"/>
        <w:bookmarkStart w:id="4452" w:name="_Toc420874466"/>
        <w:bookmarkStart w:id="4453" w:name="_Toc421046554"/>
        <w:bookmarkStart w:id="4454" w:name="_Toc421047025"/>
        <w:bookmarkStart w:id="4455" w:name="_Toc477259105"/>
        <w:bookmarkStart w:id="4456" w:name="_Toc479633204"/>
        <w:bookmarkStart w:id="4457" w:name="_Toc481936360"/>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del>
    </w:p>
    <w:p w14:paraId="2AE7F9C1" w14:textId="77777777" w:rsidR="00397B2B" w:rsidRPr="00EC76D5" w:rsidDel="00692937" w:rsidRDefault="00397B2B" w:rsidP="00397B2B">
      <w:pPr>
        <w:pStyle w:val="Code"/>
        <w:rPr>
          <w:del w:id="4458" w:author="Stefan Bjornander" w:date="2015-04-25T11:10:00Z"/>
        </w:rPr>
      </w:pPr>
      <w:del w:id="4459" w:author="Stefan Bjornander" w:date="2015-04-25T11:10:00Z">
        <w:r w:rsidRPr="00EC76D5" w:rsidDel="00692937">
          <w:delText xml:space="preserve">  private List&lt;Symb&gt; m_symbolList;</w:delText>
        </w:r>
        <w:bookmarkStart w:id="4460" w:name="_Toc417811928"/>
        <w:bookmarkStart w:id="4461" w:name="_Toc417853548"/>
        <w:bookmarkStart w:id="4462" w:name="_Toc418022226"/>
        <w:bookmarkStart w:id="4463" w:name="_Toc418191608"/>
        <w:bookmarkStart w:id="4464" w:name="_Toc418192077"/>
        <w:bookmarkStart w:id="4465" w:name="_Toc418263312"/>
        <w:bookmarkStart w:id="4466" w:name="_Toc418263779"/>
        <w:bookmarkStart w:id="4467" w:name="_Toc418356959"/>
        <w:bookmarkStart w:id="4468" w:name="_Toc418360322"/>
        <w:bookmarkStart w:id="4469" w:name="_Toc418435007"/>
        <w:bookmarkStart w:id="4470" w:name="_Toc419660174"/>
        <w:bookmarkStart w:id="4471" w:name="_Toc419660637"/>
        <w:bookmarkStart w:id="4472" w:name="_Toc420134106"/>
        <w:bookmarkStart w:id="4473" w:name="_Toc420134568"/>
        <w:bookmarkStart w:id="4474" w:name="_Toc420166326"/>
        <w:bookmarkStart w:id="4475" w:name="_Toc420167096"/>
        <w:bookmarkStart w:id="4476" w:name="_Toc420302253"/>
        <w:bookmarkStart w:id="4477" w:name="_Toc420302720"/>
        <w:bookmarkStart w:id="4478" w:name="_Toc420438554"/>
        <w:bookmarkStart w:id="4479" w:name="_Toc420795992"/>
        <w:bookmarkStart w:id="4480" w:name="_Toc420874260"/>
        <w:bookmarkStart w:id="4481" w:name="_Toc420874725"/>
        <w:bookmarkStart w:id="4482" w:name="_Toc420874467"/>
        <w:bookmarkStart w:id="4483" w:name="_Toc421046555"/>
        <w:bookmarkStart w:id="4484" w:name="_Toc421047026"/>
        <w:bookmarkStart w:id="4485" w:name="_Toc477259106"/>
        <w:bookmarkStart w:id="4486" w:name="_Toc479633205"/>
        <w:bookmarkStart w:id="4487" w:name="_Toc481936361"/>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del>
    </w:p>
    <w:p w14:paraId="2065321D" w14:textId="77777777" w:rsidR="00397B2B" w:rsidRPr="00EC76D5" w:rsidDel="00692937" w:rsidRDefault="00397B2B" w:rsidP="00397B2B">
      <w:pPr>
        <w:pStyle w:val="Code"/>
        <w:rPr>
          <w:del w:id="4488" w:author="Stefan Bjornander" w:date="2015-04-25T11:10:00Z"/>
        </w:rPr>
      </w:pPr>
      <w:bookmarkStart w:id="4489" w:name="_Toc417811929"/>
      <w:bookmarkStart w:id="4490" w:name="_Toc417853549"/>
      <w:bookmarkStart w:id="4491" w:name="_Toc418022227"/>
      <w:bookmarkStart w:id="4492" w:name="_Toc418191609"/>
      <w:bookmarkStart w:id="4493" w:name="_Toc418192078"/>
      <w:bookmarkStart w:id="4494" w:name="_Toc418263313"/>
      <w:bookmarkStart w:id="4495" w:name="_Toc418263780"/>
      <w:bookmarkStart w:id="4496" w:name="_Toc418356960"/>
      <w:bookmarkStart w:id="4497" w:name="_Toc418360323"/>
      <w:bookmarkStart w:id="4498" w:name="_Toc418435008"/>
      <w:bookmarkStart w:id="4499" w:name="_Toc419660175"/>
      <w:bookmarkStart w:id="4500" w:name="_Toc419660638"/>
      <w:bookmarkStart w:id="4501" w:name="_Toc420134107"/>
      <w:bookmarkStart w:id="4502" w:name="_Toc420134569"/>
      <w:bookmarkStart w:id="4503" w:name="_Toc420166327"/>
      <w:bookmarkStart w:id="4504" w:name="_Toc420167097"/>
      <w:bookmarkStart w:id="4505" w:name="_Toc420302254"/>
      <w:bookmarkStart w:id="4506" w:name="_Toc420302721"/>
      <w:bookmarkStart w:id="4507" w:name="_Toc420438555"/>
      <w:bookmarkStart w:id="4508" w:name="_Toc420795993"/>
      <w:bookmarkStart w:id="4509" w:name="_Toc420874261"/>
      <w:bookmarkStart w:id="4510" w:name="_Toc420874726"/>
      <w:bookmarkStart w:id="4511" w:name="_Toc420874468"/>
      <w:bookmarkStart w:id="4512" w:name="_Toc421046556"/>
      <w:bookmarkStart w:id="4513" w:name="_Toc421047027"/>
      <w:bookmarkStart w:id="4514" w:name="_Toc477259107"/>
      <w:bookmarkStart w:id="4515" w:name="_Toc479633206"/>
      <w:bookmarkStart w:id="4516" w:name="_Toc481936362"/>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p>
    <w:p w14:paraId="65404392" w14:textId="77777777" w:rsidR="00397B2B" w:rsidRPr="00EC76D5" w:rsidDel="00692937" w:rsidRDefault="00397B2B" w:rsidP="00397B2B">
      <w:pPr>
        <w:pStyle w:val="Code"/>
        <w:rPr>
          <w:del w:id="4517" w:author="Stefan Bjornander" w:date="2015-04-25T11:10:00Z"/>
        </w:rPr>
      </w:pPr>
      <w:del w:id="4518" w:author="Stefan Bjornander" w:date="2015-04-25T11:10:00Z">
        <w:r w:rsidRPr="00EC76D5" w:rsidDel="00692937">
          <w:delText xml:space="preserve">  public static Type createStructType(List&lt;Symb&gt; symbolList, boolean hasTag) {</w:delText>
        </w:r>
        <w:bookmarkStart w:id="4519" w:name="_Toc417811930"/>
        <w:bookmarkStart w:id="4520" w:name="_Toc417853550"/>
        <w:bookmarkStart w:id="4521" w:name="_Toc418022228"/>
        <w:bookmarkStart w:id="4522" w:name="_Toc418191610"/>
        <w:bookmarkStart w:id="4523" w:name="_Toc418192079"/>
        <w:bookmarkStart w:id="4524" w:name="_Toc418263314"/>
        <w:bookmarkStart w:id="4525" w:name="_Toc418263781"/>
        <w:bookmarkStart w:id="4526" w:name="_Toc418356961"/>
        <w:bookmarkStart w:id="4527" w:name="_Toc418360324"/>
        <w:bookmarkStart w:id="4528" w:name="_Toc418435009"/>
        <w:bookmarkStart w:id="4529" w:name="_Toc419660176"/>
        <w:bookmarkStart w:id="4530" w:name="_Toc419660639"/>
        <w:bookmarkStart w:id="4531" w:name="_Toc420134108"/>
        <w:bookmarkStart w:id="4532" w:name="_Toc420134570"/>
        <w:bookmarkStart w:id="4533" w:name="_Toc420166328"/>
        <w:bookmarkStart w:id="4534" w:name="_Toc420167098"/>
        <w:bookmarkStart w:id="4535" w:name="_Toc420302255"/>
        <w:bookmarkStart w:id="4536" w:name="_Toc420302722"/>
        <w:bookmarkStart w:id="4537" w:name="_Toc420438556"/>
        <w:bookmarkStart w:id="4538" w:name="_Toc420795994"/>
        <w:bookmarkStart w:id="4539" w:name="_Toc420874262"/>
        <w:bookmarkStart w:id="4540" w:name="_Toc420874727"/>
        <w:bookmarkStart w:id="4541" w:name="_Toc420874469"/>
        <w:bookmarkStart w:id="4542" w:name="_Toc421046557"/>
        <w:bookmarkStart w:id="4543" w:name="_Toc421047028"/>
        <w:bookmarkStart w:id="4544" w:name="_Toc477259108"/>
        <w:bookmarkStart w:id="4545" w:name="_Toc479633207"/>
        <w:bookmarkStart w:id="4546" w:name="_Toc481936363"/>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del>
    </w:p>
    <w:p w14:paraId="6D6D2B5A" w14:textId="77777777" w:rsidR="00397B2B" w:rsidRPr="00EC76D5" w:rsidDel="00692937" w:rsidRDefault="00397B2B" w:rsidP="00397B2B">
      <w:pPr>
        <w:pStyle w:val="Code"/>
        <w:rPr>
          <w:del w:id="4547" w:author="Stefan Bjornander" w:date="2015-04-25T11:10:00Z"/>
        </w:rPr>
      </w:pPr>
      <w:del w:id="4548" w:author="Stefan Bjornander" w:date="2015-04-25T11:10:00Z">
        <w:r w:rsidRPr="00EC76D5" w:rsidDel="00692937">
          <w:delText xml:space="preserve">    Type structType = new Type();</w:delText>
        </w:r>
        <w:bookmarkStart w:id="4549" w:name="_Toc417811931"/>
        <w:bookmarkStart w:id="4550" w:name="_Toc417853551"/>
        <w:bookmarkStart w:id="4551" w:name="_Toc418022229"/>
        <w:bookmarkStart w:id="4552" w:name="_Toc418191611"/>
        <w:bookmarkStart w:id="4553" w:name="_Toc418192080"/>
        <w:bookmarkStart w:id="4554" w:name="_Toc418263315"/>
        <w:bookmarkStart w:id="4555" w:name="_Toc418263782"/>
        <w:bookmarkStart w:id="4556" w:name="_Toc418356962"/>
        <w:bookmarkStart w:id="4557" w:name="_Toc418360325"/>
        <w:bookmarkStart w:id="4558" w:name="_Toc418435010"/>
        <w:bookmarkStart w:id="4559" w:name="_Toc419660177"/>
        <w:bookmarkStart w:id="4560" w:name="_Toc419660640"/>
        <w:bookmarkStart w:id="4561" w:name="_Toc420134109"/>
        <w:bookmarkStart w:id="4562" w:name="_Toc420134571"/>
        <w:bookmarkStart w:id="4563" w:name="_Toc420166329"/>
        <w:bookmarkStart w:id="4564" w:name="_Toc420167099"/>
        <w:bookmarkStart w:id="4565" w:name="_Toc420302256"/>
        <w:bookmarkStart w:id="4566" w:name="_Toc420302723"/>
        <w:bookmarkStart w:id="4567" w:name="_Toc420438557"/>
        <w:bookmarkStart w:id="4568" w:name="_Toc420795995"/>
        <w:bookmarkStart w:id="4569" w:name="_Toc420874263"/>
        <w:bookmarkStart w:id="4570" w:name="_Toc420874728"/>
        <w:bookmarkStart w:id="4571" w:name="_Toc420874470"/>
        <w:bookmarkStart w:id="4572" w:name="_Toc421046558"/>
        <w:bookmarkStart w:id="4573" w:name="_Toc421047029"/>
        <w:bookmarkStart w:id="4574" w:name="_Toc477259109"/>
        <w:bookmarkStart w:id="4575" w:name="_Toc479633208"/>
        <w:bookmarkStart w:id="4576" w:name="_Toc481936364"/>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del>
    </w:p>
    <w:p w14:paraId="10250A71" w14:textId="77777777" w:rsidR="00397B2B" w:rsidRPr="00EC76D5" w:rsidDel="00692937" w:rsidRDefault="00397B2B" w:rsidP="00397B2B">
      <w:pPr>
        <w:pStyle w:val="Code"/>
        <w:rPr>
          <w:del w:id="4577" w:author="Stefan Bjornander" w:date="2015-04-25T11:10:00Z"/>
        </w:rPr>
      </w:pPr>
      <w:del w:id="4578" w:author="Stefan Bjornander" w:date="2015-04-25T11:10:00Z">
        <w:r w:rsidRPr="00EC76D5" w:rsidDel="00692937">
          <w:delText xml:space="preserve">    structType.m_sort = Sort.Struct;</w:delText>
        </w:r>
        <w:bookmarkStart w:id="4579" w:name="_Toc417811932"/>
        <w:bookmarkStart w:id="4580" w:name="_Toc417853552"/>
        <w:bookmarkStart w:id="4581" w:name="_Toc418022230"/>
        <w:bookmarkStart w:id="4582" w:name="_Toc418191612"/>
        <w:bookmarkStart w:id="4583" w:name="_Toc418192081"/>
        <w:bookmarkStart w:id="4584" w:name="_Toc418263316"/>
        <w:bookmarkStart w:id="4585" w:name="_Toc418263783"/>
        <w:bookmarkStart w:id="4586" w:name="_Toc418356963"/>
        <w:bookmarkStart w:id="4587" w:name="_Toc418360326"/>
        <w:bookmarkStart w:id="4588" w:name="_Toc418435011"/>
        <w:bookmarkStart w:id="4589" w:name="_Toc419660178"/>
        <w:bookmarkStart w:id="4590" w:name="_Toc419660641"/>
        <w:bookmarkStart w:id="4591" w:name="_Toc420134110"/>
        <w:bookmarkStart w:id="4592" w:name="_Toc420134572"/>
        <w:bookmarkStart w:id="4593" w:name="_Toc420166330"/>
        <w:bookmarkStart w:id="4594" w:name="_Toc420167100"/>
        <w:bookmarkStart w:id="4595" w:name="_Toc420302257"/>
        <w:bookmarkStart w:id="4596" w:name="_Toc420302724"/>
        <w:bookmarkStart w:id="4597" w:name="_Toc420438558"/>
        <w:bookmarkStart w:id="4598" w:name="_Toc420795996"/>
        <w:bookmarkStart w:id="4599" w:name="_Toc420874264"/>
        <w:bookmarkStart w:id="4600" w:name="_Toc420874729"/>
        <w:bookmarkStart w:id="4601" w:name="_Toc420874471"/>
        <w:bookmarkStart w:id="4602" w:name="_Toc421046559"/>
        <w:bookmarkStart w:id="4603" w:name="_Toc421047030"/>
        <w:bookmarkStart w:id="4604" w:name="_Toc477259110"/>
        <w:bookmarkStart w:id="4605" w:name="_Toc479633209"/>
        <w:bookmarkStart w:id="4606" w:name="_Toc481936365"/>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del>
    </w:p>
    <w:p w14:paraId="780E5682" w14:textId="77777777" w:rsidR="00397B2B" w:rsidRPr="00EC76D5" w:rsidDel="00692937" w:rsidRDefault="00397B2B" w:rsidP="00397B2B">
      <w:pPr>
        <w:pStyle w:val="Code"/>
        <w:rPr>
          <w:del w:id="4607" w:author="Stefan Bjornander" w:date="2015-04-25T11:10:00Z"/>
        </w:rPr>
      </w:pPr>
      <w:del w:id="4608" w:author="Stefan Bjornander" w:date="2015-04-25T11:10:00Z">
        <w:r w:rsidRPr="00EC76D5" w:rsidDel="00692937">
          <w:delText xml:space="preserve">    structType.m_hasTag = hasTag;</w:delText>
        </w:r>
        <w:bookmarkStart w:id="4609" w:name="_Toc417811933"/>
        <w:bookmarkStart w:id="4610" w:name="_Toc417853553"/>
        <w:bookmarkStart w:id="4611" w:name="_Toc418022231"/>
        <w:bookmarkStart w:id="4612" w:name="_Toc418191613"/>
        <w:bookmarkStart w:id="4613" w:name="_Toc418192082"/>
        <w:bookmarkStart w:id="4614" w:name="_Toc418263317"/>
        <w:bookmarkStart w:id="4615" w:name="_Toc418263784"/>
        <w:bookmarkStart w:id="4616" w:name="_Toc418356964"/>
        <w:bookmarkStart w:id="4617" w:name="_Toc418360327"/>
        <w:bookmarkStart w:id="4618" w:name="_Toc418435012"/>
        <w:bookmarkStart w:id="4619" w:name="_Toc419660179"/>
        <w:bookmarkStart w:id="4620" w:name="_Toc419660642"/>
        <w:bookmarkStart w:id="4621" w:name="_Toc420134111"/>
        <w:bookmarkStart w:id="4622" w:name="_Toc420134573"/>
        <w:bookmarkStart w:id="4623" w:name="_Toc420166331"/>
        <w:bookmarkStart w:id="4624" w:name="_Toc420167101"/>
        <w:bookmarkStart w:id="4625" w:name="_Toc420302258"/>
        <w:bookmarkStart w:id="4626" w:name="_Toc420302725"/>
        <w:bookmarkStart w:id="4627" w:name="_Toc420438559"/>
        <w:bookmarkStart w:id="4628" w:name="_Toc420795997"/>
        <w:bookmarkStart w:id="4629" w:name="_Toc420874265"/>
        <w:bookmarkStart w:id="4630" w:name="_Toc420874730"/>
        <w:bookmarkStart w:id="4631" w:name="_Toc420874472"/>
        <w:bookmarkStart w:id="4632" w:name="_Toc421046560"/>
        <w:bookmarkStart w:id="4633" w:name="_Toc421047031"/>
        <w:bookmarkStart w:id="4634" w:name="_Toc477259111"/>
        <w:bookmarkStart w:id="4635" w:name="_Toc479633210"/>
        <w:bookmarkStart w:id="4636" w:name="_Toc481936366"/>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del>
    </w:p>
    <w:p w14:paraId="5919A1AD" w14:textId="77777777" w:rsidR="00397B2B" w:rsidRPr="00EC76D5" w:rsidDel="00692937" w:rsidRDefault="00397B2B" w:rsidP="00397B2B">
      <w:pPr>
        <w:pStyle w:val="Code"/>
        <w:rPr>
          <w:del w:id="4637" w:author="Stefan Bjornander" w:date="2015-04-25T11:10:00Z"/>
        </w:rPr>
      </w:pPr>
      <w:del w:id="4638" w:author="Stefan Bjornander" w:date="2015-04-25T11:10:00Z">
        <w:r w:rsidRPr="00EC76D5" w:rsidDel="00692937">
          <w:delText xml:space="preserve">    structType.m_symbolList = symbolList;</w:delText>
        </w:r>
        <w:bookmarkStart w:id="4639" w:name="_Toc417811934"/>
        <w:bookmarkStart w:id="4640" w:name="_Toc417853554"/>
        <w:bookmarkStart w:id="4641" w:name="_Toc418022232"/>
        <w:bookmarkStart w:id="4642" w:name="_Toc418191614"/>
        <w:bookmarkStart w:id="4643" w:name="_Toc418192083"/>
        <w:bookmarkStart w:id="4644" w:name="_Toc418263318"/>
        <w:bookmarkStart w:id="4645" w:name="_Toc418263785"/>
        <w:bookmarkStart w:id="4646" w:name="_Toc418356965"/>
        <w:bookmarkStart w:id="4647" w:name="_Toc418360328"/>
        <w:bookmarkStart w:id="4648" w:name="_Toc418435013"/>
        <w:bookmarkStart w:id="4649" w:name="_Toc419660180"/>
        <w:bookmarkStart w:id="4650" w:name="_Toc419660643"/>
        <w:bookmarkStart w:id="4651" w:name="_Toc420134112"/>
        <w:bookmarkStart w:id="4652" w:name="_Toc420134574"/>
        <w:bookmarkStart w:id="4653" w:name="_Toc420166332"/>
        <w:bookmarkStart w:id="4654" w:name="_Toc420167102"/>
        <w:bookmarkStart w:id="4655" w:name="_Toc420302259"/>
        <w:bookmarkStart w:id="4656" w:name="_Toc420302726"/>
        <w:bookmarkStart w:id="4657" w:name="_Toc420438560"/>
        <w:bookmarkStart w:id="4658" w:name="_Toc420795998"/>
        <w:bookmarkStart w:id="4659" w:name="_Toc420874266"/>
        <w:bookmarkStart w:id="4660" w:name="_Toc420874731"/>
        <w:bookmarkStart w:id="4661" w:name="_Toc420874473"/>
        <w:bookmarkStart w:id="4662" w:name="_Toc421046561"/>
        <w:bookmarkStart w:id="4663" w:name="_Toc421047032"/>
        <w:bookmarkStart w:id="4664" w:name="_Toc477259112"/>
        <w:bookmarkStart w:id="4665" w:name="_Toc479633211"/>
        <w:bookmarkStart w:id="4666" w:name="_Toc481936367"/>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del>
    </w:p>
    <w:p w14:paraId="475C4BC7" w14:textId="77777777" w:rsidR="00397B2B" w:rsidRPr="00EC76D5" w:rsidDel="00692937" w:rsidRDefault="00397B2B" w:rsidP="00397B2B">
      <w:pPr>
        <w:pStyle w:val="Code"/>
        <w:rPr>
          <w:del w:id="4667" w:author="Stefan Bjornander" w:date="2015-04-25T11:10:00Z"/>
        </w:rPr>
      </w:pPr>
      <w:del w:id="4668" w:author="Stefan Bjornander" w:date="2015-04-25T11:10:00Z">
        <w:r w:rsidRPr="00EC76D5" w:rsidDel="00692937">
          <w:delText xml:space="preserve">    return structType;</w:delText>
        </w:r>
        <w:bookmarkStart w:id="4669" w:name="_Toc417811935"/>
        <w:bookmarkStart w:id="4670" w:name="_Toc417853555"/>
        <w:bookmarkStart w:id="4671" w:name="_Toc418022233"/>
        <w:bookmarkStart w:id="4672" w:name="_Toc418191615"/>
        <w:bookmarkStart w:id="4673" w:name="_Toc418192084"/>
        <w:bookmarkStart w:id="4674" w:name="_Toc418263319"/>
        <w:bookmarkStart w:id="4675" w:name="_Toc418263786"/>
        <w:bookmarkStart w:id="4676" w:name="_Toc418356966"/>
        <w:bookmarkStart w:id="4677" w:name="_Toc418360329"/>
        <w:bookmarkStart w:id="4678" w:name="_Toc418435014"/>
        <w:bookmarkStart w:id="4679" w:name="_Toc419660181"/>
        <w:bookmarkStart w:id="4680" w:name="_Toc419660644"/>
        <w:bookmarkStart w:id="4681" w:name="_Toc420134113"/>
        <w:bookmarkStart w:id="4682" w:name="_Toc420134575"/>
        <w:bookmarkStart w:id="4683" w:name="_Toc420166333"/>
        <w:bookmarkStart w:id="4684" w:name="_Toc420167103"/>
        <w:bookmarkStart w:id="4685" w:name="_Toc420302260"/>
        <w:bookmarkStart w:id="4686" w:name="_Toc420302727"/>
        <w:bookmarkStart w:id="4687" w:name="_Toc420438561"/>
        <w:bookmarkStart w:id="4688" w:name="_Toc420795999"/>
        <w:bookmarkStart w:id="4689" w:name="_Toc420874267"/>
        <w:bookmarkStart w:id="4690" w:name="_Toc420874732"/>
        <w:bookmarkStart w:id="4691" w:name="_Toc420874474"/>
        <w:bookmarkStart w:id="4692" w:name="_Toc421046562"/>
        <w:bookmarkStart w:id="4693" w:name="_Toc421047033"/>
        <w:bookmarkStart w:id="4694" w:name="_Toc477259113"/>
        <w:bookmarkStart w:id="4695" w:name="_Toc479633212"/>
        <w:bookmarkStart w:id="4696" w:name="_Toc4819363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del>
    </w:p>
    <w:p w14:paraId="3AD3FAA5" w14:textId="77777777" w:rsidR="00397B2B" w:rsidRPr="00EC76D5" w:rsidDel="00692937" w:rsidRDefault="00397B2B" w:rsidP="00397B2B">
      <w:pPr>
        <w:pStyle w:val="Code"/>
        <w:rPr>
          <w:del w:id="4697" w:author="Stefan Bjornander" w:date="2015-04-25T11:10:00Z"/>
        </w:rPr>
      </w:pPr>
      <w:del w:id="4698" w:author="Stefan Bjornander" w:date="2015-04-25T11:10:00Z">
        <w:r w:rsidRPr="00EC76D5" w:rsidDel="00692937">
          <w:delText xml:space="preserve">  }</w:delText>
        </w:r>
        <w:bookmarkStart w:id="4699" w:name="_Toc417811936"/>
        <w:bookmarkStart w:id="4700" w:name="_Toc417853556"/>
        <w:bookmarkStart w:id="4701" w:name="_Toc418022234"/>
        <w:bookmarkStart w:id="4702" w:name="_Toc418191616"/>
        <w:bookmarkStart w:id="4703" w:name="_Toc418192085"/>
        <w:bookmarkStart w:id="4704" w:name="_Toc418263320"/>
        <w:bookmarkStart w:id="4705" w:name="_Toc418263787"/>
        <w:bookmarkStart w:id="4706" w:name="_Toc418356967"/>
        <w:bookmarkStart w:id="4707" w:name="_Toc418360330"/>
        <w:bookmarkStart w:id="4708" w:name="_Toc418435015"/>
        <w:bookmarkStart w:id="4709" w:name="_Toc419660182"/>
        <w:bookmarkStart w:id="4710" w:name="_Toc419660645"/>
        <w:bookmarkStart w:id="4711" w:name="_Toc420134114"/>
        <w:bookmarkStart w:id="4712" w:name="_Toc420134576"/>
        <w:bookmarkStart w:id="4713" w:name="_Toc420166334"/>
        <w:bookmarkStart w:id="4714" w:name="_Toc420167104"/>
        <w:bookmarkStart w:id="4715" w:name="_Toc420302261"/>
        <w:bookmarkStart w:id="4716" w:name="_Toc420302728"/>
        <w:bookmarkStart w:id="4717" w:name="_Toc420438562"/>
        <w:bookmarkStart w:id="4718" w:name="_Toc420796000"/>
        <w:bookmarkStart w:id="4719" w:name="_Toc420874268"/>
        <w:bookmarkStart w:id="4720" w:name="_Toc420874733"/>
        <w:bookmarkStart w:id="4721" w:name="_Toc420874475"/>
        <w:bookmarkStart w:id="4722" w:name="_Toc421046563"/>
        <w:bookmarkStart w:id="4723" w:name="_Toc421047034"/>
        <w:bookmarkStart w:id="4724" w:name="_Toc477259114"/>
        <w:bookmarkStart w:id="4725" w:name="_Toc479633213"/>
        <w:bookmarkStart w:id="4726" w:name="_Toc481936369"/>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del>
    </w:p>
    <w:p w14:paraId="71434E40" w14:textId="77777777" w:rsidR="00397B2B" w:rsidRPr="00EC76D5" w:rsidDel="00692937" w:rsidRDefault="00397B2B" w:rsidP="00397B2B">
      <w:pPr>
        <w:pStyle w:val="Code"/>
        <w:rPr>
          <w:del w:id="4727" w:author="Stefan Bjornander" w:date="2015-04-25T11:10:00Z"/>
        </w:rPr>
      </w:pPr>
      <w:bookmarkStart w:id="4728" w:name="_Toc417811937"/>
      <w:bookmarkStart w:id="4729" w:name="_Toc417853557"/>
      <w:bookmarkStart w:id="4730" w:name="_Toc418022235"/>
      <w:bookmarkStart w:id="4731" w:name="_Toc418191617"/>
      <w:bookmarkStart w:id="4732" w:name="_Toc418192086"/>
      <w:bookmarkStart w:id="4733" w:name="_Toc418263321"/>
      <w:bookmarkStart w:id="4734" w:name="_Toc418263788"/>
      <w:bookmarkStart w:id="4735" w:name="_Toc418356968"/>
      <w:bookmarkStart w:id="4736" w:name="_Toc418360331"/>
      <w:bookmarkStart w:id="4737" w:name="_Toc418435016"/>
      <w:bookmarkStart w:id="4738" w:name="_Toc419660183"/>
      <w:bookmarkStart w:id="4739" w:name="_Toc419660646"/>
      <w:bookmarkStart w:id="4740" w:name="_Toc420134115"/>
      <w:bookmarkStart w:id="4741" w:name="_Toc420134577"/>
      <w:bookmarkStart w:id="4742" w:name="_Toc420166335"/>
      <w:bookmarkStart w:id="4743" w:name="_Toc420167105"/>
      <w:bookmarkStart w:id="4744" w:name="_Toc420302262"/>
      <w:bookmarkStart w:id="4745" w:name="_Toc420302729"/>
      <w:bookmarkStart w:id="4746" w:name="_Toc420438563"/>
      <w:bookmarkStart w:id="4747" w:name="_Toc420796001"/>
      <w:bookmarkStart w:id="4748" w:name="_Toc420874269"/>
      <w:bookmarkStart w:id="4749" w:name="_Toc420874734"/>
      <w:bookmarkStart w:id="4750" w:name="_Toc420874476"/>
      <w:bookmarkStart w:id="4751" w:name="_Toc421046564"/>
      <w:bookmarkStart w:id="4752" w:name="_Toc421047035"/>
      <w:bookmarkStart w:id="4753" w:name="_Toc477259115"/>
      <w:bookmarkStart w:id="4754" w:name="_Toc479633214"/>
      <w:bookmarkStart w:id="4755" w:name="_Toc481936370"/>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p>
    <w:p w14:paraId="3E1DE3F0" w14:textId="77777777" w:rsidR="00397B2B" w:rsidRPr="00EC76D5" w:rsidDel="00692937" w:rsidRDefault="00397B2B" w:rsidP="00397B2B">
      <w:pPr>
        <w:pStyle w:val="Code"/>
        <w:rPr>
          <w:del w:id="4756" w:author="Stefan Bjornander" w:date="2015-04-25T11:10:00Z"/>
        </w:rPr>
      </w:pPr>
      <w:del w:id="4757" w:author="Stefan Bjornander" w:date="2015-04-25T11:10:00Z">
        <w:r w:rsidRPr="00EC76D5" w:rsidDel="00692937">
          <w:delText xml:space="preserve">  public static Type createUnionType(List&lt;Symb&gt; symbolList, boolean hasTag) {</w:delText>
        </w:r>
        <w:bookmarkStart w:id="4758" w:name="_Toc417811938"/>
        <w:bookmarkStart w:id="4759" w:name="_Toc417853558"/>
        <w:bookmarkStart w:id="4760" w:name="_Toc418022236"/>
        <w:bookmarkStart w:id="4761" w:name="_Toc418191618"/>
        <w:bookmarkStart w:id="4762" w:name="_Toc418192087"/>
        <w:bookmarkStart w:id="4763" w:name="_Toc418263322"/>
        <w:bookmarkStart w:id="4764" w:name="_Toc418263789"/>
        <w:bookmarkStart w:id="4765" w:name="_Toc418356969"/>
        <w:bookmarkStart w:id="4766" w:name="_Toc418360332"/>
        <w:bookmarkStart w:id="4767" w:name="_Toc418435017"/>
        <w:bookmarkStart w:id="4768" w:name="_Toc419660184"/>
        <w:bookmarkStart w:id="4769" w:name="_Toc419660647"/>
        <w:bookmarkStart w:id="4770" w:name="_Toc420134116"/>
        <w:bookmarkStart w:id="4771" w:name="_Toc420134578"/>
        <w:bookmarkStart w:id="4772" w:name="_Toc420166336"/>
        <w:bookmarkStart w:id="4773" w:name="_Toc420167106"/>
        <w:bookmarkStart w:id="4774" w:name="_Toc420302263"/>
        <w:bookmarkStart w:id="4775" w:name="_Toc420302730"/>
        <w:bookmarkStart w:id="4776" w:name="_Toc420438564"/>
        <w:bookmarkStart w:id="4777" w:name="_Toc420796002"/>
        <w:bookmarkStart w:id="4778" w:name="_Toc420874270"/>
        <w:bookmarkStart w:id="4779" w:name="_Toc420874735"/>
        <w:bookmarkStart w:id="4780" w:name="_Toc420874477"/>
        <w:bookmarkStart w:id="4781" w:name="_Toc421046565"/>
        <w:bookmarkStart w:id="4782" w:name="_Toc421047036"/>
        <w:bookmarkStart w:id="4783" w:name="_Toc477259116"/>
        <w:bookmarkStart w:id="4784" w:name="_Toc479633215"/>
        <w:bookmarkStart w:id="4785" w:name="_Toc481936371"/>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del>
    </w:p>
    <w:p w14:paraId="1BBE3D3D" w14:textId="77777777" w:rsidR="00397B2B" w:rsidRPr="00EC76D5" w:rsidDel="00692937" w:rsidRDefault="00397B2B" w:rsidP="00397B2B">
      <w:pPr>
        <w:pStyle w:val="Code"/>
        <w:rPr>
          <w:del w:id="4786" w:author="Stefan Bjornander" w:date="2015-04-25T11:10:00Z"/>
        </w:rPr>
      </w:pPr>
      <w:del w:id="4787" w:author="Stefan Bjornander" w:date="2015-04-25T11:10:00Z">
        <w:r w:rsidRPr="00EC76D5" w:rsidDel="00692937">
          <w:delText xml:space="preserve">    Type unionType = new Type();</w:delText>
        </w:r>
        <w:bookmarkStart w:id="4788" w:name="_Toc417811939"/>
        <w:bookmarkStart w:id="4789" w:name="_Toc417853559"/>
        <w:bookmarkStart w:id="4790" w:name="_Toc418022237"/>
        <w:bookmarkStart w:id="4791" w:name="_Toc418191619"/>
        <w:bookmarkStart w:id="4792" w:name="_Toc418192088"/>
        <w:bookmarkStart w:id="4793" w:name="_Toc418263323"/>
        <w:bookmarkStart w:id="4794" w:name="_Toc418263790"/>
        <w:bookmarkStart w:id="4795" w:name="_Toc418356970"/>
        <w:bookmarkStart w:id="4796" w:name="_Toc418360333"/>
        <w:bookmarkStart w:id="4797" w:name="_Toc418435018"/>
        <w:bookmarkStart w:id="4798" w:name="_Toc419660185"/>
        <w:bookmarkStart w:id="4799" w:name="_Toc419660648"/>
        <w:bookmarkStart w:id="4800" w:name="_Toc420134117"/>
        <w:bookmarkStart w:id="4801" w:name="_Toc420134579"/>
        <w:bookmarkStart w:id="4802" w:name="_Toc420166337"/>
        <w:bookmarkStart w:id="4803" w:name="_Toc420167107"/>
        <w:bookmarkStart w:id="4804" w:name="_Toc420302264"/>
        <w:bookmarkStart w:id="4805" w:name="_Toc420302731"/>
        <w:bookmarkStart w:id="4806" w:name="_Toc420438565"/>
        <w:bookmarkStart w:id="4807" w:name="_Toc420796003"/>
        <w:bookmarkStart w:id="4808" w:name="_Toc420874271"/>
        <w:bookmarkStart w:id="4809" w:name="_Toc420874736"/>
        <w:bookmarkStart w:id="4810" w:name="_Toc420874478"/>
        <w:bookmarkStart w:id="4811" w:name="_Toc421046566"/>
        <w:bookmarkStart w:id="4812" w:name="_Toc421047037"/>
        <w:bookmarkStart w:id="4813" w:name="_Toc477259117"/>
        <w:bookmarkStart w:id="4814" w:name="_Toc479633216"/>
        <w:bookmarkStart w:id="4815" w:name="_Toc481936372"/>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del>
    </w:p>
    <w:p w14:paraId="6C4018D6" w14:textId="77777777" w:rsidR="00397B2B" w:rsidRPr="00EC76D5" w:rsidDel="00692937" w:rsidRDefault="00397B2B" w:rsidP="00397B2B">
      <w:pPr>
        <w:pStyle w:val="Code"/>
        <w:rPr>
          <w:del w:id="4816" w:author="Stefan Bjornander" w:date="2015-04-25T11:10:00Z"/>
        </w:rPr>
      </w:pPr>
      <w:del w:id="4817" w:author="Stefan Bjornander" w:date="2015-04-25T11:10:00Z">
        <w:r w:rsidRPr="00EC76D5" w:rsidDel="00692937">
          <w:delText xml:space="preserve">    unionType.m_sort = Sort.Union;</w:delText>
        </w:r>
        <w:bookmarkStart w:id="4818" w:name="_Toc417811940"/>
        <w:bookmarkStart w:id="4819" w:name="_Toc417853560"/>
        <w:bookmarkStart w:id="4820" w:name="_Toc418022238"/>
        <w:bookmarkStart w:id="4821" w:name="_Toc418191620"/>
        <w:bookmarkStart w:id="4822" w:name="_Toc418192089"/>
        <w:bookmarkStart w:id="4823" w:name="_Toc418263324"/>
        <w:bookmarkStart w:id="4824" w:name="_Toc418263791"/>
        <w:bookmarkStart w:id="4825" w:name="_Toc418356971"/>
        <w:bookmarkStart w:id="4826" w:name="_Toc418360334"/>
        <w:bookmarkStart w:id="4827" w:name="_Toc418435019"/>
        <w:bookmarkStart w:id="4828" w:name="_Toc419660186"/>
        <w:bookmarkStart w:id="4829" w:name="_Toc419660649"/>
        <w:bookmarkStart w:id="4830" w:name="_Toc420134118"/>
        <w:bookmarkStart w:id="4831" w:name="_Toc420134580"/>
        <w:bookmarkStart w:id="4832" w:name="_Toc420166338"/>
        <w:bookmarkStart w:id="4833" w:name="_Toc420167108"/>
        <w:bookmarkStart w:id="4834" w:name="_Toc420302265"/>
        <w:bookmarkStart w:id="4835" w:name="_Toc420302732"/>
        <w:bookmarkStart w:id="4836" w:name="_Toc420438566"/>
        <w:bookmarkStart w:id="4837" w:name="_Toc420796004"/>
        <w:bookmarkStart w:id="4838" w:name="_Toc420874272"/>
        <w:bookmarkStart w:id="4839" w:name="_Toc420874737"/>
        <w:bookmarkStart w:id="4840" w:name="_Toc420874479"/>
        <w:bookmarkStart w:id="4841" w:name="_Toc421046567"/>
        <w:bookmarkStart w:id="4842" w:name="_Toc421047038"/>
        <w:bookmarkStart w:id="4843" w:name="_Toc477259118"/>
        <w:bookmarkStart w:id="4844" w:name="_Toc479633217"/>
        <w:bookmarkStart w:id="4845" w:name="_Toc481936373"/>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del>
    </w:p>
    <w:p w14:paraId="7205B51D" w14:textId="77777777" w:rsidR="00397B2B" w:rsidRPr="00EC76D5" w:rsidDel="00692937" w:rsidRDefault="00397B2B" w:rsidP="00397B2B">
      <w:pPr>
        <w:pStyle w:val="Code"/>
        <w:rPr>
          <w:del w:id="4846" w:author="Stefan Bjornander" w:date="2015-04-25T11:10:00Z"/>
        </w:rPr>
      </w:pPr>
      <w:del w:id="4847" w:author="Stefan Bjornander" w:date="2015-04-25T11:10:00Z">
        <w:r w:rsidRPr="00EC76D5" w:rsidDel="00692937">
          <w:delText xml:space="preserve">    unionType.m_hasTag = hasTag;</w:delText>
        </w:r>
        <w:bookmarkStart w:id="4848" w:name="_Toc417811941"/>
        <w:bookmarkStart w:id="4849" w:name="_Toc417853561"/>
        <w:bookmarkStart w:id="4850" w:name="_Toc418022239"/>
        <w:bookmarkStart w:id="4851" w:name="_Toc418191621"/>
        <w:bookmarkStart w:id="4852" w:name="_Toc418192090"/>
        <w:bookmarkStart w:id="4853" w:name="_Toc418263325"/>
        <w:bookmarkStart w:id="4854" w:name="_Toc418263792"/>
        <w:bookmarkStart w:id="4855" w:name="_Toc418356972"/>
        <w:bookmarkStart w:id="4856" w:name="_Toc418360335"/>
        <w:bookmarkStart w:id="4857" w:name="_Toc418435020"/>
        <w:bookmarkStart w:id="4858" w:name="_Toc419660187"/>
        <w:bookmarkStart w:id="4859" w:name="_Toc419660650"/>
        <w:bookmarkStart w:id="4860" w:name="_Toc420134119"/>
        <w:bookmarkStart w:id="4861" w:name="_Toc420134581"/>
        <w:bookmarkStart w:id="4862" w:name="_Toc420166339"/>
        <w:bookmarkStart w:id="4863" w:name="_Toc420167109"/>
        <w:bookmarkStart w:id="4864" w:name="_Toc420302266"/>
        <w:bookmarkStart w:id="4865" w:name="_Toc420302733"/>
        <w:bookmarkStart w:id="4866" w:name="_Toc420438567"/>
        <w:bookmarkStart w:id="4867" w:name="_Toc420796005"/>
        <w:bookmarkStart w:id="4868" w:name="_Toc420874273"/>
        <w:bookmarkStart w:id="4869" w:name="_Toc420874738"/>
        <w:bookmarkStart w:id="4870" w:name="_Toc420874480"/>
        <w:bookmarkStart w:id="4871" w:name="_Toc421046568"/>
        <w:bookmarkStart w:id="4872" w:name="_Toc421047039"/>
        <w:bookmarkStart w:id="4873" w:name="_Toc477259119"/>
        <w:bookmarkStart w:id="4874" w:name="_Toc479633218"/>
        <w:bookmarkStart w:id="4875" w:name="_Toc481936374"/>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del>
    </w:p>
    <w:p w14:paraId="6001FE9D" w14:textId="77777777" w:rsidR="00397B2B" w:rsidRPr="00EC76D5" w:rsidDel="00692937" w:rsidRDefault="00397B2B" w:rsidP="00397B2B">
      <w:pPr>
        <w:pStyle w:val="Code"/>
        <w:rPr>
          <w:del w:id="4876" w:author="Stefan Bjornander" w:date="2015-04-25T11:10:00Z"/>
        </w:rPr>
      </w:pPr>
      <w:del w:id="4877" w:author="Stefan Bjornander" w:date="2015-04-25T11:10:00Z">
        <w:r w:rsidRPr="00EC76D5" w:rsidDel="00692937">
          <w:delText xml:space="preserve">    unionType.m_symbolList = symbolList;</w:delText>
        </w:r>
        <w:bookmarkStart w:id="4878" w:name="_Toc417811942"/>
        <w:bookmarkStart w:id="4879" w:name="_Toc417853562"/>
        <w:bookmarkStart w:id="4880" w:name="_Toc418022240"/>
        <w:bookmarkStart w:id="4881" w:name="_Toc418191622"/>
        <w:bookmarkStart w:id="4882" w:name="_Toc418192091"/>
        <w:bookmarkStart w:id="4883" w:name="_Toc418263326"/>
        <w:bookmarkStart w:id="4884" w:name="_Toc418263793"/>
        <w:bookmarkStart w:id="4885" w:name="_Toc418356973"/>
        <w:bookmarkStart w:id="4886" w:name="_Toc418360336"/>
        <w:bookmarkStart w:id="4887" w:name="_Toc418435021"/>
        <w:bookmarkStart w:id="4888" w:name="_Toc419660188"/>
        <w:bookmarkStart w:id="4889" w:name="_Toc419660651"/>
        <w:bookmarkStart w:id="4890" w:name="_Toc420134120"/>
        <w:bookmarkStart w:id="4891" w:name="_Toc420134582"/>
        <w:bookmarkStart w:id="4892" w:name="_Toc420166340"/>
        <w:bookmarkStart w:id="4893" w:name="_Toc420167110"/>
        <w:bookmarkStart w:id="4894" w:name="_Toc420302267"/>
        <w:bookmarkStart w:id="4895" w:name="_Toc420302734"/>
        <w:bookmarkStart w:id="4896" w:name="_Toc420438568"/>
        <w:bookmarkStart w:id="4897" w:name="_Toc420796006"/>
        <w:bookmarkStart w:id="4898" w:name="_Toc420874274"/>
        <w:bookmarkStart w:id="4899" w:name="_Toc420874739"/>
        <w:bookmarkStart w:id="4900" w:name="_Toc420874481"/>
        <w:bookmarkStart w:id="4901" w:name="_Toc421046569"/>
        <w:bookmarkStart w:id="4902" w:name="_Toc421047040"/>
        <w:bookmarkStart w:id="4903" w:name="_Toc477259120"/>
        <w:bookmarkStart w:id="4904" w:name="_Toc479633219"/>
        <w:bookmarkStart w:id="4905" w:name="_Toc481936375"/>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del>
    </w:p>
    <w:p w14:paraId="4791A839" w14:textId="77777777" w:rsidR="00397B2B" w:rsidRPr="00EC76D5" w:rsidDel="00692937" w:rsidRDefault="00397B2B" w:rsidP="00397B2B">
      <w:pPr>
        <w:pStyle w:val="Code"/>
        <w:rPr>
          <w:del w:id="4906" w:author="Stefan Bjornander" w:date="2015-04-25T11:10:00Z"/>
        </w:rPr>
      </w:pPr>
      <w:del w:id="4907" w:author="Stefan Bjornander" w:date="2015-04-25T11:10:00Z">
        <w:r w:rsidRPr="00EC76D5" w:rsidDel="00692937">
          <w:delText xml:space="preserve">    return unionType;</w:delText>
        </w:r>
        <w:bookmarkStart w:id="4908" w:name="_Toc417811943"/>
        <w:bookmarkStart w:id="4909" w:name="_Toc417853563"/>
        <w:bookmarkStart w:id="4910" w:name="_Toc418022241"/>
        <w:bookmarkStart w:id="4911" w:name="_Toc418191623"/>
        <w:bookmarkStart w:id="4912" w:name="_Toc418192092"/>
        <w:bookmarkStart w:id="4913" w:name="_Toc418263327"/>
        <w:bookmarkStart w:id="4914" w:name="_Toc418263794"/>
        <w:bookmarkStart w:id="4915" w:name="_Toc418356974"/>
        <w:bookmarkStart w:id="4916" w:name="_Toc418360337"/>
        <w:bookmarkStart w:id="4917" w:name="_Toc418435022"/>
        <w:bookmarkStart w:id="4918" w:name="_Toc419660189"/>
        <w:bookmarkStart w:id="4919" w:name="_Toc419660652"/>
        <w:bookmarkStart w:id="4920" w:name="_Toc420134121"/>
        <w:bookmarkStart w:id="4921" w:name="_Toc420134583"/>
        <w:bookmarkStart w:id="4922" w:name="_Toc420166341"/>
        <w:bookmarkStart w:id="4923" w:name="_Toc420167111"/>
        <w:bookmarkStart w:id="4924" w:name="_Toc420302268"/>
        <w:bookmarkStart w:id="4925" w:name="_Toc420302735"/>
        <w:bookmarkStart w:id="4926" w:name="_Toc420438569"/>
        <w:bookmarkStart w:id="4927" w:name="_Toc420796007"/>
        <w:bookmarkStart w:id="4928" w:name="_Toc420874275"/>
        <w:bookmarkStart w:id="4929" w:name="_Toc420874740"/>
        <w:bookmarkStart w:id="4930" w:name="_Toc420874482"/>
        <w:bookmarkStart w:id="4931" w:name="_Toc421046570"/>
        <w:bookmarkStart w:id="4932" w:name="_Toc421047041"/>
        <w:bookmarkStart w:id="4933" w:name="_Toc477259121"/>
        <w:bookmarkStart w:id="4934" w:name="_Toc479633220"/>
        <w:bookmarkStart w:id="4935" w:name="_Toc481936376"/>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del>
    </w:p>
    <w:p w14:paraId="39EF6EB8" w14:textId="77777777" w:rsidR="00397B2B" w:rsidRPr="00EC76D5" w:rsidDel="00692937" w:rsidRDefault="00397B2B" w:rsidP="00397B2B">
      <w:pPr>
        <w:pStyle w:val="Code"/>
        <w:rPr>
          <w:del w:id="4936" w:author="Stefan Bjornander" w:date="2015-04-25T11:10:00Z"/>
        </w:rPr>
      </w:pPr>
      <w:del w:id="4937" w:author="Stefan Bjornander" w:date="2015-04-25T11:10:00Z">
        <w:r w:rsidRPr="00EC76D5" w:rsidDel="00692937">
          <w:delText xml:space="preserve">  }</w:delText>
        </w:r>
        <w:bookmarkStart w:id="4938" w:name="_Toc417811944"/>
        <w:bookmarkStart w:id="4939" w:name="_Toc417853564"/>
        <w:bookmarkStart w:id="4940" w:name="_Toc418022242"/>
        <w:bookmarkStart w:id="4941" w:name="_Toc418191624"/>
        <w:bookmarkStart w:id="4942" w:name="_Toc418192093"/>
        <w:bookmarkStart w:id="4943" w:name="_Toc418263328"/>
        <w:bookmarkStart w:id="4944" w:name="_Toc418263795"/>
        <w:bookmarkStart w:id="4945" w:name="_Toc418356975"/>
        <w:bookmarkStart w:id="4946" w:name="_Toc418360338"/>
        <w:bookmarkStart w:id="4947" w:name="_Toc418435023"/>
        <w:bookmarkStart w:id="4948" w:name="_Toc419660190"/>
        <w:bookmarkStart w:id="4949" w:name="_Toc419660653"/>
        <w:bookmarkStart w:id="4950" w:name="_Toc420134122"/>
        <w:bookmarkStart w:id="4951" w:name="_Toc420134584"/>
        <w:bookmarkStart w:id="4952" w:name="_Toc420166342"/>
        <w:bookmarkStart w:id="4953" w:name="_Toc420167112"/>
        <w:bookmarkStart w:id="4954" w:name="_Toc420302269"/>
        <w:bookmarkStart w:id="4955" w:name="_Toc420302736"/>
        <w:bookmarkStart w:id="4956" w:name="_Toc420438570"/>
        <w:bookmarkStart w:id="4957" w:name="_Toc420796008"/>
        <w:bookmarkStart w:id="4958" w:name="_Toc420874276"/>
        <w:bookmarkStart w:id="4959" w:name="_Toc420874741"/>
        <w:bookmarkStart w:id="4960" w:name="_Toc420874483"/>
        <w:bookmarkStart w:id="4961" w:name="_Toc421046571"/>
        <w:bookmarkStart w:id="4962" w:name="_Toc421047042"/>
        <w:bookmarkStart w:id="4963" w:name="_Toc477259122"/>
        <w:bookmarkStart w:id="4964" w:name="_Toc479633221"/>
        <w:bookmarkStart w:id="4965" w:name="_Toc48193637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del>
    </w:p>
    <w:p w14:paraId="317764C8" w14:textId="77777777" w:rsidR="00397B2B" w:rsidRPr="00EC76D5" w:rsidDel="00692937" w:rsidRDefault="00397B2B" w:rsidP="00397B2B">
      <w:pPr>
        <w:pStyle w:val="Code"/>
        <w:rPr>
          <w:del w:id="4966" w:author="Stefan Bjornander" w:date="2015-04-25T11:10:00Z"/>
        </w:rPr>
      </w:pPr>
      <w:bookmarkStart w:id="4967" w:name="_Toc417811945"/>
      <w:bookmarkStart w:id="4968" w:name="_Toc417853565"/>
      <w:bookmarkStart w:id="4969" w:name="_Toc418022243"/>
      <w:bookmarkStart w:id="4970" w:name="_Toc418191625"/>
      <w:bookmarkStart w:id="4971" w:name="_Toc418192094"/>
      <w:bookmarkStart w:id="4972" w:name="_Toc418263329"/>
      <w:bookmarkStart w:id="4973" w:name="_Toc418263796"/>
      <w:bookmarkStart w:id="4974" w:name="_Toc418356976"/>
      <w:bookmarkStart w:id="4975" w:name="_Toc418360339"/>
      <w:bookmarkStart w:id="4976" w:name="_Toc418435024"/>
      <w:bookmarkStart w:id="4977" w:name="_Toc419660191"/>
      <w:bookmarkStart w:id="4978" w:name="_Toc419660654"/>
      <w:bookmarkStart w:id="4979" w:name="_Toc420134123"/>
      <w:bookmarkStart w:id="4980" w:name="_Toc420134585"/>
      <w:bookmarkStart w:id="4981" w:name="_Toc420166343"/>
      <w:bookmarkStart w:id="4982" w:name="_Toc420167113"/>
      <w:bookmarkStart w:id="4983" w:name="_Toc420302270"/>
      <w:bookmarkStart w:id="4984" w:name="_Toc420302737"/>
      <w:bookmarkStart w:id="4985" w:name="_Toc420438571"/>
      <w:bookmarkStart w:id="4986" w:name="_Toc420796009"/>
      <w:bookmarkStart w:id="4987" w:name="_Toc420874277"/>
      <w:bookmarkStart w:id="4988" w:name="_Toc420874742"/>
      <w:bookmarkStart w:id="4989" w:name="_Toc420874484"/>
      <w:bookmarkStart w:id="4990" w:name="_Toc421046572"/>
      <w:bookmarkStart w:id="4991" w:name="_Toc421047043"/>
      <w:bookmarkStart w:id="4992" w:name="_Toc477259123"/>
      <w:bookmarkStart w:id="4993" w:name="_Toc479633222"/>
      <w:bookmarkStart w:id="4994" w:name="_Toc481936378"/>
      <w:bookmarkEnd w:id="4967"/>
      <w:bookmarkEnd w:id="4968"/>
      <w:bookmarkEnd w:id="4969"/>
      <w:bookmarkEnd w:id="4970"/>
      <w:bookmarkEnd w:id="4971"/>
      <w:bookmarkEnd w:id="4972"/>
      <w:bookmarkEnd w:id="4973"/>
      <w:bookmarkEnd w:id="4974"/>
      <w:bookmarkEnd w:id="4975"/>
      <w:bookmarkEnd w:id="4976"/>
      <w:bookmarkEnd w:id="4977"/>
      <w:bookmarkEnd w:id="4978"/>
      <w:bookmarkEnd w:id="4979"/>
      <w:bookmarkEnd w:id="4980"/>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p>
    <w:p w14:paraId="4C6221A0" w14:textId="77777777" w:rsidR="00397B2B" w:rsidRPr="00EC76D5" w:rsidDel="00692937" w:rsidRDefault="00397B2B" w:rsidP="00397B2B">
      <w:pPr>
        <w:pStyle w:val="Code"/>
        <w:rPr>
          <w:del w:id="4995" w:author="Stefan Bjornander" w:date="2015-04-25T11:10:00Z"/>
        </w:rPr>
      </w:pPr>
      <w:del w:id="4996" w:author="Stefan Bjornander" w:date="2015-04-25T11:10:00Z">
        <w:r w:rsidRPr="00EC76D5" w:rsidDel="00692937">
          <w:delText xml:space="preserve">  public List&lt;Symb&gt; getSymbolList() {</w:delText>
        </w:r>
        <w:bookmarkStart w:id="4997" w:name="_Toc417811946"/>
        <w:bookmarkStart w:id="4998" w:name="_Toc417853566"/>
        <w:bookmarkStart w:id="4999" w:name="_Toc418022244"/>
        <w:bookmarkStart w:id="5000" w:name="_Toc418191626"/>
        <w:bookmarkStart w:id="5001" w:name="_Toc418192095"/>
        <w:bookmarkStart w:id="5002" w:name="_Toc418263330"/>
        <w:bookmarkStart w:id="5003" w:name="_Toc418263797"/>
        <w:bookmarkStart w:id="5004" w:name="_Toc418356977"/>
        <w:bookmarkStart w:id="5005" w:name="_Toc418360340"/>
        <w:bookmarkStart w:id="5006" w:name="_Toc418435025"/>
        <w:bookmarkStart w:id="5007" w:name="_Toc419660192"/>
        <w:bookmarkStart w:id="5008" w:name="_Toc419660655"/>
        <w:bookmarkStart w:id="5009" w:name="_Toc420134124"/>
        <w:bookmarkStart w:id="5010" w:name="_Toc420134586"/>
        <w:bookmarkStart w:id="5011" w:name="_Toc420166344"/>
        <w:bookmarkStart w:id="5012" w:name="_Toc420167114"/>
        <w:bookmarkStart w:id="5013" w:name="_Toc420302271"/>
        <w:bookmarkStart w:id="5014" w:name="_Toc420302738"/>
        <w:bookmarkStart w:id="5015" w:name="_Toc420438572"/>
        <w:bookmarkStart w:id="5016" w:name="_Toc420796010"/>
        <w:bookmarkStart w:id="5017" w:name="_Toc420874278"/>
        <w:bookmarkStart w:id="5018" w:name="_Toc420874743"/>
        <w:bookmarkStart w:id="5019" w:name="_Toc420874485"/>
        <w:bookmarkStart w:id="5020" w:name="_Toc421046573"/>
        <w:bookmarkStart w:id="5021" w:name="_Toc421047044"/>
        <w:bookmarkStart w:id="5022" w:name="_Toc477259124"/>
        <w:bookmarkStart w:id="5023" w:name="_Toc479633223"/>
        <w:bookmarkStart w:id="5024" w:name="_Toc481936379"/>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bookmarkEnd w:id="5011"/>
        <w:bookmarkEnd w:id="5012"/>
        <w:bookmarkEnd w:id="5013"/>
        <w:bookmarkEnd w:id="5014"/>
        <w:bookmarkEnd w:id="5015"/>
        <w:bookmarkEnd w:id="5016"/>
        <w:bookmarkEnd w:id="5017"/>
        <w:bookmarkEnd w:id="5018"/>
        <w:bookmarkEnd w:id="5019"/>
        <w:bookmarkEnd w:id="5020"/>
        <w:bookmarkEnd w:id="5021"/>
        <w:bookmarkEnd w:id="5022"/>
        <w:bookmarkEnd w:id="5023"/>
        <w:bookmarkEnd w:id="5024"/>
      </w:del>
    </w:p>
    <w:p w14:paraId="6BB0D036" w14:textId="77777777" w:rsidR="00397B2B" w:rsidRPr="00EC76D5" w:rsidDel="00692937" w:rsidRDefault="00397B2B" w:rsidP="00397B2B">
      <w:pPr>
        <w:pStyle w:val="Code"/>
        <w:rPr>
          <w:del w:id="5025" w:author="Stefan Bjornander" w:date="2015-04-25T11:10:00Z"/>
        </w:rPr>
      </w:pPr>
      <w:del w:id="5026" w:author="Stefan Bjornander" w:date="2015-04-25T11:10:00Z">
        <w:r w:rsidRPr="00EC76D5" w:rsidDel="00692937">
          <w:delText xml:space="preserve">    return m_symbolList;</w:delText>
        </w:r>
        <w:bookmarkStart w:id="5027" w:name="_Toc417811947"/>
        <w:bookmarkStart w:id="5028" w:name="_Toc417853567"/>
        <w:bookmarkStart w:id="5029" w:name="_Toc418022245"/>
        <w:bookmarkStart w:id="5030" w:name="_Toc418191627"/>
        <w:bookmarkStart w:id="5031" w:name="_Toc418192096"/>
        <w:bookmarkStart w:id="5032" w:name="_Toc418263331"/>
        <w:bookmarkStart w:id="5033" w:name="_Toc418263798"/>
        <w:bookmarkStart w:id="5034" w:name="_Toc418356978"/>
        <w:bookmarkStart w:id="5035" w:name="_Toc418360341"/>
        <w:bookmarkStart w:id="5036" w:name="_Toc418435026"/>
        <w:bookmarkStart w:id="5037" w:name="_Toc419660193"/>
        <w:bookmarkStart w:id="5038" w:name="_Toc419660656"/>
        <w:bookmarkStart w:id="5039" w:name="_Toc420134125"/>
        <w:bookmarkStart w:id="5040" w:name="_Toc420134587"/>
        <w:bookmarkStart w:id="5041" w:name="_Toc420166345"/>
        <w:bookmarkStart w:id="5042" w:name="_Toc420167115"/>
        <w:bookmarkStart w:id="5043" w:name="_Toc420302272"/>
        <w:bookmarkStart w:id="5044" w:name="_Toc420302739"/>
        <w:bookmarkStart w:id="5045" w:name="_Toc420438573"/>
        <w:bookmarkStart w:id="5046" w:name="_Toc420796011"/>
        <w:bookmarkStart w:id="5047" w:name="_Toc420874279"/>
        <w:bookmarkStart w:id="5048" w:name="_Toc420874744"/>
        <w:bookmarkStart w:id="5049" w:name="_Toc420874486"/>
        <w:bookmarkStart w:id="5050" w:name="_Toc421046574"/>
        <w:bookmarkStart w:id="5051" w:name="_Toc421047045"/>
        <w:bookmarkStart w:id="5052" w:name="_Toc477259125"/>
        <w:bookmarkStart w:id="5053" w:name="_Toc479633224"/>
        <w:bookmarkStart w:id="5054" w:name="_Toc481936380"/>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del>
    </w:p>
    <w:p w14:paraId="7930A6B1" w14:textId="77777777" w:rsidR="00397B2B" w:rsidRPr="00EC76D5" w:rsidDel="00692937" w:rsidRDefault="00397B2B" w:rsidP="00397B2B">
      <w:pPr>
        <w:pStyle w:val="Code"/>
        <w:rPr>
          <w:del w:id="5055" w:author="Stefan Bjornander" w:date="2015-04-25T11:10:00Z"/>
        </w:rPr>
      </w:pPr>
      <w:del w:id="5056" w:author="Stefan Bjornander" w:date="2015-04-25T11:10:00Z">
        <w:r w:rsidRPr="00EC76D5" w:rsidDel="00692937">
          <w:delText xml:space="preserve">  }</w:delText>
        </w:r>
        <w:bookmarkStart w:id="5057" w:name="_Toc417811948"/>
        <w:bookmarkStart w:id="5058" w:name="_Toc417853568"/>
        <w:bookmarkStart w:id="5059" w:name="_Toc418022246"/>
        <w:bookmarkStart w:id="5060" w:name="_Toc418191628"/>
        <w:bookmarkStart w:id="5061" w:name="_Toc418192097"/>
        <w:bookmarkStart w:id="5062" w:name="_Toc418263332"/>
        <w:bookmarkStart w:id="5063" w:name="_Toc418263799"/>
        <w:bookmarkStart w:id="5064" w:name="_Toc418356979"/>
        <w:bookmarkStart w:id="5065" w:name="_Toc418360342"/>
        <w:bookmarkStart w:id="5066" w:name="_Toc418435027"/>
        <w:bookmarkStart w:id="5067" w:name="_Toc419660194"/>
        <w:bookmarkStart w:id="5068" w:name="_Toc419660657"/>
        <w:bookmarkStart w:id="5069" w:name="_Toc420134126"/>
        <w:bookmarkStart w:id="5070" w:name="_Toc420134588"/>
        <w:bookmarkStart w:id="5071" w:name="_Toc420166346"/>
        <w:bookmarkStart w:id="5072" w:name="_Toc420167116"/>
        <w:bookmarkStart w:id="5073" w:name="_Toc420302273"/>
        <w:bookmarkStart w:id="5074" w:name="_Toc420302740"/>
        <w:bookmarkStart w:id="5075" w:name="_Toc420438574"/>
        <w:bookmarkStart w:id="5076" w:name="_Toc420796012"/>
        <w:bookmarkStart w:id="5077" w:name="_Toc420874280"/>
        <w:bookmarkStart w:id="5078" w:name="_Toc420874745"/>
        <w:bookmarkStart w:id="5079" w:name="_Toc420874487"/>
        <w:bookmarkStart w:id="5080" w:name="_Toc421046575"/>
        <w:bookmarkStart w:id="5081" w:name="_Toc421047046"/>
        <w:bookmarkStart w:id="5082" w:name="_Toc477259126"/>
        <w:bookmarkStart w:id="5083" w:name="_Toc479633225"/>
        <w:bookmarkStart w:id="5084" w:name="_Toc481936381"/>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del>
    </w:p>
    <w:p w14:paraId="5A77D6E6" w14:textId="77777777" w:rsidR="00397B2B" w:rsidRPr="00EC76D5" w:rsidDel="00692937" w:rsidRDefault="00397B2B" w:rsidP="00397B2B">
      <w:pPr>
        <w:pStyle w:val="Code"/>
        <w:rPr>
          <w:del w:id="5085" w:author="Stefan Bjornander" w:date="2015-04-25T11:10:00Z"/>
        </w:rPr>
      </w:pPr>
      <w:bookmarkStart w:id="5086" w:name="_Toc417811949"/>
      <w:bookmarkStart w:id="5087" w:name="_Toc417853569"/>
      <w:bookmarkStart w:id="5088" w:name="_Toc418022247"/>
      <w:bookmarkStart w:id="5089" w:name="_Toc418191629"/>
      <w:bookmarkStart w:id="5090" w:name="_Toc418192098"/>
      <w:bookmarkStart w:id="5091" w:name="_Toc418263333"/>
      <w:bookmarkStart w:id="5092" w:name="_Toc418263800"/>
      <w:bookmarkStart w:id="5093" w:name="_Toc418356980"/>
      <w:bookmarkStart w:id="5094" w:name="_Toc418360343"/>
      <w:bookmarkStart w:id="5095" w:name="_Toc418435028"/>
      <w:bookmarkStart w:id="5096" w:name="_Toc419660195"/>
      <w:bookmarkStart w:id="5097" w:name="_Toc419660658"/>
      <w:bookmarkStart w:id="5098" w:name="_Toc420134127"/>
      <w:bookmarkStart w:id="5099" w:name="_Toc420134589"/>
      <w:bookmarkStart w:id="5100" w:name="_Toc420166347"/>
      <w:bookmarkStart w:id="5101" w:name="_Toc420167117"/>
      <w:bookmarkStart w:id="5102" w:name="_Toc420302274"/>
      <w:bookmarkStart w:id="5103" w:name="_Toc420302741"/>
      <w:bookmarkStart w:id="5104" w:name="_Toc420438575"/>
      <w:bookmarkStart w:id="5105" w:name="_Toc420796013"/>
      <w:bookmarkStart w:id="5106" w:name="_Toc420874281"/>
      <w:bookmarkStart w:id="5107" w:name="_Toc420874746"/>
      <w:bookmarkStart w:id="5108" w:name="_Toc420874488"/>
      <w:bookmarkStart w:id="5109" w:name="_Toc421046576"/>
      <w:bookmarkStart w:id="5110" w:name="_Toc421047047"/>
      <w:bookmarkStart w:id="5111" w:name="_Toc477259127"/>
      <w:bookmarkStart w:id="5112" w:name="_Toc479633226"/>
      <w:bookmarkStart w:id="5113" w:name="_Toc481936382"/>
      <w:bookmarkEnd w:id="5086"/>
      <w:bookmarkEnd w:id="5087"/>
      <w:bookmarkEnd w:id="5088"/>
      <w:bookmarkEnd w:id="5089"/>
      <w:bookmarkEnd w:id="5090"/>
      <w:bookmarkEnd w:id="5091"/>
      <w:bookmarkEnd w:id="5092"/>
      <w:bookmarkEnd w:id="5093"/>
      <w:bookmarkEnd w:id="5094"/>
      <w:bookmarkEnd w:id="5095"/>
      <w:bookmarkEnd w:id="5096"/>
      <w:bookmarkEnd w:id="5097"/>
      <w:bookmarkEnd w:id="5098"/>
      <w:bookmarkEnd w:id="5099"/>
      <w:bookmarkEnd w:id="5100"/>
      <w:bookmarkEnd w:id="5101"/>
      <w:bookmarkEnd w:id="5102"/>
      <w:bookmarkEnd w:id="5103"/>
      <w:bookmarkEnd w:id="5104"/>
      <w:bookmarkEnd w:id="5105"/>
      <w:bookmarkEnd w:id="5106"/>
      <w:bookmarkEnd w:id="5107"/>
      <w:bookmarkEnd w:id="5108"/>
      <w:bookmarkEnd w:id="5109"/>
      <w:bookmarkEnd w:id="5110"/>
      <w:bookmarkEnd w:id="5111"/>
      <w:bookmarkEnd w:id="5112"/>
      <w:bookmarkEnd w:id="5113"/>
    </w:p>
    <w:p w14:paraId="427C2679" w14:textId="77777777" w:rsidR="00397B2B" w:rsidRPr="00EC76D5" w:rsidDel="00692937" w:rsidRDefault="00397B2B" w:rsidP="00397B2B">
      <w:pPr>
        <w:pStyle w:val="Code"/>
        <w:rPr>
          <w:del w:id="5114" w:author="Stefan Bjornander" w:date="2015-04-25T11:10:00Z"/>
        </w:rPr>
      </w:pPr>
      <w:del w:id="5115" w:author="Stefan Bjornander" w:date="2015-04-25T11:10:00Z">
        <w:r w:rsidRPr="00EC76D5" w:rsidDel="00692937">
          <w:delText xml:space="preserve">  public boolean hasTag() {</w:delText>
        </w:r>
        <w:bookmarkStart w:id="5116" w:name="_Toc417811950"/>
        <w:bookmarkStart w:id="5117" w:name="_Toc417853570"/>
        <w:bookmarkStart w:id="5118" w:name="_Toc418022248"/>
        <w:bookmarkStart w:id="5119" w:name="_Toc418191630"/>
        <w:bookmarkStart w:id="5120" w:name="_Toc418192099"/>
        <w:bookmarkStart w:id="5121" w:name="_Toc418263334"/>
        <w:bookmarkStart w:id="5122" w:name="_Toc418263801"/>
        <w:bookmarkStart w:id="5123" w:name="_Toc418356981"/>
        <w:bookmarkStart w:id="5124" w:name="_Toc418360344"/>
        <w:bookmarkStart w:id="5125" w:name="_Toc418435029"/>
        <w:bookmarkStart w:id="5126" w:name="_Toc419660196"/>
        <w:bookmarkStart w:id="5127" w:name="_Toc419660659"/>
        <w:bookmarkStart w:id="5128" w:name="_Toc420134128"/>
        <w:bookmarkStart w:id="5129" w:name="_Toc420134590"/>
        <w:bookmarkStart w:id="5130" w:name="_Toc420166348"/>
        <w:bookmarkStart w:id="5131" w:name="_Toc420167118"/>
        <w:bookmarkStart w:id="5132" w:name="_Toc420302275"/>
        <w:bookmarkStart w:id="5133" w:name="_Toc420302742"/>
        <w:bookmarkStart w:id="5134" w:name="_Toc420438576"/>
        <w:bookmarkStart w:id="5135" w:name="_Toc420796014"/>
        <w:bookmarkStart w:id="5136" w:name="_Toc420874282"/>
        <w:bookmarkStart w:id="5137" w:name="_Toc420874747"/>
        <w:bookmarkStart w:id="5138" w:name="_Toc420874489"/>
        <w:bookmarkStart w:id="5139" w:name="_Toc421046577"/>
        <w:bookmarkStart w:id="5140" w:name="_Toc421047048"/>
        <w:bookmarkStart w:id="5141" w:name="_Toc477259128"/>
        <w:bookmarkStart w:id="5142" w:name="_Toc479633227"/>
        <w:bookmarkStart w:id="5143" w:name="_Toc481936383"/>
        <w:bookmarkEnd w:id="5116"/>
        <w:bookmarkEnd w:id="5117"/>
        <w:bookmarkEnd w:id="5118"/>
        <w:bookmarkEnd w:id="5119"/>
        <w:bookmarkEnd w:id="5120"/>
        <w:bookmarkEnd w:id="5121"/>
        <w:bookmarkEnd w:id="5122"/>
        <w:bookmarkEnd w:id="5123"/>
        <w:bookmarkEnd w:id="5124"/>
        <w:bookmarkEnd w:id="5125"/>
        <w:bookmarkEnd w:id="5126"/>
        <w:bookmarkEnd w:id="5127"/>
        <w:bookmarkEnd w:id="5128"/>
        <w:bookmarkEnd w:id="5129"/>
        <w:bookmarkEnd w:id="5130"/>
        <w:bookmarkEnd w:id="5131"/>
        <w:bookmarkEnd w:id="5132"/>
        <w:bookmarkEnd w:id="5133"/>
        <w:bookmarkEnd w:id="5134"/>
        <w:bookmarkEnd w:id="5135"/>
        <w:bookmarkEnd w:id="5136"/>
        <w:bookmarkEnd w:id="5137"/>
        <w:bookmarkEnd w:id="5138"/>
        <w:bookmarkEnd w:id="5139"/>
        <w:bookmarkEnd w:id="5140"/>
        <w:bookmarkEnd w:id="5141"/>
        <w:bookmarkEnd w:id="5142"/>
        <w:bookmarkEnd w:id="5143"/>
      </w:del>
    </w:p>
    <w:p w14:paraId="2FDCBF88" w14:textId="77777777" w:rsidR="00397B2B" w:rsidRPr="00EC76D5" w:rsidDel="00692937" w:rsidRDefault="00397B2B" w:rsidP="00397B2B">
      <w:pPr>
        <w:pStyle w:val="Code"/>
        <w:rPr>
          <w:del w:id="5144" w:author="Stefan Bjornander" w:date="2015-04-25T11:10:00Z"/>
        </w:rPr>
      </w:pPr>
      <w:del w:id="5145" w:author="Stefan Bjornander" w:date="2015-04-25T11:10:00Z">
        <w:r w:rsidRPr="00EC76D5" w:rsidDel="00692937">
          <w:delText xml:space="preserve">    return m_hasTag;</w:delText>
        </w:r>
        <w:bookmarkStart w:id="5146" w:name="_Toc417811951"/>
        <w:bookmarkStart w:id="5147" w:name="_Toc417853571"/>
        <w:bookmarkStart w:id="5148" w:name="_Toc418022249"/>
        <w:bookmarkStart w:id="5149" w:name="_Toc418191631"/>
        <w:bookmarkStart w:id="5150" w:name="_Toc418192100"/>
        <w:bookmarkStart w:id="5151" w:name="_Toc418263335"/>
        <w:bookmarkStart w:id="5152" w:name="_Toc418263802"/>
        <w:bookmarkStart w:id="5153" w:name="_Toc418356982"/>
        <w:bookmarkStart w:id="5154" w:name="_Toc418360345"/>
        <w:bookmarkStart w:id="5155" w:name="_Toc418435030"/>
        <w:bookmarkStart w:id="5156" w:name="_Toc419660197"/>
        <w:bookmarkStart w:id="5157" w:name="_Toc419660660"/>
        <w:bookmarkStart w:id="5158" w:name="_Toc420134129"/>
        <w:bookmarkStart w:id="5159" w:name="_Toc420134591"/>
        <w:bookmarkStart w:id="5160" w:name="_Toc420166349"/>
        <w:bookmarkStart w:id="5161" w:name="_Toc420167119"/>
        <w:bookmarkStart w:id="5162" w:name="_Toc420302276"/>
        <w:bookmarkStart w:id="5163" w:name="_Toc420302743"/>
        <w:bookmarkStart w:id="5164" w:name="_Toc420438577"/>
        <w:bookmarkStart w:id="5165" w:name="_Toc420796015"/>
        <w:bookmarkStart w:id="5166" w:name="_Toc420874283"/>
        <w:bookmarkStart w:id="5167" w:name="_Toc420874748"/>
        <w:bookmarkStart w:id="5168" w:name="_Toc420874490"/>
        <w:bookmarkStart w:id="5169" w:name="_Toc421046578"/>
        <w:bookmarkStart w:id="5170" w:name="_Toc421047049"/>
        <w:bookmarkStart w:id="5171" w:name="_Toc477259129"/>
        <w:bookmarkStart w:id="5172" w:name="_Toc479633228"/>
        <w:bookmarkStart w:id="5173" w:name="_Toc481936384"/>
        <w:bookmarkEnd w:id="5146"/>
        <w:bookmarkEnd w:id="5147"/>
        <w:bookmarkEnd w:id="5148"/>
        <w:bookmarkEnd w:id="5149"/>
        <w:bookmarkEnd w:id="5150"/>
        <w:bookmarkEnd w:id="5151"/>
        <w:bookmarkEnd w:id="5152"/>
        <w:bookmarkEnd w:id="5153"/>
        <w:bookmarkEnd w:id="5154"/>
        <w:bookmarkEnd w:id="5155"/>
        <w:bookmarkEnd w:id="5156"/>
        <w:bookmarkEnd w:id="5157"/>
        <w:bookmarkEnd w:id="5158"/>
        <w:bookmarkEnd w:id="5159"/>
        <w:bookmarkEnd w:id="5160"/>
        <w:bookmarkEnd w:id="5161"/>
        <w:bookmarkEnd w:id="5162"/>
        <w:bookmarkEnd w:id="5163"/>
        <w:bookmarkEnd w:id="5164"/>
        <w:bookmarkEnd w:id="5165"/>
        <w:bookmarkEnd w:id="5166"/>
        <w:bookmarkEnd w:id="5167"/>
        <w:bookmarkEnd w:id="5168"/>
        <w:bookmarkEnd w:id="5169"/>
        <w:bookmarkEnd w:id="5170"/>
        <w:bookmarkEnd w:id="5171"/>
        <w:bookmarkEnd w:id="5172"/>
        <w:bookmarkEnd w:id="5173"/>
      </w:del>
    </w:p>
    <w:p w14:paraId="42AC9A80" w14:textId="77777777" w:rsidR="00397B2B" w:rsidRPr="00EC76D5" w:rsidDel="00692937" w:rsidRDefault="00397B2B" w:rsidP="00397B2B">
      <w:pPr>
        <w:pStyle w:val="Code"/>
        <w:rPr>
          <w:del w:id="5174" w:author="Stefan Bjornander" w:date="2015-04-25T11:10:00Z"/>
        </w:rPr>
      </w:pPr>
      <w:del w:id="5175" w:author="Stefan Bjornander" w:date="2015-04-25T11:10:00Z">
        <w:r w:rsidRPr="00EC76D5" w:rsidDel="00692937">
          <w:delText xml:space="preserve">  }</w:delText>
        </w:r>
        <w:bookmarkStart w:id="5176" w:name="_Toc417811952"/>
        <w:bookmarkStart w:id="5177" w:name="_Toc417853572"/>
        <w:bookmarkStart w:id="5178" w:name="_Toc418022250"/>
        <w:bookmarkStart w:id="5179" w:name="_Toc418191632"/>
        <w:bookmarkStart w:id="5180" w:name="_Toc418192101"/>
        <w:bookmarkStart w:id="5181" w:name="_Toc418263336"/>
        <w:bookmarkStart w:id="5182" w:name="_Toc418263803"/>
        <w:bookmarkStart w:id="5183" w:name="_Toc418356983"/>
        <w:bookmarkStart w:id="5184" w:name="_Toc418360346"/>
        <w:bookmarkStart w:id="5185" w:name="_Toc418435031"/>
        <w:bookmarkStart w:id="5186" w:name="_Toc419660198"/>
        <w:bookmarkStart w:id="5187" w:name="_Toc419660661"/>
        <w:bookmarkStart w:id="5188" w:name="_Toc420134130"/>
        <w:bookmarkStart w:id="5189" w:name="_Toc420134592"/>
        <w:bookmarkStart w:id="5190" w:name="_Toc420166350"/>
        <w:bookmarkStart w:id="5191" w:name="_Toc420167120"/>
        <w:bookmarkStart w:id="5192" w:name="_Toc420302277"/>
        <w:bookmarkStart w:id="5193" w:name="_Toc420302744"/>
        <w:bookmarkStart w:id="5194" w:name="_Toc420438578"/>
        <w:bookmarkStart w:id="5195" w:name="_Toc420796016"/>
        <w:bookmarkStart w:id="5196" w:name="_Toc420874284"/>
        <w:bookmarkStart w:id="5197" w:name="_Toc420874749"/>
        <w:bookmarkStart w:id="5198" w:name="_Toc420874491"/>
        <w:bookmarkStart w:id="5199" w:name="_Toc421046579"/>
        <w:bookmarkStart w:id="5200" w:name="_Toc421047050"/>
        <w:bookmarkStart w:id="5201" w:name="_Toc477259130"/>
        <w:bookmarkStart w:id="5202" w:name="_Toc479633229"/>
        <w:bookmarkStart w:id="5203" w:name="_Toc481936385"/>
        <w:bookmarkEnd w:id="5176"/>
        <w:bookmarkEnd w:id="5177"/>
        <w:bookmarkEnd w:id="5178"/>
        <w:bookmarkEnd w:id="5179"/>
        <w:bookmarkEnd w:id="5180"/>
        <w:bookmarkEnd w:id="5181"/>
        <w:bookmarkEnd w:id="5182"/>
        <w:bookmarkEnd w:id="5183"/>
        <w:bookmarkEnd w:id="5184"/>
        <w:bookmarkEnd w:id="5185"/>
        <w:bookmarkEnd w:id="5186"/>
        <w:bookmarkEnd w:id="5187"/>
        <w:bookmarkEnd w:id="5188"/>
        <w:bookmarkEnd w:id="5189"/>
        <w:bookmarkEnd w:id="5190"/>
        <w:bookmarkEnd w:id="5191"/>
        <w:bookmarkEnd w:id="5192"/>
        <w:bookmarkEnd w:id="5193"/>
        <w:bookmarkEnd w:id="5194"/>
        <w:bookmarkEnd w:id="5195"/>
        <w:bookmarkEnd w:id="5196"/>
        <w:bookmarkEnd w:id="5197"/>
        <w:bookmarkEnd w:id="5198"/>
        <w:bookmarkEnd w:id="5199"/>
        <w:bookmarkEnd w:id="5200"/>
        <w:bookmarkEnd w:id="5201"/>
        <w:bookmarkEnd w:id="5202"/>
        <w:bookmarkEnd w:id="5203"/>
      </w:del>
    </w:p>
    <w:p w14:paraId="72AFEF06" w14:textId="77777777" w:rsidR="00397B2B" w:rsidRPr="00EC76D5" w:rsidDel="00692937" w:rsidRDefault="00397B2B" w:rsidP="00397B2B">
      <w:pPr>
        <w:pStyle w:val="Code"/>
        <w:rPr>
          <w:del w:id="5204" w:author="Stefan Bjornander" w:date="2015-04-25T11:10:00Z"/>
        </w:rPr>
      </w:pPr>
      <w:bookmarkStart w:id="5205" w:name="_Toc417811953"/>
      <w:bookmarkStart w:id="5206" w:name="_Toc417853573"/>
      <w:bookmarkStart w:id="5207" w:name="_Toc418022251"/>
      <w:bookmarkStart w:id="5208" w:name="_Toc418191633"/>
      <w:bookmarkStart w:id="5209" w:name="_Toc418192102"/>
      <w:bookmarkStart w:id="5210" w:name="_Toc418263337"/>
      <w:bookmarkStart w:id="5211" w:name="_Toc418263804"/>
      <w:bookmarkStart w:id="5212" w:name="_Toc418356984"/>
      <w:bookmarkStart w:id="5213" w:name="_Toc418360347"/>
      <w:bookmarkStart w:id="5214" w:name="_Toc418435032"/>
      <w:bookmarkStart w:id="5215" w:name="_Toc419660199"/>
      <w:bookmarkStart w:id="5216" w:name="_Toc419660662"/>
      <w:bookmarkStart w:id="5217" w:name="_Toc420134131"/>
      <w:bookmarkStart w:id="5218" w:name="_Toc420134593"/>
      <w:bookmarkStart w:id="5219" w:name="_Toc420166351"/>
      <w:bookmarkStart w:id="5220" w:name="_Toc420167121"/>
      <w:bookmarkStart w:id="5221" w:name="_Toc420302278"/>
      <w:bookmarkStart w:id="5222" w:name="_Toc420302745"/>
      <w:bookmarkStart w:id="5223" w:name="_Toc420438579"/>
      <w:bookmarkStart w:id="5224" w:name="_Toc420796017"/>
      <w:bookmarkStart w:id="5225" w:name="_Toc420874285"/>
      <w:bookmarkStart w:id="5226" w:name="_Toc420874750"/>
      <w:bookmarkStart w:id="5227" w:name="_Toc420874492"/>
      <w:bookmarkStart w:id="5228" w:name="_Toc421046580"/>
      <w:bookmarkStart w:id="5229" w:name="_Toc421047051"/>
      <w:bookmarkStart w:id="5230" w:name="_Toc477259131"/>
      <w:bookmarkStart w:id="5231" w:name="_Toc479633230"/>
      <w:bookmarkStart w:id="5232" w:name="_Toc481936386"/>
      <w:bookmarkEnd w:id="5205"/>
      <w:bookmarkEnd w:id="5206"/>
      <w:bookmarkEnd w:id="5207"/>
      <w:bookmarkEnd w:id="5208"/>
      <w:bookmarkEnd w:id="5209"/>
      <w:bookmarkEnd w:id="5210"/>
      <w:bookmarkEnd w:id="5211"/>
      <w:bookmarkEnd w:id="5212"/>
      <w:bookmarkEnd w:id="5213"/>
      <w:bookmarkEnd w:id="5214"/>
      <w:bookmarkEnd w:id="5215"/>
      <w:bookmarkEnd w:id="5216"/>
      <w:bookmarkEnd w:id="5217"/>
      <w:bookmarkEnd w:id="5218"/>
      <w:bookmarkEnd w:id="5219"/>
      <w:bookmarkEnd w:id="5220"/>
      <w:bookmarkEnd w:id="5221"/>
      <w:bookmarkEnd w:id="5222"/>
      <w:bookmarkEnd w:id="5223"/>
      <w:bookmarkEnd w:id="5224"/>
      <w:bookmarkEnd w:id="5225"/>
      <w:bookmarkEnd w:id="5226"/>
      <w:bookmarkEnd w:id="5227"/>
      <w:bookmarkEnd w:id="5228"/>
      <w:bookmarkEnd w:id="5229"/>
      <w:bookmarkEnd w:id="5230"/>
      <w:bookmarkEnd w:id="5231"/>
      <w:bookmarkEnd w:id="5232"/>
    </w:p>
    <w:p w14:paraId="6271A0CE" w14:textId="77777777" w:rsidR="00397B2B" w:rsidRPr="00EC76D5" w:rsidDel="00692937" w:rsidRDefault="00397B2B" w:rsidP="00397B2B">
      <w:pPr>
        <w:pStyle w:val="Code"/>
        <w:rPr>
          <w:del w:id="5233" w:author="Stefan Bjornander" w:date="2015-04-25T11:10:00Z"/>
        </w:rPr>
      </w:pPr>
      <w:del w:id="5234" w:author="Stefan Bjornander" w:date="2015-04-25T11:10:00Z">
        <w:r w:rsidRPr="00EC76D5" w:rsidDel="00692937">
          <w:delText xml:space="preserve">  public Symb lookupMember(String name) {</w:delText>
        </w:r>
        <w:bookmarkStart w:id="5235" w:name="_Toc417811954"/>
        <w:bookmarkStart w:id="5236" w:name="_Toc417853574"/>
        <w:bookmarkStart w:id="5237" w:name="_Toc418022252"/>
        <w:bookmarkStart w:id="5238" w:name="_Toc418191634"/>
        <w:bookmarkStart w:id="5239" w:name="_Toc418192103"/>
        <w:bookmarkStart w:id="5240" w:name="_Toc418263338"/>
        <w:bookmarkStart w:id="5241" w:name="_Toc418263805"/>
        <w:bookmarkStart w:id="5242" w:name="_Toc418356985"/>
        <w:bookmarkStart w:id="5243" w:name="_Toc418360348"/>
        <w:bookmarkStart w:id="5244" w:name="_Toc418435033"/>
        <w:bookmarkStart w:id="5245" w:name="_Toc419660200"/>
        <w:bookmarkStart w:id="5246" w:name="_Toc419660663"/>
        <w:bookmarkStart w:id="5247" w:name="_Toc420134132"/>
        <w:bookmarkStart w:id="5248" w:name="_Toc420134594"/>
        <w:bookmarkStart w:id="5249" w:name="_Toc420166352"/>
        <w:bookmarkStart w:id="5250" w:name="_Toc420167122"/>
        <w:bookmarkStart w:id="5251" w:name="_Toc420302279"/>
        <w:bookmarkStart w:id="5252" w:name="_Toc420302746"/>
        <w:bookmarkStart w:id="5253" w:name="_Toc420438580"/>
        <w:bookmarkStart w:id="5254" w:name="_Toc420796018"/>
        <w:bookmarkStart w:id="5255" w:name="_Toc420874286"/>
        <w:bookmarkStart w:id="5256" w:name="_Toc420874751"/>
        <w:bookmarkStart w:id="5257" w:name="_Toc420874493"/>
        <w:bookmarkStart w:id="5258" w:name="_Toc421046581"/>
        <w:bookmarkStart w:id="5259" w:name="_Toc421047052"/>
        <w:bookmarkStart w:id="5260" w:name="_Toc477259132"/>
        <w:bookmarkStart w:id="5261" w:name="_Toc479633231"/>
        <w:bookmarkStart w:id="5262" w:name="_Toc481936387"/>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del>
    </w:p>
    <w:p w14:paraId="3C32E0C5" w14:textId="77777777" w:rsidR="00397B2B" w:rsidRPr="00EC76D5" w:rsidDel="00692937" w:rsidRDefault="00397B2B" w:rsidP="00397B2B">
      <w:pPr>
        <w:pStyle w:val="Code"/>
        <w:rPr>
          <w:del w:id="5263" w:author="Stefan Bjornander" w:date="2015-04-25T11:10:00Z"/>
        </w:rPr>
      </w:pPr>
      <w:del w:id="5264" w:author="Stefan Bjornander" w:date="2015-04-25T11:10:00Z">
        <w:r w:rsidRPr="00EC76D5" w:rsidDel="00692937">
          <w:delText xml:space="preserve">    if (m_symbolList != null) {</w:delText>
        </w:r>
        <w:bookmarkStart w:id="5265" w:name="_Toc417811955"/>
        <w:bookmarkStart w:id="5266" w:name="_Toc417853575"/>
        <w:bookmarkStart w:id="5267" w:name="_Toc418022253"/>
        <w:bookmarkStart w:id="5268" w:name="_Toc418191635"/>
        <w:bookmarkStart w:id="5269" w:name="_Toc418192104"/>
        <w:bookmarkStart w:id="5270" w:name="_Toc418263339"/>
        <w:bookmarkStart w:id="5271" w:name="_Toc418263806"/>
        <w:bookmarkStart w:id="5272" w:name="_Toc418356986"/>
        <w:bookmarkStart w:id="5273" w:name="_Toc418360349"/>
        <w:bookmarkStart w:id="5274" w:name="_Toc418435034"/>
        <w:bookmarkStart w:id="5275" w:name="_Toc419660201"/>
        <w:bookmarkStart w:id="5276" w:name="_Toc419660664"/>
        <w:bookmarkStart w:id="5277" w:name="_Toc420134133"/>
        <w:bookmarkStart w:id="5278" w:name="_Toc420134595"/>
        <w:bookmarkStart w:id="5279" w:name="_Toc420166353"/>
        <w:bookmarkStart w:id="5280" w:name="_Toc420167123"/>
        <w:bookmarkStart w:id="5281" w:name="_Toc420302280"/>
        <w:bookmarkStart w:id="5282" w:name="_Toc420302747"/>
        <w:bookmarkStart w:id="5283" w:name="_Toc420438581"/>
        <w:bookmarkStart w:id="5284" w:name="_Toc420796019"/>
        <w:bookmarkStart w:id="5285" w:name="_Toc420874287"/>
        <w:bookmarkStart w:id="5286" w:name="_Toc420874752"/>
        <w:bookmarkStart w:id="5287" w:name="_Toc420874494"/>
        <w:bookmarkStart w:id="5288" w:name="_Toc421046582"/>
        <w:bookmarkStart w:id="5289" w:name="_Toc421047053"/>
        <w:bookmarkStart w:id="5290" w:name="_Toc477259133"/>
        <w:bookmarkStart w:id="5291" w:name="_Toc479633232"/>
        <w:bookmarkStart w:id="5292" w:name="_Toc481936388"/>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del>
    </w:p>
    <w:p w14:paraId="06E5A88E" w14:textId="77777777" w:rsidR="00397B2B" w:rsidRPr="00EC76D5" w:rsidDel="00692937" w:rsidRDefault="00397B2B" w:rsidP="00397B2B">
      <w:pPr>
        <w:pStyle w:val="Code"/>
        <w:rPr>
          <w:del w:id="5293" w:author="Stefan Bjornander" w:date="2015-04-25T11:10:00Z"/>
        </w:rPr>
      </w:pPr>
      <w:del w:id="5294" w:author="Stefan Bjornander" w:date="2015-04-25T11:10:00Z">
        <w:r w:rsidRPr="00EC76D5" w:rsidDel="00692937">
          <w:delText xml:space="preserve">      for (Symb symbol : m_symbolList) {</w:delText>
        </w:r>
        <w:bookmarkStart w:id="5295" w:name="_Toc417811956"/>
        <w:bookmarkStart w:id="5296" w:name="_Toc417853576"/>
        <w:bookmarkStart w:id="5297" w:name="_Toc418022254"/>
        <w:bookmarkStart w:id="5298" w:name="_Toc418191636"/>
        <w:bookmarkStart w:id="5299" w:name="_Toc418192105"/>
        <w:bookmarkStart w:id="5300" w:name="_Toc418263340"/>
        <w:bookmarkStart w:id="5301" w:name="_Toc418263807"/>
        <w:bookmarkStart w:id="5302" w:name="_Toc418356987"/>
        <w:bookmarkStart w:id="5303" w:name="_Toc418360350"/>
        <w:bookmarkStart w:id="5304" w:name="_Toc418435035"/>
        <w:bookmarkStart w:id="5305" w:name="_Toc419660202"/>
        <w:bookmarkStart w:id="5306" w:name="_Toc419660665"/>
        <w:bookmarkStart w:id="5307" w:name="_Toc420134134"/>
        <w:bookmarkStart w:id="5308" w:name="_Toc420134596"/>
        <w:bookmarkStart w:id="5309" w:name="_Toc420166354"/>
        <w:bookmarkStart w:id="5310" w:name="_Toc420167124"/>
        <w:bookmarkStart w:id="5311" w:name="_Toc420302281"/>
        <w:bookmarkStart w:id="5312" w:name="_Toc420302748"/>
        <w:bookmarkStart w:id="5313" w:name="_Toc420438582"/>
        <w:bookmarkStart w:id="5314" w:name="_Toc420796020"/>
        <w:bookmarkStart w:id="5315" w:name="_Toc420874288"/>
        <w:bookmarkStart w:id="5316" w:name="_Toc420874753"/>
        <w:bookmarkStart w:id="5317" w:name="_Toc420874495"/>
        <w:bookmarkStart w:id="5318" w:name="_Toc421046583"/>
        <w:bookmarkStart w:id="5319" w:name="_Toc421047054"/>
        <w:bookmarkStart w:id="5320" w:name="_Toc477259134"/>
        <w:bookmarkStart w:id="5321" w:name="_Toc479633233"/>
        <w:bookmarkStart w:id="5322" w:name="_Toc481936389"/>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del>
    </w:p>
    <w:p w14:paraId="338011E6" w14:textId="77777777" w:rsidR="00397B2B" w:rsidRPr="00EC76D5" w:rsidDel="00692937" w:rsidRDefault="00397B2B" w:rsidP="00397B2B">
      <w:pPr>
        <w:pStyle w:val="Code"/>
        <w:rPr>
          <w:del w:id="5323" w:author="Stefan Bjornander" w:date="2015-04-25T11:10:00Z"/>
        </w:rPr>
      </w:pPr>
      <w:del w:id="5324" w:author="Stefan Bjornander" w:date="2015-04-25T11:10:00Z">
        <w:r w:rsidRPr="00EC76D5" w:rsidDel="00692937">
          <w:delText xml:space="preserve">        if (symbol.name().equals(name)) {</w:delText>
        </w:r>
        <w:bookmarkStart w:id="5325" w:name="_Toc417811957"/>
        <w:bookmarkStart w:id="5326" w:name="_Toc417853577"/>
        <w:bookmarkStart w:id="5327" w:name="_Toc418022255"/>
        <w:bookmarkStart w:id="5328" w:name="_Toc418191637"/>
        <w:bookmarkStart w:id="5329" w:name="_Toc418192106"/>
        <w:bookmarkStart w:id="5330" w:name="_Toc418263341"/>
        <w:bookmarkStart w:id="5331" w:name="_Toc418263808"/>
        <w:bookmarkStart w:id="5332" w:name="_Toc418356988"/>
        <w:bookmarkStart w:id="5333" w:name="_Toc418360351"/>
        <w:bookmarkStart w:id="5334" w:name="_Toc418435036"/>
        <w:bookmarkStart w:id="5335" w:name="_Toc419660203"/>
        <w:bookmarkStart w:id="5336" w:name="_Toc419660666"/>
        <w:bookmarkStart w:id="5337" w:name="_Toc420134135"/>
        <w:bookmarkStart w:id="5338" w:name="_Toc420134597"/>
        <w:bookmarkStart w:id="5339" w:name="_Toc420166355"/>
        <w:bookmarkStart w:id="5340" w:name="_Toc420167125"/>
        <w:bookmarkStart w:id="5341" w:name="_Toc420302282"/>
        <w:bookmarkStart w:id="5342" w:name="_Toc420302749"/>
        <w:bookmarkStart w:id="5343" w:name="_Toc420438583"/>
        <w:bookmarkStart w:id="5344" w:name="_Toc420796021"/>
        <w:bookmarkStart w:id="5345" w:name="_Toc420874289"/>
        <w:bookmarkStart w:id="5346" w:name="_Toc420874754"/>
        <w:bookmarkStart w:id="5347" w:name="_Toc420874496"/>
        <w:bookmarkStart w:id="5348" w:name="_Toc421046584"/>
        <w:bookmarkStart w:id="5349" w:name="_Toc421047055"/>
        <w:bookmarkStart w:id="5350" w:name="_Toc477259135"/>
        <w:bookmarkStart w:id="5351" w:name="_Toc479633234"/>
        <w:bookmarkStart w:id="5352" w:name="_Toc481936390"/>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del>
    </w:p>
    <w:p w14:paraId="533B74E1" w14:textId="77777777" w:rsidR="00397B2B" w:rsidRPr="00EC76D5" w:rsidDel="00692937" w:rsidRDefault="00397B2B" w:rsidP="00397B2B">
      <w:pPr>
        <w:pStyle w:val="Code"/>
        <w:rPr>
          <w:del w:id="5353" w:author="Stefan Bjornander" w:date="2015-04-25T11:10:00Z"/>
        </w:rPr>
      </w:pPr>
      <w:del w:id="5354" w:author="Stefan Bjornander" w:date="2015-04-25T11:10:00Z">
        <w:r w:rsidRPr="00EC76D5" w:rsidDel="00692937">
          <w:delText xml:space="preserve">          return symbol;</w:delText>
        </w:r>
        <w:bookmarkStart w:id="5355" w:name="_Toc417811958"/>
        <w:bookmarkStart w:id="5356" w:name="_Toc417853578"/>
        <w:bookmarkStart w:id="5357" w:name="_Toc418022256"/>
        <w:bookmarkStart w:id="5358" w:name="_Toc418191638"/>
        <w:bookmarkStart w:id="5359" w:name="_Toc418192107"/>
        <w:bookmarkStart w:id="5360" w:name="_Toc418263342"/>
        <w:bookmarkStart w:id="5361" w:name="_Toc418263809"/>
        <w:bookmarkStart w:id="5362" w:name="_Toc418356989"/>
        <w:bookmarkStart w:id="5363" w:name="_Toc418360352"/>
        <w:bookmarkStart w:id="5364" w:name="_Toc418435037"/>
        <w:bookmarkStart w:id="5365" w:name="_Toc419660204"/>
        <w:bookmarkStart w:id="5366" w:name="_Toc419660667"/>
        <w:bookmarkStart w:id="5367" w:name="_Toc420134136"/>
        <w:bookmarkStart w:id="5368" w:name="_Toc420134598"/>
        <w:bookmarkStart w:id="5369" w:name="_Toc420166356"/>
        <w:bookmarkStart w:id="5370" w:name="_Toc420167126"/>
        <w:bookmarkStart w:id="5371" w:name="_Toc420302283"/>
        <w:bookmarkStart w:id="5372" w:name="_Toc420302750"/>
        <w:bookmarkStart w:id="5373" w:name="_Toc420438584"/>
        <w:bookmarkStart w:id="5374" w:name="_Toc420796022"/>
        <w:bookmarkStart w:id="5375" w:name="_Toc420874290"/>
        <w:bookmarkStart w:id="5376" w:name="_Toc420874755"/>
        <w:bookmarkStart w:id="5377" w:name="_Toc420874497"/>
        <w:bookmarkStart w:id="5378" w:name="_Toc421046585"/>
        <w:bookmarkStart w:id="5379" w:name="_Toc421047056"/>
        <w:bookmarkStart w:id="5380" w:name="_Toc477259136"/>
        <w:bookmarkStart w:id="5381" w:name="_Toc479633235"/>
        <w:bookmarkStart w:id="5382" w:name="_Toc481936391"/>
        <w:bookmarkEnd w:id="5355"/>
        <w:bookmarkEnd w:id="5356"/>
        <w:bookmarkEnd w:id="5357"/>
        <w:bookmarkEnd w:id="5358"/>
        <w:bookmarkEnd w:id="5359"/>
        <w:bookmarkEnd w:id="5360"/>
        <w:bookmarkEnd w:id="5361"/>
        <w:bookmarkEnd w:id="5362"/>
        <w:bookmarkEnd w:id="5363"/>
        <w:bookmarkEnd w:id="5364"/>
        <w:bookmarkEnd w:id="5365"/>
        <w:bookmarkEnd w:id="5366"/>
        <w:bookmarkEnd w:id="5367"/>
        <w:bookmarkEnd w:id="5368"/>
        <w:bookmarkEnd w:id="5369"/>
        <w:bookmarkEnd w:id="5370"/>
        <w:bookmarkEnd w:id="5371"/>
        <w:bookmarkEnd w:id="5372"/>
        <w:bookmarkEnd w:id="5373"/>
        <w:bookmarkEnd w:id="5374"/>
        <w:bookmarkEnd w:id="5375"/>
        <w:bookmarkEnd w:id="5376"/>
        <w:bookmarkEnd w:id="5377"/>
        <w:bookmarkEnd w:id="5378"/>
        <w:bookmarkEnd w:id="5379"/>
        <w:bookmarkEnd w:id="5380"/>
        <w:bookmarkEnd w:id="5381"/>
        <w:bookmarkEnd w:id="5382"/>
      </w:del>
    </w:p>
    <w:p w14:paraId="2AFFAACA" w14:textId="77777777" w:rsidR="00397B2B" w:rsidRPr="00EC76D5" w:rsidDel="00692937" w:rsidRDefault="00397B2B" w:rsidP="00397B2B">
      <w:pPr>
        <w:pStyle w:val="Code"/>
        <w:rPr>
          <w:del w:id="5383" w:author="Stefan Bjornander" w:date="2015-04-25T11:10:00Z"/>
        </w:rPr>
      </w:pPr>
      <w:del w:id="5384" w:author="Stefan Bjornander" w:date="2015-04-25T11:10:00Z">
        <w:r w:rsidRPr="00EC76D5" w:rsidDel="00692937">
          <w:delText xml:space="preserve">        }</w:delText>
        </w:r>
        <w:bookmarkStart w:id="5385" w:name="_Toc417811959"/>
        <w:bookmarkStart w:id="5386" w:name="_Toc417853579"/>
        <w:bookmarkStart w:id="5387" w:name="_Toc418022257"/>
        <w:bookmarkStart w:id="5388" w:name="_Toc418191639"/>
        <w:bookmarkStart w:id="5389" w:name="_Toc418192108"/>
        <w:bookmarkStart w:id="5390" w:name="_Toc418263343"/>
        <w:bookmarkStart w:id="5391" w:name="_Toc418263810"/>
        <w:bookmarkStart w:id="5392" w:name="_Toc418356990"/>
        <w:bookmarkStart w:id="5393" w:name="_Toc418360353"/>
        <w:bookmarkStart w:id="5394" w:name="_Toc418435038"/>
        <w:bookmarkStart w:id="5395" w:name="_Toc419660205"/>
        <w:bookmarkStart w:id="5396" w:name="_Toc419660668"/>
        <w:bookmarkStart w:id="5397" w:name="_Toc420134137"/>
        <w:bookmarkStart w:id="5398" w:name="_Toc420134599"/>
        <w:bookmarkStart w:id="5399" w:name="_Toc420166357"/>
        <w:bookmarkStart w:id="5400" w:name="_Toc420167127"/>
        <w:bookmarkStart w:id="5401" w:name="_Toc420302284"/>
        <w:bookmarkStart w:id="5402" w:name="_Toc420302751"/>
        <w:bookmarkStart w:id="5403" w:name="_Toc420438585"/>
        <w:bookmarkStart w:id="5404" w:name="_Toc420796023"/>
        <w:bookmarkStart w:id="5405" w:name="_Toc420874291"/>
        <w:bookmarkStart w:id="5406" w:name="_Toc420874756"/>
        <w:bookmarkStart w:id="5407" w:name="_Toc420874498"/>
        <w:bookmarkStart w:id="5408" w:name="_Toc421046586"/>
        <w:bookmarkStart w:id="5409" w:name="_Toc421047057"/>
        <w:bookmarkStart w:id="5410" w:name="_Toc477259137"/>
        <w:bookmarkStart w:id="5411" w:name="_Toc479633236"/>
        <w:bookmarkStart w:id="5412" w:name="_Toc481936392"/>
        <w:bookmarkEnd w:id="5385"/>
        <w:bookmarkEnd w:id="5386"/>
        <w:bookmarkEnd w:id="5387"/>
        <w:bookmarkEnd w:id="5388"/>
        <w:bookmarkEnd w:id="5389"/>
        <w:bookmarkEnd w:id="5390"/>
        <w:bookmarkEnd w:id="5391"/>
        <w:bookmarkEnd w:id="5392"/>
        <w:bookmarkEnd w:id="5393"/>
        <w:bookmarkEnd w:id="5394"/>
        <w:bookmarkEnd w:id="5395"/>
        <w:bookmarkEnd w:id="5396"/>
        <w:bookmarkEnd w:id="5397"/>
        <w:bookmarkEnd w:id="5398"/>
        <w:bookmarkEnd w:id="5399"/>
        <w:bookmarkEnd w:id="5400"/>
        <w:bookmarkEnd w:id="5401"/>
        <w:bookmarkEnd w:id="5402"/>
        <w:bookmarkEnd w:id="5403"/>
        <w:bookmarkEnd w:id="5404"/>
        <w:bookmarkEnd w:id="5405"/>
        <w:bookmarkEnd w:id="5406"/>
        <w:bookmarkEnd w:id="5407"/>
        <w:bookmarkEnd w:id="5408"/>
        <w:bookmarkEnd w:id="5409"/>
        <w:bookmarkEnd w:id="5410"/>
        <w:bookmarkEnd w:id="5411"/>
        <w:bookmarkEnd w:id="5412"/>
      </w:del>
    </w:p>
    <w:p w14:paraId="2D47D310" w14:textId="77777777" w:rsidR="00397B2B" w:rsidRPr="00EC76D5" w:rsidDel="00692937" w:rsidRDefault="00397B2B" w:rsidP="00397B2B">
      <w:pPr>
        <w:pStyle w:val="Code"/>
        <w:rPr>
          <w:del w:id="5413" w:author="Stefan Bjornander" w:date="2015-04-25T11:10:00Z"/>
        </w:rPr>
      </w:pPr>
      <w:del w:id="5414" w:author="Stefan Bjornander" w:date="2015-04-25T11:10:00Z">
        <w:r w:rsidRPr="00EC76D5" w:rsidDel="00692937">
          <w:delText xml:space="preserve">      }</w:delText>
        </w:r>
        <w:bookmarkStart w:id="5415" w:name="_Toc417811960"/>
        <w:bookmarkStart w:id="5416" w:name="_Toc417853580"/>
        <w:bookmarkStart w:id="5417" w:name="_Toc418022258"/>
        <w:bookmarkStart w:id="5418" w:name="_Toc418191640"/>
        <w:bookmarkStart w:id="5419" w:name="_Toc418192109"/>
        <w:bookmarkStart w:id="5420" w:name="_Toc418263344"/>
        <w:bookmarkStart w:id="5421" w:name="_Toc418263811"/>
        <w:bookmarkStart w:id="5422" w:name="_Toc418356991"/>
        <w:bookmarkStart w:id="5423" w:name="_Toc418360354"/>
        <w:bookmarkStart w:id="5424" w:name="_Toc418435039"/>
        <w:bookmarkStart w:id="5425" w:name="_Toc419660206"/>
        <w:bookmarkStart w:id="5426" w:name="_Toc419660669"/>
        <w:bookmarkStart w:id="5427" w:name="_Toc420134138"/>
        <w:bookmarkStart w:id="5428" w:name="_Toc420134600"/>
        <w:bookmarkStart w:id="5429" w:name="_Toc420166358"/>
        <w:bookmarkStart w:id="5430" w:name="_Toc420167128"/>
        <w:bookmarkStart w:id="5431" w:name="_Toc420302285"/>
        <w:bookmarkStart w:id="5432" w:name="_Toc420302752"/>
        <w:bookmarkStart w:id="5433" w:name="_Toc420438586"/>
        <w:bookmarkStart w:id="5434" w:name="_Toc420796024"/>
        <w:bookmarkStart w:id="5435" w:name="_Toc420874292"/>
        <w:bookmarkStart w:id="5436" w:name="_Toc420874757"/>
        <w:bookmarkStart w:id="5437" w:name="_Toc420874499"/>
        <w:bookmarkStart w:id="5438" w:name="_Toc421046587"/>
        <w:bookmarkStart w:id="5439" w:name="_Toc421047058"/>
        <w:bookmarkStart w:id="5440" w:name="_Toc477259138"/>
        <w:bookmarkStart w:id="5441" w:name="_Toc479633237"/>
        <w:bookmarkStart w:id="5442" w:name="_Toc481936393"/>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del>
    </w:p>
    <w:p w14:paraId="3778D1D3" w14:textId="77777777" w:rsidR="00397B2B" w:rsidRPr="00EC76D5" w:rsidDel="00692937" w:rsidRDefault="00397B2B" w:rsidP="00397B2B">
      <w:pPr>
        <w:pStyle w:val="Code"/>
        <w:rPr>
          <w:del w:id="5443" w:author="Stefan Bjornander" w:date="2015-04-25T11:10:00Z"/>
        </w:rPr>
      </w:pPr>
      <w:del w:id="5444" w:author="Stefan Bjornander" w:date="2015-04-25T11:10:00Z">
        <w:r w:rsidRPr="00EC76D5" w:rsidDel="00692937">
          <w:delText xml:space="preserve">    }</w:delText>
        </w:r>
        <w:bookmarkStart w:id="5445" w:name="_Toc417811961"/>
        <w:bookmarkStart w:id="5446" w:name="_Toc417853581"/>
        <w:bookmarkStart w:id="5447" w:name="_Toc418022259"/>
        <w:bookmarkStart w:id="5448" w:name="_Toc418191641"/>
        <w:bookmarkStart w:id="5449" w:name="_Toc418192110"/>
        <w:bookmarkStart w:id="5450" w:name="_Toc418263345"/>
        <w:bookmarkStart w:id="5451" w:name="_Toc418263812"/>
        <w:bookmarkStart w:id="5452" w:name="_Toc418356992"/>
        <w:bookmarkStart w:id="5453" w:name="_Toc418360355"/>
        <w:bookmarkStart w:id="5454" w:name="_Toc418435040"/>
        <w:bookmarkStart w:id="5455" w:name="_Toc419660207"/>
        <w:bookmarkStart w:id="5456" w:name="_Toc419660670"/>
        <w:bookmarkStart w:id="5457" w:name="_Toc420134139"/>
        <w:bookmarkStart w:id="5458" w:name="_Toc420134601"/>
        <w:bookmarkStart w:id="5459" w:name="_Toc420166359"/>
        <w:bookmarkStart w:id="5460" w:name="_Toc420167129"/>
        <w:bookmarkStart w:id="5461" w:name="_Toc420302286"/>
        <w:bookmarkStart w:id="5462" w:name="_Toc420302753"/>
        <w:bookmarkStart w:id="5463" w:name="_Toc420438587"/>
        <w:bookmarkStart w:id="5464" w:name="_Toc420796025"/>
        <w:bookmarkStart w:id="5465" w:name="_Toc420874293"/>
        <w:bookmarkStart w:id="5466" w:name="_Toc420874758"/>
        <w:bookmarkStart w:id="5467" w:name="_Toc420874500"/>
        <w:bookmarkStart w:id="5468" w:name="_Toc421046588"/>
        <w:bookmarkStart w:id="5469" w:name="_Toc421047059"/>
        <w:bookmarkStart w:id="5470" w:name="_Toc477259139"/>
        <w:bookmarkStart w:id="5471" w:name="_Toc479633238"/>
        <w:bookmarkStart w:id="5472" w:name="_Toc48193639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del>
    </w:p>
    <w:p w14:paraId="31164A4B" w14:textId="77777777" w:rsidR="00397B2B" w:rsidRPr="00EC76D5" w:rsidDel="00692937" w:rsidRDefault="00397B2B" w:rsidP="00397B2B">
      <w:pPr>
        <w:pStyle w:val="Code"/>
        <w:rPr>
          <w:del w:id="5473" w:author="Stefan Bjornander" w:date="2015-04-25T11:10:00Z"/>
        </w:rPr>
      </w:pPr>
      <w:bookmarkStart w:id="5474" w:name="_Toc417811962"/>
      <w:bookmarkStart w:id="5475" w:name="_Toc417853582"/>
      <w:bookmarkStart w:id="5476" w:name="_Toc418022260"/>
      <w:bookmarkStart w:id="5477" w:name="_Toc418191642"/>
      <w:bookmarkStart w:id="5478" w:name="_Toc418192111"/>
      <w:bookmarkStart w:id="5479" w:name="_Toc418263346"/>
      <w:bookmarkStart w:id="5480" w:name="_Toc418263813"/>
      <w:bookmarkStart w:id="5481" w:name="_Toc418356993"/>
      <w:bookmarkStart w:id="5482" w:name="_Toc418360356"/>
      <w:bookmarkStart w:id="5483" w:name="_Toc418435041"/>
      <w:bookmarkStart w:id="5484" w:name="_Toc419660208"/>
      <w:bookmarkStart w:id="5485" w:name="_Toc419660671"/>
      <w:bookmarkStart w:id="5486" w:name="_Toc420134140"/>
      <w:bookmarkStart w:id="5487" w:name="_Toc420134602"/>
      <w:bookmarkStart w:id="5488" w:name="_Toc420166360"/>
      <w:bookmarkStart w:id="5489" w:name="_Toc420167130"/>
      <w:bookmarkStart w:id="5490" w:name="_Toc420302287"/>
      <w:bookmarkStart w:id="5491" w:name="_Toc420302754"/>
      <w:bookmarkStart w:id="5492" w:name="_Toc420438588"/>
      <w:bookmarkStart w:id="5493" w:name="_Toc420796026"/>
      <w:bookmarkStart w:id="5494" w:name="_Toc420874294"/>
      <w:bookmarkStart w:id="5495" w:name="_Toc420874759"/>
      <w:bookmarkStart w:id="5496" w:name="_Toc420874501"/>
      <w:bookmarkStart w:id="5497" w:name="_Toc421046589"/>
      <w:bookmarkStart w:id="5498" w:name="_Toc421047060"/>
      <w:bookmarkStart w:id="5499" w:name="_Toc477259140"/>
      <w:bookmarkStart w:id="5500" w:name="_Toc479633239"/>
      <w:bookmarkStart w:id="5501" w:name="_Toc481936395"/>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p>
    <w:p w14:paraId="3F2CF364" w14:textId="77777777" w:rsidR="00397B2B" w:rsidRPr="00EC76D5" w:rsidDel="00692937" w:rsidRDefault="00397B2B" w:rsidP="00397B2B">
      <w:pPr>
        <w:pStyle w:val="Code"/>
        <w:rPr>
          <w:del w:id="5502" w:author="Stefan Bjornander" w:date="2015-04-25T11:10:00Z"/>
        </w:rPr>
      </w:pPr>
      <w:del w:id="5503" w:author="Stefan Bjornander" w:date="2015-04-25T11:10:00Z">
        <w:r w:rsidRPr="00EC76D5" w:rsidDel="00692937">
          <w:delText xml:space="preserve">    return null;</w:delText>
        </w:r>
        <w:bookmarkStart w:id="5504" w:name="_Toc417811963"/>
        <w:bookmarkStart w:id="5505" w:name="_Toc417853583"/>
        <w:bookmarkStart w:id="5506" w:name="_Toc418022261"/>
        <w:bookmarkStart w:id="5507" w:name="_Toc418191643"/>
        <w:bookmarkStart w:id="5508" w:name="_Toc418192112"/>
        <w:bookmarkStart w:id="5509" w:name="_Toc418263347"/>
        <w:bookmarkStart w:id="5510" w:name="_Toc418263814"/>
        <w:bookmarkStart w:id="5511" w:name="_Toc418356994"/>
        <w:bookmarkStart w:id="5512" w:name="_Toc418360357"/>
        <w:bookmarkStart w:id="5513" w:name="_Toc418435042"/>
        <w:bookmarkStart w:id="5514" w:name="_Toc419660209"/>
        <w:bookmarkStart w:id="5515" w:name="_Toc419660672"/>
        <w:bookmarkStart w:id="5516" w:name="_Toc420134141"/>
        <w:bookmarkStart w:id="5517" w:name="_Toc420134603"/>
        <w:bookmarkStart w:id="5518" w:name="_Toc420166361"/>
        <w:bookmarkStart w:id="5519" w:name="_Toc420167131"/>
        <w:bookmarkStart w:id="5520" w:name="_Toc420302288"/>
        <w:bookmarkStart w:id="5521" w:name="_Toc420302755"/>
        <w:bookmarkStart w:id="5522" w:name="_Toc420438589"/>
        <w:bookmarkStart w:id="5523" w:name="_Toc420796027"/>
        <w:bookmarkStart w:id="5524" w:name="_Toc420874295"/>
        <w:bookmarkStart w:id="5525" w:name="_Toc420874760"/>
        <w:bookmarkStart w:id="5526" w:name="_Toc420874502"/>
        <w:bookmarkStart w:id="5527" w:name="_Toc421046590"/>
        <w:bookmarkStart w:id="5528" w:name="_Toc421047061"/>
        <w:bookmarkStart w:id="5529" w:name="_Toc477259141"/>
        <w:bookmarkStart w:id="5530" w:name="_Toc479633240"/>
        <w:bookmarkStart w:id="5531" w:name="_Toc481936396"/>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del>
    </w:p>
    <w:p w14:paraId="3A821C7E" w14:textId="77777777" w:rsidR="00237DC3" w:rsidRPr="00EC76D5" w:rsidDel="00692937" w:rsidRDefault="00397B2B" w:rsidP="00397B2B">
      <w:pPr>
        <w:pStyle w:val="Code"/>
        <w:rPr>
          <w:del w:id="5532" w:author="Stefan Bjornander" w:date="2015-04-25T11:10:00Z"/>
        </w:rPr>
      </w:pPr>
      <w:del w:id="5533" w:author="Stefan Bjornander" w:date="2015-04-25T11:10:00Z">
        <w:r w:rsidRPr="00EC76D5" w:rsidDel="00692937">
          <w:delText xml:space="preserve">  }</w:delText>
        </w:r>
        <w:bookmarkStart w:id="5534" w:name="_Toc417811964"/>
        <w:bookmarkStart w:id="5535" w:name="_Toc417853584"/>
        <w:bookmarkStart w:id="5536" w:name="_Toc418022262"/>
        <w:bookmarkStart w:id="5537" w:name="_Toc418191644"/>
        <w:bookmarkStart w:id="5538" w:name="_Toc418192113"/>
        <w:bookmarkStart w:id="5539" w:name="_Toc418263348"/>
        <w:bookmarkStart w:id="5540" w:name="_Toc418263815"/>
        <w:bookmarkStart w:id="5541" w:name="_Toc418356995"/>
        <w:bookmarkStart w:id="5542" w:name="_Toc418360358"/>
        <w:bookmarkStart w:id="5543" w:name="_Toc418435043"/>
        <w:bookmarkStart w:id="5544" w:name="_Toc419660210"/>
        <w:bookmarkStart w:id="5545" w:name="_Toc419660673"/>
        <w:bookmarkStart w:id="5546" w:name="_Toc420134142"/>
        <w:bookmarkStart w:id="5547" w:name="_Toc420134604"/>
        <w:bookmarkStart w:id="5548" w:name="_Toc420166362"/>
        <w:bookmarkStart w:id="5549" w:name="_Toc420167132"/>
        <w:bookmarkStart w:id="5550" w:name="_Toc420302289"/>
        <w:bookmarkStart w:id="5551" w:name="_Toc420302756"/>
        <w:bookmarkStart w:id="5552" w:name="_Toc420438590"/>
        <w:bookmarkStart w:id="5553" w:name="_Toc420796028"/>
        <w:bookmarkStart w:id="5554" w:name="_Toc420874296"/>
        <w:bookmarkStart w:id="5555" w:name="_Toc420874761"/>
        <w:bookmarkStart w:id="5556" w:name="_Toc420874503"/>
        <w:bookmarkStart w:id="5557" w:name="_Toc421046591"/>
        <w:bookmarkStart w:id="5558" w:name="_Toc421047062"/>
        <w:bookmarkStart w:id="5559" w:name="_Toc477259142"/>
        <w:bookmarkStart w:id="5560" w:name="_Toc479633241"/>
        <w:bookmarkStart w:id="5561" w:name="_Toc481936397"/>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del>
    </w:p>
    <w:p w14:paraId="2C8BED75" w14:textId="408CB728" w:rsidR="00237DC3" w:rsidRPr="00EC76D5" w:rsidRDefault="00B52190" w:rsidP="006A31DF">
      <w:pPr>
        <w:pStyle w:val="Rubrik3"/>
        <w:rPr>
          <w:ins w:id="5562" w:author="Stefan Bjornander" w:date="2015-04-25T11:10:00Z"/>
        </w:rPr>
      </w:pPr>
      <w:bookmarkStart w:id="5563" w:name="_Toc481936398"/>
      <w:r w:rsidRPr="00EC76D5">
        <w:t>Test Methods</w:t>
      </w:r>
      <w:bookmarkEnd w:id="5563"/>
    </w:p>
    <w:p w14:paraId="0F21799F" w14:textId="77777777" w:rsidR="00022C3D" w:rsidRPr="00EC76D5" w:rsidRDefault="009F5DB0">
      <w:pPr>
        <w:pPrChange w:id="5564" w:author="Stefan Bjornander" w:date="2015-04-25T11:10:00Z">
          <w:pPr>
            <w:pStyle w:val="Rubrik3"/>
          </w:pPr>
        </w:pPrChange>
      </w:pPr>
      <w:ins w:id="5565" w:author="Stefan Bjornander" w:date="2015-04-25T16:07:00Z">
        <w:r w:rsidRPr="00EC76D5">
          <w:t xml:space="preserve">Finally, the </w:t>
        </w:r>
        <w:r w:rsidRPr="00EC76D5">
          <w:rPr>
            <w:rStyle w:val="CodeInText0"/>
          </w:rPr>
          <w:t>Type</w:t>
        </w:r>
        <w:r w:rsidRPr="00EC76D5">
          <w:t xml:space="preserve"> class holds a series of simple test methods.</w:t>
        </w:r>
      </w:ins>
    </w:p>
    <w:p w14:paraId="1243939E" w14:textId="1A9D323C" w:rsidR="009E5C9B" w:rsidRPr="00EC76D5" w:rsidRDefault="009E5C9B" w:rsidP="009E5C9B">
      <w:pPr>
        <w:pStyle w:val="CodeHeader"/>
      </w:pPr>
      <w:proofErr w:type="spellStart"/>
      <w:r w:rsidRPr="00EC76D5">
        <w:t>Type.java</w:t>
      </w:r>
      <w:proofErr w:type="spellEnd"/>
    </w:p>
    <w:p w14:paraId="56067ED2" w14:textId="77777777" w:rsidR="00693965" w:rsidRPr="00EC76D5" w:rsidRDefault="00693965" w:rsidP="00693965">
      <w:pPr>
        <w:pStyle w:val="Code"/>
      </w:pPr>
      <w:r w:rsidRPr="00EC76D5">
        <w:t xml:space="preserve">  public boolean isVoid() {</w:t>
      </w:r>
    </w:p>
    <w:p w14:paraId="523C2790" w14:textId="77777777" w:rsidR="00693965" w:rsidRPr="00EC76D5" w:rsidRDefault="00693965" w:rsidP="00693965">
      <w:pPr>
        <w:pStyle w:val="Code"/>
      </w:pPr>
      <w:r w:rsidRPr="00EC76D5">
        <w:t xml:space="preserve">    return (m_sort == Sort.Void);</w:t>
      </w:r>
    </w:p>
    <w:p w14:paraId="68C6A104" w14:textId="77777777" w:rsidR="00693965" w:rsidRPr="00EC76D5" w:rsidRDefault="00693965" w:rsidP="00693965">
      <w:pPr>
        <w:pStyle w:val="Code"/>
      </w:pPr>
      <w:r w:rsidRPr="00EC76D5">
        <w:t xml:space="preserve">  }</w:t>
      </w:r>
    </w:p>
    <w:p w14:paraId="271C1143" w14:textId="77777777" w:rsidR="00693965" w:rsidRPr="00EC76D5" w:rsidRDefault="00693965" w:rsidP="00693965">
      <w:pPr>
        <w:pStyle w:val="Code"/>
      </w:pPr>
    </w:p>
    <w:p w14:paraId="7ACF0603" w14:textId="77777777" w:rsidR="00693965" w:rsidRPr="00EC76D5" w:rsidRDefault="00693965" w:rsidP="00693965">
      <w:pPr>
        <w:pStyle w:val="Code"/>
      </w:pPr>
      <w:r w:rsidRPr="00EC76D5">
        <w:t xml:space="preserve">  public boolean isChar() {</w:t>
      </w:r>
    </w:p>
    <w:p w14:paraId="732696A6" w14:textId="77777777" w:rsidR="00693965" w:rsidRPr="00EC76D5" w:rsidRDefault="00693965" w:rsidP="00693965">
      <w:pPr>
        <w:pStyle w:val="Code"/>
      </w:pPr>
      <w:r w:rsidRPr="00EC76D5">
        <w:t xml:space="preserve">    return (m_sort == Sort.Signed_Char) || (m_sort == Sort.Unsigned_Char);</w:t>
      </w:r>
    </w:p>
    <w:p w14:paraId="2A6E5E5C" w14:textId="77777777" w:rsidR="00693965" w:rsidRPr="00EC76D5" w:rsidRDefault="00693965" w:rsidP="00693965">
      <w:pPr>
        <w:pStyle w:val="Code"/>
      </w:pPr>
      <w:r w:rsidRPr="00EC76D5">
        <w:t xml:space="preserve">  }</w:t>
      </w:r>
    </w:p>
    <w:p w14:paraId="6726B33B" w14:textId="77777777" w:rsidR="00693965" w:rsidRPr="00EC76D5" w:rsidRDefault="00693965" w:rsidP="00693965">
      <w:pPr>
        <w:pStyle w:val="Code"/>
      </w:pPr>
    </w:p>
    <w:p w14:paraId="52B6C708" w14:textId="77777777" w:rsidR="00693965" w:rsidRPr="00EC76D5" w:rsidRDefault="00693965" w:rsidP="00693965">
      <w:pPr>
        <w:pStyle w:val="Code"/>
      </w:pPr>
      <w:r w:rsidRPr="00EC76D5">
        <w:t xml:space="preserve">  public boolean isShort() {</w:t>
      </w:r>
    </w:p>
    <w:p w14:paraId="48FE6DA0" w14:textId="77777777" w:rsidR="00693965" w:rsidRPr="00EC76D5" w:rsidRDefault="00693965" w:rsidP="00693965">
      <w:pPr>
        <w:pStyle w:val="Code"/>
      </w:pPr>
      <w:r w:rsidRPr="00EC76D5">
        <w:t xml:space="preserve">    return (m_sort == Sort.Signed_Short_Int) ||</w:t>
      </w:r>
    </w:p>
    <w:p w14:paraId="63C0664B" w14:textId="77777777" w:rsidR="00693965" w:rsidRPr="00EC76D5" w:rsidRDefault="00693965" w:rsidP="00693965">
      <w:pPr>
        <w:pStyle w:val="Code"/>
      </w:pPr>
      <w:r w:rsidRPr="00EC76D5">
        <w:t xml:space="preserve">           (m_sort == Sort.Unsigned_Short_Int);</w:t>
      </w:r>
    </w:p>
    <w:p w14:paraId="67213CE9" w14:textId="77777777" w:rsidR="00693965" w:rsidRPr="00EC76D5" w:rsidRDefault="00693965" w:rsidP="00693965">
      <w:pPr>
        <w:pStyle w:val="Code"/>
      </w:pPr>
      <w:r w:rsidRPr="00EC76D5">
        <w:t xml:space="preserve">  }</w:t>
      </w:r>
    </w:p>
    <w:p w14:paraId="012AA58B" w14:textId="77777777" w:rsidR="00693965" w:rsidRPr="00EC76D5" w:rsidRDefault="00693965" w:rsidP="00693965">
      <w:pPr>
        <w:pStyle w:val="Code"/>
      </w:pPr>
    </w:p>
    <w:p w14:paraId="5C1D7260" w14:textId="77777777" w:rsidR="00693965" w:rsidRPr="00EC76D5" w:rsidRDefault="00693965" w:rsidP="00693965">
      <w:pPr>
        <w:pStyle w:val="Code"/>
      </w:pPr>
      <w:r w:rsidRPr="00EC76D5">
        <w:t xml:space="preserve">  public boolean isInteger() {</w:t>
      </w:r>
    </w:p>
    <w:p w14:paraId="70B9C582" w14:textId="77777777" w:rsidR="00693965" w:rsidRPr="00EC76D5" w:rsidRDefault="00693965" w:rsidP="00693965">
      <w:pPr>
        <w:pStyle w:val="Code"/>
      </w:pPr>
      <w:r w:rsidRPr="00EC76D5">
        <w:t xml:space="preserve">    return (m_sort == Sort.Signed_Int) || (m_sort == Sort.Unsigned_Int);</w:t>
      </w:r>
    </w:p>
    <w:p w14:paraId="21DB0277" w14:textId="77777777" w:rsidR="00693965" w:rsidRPr="00EC76D5" w:rsidRDefault="00693965" w:rsidP="00693965">
      <w:pPr>
        <w:pStyle w:val="Code"/>
      </w:pPr>
      <w:r w:rsidRPr="00EC76D5">
        <w:t xml:space="preserve">  }</w:t>
      </w:r>
    </w:p>
    <w:p w14:paraId="69FA5AFB" w14:textId="77777777" w:rsidR="00693965" w:rsidRPr="00EC76D5" w:rsidRDefault="00693965" w:rsidP="00693965">
      <w:pPr>
        <w:pStyle w:val="Code"/>
      </w:pPr>
    </w:p>
    <w:p w14:paraId="44814186" w14:textId="77777777" w:rsidR="00693965" w:rsidRPr="00EC76D5" w:rsidRDefault="00693965" w:rsidP="00693965">
      <w:pPr>
        <w:pStyle w:val="Code"/>
      </w:pPr>
      <w:r w:rsidRPr="00EC76D5">
        <w:t xml:space="preserve">  public boolean isIntegral() {</w:t>
      </w:r>
    </w:p>
    <w:p w14:paraId="2DBB9290" w14:textId="77777777" w:rsidR="00693965" w:rsidRPr="00EC76D5" w:rsidRDefault="00693965" w:rsidP="00693965">
      <w:pPr>
        <w:pStyle w:val="Code"/>
      </w:pPr>
      <w:r w:rsidRPr="00EC76D5">
        <w:t xml:space="preserve">    return isSigned() || isUnsigned();</w:t>
      </w:r>
    </w:p>
    <w:p w14:paraId="0FF272D6" w14:textId="77777777" w:rsidR="00693965" w:rsidRPr="00EC76D5" w:rsidRDefault="00693965" w:rsidP="00693965">
      <w:pPr>
        <w:pStyle w:val="Code"/>
      </w:pPr>
      <w:r w:rsidRPr="00EC76D5">
        <w:t xml:space="preserve">  }</w:t>
      </w:r>
    </w:p>
    <w:p w14:paraId="632C2B05" w14:textId="77777777" w:rsidR="00693965" w:rsidRPr="00EC76D5" w:rsidRDefault="00693965" w:rsidP="00693965">
      <w:pPr>
        <w:pStyle w:val="Code"/>
      </w:pPr>
    </w:p>
    <w:p w14:paraId="307B5042" w14:textId="77777777" w:rsidR="00693965" w:rsidRPr="00EC76D5" w:rsidRDefault="00693965" w:rsidP="00693965">
      <w:pPr>
        <w:pStyle w:val="Code"/>
      </w:pPr>
      <w:r w:rsidRPr="00EC76D5">
        <w:t xml:space="preserve">  public boolean isSigned() {</w:t>
      </w:r>
    </w:p>
    <w:p w14:paraId="05C2CDF8" w14:textId="77777777" w:rsidR="00693965" w:rsidRPr="00EC76D5" w:rsidRDefault="00693965" w:rsidP="00693965">
      <w:pPr>
        <w:pStyle w:val="Code"/>
      </w:pPr>
      <w:r w:rsidRPr="00EC76D5">
        <w:t xml:space="preserve">    switch (m_sort) {</w:t>
      </w:r>
    </w:p>
    <w:p w14:paraId="1D645C57" w14:textId="77777777" w:rsidR="00693965" w:rsidRPr="00EC76D5" w:rsidRDefault="00693965" w:rsidP="00693965">
      <w:pPr>
        <w:pStyle w:val="Code"/>
      </w:pPr>
      <w:r w:rsidRPr="00EC76D5">
        <w:t xml:space="preserve">      case Signed_Char:</w:t>
      </w:r>
    </w:p>
    <w:p w14:paraId="2E3746C1" w14:textId="77777777" w:rsidR="00693965" w:rsidRPr="00EC76D5" w:rsidRDefault="00693965" w:rsidP="00693965">
      <w:pPr>
        <w:pStyle w:val="Code"/>
      </w:pPr>
      <w:r w:rsidRPr="00EC76D5">
        <w:t xml:space="preserve">      case Signed_Short_Int:</w:t>
      </w:r>
    </w:p>
    <w:p w14:paraId="19A22917" w14:textId="77777777" w:rsidR="00693965" w:rsidRPr="00EC76D5" w:rsidRDefault="00693965" w:rsidP="00693965">
      <w:pPr>
        <w:pStyle w:val="Code"/>
      </w:pPr>
      <w:r w:rsidRPr="00EC76D5">
        <w:t xml:space="preserve">      case Signed_Int:</w:t>
      </w:r>
    </w:p>
    <w:p w14:paraId="7D0F1C10" w14:textId="77777777" w:rsidR="00693965" w:rsidRPr="00EC76D5" w:rsidRDefault="00693965" w:rsidP="00693965">
      <w:pPr>
        <w:pStyle w:val="Code"/>
      </w:pPr>
      <w:r w:rsidRPr="00EC76D5">
        <w:t xml:space="preserve">      case Signed_Long_Int:</w:t>
      </w:r>
    </w:p>
    <w:p w14:paraId="47B4814E" w14:textId="77777777" w:rsidR="00693965" w:rsidRPr="00EC76D5" w:rsidRDefault="00693965" w:rsidP="00693965">
      <w:pPr>
        <w:pStyle w:val="Code"/>
      </w:pPr>
      <w:r w:rsidRPr="00EC76D5">
        <w:t xml:space="preserve">        return true;</w:t>
      </w:r>
    </w:p>
    <w:p w14:paraId="72D171F6" w14:textId="77777777" w:rsidR="00693965" w:rsidRPr="00EC76D5" w:rsidRDefault="00693965" w:rsidP="00693965">
      <w:pPr>
        <w:pStyle w:val="Code"/>
      </w:pPr>
    </w:p>
    <w:p w14:paraId="680DE865" w14:textId="77777777" w:rsidR="00693965" w:rsidRPr="00EC76D5" w:rsidRDefault="00693965" w:rsidP="00693965">
      <w:pPr>
        <w:pStyle w:val="Code"/>
      </w:pPr>
      <w:r w:rsidRPr="00EC76D5">
        <w:t xml:space="preserve">      default:</w:t>
      </w:r>
    </w:p>
    <w:p w14:paraId="7899589C" w14:textId="77777777" w:rsidR="00693965" w:rsidRPr="00EC76D5" w:rsidRDefault="00693965" w:rsidP="00693965">
      <w:pPr>
        <w:pStyle w:val="Code"/>
      </w:pPr>
      <w:r w:rsidRPr="00EC76D5">
        <w:t xml:space="preserve">        return false;</w:t>
      </w:r>
    </w:p>
    <w:p w14:paraId="2DE9446C" w14:textId="77777777" w:rsidR="00693965" w:rsidRPr="00EC76D5" w:rsidRDefault="00693965" w:rsidP="00693965">
      <w:pPr>
        <w:pStyle w:val="Code"/>
      </w:pPr>
      <w:r w:rsidRPr="00EC76D5">
        <w:t xml:space="preserve">    }</w:t>
      </w:r>
    </w:p>
    <w:p w14:paraId="68F29E80" w14:textId="77777777" w:rsidR="00693965" w:rsidRPr="00EC76D5" w:rsidRDefault="00693965" w:rsidP="00693965">
      <w:pPr>
        <w:pStyle w:val="Code"/>
      </w:pPr>
      <w:r w:rsidRPr="00EC76D5">
        <w:t xml:space="preserve">  }</w:t>
      </w:r>
    </w:p>
    <w:p w14:paraId="3EB78857" w14:textId="77777777" w:rsidR="00693965" w:rsidRPr="00EC76D5" w:rsidRDefault="00693965" w:rsidP="00693965">
      <w:pPr>
        <w:pStyle w:val="Code"/>
      </w:pPr>
    </w:p>
    <w:p w14:paraId="21F64467" w14:textId="77777777" w:rsidR="00693965" w:rsidRPr="00EC76D5" w:rsidRDefault="00693965" w:rsidP="00693965">
      <w:pPr>
        <w:pStyle w:val="Code"/>
      </w:pPr>
      <w:r w:rsidRPr="00EC76D5">
        <w:t xml:space="preserve">  public boolean isUnsigned() {</w:t>
      </w:r>
    </w:p>
    <w:p w14:paraId="7FAAF23D" w14:textId="77777777" w:rsidR="00693965" w:rsidRPr="00EC76D5" w:rsidRDefault="00693965" w:rsidP="00693965">
      <w:pPr>
        <w:pStyle w:val="Code"/>
      </w:pPr>
      <w:r w:rsidRPr="00EC76D5">
        <w:t xml:space="preserve">    switch (m_sort) {</w:t>
      </w:r>
    </w:p>
    <w:p w14:paraId="5C1C11A8" w14:textId="77777777" w:rsidR="00693965" w:rsidRPr="00EC76D5" w:rsidRDefault="00693965" w:rsidP="00693965">
      <w:pPr>
        <w:pStyle w:val="Code"/>
      </w:pPr>
      <w:r w:rsidRPr="00EC76D5">
        <w:t xml:space="preserve">      case Unsigned_Char:</w:t>
      </w:r>
    </w:p>
    <w:p w14:paraId="3BDE51D8" w14:textId="77777777" w:rsidR="00693965" w:rsidRPr="00EC76D5" w:rsidRDefault="00693965" w:rsidP="00693965">
      <w:pPr>
        <w:pStyle w:val="Code"/>
      </w:pPr>
      <w:r w:rsidRPr="00EC76D5">
        <w:t xml:space="preserve">      case Unsigned_Short_Int:</w:t>
      </w:r>
    </w:p>
    <w:p w14:paraId="5AF68FF4" w14:textId="77777777" w:rsidR="00693965" w:rsidRPr="00EC76D5" w:rsidRDefault="00693965" w:rsidP="00693965">
      <w:pPr>
        <w:pStyle w:val="Code"/>
      </w:pPr>
      <w:r w:rsidRPr="00EC76D5">
        <w:t xml:space="preserve">      case Unsigned_Int:</w:t>
      </w:r>
    </w:p>
    <w:p w14:paraId="3FFD5E3B" w14:textId="77777777" w:rsidR="00693965" w:rsidRPr="00EC76D5" w:rsidRDefault="00693965" w:rsidP="00693965">
      <w:pPr>
        <w:pStyle w:val="Code"/>
      </w:pPr>
      <w:r w:rsidRPr="00EC76D5">
        <w:t xml:space="preserve">      case Unsigned_Long_Int:</w:t>
      </w:r>
    </w:p>
    <w:p w14:paraId="7614C80F" w14:textId="77777777" w:rsidR="00693965" w:rsidRPr="00EC76D5" w:rsidRDefault="00693965" w:rsidP="00693965">
      <w:pPr>
        <w:pStyle w:val="Code"/>
      </w:pPr>
      <w:r w:rsidRPr="00EC76D5">
        <w:t xml:space="preserve">        return true;</w:t>
      </w:r>
    </w:p>
    <w:p w14:paraId="164BE45C" w14:textId="77777777" w:rsidR="00693965" w:rsidRPr="00EC76D5" w:rsidRDefault="00693965" w:rsidP="00693965">
      <w:pPr>
        <w:pStyle w:val="Code"/>
      </w:pPr>
    </w:p>
    <w:p w14:paraId="7884491A" w14:textId="77777777" w:rsidR="00693965" w:rsidRPr="00EC76D5" w:rsidRDefault="00693965" w:rsidP="00693965">
      <w:pPr>
        <w:pStyle w:val="Code"/>
      </w:pPr>
      <w:r w:rsidRPr="00EC76D5">
        <w:t xml:space="preserve">      default:</w:t>
      </w:r>
    </w:p>
    <w:p w14:paraId="05F566AE" w14:textId="77777777" w:rsidR="00693965" w:rsidRPr="00EC76D5" w:rsidRDefault="00693965" w:rsidP="00693965">
      <w:pPr>
        <w:pStyle w:val="Code"/>
      </w:pPr>
      <w:r w:rsidRPr="00EC76D5">
        <w:t xml:space="preserve">        return false;</w:t>
      </w:r>
    </w:p>
    <w:p w14:paraId="3270DAFB" w14:textId="77777777" w:rsidR="00693965" w:rsidRPr="00EC76D5" w:rsidRDefault="00693965" w:rsidP="00693965">
      <w:pPr>
        <w:pStyle w:val="Code"/>
      </w:pPr>
      <w:r w:rsidRPr="00EC76D5">
        <w:t xml:space="preserve">    }</w:t>
      </w:r>
    </w:p>
    <w:p w14:paraId="2E8DAABF" w14:textId="77777777" w:rsidR="00693965" w:rsidRPr="00EC76D5" w:rsidRDefault="00693965" w:rsidP="00693965">
      <w:pPr>
        <w:pStyle w:val="Code"/>
      </w:pPr>
      <w:r w:rsidRPr="00EC76D5">
        <w:t xml:space="preserve">  }</w:t>
      </w:r>
    </w:p>
    <w:p w14:paraId="0BDC39E1" w14:textId="77777777" w:rsidR="00693965" w:rsidRPr="00EC76D5" w:rsidRDefault="00693965" w:rsidP="00693965">
      <w:pPr>
        <w:pStyle w:val="Code"/>
      </w:pPr>
    </w:p>
    <w:p w14:paraId="1AA53413" w14:textId="77777777" w:rsidR="00693965" w:rsidRPr="00EC76D5" w:rsidRDefault="00693965" w:rsidP="00693965">
      <w:pPr>
        <w:pStyle w:val="Code"/>
      </w:pPr>
      <w:r w:rsidRPr="00EC76D5">
        <w:t xml:space="preserve">  public boolean isFloating() {</w:t>
      </w:r>
    </w:p>
    <w:p w14:paraId="4ECB6D61" w14:textId="77777777" w:rsidR="00693965" w:rsidRPr="00EC76D5" w:rsidRDefault="00693965" w:rsidP="00693965">
      <w:pPr>
        <w:pStyle w:val="Code"/>
      </w:pPr>
      <w:r w:rsidRPr="00EC76D5">
        <w:t xml:space="preserve">    switch (m_sort) {</w:t>
      </w:r>
    </w:p>
    <w:p w14:paraId="6D301015" w14:textId="77777777" w:rsidR="00693965" w:rsidRPr="00EC76D5" w:rsidRDefault="00693965" w:rsidP="00693965">
      <w:pPr>
        <w:pStyle w:val="Code"/>
      </w:pPr>
      <w:r w:rsidRPr="00EC76D5">
        <w:t xml:space="preserve">      case Float:</w:t>
      </w:r>
    </w:p>
    <w:p w14:paraId="67E5DA68" w14:textId="77777777" w:rsidR="00693965" w:rsidRPr="00EC76D5" w:rsidRDefault="00693965" w:rsidP="00693965">
      <w:pPr>
        <w:pStyle w:val="Code"/>
      </w:pPr>
      <w:r w:rsidRPr="00EC76D5">
        <w:t xml:space="preserve">      case Double:</w:t>
      </w:r>
    </w:p>
    <w:p w14:paraId="77F8AD75" w14:textId="77777777" w:rsidR="00693965" w:rsidRPr="00EC76D5" w:rsidRDefault="00693965" w:rsidP="00693965">
      <w:pPr>
        <w:pStyle w:val="Code"/>
      </w:pPr>
      <w:r w:rsidRPr="00EC76D5">
        <w:t xml:space="preserve">      case Long_Double:</w:t>
      </w:r>
    </w:p>
    <w:p w14:paraId="1A234E01" w14:textId="77777777" w:rsidR="00693965" w:rsidRPr="00EC76D5" w:rsidRDefault="00693965" w:rsidP="00693965">
      <w:pPr>
        <w:pStyle w:val="Code"/>
      </w:pPr>
      <w:r w:rsidRPr="00EC76D5">
        <w:t xml:space="preserve">        return true;</w:t>
      </w:r>
    </w:p>
    <w:p w14:paraId="57743070" w14:textId="77777777" w:rsidR="00693965" w:rsidRPr="00EC76D5" w:rsidRDefault="00693965" w:rsidP="00693965">
      <w:pPr>
        <w:pStyle w:val="Code"/>
      </w:pPr>
    </w:p>
    <w:p w14:paraId="1F731BBF" w14:textId="77777777" w:rsidR="00693965" w:rsidRPr="00EC76D5" w:rsidRDefault="00693965" w:rsidP="00693965">
      <w:pPr>
        <w:pStyle w:val="Code"/>
      </w:pPr>
      <w:r w:rsidRPr="00EC76D5">
        <w:t xml:space="preserve">      default:</w:t>
      </w:r>
    </w:p>
    <w:p w14:paraId="1DFC26CF" w14:textId="77777777" w:rsidR="00693965" w:rsidRPr="00EC76D5" w:rsidRDefault="00693965" w:rsidP="00693965">
      <w:pPr>
        <w:pStyle w:val="Code"/>
      </w:pPr>
      <w:r w:rsidRPr="00EC76D5">
        <w:t xml:space="preserve">        return false;</w:t>
      </w:r>
    </w:p>
    <w:p w14:paraId="6D69A46B" w14:textId="77777777" w:rsidR="00693965" w:rsidRPr="00EC76D5" w:rsidRDefault="00693965" w:rsidP="00693965">
      <w:pPr>
        <w:pStyle w:val="Code"/>
      </w:pPr>
      <w:r w:rsidRPr="00EC76D5">
        <w:t xml:space="preserve">    }</w:t>
      </w:r>
    </w:p>
    <w:p w14:paraId="08D5992E" w14:textId="77777777" w:rsidR="00693965" w:rsidRPr="00EC76D5" w:rsidRDefault="00693965" w:rsidP="00693965">
      <w:pPr>
        <w:pStyle w:val="Code"/>
      </w:pPr>
      <w:r w:rsidRPr="00EC76D5">
        <w:t xml:space="preserve">  }</w:t>
      </w:r>
    </w:p>
    <w:p w14:paraId="05623A61" w14:textId="77777777" w:rsidR="00693965" w:rsidRPr="00EC76D5" w:rsidRDefault="00693965" w:rsidP="00693965">
      <w:pPr>
        <w:pStyle w:val="Code"/>
      </w:pPr>
    </w:p>
    <w:p w14:paraId="2466455A" w14:textId="77777777" w:rsidR="00693965" w:rsidRPr="00EC76D5" w:rsidRDefault="00693965" w:rsidP="00693965">
      <w:pPr>
        <w:pStyle w:val="Code"/>
      </w:pPr>
      <w:r w:rsidRPr="00EC76D5">
        <w:t xml:space="preserve">  public boolean isLogical() {</w:t>
      </w:r>
    </w:p>
    <w:p w14:paraId="027F4452" w14:textId="77777777" w:rsidR="00693965" w:rsidRPr="00EC76D5" w:rsidRDefault="00693965" w:rsidP="00693965">
      <w:pPr>
        <w:pStyle w:val="Code"/>
      </w:pPr>
      <w:r w:rsidRPr="00EC76D5">
        <w:t xml:space="preserve">    return (m_sort == Sort.Logical);</w:t>
      </w:r>
    </w:p>
    <w:p w14:paraId="676CC139" w14:textId="77777777" w:rsidR="00693965" w:rsidRPr="00EC76D5" w:rsidRDefault="00693965" w:rsidP="00693965">
      <w:pPr>
        <w:pStyle w:val="Code"/>
      </w:pPr>
      <w:r w:rsidRPr="00EC76D5">
        <w:t xml:space="preserve">  }</w:t>
      </w:r>
    </w:p>
    <w:p w14:paraId="523D93D5" w14:textId="77777777" w:rsidR="00693965" w:rsidRPr="00EC76D5" w:rsidRDefault="00693965" w:rsidP="00693965">
      <w:pPr>
        <w:pStyle w:val="Code"/>
      </w:pPr>
    </w:p>
    <w:p w14:paraId="1F5D20FB" w14:textId="77777777" w:rsidR="00693965" w:rsidRPr="00EC76D5" w:rsidRDefault="00693965" w:rsidP="00693965">
      <w:pPr>
        <w:pStyle w:val="Code"/>
      </w:pPr>
      <w:r w:rsidRPr="00EC76D5">
        <w:t xml:space="preserve">  public boolean isPointer() {</w:t>
      </w:r>
    </w:p>
    <w:p w14:paraId="52C7056A" w14:textId="77777777" w:rsidR="00693965" w:rsidRPr="00EC76D5" w:rsidRDefault="00693965" w:rsidP="00693965">
      <w:pPr>
        <w:pStyle w:val="Code"/>
      </w:pPr>
      <w:r w:rsidRPr="00EC76D5">
        <w:lastRenderedPageBreak/>
        <w:t xml:space="preserve">    return (m_sort == Sort.Pointer);</w:t>
      </w:r>
    </w:p>
    <w:p w14:paraId="3827913E" w14:textId="77777777" w:rsidR="00693965" w:rsidRPr="00EC76D5" w:rsidRDefault="00693965" w:rsidP="00693965">
      <w:pPr>
        <w:pStyle w:val="Code"/>
      </w:pPr>
      <w:r w:rsidRPr="00EC76D5">
        <w:t xml:space="preserve">  }</w:t>
      </w:r>
    </w:p>
    <w:p w14:paraId="60FBDA47" w14:textId="77777777" w:rsidR="00693965" w:rsidRPr="00EC76D5" w:rsidRDefault="00693965" w:rsidP="00693965">
      <w:pPr>
        <w:pStyle w:val="Code"/>
      </w:pPr>
    </w:p>
    <w:p w14:paraId="38F1BF11" w14:textId="77777777" w:rsidR="00693965" w:rsidRPr="00EC76D5" w:rsidRDefault="00693965" w:rsidP="00693965">
      <w:pPr>
        <w:pStyle w:val="Code"/>
      </w:pPr>
      <w:r w:rsidRPr="00EC76D5">
        <w:t xml:space="preserve">  public boolean isArray() {</w:t>
      </w:r>
    </w:p>
    <w:p w14:paraId="2D3BD0E2" w14:textId="77777777" w:rsidR="00693965" w:rsidRPr="00EC76D5" w:rsidRDefault="00693965" w:rsidP="00693965">
      <w:pPr>
        <w:pStyle w:val="Code"/>
      </w:pPr>
      <w:r w:rsidRPr="00EC76D5">
        <w:t xml:space="preserve">    return (m_sort == Sort.Array);</w:t>
      </w:r>
    </w:p>
    <w:p w14:paraId="6AC9428B" w14:textId="77777777" w:rsidR="00693965" w:rsidRPr="00EC76D5" w:rsidRDefault="00693965" w:rsidP="00693965">
      <w:pPr>
        <w:pStyle w:val="Code"/>
      </w:pPr>
      <w:r w:rsidRPr="00EC76D5">
        <w:t xml:space="preserve">  }</w:t>
      </w:r>
    </w:p>
    <w:p w14:paraId="460AC389" w14:textId="77777777" w:rsidR="00693965" w:rsidRPr="00EC76D5" w:rsidRDefault="00693965" w:rsidP="00693965">
      <w:pPr>
        <w:pStyle w:val="Code"/>
      </w:pPr>
    </w:p>
    <w:p w14:paraId="25FC2E1F" w14:textId="77777777" w:rsidR="00693965" w:rsidRPr="00EC76D5" w:rsidRDefault="00693965" w:rsidP="00693965">
      <w:pPr>
        <w:pStyle w:val="Code"/>
      </w:pPr>
      <w:r w:rsidRPr="00EC76D5">
        <w:t xml:space="preserve">  public boolean isPointerOrArray() {</w:t>
      </w:r>
    </w:p>
    <w:p w14:paraId="56821C73" w14:textId="77777777" w:rsidR="00693965" w:rsidRPr="00EC76D5" w:rsidRDefault="00693965" w:rsidP="00693965">
      <w:pPr>
        <w:pStyle w:val="Code"/>
      </w:pPr>
      <w:r w:rsidRPr="00EC76D5">
        <w:t xml:space="preserve">    return isPointer() || isArray();</w:t>
      </w:r>
    </w:p>
    <w:p w14:paraId="588A42AA" w14:textId="77777777" w:rsidR="00693965" w:rsidRPr="00EC76D5" w:rsidRDefault="00693965" w:rsidP="00693965">
      <w:pPr>
        <w:pStyle w:val="Code"/>
      </w:pPr>
      <w:r w:rsidRPr="00EC76D5">
        <w:t xml:space="preserve">  }</w:t>
      </w:r>
    </w:p>
    <w:p w14:paraId="4B2C5A42" w14:textId="77777777" w:rsidR="00693965" w:rsidRPr="00EC76D5" w:rsidRDefault="00693965" w:rsidP="00693965">
      <w:pPr>
        <w:pStyle w:val="Code"/>
      </w:pPr>
    </w:p>
    <w:p w14:paraId="7F8F8265" w14:textId="77777777" w:rsidR="00693965" w:rsidRPr="00EC76D5" w:rsidRDefault="00693965" w:rsidP="00693965">
      <w:pPr>
        <w:pStyle w:val="Code"/>
      </w:pPr>
      <w:r w:rsidRPr="00EC76D5">
        <w:t xml:space="preserve">  public boolean isString() {</w:t>
      </w:r>
    </w:p>
    <w:p w14:paraId="3F8A5686" w14:textId="77777777" w:rsidR="00693965" w:rsidRPr="00EC76D5" w:rsidRDefault="00693965" w:rsidP="00693965">
      <w:pPr>
        <w:pStyle w:val="Code"/>
      </w:pPr>
      <w:r w:rsidRPr="00EC76D5">
        <w:t xml:space="preserve">    return (m_sort == Sort.String);</w:t>
      </w:r>
    </w:p>
    <w:p w14:paraId="39263A02" w14:textId="77777777" w:rsidR="00693965" w:rsidRPr="00EC76D5" w:rsidRDefault="00693965" w:rsidP="00693965">
      <w:pPr>
        <w:pStyle w:val="Code"/>
      </w:pPr>
      <w:r w:rsidRPr="00EC76D5">
        <w:t xml:space="preserve">  }</w:t>
      </w:r>
    </w:p>
    <w:p w14:paraId="0A8C24B7" w14:textId="77777777" w:rsidR="00693965" w:rsidRPr="00EC76D5" w:rsidRDefault="00693965" w:rsidP="00693965">
      <w:pPr>
        <w:pStyle w:val="Code"/>
      </w:pPr>
    </w:p>
    <w:p w14:paraId="3D69269F" w14:textId="77777777" w:rsidR="00693965" w:rsidRPr="00EC76D5" w:rsidRDefault="00693965" w:rsidP="00693965">
      <w:pPr>
        <w:pStyle w:val="Code"/>
      </w:pPr>
      <w:r w:rsidRPr="00EC76D5">
        <w:t xml:space="preserve">  public boolean isFunction() {</w:t>
      </w:r>
    </w:p>
    <w:p w14:paraId="05FB66B3" w14:textId="77777777" w:rsidR="00693965" w:rsidRPr="00EC76D5" w:rsidRDefault="00693965" w:rsidP="00693965">
      <w:pPr>
        <w:pStyle w:val="Code"/>
      </w:pPr>
      <w:r w:rsidRPr="00EC76D5">
        <w:t xml:space="preserve">    return (m_sort == Sort.Function);</w:t>
      </w:r>
    </w:p>
    <w:p w14:paraId="189F98B4" w14:textId="77777777" w:rsidR="00693965" w:rsidRPr="00EC76D5" w:rsidRDefault="00693965" w:rsidP="00693965">
      <w:pPr>
        <w:pStyle w:val="Code"/>
      </w:pPr>
      <w:r w:rsidRPr="00EC76D5">
        <w:t xml:space="preserve">  }</w:t>
      </w:r>
    </w:p>
    <w:p w14:paraId="3DB1E34B" w14:textId="77777777" w:rsidR="00693965" w:rsidRPr="00EC76D5" w:rsidRDefault="00693965" w:rsidP="00693965">
      <w:pPr>
        <w:pStyle w:val="Code"/>
      </w:pPr>
    </w:p>
    <w:p w14:paraId="6C698D09" w14:textId="77777777" w:rsidR="00693965" w:rsidRPr="00EC76D5" w:rsidRDefault="00693965" w:rsidP="00693965">
      <w:pPr>
        <w:pStyle w:val="Code"/>
      </w:pPr>
      <w:r w:rsidRPr="00EC76D5">
        <w:t xml:space="preserve">  public boolean isFunctionPointer() {</w:t>
      </w:r>
    </w:p>
    <w:p w14:paraId="2854757A" w14:textId="77777777" w:rsidR="00693965" w:rsidRPr="00EC76D5" w:rsidRDefault="00693965" w:rsidP="00693965">
      <w:pPr>
        <w:pStyle w:val="Code"/>
      </w:pPr>
      <w:r w:rsidRPr="00EC76D5">
        <w:t xml:space="preserve">    return (m_sort == Sort.Pointer) &amp;&amp; m_pointerType.isFunction();</w:t>
      </w:r>
    </w:p>
    <w:p w14:paraId="4B2B8FAD" w14:textId="77777777" w:rsidR="00693965" w:rsidRPr="00EC76D5" w:rsidRDefault="00693965" w:rsidP="00693965">
      <w:pPr>
        <w:pStyle w:val="Code"/>
      </w:pPr>
      <w:r w:rsidRPr="00EC76D5">
        <w:t xml:space="preserve">  }</w:t>
      </w:r>
    </w:p>
    <w:p w14:paraId="6133CF30" w14:textId="77777777" w:rsidR="00693965" w:rsidRPr="00EC76D5" w:rsidRDefault="00693965" w:rsidP="00693965">
      <w:pPr>
        <w:pStyle w:val="Code"/>
      </w:pPr>
    </w:p>
    <w:p w14:paraId="1BA0617F" w14:textId="77777777" w:rsidR="00693965" w:rsidRPr="00EC76D5" w:rsidRDefault="00693965" w:rsidP="00693965">
      <w:pPr>
        <w:pStyle w:val="Code"/>
      </w:pPr>
      <w:r w:rsidRPr="00EC76D5">
        <w:t xml:space="preserve">  public boolean isFunctionOrArray() {</w:t>
      </w:r>
    </w:p>
    <w:p w14:paraId="72C8FEAE" w14:textId="77777777" w:rsidR="00693965" w:rsidRPr="00EC76D5" w:rsidRDefault="00693965" w:rsidP="00693965">
      <w:pPr>
        <w:pStyle w:val="Code"/>
      </w:pPr>
      <w:r w:rsidRPr="00EC76D5">
        <w:t xml:space="preserve">    return isFunction() || isArray();</w:t>
      </w:r>
    </w:p>
    <w:p w14:paraId="23DF463C" w14:textId="77777777" w:rsidR="00693965" w:rsidRPr="00EC76D5" w:rsidRDefault="00693965" w:rsidP="00693965">
      <w:pPr>
        <w:pStyle w:val="Code"/>
      </w:pPr>
      <w:r w:rsidRPr="00EC76D5">
        <w:t xml:space="preserve">  }</w:t>
      </w:r>
    </w:p>
    <w:p w14:paraId="47962A5D" w14:textId="77777777" w:rsidR="00693965" w:rsidRPr="00EC76D5" w:rsidRDefault="00693965" w:rsidP="00693965">
      <w:pPr>
        <w:pStyle w:val="Code"/>
      </w:pPr>
    </w:p>
    <w:p w14:paraId="66E3FEF6" w14:textId="77777777" w:rsidR="00693965" w:rsidRPr="00EC76D5" w:rsidRDefault="00693965" w:rsidP="00693965">
      <w:pPr>
        <w:pStyle w:val="Code"/>
      </w:pPr>
      <w:r w:rsidRPr="00EC76D5">
        <w:t xml:space="preserve">  public boolean isFunctionArrayOrString() {</w:t>
      </w:r>
    </w:p>
    <w:p w14:paraId="53B900A7" w14:textId="77777777" w:rsidR="00693965" w:rsidRPr="00EC76D5" w:rsidRDefault="00693965" w:rsidP="00693965">
      <w:pPr>
        <w:pStyle w:val="Code"/>
      </w:pPr>
      <w:r w:rsidRPr="00EC76D5">
        <w:t xml:space="preserve">    return isFunctionOrArray() || isString();</w:t>
      </w:r>
    </w:p>
    <w:p w14:paraId="7B5AE5F9" w14:textId="77777777" w:rsidR="00693965" w:rsidRPr="00EC76D5" w:rsidRDefault="00693965" w:rsidP="00693965">
      <w:pPr>
        <w:pStyle w:val="Code"/>
      </w:pPr>
      <w:r w:rsidRPr="00EC76D5">
        <w:t xml:space="preserve">  }</w:t>
      </w:r>
    </w:p>
    <w:p w14:paraId="69358375" w14:textId="77777777" w:rsidR="00693965" w:rsidRPr="00EC76D5" w:rsidRDefault="00693965" w:rsidP="00693965">
      <w:pPr>
        <w:pStyle w:val="Code"/>
      </w:pPr>
    </w:p>
    <w:p w14:paraId="4500FF0A" w14:textId="77777777" w:rsidR="00693965" w:rsidRPr="00EC76D5" w:rsidRDefault="00693965" w:rsidP="00693965">
      <w:pPr>
        <w:pStyle w:val="Code"/>
      </w:pPr>
      <w:r w:rsidRPr="00EC76D5">
        <w:t xml:space="preserve">  public boolean isArithmetic() {</w:t>
      </w:r>
    </w:p>
    <w:p w14:paraId="5244ECD0" w14:textId="77777777" w:rsidR="00693965" w:rsidRPr="00EC76D5" w:rsidRDefault="00693965" w:rsidP="00693965">
      <w:pPr>
        <w:pStyle w:val="Code"/>
      </w:pPr>
      <w:r w:rsidRPr="00EC76D5">
        <w:t xml:space="preserve">    return isIntegral() || isFloating();</w:t>
      </w:r>
    </w:p>
    <w:p w14:paraId="393DBAA9" w14:textId="77777777" w:rsidR="00693965" w:rsidRPr="00EC76D5" w:rsidRDefault="00693965" w:rsidP="00693965">
      <w:pPr>
        <w:pStyle w:val="Code"/>
      </w:pPr>
      <w:r w:rsidRPr="00EC76D5">
        <w:t xml:space="preserve">  }</w:t>
      </w:r>
    </w:p>
    <w:p w14:paraId="102EA9BB" w14:textId="77777777" w:rsidR="00693965" w:rsidRPr="00EC76D5" w:rsidRDefault="00693965" w:rsidP="00693965">
      <w:pPr>
        <w:pStyle w:val="Code"/>
      </w:pPr>
    </w:p>
    <w:p w14:paraId="69323795" w14:textId="77777777" w:rsidR="00693965" w:rsidRPr="00EC76D5" w:rsidRDefault="00693965" w:rsidP="00693965">
      <w:pPr>
        <w:pStyle w:val="Code"/>
      </w:pPr>
      <w:r w:rsidRPr="00EC76D5">
        <w:t xml:space="preserve">  public boolean isIntegralOrPointer() {</w:t>
      </w:r>
    </w:p>
    <w:p w14:paraId="468B485D" w14:textId="77777777" w:rsidR="00693965" w:rsidRPr="00EC76D5" w:rsidRDefault="00693965" w:rsidP="00693965">
      <w:pPr>
        <w:pStyle w:val="Code"/>
      </w:pPr>
      <w:r w:rsidRPr="00EC76D5">
        <w:t xml:space="preserve">    return isIntegral() || isPointer();</w:t>
      </w:r>
    </w:p>
    <w:p w14:paraId="6863ED93" w14:textId="77777777" w:rsidR="00693965" w:rsidRPr="00EC76D5" w:rsidRDefault="00693965" w:rsidP="00693965">
      <w:pPr>
        <w:pStyle w:val="Code"/>
      </w:pPr>
      <w:r w:rsidRPr="00EC76D5">
        <w:t xml:space="preserve">  }</w:t>
      </w:r>
    </w:p>
    <w:p w14:paraId="5C9E1FC7" w14:textId="77777777" w:rsidR="00693965" w:rsidRPr="00EC76D5" w:rsidRDefault="00693965" w:rsidP="00693965">
      <w:pPr>
        <w:pStyle w:val="Code"/>
      </w:pPr>
    </w:p>
    <w:p w14:paraId="39360D67" w14:textId="77777777" w:rsidR="00693965" w:rsidRPr="00EC76D5" w:rsidRDefault="00693965" w:rsidP="00693965">
      <w:pPr>
        <w:pStyle w:val="Code"/>
      </w:pPr>
      <w:r w:rsidRPr="00EC76D5">
        <w:t xml:space="preserve">  public boolean isArithmeticOrPointer() {</w:t>
      </w:r>
    </w:p>
    <w:p w14:paraId="69AD08C6" w14:textId="77777777" w:rsidR="00693965" w:rsidRPr="00EC76D5" w:rsidRDefault="00693965" w:rsidP="00693965">
      <w:pPr>
        <w:pStyle w:val="Code"/>
      </w:pPr>
      <w:r w:rsidRPr="00EC76D5">
        <w:t xml:space="preserve">    return isArithmetic() || isPointer();</w:t>
      </w:r>
    </w:p>
    <w:p w14:paraId="2E368466" w14:textId="77777777" w:rsidR="00693965" w:rsidRPr="00EC76D5" w:rsidRDefault="00693965" w:rsidP="00693965">
      <w:pPr>
        <w:pStyle w:val="Code"/>
      </w:pPr>
      <w:r w:rsidRPr="00EC76D5">
        <w:t xml:space="preserve">  }</w:t>
      </w:r>
    </w:p>
    <w:p w14:paraId="7C82092E" w14:textId="77777777" w:rsidR="00693965" w:rsidRPr="00EC76D5" w:rsidRDefault="00693965" w:rsidP="00693965">
      <w:pPr>
        <w:pStyle w:val="Code"/>
      </w:pPr>
    </w:p>
    <w:p w14:paraId="23A71888" w14:textId="77777777" w:rsidR="00693965" w:rsidRPr="00EC76D5" w:rsidRDefault="00693965" w:rsidP="00693965">
      <w:pPr>
        <w:pStyle w:val="Code"/>
      </w:pPr>
      <w:r w:rsidRPr="00EC76D5">
        <w:t xml:space="preserve">  public boolean isStruct() {</w:t>
      </w:r>
    </w:p>
    <w:p w14:paraId="5C64E5C2" w14:textId="77777777" w:rsidR="00693965" w:rsidRPr="00EC76D5" w:rsidRDefault="00693965" w:rsidP="00693965">
      <w:pPr>
        <w:pStyle w:val="Code"/>
      </w:pPr>
      <w:r w:rsidRPr="00EC76D5">
        <w:t xml:space="preserve">    return (m_sort == Sort.Struct);</w:t>
      </w:r>
    </w:p>
    <w:p w14:paraId="25CF20D7" w14:textId="77777777" w:rsidR="00693965" w:rsidRPr="00EC76D5" w:rsidRDefault="00693965" w:rsidP="00693965">
      <w:pPr>
        <w:pStyle w:val="Code"/>
      </w:pPr>
      <w:r w:rsidRPr="00EC76D5">
        <w:t xml:space="preserve">  }</w:t>
      </w:r>
    </w:p>
    <w:p w14:paraId="162B9806" w14:textId="77777777" w:rsidR="00693965" w:rsidRPr="00EC76D5" w:rsidRDefault="00693965" w:rsidP="00693965">
      <w:pPr>
        <w:pStyle w:val="Code"/>
      </w:pPr>
    </w:p>
    <w:p w14:paraId="2173CF56" w14:textId="77777777" w:rsidR="00693965" w:rsidRPr="00EC76D5" w:rsidRDefault="00693965" w:rsidP="00693965">
      <w:pPr>
        <w:pStyle w:val="Code"/>
      </w:pPr>
      <w:r w:rsidRPr="00EC76D5">
        <w:t xml:space="preserve">  public boolean isUnion() {</w:t>
      </w:r>
    </w:p>
    <w:p w14:paraId="72E5CFB6" w14:textId="77777777" w:rsidR="00693965" w:rsidRPr="00EC76D5" w:rsidRDefault="00693965" w:rsidP="00693965">
      <w:pPr>
        <w:pStyle w:val="Code"/>
      </w:pPr>
      <w:r w:rsidRPr="00EC76D5">
        <w:t xml:space="preserve">    return (m_sort == Sort.Union);</w:t>
      </w:r>
    </w:p>
    <w:p w14:paraId="755E5F2B" w14:textId="77777777" w:rsidR="00693965" w:rsidRPr="00EC76D5" w:rsidRDefault="00693965" w:rsidP="00693965">
      <w:pPr>
        <w:pStyle w:val="Code"/>
      </w:pPr>
      <w:r w:rsidRPr="00EC76D5">
        <w:t xml:space="preserve">  }</w:t>
      </w:r>
    </w:p>
    <w:p w14:paraId="4075DDBF" w14:textId="77777777" w:rsidR="00693965" w:rsidRPr="00EC76D5" w:rsidRDefault="00693965" w:rsidP="00693965">
      <w:pPr>
        <w:pStyle w:val="Code"/>
      </w:pPr>
      <w:r w:rsidRPr="00EC76D5">
        <w:t xml:space="preserve">  </w:t>
      </w:r>
    </w:p>
    <w:p w14:paraId="04C8BC3C" w14:textId="77777777" w:rsidR="00693965" w:rsidRPr="00EC76D5" w:rsidRDefault="00693965" w:rsidP="00693965">
      <w:pPr>
        <w:pStyle w:val="Code"/>
      </w:pPr>
      <w:r w:rsidRPr="00EC76D5">
        <w:t xml:space="preserve">  public boolean isStructOrUnion() {</w:t>
      </w:r>
    </w:p>
    <w:p w14:paraId="23EA0717" w14:textId="77777777" w:rsidR="00693965" w:rsidRPr="00EC76D5" w:rsidRDefault="00693965" w:rsidP="00693965">
      <w:pPr>
        <w:pStyle w:val="Code"/>
      </w:pPr>
      <w:r w:rsidRPr="00EC76D5">
        <w:t xml:space="preserve">    return isStruct() || isUnion();</w:t>
      </w:r>
    </w:p>
    <w:p w14:paraId="641EC728" w14:textId="77777777" w:rsidR="00693965" w:rsidRPr="00EC76D5" w:rsidRDefault="00693965" w:rsidP="00693965">
      <w:pPr>
        <w:pStyle w:val="Code"/>
      </w:pPr>
      <w:r w:rsidRPr="00EC76D5">
        <w:t xml:space="preserve">  }</w:t>
      </w:r>
    </w:p>
    <w:p w14:paraId="0BCB4684" w14:textId="77777777" w:rsidR="00693965" w:rsidRPr="00EC76D5" w:rsidRDefault="00693965" w:rsidP="00693965">
      <w:pPr>
        <w:pStyle w:val="Code"/>
      </w:pPr>
      <w:r w:rsidRPr="00EC76D5">
        <w:t xml:space="preserve">  </w:t>
      </w:r>
    </w:p>
    <w:p w14:paraId="105CE888" w14:textId="77777777" w:rsidR="00693965" w:rsidRPr="00EC76D5" w:rsidRDefault="00693965" w:rsidP="00693965">
      <w:pPr>
        <w:pStyle w:val="Code"/>
      </w:pPr>
      <w:r w:rsidRPr="00EC76D5">
        <w:t xml:space="preserve">  public boolean isEnumeration() {</w:t>
      </w:r>
    </w:p>
    <w:p w14:paraId="5751742F" w14:textId="77777777" w:rsidR="00693965" w:rsidRPr="00EC76D5" w:rsidRDefault="00693965" w:rsidP="00693965">
      <w:pPr>
        <w:pStyle w:val="Code"/>
      </w:pPr>
      <w:r w:rsidRPr="00EC76D5">
        <w:t xml:space="preserve">    return (m_sort == Sort.Enumeration);</w:t>
      </w:r>
    </w:p>
    <w:p w14:paraId="6AE3138D" w14:textId="77777777" w:rsidR="00693965" w:rsidRPr="00EC76D5" w:rsidRDefault="00693965" w:rsidP="00693965">
      <w:pPr>
        <w:pStyle w:val="Code"/>
      </w:pPr>
      <w:r w:rsidRPr="00EC76D5">
        <w:lastRenderedPageBreak/>
        <w:t xml:space="preserve">  }</w:t>
      </w:r>
    </w:p>
    <w:p w14:paraId="2471F851" w14:textId="77777777" w:rsidR="00693965" w:rsidRPr="00EC76D5" w:rsidRDefault="00693965" w:rsidP="00693965">
      <w:pPr>
        <w:pStyle w:val="Code"/>
      </w:pPr>
    </w:p>
    <w:p w14:paraId="43500B13" w14:textId="77777777" w:rsidR="00693965" w:rsidRPr="00EC76D5" w:rsidRDefault="00693965" w:rsidP="00693965">
      <w:pPr>
        <w:pStyle w:val="Code"/>
      </w:pPr>
      <w:r w:rsidRPr="00EC76D5">
        <w:t xml:space="preserve">  public String toString() {</w:t>
      </w:r>
    </w:p>
    <w:p w14:paraId="70C5B4F6" w14:textId="77777777" w:rsidR="00693965" w:rsidRPr="00EC76D5" w:rsidRDefault="00693965" w:rsidP="00693965">
      <w:pPr>
        <w:pStyle w:val="Code"/>
      </w:pPr>
      <w:r w:rsidRPr="00EC76D5">
        <w:t xml:space="preserve">    return m_sort.name().replace("_", " ").toLowerCase();</w:t>
      </w:r>
    </w:p>
    <w:p w14:paraId="6BBC3222" w14:textId="77777777" w:rsidR="00693965" w:rsidRPr="00EC76D5" w:rsidRDefault="00693965" w:rsidP="00693965">
      <w:pPr>
        <w:pStyle w:val="Code"/>
      </w:pPr>
      <w:r w:rsidRPr="00EC76D5">
        <w:t xml:space="preserve">  }  </w:t>
      </w:r>
    </w:p>
    <w:p w14:paraId="492BA50E" w14:textId="72547CF9" w:rsidR="0096393C" w:rsidRPr="00EC76D5" w:rsidRDefault="00693965" w:rsidP="0096393C">
      <w:pPr>
        <w:pStyle w:val="Code"/>
      </w:pPr>
      <w:r w:rsidRPr="00EC76D5">
        <w:t>}</w:t>
      </w:r>
    </w:p>
    <w:p w14:paraId="67FB74EB" w14:textId="08A22E0E" w:rsidR="00FF12D1" w:rsidRPr="00EC76D5" w:rsidRDefault="009E72BD" w:rsidP="007C3B5B">
      <w:pPr>
        <w:pStyle w:val="Rubrik2"/>
      </w:pPr>
      <w:bookmarkStart w:id="5566" w:name="_Toc481936399"/>
      <w:r w:rsidRPr="00EC76D5">
        <w:t xml:space="preserve">Type </w:t>
      </w:r>
      <w:r w:rsidR="007B5935" w:rsidRPr="00EC76D5">
        <w:t>Cast</w:t>
      </w:r>
      <w:r w:rsidR="004A5E53" w:rsidRPr="00EC76D5">
        <w:t>ing</w:t>
      </w:r>
      <w:bookmarkEnd w:id="5566"/>
    </w:p>
    <w:p w14:paraId="34C155CE" w14:textId="69CD90E0" w:rsidR="004F26D4" w:rsidRPr="00EC76D5" w:rsidRDefault="004F26D4" w:rsidP="004F26D4">
      <w:r w:rsidRPr="00EC76D5">
        <w:t xml:space="preserve">Type </w:t>
      </w:r>
      <w:r w:rsidR="004A5E53" w:rsidRPr="00EC76D5">
        <w:t xml:space="preserve">casting </w:t>
      </w:r>
      <w:r w:rsidRPr="00EC76D5">
        <w:t>occurs on several occasions in C.</w:t>
      </w:r>
      <w:r w:rsidR="00B441E6" w:rsidRPr="00EC76D5">
        <w:t xml:space="preserve"> There are two types of </w:t>
      </w:r>
      <w:r w:rsidR="00CD5833" w:rsidRPr="00EC76D5">
        <w:t>cast</w:t>
      </w:r>
      <w:r w:rsidR="00B441E6" w:rsidRPr="00EC76D5">
        <w:t>:</w:t>
      </w:r>
      <w:r w:rsidR="007B5935" w:rsidRPr="00EC76D5">
        <w:t xml:space="preserve"> explicit (manual) </w:t>
      </w:r>
      <w:r w:rsidR="00B441E6" w:rsidRPr="00EC76D5">
        <w:t xml:space="preserve">conversation where </w:t>
      </w:r>
      <w:r w:rsidR="00CE6FFB" w:rsidRPr="00EC76D5">
        <w:t xml:space="preserve">type cast is stated </w:t>
      </w:r>
      <w:r w:rsidR="00B441E6" w:rsidRPr="00EC76D5">
        <w:t xml:space="preserve">and </w:t>
      </w:r>
      <w:r w:rsidR="007B5935" w:rsidRPr="00EC76D5">
        <w:t>implicit (automatic)</w:t>
      </w:r>
      <w:r w:rsidR="00B441E6" w:rsidRPr="00EC76D5">
        <w:t xml:space="preserve"> where it the type cast is omitted:</w:t>
      </w:r>
    </w:p>
    <w:p w14:paraId="56B66AA2" w14:textId="25DD8A34" w:rsidR="00B441E6" w:rsidRPr="00EC76D5" w:rsidRDefault="00B441E6" w:rsidP="00B441E6">
      <w:pPr>
        <w:pStyle w:val="Code"/>
      </w:pPr>
      <w:r w:rsidRPr="00EC76D5">
        <w:t>double x = 3.1;</w:t>
      </w:r>
    </w:p>
    <w:p w14:paraId="5343A1EF" w14:textId="143C8871" w:rsidR="00B441E6" w:rsidRPr="00EC76D5" w:rsidRDefault="00B441E6" w:rsidP="00B441E6">
      <w:pPr>
        <w:pStyle w:val="Code"/>
      </w:pPr>
      <w:r w:rsidRPr="00EC76D5">
        <w:t xml:space="preserve">int </w:t>
      </w:r>
      <w:r w:rsidR="003A0DE9" w:rsidRPr="00EC76D5">
        <w:t>y</w:t>
      </w:r>
      <w:r w:rsidRPr="00EC76D5">
        <w:t xml:space="preserve"> = x,       // implicit</w:t>
      </w:r>
      <w:r w:rsidR="00D2670E" w:rsidRPr="00EC76D5">
        <w:t xml:space="preserve"> cast</w:t>
      </w:r>
    </w:p>
    <w:p w14:paraId="451DCC2D" w14:textId="53BCFCD6" w:rsidR="00B441E6" w:rsidRPr="00EC76D5" w:rsidRDefault="003A0DE9" w:rsidP="00B441E6">
      <w:pPr>
        <w:pStyle w:val="Code"/>
      </w:pPr>
      <w:r w:rsidRPr="00EC76D5">
        <w:t xml:space="preserve">    z</w:t>
      </w:r>
      <w:r w:rsidR="00B441E6" w:rsidRPr="00EC76D5">
        <w:t xml:space="preserve"> = (int) x; // explicit</w:t>
      </w:r>
      <w:r w:rsidR="00D2670E" w:rsidRPr="00EC76D5">
        <w:t xml:space="preserve"> cast</w:t>
      </w:r>
    </w:p>
    <w:p w14:paraId="74BB1424" w14:textId="17B731F8" w:rsidR="007B5935" w:rsidRPr="00EC76D5" w:rsidRDefault="007B5935" w:rsidP="007B5935">
      <w:r w:rsidRPr="00EC76D5">
        <w:t xml:space="preserve">Even though implicit casts are allowed in C, a warning is often raised when the cast </w:t>
      </w:r>
      <w:r w:rsidR="001F745C" w:rsidRPr="00EC76D5">
        <w:t>causes the value to be truncated in some form, like in the co</w:t>
      </w:r>
      <w:r w:rsidR="00E676FF" w:rsidRPr="00EC76D5">
        <w:t>d</w:t>
      </w:r>
      <w:r w:rsidR="001F745C" w:rsidRPr="00EC76D5">
        <w:t xml:space="preserve">e above where the decimal part of the double </w:t>
      </w:r>
      <w:r w:rsidR="005206EE" w:rsidRPr="00EC76D5">
        <w:t xml:space="preserve">value </w:t>
      </w:r>
      <w:r w:rsidR="001F745C" w:rsidRPr="00EC76D5">
        <w:t>is lost when casted into an integer</w:t>
      </w:r>
      <w:r w:rsidR="007042C2" w:rsidRPr="00EC76D5">
        <w:t xml:space="preserve"> value</w:t>
      </w:r>
      <w:r w:rsidR="001F745C" w:rsidRPr="00EC76D5">
        <w:t>.</w:t>
      </w:r>
    </w:p>
    <w:p w14:paraId="5565C093" w14:textId="77777777" w:rsidR="001C62E3" w:rsidRPr="00EC76D5" w:rsidRDefault="001C62E3" w:rsidP="001C62E3">
      <w:r w:rsidRPr="00EC76D5">
        <w:t>Naturally, if the types of the source and target trees are the same, we just return the source tree.</w:t>
      </w:r>
    </w:p>
    <w:p w14:paraId="78059207" w14:textId="4082BCEB" w:rsidR="00857488" w:rsidRPr="00EC76D5" w:rsidRDefault="00D83A6D" w:rsidP="00BE5D60">
      <w:pPr>
        <w:pStyle w:val="CodeHeader"/>
      </w:pPr>
      <w:proofErr w:type="spellStart"/>
      <w:r w:rsidRPr="00EC76D5">
        <w:t>TypeCast</w:t>
      </w:r>
      <w:r w:rsidR="00857488" w:rsidRPr="00EC76D5">
        <w:t>.Java</w:t>
      </w:r>
      <w:proofErr w:type="spellEnd"/>
    </w:p>
    <w:p w14:paraId="46C459AF" w14:textId="77777777" w:rsidR="0054297B" w:rsidRPr="00EC76D5" w:rsidRDefault="0054297B" w:rsidP="0054297B">
      <w:pPr>
        <w:pStyle w:val="Code"/>
      </w:pPr>
      <w:r w:rsidRPr="00EC76D5">
        <w:t>package c_compiler;</w:t>
      </w:r>
    </w:p>
    <w:p w14:paraId="75B1577A" w14:textId="77777777" w:rsidR="0054297B" w:rsidRPr="00EC76D5" w:rsidRDefault="0054297B" w:rsidP="0054297B">
      <w:pPr>
        <w:pStyle w:val="Code"/>
      </w:pPr>
    </w:p>
    <w:p w14:paraId="2F75D969" w14:textId="77777777" w:rsidR="0054297B" w:rsidRPr="00EC76D5" w:rsidRDefault="0054297B" w:rsidP="0054297B">
      <w:pPr>
        <w:pStyle w:val="Code"/>
      </w:pPr>
      <w:r w:rsidRPr="00EC76D5">
        <w:t>public class TypeCast {</w:t>
      </w:r>
    </w:p>
    <w:p w14:paraId="57224ECF" w14:textId="77777777" w:rsidR="0054297B" w:rsidRPr="00EC76D5" w:rsidRDefault="0054297B" w:rsidP="0054297B">
      <w:pPr>
        <w:pStyle w:val="Code"/>
      </w:pPr>
      <w:r w:rsidRPr="00EC76D5">
        <w:t xml:space="preserve">  public static SyntaxTree explicitCast(SyntaxTree sourceTree,</w:t>
      </w:r>
    </w:p>
    <w:p w14:paraId="5A3647D8" w14:textId="77777777" w:rsidR="0054297B" w:rsidRPr="00EC76D5" w:rsidRDefault="0054297B" w:rsidP="0054297B">
      <w:pPr>
        <w:pStyle w:val="Code"/>
      </w:pPr>
      <w:r w:rsidRPr="00EC76D5">
        <w:t xml:space="preserve">                                        Type targetType) {</w:t>
      </w:r>
    </w:p>
    <w:p w14:paraId="1DB47A59" w14:textId="77777777" w:rsidR="00CF1554" w:rsidRPr="00EC76D5" w:rsidRDefault="00CF1554" w:rsidP="0054297B">
      <w:pPr>
        <w:pStyle w:val="Code"/>
      </w:pPr>
      <w:r w:rsidRPr="00EC76D5">
        <w:t xml:space="preserve">    sourceTree = SyntaxTreeOptimizer.optimizeExpression(sourceTree);</w:t>
      </w:r>
    </w:p>
    <w:p w14:paraId="6F6F11D7" w14:textId="648A037B" w:rsidR="0054297B" w:rsidRPr="00EC76D5" w:rsidRDefault="0054297B" w:rsidP="0054297B">
      <w:pPr>
        <w:pStyle w:val="Code"/>
      </w:pPr>
      <w:r w:rsidRPr="00EC76D5">
        <w:t xml:space="preserve">    Type sourceType = sourceTree.getType();</w:t>
      </w:r>
    </w:p>
    <w:p w14:paraId="130C6649" w14:textId="77777777" w:rsidR="0054297B" w:rsidRPr="00EC76D5" w:rsidRDefault="0054297B" w:rsidP="0054297B">
      <w:pPr>
        <w:pStyle w:val="Code"/>
      </w:pPr>
    </w:p>
    <w:p w14:paraId="5DBCB7B0" w14:textId="77777777" w:rsidR="0054297B" w:rsidRPr="00EC76D5" w:rsidRDefault="0054297B" w:rsidP="0054297B">
      <w:pPr>
        <w:pStyle w:val="Code"/>
      </w:pPr>
      <w:r w:rsidRPr="00EC76D5">
        <w:t xml:space="preserve">    if (sourceType.equals(targetType)) {</w:t>
      </w:r>
    </w:p>
    <w:p w14:paraId="2BDFCB7B" w14:textId="77777777" w:rsidR="0054297B" w:rsidRPr="00EC76D5" w:rsidRDefault="0054297B" w:rsidP="0054297B">
      <w:pPr>
        <w:pStyle w:val="Code"/>
      </w:pPr>
      <w:r w:rsidRPr="00EC76D5">
        <w:t xml:space="preserve">      return sourceTree;</w:t>
      </w:r>
    </w:p>
    <w:p w14:paraId="4BC58DF2" w14:textId="438E00C7" w:rsidR="003E671C" w:rsidRPr="00EC76D5" w:rsidRDefault="0054297B" w:rsidP="0054297B">
      <w:pPr>
        <w:pStyle w:val="Code"/>
      </w:pPr>
      <w:r w:rsidRPr="00EC76D5">
        <w:t xml:space="preserve">    }</w:t>
      </w:r>
    </w:p>
    <w:p w14:paraId="054F88A6" w14:textId="67DBF2C0" w:rsidR="00EE517F" w:rsidRPr="00EC76D5" w:rsidRDefault="00C369F2" w:rsidP="00650754">
      <w:r w:rsidRPr="00EC76D5">
        <w:t xml:space="preserve">In case of two pointers, we </w:t>
      </w:r>
      <w:r w:rsidR="001B10C1" w:rsidRPr="00EC76D5">
        <w:t xml:space="preserve">create and return </w:t>
      </w:r>
      <w:r w:rsidR="00EE517F" w:rsidRPr="00EC76D5">
        <w:t xml:space="preserve">new pointer in the explicit case. The reason for this is the resulting type shall not be a left-value. We want to prevent that an explicit cast </w:t>
      </w:r>
      <w:r w:rsidR="00650754" w:rsidRPr="00EC76D5">
        <w:t>is assigned a value. An expression such as “</w:t>
      </w:r>
      <w:r w:rsidR="001A2684" w:rsidRPr="00EC76D5">
        <w:rPr>
          <w:rStyle w:val="CodeInText0"/>
        </w:rPr>
        <w:t>(</w:t>
      </w:r>
      <w:r w:rsidR="00EE517F" w:rsidRPr="00EC76D5">
        <w:rPr>
          <w:rStyle w:val="CodeInText0"/>
        </w:rPr>
        <w:t>(char*) p</w:t>
      </w:r>
      <w:r w:rsidR="001A2684" w:rsidRPr="00EC76D5">
        <w:rPr>
          <w:rStyle w:val="CodeInText0"/>
        </w:rPr>
        <w:t>)</w:t>
      </w:r>
      <w:r w:rsidR="00EE517F" w:rsidRPr="00EC76D5">
        <w:rPr>
          <w:rStyle w:val="CodeInText0"/>
        </w:rPr>
        <w:t xml:space="preserve"> = &amp;q;</w:t>
      </w:r>
      <w:r w:rsidR="00650754" w:rsidRPr="00EC76D5">
        <w:t>” is not</w:t>
      </w:r>
      <w:r w:rsidR="00BF74FC" w:rsidRPr="00EC76D5">
        <w:t xml:space="preserve"> allowed.</w:t>
      </w:r>
    </w:p>
    <w:p w14:paraId="346785D1" w14:textId="77777777" w:rsidR="001B10C1" w:rsidRPr="00EC76D5" w:rsidRDefault="001B10C1" w:rsidP="001B10C1">
      <w:pPr>
        <w:pStyle w:val="Code"/>
      </w:pPr>
      <w:r w:rsidRPr="00EC76D5">
        <w:t xml:space="preserve">    else if (sourceType.isIntegralOrPointer() &amp;&amp;</w:t>
      </w:r>
    </w:p>
    <w:p w14:paraId="0285774D" w14:textId="77777777" w:rsidR="001B10C1" w:rsidRPr="00EC76D5" w:rsidRDefault="001B10C1" w:rsidP="001B10C1">
      <w:pPr>
        <w:pStyle w:val="Code"/>
      </w:pPr>
      <w:r w:rsidRPr="00EC76D5">
        <w:t xml:space="preserve">             targetType.isIntegralOrPointer()) {      </w:t>
      </w:r>
    </w:p>
    <w:p w14:paraId="553E6651" w14:textId="77777777" w:rsidR="001B10C1" w:rsidRPr="00EC76D5" w:rsidRDefault="001B10C1" w:rsidP="001B10C1">
      <w:pPr>
        <w:pStyle w:val="Code"/>
      </w:pPr>
      <w:r w:rsidRPr="00EC76D5">
        <w:t xml:space="preserve">      return SyntaxTreeGenerator.generateUnaryTree</w:t>
      </w:r>
    </w:p>
    <w:p w14:paraId="55E804BF" w14:textId="77777777" w:rsidR="001B10C1" w:rsidRPr="00EC76D5" w:rsidRDefault="001B10C1" w:rsidP="001B10C1">
      <w:pPr>
        <w:pStyle w:val="Code"/>
      </w:pPr>
      <w:r w:rsidRPr="00EC76D5">
        <w:t xml:space="preserve">             (MiddleOperator.IntegralToIntegral, targetType, sourceTree);</w:t>
      </w:r>
    </w:p>
    <w:p w14:paraId="54A9BFFD" w14:textId="410B03A1" w:rsidR="00E8550D" w:rsidRPr="00EC76D5" w:rsidRDefault="001B10C1" w:rsidP="001B10C1">
      <w:pPr>
        <w:pStyle w:val="Code"/>
      </w:pPr>
      <w:r w:rsidRPr="00EC76D5">
        <w:t xml:space="preserve">    }</w:t>
      </w:r>
    </w:p>
    <w:p w14:paraId="0BFD79C4" w14:textId="0F3735F7" w:rsidR="002328AD" w:rsidRPr="00EC76D5" w:rsidRDefault="002328AD" w:rsidP="002328AD">
      <w:r w:rsidRPr="00EC76D5">
        <w:t xml:space="preserve">In case of a cast from an integral </w:t>
      </w:r>
      <w:r w:rsidR="00677478" w:rsidRPr="00EC76D5">
        <w:t>type of one</w:t>
      </w:r>
      <w:r w:rsidR="00B06634" w:rsidRPr="00EC76D5">
        <w:t xml:space="preserve"> byte</w:t>
      </w:r>
      <w:r w:rsidR="00677478" w:rsidRPr="00EC76D5">
        <w:t xml:space="preserve"> </w:t>
      </w:r>
      <w:r w:rsidR="00D942BC" w:rsidRPr="00EC76D5">
        <w:t>(pointer</w:t>
      </w:r>
      <w:r w:rsidR="00C617E2" w:rsidRPr="00EC76D5">
        <w:t>s</w:t>
      </w:r>
      <w:r w:rsidR="00D942BC" w:rsidRPr="00EC76D5">
        <w:t xml:space="preserve"> are always two bytes)</w:t>
      </w:r>
      <w:r w:rsidR="00B06634" w:rsidRPr="00EC76D5">
        <w:t xml:space="preserve"> </w:t>
      </w:r>
      <w:r w:rsidRPr="00EC76D5">
        <w:t>to a floating type, it becomes a</w:t>
      </w:r>
      <w:r w:rsidR="0003696C" w:rsidRPr="00EC76D5">
        <w:t xml:space="preserve"> little bit more complicated </w:t>
      </w:r>
      <w:r w:rsidR="002D4D7F" w:rsidRPr="00EC76D5">
        <w:t>since</w:t>
      </w:r>
      <w:r w:rsidR="0003696C" w:rsidRPr="00EC76D5">
        <w:t xml:space="preserve"> there is no assembly </w:t>
      </w:r>
      <w:r w:rsidR="008D3C5E" w:rsidRPr="00EC76D5">
        <w:t xml:space="preserve">converting </w:t>
      </w:r>
      <w:r w:rsidR="0003696C" w:rsidRPr="00EC76D5">
        <w:t>operator</w:t>
      </w:r>
      <w:r w:rsidR="008D3C5E" w:rsidRPr="00EC76D5">
        <w:t xml:space="preserve">. Instead, we need to </w:t>
      </w:r>
      <w:r w:rsidR="00F144A3" w:rsidRPr="00EC76D5">
        <w:t xml:space="preserve">first convert the small integral value (one byte) to a larger integral value (two bytes), </w:t>
      </w:r>
      <w:r w:rsidR="006A5A84" w:rsidRPr="00EC76D5">
        <w:t xml:space="preserve">which we in turn </w:t>
      </w:r>
      <w:r w:rsidR="00F144A3" w:rsidRPr="00EC76D5">
        <w:t xml:space="preserve">convert to </w:t>
      </w:r>
      <w:r w:rsidR="00284795" w:rsidRPr="00EC76D5">
        <w:t>a floating value.</w:t>
      </w:r>
    </w:p>
    <w:p w14:paraId="4C67C72E" w14:textId="77777777" w:rsidR="008254ED" w:rsidRPr="00EC76D5" w:rsidRDefault="008254ED" w:rsidP="008254ED">
      <w:pPr>
        <w:pStyle w:val="Code"/>
      </w:pPr>
      <w:r w:rsidRPr="00EC76D5">
        <w:t xml:space="preserve">    else if (sourceType.isIntegralOrPointer() &amp;&amp; targetType.isFloating()) {</w:t>
      </w:r>
    </w:p>
    <w:p w14:paraId="44512067" w14:textId="77777777" w:rsidR="008254ED" w:rsidRPr="00EC76D5" w:rsidRDefault="008254ED" w:rsidP="008254ED">
      <w:pPr>
        <w:pStyle w:val="Code"/>
      </w:pPr>
      <w:r w:rsidRPr="00EC76D5">
        <w:t xml:space="preserve">      if (sourceType.getSize() == 1) {</w:t>
      </w:r>
    </w:p>
    <w:p w14:paraId="7754F072" w14:textId="77777777" w:rsidR="008254ED" w:rsidRPr="00EC76D5" w:rsidRDefault="008254ED" w:rsidP="008254ED">
      <w:pPr>
        <w:pStyle w:val="Code"/>
      </w:pPr>
      <w:r w:rsidRPr="00EC76D5">
        <w:t xml:space="preserve">        Type tempType = sourceType.isSigned() ? Type.SignedIntegerType</w:t>
      </w:r>
    </w:p>
    <w:p w14:paraId="10994E3D" w14:textId="77777777" w:rsidR="008254ED" w:rsidRPr="00EC76D5" w:rsidRDefault="008254ED" w:rsidP="008254ED">
      <w:pPr>
        <w:pStyle w:val="Code"/>
      </w:pPr>
      <w:r w:rsidRPr="00EC76D5">
        <w:t xml:space="preserve">                                              : Type.UnsignedIntegerType;</w:t>
      </w:r>
    </w:p>
    <w:p w14:paraId="645B2159" w14:textId="77777777" w:rsidR="008254ED" w:rsidRPr="00EC76D5" w:rsidRDefault="008254ED" w:rsidP="008254ED">
      <w:pPr>
        <w:pStyle w:val="Code"/>
      </w:pPr>
      <w:r w:rsidRPr="00EC76D5">
        <w:t xml:space="preserve">        SyntaxTree tempTree = SyntaxTreeGenerator.generateUnaryTree</w:t>
      </w:r>
    </w:p>
    <w:p w14:paraId="171B2D19" w14:textId="77777777" w:rsidR="008254ED" w:rsidRPr="00EC76D5" w:rsidRDefault="008254ED" w:rsidP="008254ED">
      <w:pPr>
        <w:pStyle w:val="Code"/>
      </w:pPr>
      <w:r w:rsidRPr="00EC76D5">
        <w:t xml:space="preserve">                   (MiddleOperator.IntegralToIntegral, tempType, sourceTree);</w:t>
      </w:r>
    </w:p>
    <w:p w14:paraId="089DE2CA" w14:textId="77777777" w:rsidR="008254ED" w:rsidRPr="00EC76D5" w:rsidRDefault="008254ED" w:rsidP="008254ED">
      <w:pPr>
        <w:pStyle w:val="Code"/>
      </w:pPr>
      <w:r w:rsidRPr="00EC76D5">
        <w:t xml:space="preserve">        return SyntaxTreeGenerator.generateUnaryTree</w:t>
      </w:r>
    </w:p>
    <w:p w14:paraId="2C121688" w14:textId="77777777" w:rsidR="008254ED" w:rsidRPr="00EC76D5" w:rsidRDefault="008254ED" w:rsidP="008254ED">
      <w:pPr>
        <w:pStyle w:val="Code"/>
      </w:pPr>
      <w:r w:rsidRPr="00EC76D5">
        <w:t xml:space="preserve">               (MiddleOperator.IntegralToFloating, targetType, tempTree);</w:t>
      </w:r>
    </w:p>
    <w:p w14:paraId="4CF72D42" w14:textId="77777777" w:rsidR="008254ED" w:rsidRPr="00EC76D5" w:rsidRDefault="008254ED" w:rsidP="008254ED">
      <w:pPr>
        <w:pStyle w:val="Code"/>
      </w:pPr>
      <w:r w:rsidRPr="00EC76D5">
        <w:lastRenderedPageBreak/>
        <w:t xml:space="preserve">      }</w:t>
      </w:r>
    </w:p>
    <w:p w14:paraId="41900C40" w14:textId="77777777" w:rsidR="008254ED" w:rsidRPr="00EC76D5" w:rsidRDefault="008254ED" w:rsidP="008254ED">
      <w:pPr>
        <w:pStyle w:val="Code"/>
      </w:pPr>
      <w:r w:rsidRPr="00EC76D5">
        <w:t xml:space="preserve">      else {</w:t>
      </w:r>
    </w:p>
    <w:p w14:paraId="4E32D3D5" w14:textId="77777777" w:rsidR="008254ED" w:rsidRPr="00EC76D5" w:rsidRDefault="008254ED" w:rsidP="008254ED">
      <w:pPr>
        <w:pStyle w:val="Code"/>
      </w:pPr>
      <w:r w:rsidRPr="00EC76D5">
        <w:t xml:space="preserve">        return SyntaxTreeGenerator.generateUnaryTree</w:t>
      </w:r>
    </w:p>
    <w:p w14:paraId="0EF57164" w14:textId="77777777" w:rsidR="008254ED" w:rsidRPr="00EC76D5" w:rsidRDefault="008254ED" w:rsidP="008254ED">
      <w:pPr>
        <w:pStyle w:val="Code"/>
      </w:pPr>
      <w:r w:rsidRPr="00EC76D5">
        <w:t xml:space="preserve">               (MiddleOperator.IntegralToFloating, targetType, sourceTree);</w:t>
      </w:r>
    </w:p>
    <w:p w14:paraId="790BC917" w14:textId="77777777" w:rsidR="008254ED" w:rsidRPr="00EC76D5" w:rsidRDefault="008254ED" w:rsidP="008254ED">
      <w:pPr>
        <w:pStyle w:val="Code"/>
      </w:pPr>
      <w:r w:rsidRPr="00EC76D5">
        <w:t xml:space="preserve">      }</w:t>
      </w:r>
    </w:p>
    <w:p w14:paraId="0792990F" w14:textId="542E674C" w:rsidR="0021498D" w:rsidRPr="00EC76D5" w:rsidRDefault="008254ED" w:rsidP="008254ED">
      <w:pPr>
        <w:pStyle w:val="Code"/>
      </w:pPr>
      <w:r w:rsidRPr="00EC76D5">
        <w:t xml:space="preserve">    }</w:t>
      </w:r>
    </w:p>
    <w:p w14:paraId="61E4D3C6" w14:textId="7C774B59" w:rsidR="00FC7107" w:rsidRPr="00EC76D5" w:rsidRDefault="00FC7107" w:rsidP="00FC7107">
      <w:r w:rsidRPr="00EC76D5">
        <w:t xml:space="preserve">The same goes for the other way around, </w:t>
      </w:r>
      <w:r w:rsidR="005D099B" w:rsidRPr="00EC76D5">
        <w:t xml:space="preserve">when converting a floating value to a small (one byte) integral value, we first need to convert </w:t>
      </w:r>
      <w:r w:rsidR="006A2629" w:rsidRPr="00EC76D5">
        <w:t>the floating value to an integral value of two bytes, which we in turn convert to a</w:t>
      </w:r>
      <w:r w:rsidR="004A7D45" w:rsidRPr="00EC76D5">
        <w:t>n</w:t>
      </w:r>
      <w:r w:rsidR="006A2629" w:rsidRPr="00EC76D5">
        <w:t xml:space="preserve"> integral value of one byte.</w:t>
      </w:r>
    </w:p>
    <w:p w14:paraId="4BB92F44" w14:textId="77777777" w:rsidR="008254ED" w:rsidRPr="00EC76D5" w:rsidRDefault="008254ED" w:rsidP="008254ED">
      <w:pPr>
        <w:pStyle w:val="Code"/>
      </w:pPr>
      <w:r w:rsidRPr="00EC76D5">
        <w:t xml:space="preserve">    else if (sourceType.isFloating() &amp;&amp; targetType.isIntegralOrPointer()) {</w:t>
      </w:r>
    </w:p>
    <w:p w14:paraId="1A571D05" w14:textId="77777777" w:rsidR="008254ED" w:rsidRPr="00EC76D5" w:rsidRDefault="008254ED" w:rsidP="008254ED">
      <w:pPr>
        <w:pStyle w:val="Code"/>
      </w:pPr>
      <w:r w:rsidRPr="00EC76D5">
        <w:t xml:space="preserve">      if (targetType.getSize() == 1) {</w:t>
      </w:r>
    </w:p>
    <w:p w14:paraId="1B011013" w14:textId="77777777" w:rsidR="008254ED" w:rsidRPr="00EC76D5" w:rsidRDefault="008254ED" w:rsidP="008254ED">
      <w:pPr>
        <w:pStyle w:val="Code"/>
      </w:pPr>
      <w:r w:rsidRPr="00EC76D5">
        <w:t xml:space="preserve">        Type tempType = sourceType.isSigned() ? Type.SignedIntegerType</w:t>
      </w:r>
    </w:p>
    <w:p w14:paraId="12D278C7" w14:textId="77777777" w:rsidR="008254ED" w:rsidRPr="00EC76D5" w:rsidRDefault="008254ED" w:rsidP="008254ED">
      <w:pPr>
        <w:pStyle w:val="Code"/>
      </w:pPr>
      <w:r w:rsidRPr="00EC76D5">
        <w:t xml:space="preserve">                                              : Type.UnsignedIntegerType;</w:t>
      </w:r>
    </w:p>
    <w:p w14:paraId="2F7035E6" w14:textId="77777777" w:rsidR="008254ED" w:rsidRPr="00EC76D5" w:rsidRDefault="008254ED" w:rsidP="008254ED">
      <w:pPr>
        <w:pStyle w:val="Code"/>
      </w:pPr>
      <w:r w:rsidRPr="00EC76D5">
        <w:t xml:space="preserve">        SyntaxTree tempTree = SyntaxTreeGenerator.generateUnaryTree</w:t>
      </w:r>
    </w:p>
    <w:p w14:paraId="7ED07698" w14:textId="77777777" w:rsidR="008254ED" w:rsidRPr="00EC76D5" w:rsidRDefault="008254ED" w:rsidP="008254ED">
      <w:pPr>
        <w:pStyle w:val="Code"/>
      </w:pPr>
      <w:r w:rsidRPr="00EC76D5">
        <w:t xml:space="preserve">                   (MiddleOperator.FloatingToIntegral, tempType, sourceTree);</w:t>
      </w:r>
    </w:p>
    <w:p w14:paraId="1E628E58" w14:textId="77777777" w:rsidR="008254ED" w:rsidRPr="00EC76D5" w:rsidRDefault="008254ED" w:rsidP="008254ED">
      <w:pPr>
        <w:pStyle w:val="Code"/>
      </w:pPr>
      <w:r w:rsidRPr="00EC76D5">
        <w:t xml:space="preserve">        return SyntaxTreeGenerator.generateUnaryTree</w:t>
      </w:r>
    </w:p>
    <w:p w14:paraId="45FB99D0" w14:textId="77777777" w:rsidR="008254ED" w:rsidRPr="00EC76D5" w:rsidRDefault="008254ED" w:rsidP="008254ED">
      <w:pPr>
        <w:pStyle w:val="Code"/>
      </w:pPr>
      <w:r w:rsidRPr="00EC76D5">
        <w:t xml:space="preserve">               (MiddleOperator.IntegralToIntegral, targetType, tempTree);</w:t>
      </w:r>
    </w:p>
    <w:p w14:paraId="6048A437" w14:textId="77777777" w:rsidR="008254ED" w:rsidRPr="00EC76D5" w:rsidRDefault="008254ED" w:rsidP="008254ED">
      <w:pPr>
        <w:pStyle w:val="Code"/>
      </w:pPr>
      <w:r w:rsidRPr="00EC76D5">
        <w:t xml:space="preserve">      }</w:t>
      </w:r>
    </w:p>
    <w:p w14:paraId="5DD0C226" w14:textId="77777777" w:rsidR="008254ED" w:rsidRPr="00EC76D5" w:rsidRDefault="008254ED" w:rsidP="008254ED">
      <w:pPr>
        <w:pStyle w:val="Code"/>
      </w:pPr>
      <w:r w:rsidRPr="00EC76D5">
        <w:t xml:space="preserve">      else {</w:t>
      </w:r>
    </w:p>
    <w:p w14:paraId="2CB5026C" w14:textId="77777777" w:rsidR="008254ED" w:rsidRPr="00EC76D5" w:rsidRDefault="008254ED" w:rsidP="008254ED">
      <w:pPr>
        <w:pStyle w:val="Code"/>
      </w:pPr>
      <w:r w:rsidRPr="00EC76D5">
        <w:t xml:space="preserve">        return SyntaxTreeGenerator.generateUnaryTree</w:t>
      </w:r>
    </w:p>
    <w:p w14:paraId="372AC22D" w14:textId="77777777" w:rsidR="008254ED" w:rsidRPr="00EC76D5" w:rsidRDefault="008254ED" w:rsidP="008254ED">
      <w:pPr>
        <w:pStyle w:val="Code"/>
      </w:pPr>
      <w:r w:rsidRPr="00EC76D5">
        <w:t xml:space="preserve">               (MiddleOperator.FloatingToIntegral, targetType, sourceTree);</w:t>
      </w:r>
    </w:p>
    <w:p w14:paraId="7E68031F" w14:textId="77777777" w:rsidR="008254ED" w:rsidRPr="00EC76D5" w:rsidRDefault="008254ED" w:rsidP="008254ED">
      <w:pPr>
        <w:pStyle w:val="Code"/>
      </w:pPr>
      <w:r w:rsidRPr="00EC76D5">
        <w:t xml:space="preserve">      }</w:t>
      </w:r>
    </w:p>
    <w:p w14:paraId="7D7C4B0A" w14:textId="774CC71A" w:rsidR="0021498D" w:rsidRPr="00EC76D5" w:rsidRDefault="008254ED" w:rsidP="008254ED">
      <w:pPr>
        <w:pStyle w:val="Code"/>
      </w:pPr>
      <w:r w:rsidRPr="00EC76D5">
        <w:t xml:space="preserve">    }</w:t>
      </w:r>
    </w:p>
    <w:p w14:paraId="577E4973" w14:textId="59382F7A" w:rsidR="00D10461" w:rsidRPr="00EC76D5" w:rsidRDefault="008254ED" w:rsidP="0064508E">
      <w:r w:rsidRPr="00EC76D5">
        <w:t xml:space="preserve">The </w:t>
      </w:r>
      <w:r w:rsidR="00D10461" w:rsidRPr="00EC76D5">
        <w:t>remaining cases are trivial</w:t>
      </w:r>
      <w:r w:rsidR="005962A4" w:rsidRPr="00EC76D5">
        <w:t>, w</w:t>
      </w:r>
      <w:r w:rsidR="00D10461" w:rsidRPr="00EC76D5">
        <w:t>e just generate the appropriate converting operation.</w:t>
      </w:r>
    </w:p>
    <w:p w14:paraId="53AAAC76" w14:textId="77777777" w:rsidR="00D32856" w:rsidRPr="00EC76D5" w:rsidRDefault="00D32856" w:rsidP="00D32856">
      <w:pPr>
        <w:pStyle w:val="Code"/>
      </w:pPr>
      <w:r w:rsidRPr="00EC76D5">
        <w:t xml:space="preserve">    else if (sourceType.isFloating() &amp;&amp; targetType.isFloating()) {</w:t>
      </w:r>
    </w:p>
    <w:p w14:paraId="55A70C6C" w14:textId="77777777" w:rsidR="00D32856" w:rsidRPr="00EC76D5" w:rsidRDefault="00D32856" w:rsidP="00D32856">
      <w:pPr>
        <w:pStyle w:val="Code"/>
      </w:pPr>
      <w:r w:rsidRPr="00EC76D5">
        <w:t xml:space="preserve">      return SyntaxTreeGenerator.generateUnaryTree</w:t>
      </w:r>
    </w:p>
    <w:p w14:paraId="0494781C" w14:textId="77777777" w:rsidR="00D32856" w:rsidRPr="00EC76D5" w:rsidRDefault="00D32856" w:rsidP="00D32856">
      <w:pPr>
        <w:pStyle w:val="Code"/>
      </w:pPr>
      <w:r w:rsidRPr="00EC76D5">
        <w:t xml:space="preserve">             (MiddleOperator.FloatingToFloating, targetType, sourceTree);</w:t>
      </w:r>
    </w:p>
    <w:p w14:paraId="4ED07ABA" w14:textId="77777777" w:rsidR="00D32856" w:rsidRPr="00EC76D5" w:rsidRDefault="00D32856" w:rsidP="00D32856">
      <w:pPr>
        <w:pStyle w:val="Code"/>
      </w:pPr>
      <w:r w:rsidRPr="00EC76D5">
        <w:t xml:space="preserve">    }</w:t>
      </w:r>
    </w:p>
    <w:p w14:paraId="2F010006" w14:textId="77777777" w:rsidR="00D32856" w:rsidRPr="00EC76D5" w:rsidRDefault="00D32856" w:rsidP="00D32856">
      <w:pPr>
        <w:pStyle w:val="Code"/>
      </w:pPr>
      <w:r w:rsidRPr="00EC76D5">
        <w:t xml:space="preserve">    else if (sourceType.isLogical() &amp;&amp; targetType.isIntegralOrPointer()) {</w:t>
      </w:r>
    </w:p>
    <w:p w14:paraId="546AA079" w14:textId="77777777" w:rsidR="00D32856" w:rsidRPr="00EC76D5" w:rsidRDefault="00D32856" w:rsidP="00D32856">
      <w:pPr>
        <w:pStyle w:val="Code"/>
      </w:pPr>
      <w:r w:rsidRPr="00EC76D5">
        <w:t xml:space="preserve">      return SyntaxTreeGenerator.generateUnaryTree</w:t>
      </w:r>
    </w:p>
    <w:p w14:paraId="199B27F0" w14:textId="77777777" w:rsidR="00D32856" w:rsidRPr="00EC76D5" w:rsidRDefault="00D32856" w:rsidP="00D32856">
      <w:pPr>
        <w:pStyle w:val="Code"/>
      </w:pPr>
      <w:r w:rsidRPr="00EC76D5">
        <w:t xml:space="preserve">             (MiddleOperator.LogicalToIntegral, targetType, sourceTree);</w:t>
      </w:r>
    </w:p>
    <w:p w14:paraId="7057DDD4" w14:textId="77777777" w:rsidR="00D32856" w:rsidRPr="00EC76D5" w:rsidRDefault="00D32856" w:rsidP="00D32856">
      <w:pPr>
        <w:pStyle w:val="Code"/>
      </w:pPr>
      <w:r w:rsidRPr="00EC76D5">
        <w:t xml:space="preserve">    }</w:t>
      </w:r>
    </w:p>
    <w:p w14:paraId="75E5FE55" w14:textId="77777777" w:rsidR="00D32856" w:rsidRPr="00EC76D5" w:rsidRDefault="00D32856" w:rsidP="00D32856">
      <w:pPr>
        <w:pStyle w:val="Code"/>
      </w:pPr>
      <w:r w:rsidRPr="00EC76D5">
        <w:t xml:space="preserve">    else if (sourceType.isLogical() &amp;&amp; targetType.isFloating()) {</w:t>
      </w:r>
    </w:p>
    <w:p w14:paraId="135AE783" w14:textId="77777777" w:rsidR="00D32856" w:rsidRPr="00EC76D5" w:rsidRDefault="00D32856" w:rsidP="00D32856">
      <w:pPr>
        <w:pStyle w:val="Code"/>
      </w:pPr>
      <w:r w:rsidRPr="00EC76D5">
        <w:t xml:space="preserve">      return SyntaxTreeGenerator.generateUnaryTree</w:t>
      </w:r>
    </w:p>
    <w:p w14:paraId="21703DF8" w14:textId="77777777" w:rsidR="00D32856" w:rsidRPr="00EC76D5" w:rsidRDefault="00D32856" w:rsidP="00D32856">
      <w:pPr>
        <w:pStyle w:val="Code"/>
      </w:pPr>
      <w:r w:rsidRPr="00EC76D5">
        <w:t xml:space="preserve">             (MiddleOperator.LogicalToFloating, targetType, sourceTree);</w:t>
      </w:r>
    </w:p>
    <w:p w14:paraId="6A062177" w14:textId="489CFC43" w:rsidR="00D32856" w:rsidRPr="00EC76D5" w:rsidRDefault="00D32856" w:rsidP="00D32856">
      <w:pPr>
        <w:pStyle w:val="Code"/>
      </w:pPr>
      <w:r w:rsidRPr="00EC76D5">
        <w:t xml:space="preserve">    }</w:t>
      </w:r>
    </w:p>
    <w:p w14:paraId="49867114" w14:textId="58343EC6" w:rsidR="006A6C66" w:rsidRPr="00EC76D5" w:rsidRDefault="00FF3122" w:rsidP="00FF3122">
      <w:pPr>
        <w:rPr>
          <w:noProof/>
        </w:rPr>
      </w:pPr>
      <w:r w:rsidRPr="00EC76D5">
        <w:t>When converting a string to a character pointer we just return the source tree.</w:t>
      </w:r>
    </w:p>
    <w:p w14:paraId="083ED249" w14:textId="77777777" w:rsidR="00D32856" w:rsidRPr="00EC76D5" w:rsidRDefault="00D32856" w:rsidP="00D32856">
      <w:pPr>
        <w:pStyle w:val="Code"/>
      </w:pPr>
      <w:r w:rsidRPr="00EC76D5">
        <w:t xml:space="preserve">    else if (sourceType.isString() &amp;&amp; targetType.isPointer() &amp;&amp;</w:t>
      </w:r>
    </w:p>
    <w:p w14:paraId="6D15FE41" w14:textId="77777777" w:rsidR="00D32856" w:rsidRPr="00EC76D5" w:rsidRDefault="00D32856" w:rsidP="00D32856">
      <w:pPr>
        <w:pStyle w:val="Code"/>
      </w:pPr>
      <w:r w:rsidRPr="00EC76D5">
        <w:t xml:space="preserve">             targetType.getPointerType().isChar()) {</w:t>
      </w:r>
    </w:p>
    <w:p w14:paraId="7FC7E53E" w14:textId="77777777" w:rsidR="00D32856" w:rsidRPr="00EC76D5" w:rsidRDefault="00D32856" w:rsidP="00D32856">
      <w:pPr>
        <w:pStyle w:val="Code"/>
      </w:pPr>
      <w:r w:rsidRPr="00EC76D5">
        <w:t xml:space="preserve">      return sourceTree;</w:t>
      </w:r>
    </w:p>
    <w:p w14:paraId="35FD0DB7" w14:textId="03468892" w:rsidR="00D32856" w:rsidRPr="00EC76D5" w:rsidRDefault="00D32856" w:rsidP="00D32856">
      <w:pPr>
        <w:pStyle w:val="Code"/>
      </w:pPr>
      <w:r w:rsidRPr="00EC76D5">
        <w:t xml:space="preserve">    }</w:t>
      </w:r>
    </w:p>
    <w:p w14:paraId="43F1EDC1" w14:textId="6805AFA3" w:rsidR="008B5419" w:rsidRPr="00EC76D5" w:rsidRDefault="00532460" w:rsidP="008B5419">
      <w:r w:rsidRPr="00EC76D5">
        <w:t>When converting between pointers and arrays we check that they have the same type and (in the arrays case) the same size.</w:t>
      </w:r>
    </w:p>
    <w:p w14:paraId="32EA50F1" w14:textId="77777777" w:rsidR="00827AD7" w:rsidRPr="00EC76D5" w:rsidRDefault="00827AD7" w:rsidP="00827AD7">
      <w:pPr>
        <w:pStyle w:val="Code"/>
      </w:pPr>
      <w:r w:rsidRPr="00EC76D5">
        <w:t xml:space="preserve">    else if (sourceType.isPointerOrArray() &amp;&amp; targetType.isPointerOrArray()) {</w:t>
      </w:r>
    </w:p>
    <w:p w14:paraId="622FF674" w14:textId="77777777" w:rsidR="00827AD7" w:rsidRPr="00EC76D5" w:rsidRDefault="00827AD7" w:rsidP="00827AD7">
      <w:pPr>
        <w:pStyle w:val="Code"/>
      </w:pPr>
      <w:r w:rsidRPr="00EC76D5">
        <w:t xml:space="preserve">      Assert.error(sourceType.getPointerOrArrayType().equals</w:t>
      </w:r>
    </w:p>
    <w:p w14:paraId="650EB63A" w14:textId="77777777" w:rsidR="00827AD7" w:rsidRPr="00EC76D5" w:rsidRDefault="00827AD7" w:rsidP="00827AD7">
      <w:pPr>
        <w:pStyle w:val="Code"/>
      </w:pPr>
      <w:r w:rsidRPr="00EC76D5">
        <w:t xml:space="preserve">                   (targetType.getPointerOrArrayType()),</w:t>
      </w:r>
    </w:p>
    <w:p w14:paraId="0071B31B" w14:textId="77777777" w:rsidR="00827AD7" w:rsidRPr="00EC76D5" w:rsidRDefault="00827AD7" w:rsidP="00827AD7">
      <w:pPr>
        <w:pStyle w:val="Code"/>
      </w:pPr>
      <w:r w:rsidRPr="00EC76D5">
        <w:t xml:space="preserve">                   sourceType, "cannot be converted to " + targetType);</w:t>
      </w:r>
    </w:p>
    <w:p w14:paraId="24F0B2BB" w14:textId="77777777" w:rsidR="00827AD7" w:rsidRPr="00EC76D5" w:rsidRDefault="00827AD7" w:rsidP="00827AD7">
      <w:pPr>
        <w:pStyle w:val="Code"/>
      </w:pPr>
      <w:r w:rsidRPr="00EC76D5">
        <w:t xml:space="preserve">      </w:t>
      </w:r>
    </w:p>
    <w:p w14:paraId="410571F2" w14:textId="77777777" w:rsidR="00827AD7" w:rsidRPr="00EC76D5" w:rsidRDefault="00827AD7" w:rsidP="00827AD7">
      <w:pPr>
        <w:pStyle w:val="Code"/>
      </w:pPr>
      <w:r w:rsidRPr="00EC76D5">
        <w:t xml:space="preserve">      if (sourceType.isArray() &amp;&amp; targetType.isArray() &amp;&amp;</w:t>
      </w:r>
    </w:p>
    <w:p w14:paraId="08F1373B" w14:textId="77777777" w:rsidR="00827AD7" w:rsidRPr="00EC76D5" w:rsidRDefault="00827AD7" w:rsidP="00827AD7">
      <w:pPr>
        <w:pStyle w:val="Code"/>
      </w:pPr>
      <w:r w:rsidRPr="00EC76D5">
        <w:t xml:space="preserve">          (targetType.getArraySize() != 0)) {</w:t>
      </w:r>
    </w:p>
    <w:p w14:paraId="28E09A37" w14:textId="77777777" w:rsidR="00827AD7" w:rsidRPr="00EC76D5" w:rsidRDefault="00827AD7" w:rsidP="00827AD7">
      <w:pPr>
        <w:pStyle w:val="Code"/>
      </w:pPr>
      <w:r w:rsidRPr="00EC76D5">
        <w:t xml:space="preserve">        Assert.error(targetType.getArraySize() == targetType.getArraySize(),</w:t>
      </w:r>
    </w:p>
    <w:p w14:paraId="4B890A45" w14:textId="77777777" w:rsidR="00827AD7" w:rsidRPr="00EC76D5" w:rsidRDefault="00827AD7" w:rsidP="00827AD7">
      <w:pPr>
        <w:pStyle w:val="Code"/>
      </w:pPr>
      <w:r w:rsidRPr="00EC76D5">
        <w:lastRenderedPageBreak/>
        <w:t xml:space="preserve">                     sourceType, "different array sizes");</w:t>
      </w:r>
    </w:p>
    <w:p w14:paraId="635BCE2F" w14:textId="77777777" w:rsidR="00827AD7" w:rsidRPr="00EC76D5" w:rsidRDefault="00827AD7" w:rsidP="00827AD7">
      <w:pPr>
        <w:pStyle w:val="Code"/>
      </w:pPr>
      <w:r w:rsidRPr="00EC76D5">
        <w:t xml:space="preserve">      }</w:t>
      </w:r>
    </w:p>
    <w:p w14:paraId="5401C81A" w14:textId="77777777" w:rsidR="00827AD7" w:rsidRPr="00EC76D5" w:rsidRDefault="00827AD7" w:rsidP="00827AD7">
      <w:pPr>
        <w:pStyle w:val="Code"/>
      </w:pPr>
      <w:r w:rsidRPr="00EC76D5">
        <w:t xml:space="preserve">      </w:t>
      </w:r>
    </w:p>
    <w:p w14:paraId="63665DEB" w14:textId="77777777" w:rsidR="00827AD7" w:rsidRPr="00EC76D5" w:rsidRDefault="00827AD7" w:rsidP="00827AD7">
      <w:pPr>
        <w:pStyle w:val="Code"/>
      </w:pPr>
      <w:r w:rsidRPr="00EC76D5">
        <w:t xml:space="preserve">      return sourceTree;</w:t>
      </w:r>
    </w:p>
    <w:p w14:paraId="692DDD5B" w14:textId="4D35CE58" w:rsidR="00827AD7" w:rsidRPr="00EC76D5" w:rsidRDefault="00827AD7" w:rsidP="00827AD7">
      <w:pPr>
        <w:pStyle w:val="Code"/>
      </w:pPr>
      <w:r w:rsidRPr="00EC76D5">
        <w:t xml:space="preserve">    }</w:t>
      </w:r>
    </w:p>
    <w:p w14:paraId="2439E521" w14:textId="50DD71BC" w:rsidR="00654E23" w:rsidRPr="00EC76D5" w:rsidRDefault="00654E23" w:rsidP="00654E23">
      <w:r w:rsidRPr="00EC76D5">
        <w:t xml:space="preserve">It is possible to explicitly convert a value to </w:t>
      </w:r>
      <w:r w:rsidRPr="00EC76D5">
        <w:rPr>
          <w:rStyle w:val="CodeInText0"/>
        </w:rPr>
        <w:t>void</w:t>
      </w:r>
      <w:r w:rsidRPr="00EC76D5">
        <w:t>. In that case, we just return null.</w:t>
      </w:r>
    </w:p>
    <w:p w14:paraId="1F91D5DC" w14:textId="77777777" w:rsidR="00827AD7" w:rsidRPr="00EC76D5" w:rsidRDefault="00827AD7" w:rsidP="00827AD7">
      <w:pPr>
        <w:pStyle w:val="Code"/>
      </w:pPr>
      <w:r w:rsidRPr="00EC76D5">
        <w:t xml:space="preserve">    else if (targetType.isVoid()) {</w:t>
      </w:r>
    </w:p>
    <w:p w14:paraId="38C61EAE" w14:textId="77777777" w:rsidR="00827AD7" w:rsidRPr="00EC76D5" w:rsidRDefault="00827AD7" w:rsidP="00827AD7">
      <w:pPr>
        <w:pStyle w:val="Code"/>
      </w:pPr>
      <w:r w:rsidRPr="00EC76D5">
        <w:t xml:space="preserve">      return null;</w:t>
      </w:r>
    </w:p>
    <w:p w14:paraId="2393D72C" w14:textId="42FCED5E" w:rsidR="00827AD7" w:rsidRPr="00EC76D5" w:rsidRDefault="00827AD7" w:rsidP="00827AD7">
      <w:pPr>
        <w:pStyle w:val="Code"/>
      </w:pPr>
      <w:r w:rsidRPr="00EC76D5">
        <w:t xml:space="preserve">    }</w:t>
      </w:r>
    </w:p>
    <w:p w14:paraId="7C2AFF52" w14:textId="381B41DE" w:rsidR="00F228FE" w:rsidRPr="00EC76D5" w:rsidRDefault="00F228FE" w:rsidP="00F228FE">
      <w:r w:rsidRPr="00EC76D5">
        <w:t>If non</w:t>
      </w:r>
      <w:r w:rsidR="00E62FAA" w:rsidRPr="00EC76D5">
        <w:t>e</w:t>
      </w:r>
      <w:r w:rsidRPr="00EC76D5">
        <w:t xml:space="preserve"> of the cases above applies, we raise an error.</w:t>
      </w:r>
    </w:p>
    <w:p w14:paraId="79B28447" w14:textId="77777777" w:rsidR="00827AD7" w:rsidRPr="00EC76D5" w:rsidRDefault="00827AD7" w:rsidP="00827AD7">
      <w:pPr>
        <w:pStyle w:val="Code"/>
      </w:pPr>
      <w:r w:rsidRPr="00EC76D5">
        <w:t xml:space="preserve">    else {</w:t>
      </w:r>
    </w:p>
    <w:p w14:paraId="50899B11" w14:textId="77777777" w:rsidR="00827AD7" w:rsidRPr="00EC76D5" w:rsidRDefault="00827AD7" w:rsidP="00827AD7">
      <w:pPr>
        <w:pStyle w:val="Code"/>
      </w:pPr>
      <w:r w:rsidRPr="00EC76D5">
        <w:t xml:space="preserve">      Assert.error("Cannot convert from " + sourceType + " to " + targetType);</w:t>
      </w:r>
    </w:p>
    <w:p w14:paraId="4A0EBE02" w14:textId="77777777" w:rsidR="00827AD7" w:rsidRPr="00EC76D5" w:rsidRDefault="00827AD7" w:rsidP="00827AD7">
      <w:pPr>
        <w:pStyle w:val="Code"/>
      </w:pPr>
      <w:r w:rsidRPr="00EC76D5">
        <w:t xml:space="preserve">      return null;</w:t>
      </w:r>
    </w:p>
    <w:p w14:paraId="5482D755" w14:textId="6B0A04AC" w:rsidR="00827AD7" w:rsidRPr="00EC76D5" w:rsidRDefault="00827AD7" w:rsidP="00827AD7">
      <w:pPr>
        <w:pStyle w:val="Code"/>
      </w:pPr>
      <w:r w:rsidRPr="00EC76D5">
        <w:t xml:space="preserve">    }</w:t>
      </w:r>
    </w:p>
    <w:p w14:paraId="2B4F0C34" w14:textId="5D67AB4A" w:rsidR="00A52B14" w:rsidRPr="00EC76D5" w:rsidRDefault="00A52B14" w:rsidP="00A52B14">
      <w:r w:rsidRPr="00EC76D5">
        <w:t xml:space="preserve">The </w:t>
      </w:r>
      <w:proofErr w:type="spellStart"/>
      <w:r w:rsidRPr="00EC76D5">
        <w:rPr>
          <w:rStyle w:val="CodeInText0"/>
        </w:rPr>
        <w:t>implicitCast</w:t>
      </w:r>
      <w:proofErr w:type="spellEnd"/>
      <w:r w:rsidRPr="00EC76D5">
        <w:t xml:space="preserve"> method does basically the same thing as </w:t>
      </w:r>
      <w:proofErr w:type="spellStart"/>
      <w:r w:rsidRPr="00EC76D5">
        <w:rPr>
          <w:rStyle w:val="CodeInText0"/>
        </w:rPr>
        <w:t>explicitCast</w:t>
      </w:r>
      <w:proofErr w:type="spellEnd"/>
      <w:r w:rsidRPr="00EC76D5">
        <w:t xml:space="preserve">. The difference is that </w:t>
      </w:r>
      <w:r w:rsidR="00616785" w:rsidRPr="00EC76D5">
        <w:t>is raises warnings in case of converti</w:t>
      </w:r>
      <w:r w:rsidR="00903ED0" w:rsidRPr="00EC76D5">
        <w:t>ng</w:t>
      </w:r>
      <w:r w:rsidR="00616785" w:rsidRPr="00EC76D5">
        <w:t xml:space="preserve"> from a larger type to a smaller type.</w:t>
      </w:r>
      <w:r w:rsidR="003A60DE" w:rsidRPr="00EC76D5">
        <w:t xml:space="preserve"> Another difference is that we do not need to create </w:t>
      </w:r>
      <w:proofErr w:type="gramStart"/>
      <w:r w:rsidR="003A60DE" w:rsidRPr="00EC76D5">
        <w:t>an</w:t>
      </w:r>
      <w:proofErr w:type="gramEnd"/>
      <w:r w:rsidR="003A60DE" w:rsidRPr="00EC76D5">
        <w:t xml:space="preserve"> new type if it has the same size as the source type.</w:t>
      </w:r>
    </w:p>
    <w:p w14:paraId="334FD0C1" w14:textId="164A86DC" w:rsidR="00156E25" w:rsidRPr="00EC76D5" w:rsidRDefault="00156E25" w:rsidP="00156E25">
      <w:pPr>
        <w:pStyle w:val="Code"/>
      </w:pPr>
      <w:r w:rsidRPr="00EC76D5">
        <w:t xml:space="preserve">  public static SyntaxTree implicitCast(SyntaxTree sourceTree,</w:t>
      </w:r>
    </w:p>
    <w:p w14:paraId="18085249" w14:textId="694CF1A4" w:rsidR="00156E25" w:rsidRPr="00EC76D5" w:rsidRDefault="00156E25" w:rsidP="00156E25">
      <w:pPr>
        <w:pStyle w:val="Code"/>
      </w:pPr>
      <w:r w:rsidRPr="00EC76D5">
        <w:t xml:space="preserve">                                   </w:t>
      </w:r>
      <w:r w:rsidR="00A52B14" w:rsidRPr="00EC76D5">
        <w:t xml:space="preserve">  </w:t>
      </w:r>
      <w:r w:rsidRPr="00EC76D5">
        <w:t xml:space="preserve">   Type targetType) {</w:t>
      </w:r>
    </w:p>
    <w:p w14:paraId="124969A7" w14:textId="77777777" w:rsidR="00156E25" w:rsidRPr="00EC76D5" w:rsidRDefault="00156E25" w:rsidP="00156E25">
      <w:pPr>
        <w:pStyle w:val="Code"/>
      </w:pPr>
      <w:r w:rsidRPr="00EC76D5">
        <w:t xml:space="preserve">    sourceTree = SyntaxTreeOptimizer.optimizeExpression(sourceTree);</w:t>
      </w:r>
    </w:p>
    <w:p w14:paraId="2566E8D0" w14:textId="5D42680D" w:rsidR="00156E25" w:rsidRPr="00EC76D5" w:rsidRDefault="000A036D" w:rsidP="000C3467">
      <w:r w:rsidRPr="00EC76D5">
        <w:t>If the source tree h</w:t>
      </w:r>
      <w:r w:rsidR="000C3467" w:rsidRPr="00EC76D5">
        <w:t>as a value with the same size as the target type, we just return the source tree.</w:t>
      </w:r>
    </w:p>
    <w:p w14:paraId="77FE2F6D" w14:textId="77777777" w:rsidR="00156E25" w:rsidRPr="00EC76D5" w:rsidRDefault="00156E25" w:rsidP="00156E25">
      <w:pPr>
        <w:pStyle w:val="Code"/>
      </w:pPr>
      <w:r w:rsidRPr="00EC76D5">
        <w:t xml:space="preserve">    if ((sourceTree.getSymbol() != null) &amp;&amp; sourceTree.getSymbol().hasValue()</w:t>
      </w:r>
    </w:p>
    <w:p w14:paraId="6D6E6DD1" w14:textId="77777777" w:rsidR="00156E25" w:rsidRPr="00EC76D5" w:rsidRDefault="00156E25" w:rsidP="00156E25">
      <w:pPr>
        <w:pStyle w:val="Code"/>
      </w:pPr>
      <w:r w:rsidRPr="00EC76D5">
        <w:t xml:space="preserve">        &amp;&amp; sourceTree.getType().getSize() == targetType.getSize()) {</w:t>
      </w:r>
    </w:p>
    <w:p w14:paraId="4077E9A1" w14:textId="77777777" w:rsidR="00156E25" w:rsidRPr="00EC76D5" w:rsidRDefault="00156E25" w:rsidP="00156E25">
      <w:pPr>
        <w:pStyle w:val="Code"/>
      </w:pPr>
      <w:r w:rsidRPr="00EC76D5">
        <w:t xml:space="preserve">      return sourceTree;</w:t>
      </w:r>
    </w:p>
    <w:p w14:paraId="534AA552" w14:textId="77777777" w:rsidR="00156E25" w:rsidRPr="00EC76D5" w:rsidRDefault="00156E25" w:rsidP="00156E25">
      <w:pPr>
        <w:pStyle w:val="Code"/>
      </w:pPr>
      <w:r w:rsidRPr="00EC76D5">
        <w:t xml:space="preserve">    }</w:t>
      </w:r>
    </w:p>
    <w:p w14:paraId="59DFDF09" w14:textId="77777777" w:rsidR="004B37C0" w:rsidRPr="00EC76D5" w:rsidRDefault="004B37C0" w:rsidP="00156E25">
      <w:pPr>
        <w:pStyle w:val="Code"/>
      </w:pPr>
    </w:p>
    <w:p w14:paraId="71B520D7" w14:textId="704D205F" w:rsidR="00156E25" w:rsidRPr="00EC76D5" w:rsidRDefault="00156E25" w:rsidP="00156E25">
      <w:pPr>
        <w:pStyle w:val="Code"/>
      </w:pPr>
      <w:r w:rsidRPr="00EC76D5">
        <w:t xml:space="preserve">    Type sourceType = sourceTree.getType();</w:t>
      </w:r>
    </w:p>
    <w:p w14:paraId="4CB9C114" w14:textId="77777777" w:rsidR="00156E25" w:rsidRPr="00EC76D5" w:rsidRDefault="00156E25" w:rsidP="00156E25">
      <w:pPr>
        <w:pStyle w:val="Code"/>
      </w:pPr>
    </w:p>
    <w:p w14:paraId="0D31088A" w14:textId="77777777" w:rsidR="00156E25" w:rsidRPr="00EC76D5" w:rsidRDefault="00156E25" w:rsidP="00156E25">
      <w:pPr>
        <w:pStyle w:val="Code"/>
      </w:pPr>
      <w:r w:rsidRPr="00EC76D5">
        <w:t xml:space="preserve">    if (sourceType.equals(targetType)) {</w:t>
      </w:r>
    </w:p>
    <w:p w14:paraId="2D215BAB" w14:textId="77777777" w:rsidR="00156E25" w:rsidRPr="00EC76D5" w:rsidRDefault="00156E25" w:rsidP="00156E25">
      <w:pPr>
        <w:pStyle w:val="Code"/>
      </w:pPr>
      <w:r w:rsidRPr="00EC76D5">
        <w:t xml:space="preserve">      return sourceTree;</w:t>
      </w:r>
    </w:p>
    <w:p w14:paraId="73C6782C" w14:textId="77777777" w:rsidR="00156E25" w:rsidRPr="00EC76D5" w:rsidRDefault="00156E25" w:rsidP="00156E25">
      <w:pPr>
        <w:pStyle w:val="Code"/>
      </w:pPr>
      <w:r w:rsidRPr="00EC76D5">
        <w:t xml:space="preserve">    }</w:t>
      </w:r>
    </w:p>
    <w:p w14:paraId="1FFD3403" w14:textId="77777777" w:rsidR="00156E25" w:rsidRPr="00EC76D5" w:rsidRDefault="00156E25" w:rsidP="00156E25">
      <w:pPr>
        <w:pStyle w:val="Code"/>
      </w:pPr>
      <w:r w:rsidRPr="00EC76D5">
        <w:t xml:space="preserve">    else if (sourceType.isPointer() &amp;&amp; targetType.isPointer()) {</w:t>
      </w:r>
    </w:p>
    <w:p w14:paraId="4FC10CAA" w14:textId="77777777" w:rsidR="00156E25" w:rsidRPr="00EC76D5" w:rsidRDefault="00156E25" w:rsidP="00156E25">
      <w:pPr>
        <w:pStyle w:val="Code"/>
      </w:pPr>
      <w:r w:rsidRPr="00EC76D5">
        <w:t xml:space="preserve">      return sourceTree;</w:t>
      </w:r>
    </w:p>
    <w:p w14:paraId="3C0FAABA" w14:textId="6A77BACB" w:rsidR="00156E25" w:rsidRPr="00EC76D5" w:rsidRDefault="00156E25" w:rsidP="00156E25">
      <w:pPr>
        <w:pStyle w:val="Code"/>
      </w:pPr>
      <w:r w:rsidRPr="00EC76D5">
        <w:t xml:space="preserve">    }</w:t>
      </w:r>
    </w:p>
    <w:p w14:paraId="0E45EE11" w14:textId="10E60F7D" w:rsidR="007C7F9C" w:rsidRPr="00EC76D5" w:rsidRDefault="00CE0435" w:rsidP="007C7F9C">
      <w:r w:rsidRPr="00EC76D5">
        <w:t xml:space="preserve">If case of </w:t>
      </w:r>
      <w:proofErr w:type="spellStart"/>
      <w:r w:rsidRPr="00EC76D5">
        <w:t>convertion</w:t>
      </w:r>
      <w:proofErr w:type="spellEnd"/>
      <w:r w:rsidRPr="00EC76D5">
        <w:t xml:space="preserve"> </w:t>
      </w:r>
      <w:proofErr w:type="spellStart"/>
      <w:r w:rsidRPr="00EC76D5">
        <w:t>f</w:t>
      </w:r>
      <w:r w:rsidR="0090451C" w:rsidRPr="00EC76D5">
        <w:t>ro</w:t>
      </w:r>
      <w:r w:rsidRPr="00EC76D5">
        <w:t>om</w:t>
      </w:r>
      <w:proofErr w:type="spellEnd"/>
      <w:r w:rsidRPr="00EC76D5">
        <w:t xml:space="preserve"> a larger integral type to a smaller type, we </w:t>
      </w:r>
      <w:proofErr w:type="spellStart"/>
      <w:r w:rsidRPr="00EC76D5">
        <w:t>reaise</w:t>
      </w:r>
      <w:proofErr w:type="spellEnd"/>
      <w:r w:rsidRPr="00EC76D5">
        <w:t xml:space="preserve"> a warning.</w:t>
      </w:r>
    </w:p>
    <w:p w14:paraId="40157AA9" w14:textId="77777777" w:rsidR="00156E25" w:rsidRPr="00EC76D5" w:rsidRDefault="00156E25" w:rsidP="00156E25">
      <w:pPr>
        <w:pStyle w:val="Code"/>
      </w:pPr>
      <w:r w:rsidRPr="00EC76D5">
        <w:t xml:space="preserve">    else if (sourceType.isIntegralOrPointer() &amp;&amp;</w:t>
      </w:r>
    </w:p>
    <w:p w14:paraId="130F7E1D" w14:textId="77777777" w:rsidR="00156E25" w:rsidRPr="00EC76D5" w:rsidRDefault="00156E25" w:rsidP="00156E25">
      <w:pPr>
        <w:pStyle w:val="Code"/>
      </w:pPr>
      <w:r w:rsidRPr="00EC76D5">
        <w:t xml:space="preserve">             targetType.isIntegralOrPointer()) {</w:t>
      </w:r>
    </w:p>
    <w:p w14:paraId="5465D468" w14:textId="77777777" w:rsidR="00156E25" w:rsidRPr="00EC76D5" w:rsidRDefault="00156E25" w:rsidP="00156E25">
      <w:pPr>
        <w:pStyle w:val="Code"/>
      </w:pPr>
      <w:r w:rsidRPr="00EC76D5">
        <w:t xml:space="preserve">      if (sourceType.getSize() != targetType.getSize()) {</w:t>
      </w:r>
    </w:p>
    <w:p w14:paraId="61928A9F" w14:textId="77777777" w:rsidR="00156E25" w:rsidRPr="00EC76D5" w:rsidRDefault="00156E25" w:rsidP="00156E25">
      <w:pPr>
        <w:pStyle w:val="Code"/>
      </w:pPr>
      <w:r w:rsidRPr="00EC76D5">
        <w:t xml:space="preserve">        Assert.warning((sourceType.getSize() &lt;= targetType.getSize()), null,</w:t>
      </w:r>
    </w:p>
    <w:p w14:paraId="4DDCE4BB" w14:textId="77777777" w:rsidR="00156E25" w:rsidRPr="00EC76D5" w:rsidRDefault="00156E25" w:rsidP="00156E25">
      <w:pPr>
        <w:pStyle w:val="Code"/>
      </w:pPr>
      <w:r w:rsidRPr="00EC76D5">
        <w:t xml:space="preserve">              "implicit conversion from " + sourceType + " to " + targetType);</w:t>
      </w:r>
    </w:p>
    <w:p w14:paraId="2E3FB426" w14:textId="77777777" w:rsidR="00156E25" w:rsidRPr="00EC76D5" w:rsidRDefault="00156E25" w:rsidP="00156E25">
      <w:pPr>
        <w:pStyle w:val="Code"/>
      </w:pPr>
      <w:r w:rsidRPr="00EC76D5">
        <w:t xml:space="preserve">        return SyntaxTreeGenerator.generateUnaryTree</w:t>
      </w:r>
    </w:p>
    <w:p w14:paraId="5CEEE3F4" w14:textId="77777777" w:rsidR="00156E25" w:rsidRPr="00EC76D5" w:rsidRDefault="00156E25" w:rsidP="00156E25">
      <w:pPr>
        <w:pStyle w:val="Code"/>
      </w:pPr>
      <w:r w:rsidRPr="00EC76D5">
        <w:t xml:space="preserve">               (MiddleOperator.IntegralToIntegral, targetType, sourceTree);</w:t>
      </w:r>
    </w:p>
    <w:p w14:paraId="53ABF2CA" w14:textId="64ECE1BC" w:rsidR="00156E25" w:rsidRPr="00EC76D5" w:rsidRDefault="00156E25" w:rsidP="00156E25">
      <w:pPr>
        <w:pStyle w:val="Code"/>
      </w:pPr>
      <w:r w:rsidRPr="00EC76D5">
        <w:t xml:space="preserve">      }</w:t>
      </w:r>
    </w:p>
    <w:p w14:paraId="6E9CD365" w14:textId="42273DEC" w:rsidR="0090451C" w:rsidRPr="00EC76D5" w:rsidRDefault="0090451C" w:rsidP="0090451C">
      <w:r w:rsidRPr="00EC76D5">
        <w:t xml:space="preserve">In case of </w:t>
      </w:r>
      <w:proofErr w:type="spellStart"/>
      <w:r w:rsidRPr="00EC76D5">
        <w:t>convertion</w:t>
      </w:r>
      <w:proofErr w:type="spellEnd"/>
      <w:r w:rsidRPr="00EC76D5">
        <w:t xml:space="preserve"> between </w:t>
      </w:r>
      <w:proofErr w:type="spellStart"/>
      <w:r w:rsidRPr="00EC76D5">
        <w:t>tow</w:t>
      </w:r>
      <w:proofErr w:type="spellEnd"/>
      <w:r w:rsidRPr="00EC76D5">
        <w:t xml:space="preserve"> different integral types of the same size we just return the source tree. Unlike the explicit case above, we do not need to generate </w:t>
      </w:r>
      <w:proofErr w:type="gramStart"/>
      <w:r w:rsidRPr="00EC76D5">
        <w:t>an</w:t>
      </w:r>
      <w:proofErr w:type="gramEnd"/>
      <w:r w:rsidRPr="00EC76D5">
        <w:t xml:space="preserve"> </w:t>
      </w:r>
      <w:proofErr w:type="spellStart"/>
      <w:r w:rsidRPr="00EC76D5">
        <w:t>convertion</w:t>
      </w:r>
      <w:proofErr w:type="spellEnd"/>
      <w:r w:rsidRPr="00EC76D5">
        <w:t xml:space="preserve"> operator.</w:t>
      </w:r>
    </w:p>
    <w:p w14:paraId="068DFF7C" w14:textId="77777777" w:rsidR="00156E25" w:rsidRPr="00EC76D5" w:rsidRDefault="00156E25" w:rsidP="00156E25">
      <w:pPr>
        <w:pStyle w:val="Code"/>
      </w:pPr>
      <w:r w:rsidRPr="00EC76D5">
        <w:t xml:space="preserve">      else {</w:t>
      </w:r>
    </w:p>
    <w:p w14:paraId="108EF232" w14:textId="77777777" w:rsidR="00156E25" w:rsidRPr="00EC76D5" w:rsidRDefault="00156E25" w:rsidP="00156E25">
      <w:pPr>
        <w:pStyle w:val="Code"/>
      </w:pPr>
      <w:r w:rsidRPr="00EC76D5">
        <w:t xml:space="preserve">        return sourceTree;</w:t>
      </w:r>
    </w:p>
    <w:p w14:paraId="56EE19D7" w14:textId="77777777" w:rsidR="00156E25" w:rsidRPr="00EC76D5" w:rsidRDefault="00156E25" w:rsidP="00156E25">
      <w:pPr>
        <w:pStyle w:val="Code"/>
      </w:pPr>
      <w:r w:rsidRPr="00EC76D5">
        <w:t xml:space="preserve">      }</w:t>
      </w:r>
    </w:p>
    <w:p w14:paraId="0762375C" w14:textId="77777777" w:rsidR="00156E25" w:rsidRPr="00EC76D5" w:rsidRDefault="00156E25" w:rsidP="00156E25">
      <w:pPr>
        <w:pStyle w:val="Code"/>
      </w:pPr>
      <w:r w:rsidRPr="00EC76D5">
        <w:lastRenderedPageBreak/>
        <w:t xml:space="preserve">    }</w:t>
      </w:r>
    </w:p>
    <w:p w14:paraId="5DF26743" w14:textId="77777777" w:rsidR="00156E25" w:rsidRPr="00EC76D5" w:rsidRDefault="00156E25" w:rsidP="00156E25">
      <w:pPr>
        <w:pStyle w:val="Code"/>
      </w:pPr>
      <w:r w:rsidRPr="00EC76D5">
        <w:t xml:space="preserve">    else if (sourceType.isIntegralOrPointer() &amp;&amp; targetType.isFloating()) {</w:t>
      </w:r>
    </w:p>
    <w:p w14:paraId="377060F0" w14:textId="77777777" w:rsidR="00156E25" w:rsidRPr="00EC76D5" w:rsidRDefault="00156E25" w:rsidP="00156E25">
      <w:pPr>
        <w:pStyle w:val="Code"/>
      </w:pPr>
      <w:r w:rsidRPr="00EC76D5">
        <w:t xml:space="preserve">      if (sourceType.getSize() == 1) {</w:t>
      </w:r>
    </w:p>
    <w:p w14:paraId="6D43AABB" w14:textId="77777777" w:rsidR="00156E25" w:rsidRPr="00EC76D5" w:rsidRDefault="00156E25" w:rsidP="00156E25">
      <w:pPr>
        <w:pStyle w:val="Code"/>
      </w:pPr>
      <w:r w:rsidRPr="00EC76D5">
        <w:t xml:space="preserve">        Type tempType = sourceType.isSigned() ? Type.SignedIntegerType</w:t>
      </w:r>
    </w:p>
    <w:p w14:paraId="57F9B614" w14:textId="77777777" w:rsidR="00156E25" w:rsidRPr="00EC76D5" w:rsidRDefault="00156E25" w:rsidP="00156E25">
      <w:pPr>
        <w:pStyle w:val="Code"/>
      </w:pPr>
      <w:r w:rsidRPr="00EC76D5">
        <w:t xml:space="preserve">                                              : Type.UnsignedIntegerType;</w:t>
      </w:r>
    </w:p>
    <w:p w14:paraId="21CAF7B5" w14:textId="77777777" w:rsidR="00156E25" w:rsidRPr="00EC76D5" w:rsidRDefault="00156E25" w:rsidP="00156E25">
      <w:pPr>
        <w:pStyle w:val="Code"/>
      </w:pPr>
      <w:r w:rsidRPr="00EC76D5">
        <w:t xml:space="preserve">        SyntaxTree tempTree = SyntaxTreeGenerator.generateUnaryTree</w:t>
      </w:r>
    </w:p>
    <w:p w14:paraId="028D9773" w14:textId="77777777" w:rsidR="00156E25" w:rsidRPr="00EC76D5" w:rsidRDefault="00156E25" w:rsidP="00156E25">
      <w:pPr>
        <w:pStyle w:val="Code"/>
      </w:pPr>
      <w:r w:rsidRPr="00EC76D5">
        <w:t xml:space="preserve">                   (MiddleOperator.IntegralToIntegral, tempType, sourceTree);</w:t>
      </w:r>
    </w:p>
    <w:p w14:paraId="0CF7CF34" w14:textId="77777777" w:rsidR="00156E25" w:rsidRPr="00EC76D5" w:rsidRDefault="00156E25" w:rsidP="00156E25">
      <w:pPr>
        <w:pStyle w:val="Code"/>
      </w:pPr>
      <w:r w:rsidRPr="00EC76D5">
        <w:t xml:space="preserve">        return SyntaxTreeGenerator.generateUnaryTree</w:t>
      </w:r>
    </w:p>
    <w:p w14:paraId="19D4A8C1" w14:textId="77777777" w:rsidR="00156E25" w:rsidRPr="00EC76D5" w:rsidRDefault="00156E25" w:rsidP="00156E25">
      <w:pPr>
        <w:pStyle w:val="Code"/>
      </w:pPr>
      <w:r w:rsidRPr="00EC76D5">
        <w:t xml:space="preserve">               (MiddleOperator.IntegralToFloating, targetType, tempTree);</w:t>
      </w:r>
    </w:p>
    <w:p w14:paraId="0E5ABAB1" w14:textId="77777777" w:rsidR="00156E25" w:rsidRPr="00EC76D5" w:rsidRDefault="00156E25" w:rsidP="00156E25">
      <w:pPr>
        <w:pStyle w:val="Code"/>
      </w:pPr>
      <w:r w:rsidRPr="00EC76D5">
        <w:t xml:space="preserve">      }</w:t>
      </w:r>
    </w:p>
    <w:p w14:paraId="49B8C093" w14:textId="77777777" w:rsidR="00156E25" w:rsidRPr="00EC76D5" w:rsidRDefault="00156E25" w:rsidP="00156E25">
      <w:pPr>
        <w:pStyle w:val="Code"/>
      </w:pPr>
      <w:r w:rsidRPr="00EC76D5">
        <w:t xml:space="preserve">      else {</w:t>
      </w:r>
    </w:p>
    <w:p w14:paraId="4FC0A64C" w14:textId="77777777" w:rsidR="00156E25" w:rsidRPr="00EC76D5" w:rsidRDefault="00156E25" w:rsidP="00156E25">
      <w:pPr>
        <w:pStyle w:val="Code"/>
      </w:pPr>
      <w:r w:rsidRPr="00EC76D5">
        <w:t xml:space="preserve">        return SyntaxTreeGenerator.generateUnaryTree</w:t>
      </w:r>
    </w:p>
    <w:p w14:paraId="2CB8A081" w14:textId="77777777" w:rsidR="00156E25" w:rsidRPr="00EC76D5" w:rsidRDefault="00156E25" w:rsidP="00156E25">
      <w:pPr>
        <w:pStyle w:val="Code"/>
      </w:pPr>
      <w:r w:rsidRPr="00EC76D5">
        <w:t xml:space="preserve">               (MiddleOperator.IntegralToFloating, targetType, sourceTree);</w:t>
      </w:r>
    </w:p>
    <w:p w14:paraId="41F2481C" w14:textId="77777777" w:rsidR="00156E25" w:rsidRPr="00EC76D5" w:rsidRDefault="00156E25" w:rsidP="00156E25">
      <w:pPr>
        <w:pStyle w:val="Code"/>
      </w:pPr>
      <w:r w:rsidRPr="00EC76D5">
        <w:t xml:space="preserve">      }</w:t>
      </w:r>
    </w:p>
    <w:p w14:paraId="06C52C72" w14:textId="77777777" w:rsidR="00156E25" w:rsidRPr="00EC76D5" w:rsidRDefault="00156E25" w:rsidP="00156E25">
      <w:pPr>
        <w:pStyle w:val="Code"/>
      </w:pPr>
      <w:r w:rsidRPr="00EC76D5">
        <w:t xml:space="preserve">    }</w:t>
      </w:r>
    </w:p>
    <w:p w14:paraId="6A444997" w14:textId="42DEA730" w:rsidR="00F37A3B" w:rsidRPr="00EC76D5" w:rsidRDefault="00F37A3B" w:rsidP="00F37A3B">
      <w:r w:rsidRPr="00EC76D5">
        <w:t xml:space="preserve">An implicit </w:t>
      </w:r>
      <w:proofErr w:type="spellStart"/>
      <w:r w:rsidRPr="00EC76D5">
        <w:t>convertion</w:t>
      </w:r>
      <w:proofErr w:type="spellEnd"/>
      <w:r w:rsidRPr="00EC76D5">
        <w:t xml:space="preserve"> from a floating type to an integral or pointer type always raises a warning.</w:t>
      </w:r>
    </w:p>
    <w:p w14:paraId="5546D5D3" w14:textId="7B96FBBC" w:rsidR="00156E25" w:rsidRPr="00EC76D5" w:rsidRDefault="00156E25" w:rsidP="00156E25">
      <w:pPr>
        <w:pStyle w:val="Code"/>
      </w:pPr>
      <w:r w:rsidRPr="00EC76D5">
        <w:t xml:space="preserve">    else if (sourceType.isFloating() &amp;&amp; targetType.isIntegralOrPointer()) {</w:t>
      </w:r>
    </w:p>
    <w:p w14:paraId="1985D346" w14:textId="77777777" w:rsidR="00156E25" w:rsidRPr="00EC76D5" w:rsidRDefault="00156E25" w:rsidP="00156E25">
      <w:pPr>
        <w:pStyle w:val="Code"/>
      </w:pPr>
      <w:r w:rsidRPr="00EC76D5">
        <w:t xml:space="preserve">      Assert.warning(null, "implicit conversion from " + sourceType+</w:t>
      </w:r>
    </w:p>
    <w:p w14:paraId="3E06F32E" w14:textId="77777777" w:rsidR="00156E25" w:rsidRPr="00EC76D5" w:rsidRDefault="00156E25" w:rsidP="00156E25">
      <w:pPr>
        <w:pStyle w:val="Code"/>
      </w:pPr>
      <w:r w:rsidRPr="00EC76D5">
        <w:t xml:space="preserve">                           " to " + targetType);</w:t>
      </w:r>
    </w:p>
    <w:p w14:paraId="2BAC01E1" w14:textId="77777777" w:rsidR="00156E25" w:rsidRPr="00EC76D5" w:rsidRDefault="00156E25" w:rsidP="00156E25">
      <w:pPr>
        <w:pStyle w:val="Code"/>
      </w:pPr>
      <w:r w:rsidRPr="00EC76D5">
        <w:t xml:space="preserve">      </w:t>
      </w:r>
    </w:p>
    <w:p w14:paraId="00D0EA3C" w14:textId="77777777" w:rsidR="00156E25" w:rsidRPr="00EC76D5" w:rsidRDefault="00156E25" w:rsidP="00156E25">
      <w:pPr>
        <w:pStyle w:val="Code"/>
      </w:pPr>
      <w:r w:rsidRPr="00EC76D5">
        <w:t xml:space="preserve">      if (targetType.getSize() == 1) {</w:t>
      </w:r>
    </w:p>
    <w:p w14:paraId="69B6BCF0" w14:textId="77777777" w:rsidR="00156E25" w:rsidRPr="00EC76D5" w:rsidRDefault="00156E25" w:rsidP="00156E25">
      <w:pPr>
        <w:pStyle w:val="Code"/>
      </w:pPr>
      <w:r w:rsidRPr="00EC76D5">
        <w:t xml:space="preserve">        Type tempType = sourceType.isSigned() ? Type.SignedIntegerType</w:t>
      </w:r>
    </w:p>
    <w:p w14:paraId="227B256C" w14:textId="77777777" w:rsidR="00156E25" w:rsidRPr="00EC76D5" w:rsidRDefault="00156E25" w:rsidP="00156E25">
      <w:pPr>
        <w:pStyle w:val="Code"/>
      </w:pPr>
      <w:r w:rsidRPr="00EC76D5">
        <w:t xml:space="preserve">                                              : Type.UnsignedIntegerType;</w:t>
      </w:r>
    </w:p>
    <w:p w14:paraId="69576431" w14:textId="77777777" w:rsidR="00156E25" w:rsidRPr="00EC76D5" w:rsidRDefault="00156E25" w:rsidP="00156E25">
      <w:pPr>
        <w:pStyle w:val="Code"/>
      </w:pPr>
      <w:r w:rsidRPr="00EC76D5">
        <w:t xml:space="preserve">        SyntaxTree tempTree = SyntaxTreeGenerator.generateUnaryTree</w:t>
      </w:r>
    </w:p>
    <w:p w14:paraId="58ABA256" w14:textId="77777777" w:rsidR="00156E25" w:rsidRPr="00EC76D5" w:rsidRDefault="00156E25" w:rsidP="00156E25">
      <w:pPr>
        <w:pStyle w:val="Code"/>
      </w:pPr>
      <w:r w:rsidRPr="00EC76D5">
        <w:t xml:space="preserve">                   (MiddleOperator.FloatingToIntegral, tempType, sourceTree);</w:t>
      </w:r>
    </w:p>
    <w:p w14:paraId="4B7FA4B8" w14:textId="77777777" w:rsidR="00156E25" w:rsidRPr="00EC76D5" w:rsidRDefault="00156E25" w:rsidP="00156E25">
      <w:pPr>
        <w:pStyle w:val="Code"/>
      </w:pPr>
      <w:r w:rsidRPr="00EC76D5">
        <w:t xml:space="preserve">        return SyntaxTreeGenerator.generateUnaryTree</w:t>
      </w:r>
    </w:p>
    <w:p w14:paraId="7ADEFAC3" w14:textId="77777777" w:rsidR="00156E25" w:rsidRPr="00EC76D5" w:rsidRDefault="00156E25" w:rsidP="00156E25">
      <w:pPr>
        <w:pStyle w:val="Code"/>
      </w:pPr>
      <w:r w:rsidRPr="00EC76D5">
        <w:t xml:space="preserve">               (MiddleOperator.IntegralToIntegral, targetType, tempTree);</w:t>
      </w:r>
    </w:p>
    <w:p w14:paraId="5746F576" w14:textId="77777777" w:rsidR="00156E25" w:rsidRPr="00EC76D5" w:rsidRDefault="00156E25" w:rsidP="00156E25">
      <w:pPr>
        <w:pStyle w:val="Code"/>
      </w:pPr>
      <w:r w:rsidRPr="00EC76D5">
        <w:t xml:space="preserve">      }</w:t>
      </w:r>
    </w:p>
    <w:p w14:paraId="58439BFD" w14:textId="77777777" w:rsidR="00156E25" w:rsidRPr="00EC76D5" w:rsidRDefault="00156E25" w:rsidP="00156E25">
      <w:pPr>
        <w:pStyle w:val="Code"/>
      </w:pPr>
      <w:r w:rsidRPr="00EC76D5">
        <w:t xml:space="preserve">      else {</w:t>
      </w:r>
    </w:p>
    <w:p w14:paraId="34C416DF" w14:textId="77777777" w:rsidR="00156E25" w:rsidRPr="00EC76D5" w:rsidRDefault="00156E25" w:rsidP="00156E25">
      <w:pPr>
        <w:pStyle w:val="Code"/>
      </w:pPr>
      <w:r w:rsidRPr="00EC76D5">
        <w:t xml:space="preserve">        return SyntaxTreeGenerator.generateUnaryTree</w:t>
      </w:r>
    </w:p>
    <w:p w14:paraId="61AE3A4F" w14:textId="77777777" w:rsidR="00156E25" w:rsidRPr="00EC76D5" w:rsidRDefault="00156E25" w:rsidP="00156E25">
      <w:pPr>
        <w:pStyle w:val="Code"/>
      </w:pPr>
      <w:r w:rsidRPr="00EC76D5">
        <w:t xml:space="preserve">               (MiddleOperator.FloatingToIntegral, targetType, sourceTree);</w:t>
      </w:r>
    </w:p>
    <w:p w14:paraId="73FFC59C" w14:textId="77777777" w:rsidR="00156E25" w:rsidRPr="00EC76D5" w:rsidRDefault="00156E25" w:rsidP="00156E25">
      <w:pPr>
        <w:pStyle w:val="Code"/>
      </w:pPr>
      <w:r w:rsidRPr="00EC76D5">
        <w:t xml:space="preserve">      }</w:t>
      </w:r>
    </w:p>
    <w:p w14:paraId="364CD481" w14:textId="77777777" w:rsidR="00156E25" w:rsidRPr="00EC76D5" w:rsidRDefault="00156E25" w:rsidP="00156E25">
      <w:pPr>
        <w:pStyle w:val="Code"/>
      </w:pPr>
      <w:r w:rsidRPr="00EC76D5">
        <w:t xml:space="preserve">    }</w:t>
      </w:r>
    </w:p>
    <w:p w14:paraId="3C8122D1" w14:textId="77777777" w:rsidR="00156E25" w:rsidRPr="00EC76D5" w:rsidRDefault="00156E25" w:rsidP="00156E25">
      <w:pPr>
        <w:pStyle w:val="Code"/>
      </w:pPr>
      <w:r w:rsidRPr="00EC76D5">
        <w:t xml:space="preserve">    else if (sourceType.isFloating() &amp;&amp; targetType.isFloating()) {</w:t>
      </w:r>
    </w:p>
    <w:p w14:paraId="4121907B" w14:textId="77777777" w:rsidR="00156E25" w:rsidRPr="00EC76D5" w:rsidRDefault="00156E25" w:rsidP="00156E25">
      <w:pPr>
        <w:pStyle w:val="Code"/>
      </w:pPr>
      <w:r w:rsidRPr="00EC76D5">
        <w:t xml:space="preserve">      if (sourceType.getSize() != targetType.getSize()) {</w:t>
      </w:r>
    </w:p>
    <w:p w14:paraId="3FB08F62" w14:textId="77777777" w:rsidR="00156E25" w:rsidRPr="00EC76D5" w:rsidRDefault="00156E25" w:rsidP="00156E25">
      <w:pPr>
        <w:pStyle w:val="Code"/>
      </w:pPr>
      <w:r w:rsidRPr="00EC76D5">
        <w:t xml:space="preserve">        Assert.warning((sourceType.getSize() &lt;= targetType.getSize()), null,</w:t>
      </w:r>
    </w:p>
    <w:p w14:paraId="73796E20" w14:textId="77777777" w:rsidR="00156E25" w:rsidRPr="00EC76D5" w:rsidRDefault="00156E25" w:rsidP="00156E25">
      <w:pPr>
        <w:pStyle w:val="Code"/>
      </w:pPr>
      <w:r w:rsidRPr="00EC76D5">
        <w:t xml:space="preserve">              "implicit conversion from " + sourceType + " to " + targetType);</w:t>
      </w:r>
    </w:p>
    <w:p w14:paraId="1482C56D" w14:textId="77777777" w:rsidR="00156E25" w:rsidRPr="00EC76D5" w:rsidRDefault="00156E25" w:rsidP="00156E25">
      <w:pPr>
        <w:pStyle w:val="Code"/>
      </w:pPr>
      <w:r w:rsidRPr="00EC76D5">
        <w:t xml:space="preserve">        return SyntaxTreeGenerator.generateUnaryTree</w:t>
      </w:r>
    </w:p>
    <w:p w14:paraId="77DCAD8D" w14:textId="77777777" w:rsidR="00156E25" w:rsidRPr="00EC76D5" w:rsidRDefault="00156E25" w:rsidP="00156E25">
      <w:pPr>
        <w:pStyle w:val="Code"/>
      </w:pPr>
      <w:r w:rsidRPr="00EC76D5">
        <w:t xml:space="preserve">               (MiddleOperator.FloatingToFloating, targetType, sourceTree);</w:t>
      </w:r>
    </w:p>
    <w:p w14:paraId="67FAFAF3" w14:textId="77777777" w:rsidR="00156E25" w:rsidRPr="00EC76D5" w:rsidRDefault="00156E25" w:rsidP="00156E25">
      <w:pPr>
        <w:pStyle w:val="Code"/>
      </w:pPr>
      <w:r w:rsidRPr="00EC76D5">
        <w:t xml:space="preserve">      }</w:t>
      </w:r>
    </w:p>
    <w:p w14:paraId="227A1884" w14:textId="77777777" w:rsidR="00156E25" w:rsidRPr="00EC76D5" w:rsidRDefault="00156E25" w:rsidP="00156E25">
      <w:pPr>
        <w:pStyle w:val="Code"/>
      </w:pPr>
      <w:r w:rsidRPr="00EC76D5">
        <w:t xml:space="preserve">      else {</w:t>
      </w:r>
    </w:p>
    <w:p w14:paraId="410B4A6F" w14:textId="77777777" w:rsidR="00156E25" w:rsidRPr="00EC76D5" w:rsidRDefault="00156E25" w:rsidP="00156E25">
      <w:pPr>
        <w:pStyle w:val="Code"/>
      </w:pPr>
      <w:r w:rsidRPr="00EC76D5">
        <w:t xml:space="preserve">        return sourceTree;</w:t>
      </w:r>
    </w:p>
    <w:p w14:paraId="69334CED" w14:textId="77777777" w:rsidR="00156E25" w:rsidRPr="00EC76D5" w:rsidRDefault="00156E25" w:rsidP="00156E25">
      <w:pPr>
        <w:pStyle w:val="Code"/>
      </w:pPr>
      <w:r w:rsidRPr="00EC76D5">
        <w:t xml:space="preserve">      }</w:t>
      </w:r>
    </w:p>
    <w:p w14:paraId="701B20AC" w14:textId="77777777" w:rsidR="00156E25" w:rsidRPr="00EC76D5" w:rsidRDefault="00156E25" w:rsidP="00156E25">
      <w:pPr>
        <w:pStyle w:val="Code"/>
      </w:pPr>
      <w:r w:rsidRPr="00EC76D5">
        <w:t xml:space="preserve">    }</w:t>
      </w:r>
    </w:p>
    <w:p w14:paraId="5BC15AFF" w14:textId="77777777" w:rsidR="00156E25" w:rsidRPr="00EC76D5" w:rsidRDefault="00156E25" w:rsidP="00156E25">
      <w:pPr>
        <w:pStyle w:val="Code"/>
      </w:pPr>
      <w:r w:rsidRPr="00EC76D5">
        <w:t xml:space="preserve">    else if (sourceType.isLogical() &amp;&amp; targetType.isIntegralOrPointer()) {</w:t>
      </w:r>
    </w:p>
    <w:p w14:paraId="23CCD3DC" w14:textId="77777777" w:rsidR="00156E25" w:rsidRPr="00EC76D5" w:rsidRDefault="00156E25" w:rsidP="00156E25">
      <w:pPr>
        <w:pStyle w:val="Code"/>
      </w:pPr>
      <w:r w:rsidRPr="00EC76D5">
        <w:t xml:space="preserve">      return SyntaxTreeGenerator.generateUnaryTree</w:t>
      </w:r>
    </w:p>
    <w:p w14:paraId="03E875FE" w14:textId="77777777" w:rsidR="00156E25" w:rsidRPr="00EC76D5" w:rsidRDefault="00156E25" w:rsidP="00156E25">
      <w:pPr>
        <w:pStyle w:val="Code"/>
      </w:pPr>
      <w:r w:rsidRPr="00EC76D5">
        <w:t xml:space="preserve">             (MiddleOperator.LogicalToIntegral, targetType, sourceTree);</w:t>
      </w:r>
    </w:p>
    <w:p w14:paraId="0803474D" w14:textId="77777777" w:rsidR="00156E25" w:rsidRPr="00EC76D5" w:rsidRDefault="00156E25" w:rsidP="00156E25">
      <w:pPr>
        <w:pStyle w:val="Code"/>
      </w:pPr>
      <w:r w:rsidRPr="00EC76D5">
        <w:t xml:space="preserve">    }</w:t>
      </w:r>
    </w:p>
    <w:p w14:paraId="00D30707" w14:textId="77777777" w:rsidR="00156E25" w:rsidRPr="00EC76D5" w:rsidRDefault="00156E25" w:rsidP="00156E25">
      <w:pPr>
        <w:pStyle w:val="Code"/>
      </w:pPr>
      <w:r w:rsidRPr="00EC76D5">
        <w:t xml:space="preserve">    else if (sourceType.isLogical() &amp;&amp; targetType.isFloating()) {</w:t>
      </w:r>
    </w:p>
    <w:p w14:paraId="3AC157E8" w14:textId="77777777" w:rsidR="00156E25" w:rsidRPr="00EC76D5" w:rsidRDefault="00156E25" w:rsidP="00156E25">
      <w:pPr>
        <w:pStyle w:val="Code"/>
      </w:pPr>
      <w:r w:rsidRPr="00EC76D5">
        <w:t xml:space="preserve">      return SyntaxTreeGenerator.generateUnaryTree</w:t>
      </w:r>
    </w:p>
    <w:p w14:paraId="26563A3F" w14:textId="77777777" w:rsidR="00156E25" w:rsidRPr="00EC76D5" w:rsidRDefault="00156E25" w:rsidP="00156E25">
      <w:pPr>
        <w:pStyle w:val="Code"/>
      </w:pPr>
      <w:r w:rsidRPr="00EC76D5">
        <w:t xml:space="preserve">             (MiddleOperator.LogicalToFloating, targetType, sourceTree);</w:t>
      </w:r>
    </w:p>
    <w:p w14:paraId="55055575" w14:textId="77777777" w:rsidR="00156E25" w:rsidRPr="00EC76D5" w:rsidRDefault="00156E25" w:rsidP="00156E25">
      <w:pPr>
        <w:pStyle w:val="Code"/>
      </w:pPr>
      <w:r w:rsidRPr="00EC76D5">
        <w:t xml:space="preserve">    }</w:t>
      </w:r>
    </w:p>
    <w:p w14:paraId="48AC49C9" w14:textId="77777777" w:rsidR="00156E25" w:rsidRPr="00EC76D5" w:rsidRDefault="00156E25" w:rsidP="00156E25">
      <w:pPr>
        <w:pStyle w:val="Code"/>
      </w:pPr>
      <w:r w:rsidRPr="00EC76D5">
        <w:t xml:space="preserve">    else if (sourceType.isString() &amp;&amp; targetType.isPointer() &amp;&amp;</w:t>
      </w:r>
    </w:p>
    <w:p w14:paraId="14978D86" w14:textId="77777777" w:rsidR="00156E25" w:rsidRPr="00EC76D5" w:rsidRDefault="00156E25" w:rsidP="00156E25">
      <w:pPr>
        <w:pStyle w:val="Code"/>
      </w:pPr>
      <w:r w:rsidRPr="00EC76D5">
        <w:t xml:space="preserve">             targetType.getPointerType().isChar()) {</w:t>
      </w:r>
    </w:p>
    <w:p w14:paraId="151CF791" w14:textId="77777777" w:rsidR="00156E25" w:rsidRPr="00EC76D5" w:rsidRDefault="00156E25" w:rsidP="00156E25">
      <w:pPr>
        <w:pStyle w:val="Code"/>
      </w:pPr>
      <w:r w:rsidRPr="00EC76D5">
        <w:t xml:space="preserve">      return sourceTree;</w:t>
      </w:r>
    </w:p>
    <w:p w14:paraId="13523DC3" w14:textId="77777777" w:rsidR="00156E25" w:rsidRPr="00EC76D5" w:rsidRDefault="00156E25" w:rsidP="00156E25">
      <w:pPr>
        <w:pStyle w:val="Code"/>
      </w:pPr>
      <w:r w:rsidRPr="00EC76D5">
        <w:lastRenderedPageBreak/>
        <w:t xml:space="preserve">    }</w:t>
      </w:r>
    </w:p>
    <w:p w14:paraId="55180B46" w14:textId="77777777" w:rsidR="00156E25" w:rsidRPr="00EC76D5" w:rsidRDefault="00156E25" w:rsidP="00156E25">
      <w:pPr>
        <w:pStyle w:val="Code"/>
      </w:pPr>
      <w:r w:rsidRPr="00EC76D5">
        <w:t xml:space="preserve">    else if (sourceType.isPointerOrArray() &amp;&amp; targetType.isPointerOrArray()) {</w:t>
      </w:r>
    </w:p>
    <w:p w14:paraId="1675676E" w14:textId="77777777" w:rsidR="00156E25" w:rsidRPr="00EC76D5" w:rsidRDefault="00156E25" w:rsidP="00156E25">
      <w:pPr>
        <w:pStyle w:val="Code"/>
      </w:pPr>
      <w:r w:rsidRPr="00EC76D5">
        <w:t xml:space="preserve">      Assert.error(sourceType.getPointerOrArrayType().equals</w:t>
      </w:r>
    </w:p>
    <w:p w14:paraId="310DA920" w14:textId="77777777" w:rsidR="00156E25" w:rsidRPr="00EC76D5" w:rsidRDefault="00156E25" w:rsidP="00156E25">
      <w:pPr>
        <w:pStyle w:val="Code"/>
      </w:pPr>
      <w:r w:rsidRPr="00EC76D5">
        <w:t xml:space="preserve">                   (targetType.getPointerOrArrayType()),</w:t>
      </w:r>
    </w:p>
    <w:p w14:paraId="741DF302" w14:textId="77777777" w:rsidR="00156E25" w:rsidRPr="00EC76D5" w:rsidRDefault="00156E25" w:rsidP="00156E25">
      <w:pPr>
        <w:pStyle w:val="Code"/>
      </w:pPr>
      <w:r w:rsidRPr="00EC76D5">
        <w:t xml:space="preserve">                   sourceType, "cannot be converted to " + targetType);</w:t>
      </w:r>
    </w:p>
    <w:p w14:paraId="3C009162" w14:textId="77777777" w:rsidR="00156E25" w:rsidRPr="00EC76D5" w:rsidRDefault="00156E25" w:rsidP="00156E25">
      <w:pPr>
        <w:pStyle w:val="Code"/>
      </w:pPr>
      <w:r w:rsidRPr="00EC76D5">
        <w:t xml:space="preserve">      </w:t>
      </w:r>
    </w:p>
    <w:p w14:paraId="7CD6279A" w14:textId="77777777" w:rsidR="00156E25" w:rsidRPr="00EC76D5" w:rsidRDefault="00156E25" w:rsidP="00156E25">
      <w:pPr>
        <w:pStyle w:val="Code"/>
      </w:pPr>
      <w:r w:rsidRPr="00EC76D5">
        <w:t xml:space="preserve">      if (sourceType.isArray() &amp;&amp; targetType.isArray() &amp;&amp;</w:t>
      </w:r>
    </w:p>
    <w:p w14:paraId="3EBA3854" w14:textId="77777777" w:rsidR="00156E25" w:rsidRPr="00EC76D5" w:rsidRDefault="00156E25" w:rsidP="00156E25">
      <w:pPr>
        <w:pStyle w:val="Code"/>
      </w:pPr>
      <w:r w:rsidRPr="00EC76D5">
        <w:t xml:space="preserve">          (targetType.getArraySize() != 0)) {</w:t>
      </w:r>
    </w:p>
    <w:p w14:paraId="090FD240" w14:textId="77777777" w:rsidR="00156E25" w:rsidRPr="00EC76D5" w:rsidRDefault="00156E25" w:rsidP="00156E25">
      <w:pPr>
        <w:pStyle w:val="Code"/>
      </w:pPr>
      <w:r w:rsidRPr="00EC76D5">
        <w:t xml:space="preserve">        Assert.error(targetType.getArraySize() == targetType.getArraySize(),</w:t>
      </w:r>
    </w:p>
    <w:p w14:paraId="3F018BA9" w14:textId="77777777" w:rsidR="00156E25" w:rsidRPr="00EC76D5" w:rsidRDefault="00156E25" w:rsidP="00156E25">
      <w:pPr>
        <w:pStyle w:val="Code"/>
      </w:pPr>
      <w:r w:rsidRPr="00EC76D5">
        <w:t xml:space="preserve">                     sourceType, "different array sizes");</w:t>
      </w:r>
    </w:p>
    <w:p w14:paraId="3957A4E4" w14:textId="77777777" w:rsidR="00156E25" w:rsidRPr="00EC76D5" w:rsidRDefault="00156E25" w:rsidP="00156E25">
      <w:pPr>
        <w:pStyle w:val="Code"/>
      </w:pPr>
      <w:r w:rsidRPr="00EC76D5">
        <w:t xml:space="preserve">      }</w:t>
      </w:r>
    </w:p>
    <w:p w14:paraId="725D9824" w14:textId="77777777" w:rsidR="00156E25" w:rsidRPr="00EC76D5" w:rsidRDefault="00156E25" w:rsidP="00156E25">
      <w:pPr>
        <w:pStyle w:val="Code"/>
      </w:pPr>
      <w:r w:rsidRPr="00EC76D5">
        <w:t xml:space="preserve">      </w:t>
      </w:r>
    </w:p>
    <w:p w14:paraId="0BA28AB4" w14:textId="77777777" w:rsidR="00156E25" w:rsidRPr="00EC76D5" w:rsidRDefault="00156E25" w:rsidP="00156E25">
      <w:pPr>
        <w:pStyle w:val="Code"/>
      </w:pPr>
      <w:r w:rsidRPr="00EC76D5">
        <w:t xml:space="preserve">      return sourceTree;</w:t>
      </w:r>
    </w:p>
    <w:p w14:paraId="75AFC4F9" w14:textId="77777777" w:rsidR="00156E25" w:rsidRPr="00EC76D5" w:rsidRDefault="00156E25" w:rsidP="00156E25">
      <w:pPr>
        <w:pStyle w:val="Code"/>
      </w:pPr>
      <w:r w:rsidRPr="00EC76D5">
        <w:t xml:space="preserve">    }</w:t>
      </w:r>
    </w:p>
    <w:p w14:paraId="73247D63" w14:textId="77777777" w:rsidR="00156E25" w:rsidRPr="00EC76D5" w:rsidRDefault="00156E25" w:rsidP="00156E25">
      <w:pPr>
        <w:pStyle w:val="Code"/>
      </w:pPr>
      <w:r w:rsidRPr="00EC76D5">
        <w:t xml:space="preserve">    else {</w:t>
      </w:r>
    </w:p>
    <w:p w14:paraId="59EB45C2" w14:textId="77777777" w:rsidR="00156E25" w:rsidRPr="00EC76D5" w:rsidRDefault="00156E25" w:rsidP="00156E25">
      <w:pPr>
        <w:pStyle w:val="Code"/>
      </w:pPr>
      <w:r w:rsidRPr="00EC76D5">
        <w:t xml:space="preserve">      Assert.error("Cannot convert from " + sourceType + " to " + targetType);</w:t>
      </w:r>
    </w:p>
    <w:p w14:paraId="31E01AFD" w14:textId="77777777" w:rsidR="00156E25" w:rsidRPr="00EC76D5" w:rsidRDefault="00156E25" w:rsidP="00156E25">
      <w:pPr>
        <w:pStyle w:val="Code"/>
      </w:pPr>
      <w:r w:rsidRPr="00EC76D5">
        <w:t xml:space="preserve">      return null;</w:t>
      </w:r>
    </w:p>
    <w:p w14:paraId="7D782AE2" w14:textId="77777777" w:rsidR="00156E25" w:rsidRPr="00EC76D5" w:rsidRDefault="00156E25" w:rsidP="00156E25">
      <w:pPr>
        <w:pStyle w:val="Code"/>
      </w:pPr>
      <w:r w:rsidRPr="00EC76D5">
        <w:t xml:space="preserve">    }</w:t>
      </w:r>
    </w:p>
    <w:p w14:paraId="1B0F940C" w14:textId="06120B2E" w:rsidR="00156E25" w:rsidRPr="00EC76D5" w:rsidRDefault="00156E25" w:rsidP="00156E25">
      <w:pPr>
        <w:pStyle w:val="Code"/>
      </w:pPr>
      <w:r w:rsidRPr="00EC76D5">
        <w:t xml:space="preserve">  }</w:t>
      </w:r>
    </w:p>
    <w:p w14:paraId="08F4856C" w14:textId="71E4A6B0" w:rsidR="00155BD7" w:rsidRPr="00EC76D5" w:rsidRDefault="00155BD7" w:rsidP="00D32856">
      <w:r w:rsidRPr="00EC76D5">
        <w:t xml:space="preserve">If the from type is string and the target type is integral or pointer, we just return the original symbol. The address of the first character in the string will be interpreted as an integer value in the object code generation (Section </w:t>
      </w:r>
      <w:r w:rsidRPr="00EC76D5">
        <w:fldChar w:fldCharType="begin"/>
      </w:r>
      <w:r w:rsidRPr="00EC76D5">
        <w:instrText xml:space="preserve"> REF _Ref419650505 \r \h </w:instrText>
      </w:r>
      <w:r w:rsidRPr="00EC76D5">
        <w:fldChar w:fldCharType="separate"/>
      </w:r>
      <w:r w:rsidR="00545E00" w:rsidRPr="00EC76D5">
        <w:t>16.3</w:t>
      </w:r>
      <w:r w:rsidRPr="00EC76D5">
        <w:fldChar w:fldCharType="end"/>
      </w:r>
      <w:r w:rsidRPr="00EC76D5">
        <w:t>).</w:t>
      </w:r>
    </w:p>
    <w:p w14:paraId="57203702" w14:textId="09DF6FCF" w:rsidR="00811737" w:rsidRPr="00EC76D5" w:rsidRDefault="00811737" w:rsidP="00BE5D60">
      <w:r w:rsidRPr="00EC76D5">
        <w:t>If the types are equal or if they both are integral of the same size, the original symbol is returned.</w:t>
      </w:r>
    </w:p>
    <w:p w14:paraId="2C9F8518" w14:textId="28F3BA1A" w:rsidR="00811737" w:rsidRPr="00EC76D5" w:rsidRDefault="00811737" w:rsidP="00BE5D60">
      <w:r w:rsidRPr="00EC76D5">
        <w:t>If both types are integral or pointer</w:t>
      </w:r>
      <w:r w:rsidR="00596583" w:rsidRPr="00EC76D5">
        <w:t xml:space="preserve"> </w:t>
      </w:r>
      <w:r w:rsidR="00064098" w:rsidRPr="00EC76D5">
        <w:t>(</w:t>
      </w:r>
      <w:r w:rsidR="00596583" w:rsidRPr="00EC76D5">
        <w:t>of different sizes</w:t>
      </w:r>
      <w:r w:rsidR="00064098" w:rsidRPr="00EC76D5">
        <w:t>)</w:t>
      </w:r>
      <w:r w:rsidR="00596583" w:rsidRPr="00EC76D5">
        <w:t xml:space="preserve">, we raise a </w:t>
      </w:r>
      <w:r w:rsidRPr="00EC76D5">
        <w:t xml:space="preserve">warning in case of implicit cast if the target type is smaller than the source type. Then </w:t>
      </w:r>
      <w:r w:rsidR="005F74DA" w:rsidRPr="00EC76D5">
        <w:t xml:space="preserve">we create </w:t>
      </w:r>
      <w:r w:rsidR="00923097" w:rsidRPr="00EC76D5">
        <w:t xml:space="preserve">a register temporary symbol </w:t>
      </w:r>
      <w:r w:rsidR="00E258EB" w:rsidRPr="00EC76D5">
        <w:t xml:space="preserve">and </w:t>
      </w:r>
      <w:r w:rsidR="005F74DA" w:rsidRPr="00EC76D5">
        <w:t>generate a</w:t>
      </w:r>
      <w:r w:rsidR="00E258EB" w:rsidRPr="00EC76D5">
        <w:t xml:space="preserve"> cast middle code instruction.</w:t>
      </w:r>
    </w:p>
    <w:p w14:paraId="52A2C20B" w14:textId="72F29FD4" w:rsidR="003A20DF" w:rsidRPr="00EC76D5" w:rsidRDefault="003A20DF" w:rsidP="003A20DF">
      <w:r w:rsidRPr="00EC76D5">
        <w:t>In case of cast to integ</w:t>
      </w:r>
      <w:r w:rsidR="00D84C34" w:rsidRPr="00EC76D5">
        <w:t>ral or pointer to floating type there a little bit more complicated due to the object code architecture. There is no operation for casting between an integer value of one byte and a floating value.</w:t>
      </w:r>
      <w:r w:rsidR="00ED005B" w:rsidRPr="00EC76D5">
        <w:t xml:space="preserve"> In that case, we </w:t>
      </w:r>
      <w:r w:rsidR="00D47B58" w:rsidRPr="00EC76D5">
        <w:t>must</w:t>
      </w:r>
      <w:r w:rsidR="00ED005B" w:rsidRPr="00EC76D5">
        <w:t xml:space="preserve"> generate two casting instructions.</w:t>
      </w:r>
    </w:p>
    <w:p w14:paraId="2C6CE778" w14:textId="49896B35" w:rsidR="00E81012" w:rsidRPr="00EC76D5" w:rsidRDefault="00E81012" w:rsidP="00E81012">
      <w:r w:rsidRPr="00EC76D5">
        <w:t>When casting between floating values, we just raise a warning in case of implicit cast from a larger to a smaller value.</w:t>
      </w:r>
      <w:r w:rsidR="00EA72C9" w:rsidRPr="00EC76D5">
        <w:t xml:space="preserve"> Then we create a register temporary symbol and generate a case middle code instruction.</w:t>
      </w:r>
    </w:p>
    <w:p w14:paraId="02622519" w14:textId="56836831" w:rsidR="00FF12D1" w:rsidRPr="00EC76D5" w:rsidRDefault="009E72BD" w:rsidP="00700E12">
      <w:pPr>
        <w:pStyle w:val="Rubrik2"/>
      </w:pPr>
      <w:bookmarkStart w:id="5567" w:name="_Toc481936400"/>
      <w:r w:rsidRPr="00EC76D5">
        <w:t>Type Promotion</w:t>
      </w:r>
      <w:bookmarkEnd w:id="5567"/>
    </w:p>
    <w:p w14:paraId="0BCB887B" w14:textId="2854D206" w:rsidR="009E6F58" w:rsidRPr="00EC76D5" w:rsidRDefault="004F26D4" w:rsidP="004F26D4">
      <w:r w:rsidRPr="00EC76D5">
        <w:t xml:space="preserve">Type promotion is the process of </w:t>
      </w:r>
      <w:r w:rsidR="009B35C7" w:rsidRPr="00EC76D5">
        <w:t xml:space="preserve">converting the “smaller” type to the “larger” </w:t>
      </w:r>
      <w:r w:rsidR="00B423DF" w:rsidRPr="00EC76D5">
        <w:t>type</w:t>
      </w:r>
      <w:r w:rsidR="009B35C7" w:rsidRPr="00EC76D5">
        <w:t xml:space="preserve"> in a binary expression.</w:t>
      </w:r>
      <w:r w:rsidR="009E6F58" w:rsidRPr="00EC76D5">
        <w:t xml:space="preserve"> For instance, in the expression below, the integer </w:t>
      </w:r>
      <w:proofErr w:type="spellStart"/>
      <w:r w:rsidR="008023F0" w:rsidRPr="00EC76D5">
        <w:rPr>
          <w:rStyle w:val="CodeInText0"/>
        </w:rPr>
        <w:t>i</w:t>
      </w:r>
      <w:proofErr w:type="spellEnd"/>
      <w:r w:rsidR="009E6F58" w:rsidRPr="00EC76D5">
        <w:t xml:space="preserve"> shall be converted to a double value:</w:t>
      </w:r>
    </w:p>
    <w:p w14:paraId="4DE9C511" w14:textId="6D4D3012" w:rsidR="009E6F58" w:rsidRPr="00EC76D5" w:rsidRDefault="009E6F58" w:rsidP="009E6F58">
      <w:pPr>
        <w:pStyle w:val="Code"/>
      </w:pPr>
      <w:r w:rsidRPr="00EC76D5">
        <w:t>int i</w:t>
      </w:r>
      <w:r w:rsidR="009B2191" w:rsidRPr="00EC76D5">
        <w:t xml:space="preserve"> = 3</w:t>
      </w:r>
      <w:r w:rsidRPr="00EC76D5">
        <w:t>;</w:t>
      </w:r>
    </w:p>
    <w:p w14:paraId="0B8322FF" w14:textId="055A9A66" w:rsidR="009E6F58" w:rsidRPr="00EC76D5" w:rsidRDefault="009E6F58" w:rsidP="009E6F58">
      <w:pPr>
        <w:pStyle w:val="Code"/>
      </w:pPr>
      <w:r w:rsidRPr="00EC76D5">
        <w:t>double x</w:t>
      </w:r>
      <w:r w:rsidR="009B2191" w:rsidRPr="00EC76D5">
        <w:t xml:space="preserve"> = 3.14, y</w:t>
      </w:r>
      <w:r w:rsidRPr="00EC76D5">
        <w:t>;</w:t>
      </w:r>
    </w:p>
    <w:p w14:paraId="6DEB4B80" w14:textId="53F601DA" w:rsidR="009E6F58" w:rsidRPr="00EC76D5" w:rsidRDefault="009B2191" w:rsidP="009E6F58">
      <w:pPr>
        <w:pStyle w:val="Code"/>
      </w:pPr>
      <w:r w:rsidRPr="00EC76D5">
        <w:t xml:space="preserve">y = </w:t>
      </w:r>
      <w:r w:rsidR="009E6F58" w:rsidRPr="00EC76D5">
        <w:t xml:space="preserve">x + </w:t>
      </w:r>
      <w:r w:rsidRPr="00EC76D5">
        <w:t>i</w:t>
      </w:r>
      <w:r w:rsidR="009E6F58" w:rsidRPr="00EC76D5">
        <w:t>;</w:t>
      </w:r>
    </w:p>
    <w:p w14:paraId="66954D38" w14:textId="4385EEDE" w:rsidR="0051159D" w:rsidRPr="00EC76D5" w:rsidRDefault="007B0A19" w:rsidP="0051159D">
      <w:r w:rsidRPr="00EC76D5">
        <w:t>Below is a table holding the relations of the types.</w:t>
      </w:r>
      <w:r w:rsidR="009D4D35" w:rsidRPr="00EC76D5">
        <w:t xml:space="preserve"> </w:t>
      </w:r>
      <w:r w:rsidRPr="00EC76D5">
        <w:t xml:space="preserve">Note that </w:t>
      </w:r>
      <w:r w:rsidRPr="00EC76D5">
        <w:rPr>
          <w:rStyle w:val="CodeInText0"/>
        </w:rPr>
        <w:t>float</w:t>
      </w:r>
      <w:r w:rsidRPr="00EC76D5">
        <w:t xml:space="preserve"> </w:t>
      </w:r>
      <w:proofErr w:type="gramStart"/>
      <w:r w:rsidRPr="00EC76D5">
        <w:t xml:space="preserve">is </w:t>
      </w:r>
      <w:r w:rsidR="009D4D35" w:rsidRPr="00EC76D5">
        <w:t>considered</w:t>
      </w:r>
      <w:r w:rsidRPr="00EC76D5">
        <w:t xml:space="preserve"> to be</w:t>
      </w:r>
      <w:proofErr w:type="gramEnd"/>
      <w:r w:rsidRPr="00EC76D5">
        <w:t xml:space="preserve"> larger than </w:t>
      </w:r>
      <w:r w:rsidRPr="00EC76D5">
        <w:rPr>
          <w:rStyle w:val="CodeInText0"/>
        </w:rPr>
        <w:t>long</w:t>
      </w:r>
      <w:r w:rsidR="0007407A" w:rsidRPr="00EC76D5">
        <w:t>, event thought the</w:t>
      </w:r>
      <w:r w:rsidRPr="00EC76D5">
        <w:t xml:space="preserve">y have the same size. The same goes for </w:t>
      </w:r>
      <w:r w:rsidRPr="00EC76D5">
        <w:rPr>
          <w:rStyle w:val="CodeInText0"/>
        </w:rPr>
        <w:t>short</w:t>
      </w:r>
      <w:r w:rsidRPr="00EC76D5">
        <w:t xml:space="preserve"> and </w:t>
      </w:r>
      <w:r w:rsidRPr="00EC76D5">
        <w:rPr>
          <w:rStyle w:val="CodeInText0"/>
        </w:rPr>
        <w:t>char</w:t>
      </w:r>
      <w:r w:rsidRPr="00EC76D5">
        <w:t>.</w:t>
      </w:r>
    </w:p>
    <w:tbl>
      <w:tblPr>
        <w:tblStyle w:val="Tabellrutnt"/>
        <w:tblW w:w="0" w:type="auto"/>
        <w:tblLook w:val="04A0" w:firstRow="1" w:lastRow="0" w:firstColumn="1" w:lastColumn="0" w:noHBand="0" w:noVBand="1"/>
      </w:tblPr>
      <w:tblGrid>
        <w:gridCol w:w="3211"/>
        <w:gridCol w:w="3226"/>
        <w:gridCol w:w="2913"/>
      </w:tblGrid>
      <w:tr w:rsidR="003A4B19" w:rsidRPr="00EC76D5" w14:paraId="539A10E7" w14:textId="77777777" w:rsidTr="003A4B19">
        <w:tc>
          <w:tcPr>
            <w:tcW w:w="3211" w:type="dxa"/>
          </w:tcPr>
          <w:p w14:paraId="02C746A0" w14:textId="77777777" w:rsidR="003A4B19" w:rsidRPr="00EC76D5" w:rsidRDefault="003A4B19" w:rsidP="00B97307">
            <w:pPr>
              <w:pStyle w:val="NormalSingle"/>
            </w:pPr>
          </w:p>
        </w:tc>
        <w:tc>
          <w:tcPr>
            <w:tcW w:w="3226" w:type="dxa"/>
          </w:tcPr>
          <w:p w14:paraId="31ED2053" w14:textId="77777777" w:rsidR="003A4B19" w:rsidRPr="00EC76D5" w:rsidRDefault="003A4B19" w:rsidP="00B97307">
            <w:pPr>
              <w:pStyle w:val="NormalSingle"/>
            </w:pPr>
          </w:p>
        </w:tc>
        <w:tc>
          <w:tcPr>
            <w:tcW w:w="2913" w:type="dxa"/>
          </w:tcPr>
          <w:p w14:paraId="70FDCC78" w14:textId="01B3BA81" w:rsidR="003A4B19" w:rsidRPr="00EC76D5" w:rsidRDefault="003A4B19" w:rsidP="00B97307">
            <w:pPr>
              <w:pStyle w:val="NormalSingle"/>
            </w:pPr>
            <w:r w:rsidRPr="00EC76D5">
              <w:t>Size</w:t>
            </w:r>
          </w:p>
        </w:tc>
      </w:tr>
      <w:tr w:rsidR="003A4B19" w:rsidRPr="00EC76D5" w14:paraId="16E4C737" w14:textId="031E874C" w:rsidTr="003A4B19">
        <w:tc>
          <w:tcPr>
            <w:tcW w:w="3211" w:type="dxa"/>
          </w:tcPr>
          <w:p w14:paraId="664ABD7A" w14:textId="199EF4F2" w:rsidR="003A4B19" w:rsidRPr="00EC76D5" w:rsidRDefault="003A4B19" w:rsidP="00B97307">
            <w:pPr>
              <w:pStyle w:val="NormalSingle"/>
            </w:pPr>
            <w:r w:rsidRPr="00EC76D5">
              <w:t>Largest type</w:t>
            </w:r>
          </w:p>
        </w:tc>
        <w:tc>
          <w:tcPr>
            <w:tcW w:w="3226" w:type="dxa"/>
          </w:tcPr>
          <w:p w14:paraId="5C53D37A" w14:textId="1E946399" w:rsidR="003A4B19" w:rsidRPr="00EC76D5" w:rsidRDefault="003A4B19" w:rsidP="00B97307">
            <w:pPr>
              <w:pStyle w:val="NormalSingle"/>
            </w:pPr>
            <w:r w:rsidRPr="00EC76D5">
              <w:t>long double</w:t>
            </w:r>
          </w:p>
        </w:tc>
        <w:tc>
          <w:tcPr>
            <w:tcW w:w="2913" w:type="dxa"/>
          </w:tcPr>
          <w:p w14:paraId="45390EAE" w14:textId="670698D7" w:rsidR="003A4B19" w:rsidRPr="00EC76D5" w:rsidRDefault="003A4B19" w:rsidP="00B97307">
            <w:pPr>
              <w:pStyle w:val="NormalSingle"/>
            </w:pPr>
            <w:r w:rsidRPr="00EC76D5">
              <w:t>8</w:t>
            </w:r>
          </w:p>
        </w:tc>
      </w:tr>
      <w:tr w:rsidR="003A4B19" w:rsidRPr="00EC76D5" w14:paraId="68D80C20" w14:textId="38F4F92A" w:rsidTr="003A4B19">
        <w:tc>
          <w:tcPr>
            <w:tcW w:w="3211" w:type="dxa"/>
          </w:tcPr>
          <w:p w14:paraId="61BB3EED" w14:textId="77777777" w:rsidR="003A4B19" w:rsidRPr="00EC76D5" w:rsidRDefault="003A4B19" w:rsidP="00B97307">
            <w:pPr>
              <w:pStyle w:val="NormalSingle"/>
            </w:pPr>
          </w:p>
        </w:tc>
        <w:tc>
          <w:tcPr>
            <w:tcW w:w="3226" w:type="dxa"/>
          </w:tcPr>
          <w:p w14:paraId="676A01E8" w14:textId="3A195CE5" w:rsidR="003A4B19" w:rsidRPr="00EC76D5" w:rsidRDefault="003A4B19" w:rsidP="00B97307">
            <w:pPr>
              <w:pStyle w:val="NormalSingle"/>
            </w:pPr>
            <w:r w:rsidRPr="00EC76D5">
              <w:t>double</w:t>
            </w:r>
          </w:p>
        </w:tc>
        <w:tc>
          <w:tcPr>
            <w:tcW w:w="2913" w:type="dxa"/>
          </w:tcPr>
          <w:p w14:paraId="29078378" w14:textId="03224FDF" w:rsidR="003A4B19" w:rsidRPr="00EC76D5" w:rsidRDefault="003A4B19" w:rsidP="00B97307">
            <w:pPr>
              <w:pStyle w:val="NormalSingle"/>
            </w:pPr>
            <w:r w:rsidRPr="00EC76D5">
              <w:t>8</w:t>
            </w:r>
          </w:p>
        </w:tc>
      </w:tr>
      <w:tr w:rsidR="003A4B19" w:rsidRPr="00EC76D5" w14:paraId="79CD793B" w14:textId="204B69D0" w:rsidTr="003A4B19">
        <w:tc>
          <w:tcPr>
            <w:tcW w:w="3211" w:type="dxa"/>
          </w:tcPr>
          <w:p w14:paraId="43562894" w14:textId="77777777" w:rsidR="003A4B19" w:rsidRPr="00EC76D5" w:rsidRDefault="003A4B19" w:rsidP="00B97307">
            <w:pPr>
              <w:pStyle w:val="NormalSingle"/>
            </w:pPr>
          </w:p>
        </w:tc>
        <w:tc>
          <w:tcPr>
            <w:tcW w:w="3226" w:type="dxa"/>
          </w:tcPr>
          <w:p w14:paraId="5B5F8065" w14:textId="6EB4AF5A" w:rsidR="003A4B19" w:rsidRPr="00EC76D5" w:rsidRDefault="003A4B19" w:rsidP="00B97307">
            <w:pPr>
              <w:pStyle w:val="NormalSingle"/>
            </w:pPr>
            <w:r w:rsidRPr="00EC76D5">
              <w:t>float</w:t>
            </w:r>
          </w:p>
        </w:tc>
        <w:tc>
          <w:tcPr>
            <w:tcW w:w="2913" w:type="dxa"/>
          </w:tcPr>
          <w:p w14:paraId="08271487" w14:textId="565EC75F" w:rsidR="003A4B19" w:rsidRPr="00EC76D5" w:rsidRDefault="003A4B19" w:rsidP="00B97307">
            <w:pPr>
              <w:pStyle w:val="NormalSingle"/>
            </w:pPr>
            <w:r w:rsidRPr="00EC76D5">
              <w:t>4</w:t>
            </w:r>
          </w:p>
        </w:tc>
      </w:tr>
      <w:tr w:rsidR="003A4B19" w:rsidRPr="00EC76D5" w14:paraId="337AE114" w14:textId="5E4B28DA" w:rsidTr="003A4B19">
        <w:tc>
          <w:tcPr>
            <w:tcW w:w="3211" w:type="dxa"/>
          </w:tcPr>
          <w:p w14:paraId="5AB0C4C4" w14:textId="77777777" w:rsidR="003A4B19" w:rsidRPr="00EC76D5" w:rsidRDefault="003A4B19" w:rsidP="00B97307">
            <w:pPr>
              <w:pStyle w:val="NormalSingle"/>
            </w:pPr>
          </w:p>
        </w:tc>
        <w:tc>
          <w:tcPr>
            <w:tcW w:w="3226" w:type="dxa"/>
          </w:tcPr>
          <w:p w14:paraId="1ED3FABC" w14:textId="77777777" w:rsidR="003A4B19" w:rsidRPr="00EC76D5" w:rsidRDefault="003A4B19" w:rsidP="00B97307">
            <w:pPr>
              <w:pStyle w:val="NormalSingle"/>
            </w:pPr>
            <w:r w:rsidRPr="00EC76D5">
              <w:t>signed long int</w:t>
            </w:r>
          </w:p>
          <w:p w14:paraId="4A79889E" w14:textId="4546CCAC" w:rsidR="003A4B19" w:rsidRPr="00EC76D5" w:rsidRDefault="003A4B19" w:rsidP="00B97307">
            <w:pPr>
              <w:pStyle w:val="NormalSingle"/>
            </w:pPr>
            <w:r w:rsidRPr="00EC76D5">
              <w:t>unsigned long int</w:t>
            </w:r>
          </w:p>
        </w:tc>
        <w:tc>
          <w:tcPr>
            <w:tcW w:w="2913" w:type="dxa"/>
          </w:tcPr>
          <w:p w14:paraId="046B1AAD" w14:textId="0D136B8C" w:rsidR="003A4B19" w:rsidRPr="00EC76D5" w:rsidRDefault="003A4B19" w:rsidP="00B97307">
            <w:pPr>
              <w:pStyle w:val="NormalSingle"/>
            </w:pPr>
            <w:r w:rsidRPr="00EC76D5">
              <w:t>4</w:t>
            </w:r>
          </w:p>
        </w:tc>
      </w:tr>
      <w:tr w:rsidR="003A4B19" w:rsidRPr="00EC76D5" w14:paraId="7E6B5977" w14:textId="1BEB0C68" w:rsidTr="003A4B19">
        <w:tc>
          <w:tcPr>
            <w:tcW w:w="3211" w:type="dxa"/>
          </w:tcPr>
          <w:p w14:paraId="0C198147" w14:textId="77777777" w:rsidR="003A4B19" w:rsidRPr="00EC76D5" w:rsidRDefault="003A4B19" w:rsidP="00B97307">
            <w:pPr>
              <w:pStyle w:val="NormalSingle"/>
            </w:pPr>
          </w:p>
        </w:tc>
        <w:tc>
          <w:tcPr>
            <w:tcW w:w="3226" w:type="dxa"/>
          </w:tcPr>
          <w:p w14:paraId="6639C990" w14:textId="77777777" w:rsidR="003A4B19" w:rsidRPr="00EC76D5" w:rsidRDefault="003A4B19" w:rsidP="00B97307">
            <w:pPr>
              <w:pStyle w:val="NormalSingle"/>
            </w:pPr>
            <w:r w:rsidRPr="00EC76D5">
              <w:t>signed int</w:t>
            </w:r>
          </w:p>
          <w:p w14:paraId="49813F6F" w14:textId="48589AF1" w:rsidR="003A4B19" w:rsidRPr="00EC76D5" w:rsidRDefault="003A4B19" w:rsidP="00B97307">
            <w:pPr>
              <w:pStyle w:val="NormalSingle"/>
            </w:pPr>
            <w:r w:rsidRPr="00EC76D5">
              <w:lastRenderedPageBreak/>
              <w:t>unsigned int</w:t>
            </w:r>
          </w:p>
        </w:tc>
        <w:tc>
          <w:tcPr>
            <w:tcW w:w="2913" w:type="dxa"/>
          </w:tcPr>
          <w:p w14:paraId="2347B60B" w14:textId="3D1190C8" w:rsidR="003A4B19" w:rsidRPr="00EC76D5" w:rsidRDefault="003A4B19" w:rsidP="00B97307">
            <w:pPr>
              <w:pStyle w:val="NormalSingle"/>
            </w:pPr>
            <w:r w:rsidRPr="00EC76D5">
              <w:lastRenderedPageBreak/>
              <w:t>2</w:t>
            </w:r>
          </w:p>
        </w:tc>
      </w:tr>
      <w:tr w:rsidR="003A4B19" w:rsidRPr="00EC76D5" w14:paraId="1D9AD7D4" w14:textId="111F89AF" w:rsidTr="003A4B19">
        <w:tc>
          <w:tcPr>
            <w:tcW w:w="3211" w:type="dxa"/>
          </w:tcPr>
          <w:p w14:paraId="775429C1" w14:textId="77777777" w:rsidR="003A4B19" w:rsidRPr="00EC76D5" w:rsidRDefault="003A4B19" w:rsidP="00B97307">
            <w:pPr>
              <w:pStyle w:val="NormalSingle"/>
            </w:pPr>
          </w:p>
        </w:tc>
        <w:tc>
          <w:tcPr>
            <w:tcW w:w="3226" w:type="dxa"/>
          </w:tcPr>
          <w:p w14:paraId="796F9F69" w14:textId="77777777" w:rsidR="003A4B19" w:rsidRPr="00EC76D5" w:rsidRDefault="003A4B19" w:rsidP="00B97307">
            <w:pPr>
              <w:pStyle w:val="NormalSingle"/>
            </w:pPr>
            <w:r w:rsidRPr="00EC76D5">
              <w:t>signed short int</w:t>
            </w:r>
          </w:p>
          <w:p w14:paraId="72D2D74F" w14:textId="7095D60E" w:rsidR="003A4B19" w:rsidRPr="00EC76D5" w:rsidRDefault="003A4B19" w:rsidP="00B97307">
            <w:pPr>
              <w:pStyle w:val="NormalSingle"/>
            </w:pPr>
            <w:r w:rsidRPr="00EC76D5">
              <w:t>unsigned short int</w:t>
            </w:r>
          </w:p>
        </w:tc>
        <w:tc>
          <w:tcPr>
            <w:tcW w:w="2913" w:type="dxa"/>
          </w:tcPr>
          <w:p w14:paraId="01F1AF35" w14:textId="65EC27F7" w:rsidR="003A4B19" w:rsidRPr="00EC76D5" w:rsidRDefault="003A4B19" w:rsidP="00B97307">
            <w:pPr>
              <w:pStyle w:val="NormalSingle"/>
            </w:pPr>
            <w:r w:rsidRPr="00EC76D5">
              <w:t>1</w:t>
            </w:r>
          </w:p>
        </w:tc>
      </w:tr>
      <w:tr w:rsidR="003A4B19" w:rsidRPr="00EC76D5" w14:paraId="1F1ED071" w14:textId="2FDB334F" w:rsidTr="003A4B19">
        <w:tc>
          <w:tcPr>
            <w:tcW w:w="3211" w:type="dxa"/>
          </w:tcPr>
          <w:p w14:paraId="5856A9AB" w14:textId="5F5CD641" w:rsidR="003A4B19" w:rsidRPr="00EC76D5" w:rsidRDefault="003A4B19" w:rsidP="00B97307">
            <w:pPr>
              <w:pStyle w:val="NormalSingle"/>
            </w:pPr>
            <w:r w:rsidRPr="00EC76D5">
              <w:t>Smallest type</w:t>
            </w:r>
          </w:p>
        </w:tc>
        <w:tc>
          <w:tcPr>
            <w:tcW w:w="3226" w:type="dxa"/>
          </w:tcPr>
          <w:p w14:paraId="0D975984" w14:textId="77777777" w:rsidR="003A4B19" w:rsidRPr="00EC76D5" w:rsidRDefault="003A4B19" w:rsidP="00B97307">
            <w:pPr>
              <w:pStyle w:val="NormalSingle"/>
            </w:pPr>
            <w:r w:rsidRPr="00EC76D5">
              <w:t>signed char</w:t>
            </w:r>
          </w:p>
          <w:p w14:paraId="0FB7F42B" w14:textId="1719FF85" w:rsidR="003A4B19" w:rsidRPr="00EC76D5" w:rsidRDefault="003A4B19" w:rsidP="00B97307">
            <w:pPr>
              <w:pStyle w:val="NormalSingle"/>
            </w:pPr>
            <w:r w:rsidRPr="00EC76D5">
              <w:t>unsigned char</w:t>
            </w:r>
          </w:p>
        </w:tc>
        <w:tc>
          <w:tcPr>
            <w:tcW w:w="2913" w:type="dxa"/>
          </w:tcPr>
          <w:p w14:paraId="074C3A3E" w14:textId="2FC60A5E" w:rsidR="003A4B19" w:rsidRPr="00EC76D5" w:rsidRDefault="003A4B19" w:rsidP="00B97307">
            <w:pPr>
              <w:pStyle w:val="NormalSingle"/>
            </w:pPr>
            <w:r w:rsidRPr="00EC76D5">
              <w:t>1</w:t>
            </w:r>
          </w:p>
        </w:tc>
      </w:tr>
    </w:tbl>
    <w:p w14:paraId="78026B7E" w14:textId="17AE8009" w:rsidR="0051159D" w:rsidRPr="00EC76D5" w:rsidRDefault="0051159D" w:rsidP="0051159D">
      <w:r w:rsidRPr="00EC76D5">
        <w:t xml:space="preserve">In accordance with the </w:t>
      </w:r>
      <w:proofErr w:type="spellStart"/>
      <w:r w:rsidRPr="00EC76D5">
        <w:t>Ansi</w:t>
      </w:r>
      <w:proofErr w:type="spellEnd"/>
      <w:r w:rsidRPr="00EC76D5">
        <w:t xml:space="preserve"> C standard the signed and unsigned</w:t>
      </w:r>
      <w:r w:rsidR="00EA0615" w:rsidRPr="00EC76D5">
        <w:t xml:space="preserve"> values</w:t>
      </w:r>
      <w:r w:rsidRPr="00EC76D5">
        <w:t xml:space="preserve"> have the same size</w:t>
      </w:r>
      <w:r w:rsidR="00EA0615" w:rsidRPr="00EC76D5">
        <w:t>, and a character is always one byte</w:t>
      </w:r>
      <w:r w:rsidR="0041681A" w:rsidRPr="00EC76D5">
        <w:rPr>
          <w:rStyle w:val="Fotnotsreferens"/>
        </w:rPr>
        <w:footnoteReference w:id="8"/>
      </w:r>
      <w:r w:rsidR="00EA0615" w:rsidRPr="00EC76D5">
        <w:t xml:space="preserve">. </w:t>
      </w:r>
      <w:r w:rsidRPr="00EC76D5">
        <w:t>However, the standard does not state whether a signed value shall be converted to an unsigned value or the other way around in th</w:t>
      </w:r>
      <w:r w:rsidR="002366A8" w:rsidRPr="00EC76D5">
        <w:t>e expression below. In book we always convert the unsigned value to the matching signed type (if the hold the same size), with a warning in case of implicit conversion.</w:t>
      </w:r>
    </w:p>
    <w:p w14:paraId="0FE2C76C" w14:textId="77777777" w:rsidR="0051159D" w:rsidRPr="00EC76D5" w:rsidRDefault="0051159D" w:rsidP="0051159D">
      <w:pPr>
        <w:pStyle w:val="Code"/>
      </w:pPr>
      <w:r w:rsidRPr="00EC76D5">
        <w:t>signed int i = -3;</w:t>
      </w:r>
    </w:p>
    <w:p w14:paraId="0A093D73" w14:textId="77777777" w:rsidR="0051159D" w:rsidRPr="00EC76D5" w:rsidRDefault="0051159D" w:rsidP="0051159D">
      <w:pPr>
        <w:pStyle w:val="Code"/>
      </w:pPr>
      <w:r w:rsidRPr="00EC76D5">
        <w:t>unsigned int u = 6;</w:t>
      </w:r>
    </w:p>
    <w:p w14:paraId="1F8715A2" w14:textId="09825D09" w:rsidR="0051159D" w:rsidRPr="00EC76D5" w:rsidRDefault="0051159D" w:rsidP="0051159D">
      <w:pPr>
        <w:pStyle w:val="Code"/>
      </w:pPr>
      <w:r w:rsidRPr="00EC76D5">
        <w:t>i + u;</w:t>
      </w:r>
    </w:p>
    <w:p w14:paraId="6937C6C2" w14:textId="7BECB78C" w:rsidR="0051159D" w:rsidRPr="00EC76D5" w:rsidRDefault="00F13B8B" w:rsidP="00F13B8B">
      <w:r w:rsidRPr="00EC76D5">
        <w:t xml:space="preserve">The </w:t>
      </w:r>
      <w:proofErr w:type="spellStart"/>
      <w:r w:rsidRPr="00EC76D5">
        <w:rPr>
          <w:rStyle w:val="CodeInText0"/>
        </w:rPr>
        <w:t>maxType</w:t>
      </w:r>
      <w:proofErr w:type="spellEnd"/>
      <w:r w:rsidRPr="00EC76D5">
        <w:t xml:space="preserve"> method returns the largest type of the left and right type.</w:t>
      </w:r>
    </w:p>
    <w:p w14:paraId="15F2AA1A" w14:textId="77777777" w:rsidR="00C45EDB" w:rsidRPr="00EC76D5" w:rsidRDefault="00C45EDB" w:rsidP="00C45EDB">
      <w:pPr>
        <w:pStyle w:val="Code"/>
      </w:pPr>
      <w:r w:rsidRPr="00EC76D5">
        <w:t xml:space="preserve">  public static Type maxType(Type leftType, Type rightType) {</w:t>
      </w:r>
    </w:p>
    <w:p w14:paraId="197472C0" w14:textId="77777777" w:rsidR="00C45EDB" w:rsidRPr="00EC76D5" w:rsidRDefault="00C45EDB" w:rsidP="00C45EDB">
      <w:pPr>
        <w:pStyle w:val="Code"/>
      </w:pPr>
      <w:r w:rsidRPr="00EC76D5">
        <w:t xml:space="preserve">    if (leftType.isString() &amp;&amp; rightType.isString()) {</w:t>
      </w:r>
    </w:p>
    <w:p w14:paraId="2362F848" w14:textId="77777777" w:rsidR="00C45EDB" w:rsidRPr="00EC76D5" w:rsidRDefault="00C45EDB" w:rsidP="00C45EDB">
      <w:pPr>
        <w:pStyle w:val="Code"/>
      </w:pPr>
      <w:r w:rsidRPr="00EC76D5">
        <w:t xml:space="preserve">      Type charType = Type.createArithmeticType(Sort.Signed_Char);</w:t>
      </w:r>
    </w:p>
    <w:p w14:paraId="26DBB567" w14:textId="77777777" w:rsidR="00C45EDB" w:rsidRPr="00EC76D5" w:rsidRDefault="00C45EDB" w:rsidP="00C45EDB">
      <w:pPr>
        <w:pStyle w:val="Code"/>
      </w:pPr>
      <w:r w:rsidRPr="00EC76D5">
        <w:t xml:space="preserve">      charType.setConstant(true);</w:t>
      </w:r>
    </w:p>
    <w:p w14:paraId="55CB02B0" w14:textId="77777777" w:rsidR="00C45EDB" w:rsidRPr="00EC76D5" w:rsidRDefault="00C45EDB" w:rsidP="00C45EDB">
      <w:pPr>
        <w:pStyle w:val="Code"/>
      </w:pPr>
      <w:r w:rsidRPr="00EC76D5">
        <w:t xml:space="preserve">      Type pointerType = Type.createPointerType(charType);</w:t>
      </w:r>
    </w:p>
    <w:p w14:paraId="683304B5" w14:textId="77777777" w:rsidR="00C45EDB" w:rsidRPr="00EC76D5" w:rsidRDefault="00C45EDB" w:rsidP="00C45EDB">
      <w:pPr>
        <w:pStyle w:val="Code"/>
      </w:pPr>
      <w:r w:rsidRPr="00EC76D5">
        <w:t xml:space="preserve">      pointerType.setConstant(true);</w:t>
      </w:r>
    </w:p>
    <w:p w14:paraId="08488DBE" w14:textId="77777777" w:rsidR="00C45EDB" w:rsidRPr="00EC76D5" w:rsidRDefault="00C45EDB" w:rsidP="00C45EDB">
      <w:pPr>
        <w:pStyle w:val="Code"/>
      </w:pPr>
      <w:r w:rsidRPr="00EC76D5">
        <w:t xml:space="preserve">      return pointerType;</w:t>
      </w:r>
    </w:p>
    <w:p w14:paraId="62725A68" w14:textId="77777777" w:rsidR="00C45EDB" w:rsidRPr="00EC76D5" w:rsidRDefault="00C45EDB" w:rsidP="00C45EDB">
      <w:pPr>
        <w:pStyle w:val="Code"/>
      </w:pPr>
      <w:r w:rsidRPr="00EC76D5">
        <w:t xml:space="preserve">    }</w:t>
      </w:r>
    </w:p>
    <w:p w14:paraId="58034450" w14:textId="77777777" w:rsidR="00C45EDB" w:rsidRPr="00EC76D5" w:rsidRDefault="00C45EDB" w:rsidP="00C45EDB">
      <w:pPr>
        <w:pStyle w:val="Code"/>
      </w:pPr>
      <w:r w:rsidRPr="00EC76D5">
        <w:t xml:space="preserve">    else if (leftType.isString() &amp;&amp;</w:t>
      </w:r>
    </w:p>
    <w:p w14:paraId="1060868F" w14:textId="77777777" w:rsidR="00C45EDB" w:rsidRPr="00EC76D5" w:rsidRDefault="00C45EDB" w:rsidP="00C45EDB">
      <w:pPr>
        <w:pStyle w:val="Code"/>
      </w:pPr>
      <w:r w:rsidRPr="00EC76D5">
        <w:t xml:space="preserve">             rightType.isPointer() &amp;&amp; rightType.getPointerType().isChar()) {</w:t>
      </w:r>
    </w:p>
    <w:p w14:paraId="6216D917" w14:textId="77777777" w:rsidR="00C45EDB" w:rsidRPr="00EC76D5" w:rsidRDefault="00C45EDB" w:rsidP="00C45EDB">
      <w:pPr>
        <w:pStyle w:val="Code"/>
      </w:pPr>
      <w:r w:rsidRPr="00EC76D5">
        <w:t xml:space="preserve">      Type pointerType = Type.createPointerType(rightType.getPointerType());</w:t>
      </w:r>
    </w:p>
    <w:p w14:paraId="21932997" w14:textId="77777777" w:rsidR="00C45EDB" w:rsidRPr="00EC76D5" w:rsidRDefault="00C45EDB" w:rsidP="00C45EDB">
      <w:pPr>
        <w:pStyle w:val="Code"/>
      </w:pPr>
      <w:r w:rsidRPr="00EC76D5">
        <w:t xml:space="preserve">      pointerType.setConstant(true);</w:t>
      </w:r>
    </w:p>
    <w:p w14:paraId="25AF3E5A" w14:textId="77777777" w:rsidR="00C45EDB" w:rsidRPr="00EC76D5" w:rsidRDefault="00C45EDB" w:rsidP="00C45EDB">
      <w:pPr>
        <w:pStyle w:val="Code"/>
      </w:pPr>
      <w:r w:rsidRPr="00EC76D5">
        <w:t xml:space="preserve">      return pointerType;</w:t>
      </w:r>
    </w:p>
    <w:p w14:paraId="4EF7DAE3" w14:textId="77777777" w:rsidR="00C45EDB" w:rsidRPr="00EC76D5" w:rsidRDefault="00C45EDB" w:rsidP="00C45EDB">
      <w:pPr>
        <w:pStyle w:val="Code"/>
      </w:pPr>
      <w:r w:rsidRPr="00EC76D5">
        <w:t xml:space="preserve">    }</w:t>
      </w:r>
    </w:p>
    <w:p w14:paraId="1595084A" w14:textId="77777777" w:rsidR="00C45EDB" w:rsidRPr="00EC76D5" w:rsidRDefault="00C45EDB" w:rsidP="00C45EDB">
      <w:pPr>
        <w:pStyle w:val="Code"/>
      </w:pPr>
      <w:r w:rsidRPr="00EC76D5">
        <w:t xml:space="preserve">    else if (leftType.isPointer() &amp;&amp; leftType.getPointerType().isChar() &amp;&amp;</w:t>
      </w:r>
    </w:p>
    <w:p w14:paraId="116BBFD9" w14:textId="77777777" w:rsidR="00C45EDB" w:rsidRPr="00EC76D5" w:rsidRDefault="00C45EDB" w:rsidP="00C45EDB">
      <w:pPr>
        <w:pStyle w:val="Code"/>
      </w:pPr>
      <w:r w:rsidRPr="00EC76D5">
        <w:t xml:space="preserve">             rightType.isString()) {</w:t>
      </w:r>
    </w:p>
    <w:p w14:paraId="6DABADD0" w14:textId="77777777" w:rsidR="00C45EDB" w:rsidRPr="00EC76D5" w:rsidRDefault="00C45EDB" w:rsidP="00C45EDB">
      <w:pPr>
        <w:pStyle w:val="Code"/>
      </w:pPr>
      <w:r w:rsidRPr="00EC76D5">
        <w:t xml:space="preserve">      Type pointerType = Type.createPointerType(leftType.getPointerType());</w:t>
      </w:r>
    </w:p>
    <w:p w14:paraId="6E37F76D" w14:textId="77777777" w:rsidR="00C45EDB" w:rsidRPr="00EC76D5" w:rsidRDefault="00C45EDB" w:rsidP="00C45EDB">
      <w:pPr>
        <w:pStyle w:val="Code"/>
      </w:pPr>
      <w:r w:rsidRPr="00EC76D5">
        <w:t xml:space="preserve">      pointerType.setConstant(true);</w:t>
      </w:r>
    </w:p>
    <w:p w14:paraId="741BFBF8" w14:textId="77777777" w:rsidR="00C45EDB" w:rsidRPr="00EC76D5" w:rsidRDefault="00C45EDB" w:rsidP="00C45EDB">
      <w:pPr>
        <w:pStyle w:val="Code"/>
      </w:pPr>
      <w:r w:rsidRPr="00EC76D5">
        <w:t xml:space="preserve">      return pointerType;</w:t>
      </w:r>
    </w:p>
    <w:p w14:paraId="709E3E2B" w14:textId="77777777" w:rsidR="00C45EDB" w:rsidRPr="00EC76D5" w:rsidRDefault="00C45EDB" w:rsidP="00C45EDB">
      <w:pPr>
        <w:pStyle w:val="Code"/>
      </w:pPr>
      <w:r w:rsidRPr="00EC76D5">
        <w:t xml:space="preserve">    }</w:t>
      </w:r>
    </w:p>
    <w:p w14:paraId="6016AE50" w14:textId="77777777" w:rsidR="00A243B7" w:rsidRPr="00EC76D5" w:rsidRDefault="00C45EDB" w:rsidP="00C45EDB">
      <w:pPr>
        <w:pStyle w:val="Code"/>
      </w:pPr>
      <w:r w:rsidRPr="00EC76D5">
        <w:t xml:space="preserve">    else if ((leftType.isIntegralOrPointer()&amp;&amp;rightType.isIntegralOrPointer())</w:t>
      </w:r>
    </w:p>
    <w:p w14:paraId="563AE912" w14:textId="37D48723" w:rsidR="00C45EDB" w:rsidRPr="00EC76D5" w:rsidRDefault="00A243B7" w:rsidP="00C45EDB">
      <w:pPr>
        <w:pStyle w:val="Code"/>
      </w:pPr>
      <w:r w:rsidRPr="00EC76D5">
        <w:t xml:space="preserve">             </w:t>
      </w:r>
      <w:r w:rsidR="00C45EDB" w:rsidRPr="00EC76D5">
        <w:t>||</w:t>
      </w:r>
      <w:r w:rsidRPr="00EC76D5">
        <w:t xml:space="preserve"> </w:t>
      </w:r>
      <w:r w:rsidR="00C45EDB" w:rsidRPr="00EC76D5">
        <w:t>(leftType.isFloating() &amp;&amp; rightType.isFloating())) {</w:t>
      </w:r>
    </w:p>
    <w:p w14:paraId="2D0C3A73" w14:textId="77777777" w:rsidR="00C45EDB" w:rsidRPr="00EC76D5" w:rsidRDefault="00C45EDB" w:rsidP="00C45EDB">
      <w:pPr>
        <w:pStyle w:val="Code"/>
      </w:pPr>
      <w:r w:rsidRPr="00EC76D5">
        <w:t xml:space="preserve">      return  (leftType.getSize() &gt;= rightType.getSize()) ?leftType :rightType;</w:t>
      </w:r>
    </w:p>
    <w:p w14:paraId="492B0F44" w14:textId="77777777" w:rsidR="00C45EDB" w:rsidRPr="00EC76D5" w:rsidRDefault="00C45EDB" w:rsidP="00C45EDB">
      <w:pPr>
        <w:pStyle w:val="Code"/>
      </w:pPr>
      <w:r w:rsidRPr="00EC76D5">
        <w:t xml:space="preserve">    }</w:t>
      </w:r>
    </w:p>
    <w:p w14:paraId="13F5741B" w14:textId="77777777" w:rsidR="00C45EDB" w:rsidRPr="00EC76D5" w:rsidRDefault="00C45EDB" w:rsidP="00C45EDB">
      <w:pPr>
        <w:pStyle w:val="Code"/>
      </w:pPr>
      <w:r w:rsidRPr="00EC76D5">
        <w:t xml:space="preserve">    else if (leftType.isIntegral() &amp;&amp; rightType.isIntegral()) {</w:t>
      </w:r>
    </w:p>
    <w:p w14:paraId="4A73DF76" w14:textId="77777777" w:rsidR="00C45EDB" w:rsidRPr="00EC76D5" w:rsidRDefault="00C45EDB" w:rsidP="00C45EDB">
      <w:pPr>
        <w:pStyle w:val="Code"/>
      </w:pPr>
      <w:r w:rsidRPr="00EC76D5">
        <w:t xml:space="preserve">      int leftSize = leftType.getSize(), rightSize = rightType.getSize();</w:t>
      </w:r>
    </w:p>
    <w:p w14:paraId="5A509FC9" w14:textId="77777777" w:rsidR="00C45EDB" w:rsidRPr="00EC76D5" w:rsidRDefault="00C45EDB" w:rsidP="00C45EDB">
      <w:pPr>
        <w:pStyle w:val="Code"/>
      </w:pPr>
    </w:p>
    <w:p w14:paraId="620ECDC4" w14:textId="77777777" w:rsidR="00C45EDB" w:rsidRPr="00EC76D5" w:rsidRDefault="00C45EDB" w:rsidP="00C45EDB">
      <w:pPr>
        <w:pStyle w:val="Code"/>
      </w:pPr>
      <w:r w:rsidRPr="00EC76D5">
        <w:t xml:space="preserve">      if (leftSize == rightSize) {</w:t>
      </w:r>
    </w:p>
    <w:p w14:paraId="6CF8B9AF" w14:textId="77777777" w:rsidR="00C45EDB" w:rsidRPr="00EC76D5" w:rsidRDefault="00C45EDB" w:rsidP="00C45EDB">
      <w:pPr>
        <w:pStyle w:val="Code"/>
      </w:pPr>
      <w:r w:rsidRPr="00EC76D5">
        <w:t xml:space="preserve">        if (leftType.isUnsigned() &amp;&amp; rightType.isUnsigned()) {</w:t>
      </w:r>
    </w:p>
    <w:p w14:paraId="1CF8547B" w14:textId="77777777" w:rsidR="00C45EDB" w:rsidRPr="00EC76D5" w:rsidRDefault="00C45EDB" w:rsidP="00C45EDB">
      <w:pPr>
        <w:pStyle w:val="Code"/>
      </w:pPr>
      <w:r w:rsidRPr="00EC76D5">
        <w:t xml:space="preserve">          return leftType;</w:t>
      </w:r>
    </w:p>
    <w:p w14:paraId="7DCDA75B" w14:textId="77777777" w:rsidR="00C45EDB" w:rsidRPr="00EC76D5" w:rsidRDefault="00C45EDB" w:rsidP="00C45EDB">
      <w:pPr>
        <w:pStyle w:val="Code"/>
      </w:pPr>
      <w:r w:rsidRPr="00EC76D5">
        <w:t xml:space="preserve">        }</w:t>
      </w:r>
    </w:p>
    <w:p w14:paraId="559A427F" w14:textId="77777777" w:rsidR="00C45EDB" w:rsidRPr="00EC76D5" w:rsidRDefault="00C45EDB" w:rsidP="00C45EDB">
      <w:pPr>
        <w:pStyle w:val="Code"/>
      </w:pPr>
      <w:r w:rsidRPr="00EC76D5">
        <w:t xml:space="preserve">        else {</w:t>
      </w:r>
    </w:p>
    <w:p w14:paraId="19F5E678" w14:textId="77777777" w:rsidR="00C45EDB" w:rsidRPr="00EC76D5" w:rsidRDefault="00C45EDB" w:rsidP="00C45EDB">
      <w:pPr>
        <w:pStyle w:val="Code"/>
      </w:pPr>
      <w:r w:rsidRPr="00EC76D5">
        <w:t xml:space="preserve">          Assert.warning((leftType.isSigned() &amp;&amp; rightType.isSigned()) ||</w:t>
      </w:r>
    </w:p>
    <w:p w14:paraId="09974564" w14:textId="77777777" w:rsidR="00C45EDB" w:rsidRPr="00EC76D5" w:rsidRDefault="00C45EDB" w:rsidP="00C45EDB">
      <w:pPr>
        <w:pStyle w:val="Code"/>
      </w:pPr>
      <w:r w:rsidRPr="00EC76D5">
        <w:t xml:space="preserve">                         (leftType.isUnsigned() &amp;&amp; rightType.isUnsigned()),</w:t>
      </w:r>
    </w:p>
    <w:p w14:paraId="0B4DBEDC" w14:textId="77777777" w:rsidR="00C45EDB" w:rsidRPr="00EC76D5" w:rsidRDefault="00C45EDB" w:rsidP="00C45EDB">
      <w:pPr>
        <w:pStyle w:val="Code"/>
      </w:pPr>
      <w:r w:rsidRPr="00EC76D5">
        <w:t xml:space="preserve">                         null, "mixing signed and unsigned types");</w:t>
      </w:r>
    </w:p>
    <w:p w14:paraId="409FB3DF" w14:textId="77777777" w:rsidR="00C45EDB" w:rsidRPr="00EC76D5" w:rsidRDefault="00C45EDB" w:rsidP="00C45EDB">
      <w:pPr>
        <w:pStyle w:val="Code"/>
      </w:pPr>
      <w:r w:rsidRPr="00EC76D5">
        <w:lastRenderedPageBreak/>
        <w:t xml:space="preserve">          return leftType.isSigned() ? leftType : rightType;</w:t>
      </w:r>
    </w:p>
    <w:p w14:paraId="49C44375" w14:textId="77777777" w:rsidR="00C45EDB" w:rsidRPr="00EC76D5" w:rsidRDefault="00C45EDB" w:rsidP="00C45EDB">
      <w:pPr>
        <w:pStyle w:val="Code"/>
      </w:pPr>
      <w:r w:rsidRPr="00EC76D5">
        <w:t xml:space="preserve">        }</w:t>
      </w:r>
    </w:p>
    <w:p w14:paraId="095CCA5B" w14:textId="77777777" w:rsidR="00C45EDB" w:rsidRPr="00EC76D5" w:rsidRDefault="00C45EDB" w:rsidP="00C45EDB">
      <w:pPr>
        <w:pStyle w:val="Code"/>
      </w:pPr>
      <w:r w:rsidRPr="00EC76D5">
        <w:t xml:space="preserve">      }</w:t>
      </w:r>
    </w:p>
    <w:p w14:paraId="47CBB949" w14:textId="77777777" w:rsidR="00C45EDB" w:rsidRPr="00EC76D5" w:rsidRDefault="00C45EDB" w:rsidP="00C45EDB">
      <w:pPr>
        <w:pStyle w:val="Code"/>
      </w:pPr>
      <w:r w:rsidRPr="00EC76D5">
        <w:t xml:space="preserve">      else {</w:t>
      </w:r>
    </w:p>
    <w:p w14:paraId="6D8FF025" w14:textId="77777777" w:rsidR="00C45EDB" w:rsidRPr="00EC76D5" w:rsidRDefault="00C45EDB" w:rsidP="00C45EDB">
      <w:pPr>
        <w:pStyle w:val="Code"/>
      </w:pPr>
      <w:r w:rsidRPr="00EC76D5">
        <w:t xml:space="preserve">        return (leftSize &gt;= rightSize) ? leftType : rightType;</w:t>
      </w:r>
    </w:p>
    <w:p w14:paraId="45FCB859" w14:textId="77777777" w:rsidR="00C45EDB" w:rsidRPr="00EC76D5" w:rsidRDefault="00C45EDB" w:rsidP="00C45EDB">
      <w:pPr>
        <w:pStyle w:val="Code"/>
      </w:pPr>
      <w:r w:rsidRPr="00EC76D5">
        <w:t xml:space="preserve">      }</w:t>
      </w:r>
    </w:p>
    <w:p w14:paraId="0B390062" w14:textId="77777777" w:rsidR="00C45EDB" w:rsidRPr="00EC76D5" w:rsidRDefault="00C45EDB" w:rsidP="00C45EDB">
      <w:pPr>
        <w:pStyle w:val="Code"/>
      </w:pPr>
      <w:r w:rsidRPr="00EC76D5">
        <w:t xml:space="preserve">    }</w:t>
      </w:r>
    </w:p>
    <w:p w14:paraId="24D05F1C" w14:textId="77777777" w:rsidR="00C45EDB" w:rsidRPr="00EC76D5" w:rsidRDefault="00C45EDB" w:rsidP="00C45EDB">
      <w:pPr>
        <w:pStyle w:val="Code"/>
      </w:pPr>
      <w:r w:rsidRPr="00EC76D5">
        <w:t xml:space="preserve">    else if (leftType.isIntegral() &amp;&amp; rightType.isFloating()) {</w:t>
      </w:r>
    </w:p>
    <w:p w14:paraId="68DD6ECA" w14:textId="77777777" w:rsidR="00C45EDB" w:rsidRPr="00EC76D5" w:rsidRDefault="00C45EDB" w:rsidP="00C45EDB">
      <w:pPr>
        <w:pStyle w:val="Code"/>
      </w:pPr>
      <w:r w:rsidRPr="00EC76D5">
        <w:t xml:space="preserve">      return rightType;</w:t>
      </w:r>
    </w:p>
    <w:p w14:paraId="11F02F60" w14:textId="77777777" w:rsidR="00C45EDB" w:rsidRPr="00EC76D5" w:rsidRDefault="00C45EDB" w:rsidP="00C45EDB">
      <w:pPr>
        <w:pStyle w:val="Code"/>
      </w:pPr>
      <w:r w:rsidRPr="00EC76D5">
        <w:t xml:space="preserve">    }</w:t>
      </w:r>
    </w:p>
    <w:p w14:paraId="4656303E" w14:textId="77777777" w:rsidR="00C45EDB" w:rsidRPr="00EC76D5" w:rsidRDefault="00C45EDB" w:rsidP="00C45EDB">
      <w:pPr>
        <w:pStyle w:val="Code"/>
      </w:pPr>
      <w:r w:rsidRPr="00EC76D5">
        <w:t xml:space="preserve">    else if (leftType.isFloating() &amp;&amp; rightType.isIntegral()) {</w:t>
      </w:r>
    </w:p>
    <w:p w14:paraId="7385A777" w14:textId="77777777" w:rsidR="00C45EDB" w:rsidRPr="00EC76D5" w:rsidRDefault="00C45EDB" w:rsidP="00C45EDB">
      <w:pPr>
        <w:pStyle w:val="Code"/>
      </w:pPr>
      <w:r w:rsidRPr="00EC76D5">
        <w:t xml:space="preserve">      return leftType;</w:t>
      </w:r>
    </w:p>
    <w:p w14:paraId="6976847A" w14:textId="77777777" w:rsidR="00C45EDB" w:rsidRPr="00EC76D5" w:rsidRDefault="00C45EDB" w:rsidP="00C45EDB">
      <w:pPr>
        <w:pStyle w:val="Code"/>
      </w:pPr>
      <w:r w:rsidRPr="00EC76D5">
        <w:t xml:space="preserve">    }</w:t>
      </w:r>
    </w:p>
    <w:p w14:paraId="02C52D17" w14:textId="77777777" w:rsidR="00C45EDB" w:rsidRPr="00EC76D5" w:rsidRDefault="00C45EDB" w:rsidP="00C45EDB">
      <w:pPr>
        <w:pStyle w:val="Code"/>
      </w:pPr>
      <w:r w:rsidRPr="00EC76D5">
        <w:t xml:space="preserve">    else if (leftType.isPointer() &amp;&amp; leftType.getPointerType().isVoid() &amp;&amp;</w:t>
      </w:r>
    </w:p>
    <w:p w14:paraId="615F8CFE" w14:textId="77777777" w:rsidR="00C45EDB" w:rsidRPr="00EC76D5" w:rsidRDefault="00C45EDB" w:rsidP="00C45EDB">
      <w:pPr>
        <w:pStyle w:val="Code"/>
      </w:pPr>
      <w:r w:rsidRPr="00EC76D5">
        <w:t xml:space="preserve">             rightType.isPointer()) {</w:t>
      </w:r>
    </w:p>
    <w:p w14:paraId="29B0CA9D" w14:textId="77777777" w:rsidR="00C45EDB" w:rsidRPr="00EC76D5" w:rsidRDefault="00C45EDB" w:rsidP="00C45EDB">
      <w:pPr>
        <w:pStyle w:val="Code"/>
      </w:pPr>
      <w:r w:rsidRPr="00EC76D5">
        <w:t xml:space="preserve">      return leftType;</w:t>
      </w:r>
    </w:p>
    <w:p w14:paraId="7E59A772" w14:textId="77777777" w:rsidR="00C45EDB" w:rsidRPr="00EC76D5" w:rsidRDefault="00C45EDB" w:rsidP="00C45EDB">
      <w:pPr>
        <w:pStyle w:val="Code"/>
      </w:pPr>
      <w:r w:rsidRPr="00EC76D5">
        <w:t xml:space="preserve">    }</w:t>
      </w:r>
    </w:p>
    <w:p w14:paraId="5079CC61" w14:textId="77777777" w:rsidR="00C45EDB" w:rsidRPr="00EC76D5" w:rsidRDefault="00C45EDB" w:rsidP="00C45EDB">
      <w:pPr>
        <w:pStyle w:val="Code"/>
      </w:pPr>
      <w:r w:rsidRPr="00EC76D5">
        <w:t xml:space="preserve">    else if (leftType.isPointer() &amp;&amp;</w:t>
      </w:r>
    </w:p>
    <w:p w14:paraId="6BA28AC4" w14:textId="77777777" w:rsidR="00C45EDB" w:rsidRPr="00EC76D5" w:rsidRDefault="00C45EDB" w:rsidP="00C45EDB">
      <w:pPr>
        <w:pStyle w:val="Code"/>
      </w:pPr>
      <w:r w:rsidRPr="00EC76D5">
        <w:t xml:space="preserve">             rightType.isPointer() &amp;&amp; rightType.getPointerType().isVoid()) {</w:t>
      </w:r>
    </w:p>
    <w:p w14:paraId="55B25FC3" w14:textId="77777777" w:rsidR="00C45EDB" w:rsidRPr="00EC76D5" w:rsidRDefault="00C45EDB" w:rsidP="00C45EDB">
      <w:pPr>
        <w:pStyle w:val="Code"/>
      </w:pPr>
      <w:r w:rsidRPr="00EC76D5">
        <w:t xml:space="preserve">      return rightType;</w:t>
      </w:r>
    </w:p>
    <w:p w14:paraId="37109EAC" w14:textId="77777777" w:rsidR="00C45EDB" w:rsidRPr="00EC76D5" w:rsidRDefault="00C45EDB" w:rsidP="00C45EDB">
      <w:pPr>
        <w:pStyle w:val="Code"/>
      </w:pPr>
      <w:r w:rsidRPr="00EC76D5">
        <w:t xml:space="preserve">    }</w:t>
      </w:r>
    </w:p>
    <w:p w14:paraId="13A3F65E" w14:textId="77777777" w:rsidR="00C45EDB" w:rsidRPr="00EC76D5" w:rsidRDefault="00C45EDB" w:rsidP="00C45EDB">
      <w:pPr>
        <w:pStyle w:val="Code"/>
      </w:pPr>
      <w:r w:rsidRPr="00EC76D5">
        <w:t xml:space="preserve">    else if (leftType.isPointer() &amp;&amp; rightType.isArray()) {</w:t>
      </w:r>
    </w:p>
    <w:p w14:paraId="142F2B60" w14:textId="77777777" w:rsidR="00C45EDB" w:rsidRPr="00EC76D5" w:rsidRDefault="00C45EDB" w:rsidP="00C45EDB">
      <w:pPr>
        <w:pStyle w:val="Code"/>
      </w:pPr>
      <w:r w:rsidRPr="00EC76D5">
        <w:t xml:space="preserve">      return leftType;</w:t>
      </w:r>
    </w:p>
    <w:p w14:paraId="709FB054" w14:textId="77777777" w:rsidR="00C45EDB" w:rsidRPr="00EC76D5" w:rsidRDefault="00C45EDB" w:rsidP="00C45EDB">
      <w:pPr>
        <w:pStyle w:val="Code"/>
      </w:pPr>
      <w:r w:rsidRPr="00EC76D5">
        <w:t xml:space="preserve">    }</w:t>
      </w:r>
    </w:p>
    <w:p w14:paraId="393C7808" w14:textId="77777777" w:rsidR="00C45EDB" w:rsidRPr="00EC76D5" w:rsidRDefault="00C45EDB" w:rsidP="00C45EDB">
      <w:pPr>
        <w:pStyle w:val="Code"/>
      </w:pPr>
      <w:r w:rsidRPr="00EC76D5">
        <w:t xml:space="preserve">    else if (leftType.isArray() &amp;&amp; rightType.isPointer()) {</w:t>
      </w:r>
    </w:p>
    <w:p w14:paraId="5FD5ABF0" w14:textId="77777777" w:rsidR="00C45EDB" w:rsidRPr="00EC76D5" w:rsidRDefault="00C45EDB" w:rsidP="00C45EDB">
      <w:pPr>
        <w:pStyle w:val="Code"/>
      </w:pPr>
      <w:r w:rsidRPr="00EC76D5">
        <w:t xml:space="preserve">      return rightType;</w:t>
      </w:r>
    </w:p>
    <w:p w14:paraId="2331F8A5" w14:textId="77777777" w:rsidR="00C45EDB" w:rsidRPr="00EC76D5" w:rsidRDefault="00C45EDB" w:rsidP="00C45EDB">
      <w:pPr>
        <w:pStyle w:val="Code"/>
      </w:pPr>
      <w:r w:rsidRPr="00EC76D5">
        <w:t xml:space="preserve">    }</w:t>
      </w:r>
    </w:p>
    <w:p w14:paraId="4F1C9F57" w14:textId="77777777" w:rsidR="00C45EDB" w:rsidRPr="00EC76D5" w:rsidRDefault="00C45EDB" w:rsidP="00C45EDB">
      <w:pPr>
        <w:pStyle w:val="Code"/>
      </w:pPr>
      <w:r w:rsidRPr="00EC76D5">
        <w:t xml:space="preserve">    </w:t>
      </w:r>
    </w:p>
    <w:p w14:paraId="1819BECD" w14:textId="77777777" w:rsidR="00C45EDB" w:rsidRPr="00EC76D5" w:rsidRDefault="00C45EDB" w:rsidP="00C45EDB">
      <w:pPr>
        <w:pStyle w:val="Code"/>
      </w:pPr>
      <w:r w:rsidRPr="00EC76D5">
        <w:t xml:space="preserve">    return null;</w:t>
      </w:r>
    </w:p>
    <w:p w14:paraId="272306EC" w14:textId="1A4CD4DA" w:rsidR="000D3EE8" w:rsidRPr="00EC76D5" w:rsidRDefault="00C45EDB" w:rsidP="00C45EDB">
      <w:pPr>
        <w:pStyle w:val="Code"/>
      </w:pPr>
      <w:r w:rsidRPr="00EC76D5">
        <w:t xml:space="preserve">  }</w:t>
      </w:r>
    </w:p>
    <w:p w14:paraId="108E5DBB" w14:textId="40AE7AB1" w:rsidR="00C45EDB" w:rsidRPr="00EC76D5" w:rsidRDefault="00C45EDB" w:rsidP="00C45EDB">
      <w:pPr>
        <w:pStyle w:val="Code"/>
      </w:pPr>
      <w:r w:rsidRPr="00EC76D5">
        <w:t>}</w:t>
      </w:r>
    </w:p>
    <w:p w14:paraId="23DB9BF3" w14:textId="2B76721D" w:rsidR="00107CC5" w:rsidRPr="00EC76D5" w:rsidRDefault="00107CC5" w:rsidP="00107CC5">
      <w:pPr>
        <w:pStyle w:val="Code"/>
      </w:pPr>
    </w:p>
    <w:p w14:paraId="3AFA790B" w14:textId="3DF3630C" w:rsidR="00752961" w:rsidRPr="00EC76D5" w:rsidRDefault="000D3EE8" w:rsidP="00173C31">
      <w:pPr>
        <w:pStyle w:val="Rubrik2"/>
      </w:pPr>
      <w:bookmarkStart w:id="5568" w:name="_Toc481936401"/>
      <w:r w:rsidRPr="00EC76D5">
        <w:t xml:space="preserve">The </w:t>
      </w:r>
      <w:r w:rsidR="00752961" w:rsidRPr="00EC76D5">
        <w:t>Value</w:t>
      </w:r>
      <w:r w:rsidR="0021373B" w:rsidRPr="00EC76D5">
        <w:t xml:space="preserve"> </w:t>
      </w:r>
      <w:r w:rsidR="00752961" w:rsidRPr="00EC76D5">
        <w:t>Conversion</w:t>
      </w:r>
      <w:r w:rsidRPr="00EC76D5">
        <w:t xml:space="preserve"> Class</w:t>
      </w:r>
      <w:bookmarkEnd w:id="5568"/>
    </w:p>
    <w:p w14:paraId="7CB22EDB" w14:textId="53BE7461" w:rsidR="00A243B7" w:rsidRPr="00EC76D5" w:rsidRDefault="00BC33AB" w:rsidP="00A243B7">
      <w:r w:rsidRPr="00EC76D5">
        <w:t>When optimizing the syntax trees, values may need</w:t>
      </w:r>
      <w:r w:rsidR="001F2E5D" w:rsidRPr="00EC76D5">
        <w:t xml:space="preserve"> to be computed in compile-time</w:t>
      </w:r>
      <w:r w:rsidR="004C7E7A" w:rsidRPr="00EC76D5">
        <w:t xml:space="preserve">. The </w:t>
      </w:r>
      <w:proofErr w:type="spellStart"/>
      <w:r w:rsidR="001F2E5D" w:rsidRPr="00EC76D5">
        <w:rPr>
          <w:rStyle w:val="CodeInText0"/>
        </w:rPr>
        <w:t>valueCast</w:t>
      </w:r>
      <w:proofErr w:type="spellEnd"/>
      <w:r w:rsidR="000017EA" w:rsidRPr="00EC76D5">
        <w:rPr>
          <w:rStyle w:val="CodeInText0"/>
        </w:rPr>
        <w:t xml:space="preserve">, </w:t>
      </w:r>
      <w:proofErr w:type="spellStart"/>
      <w:r w:rsidR="000017EA" w:rsidRPr="00EC76D5">
        <w:rPr>
          <w:rStyle w:val="CodeInText0"/>
        </w:rPr>
        <w:t>unaryCast</w:t>
      </w:r>
      <w:proofErr w:type="spellEnd"/>
      <w:r w:rsidR="000017EA" w:rsidRPr="00EC76D5">
        <w:rPr>
          <w:rStyle w:val="CodeInText0"/>
        </w:rPr>
        <w:t xml:space="preserve">, and </w:t>
      </w:r>
      <w:proofErr w:type="spellStart"/>
      <w:r w:rsidR="000017EA" w:rsidRPr="00EC76D5">
        <w:rPr>
          <w:rStyle w:val="CodeInText0"/>
        </w:rPr>
        <w:t>binaryCast</w:t>
      </w:r>
      <w:proofErr w:type="spellEnd"/>
      <w:r w:rsidR="001F2E5D" w:rsidRPr="00EC76D5">
        <w:t xml:space="preserve"> </w:t>
      </w:r>
      <w:r w:rsidR="004C7E7A" w:rsidRPr="00EC76D5">
        <w:t>method</w:t>
      </w:r>
      <w:r w:rsidR="000017EA" w:rsidRPr="00EC76D5">
        <w:t>s</w:t>
      </w:r>
      <w:r w:rsidR="004C7E7A" w:rsidRPr="00EC76D5">
        <w:t xml:space="preserve"> </w:t>
      </w:r>
      <w:r w:rsidR="001F2E5D" w:rsidRPr="00EC76D5">
        <w:t xml:space="preserve">casts </w:t>
      </w:r>
      <w:r w:rsidR="000017EA" w:rsidRPr="00EC76D5">
        <w:t xml:space="preserve">the </w:t>
      </w:r>
      <w:r w:rsidR="001F2E5D" w:rsidRPr="00EC76D5">
        <w:t>value</w:t>
      </w:r>
      <w:r w:rsidR="000017EA" w:rsidRPr="00EC76D5">
        <w:t>s</w:t>
      </w:r>
      <w:r w:rsidR="001F2E5D" w:rsidRPr="00EC76D5">
        <w:t xml:space="preserve"> to a </w:t>
      </w:r>
      <w:proofErr w:type="spellStart"/>
      <w:r w:rsidR="001F2E5D" w:rsidRPr="00EC76D5">
        <w:rPr>
          <w:rStyle w:val="CodeInText0"/>
        </w:rPr>
        <w:t>BigDecimal</w:t>
      </w:r>
      <w:proofErr w:type="spellEnd"/>
      <w:r w:rsidR="001F2E5D" w:rsidRPr="00EC76D5">
        <w:t xml:space="preserve">, </w:t>
      </w:r>
      <w:proofErr w:type="spellStart"/>
      <w:r w:rsidR="001F2E5D" w:rsidRPr="00EC76D5">
        <w:rPr>
          <w:rStyle w:val="CodeInText0"/>
        </w:rPr>
        <w:t>BigInteger</w:t>
      </w:r>
      <w:proofErr w:type="spellEnd"/>
      <w:r w:rsidR="001F2E5D" w:rsidRPr="00EC76D5">
        <w:t xml:space="preserve">, or </w:t>
      </w:r>
      <w:r w:rsidR="001F2E5D" w:rsidRPr="00EC76D5">
        <w:rPr>
          <w:rStyle w:val="CodeInText0"/>
        </w:rPr>
        <w:t>Boolean</w:t>
      </w:r>
      <w:r w:rsidR="001F2E5D" w:rsidRPr="00EC76D5">
        <w:t xml:space="preserve"> object, depending of the type</w:t>
      </w:r>
      <w:r w:rsidR="000017EA" w:rsidRPr="00EC76D5">
        <w:t xml:space="preserve"> or operator</w:t>
      </w:r>
      <w:r w:rsidR="001F2E5D" w:rsidRPr="00EC76D5">
        <w:t>.</w:t>
      </w:r>
    </w:p>
    <w:p w14:paraId="14D9437B" w14:textId="0DCF5EE8" w:rsidR="001E230B" w:rsidRPr="00EC76D5" w:rsidRDefault="001E230B" w:rsidP="001E230B">
      <w:pPr>
        <w:pStyle w:val="CodeHeader"/>
      </w:pPr>
      <w:proofErr w:type="spellStart"/>
      <w:r w:rsidRPr="00EC76D5">
        <w:t>ValueConversion.java</w:t>
      </w:r>
      <w:proofErr w:type="spellEnd"/>
    </w:p>
    <w:p w14:paraId="7D68C360" w14:textId="77777777" w:rsidR="00C439C9" w:rsidRPr="00EC76D5" w:rsidRDefault="00C439C9" w:rsidP="00C439C9">
      <w:pPr>
        <w:pStyle w:val="Code"/>
      </w:pPr>
      <w:r w:rsidRPr="00EC76D5">
        <w:t>package c_compiler;</w:t>
      </w:r>
    </w:p>
    <w:p w14:paraId="371C23D3" w14:textId="77777777" w:rsidR="00C439C9" w:rsidRPr="00EC76D5" w:rsidRDefault="00C439C9" w:rsidP="00C439C9">
      <w:pPr>
        <w:pStyle w:val="Code"/>
      </w:pPr>
      <w:r w:rsidRPr="00EC76D5">
        <w:t>import java.math.*;</w:t>
      </w:r>
    </w:p>
    <w:p w14:paraId="4D97297F" w14:textId="77777777" w:rsidR="00C439C9" w:rsidRPr="00EC76D5" w:rsidRDefault="00C439C9" w:rsidP="00C439C9">
      <w:pPr>
        <w:pStyle w:val="Code"/>
      </w:pPr>
    </w:p>
    <w:p w14:paraId="3B1FD0CB" w14:textId="77777777" w:rsidR="00C439C9" w:rsidRPr="00EC76D5" w:rsidRDefault="00C439C9" w:rsidP="00C439C9">
      <w:pPr>
        <w:pStyle w:val="Code"/>
      </w:pPr>
      <w:r w:rsidRPr="00EC76D5">
        <w:t>public class ValueConversion {</w:t>
      </w:r>
    </w:p>
    <w:p w14:paraId="4E99C58D" w14:textId="77777777" w:rsidR="00C439C9" w:rsidRPr="00EC76D5" w:rsidRDefault="00C439C9" w:rsidP="00C439C9">
      <w:pPr>
        <w:pStyle w:val="Code"/>
      </w:pPr>
      <w:r w:rsidRPr="00EC76D5">
        <w:t xml:space="preserve">  public static Object valueCast(Symbol fromSymbol, Type toType) {</w:t>
      </w:r>
    </w:p>
    <w:p w14:paraId="7C3C88D6" w14:textId="77777777" w:rsidR="00C439C9" w:rsidRPr="00EC76D5" w:rsidRDefault="00C439C9" w:rsidP="00C439C9">
      <w:pPr>
        <w:pStyle w:val="Code"/>
      </w:pPr>
      <w:r w:rsidRPr="00EC76D5">
        <w:t xml:space="preserve">    if (fromSymbol.hasValue()) {</w:t>
      </w:r>
    </w:p>
    <w:p w14:paraId="395A790C" w14:textId="77777777" w:rsidR="00C439C9" w:rsidRPr="00EC76D5" w:rsidRDefault="00C439C9" w:rsidP="00C439C9">
      <w:pPr>
        <w:pStyle w:val="Code"/>
      </w:pPr>
      <w:r w:rsidRPr="00EC76D5">
        <w:t xml:space="preserve">      Object fromValue = fromSymbol.getValue();</w:t>
      </w:r>
    </w:p>
    <w:p w14:paraId="5EE28C36" w14:textId="77777777" w:rsidR="00C439C9" w:rsidRPr="00EC76D5" w:rsidRDefault="00C439C9" w:rsidP="00C439C9">
      <w:pPr>
        <w:pStyle w:val="Code"/>
      </w:pPr>
    </w:p>
    <w:p w14:paraId="3429DF11" w14:textId="77777777" w:rsidR="00C439C9" w:rsidRPr="00EC76D5" w:rsidRDefault="00C439C9" w:rsidP="00C439C9">
      <w:pPr>
        <w:pStyle w:val="Code"/>
      </w:pPr>
      <w:r w:rsidRPr="00EC76D5">
        <w:t xml:space="preserve">      if (toType.isFloating()) {</w:t>
      </w:r>
    </w:p>
    <w:p w14:paraId="455F54C9" w14:textId="77777777" w:rsidR="00C439C9" w:rsidRPr="00EC76D5" w:rsidRDefault="00C439C9" w:rsidP="00C439C9">
      <w:pPr>
        <w:pStyle w:val="Code"/>
      </w:pPr>
      <w:r w:rsidRPr="00EC76D5">
        <w:t xml:space="preserve">        return BigDecimal.valueOf(((Number) fromValue).doubleValue());</w:t>
      </w:r>
    </w:p>
    <w:p w14:paraId="7544730A" w14:textId="77777777" w:rsidR="00C439C9" w:rsidRPr="00EC76D5" w:rsidRDefault="00C439C9" w:rsidP="00C439C9">
      <w:pPr>
        <w:pStyle w:val="Code"/>
      </w:pPr>
      <w:r w:rsidRPr="00EC76D5">
        <w:t xml:space="preserve">      }</w:t>
      </w:r>
    </w:p>
    <w:p w14:paraId="5DFE4689" w14:textId="77777777" w:rsidR="00C439C9" w:rsidRPr="00EC76D5" w:rsidRDefault="00C439C9" w:rsidP="00C439C9">
      <w:pPr>
        <w:pStyle w:val="Code"/>
      </w:pPr>
      <w:r w:rsidRPr="00EC76D5">
        <w:t xml:space="preserve">      else if (toType.isIntegral()) {</w:t>
      </w:r>
    </w:p>
    <w:p w14:paraId="7EE4D201" w14:textId="77777777" w:rsidR="00C439C9" w:rsidRPr="00EC76D5" w:rsidRDefault="00C439C9" w:rsidP="00C439C9">
      <w:pPr>
        <w:pStyle w:val="Code"/>
      </w:pPr>
      <w:r w:rsidRPr="00EC76D5">
        <w:t xml:space="preserve">        return BigInteger.valueOf(((Number) fromValue).longValue());</w:t>
      </w:r>
    </w:p>
    <w:p w14:paraId="2B596135" w14:textId="77777777" w:rsidR="00C439C9" w:rsidRPr="00EC76D5" w:rsidRDefault="00C439C9" w:rsidP="00C439C9">
      <w:pPr>
        <w:pStyle w:val="Code"/>
      </w:pPr>
      <w:r w:rsidRPr="00EC76D5">
        <w:t xml:space="preserve">      }</w:t>
      </w:r>
    </w:p>
    <w:p w14:paraId="1EF2F703" w14:textId="77777777" w:rsidR="00C439C9" w:rsidRPr="00EC76D5" w:rsidRDefault="00C439C9" w:rsidP="00C439C9">
      <w:pPr>
        <w:pStyle w:val="Code"/>
      </w:pPr>
      <w:r w:rsidRPr="00EC76D5">
        <w:t xml:space="preserve">      else {      </w:t>
      </w:r>
    </w:p>
    <w:p w14:paraId="69FAEFE0" w14:textId="77777777" w:rsidR="00C439C9" w:rsidRPr="00EC76D5" w:rsidRDefault="00C439C9" w:rsidP="00C439C9">
      <w:pPr>
        <w:pStyle w:val="Code"/>
      </w:pPr>
      <w:r w:rsidRPr="00EC76D5">
        <w:t xml:space="preserve">        return fromValue;</w:t>
      </w:r>
    </w:p>
    <w:p w14:paraId="5AD150A5" w14:textId="77777777" w:rsidR="00C439C9" w:rsidRPr="00EC76D5" w:rsidRDefault="00C439C9" w:rsidP="00C439C9">
      <w:pPr>
        <w:pStyle w:val="Code"/>
      </w:pPr>
      <w:r w:rsidRPr="00EC76D5">
        <w:lastRenderedPageBreak/>
        <w:t xml:space="preserve">      }</w:t>
      </w:r>
    </w:p>
    <w:p w14:paraId="2B0FB5D7" w14:textId="77777777" w:rsidR="00C439C9" w:rsidRPr="00EC76D5" w:rsidRDefault="00C439C9" w:rsidP="00C439C9">
      <w:pPr>
        <w:pStyle w:val="Code"/>
      </w:pPr>
      <w:r w:rsidRPr="00EC76D5">
        <w:t xml:space="preserve">    }</w:t>
      </w:r>
    </w:p>
    <w:p w14:paraId="14BFC22A" w14:textId="77777777" w:rsidR="00C439C9" w:rsidRPr="00EC76D5" w:rsidRDefault="00C439C9" w:rsidP="00C439C9">
      <w:pPr>
        <w:pStyle w:val="Code"/>
      </w:pPr>
    </w:p>
    <w:p w14:paraId="1B887C8F" w14:textId="77777777" w:rsidR="00C439C9" w:rsidRPr="00EC76D5" w:rsidRDefault="00C439C9" w:rsidP="00C439C9">
      <w:pPr>
        <w:pStyle w:val="Code"/>
      </w:pPr>
      <w:r w:rsidRPr="00EC76D5">
        <w:t xml:space="preserve">    return null;</w:t>
      </w:r>
    </w:p>
    <w:p w14:paraId="5E1F2F5F" w14:textId="217DCC58" w:rsidR="00C439C9" w:rsidRPr="00EC76D5" w:rsidRDefault="00C439C9" w:rsidP="00C439C9">
      <w:pPr>
        <w:pStyle w:val="Code"/>
      </w:pPr>
      <w:r w:rsidRPr="00EC76D5">
        <w:t xml:space="preserve">  }</w:t>
      </w:r>
    </w:p>
    <w:p w14:paraId="72150B21" w14:textId="77777777" w:rsidR="00C40E1A" w:rsidRPr="00EC76D5" w:rsidRDefault="00C40E1A" w:rsidP="00C439C9">
      <w:pPr>
        <w:pStyle w:val="Code"/>
      </w:pPr>
    </w:p>
    <w:p w14:paraId="4B87FF3A" w14:textId="6E071A03" w:rsidR="00C439C9" w:rsidRPr="00EC76D5" w:rsidRDefault="00C439C9" w:rsidP="00C439C9">
      <w:pPr>
        <w:pStyle w:val="Code"/>
      </w:pPr>
      <w:r w:rsidRPr="00EC76D5">
        <w:t xml:space="preserve">  public static Object unaryCast(MiddleOperator operator, Object value) {</w:t>
      </w:r>
    </w:p>
    <w:p w14:paraId="3B572452" w14:textId="77777777" w:rsidR="00C439C9" w:rsidRPr="00EC76D5" w:rsidRDefault="00C439C9" w:rsidP="00C439C9">
      <w:pPr>
        <w:pStyle w:val="Code"/>
      </w:pPr>
      <w:r w:rsidRPr="00EC76D5">
        <w:t xml:space="preserve">    if (operator == MiddleOperator.StringToPointer) {</w:t>
      </w:r>
    </w:p>
    <w:p w14:paraId="191925DF" w14:textId="77777777" w:rsidR="00C439C9" w:rsidRPr="00EC76D5" w:rsidRDefault="00C439C9" w:rsidP="00C439C9">
      <w:pPr>
        <w:pStyle w:val="Code"/>
      </w:pPr>
      <w:r w:rsidRPr="00EC76D5">
        <w:t xml:space="preserve">      return value;</w:t>
      </w:r>
    </w:p>
    <w:p w14:paraId="74CEABCF" w14:textId="77777777" w:rsidR="00C439C9" w:rsidRPr="00EC76D5" w:rsidRDefault="00C439C9" w:rsidP="00C439C9">
      <w:pPr>
        <w:pStyle w:val="Code"/>
      </w:pPr>
      <w:r w:rsidRPr="00EC76D5">
        <w:t xml:space="preserve">    }</w:t>
      </w:r>
    </w:p>
    <w:p w14:paraId="37A20F33" w14:textId="77777777" w:rsidR="00C439C9" w:rsidRPr="00EC76D5" w:rsidRDefault="00C439C9" w:rsidP="00C439C9">
      <w:pPr>
        <w:pStyle w:val="Code"/>
      </w:pPr>
      <w:r w:rsidRPr="00EC76D5">
        <w:t xml:space="preserve">    </w:t>
      </w:r>
    </w:p>
    <w:p w14:paraId="5F2DD9B0" w14:textId="77777777" w:rsidR="00C439C9" w:rsidRPr="00EC76D5" w:rsidRDefault="00C439C9" w:rsidP="00C439C9">
      <w:pPr>
        <w:pStyle w:val="Code"/>
      </w:pPr>
      <w:r w:rsidRPr="00EC76D5">
        <w:t xml:space="preserve">    if (value == null) {</w:t>
      </w:r>
    </w:p>
    <w:p w14:paraId="7D051DAF" w14:textId="77777777" w:rsidR="00C439C9" w:rsidRPr="00EC76D5" w:rsidRDefault="00C439C9" w:rsidP="00C439C9">
      <w:pPr>
        <w:pStyle w:val="Code"/>
      </w:pPr>
      <w:r w:rsidRPr="00EC76D5">
        <w:t xml:space="preserve">      return null;</w:t>
      </w:r>
    </w:p>
    <w:p w14:paraId="4850C03B" w14:textId="77777777" w:rsidR="00C439C9" w:rsidRPr="00EC76D5" w:rsidRDefault="00C439C9" w:rsidP="00C439C9">
      <w:pPr>
        <w:pStyle w:val="Code"/>
      </w:pPr>
      <w:r w:rsidRPr="00EC76D5">
        <w:t xml:space="preserve">    }</w:t>
      </w:r>
    </w:p>
    <w:p w14:paraId="5CEB626F" w14:textId="77777777" w:rsidR="00C439C9" w:rsidRPr="00EC76D5" w:rsidRDefault="00C439C9" w:rsidP="00C439C9">
      <w:pPr>
        <w:pStyle w:val="Code"/>
      </w:pPr>
      <w:r w:rsidRPr="00EC76D5">
        <w:t xml:space="preserve">    </w:t>
      </w:r>
    </w:p>
    <w:p w14:paraId="4D2C35B5" w14:textId="77777777" w:rsidR="00C439C9" w:rsidRPr="00EC76D5" w:rsidRDefault="00C439C9" w:rsidP="00C439C9">
      <w:pPr>
        <w:pStyle w:val="Code"/>
      </w:pPr>
      <w:r w:rsidRPr="00EC76D5">
        <w:t xml:space="preserve">    if (value instanceof BigInteger) {</w:t>
      </w:r>
    </w:p>
    <w:p w14:paraId="3415447C" w14:textId="77777777" w:rsidR="00C439C9" w:rsidRPr="00EC76D5" w:rsidRDefault="00C439C9" w:rsidP="00C439C9">
      <w:pPr>
        <w:pStyle w:val="Code"/>
      </w:pPr>
      <w:r w:rsidRPr="00EC76D5">
        <w:t xml:space="preserve">      BigInteger bigInteger = (BigInteger) value;</w:t>
      </w:r>
    </w:p>
    <w:p w14:paraId="2EF119D2" w14:textId="77777777" w:rsidR="00C439C9" w:rsidRPr="00EC76D5" w:rsidRDefault="00C439C9" w:rsidP="00C439C9">
      <w:pPr>
        <w:pStyle w:val="Code"/>
      </w:pPr>
    </w:p>
    <w:p w14:paraId="72785FC8" w14:textId="77777777" w:rsidR="00C439C9" w:rsidRPr="00EC76D5" w:rsidRDefault="00C439C9" w:rsidP="00C439C9">
      <w:pPr>
        <w:pStyle w:val="Code"/>
      </w:pPr>
      <w:r w:rsidRPr="00EC76D5">
        <w:t xml:space="preserve">      switch (operator) {</w:t>
      </w:r>
    </w:p>
    <w:p w14:paraId="0EFF7B56" w14:textId="77777777" w:rsidR="00C439C9" w:rsidRPr="00EC76D5" w:rsidRDefault="00C439C9" w:rsidP="00C439C9">
      <w:pPr>
        <w:pStyle w:val="Code"/>
      </w:pPr>
      <w:r w:rsidRPr="00EC76D5">
        <w:t xml:space="preserve">        case UnaryAdd:</w:t>
      </w:r>
    </w:p>
    <w:p w14:paraId="7A2B597F" w14:textId="77777777" w:rsidR="00C439C9" w:rsidRPr="00EC76D5" w:rsidRDefault="00C439C9" w:rsidP="00C439C9">
      <w:pPr>
        <w:pStyle w:val="Code"/>
      </w:pPr>
      <w:r w:rsidRPr="00EC76D5">
        <w:t xml:space="preserve">        case IntegralToIntegral:</w:t>
      </w:r>
    </w:p>
    <w:p w14:paraId="6C15535F" w14:textId="77777777" w:rsidR="00C439C9" w:rsidRPr="00EC76D5" w:rsidRDefault="00C439C9" w:rsidP="00C439C9">
      <w:pPr>
        <w:pStyle w:val="Code"/>
      </w:pPr>
      <w:r w:rsidRPr="00EC76D5">
        <w:t xml:space="preserve">          return value;</w:t>
      </w:r>
    </w:p>
    <w:p w14:paraId="092C55A2" w14:textId="77777777" w:rsidR="00C439C9" w:rsidRPr="00EC76D5" w:rsidRDefault="00C439C9" w:rsidP="00C439C9">
      <w:pPr>
        <w:pStyle w:val="Code"/>
      </w:pPr>
    </w:p>
    <w:p w14:paraId="04DDCD8B" w14:textId="77777777" w:rsidR="00C439C9" w:rsidRPr="00EC76D5" w:rsidRDefault="00C439C9" w:rsidP="00C439C9">
      <w:pPr>
        <w:pStyle w:val="Code"/>
      </w:pPr>
      <w:r w:rsidRPr="00EC76D5">
        <w:t xml:space="preserve">        case UnarySubtract:</w:t>
      </w:r>
    </w:p>
    <w:p w14:paraId="4C230EFC" w14:textId="77777777" w:rsidR="00C439C9" w:rsidRPr="00EC76D5" w:rsidRDefault="00C439C9" w:rsidP="00C439C9">
      <w:pPr>
        <w:pStyle w:val="Code"/>
      </w:pPr>
      <w:r w:rsidRPr="00EC76D5">
        <w:t xml:space="preserve">          return bigInteger.negate();</w:t>
      </w:r>
    </w:p>
    <w:p w14:paraId="7802A9F1" w14:textId="77777777" w:rsidR="00C439C9" w:rsidRPr="00EC76D5" w:rsidRDefault="00C439C9" w:rsidP="00C439C9">
      <w:pPr>
        <w:pStyle w:val="Code"/>
      </w:pPr>
    </w:p>
    <w:p w14:paraId="193E7EEF" w14:textId="77777777" w:rsidR="00C439C9" w:rsidRPr="00EC76D5" w:rsidRDefault="00C439C9" w:rsidP="00C439C9">
      <w:pPr>
        <w:pStyle w:val="Code"/>
      </w:pPr>
      <w:r w:rsidRPr="00EC76D5">
        <w:t xml:space="preserve">        case BitwiseNot:</w:t>
      </w:r>
    </w:p>
    <w:p w14:paraId="0D985E62" w14:textId="77777777" w:rsidR="00C439C9" w:rsidRPr="00EC76D5" w:rsidRDefault="00C439C9" w:rsidP="00C439C9">
      <w:pPr>
        <w:pStyle w:val="Code"/>
      </w:pPr>
      <w:r w:rsidRPr="00EC76D5">
        <w:t xml:space="preserve">          return bigInteger.not();</w:t>
      </w:r>
    </w:p>
    <w:p w14:paraId="29699AFD" w14:textId="77777777" w:rsidR="00C439C9" w:rsidRPr="00EC76D5" w:rsidRDefault="00C439C9" w:rsidP="00C439C9">
      <w:pPr>
        <w:pStyle w:val="Code"/>
      </w:pPr>
    </w:p>
    <w:p w14:paraId="536B9707" w14:textId="77777777" w:rsidR="00C439C9" w:rsidRPr="00EC76D5" w:rsidRDefault="00C439C9" w:rsidP="00C439C9">
      <w:pPr>
        <w:pStyle w:val="Code"/>
      </w:pPr>
      <w:r w:rsidRPr="00EC76D5">
        <w:t xml:space="preserve">        case IntegralToFloating:</w:t>
      </w:r>
    </w:p>
    <w:p w14:paraId="618DCD72" w14:textId="77777777" w:rsidR="00C439C9" w:rsidRPr="00EC76D5" w:rsidRDefault="00C439C9" w:rsidP="00C439C9">
      <w:pPr>
        <w:pStyle w:val="Code"/>
      </w:pPr>
      <w:r w:rsidRPr="00EC76D5">
        <w:t xml:space="preserve">          return (new BigDecimal(bigInteger));</w:t>
      </w:r>
    </w:p>
    <w:p w14:paraId="180F6974" w14:textId="77777777" w:rsidR="00C439C9" w:rsidRPr="00EC76D5" w:rsidRDefault="00C439C9" w:rsidP="00C439C9">
      <w:pPr>
        <w:pStyle w:val="Code"/>
      </w:pPr>
      <w:r w:rsidRPr="00EC76D5">
        <w:t xml:space="preserve">          </w:t>
      </w:r>
    </w:p>
    <w:p w14:paraId="224D5538" w14:textId="77777777" w:rsidR="00C439C9" w:rsidRPr="00EC76D5" w:rsidRDefault="00C439C9" w:rsidP="00C439C9">
      <w:pPr>
        <w:pStyle w:val="Code"/>
      </w:pPr>
      <w:r w:rsidRPr="00EC76D5">
        <w:t xml:space="preserve">        case ArithmeticToLogical:</w:t>
      </w:r>
    </w:p>
    <w:p w14:paraId="0BCB032A" w14:textId="77777777" w:rsidR="00C439C9" w:rsidRPr="00EC76D5" w:rsidRDefault="00C439C9" w:rsidP="00C439C9">
      <w:pPr>
        <w:pStyle w:val="Code"/>
      </w:pPr>
      <w:r w:rsidRPr="00EC76D5">
        <w:t xml:space="preserve">          return !bigInteger.equals(BigInteger.ZERO);</w:t>
      </w:r>
    </w:p>
    <w:p w14:paraId="0645101E" w14:textId="77777777" w:rsidR="00C439C9" w:rsidRPr="00EC76D5" w:rsidRDefault="00C439C9" w:rsidP="00C439C9">
      <w:pPr>
        <w:pStyle w:val="Code"/>
      </w:pPr>
      <w:r w:rsidRPr="00EC76D5">
        <w:t xml:space="preserve">      }</w:t>
      </w:r>
    </w:p>
    <w:p w14:paraId="228808AC" w14:textId="77777777" w:rsidR="00C439C9" w:rsidRPr="00EC76D5" w:rsidRDefault="00C439C9" w:rsidP="00C439C9">
      <w:pPr>
        <w:pStyle w:val="Code"/>
      </w:pPr>
      <w:r w:rsidRPr="00EC76D5">
        <w:t xml:space="preserve">    }</w:t>
      </w:r>
    </w:p>
    <w:p w14:paraId="57C163AF" w14:textId="77777777" w:rsidR="00C439C9" w:rsidRPr="00EC76D5" w:rsidRDefault="00C439C9" w:rsidP="00C439C9">
      <w:pPr>
        <w:pStyle w:val="Code"/>
      </w:pPr>
      <w:r w:rsidRPr="00EC76D5">
        <w:t xml:space="preserve">    else if (value instanceof BigDecimal) {</w:t>
      </w:r>
    </w:p>
    <w:p w14:paraId="311A0911" w14:textId="77777777" w:rsidR="00C439C9" w:rsidRPr="00EC76D5" w:rsidRDefault="00C439C9" w:rsidP="00C439C9">
      <w:pPr>
        <w:pStyle w:val="Code"/>
      </w:pPr>
      <w:r w:rsidRPr="00EC76D5">
        <w:t xml:space="preserve">      BigDecimal bigDecimal = (BigDecimal) value;</w:t>
      </w:r>
    </w:p>
    <w:p w14:paraId="4EDA9882" w14:textId="77777777" w:rsidR="00C439C9" w:rsidRPr="00EC76D5" w:rsidRDefault="00C439C9" w:rsidP="00C439C9">
      <w:pPr>
        <w:pStyle w:val="Code"/>
      </w:pPr>
      <w:r w:rsidRPr="00EC76D5">
        <w:t xml:space="preserve">      </w:t>
      </w:r>
    </w:p>
    <w:p w14:paraId="33198A12" w14:textId="77777777" w:rsidR="00C439C9" w:rsidRPr="00EC76D5" w:rsidRDefault="00C439C9" w:rsidP="00C439C9">
      <w:pPr>
        <w:pStyle w:val="Code"/>
      </w:pPr>
      <w:r w:rsidRPr="00EC76D5">
        <w:t xml:space="preserve">      switch (operator) {</w:t>
      </w:r>
    </w:p>
    <w:p w14:paraId="75D29C05" w14:textId="77777777" w:rsidR="00C439C9" w:rsidRPr="00EC76D5" w:rsidRDefault="00C439C9" w:rsidP="00C439C9">
      <w:pPr>
        <w:pStyle w:val="Code"/>
      </w:pPr>
      <w:r w:rsidRPr="00EC76D5">
        <w:t xml:space="preserve">        case UnaryAdd:</w:t>
      </w:r>
    </w:p>
    <w:p w14:paraId="2BB85099" w14:textId="77777777" w:rsidR="00C439C9" w:rsidRPr="00EC76D5" w:rsidRDefault="00C439C9" w:rsidP="00C439C9">
      <w:pPr>
        <w:pStyle w:val="Code"/>
      </w:pPr>
      <w:r w:rsidRPr="00EC76D5">
        <w:t xml:space="preserve">        case FloatingToFloating:</w:t>
      </w:r>
    </w:p>
    <w:p w14:paraId="58F8BCE5" w14:textId="77777777" w:rsidR="00C439C9" w:rsidRPr="00EC76D5" w:rsidRDefault="00C439C9" w:rsidP="00C439C9">
      <w:pPr>
        <w:pStyle w:val="Code"/>
      </w:pPr>
      <w:r w:rsidRPr="00EC76D5">
        <w:t xml:space="preserve">          return value;</w:t>
      </w:r>
    </w:p>
    <w:p w14:paraId="597389B0" w14:textId="77777777" w:rsidR="00C439C9" w:rsidRPr="00EC76D5" w:rsidRDefault="00C439C9" w:rsidP="00C439C9">
      <w:pPr>
        <w:pStyle w:val="Code"/>
      </w:pPr>
    </w:p>
    <w:p w14:paraId="4075FF60" w14:textId="77777777" w:rsidR="00C439C9" w:rsidRPr="00EC76D5" w:rsidRDefault="00C439C9" w:rsidP="00C439C9">
      <w:pPr>
        <w:pStyle w:val="Code"/>
      </w:pPr>
      <w:r w:rsidRPr="00EC76D5">
        <w:t xml:space="preserve">        case UnarySubtract:</w:t>
      </w:r>
    </w:p>
    <w:p w14:paraId="09D2E8EF" w14:textId="77777777" w:rsidR="00C439C9" w:rsidRPr="00EC76D5" w:rsidRDefault="00C439C9" w:rsidP="00C439C9">
      <w:pPr>
        <w:pStyle w:val="Code"/>
      </w:pPr>
      <w:r w:rsidRPr="00EC76D5">
        <w:t xml:space="preserve">            return bigDecimal.negate();</w:t>
      </w:r>
    </w:p>
    <w:p w14:paraId="7B3ED13E" w14:textId="77777777" w:rsidR="00C439C9" w:rsidRPr="00EC76D5" w:rsidRDefault="00C439C9" w:rsidP="00C439C9">
      <w:pPr>
        <w:pStyle w:val="Code"/>
      </w:pPr>
    </w:p>
    <w:p w14:paraId="33EE2F1C" w14:textId="77777777" w:rsidR="00C439C9" w:rsidRPr="00EC76D5" w:rsidRDefault="00C439C9" w:rsidP="00C439C9">
      <w:pPr>
        <w:pStyle w:val="Code"/>
      </w:pPr>
      <w:r w:rsidRPr="00EC76D5">
        <w:t xml:space="preserve">        case FloatingToIntegral:</w:t>
      </w:r>
    </w:p>
    <w:p w14:paraId="53921B1D" w14:textId="77777777" w:rsidR="00C439C9" w:rsidRPr="00EC76D5" w:rsidRDefault="00C439C9" w:rsidP="00C439C9">
      <w:pPr>
        <w:pStyle w:val="Code"/>
      </w:pPr>
      <w:r w:rsidRPr="00EC76D5">
        <w:t xml:space="preserve">          return bigDecimal.toBigInteger();</w:t>
      </w:r>
    </w:p>
    <w:p w14:paraId="27270E7D" w14:textId="77777777" w:rsidR="00C439C9" w:rsidRPr="00EC76D5" w:rsidRDefault="00C439C9" w:rsidP="00C439C9">
      <w:pPr>
        <w:pStyle w:val="Code"/>
      </w:pPr>
    </w:p>
    <w:p w14:paraId="20639AEB" w14:textId="77777777" w:rsidR="00C439C9" w:rsidRPr="00EC76D5" w:rsidRDefault="00C439C9" w:rsidP="00C439C9">
      <w:pPr>
        <w:pStyle w:val="Code"/>
      </w:pPr>
      <w:r w:rsidRPr="00EC76D5">
        <w:t xml:space="preserve">        case ArithmeticToLogical:</w:t>
      </w:r>
    </w:p>
    <w:p w14:paraId="283AE41E" w14:textId="77777777" w:rsidR="00C439C9" w:rsidRPr="00EC76D5" w:rsidRDefault="00C439C9" w:rsidP="00C439C9">
      <w:pPr>
        <w:pStyle w:val="Code"/>
      </w:pPr>
      <w:r w:rsidRPr="00EC76D5">
        <w:t xml:space="preserve">          return !bigDecimal.equals(BigDecimal.ZERO);</w:t>
      </w:r>
    </w:p>
    <w:p w14:paraId="764E15F5" w14:textId="77777777" w:rsidR="00C439C9" w:rsidRPr="00EC76D5" w:rsidRDefault="00C439C9" w:rsidP="00C439C9">
      <w:pPr>
        <w:pStyle w:val="Code"/>
      </w:pPr>
      <w:r w:rsidRPr="00EC76D5">
        <w:t xml:space="preserve">      }</w:t>
      </w:r>
    </w:p>
    <w:p w14:paraId="2CAD47A6" w14:textId="77777777" w:rsidR="00C439C9" w:rsidRPr="00EC76D5" w:rsidRDefault="00C439C9" w:rsidP="00C439C9">
      <w:pPr>
        <w:pStyle w:val="Code"/>
      </w:pPr>
      <w:r w:rsidRPr="00EC76D5">
        <w:t xml:space="preserve">    }</w:t>
      </w:r>
    </w:p>
    <w:p w14:paraId="0EA277A9" w14:textId="77777777" w:rsidR="00C439C9" w:rsidRPr="00EC76D5" w:rsidRDefault="00C439C9" w:rsidP="00C439C9">
      <w:pPr>
        <w:pStyle w:val="Code"/>
      </w:pPr>
      <w:r w:rsidRPr="00EC76D5">
        <w:t xml:space="preserve">    else if (value instanceof Boolean) {</w:t>
      </w:r>
    </w:p>
    <w:p w14:paraId="09D54565" w14:textId="77777777" w:rsidR="00C439C9" w:rsidRPr="00EC76D5" w:rsidRDefault="00C439C9" w:rsidP="00C439C9">
      <w:pPr>
        <w:pStyle w:val="Code"/>
      </w:pPr>
      <w:r w:rsidRPr="00EC76D5">
        <w:t xml:space="preserve">      switch (operator) {</w:t>
      </w:r>
    </w:p>
    <w:p w14:paraId="55D3F39B" w14:textId="77777777" w:rsidR="00C439C9" w:rsidRPr="00EC76D5" w:rsidRDefault="00C439C9" w:rsidP="00C439C9">
      <w:pPr>
        <w:pStyle w:val="Code"/>
      </w:pPr>
      <w:r w:rsidRPr="00EC76D5">
        <w:t xml:space="preserve">        case LogicalNot:</w:t>
      </w:r>
    </w:p>
    <w:p w14:paraId="3F3558D3" w14:textId="77777777" w:rsidR="00C439C9" w:rsidRPr="00EC76D5" w:rsidRDefault="00C439C9" w:rsidP="00C439C9">
      <w:pPr>
        <w:pStyle w:val="Code"/>
      </w:pPr>
      <w:r w:rsidRPr="00EC76D5">
        <w:lastRenderedPageBreak/>
        <w:t xml:space="preserve">          return value.equals(Boolean.TRUE) ? Boolean.FALSE : Boolean.TRUE;</w:t>
      </w:r>
    </w:p>
    <w:p w14:paraId="7C9D767B" w14:textId="77777777" w:rsidR="00C439C9" w:rsidRPr="00EC76D5" w:rsidRDefault="00C439C9" w:rsidP="00C439C9">
      <w:pPr>
        <w:pStyle w:val="Code"/>
      </w:pPr>
      <w:r w:rsidRPr="00EC76D5">
        <w:t xml:space="preserve">      }</w:t>
      </w:r>
    </w:p>
    <w:p w14:paraId="3FD75919" w14:textId="77777777" w:rsidR="00C439C9" w:rsidRPr="00EC76D5" w:rsidRDefault="00C439C9" w:rsidP="00C439C9">
      <w:pPr>
        <w:pStyle w:val="Code"/>
      </w:pPr>
      <w:r w:rsidRPr="00EC76D5">
        <w:t xml:space="preserve">    };</w:t>
      </w:r>
    </w:p>
    <w:p w14:paraId="4381FD35" w14:textId="77777777" w:rsidR="00C439C9" w:rsidRPr="00EC76D5" w:rsidRDefault="00C439C9" w:rsidP="00C439C9">
      <w:pPr>
        <w:pStyle w:val="Code"/>
      </w:pPr>
    </w:p>
    <w:p w14:paraId="6CDBAE05" w14:textId="77777777" w:rsidR="00C439C9" w:rsidRPr="00EC76D5" w:rsidRDefault="00C439C9" w:rsidP="00C439C9">
      <w:pPr>
        <w:pStyle w:val="Code"/>
      </w:pPr>
      <w:r w:rsidRPr="00EC76D5">
        <w:t xml:space="preserve">    return null;</w:t>
      </w:r>
    </w:p>
    <w:p w14:paraId="42AFF8DE" w14:textId="77777777" w:rsidR="00C439C9" w:rsidRPr="00EC76D5" w:rsidRDefault="00C439C9" w:rsidP="00C439C9">
      <w:pPr>
        <w:pStyle w:val="Code"/>
      </w:pPr>
      <w:r w:rsidRPr="00EC76D5">
        <w:t xml:space="preserve">  }</w:t>
      </w:r>
    </w:p>
    <w:p w14:paraId="73EB2AA5" w14:textId="77777777" w:rsidR="00C439C9" w:rsidRPr="00EC76D5" w:rsidRDefault="00C439C9" w:rsidP="00C439C9">
      <w:pPr>
        <w:pStyle w:val="Code"/>
      </w:pPr>
    </w:p>
    <w:p w14:paraId="1FCFFF85" w14:textId="77777777" w:rsidR="00C439C9" w:rsidRPr="00EC76D5" w:rsidRDefault="00C439C9" w:rsidP="00C439C9">
      <w:pPr>
        <w:pStyle w:val="Code"/>
      </w:pPr>
      <w:r w:rsidRPr="00EC76D5">
        <w:t xml:space="preserve">  public static Object binaryCast(MiddleOperator operator, Object leftValue,</w:t>
      </w:r>
    </w:p>
    <w:p w14:paraId="098A434C" w14:textId="00BEEEE8" w:rsidR="00C439C9" w:rsidRPr="00EC76D5" w:rsidRDefault="000517D7" w:rsidP="00C439C9">
      <w:pPr>
        <w:pStyle w:val="Code"/>
      </w:pPr>
      <w:r w:rsidRPr="00EC76D5">
        <w:t xml:space="preserve">    </w:t>
      </w:r>
      <w:r w:rsidR="00C439C9" w:rsidRPr="00EC76D5">
        <w:t xml:space="preserve">                              Object rightValue) {</w:t>
      </w:r>
    </w:p>
    <w:p w14:paraId="18447402" w14:textId="77777777" w:rsidR="00C439C9" w:rsidRPr="00EC76D5" w:rsidRDefault="00C439C9" w:rsidP="00C439C9">
      <w:pPr>
        <w:pStyle w:val="Code"/>
      </w:pPr>
      <w:r w:rsidRPr="00EC76D5">
        <w:t xml:space="preserve">    if ((leftValue == null) || (rightValue == null)) {</w:t>
      </w:r>
    </w:p>
    <w:p w14:paraId="15232973" w14:textId="77777777" w:rsidR="00C439C9" w:rsidRPr="00EC76D5" w:rsidRDefault="00C439C9" w:rsidP="00C439C9">
      <w:pPr>
        <w:pStyle w:val="Code"/>
      </w:pPr>
      <w:r w:rsidRPr="00EC76D5">
        <w:t xml:space="preserve">      return null;</w:t>
      </w:r>
    </w:p>
    <w:p w14:paraId="00F9E784" w14:textId="77777777" w:rsidR="00C439C9" w:rsidRPr="00EC76D5" w:rsidRDefault="00C439C9" w:rsidP="00C439C9">
      <w:pPr>
        <w:pStyle w:val="Code"/>
      </w:pPr>
      <w:r w:rsidRPr="00EC76D5">
        <w:t xml:space="preserve">    }</w:t>
      </w:r>
    </w:p>
    <w:p w14:paraId="0E33520D" w14:textId="77777777" w:rsidR="00C439C9" w:rsidRPr="00EC76D5" w:rsidRDefault="00C439C9" w:rsidP="00C439C9">
      <w:pPr>
        <w:pStyle w:val="Code"/>
      </w:pPr>
      <w:r w:rsidRPr="00EC76D5">
        <w:t xml:space="preserve">    </w:t>
      </w:r>
    </w:p>
    <w:p w14:paraId="53ACC65C" w14:textId="77777777" w:rsidR="00C439C9" w:rsidRPr="00EC76D5" w:rsidRDefault="00C439C9" w:rsidP="00C439C9">
      <w:pPr>
        <w:pStyle w:val="Code"/>
      </w:pPr>
      <w:r w:rsidRPr="00EC76D5">
        <w:t xml:space="preserve">    if (leftValue instanceof BigInteger) {</w:t>
      </w:r>
    </w:p>
    <w:p w14:paraId="26428A38" w14:textId="77777777" w:rsidR="00C439C9" w:rsidRPr="00EC76D5" w:rsidRDefault="00C439C9" w:rsidP="00C439C9">
      <w:pPr>
        <w:pStyle w:val="Code"/>
      </w:pPr>
      <w:r w:rsidRPr="00EC76D5">
        <w:t xml:space="preserve">      BigInteger leftInteger = (BigInteger) leftValue,</w:t>
      </w:r>
    </w:p>
    <w:p w14:paraId="61BD552B" w14:textId="77777777" w:rsidR="00C439C9" w:rsidRPr="00EC76D5" w:rsidRDefault="00C439C9" w:rsidP="00C439C9">
      <w:pPr>
        <w:pStyle w:val="Code"/>
      </w:pPr>
      <w:r w:rsidRPr="00EC76D5">
        <w:t xml:space="preserve">                 rightInteger = (BigInteger) rightValue;</w:t>
      </w:r>
    </w:p>
    <w:p w14:paraId="37792FC2" w14:textId="77777777" w:rsidR="00C439C9" w:rsidRPr="00EC76D5" w:rsidRDefault="00C439C9" w:rsidP="00C439C9">
      <w:pPr>
        <w:pStyle w:val="Code"/>
      </w:pPr>
    </w:p>
    <w:p w14:paraId="3F29F6D9" w14:textId="77777777" w:rsidR="00C439C9" w:rsidRPr="00EC76D5" w:rsidRDefault="00C439C9" w:rsidP="00C439C9">
      <w:pPr>
        <w:pStyle w:val="Code"/>
      </w:pPr>
      <w:r w:rsidRPr="00EC76D5">
        <w:t xml:space="preserve">      switch (operator) {</w:t>
      </w:r>
    </w:p>
    <w:p w14:paraId="47EFC6B6" w14:textId="77777777" w:rsidR="00C439C9" w:rsidRPr="00EC76D5" w:rsidRDefault="00C439C9" w:rsidP="00C439C9">
      <w:pPr>
        <w:pStyle w:val="Code"/>
      </w:pPr>
      <w:r w:rsidRPr="00EC76D5">
        <w:t xml:space="preserve">        case BinaryAdd:</w:t>
      </w:r>
    </w:p>
    <w:p w14:paraId="54A712D3" w14:textId="77777777" w:rsidR="00C439C9" w:rsidRPr="00EC76D5" w:rsidRDefault="00C439C9" w:rsidP="00C439C9">
      <w:pPr>
        <w:pStyle w:val="Code"/>
      </w:pPr>
      <w:r w:rsidRPr="00EC76D5">
        <w:t xml:space="preserve">          return leftInteger.add(rightInteger);</w:t>
      </w:r>
    </w:p>
    <w:p w14:paraId="288A1945" w14:textId="77777777" w:rsidR="00C439C9" w:rsidRPr="00EC76D5" w:rsidRDefault="00C439C9" w:rsidP="00C439C9">
      <w:pPr>
        <w:pStyle w:val="Code"/>
      </w:pPr>
    </w:p>
    <w:p w14:paraId="54F84621" w14:textId="77777777" w:rsidR="00C439C9" w:rsidRPr="00EC76D5" w:rsidRDefault="00C439C9" w:rsidP="00C439C9">
      <w:pPr>
        <w:pStyle w:val="Code"/>
      </w:pPr>
      <w:r w:rsidRPr="00EC76D5">
        <w:t xml:space="preserve">        case BinarySubtract:</w:t>
      </w:r>
    </w:p>
    <w:p w14:paraId="53A74690" w14:textId="77777777" w:rsidR="00C439C9" w:rsidRPr="00EC76D5" w:rsidRDefault="00C439C9" w:rsidP="00C439C9">
      <w:pPr>
        <w:pStyle w:val="Code"/>
      </w:pPr>
      <w:r w:rsidRPr="00EC76D5">
        <w:t xml:space="preserve">          return leftInteger.subtract(rightInteger);</w:t>
      </w:r>
    </w:p>
    <w:p w14:paraId="534AF5B4" w14:textId="77777777" w:rsidR="00C439C9" w:rsidRPr="00EC76D5" w:rsidRDefault="00C439C9" w:rsidP="00C439C9">
      <w:pPr>
        <w:pStyle w:val="Code"/>
      </w:pPr>
    </w:p>
    <w:p w14:paraId="7DC0C9BC" w14:textId="77777777" w:rsidR="00C439C9" w:rsidRPr="00EC76D5" w:rsidRDefault="00C439C9" w:rsidP="00C439C9">
      <w:pPr>
        <w:pStyle w:val="Code"/>
      </w:pPr>
      <w:r w:rsidRPr="00EC76D5">
        <w:t xml:space="preserve">        case Multiply:</w:t>
      </w:r>
    </w:p>
    <w:p w14:paraId="68083F35" w14:textId="77777777" w:rsidR="00C439C9" w:rsidRPr="00EC76D5" w:rsidRDefault="00C439C9" w:rsidP="00C439C9">
      <w:pPr>
        <w:pStyle w:val="Code"/>
      </w:pPr>
      <w:r w:rsidRPr="00EC76D5">
        <w:t xml:space="preserve">          return leftInteger.multiply(rightInteger);</w:t>
      </w:r>
    </w:p>
    <w:p w14:paraId="1F6DD5A8" w14:textId="77777777" w:rsidR="00C439C9" w:rsidRPr="00EC76D5" w:rsidRDefault="00C439C9" w:rsidP="00C439C9">
      <w:pPr>
        <w:pStyle w:val="Code"/>
      </w:pPr>
    </w:p>
    <w:p w14:paraId="53AA5C1B" w14:textId="77777777" w:rsidR="00C439C9" w:rsidRPr="00EC76D5" w:rsidRDefault="00C439C9" w:rsidP="00C439C9">
      <w:pPr>
        <w:pStyle w:val="Code"/>
      </w:pPr>
      <w:r w:rsidRPr="00EC76D5">
        <w:t xml:space="preserve">        case Divide:</w:t>
      </w:r>
    </w:p>
    <w:p w14:paraId="499C5BFD" w14:textId="77777777" w:rsidR="00C439C9" w:rsidRPr="00EC76D5" w:rsidRDefault="00C439C9" w:rsidP="00C439C9">
      <w:pPr>
        <w:pStyle w:val="Code"/>
      </w:pPr>
      <w:r w:rsidRPr="00EC76D5">
        <w:t xml:space="preserve">          Assert.error(!rightInteger.equals(BigInteger.ZERO),</w:t>
      </w:r>
    </w:p>
    <w:p w14:paraId="0E81CD22" w14:textId="77777777" w:rsidR="00C439C9" w:rsidRPr="00EC76D5" w:rsidRDefault="00C439C9" w:rsidP="00C439C9">
      <w:pPr>
        <w:pStyle w:val="Code"/>
      </w:pPr>
      <w:r w:rsidRPr="00EC76D5">
        <w:t xml:space="preserve">                       "0", "division by zero in constant expression");</w:t>
      </w:r>
    </w:p>
    <w:p w14:paraId="24A74B20" w14:textId="77777777" w:rsidR="00C439C9" w:rsidRPr="00EC76D5" w:rsidRDefault="00C439C9" w:rsidP="00C439C9">
      <w:pPr>
        <w:pStyle w:val="Code"/>
      </w:pPr>
      <w:r w:rsidRPr="00EC76D5">
        <w:t xml:space="preserve">          return leftInteger.divide(rightInteger);</w:t>
      </w:r>
    </w:p>
    <w:p w14:paraId="40F9BFD3" w14:textId="77777777" w:rsidR="00C439C9" w:rsidRPr="00EC76D5" w:rsidRDefault="00C439C9" w:rsidP="00C439C9">
      <w:pPr>
        <w:pStyle w:val="Code"/>
      </w:pPr>
    </w:p>
    <w:p w14:paraId="4840DA24" w14:textId="77777777" w:rsidR="00C439C9" w:rsidRPr="00EC76D5" w:rsidRDefault="00C439C9" w:rsidP="00C439C9">
      <w:pPr>
        <w:pStyle w:val="Code"/>
      </w:pPr>
      <w:r w:rsidRPr="00EC76D5">
        <w:t xml:space="preserve">        case Modulo:</w:t>
      </w:r>
    </w:p>
    <w:p w14:paraId="7AFD84C5" w14:textId="77777777" w:rsidR="00C439C9" w:rsidRPr="00EC76D5" w:rsidRDefault="00C439C9" w:rsidP="00C439C9">
      <w:pPr>
        <w:pStyle w:val="Code"/>
      </w:pPr>
      <w:r w:rsidRPr="00EC76D5">
        <w:t xml:space="preserve">          Assert.error(!rightInteger.equals(BigInteger.ZERO),</w:t>
      </w:r>
    </w:p>
    <w:p w14:paraId="6ADB76C5" w14:textId="77777777" w:rsidR="00C439C9" w:rsidRPr="00EC76D5" w:rsidRDefault="00C439C9" w:rsidP="00C439C9">
      <w:pPr>
        <w:pStyle w:val="Code"/>
      </w:pPr>
      <w:r w:rsidRPr="00EC76D5">
        <w:t xml:space="preserve">                       "0", "division by zero in constant expression");</w:t>
      </w:r>
    </w:p>
    <w:p w14:paraId="0068517E" w14:textId="77777777" w:rsidR="00C439C9" w:rsidRPr="00EC76D5" w:rsidRDefault="00C439C9" w:rsidP="00C439C9">
      <w:pPr>
        <w:pStyle w:val="Code"/>
      </w:pPr>
      <w:r w:rsidRPr="00EC76D5">
        <w:t xml:space="preserve">          return leftInteger.mod(rightInteger);</w:t>
      </w:r>
    </w:p>
    <w:p w14:paraId="3D0AEDDF" w14:textId="77777777" w:rsidR="00C439C9" w:rsidRPr="00EC76D5" w:rsidRDefault="00C439C9" w:rsidP="00C439C9">
      <w:pPr>
        <w:pStyle w:val="Code"/>
      </w:pPr>
    </w:p>
    <w:p w14:paraId="67544619" w14:textId="77777777" w:rsidR="00C439C9" w:rsidRPr="00EC76D5" w:rsidRDefault="00C439C9" w:rsidP="00C439C9">
      <w:pPr>
        <w:pStyle w:val="Code"/>
      </w:pPr>
      <w:r w:rsidRPr="00EC76D5">
        <w:t xml:space="preserve">        case BitwiseAnd:</w:t>
      </w:r>
    </w:p>
    <w:p w14:paraId="27121D40" w14:textId="77777777" w:rsidR="00C439C9" w:rsidRPr="00EC76D5" w:rsidRDefault="00C439C9" w:rsidP="00C439C9">
      <w:pPr>
        <w:pStyle w:val="Code"/>
      </w:pPr>
      <w:r w:rsidRPr="00EC76D5">
        <w:t xml:space="preserve">          return leftInteger.and(rightInteger);</w:t>
      </w:r>
    </w:p>
    <w:p w14:paraId="7CF8F6DD" w14:textId="77777777" w:rsidR="00C439C9" w:rsidRPr="00EC76D5" w:rsidRDefault="00C439C9" w:rsidP="00C439C9">
      <w:pPr>
        <w:pStyle w:val="Code"/>
      </w:pPr>
    </w:p>
    <w:p w14:paraId="76237B96" w14:textId="500D05C0" w:rsidR="00C439C9" w:rsidRPr="00EC76D5" w:rsidRDefault="00C439C9" w:rsidP="00C439C9">
      <w:pPr>
        <w:pStyle w:val="Code"/>
      </w:pPr>
      <w:r w:rsidRPr="00EC76D5">
        <w:t xml:space="preserve">        case Bitwise</w:t>
      </w:r>
      <w:r w:rsidR="00414C74">
        <w:t>Or</w:t>
      </w:r>
      <w:r w:rsidRPr="00EC76D5">
        <w:t>:</w:t>
      </w:r>
    </w:p>
    <w:p w14:paraId="4A491AB5" w14:textId="77777777" w:rsidR="00C439C9" w:rsidRPr="00EC76D5" w:rsidRDefault="00C439C9" w:rsidP="00C439C9">
      <w:pPr>
        <w:pStyle w:val="Code"/>
      </w:pPr>
      <w:r w:rsidRPr="00EC76D5">
        <w:t xml:space="preserve">          return leftInteger.or(rightInteger);</w:t>
      </w:r>
    </w:p>
    <w:p w14:paraId="71927D46" w14:textId="77777777" w:rsidR="00C439C9" w:rsidRPr="00EC76D5" w:rsidRDefault="00C439C9" w:rsidP="00C439C9">
      <w:pPr>
        <w:pStyle w:val="Code"/>
      </w:pPr>
    </w:p>
    <w:p w14:paraId="1BDCD95F" w14:textId="77777777" w:rsidR="00C439C9" w:rsidRPr="00EC76D5" w:rsidRDefault="00C439C9" w:rsidP="00C439C9">
      <w:pPr>
        <w:pStyle w:val="Code"/>
      </w:pPr>
      <w:r w:rsidRPr="00EC76D5">
        <w:t xml:space="preserve">        case BitwiseXOr:</w:t>
      </w:r>
    </w:p>
    <w:p w14:paraId="028BDD91" w14:textId="77777777" w:rsidR="00C439C9" w:rsidRPr="00EC76D5" w:rsidRDefault="00C439C9" w:rsidP="00C439C9">
      <w:pPr>
        <w:pStyle w:val="Code"/>
      </w:pPr>
      <w:r w:rsidRPr="00EC76D5">
        <w:t xml:space="preserve">          return leftInteger.xor(rightInteger);</w:t>
      </w:r>
    </w:p>
    <w:p w14:paraId="4ABFC52A" w14:textId="77777777" w:rsidR="00C439C9" w:rsidRPr="00EC76D5" w:rsidRDefault="00C439C9" w:rsidP="00C439C9">
      <w:pPr>
        <w:pStyle w:val="Code"/>
      </w:pPr>
    </w:p>
    <w:p w14:paraId="39FBACA9" w14:textId="77777777" w:rsidR="00C439C9" w:rsidRPr="00EC76D5" w:rsidRDefault="00C439C9" w:rsidP="00C439C9">
      <w:pPr>
        <w:pStyle w:val="Code"/>
      </w:pPr>
      <w:r w:rsidRPr="00EC76D5">
        <w:t xml:space="preserve">        case LeftShift:</w:t>
      </w:r>
    </w:p>
    <w:p w14:paraId="071B960E" w14:textId="77777777" w:rsidR="00C439C9" w:rsidRPr="00EC76D5" w:rsidRDefault="00C439C9" w:rsidP="00C439C9">
      <w:pPr>
        <w:pStyle w:val="Code"/>
      </w:pPr>
      <w:r w:rsidRPr="00EC76D5">
        <w:t xml:space="preserve">          return leftInteger.shiftLeft(rightInteger.intValue());</w:t>
      </w:r>
    </w:p>
    <w:p w14:paraId="48585593" w14:textId="77777777" w:rsidR="00C439C9" w:rsidRPr="00EC76D5" w:rsidRDefault="00C439C9" w:rsidP="00C439C9">
      <w:pPr>
        <w:pStyle w:val="Code"/>
      </w:pPr>
    </w:p>
    <w:p w14:paraId="7FD7D4F8" w14:textId="77777777" w:rsidR="00C439C9" w:rsidRPr="00EC76D5" w:rsidRDefault="00C439C9" w:rsidP="00C439C9">
      <w:pPr>
        <w:pStyle w:val="Code"/>
      </w:pPr>
      <w:r w:rsidRPr="00EC76D5">
        <w:t xml:space="preserve">        case RightShift:</w:t>
      </w:r>
    </w:p>
    <w:p w14:paraId="161235DE" w14:textId="77777777" w:rsidR="00C439C9" w:rsidRPr="00EC76D5" w:rsidRDefault="00C439C9" w:rsidP="00C439C9">
      <w:pPr>
        <w:pStyle w:val="Code"/>
      </w:pPr>
      <w:r w:rsidRPr="00EC76D5">
        <w:t xml:space="preserve">          return leftInteger.shiftRight(rightInteger.intValue());</w:t>
      </w:r>
    </w:p>
    <w:p w14:paraId="53A93E38" w14:textId="77777777" w:rsidR="00C439C9" w:rsidRPr="00EC76D5" w:rsidRDefault="00C439C9" w:rsidP="00C439C9">
      <w:pPr>
        <w:pStyle w:val="Code"/>
      </w:pPr>
    </w:p>
    <w:p w14:paraId="1EC4C981" w14:textId="77777777" w:rsidR="00C439C9" w:rsidRPr="00EC76D5" w:rsidRDefault="00C439C9" w:rsidP="00C439C9">
      <w:pPr>
        <w:pStyle w:val="Code"/>
      </w:pPr>
      <w:r w:rsidRPr="00EC76D5">
        <w:t xml:space="preserve">        case Equal:</w:t>
      </w:r>
    </w:p>
    <w:p w14:paraId="7E73278F" w14:textId="77777777" w:rsidR="00C439C9" w:rsidRPr="00EC76D5" w:rsidRDefault="00C439C9" w:rsidP="00C439C9">
      <w:pPr>
        <w:pStyle w:val="Code"/>
      </w:pPr>
      <w:r w:rsidRPr="00EC76D5">
        <w:t xml:space="preserve">          return (leftInteger.compareTo(rightInteger) == 0);</w:t>
      </w:r>
    </w:p>
    <w:p w14:paraId="22C1A704" w14:textId="77777777" w:rsidR="00C439C9" w:rsidRPr="00EC76D5" w:rsidRDefault="00C439C9" w:rsidP="00C439C9">
      <w:pPr>
        <w:pStyle w:val="Code"/>
      </w:pPr>
    </w:p>
    <w:p w14:paraId="7A3106E9" w14:textId="77777777" w:rsidR="00C439C9" w:rsidRPr="00EC76D5" w:rsidRDefault="00C439C9" w:rsidP="00C439C9">
      <w:pPr>
        <w:pStyle w:val="Code"/>
      </w:pPr>
      <w:r w:rsidRPr="00EC76D5">
        <w:t xml:space="preserve">        case NotEqual:</w:t>
      </w:r>
    </w:p>
    <w:p w14:paraId="45E31D45" w14:textId="77777777" w:rsidR="00C439C9" w:rsidRPr="00EC76D5" w:rsidRDefault="00C439C9" w:rsidP="00C439C9">
      <w:pPr>
        <w:pStyle w:val="Code"/>
      </w:pPr>
      <w:r w:rsidRPr="00EC76D5">
        <w:t xml:space="preserve">          return (leftInteger.compareTo(rightInteger) != 0);</w:t>
      </w:r>
    </w:p>
    <w:p w14:paraId="34E6A706" w14:textId="77777777" w:rsidR="00C439C9" w:rsidRPr="00EC76D5" w:rsidRDefault="00C439C9" w:rsidP="00C439C9">
      <w:pPr>
        <w:pStyle w:val="Code"/>
      </w:pPr>
    </w:p>
    <w:p w14:paraId="0FA26B8C" w14:textId="77777777" w:rsidR="00C439C9" w:rsidRPr="00EC76D5" w:rsidRDefault="00C439C9" w:rsidP="00C439C9">
      <w:pPr>
        <w:pStyle w:val="Code"/>
      </w:pPr>
      <w:r w:rsidRPr="00EC76D5">
        <w:t xml:space="preserve">        case LessThan:</w:t>
      </w:r>
    </w:p>
    <w:p w14:paraId="65048F95" w14:textId="77777777" w:rsidR="00C439C9" w:rsidRPr="00EC76D5" w:rsidRDefault="00C439C9" w:rsidP="00C439C9">
      <w:pPr>
        <w:pStyle w:val="Code"/>
      </w:pPr>
      <w:r w:rsidRPr="00EC76D5">
        <w:t xml:space="preserve">          return (leftInteger.compareTo(rightInteger) &lt; 0);</w:t>
      </w:r>
    </w:p>
    <w:p w14:paraId="7B052A08" w14:textId="77777777" w:rsidR="00C439C9" w:rsidRPr="00EC76D5" w:rsidRDefault="00C439C9" w:rsidP="00C439C9">
      <w:pPr>
        <w:pStyle w:val="Code"/>
      </w:pPr>
    </w:p>
    <w:p w14:paraId="102A6C1F" w14:textId="77777777" w:rsidR="00C439C9" w:rsidRPr="00EC76D5" w:rsidRDefault="00C439C9" w:rsidP="00C439C9">
      <w:pPr>
        <w:pStyle w:val="Code"/>
      </w:pPr>
      <w:r w:rsidRPr="00EC76D5">
        <w:t xml:space="preserve">        case LessThanEqual:</w:t>
      </w:r>
    </w:p>
    <w:p w14:paraId="46829470" w14:textId="77777777" w:rsidR="00C439C9" w:rsidRPr="00EC76D5" w:rsidRDefault="00C439C9" w:rsidP="00C439C9">
      <w:pPr>
        <w:pStyle w:val="Code"/>
      </w:pPr>
      <w:r w:rsidRPr="00EC76D5">
        <w:t xml:space="preserve">          return (leftInteger.compareTo(rightInteger) &lt;= 0);</w:t>
      </w:r>
    </w:p>
    <w:p w14:paraId="1A8568DA" w14:textId="77777777" w:rsidR="00C439C9" w:rsidRPr="00EC76D5" w:rsidRDefault="00C439C9" w:rsidP="00C439C9">
      <w:pPr>
        <w:pStyle w:val="Code"/>
      </w:pPr>
    </w:p>
    <w:p w14:paraId="0B1436B6" w14:textId="77777777" w:rsidR="00C439C9" w:rsidRPr="00EC76D5" w:rsidRDefault="00C439C9" w:rsidP="00C439C9">
      <w:pPr>
        <w:pStyle w:val="Code"/>
      </w:pPr>
      <w:r w:rsidRPr="00EC76D5">
        <w:t xml:space="preserve">        case GreaterThan:</w:t>
      </w:r>
    </w:p>
    <w:p w14:paraId="21838A7C" w14:textId="77777777" w:rsidR="00C439C9" w:rsidRPr="00EC76D5" w:rsidRDefault="00C439C9" w:rsidP="00C439C9">
      <w:pPr>
        <w:pStyle w:val="Code"/>
      </w:pPr>
      <w:r w:rsidRPr="00EC76D5">
        <w:t xml:space="preserve">          return (leftInteger.compareTo(rightInteger) &gt; 0);</w:t>
      </w:r>
    </w:p>
    <w:p w14:paraId="4E646A86" w14:textId="77777777" w:rsidR="00C439C9" w:rsidRPr="00EC76D5" w:rsidRDefault="00C439C9" w:rsidP="00C439C9">
      <w:pPr>
        <w:pStyle w:val="Code"/>
      </w:pPr>
    </w:p>
    <w:p w14:paraId="7D576859" w14:textId="77777777" w:rsidR="00C439C9" w:rsidRPr="00EC76D5" w:rsidRDefault="00C439C9" w:rsidP="00C439C9">
      <w:pPr>
        <w:pStyle w:val="Code"/>
      </w:pPr>
      <w:r w:rsidRPr="00EC76D5">
        <w:t xml:space="preserve">        case GreaterThanEqual:</w:t>
      </w:r>
    </w:p>
    <w:p w14:paraId="1D4B1E16" w14:textId="77777777" w:rsidR="00C439C9" w:rsidRPr="00EC76D5" w:rsidRDefault="00C439C9" w:rsidP="00C439C9">
      <w:pPr>
        <w:pStyle w:val="Code"/>
      </w:pPr>
      <w:r w:rsidRPr="00EC76D5">
        <w:t xml:space="preserve">          return (leftInteger.compareTo(rightInteger) &gt;= 0);</w:t>
      </w:r>
    </w:p>
    <w:p w14:paraId="65CE004A" w14:textId="77777777" w:rsidR="00C439C9" w:rsidRPr="00EC76D5" w:rsidRDefault="00C439C9" w:rsidP="00C439C9">
      <w:pPr>
        <w:pStyle w:val="Code"/>
      </w:pPr>
      <w:r w:rsidRPr="00EC76D5">
        <w:t xml:space="preserve">      }</w:t>
      </w:r>
    </w:p>
    <w:p w14:paraId="2AEE0FF8" w14:textId="77777777" w:rsidR="00C439C9" w:rsidRPr="00EC76D5" w:rsidRDefault="00C439C9" w:rsidP="00C439C9">
      <w:pPr>
        <w:pStyle w:val="Code"/>
      </w:pPr>
      <w:r w:rsidRPr="00EC76D5">
        <w:t xml:space="preserve">    }</w:t>
      </w:r>
    </w:p>
    <w:p w14:paraId="09E764F4" w14:textId="77777777" w:rsidR="00C439C9" w:rsidRPr="00EC76D5" w:rsidRDefault="00C439C9" w:rsidP="00C439C9">
      <w:pPr>
        <w:pStyle w:val="Code"/>
      </w:pPr>
      <w:r w:rsidRPr="00EC76D5">
        <w:t xml:space="preserve">    else if (leftValue instanceof BigDecimal) {</w:t>
      </w:r>
    </w:p>
    <w:p w14:paraId="0D189F8A" w14:textId="77777777" w:rsidR="00C439C9" w:rsidRPr="00EC76D5" w:rsidRDefault="00C439C9" w:rsidP="00C439C9">
      <w:pPr>
        <w:pStyle w:val="Code"/>
      </w:pPr>
      <w:r w:rsidRPr="00EC76D5">
        <w:t xml:space="preserve">      BigDecimal leftDecimal = (BigDecimal) leftValue,</w:t>
      </w:r>
    </w:p>
    <w:p w14:paraId="04AD1BC5" w14:textId="77777777" w:rsidR="00C439C9" w:rsidRPr="00EC76D5" w:rsidRDefault="00C439C9" w:rsidP="00C439C9">
      <w:pPr>
        <w:pStyle w:val="Code"/>
      </w:pPr>
      <w:r w:rsidRPr="00EC76D5">
        <w:t xml:space="preserve">                 rightDecimal = (BigDecimal) rightValue;</w:t>
      </w:r>
    </w:p>
    <w:p w14:paraId="000F159C" w14:textId="77777777" w:rsidR="00C439C9" w:rsidRPr="00EC76D5" w:rsidRDefault="00C439C9" w:rsidP="00C439C9">
      <w:pPr>
        <w:pStyle w:val="Code"/>
      </w:pPr>
    </w:p>
    <w:p w14:paraId="5DBCA842" w14:textId="77777777" w:rsidR="00C439C9" w:rsidRPr="00EC76D5" w:rsidRDefault="00C439C9" w:rsidP="00C439C9">
      <w:pPr>
        <w:pStyle w:val="Code"/>
      </w:pPr>
      <w:r w:rsidRPr="00EC76D5">
        <w:t xml:space="preserve">      switch (operator) {</w:t>
      </w:r>
    </w:p>
    <w:p w14:paraId="298FDAB9" w14:textId="77777777" w:rsidR="00C439C9" w:rsidRPr="00EC76D5" w:rsidRDefault="00C439C9" w:rsidP="00C439C9">
      <w:pPr>
        <w:pStyle w:val="Code"/>
      </w:pPr>
      <w:r w:rsidRPr="00EC76D5">
        <w:t xml:space="preserve">        case BinaryAdd:</w:t>
      </w:r>
    </w:p>
    <w:p w14:paraId="0EC6BE28" w14:textId="77777777" w:rsidR="00C439C9" w:rsidRPr="00EC76D5" w:rsidRDefault="00C439C9" w:rsidP="00C439C9">
      <w:pPr>
        <w:pStyle w:val="Code"/>
      </w:pPr>
      <w:r w:rsidRPr="00EC76D5">
        <w:t xml:space="preserve">          return leftDecimal.add(rightDecimal);</w:t>
      </w:r>
    </w:p>
    <w:p w14:paraId="7979BAED" w14:textId="77777777" w:rsidR="00C439C9" w:rsidRPr="00EC76D5" w:rsidRDefault="00C439C9" w:rsidP="00C439C9">
      <w:pPr>
        <w:pStyle w:val="Code"/>
      </w:pPr>
    </w:p>
    <w:p w14:paraId="4E05115B" w14:textId="77777777" w:rsidR="00C439C9" w:rsidRPr="00EC76D5" w:rsidRDefault="00C439C9" w:rsidP="00C439C9">
      <w:pPr>
        <w:pStyle w:val="Code"/>
      </w:pPr>
      <w:r w:rsidRPr="00EC76D5">
        <w:t xml:space="preserve">        case BinarySubtract:</w:t>
      </w:r>
    </w:p>
    <w:p w14:paraId="3377A242" w14:textId="77777777" w:rsidR="00C439C9" w:rsidRPr="00EC76D5" w:rsidRDefault="00C439C9" w:rsidP="00C439C9">
      <w:pPr>
        <w:pStyle w:val="Code"/>
      </w:pPr>
      <w:r w:rsidRPr="00EC76D5">
        <w:t xml:space="preserve">          return leftDecimal.subtract(rightDecimal);</w:t>
      </w:r>
    </w:p>
    <w:p w14:paraId="0F987B6C" w14:textId="77777777" w:rsidR="00C439C9" w:rsidRPr="00EC76D5" w:rsidRDefault="00C439C9" w:rsidP="00C439C9">
      <w:pPr>
        <w:pStyle w:val="Code"/>
      </w:pPr>
    </w:p>
    <w:p w14:paraId="67C38F9C" w14:textId="77777777" w:rsidR="00C439C9" w:rsidRPr="00EC76D5" w:rsidRDefault="00C439C9" w:rsidP="00C439C9">
      <w:pPr>
        <w:pStyle w:val="Code"/>
      </w:pPr>
      <w:r w:rsidRPr="00EC76D5">
        <w:t xml:space="preserve">        case Multiply:</w:t>
      </w:r>
    </w:p>
    <w:p w14:paraId="54694869" w14:textId="77777777" w:rsidR="00C439C9" w:rsidRPr="00EC76D5" w:rsidRDefault="00C439C9" w:rsidP="00C439C9">
      <w:pPr>
        <w:pStyle w:val="Code"/>
      </w:pPr>
      <w:r w:rsidRPr="00EC76D5">
        <w:t xml:space="preserve">          return leftDecimal.multiply(rightDecimal);</w:t>
      </w:r>
    </w:p>
    <w:p w14:paraId="660BBDD5" w14:textId="77777777" w:rsidR="00C439C9" w:rsidRPr="00EC76D5" w:rsidRDefault="00C439C9" w:rsidP="00C439C9">
      <w:pPr>
        <w:pStyle w:val="Code"/>
      </w:pPr>
    </w:p>
    <w:p w14:paraId="6B7E7E7A" w14:textId="77777777" w:rsidR="00C439C9" w:rsidRPr="00EC76D5" w:rsidRDefault="00C439C9" w:rsidP="00C439C9">
      <w:pPr>
        <w:pStyle w:val="Code"/>
      </w:pPr>
      <w:r w:rsidRPr="00EC76D5">
        <w:t xml:space="preserve">        case Divide:</w:t>
      </w:r>
    </w:p>
    <w:p w14:paraId="6EC6EFF3" w14:textId="77777777" w:rsidR="00C439C9" w:rsidRPr="00EC76D5" w:rsidRDefault="00C439C9" w:rsidP="00C439C9">
      <w:pPr>
        <w:pStyle w:val="Code"/>
      </w:pPr>
      <w:r w:rsidRPr="00EC76D5">
        <w:t xml:space="preserve">          Assert.error(!rightDecimal.equals(BigDecimal.ZERO),</w:t>
      </w:r>
    </w:p>
    <w:p w14:paraId="60F03131" w14:textId="77777777" w:rsidR="00C439C9" w:rsidRPr="00EC76D5" w:rsidRDefault="00C439C9" w:rsidP="00C439C9">
      <w:pPr>
        <w:pStyle w:val="Code"/>
      </w:pPr>
      <w:r w:rsidRPr="00EC76D5">
        <w:t xml:space="preserve">                       "0", "division by zero in constant expression");</w:t>
      </w:r>
    </w:p>
    <w:p w14:paraId="799BFEA3" w14:textId="77777777" w:rsidR="00C439C9" w:rsidRPr="00EC76D5" w:rsidRDefault="00C439C9" w:rsidP="00C439C9">
      <w:pPr>
        <w:pStyle w:val="Code"/>
      </w:pPr>
      <w:r w:rsidRPr="00EC76D5">
        <w:t xml:space="preserve">          return leftDecimal.divide(rightDecimal);</w:t>
      </w:r>
    </w:p>
    <w:p w14:paraId="7084AB3F" w14:textId="77777777" w:rsidR="00C439C9" w:rsidRPr="00EC76D5" w:rsidRDefault="00C439C9" w:rsidP="00C439C9">
      <w:pPr>
        <w:pStyle w:val="Code"/>
      </w:pPr>
    </w:p>
    <w:p w14:paraId="2CAA8FCA" w14:textId="77777777" w:rsidR="00C439C9" w:rsidRPr="00EC76D5" w:rsidRDefault="00C439C9" w:rsidP="00C439C9">
      <w:pPr>
        <w:pStyle w:val="Code"/>
      </w:pPr>
      <w:r w:rsidRPr="00EC76D5">
        <w:t xml:space="preserve">        case Equal:</w:t>
      </w:r>
    </w:p>
    <w:p w14:paraId="265B149F" w14:textId="77777777" w:rsidR="00C439C9" w:rsidRPr="00EC76D5" w:rsidRDefault="00C439C9" w:rsidP="00C439C9">
      <w:pPr>
        <w:pStyle w:val="Code"/>
      </w:pPr>
      <w:r w:rsidRPr="00EC76D5">
        <w:t xml:space="preserve">          return (leftDecimal.compareTo(rightDecimal) == 0);</w:t>
      </w:r>
    </w:p>
    <w:p w14:paraId="0F32E23E" w14:textId="77777777" w:rsidR="00C439C9" w:rsidRPr="00EC76D5" w:rsidRDefault="00C439C9" w:rsidP="00C439C9">
      <w:pPr>
        <w:pStyle w:val="Code"/>
      </w:pPr>
    </w:p>
    <w:p w14:paraId="2E1E2D21" w14:textId="77777777" w:rsidR="00C439C9" w:rsidRPr="00EC76D5" w:rsidRDefault="00C439C9" w:rsidP="00C439C9">
      <w:pPr>
        <w:pStyle w:val="Code"/>
      </w:pPr>
      <w:r w:rsidRPr="00EC76D5">
        <w:t xml:space="preserve">        case NotEqual:</w:t>
      </w:r>
    </w:p>
    <w:p w14:paraId="56B62533" w14:textId="77777777" w:rsidR="00C439C9" w:rsidRPr="00EC76D5" w:rsidRDefault="00C439C9" w:rsidP="00C439C9">
      <w:pPr>
        <w:pStyle w:val="Code"/>
      </w:pPr>
      <w:r w:rsidRPr="00EC76D5">
        <w:t xml:space="preserve">          return (leftDecimal.compareTo(rightDecimal) != 0);</w:t>
      </w:r>
    </w:p>
    <w:p w14:paraId="24BE0A0B" w14:textId="77777777" w:rsidR="00C439C9" w:rsidRPr="00EC76D5" w:rsidRDefault="00C439C9" w:rsidP="00C439C9">
      <w:pPr>
        <w:pStyle w:val="Code"/>
      </w:pPr>
    </w:p>
    <w:p w14:paraId="29940CC8" w14:textId="77777777" w:rsidR="00C439C9" w:rsidRPr="00EC76D5" w:rsidRDefault="00C439C9" w:rsidP="00C439C9">
      <w:pPr>
        <w:pStyle w:val="Code"/>
      </w:pPr>
      <w:r w:rsidRPr="00EC76D5">
        <w:t xml:space="preserve">        case LessThan:</w:t>
      </w:r>
    </w:p>
    <w:p w14:paraId="2FBB24C2" w14:textId="77777777" w:rsidR="00C439C9" w:rsidRPr="00EC76D5" w:rsidRDefault="00C439C9" w:rsidP="00C439C9">
      <w:pPr>
        <w:pStyle w:val="Code"/>
      </w:pPr>
      <w:r w:rsidRPr="00EC76D5">
        <w:t xml:space="preserve">          return (leftDecimal.compareTo(rightDecimal) &lt; 0);</w:t>
      </w:r>
    </w:p>
    <w:p w14:paraId="397DE09F" w14:textId="77777777" w:rsidR="00C439C9" w:rsidRPr="00EC76D5" w:rsidRDefault="00C439C9" w:rsidP="00C439C9">
      <w:pPr>
        <w:pStyle w:val="Code"/>
      </w:pPr>
    </w:p>
    <w:p w14:paraId="2D1F0BCE" w14:textId="77777777" w:rsidR="00C439C9" w:rsidRPr="00EC76D5" w:rsidRDefault="00C439C9" w:rsidP="00C439C9">
      <w:pPr>
        <w:pStyle w:val="Code"/>
      </w:pPr>
      <w:r w:rsidRPr="00EC76D5">
        <w:t xml:space="preserve">        case LessThanEqual:</w:t>
      </w:r>
    </w:p>
    <w:p w14:paraId="1B14A1B9" w14:textId="77777777" w:rsidR="00C439C9" w:rsidRPr="00EC76D5" w:rsidRDefault="00C439C9" w:rsidP="00C439C9">
      <w:pPr>
        <w:pStyle w:val="Code"/>
      </w:pPr>
      <w:r w:rsidRPr="00EC76D5">
        <w:t xml:space="preserve">          return (leftDecimal.compareTo(rightDecimal) &lt;= 0);</w:t>
      </w:r>
    </w:p>
    <w:p w14:paraId="018CFF6B" w14:textId="77777777" w:rsidR="00C439C9" w:rsidRPr="00EC76D5" w:rsidRDefault="00C439C9" w:rsidP="00C439C9">
      <w:pPr>
        <w:pStyle w:val="Code"/>
      </w:pPr>
    </w:p>
    <w:p w14:paraId="192F4ABF" w14:textId="77777777" w:rsidR="00C439C9" w:rsidRPr="00EC76D5" w:rsidRDefault="00C439C9" w:rsidP="00C439C9">
      <w:pPr>
        <w:pStyle w:val="Code"/>
      </w:pPr>
      <w:r w:rsidRPr="00EC76D5">
        <w:t xml:space="preserve">        case GreaterThan:</w:t>
      </w:r>
    </w:p>
    <w:p w14:paraId="46532E92" w14:textId="77777777" w:rsidR="00C439C9" w:rsidRPr="00EC76D5" w:rsidRDefault="00C439C9" w:rsidP="00C439C9">
      <w:pPr>
        <w:pStyle w:val="Code"/>
      </w:pPr>
      <w:r w:rsidRPr="00EC76D5">
        <w:t xml:space="preserve">          return (leftDecimal.compareTo(rightDecimal) &gt; 0);</w:t>
      </w:r>
    </w:p>
    <w:p w14:paraId="002E6A53" w14:textId="77777777" w:rsidR="00C439C9" w:rsidRPr="00EC76D5" w:rsidRDefault="00C439C9" w:rsidP="00C439C9">
      <w:pPr>
        <w:pStyle w:val="Code"/>
      </w:pPr>
    </w:p>
    <w:p w14:paraId="0FB1B4B1" w14:textId="77777777" w:rsidR="00C439C9" w:rsidRPr="00EC76D5" w:rsidRDefault="00C439C9" w:rsidP="00C439C9">
      <w:pPr>
        <w:pStyle w:val="Code"/>
      </w:pPr>
      <w:r w:rsidRPr="00EC76D5">
        <w:t xml:space="preserve">        case GreaterThanEqual:</w:t>
      </w:r>
    </w:p>
    <w:p w14:paraId="2F6DA92B" w14:textId="77777777" w:rsidR="00C439C9" w:rsidRPr="00EC76D5" w:rsidRDefault="00C439C9" w:rsidP="00C439C9">
      <w:pPr>
        <w:pStyle w:val="Code"/>
      </w:pPr>
      <w:r w:rsidRPr="00EC76D5">
        <w:t xml:space="preserve">          return (leftDecimal.compareTo(rightDecimal) &gt;= 0);</w:t>
      </w:r>
    </w:p>
    <w:p w14:paraId="1CFFA7AD" w14:textId="77777777" w:rsidR="00C439C9" w:rsidRPr="00EC76D5" w:rsidRDefault="00C439C9" w:rsidP="00C439C9">
      <w:pPr>
        <w:pStyle w:val="Code"/>
      </w:pPr>
      <w:r w:rsidRPr="00EC76D5">
        <w:t xml:space="preserve">      }</w:t>
      </w:r>
    </w:p>
    <w:p w14:paraId="16D067B9" w14:textId="77777777" w:rsidR="00C439C9" w:rsidRPr="00EC76D5" w:rsidRDefault="00C439C9" w:rsidP="00C439C9">
      <w:pPr>
        <w:pStyle w:val="Code"/>
      </w:pPr>
      <w:r w:rsidRPr="00EC76D5">
        <w:t xml:space="preserve">    }</w:t>
      </w:r>
    </w:p>
    <w:p w14:paraId="5427EFCF" w14:textId="77777777" w:rsidR="00C439C9" w:rsidRPr="00EC76D5" w:rsidRDefault="00C439C9" w:rsidP="00C439C9">
      <w:pPr>
        <w:pStyle w:val="Code"/>
      </w:pPr>
      <w:r w:rsidRPr="00EC76D5">
        <w:t xml:space="preserve">    else if (leftValue instanceof Boolean) {</w:t>
      </w:r>
    </w:p>
    <w:p w14:paraId="1B27BC9B" w14:textId="77777777" w:rsidR="00C439C9" w:rsidRPr="00EC76D5" w:rsidRDefault="00C439C9" w:rsidP="00C439C9">
      <w:pPr>
        <w:pStyle w:val="Code"/>
      </w:pPr>
      <w:r w:rsidRPr="00EC76D5">
        <w:t xml:space="preserve">      Boolean leftBoolean = (Boolean) leftValue,</w:t>
      </w:r>
    </w:p>
    <w:p w14:paraId="5E7B4911" w14:textId="77777777" w:rsidR="00C439C9" w:rsidRPr="00EC76D5" w:rsidRDefault="00C439C9" w:rsidP="00C439C9">
      <w:pPr>
        <w:pStyle w:val="Code"/>
      </w:pPr>
      <w:r w:rsidRPr="00EC76D5">
        <w:t xml:space="preserve">              rightBoolean = (Boolean) rightValue;</w:t>
      </w:r>
    </w:p>
    <w:p w14:paraId="3AAF0B4F" w14:textId="77777777" w:rsidR="00C439C9" w:rsidRPr="00EC76D5" w:rsidRDefault="00C439C9" w:rsidP="00C439C9">
      <w:pPr>
        <w:pStyle w:val="Code"/>
      </w:pPr>
      <w:r w:rsidRPr="00EC76D5">
        <w:t xml:space="preserve">              </w:t>
      </w:r>
    </w:p>
    <w:p w14:paraId="6851B262" w14:textId="77777777" w:rsidR="00C439C9" w:rsidRPr="00EC76D5" w:rsidRDefault="00C439C9" w:rsidP="00C439C9">
      <w:pPr>
        <w:pStyle w:val="Code"/>
      </w:pPr>
      <w:r w:rsidRPr="00EC76D5">
        <w:t xml:space="preserve">      switch (operator) {</w:t>
      </w:r>
    </w:p>
    <w:p w14:paraId="21354DE4" w14:textId="77777777" w:rsidR="00C439C9" w:rsidRPr="00EC76D5" w:rsidRDefault="00C439C9" w:rsidP="00C439C9">
      <w:pPr>
        <w:pStyle w:val="Code"/>
      </w:pPr>
      <w:r w:rsidRPr="00EC76D5">
        <w:lastRenderedPageBreak/>
        <w:t xml:space="preserve">        case LogicalAnd:</w:t>
      </w:r>
    </w:p>
    <w:p w14:paraId="14F9FA13" w14:textId="77777777" w:rsidR="00C439C9" w:rsidRPr="00EC76D5" w:rsidRDefault="00C439C9" w:rsidP="00C439C9">
      <w:pPr>
        <w:pStyle w:val="Code"/>
      </w:pPr>
      <w:r w:rsidRPr="00EC76D5">
        <w:t xml:space="preserve">          return (leftBoolean.booleanValue() &amp;&amp; rightBoolean.booleanValue());</w:t>
      </w:r>
    </w:p>
    <w:p w14:paraId="54FB6100" w14:textId="77777777" w:rsidR="00C439C9" w:rsidRPr="00EC76D5" w:rsidRDefault="00C439C9" w:rsidP="00C439C9">
      <w:pPr>
        <w:pStyle w:val="Code"/>
      </w:pPr>
    </w:p>
    <w:p w14:paraId="4AC51C62" w14:textId="77777777" w:rsidR="00C439C9" w:rsidRPr="00EC76D5" w:rsidRDefault="00C439C9" w:rsidP="00C439C9">
      <w:pPr>
        <w:pStyle w:val="Code"/>
      </w:pPr>
      <w:r w:rsidRPr="00EC76D5">
        <w:t xml:space="preserve">        case LogicalOr:</w:t>
      </w:r>
    </w:p>
    <w:p w14:paraId="06DEBE36" w14:textId="77777777" w:rsidR="00C439C9" w:rsidRPr="00EC76D5" w:rsidRDefault="00C439C9" w:rsidP="00C439C9">
      <w:pPr>
        <w:pStyle w:val="Code"/>
      </w:pPr>
      <w:r w:rsidRPr="00EC76D5">
        <w:t xml:space="preserve">          return (leftBoolean.booleanValue() || rightBoolean.booleanValue());</w:t>
      </w:r>
    </w:p>
    <w:p w14:paraId="2A33D298" w14:textId="77777777" w:rsidR="00C439C9" w:rsidRPr="00EC76D5" w:rsidRDefault="00C439C9" w:rsidP="00C439C9">
      <w:pPr>
        <w:pStyle w:val="Code"/>
      </w:pPr>
      <w:r w:rsidRPr="00EC76D5">
        <w:t xml:space="preserve">      }</w:t>
      </w:r>
    </w:p>
    <w:p w14:paraId="2122D4CE" w14:textId="77777777" w:rsidR="00C439C9" w:rsidRPr="00EC76D5" w:rsidRDefault="00C439C9" w:rsidP="00C439C9">
      <w:pPr>
        <w:pStyle w:val="Code"/>
      </w:pPr>
      <w:r w:rsidRPr="00EC76D5">
        <w:t xml:space="preserve">    }</w:t>
      </w:r>
    </w:p>
    <w:p w14:paraId="504AB688" w14:textId="77777777" w:rsidR="00C439C9" w:rsidRPr="00EC76D5" w:rsidRDefault="00C439C9" w:rsidP="00C439C9">
      <w:pPr>
        <w:pStyle w:val="Code"/>
      </w:pPr>
    </w:p>
    <w:p w14:paraId="5D49551F" w14:textId="77777777" w:rsidR="00C439C9" w:rsidRPr="00EC76D5" w:rsidRDefault="00C439C9" w:rsidP="00C439C9">
      <w:pPr>
        <w:pStyle w:val="Code"/>
      </w:pPr>
      <w:r w:rsidRPr="00EC76D5">
        <w:t xml:space="preserve">    return null;</w:t>
      </w:r>
    </w:p>
    <w:p w14:paraId="61537EAB" w14:textId="77777777" w:rsidR="00C439C9" w:rsidRPr="00EC76D5" w:rsidRDefault="00C439C9" w:rsidP="00C439C9">
      <w:pPr>
        <w:pStyle w:val="Code"/>
      </w:pPr>
      <w:r w:rsidRPr="00EC76D5">
        <w:t xml:space="preserve">  }</w:t>
      </w:r>
    </w:p>
    <w:p w14:paraId="75C598EF" w14:textId="3549E226" w:rsidR="004932A4" w:rsidRPr="00EC76D5" w:rsidRDefault="00C439C9" w:rsidP="004932A4">
      <w:pPr>
        <w:pStyle w:val="Code"/>
      </w:pPr>
      <w:r w:rsidRPr="00EC76D5">
        <w:t>}</w:t>
      </w:r>
    </w:p>
    <w:p w14:paraId="47FDA3BF" w14:textId="34D7DB45" w:rsidR="007433AF" w:rsidRPr="00EC76D5" w:rsidRDefault="007433AF" w:rsidP="00173C31">
      <w:pPr>
        <w:pStyle w:val="Rubrik1"/>
      </w:pPr>
      <w:bookmarkStart w:id="5569" w:name="_Toc481936402"/>
      <w:r w:rsidRPr="00EC76D5">
        <w:lastRenderedPageBreak/>
        <w:t xml:space="preserve">The Symbol </w:t>
      </w:r>
      <w:r w:rsidR="006A31DF" w:rsidRPr="00EC76D5">
        <w:t>Table</w:t>
      </w:r>
      <w:bookmarkEnd w:id="5569"/>
    </w:p>
    <w:p w14:paraId="6FF02651" w14:textId="0B4DFF5C" w:rsidR="002E696B" w:rsidRPr="00EC76D5" w:rsidRDefault="002E696B" w:rsidP="002E696B">
      <w:r w:rsidRPr="00EC76D5">
        <w:t xml:space="preserve">As the name implies, the symbol table is </w:t>
      </w:r>
      <w:r w:rsidR="000401A0" w:rsidRPr="00EC76D5">
        <w:t>a table hold</w:t>
      </w:r>
      <w:r w:rsidR="00532BBA" w:rsidRPr="00EC76D5">
        <w:t>ing</w:t>
      </w:r>
      <w:r w:rsidR="00AA50E8" w:rsidRPr="00EC76D5">
        <w:t xml:space="preserve"> symbols. It </w:t>
      </w:r>
      <w:r w:rsidR="00B36313" w:rsidRPr="00EC76D5">
        <w:t>also</w:t>
      </w:r>
      <w:r w:rsidR="00AA50E8" w:rsidRPr="00EC76D5">
        <w:t xml:space="preserve"> holds struct and union tags (but not enumeration tags). </w:t>
      </w:r>
      <w:r w:rsidR="002E0A78" w:rsidRPr="00EC76D5">
        <w:t>Moreover, there is one symbol table for the global space, on</w:t>
      </w:r>
      <w:r w:rsidR="00B26392" w:rsidRPr="00EC76D5">
        <w:t>e</w:t>
      </w:r>
      <w:r w:rsidR="002E0A78" w:rsidRPr="00EC76D5">
        <w:t xml:space="preserve"> table for each function, and one table for each block in a function.</w:t>
      </w:r>
      <w:r w:rsidR="00310F4B" w:rsidRPr="00EC76D5">
        <w:t xml:space="preserve"> In this way, the</w:t>
      </w:r>
      <w:r w:rsidR="00B26392" w:rsidRPr="00EC76D5">
        <w:t xml:space="preserve"> symbol tables form a hierarchy where e</w:t>
      </w:r>
      <w:r w:rsidR="00310F4B" w:rsidRPr="00EC76D5">
        <w:t xml:space="preserve">ach table has a </w:t>
      </w:r>
      <w:r w:rsidR="00B26392" w:rsidRPr="00EC76D5">
        <w:t>reference</w:t>
      </w:r>
      <w:r w:rsidR="00310F4B" w:rsidRPr="00EC76D5">
        <w:t xml:space="preserve"> to </w:t>
      </w:r>
      <w:r w:rsidR="00B26392" w:rsidRPr="00EC76D5">
        <w:t xml:space="preserve">its parent table (except the table for the global space, which </w:t>
      </w:r>
      <w:r w:rsidR="009D5CB7" w:rsidRPr="00EC76D5">
        <w:t xml:space="preserve">table parent </w:t>
      </w:r>
      <w:r w:rsidR="00B26392" w:rsidRPr="00EC76D5">
        <w:t xml:space="preserve">reference is null), and a set of </w:t>
      </w:r>
      <w:r w:rsidR="003641A3" w:rsidRPr="00EC76D5">
        <w:t>references to its child tables.</w:t>
      </w:r>
    </w:p>
    <w:p w14:paraId="687FC3B4" w14:textId="5D8B0CBD" w:rsidR="006A31DF" w:rsidRPr="00EC76D5" w:rsidRDefault="006A31DF" w:rsidP="006A31DF">
      <w:pPr>
        <w:pStyle w:val="Rubrik2"/>
      </w:pPr>
      <w:bookmarkStart w:id="5570" w:name="_Toc481936403"/>
      <w:r w:rsidRPr="00EC76D5">
        <w:t>The Symb</w:t>
      </w:r>
      <w:r w:rsidR="00A66A63" w:rsidRPr="00EC76D5">
        <w:t>ol</w:t>
      </w:r>
      <w:r w:rsidRPr="00EC76D5">
        <w:t xml:space="preserve"> Class</w:t>
      </w:r>
      <w:bookmarkEnd w:id="5570"/>
    </w:p>
    <w:p w14:paraId="0883D11F" w14:textId="2B2406F6" w:rsidR="009E217C" w:rsidRPr="00EC76D5" w:rsidRDefault="00D2594B" w:rsidP="007E1B37">
      <w:r w:rsidRPr="00EC76D5">
        <w:t xml:space="preserve">The </w:t>
      </w:r>
      <w:r w:rsidRPr="00EC76D5">
        <w:rPr>
          <w:rStyle w:val="CodeInText0"/>
        </w:rPr>
        <w:t>S</w:t>
      </w:r>
      <w:r w:rsidR="007E1B37" w:rsidRPr="00EC76D5">
        <w:rPr>
          <w:rStyle w:val="CodeInText0"/>
        </w:rPr>
        <w:t>ymbol</w:t>
      </w:r>
      <w:r w:rsidR="007E1B37" w:rsidRPr="00EC76D5">
        <w:t xml:space="preserve"> </w:t>
      </w:r>
      <w:r w:rsidRPr="00EC76D5">
        <w:t>class describes a</w:t>
      </w:r>
      <w:r w:rsidR="007E1B37" w:rsidRPr="00EC76D5">
        <w:t xml:space="preserve"> v</w:t>
      </w:r>
      <w:r w:rsidR="007B2E40" w:rsidRPr="00EC76D5">
        <w:t xml:space="preserve">ariable, </w:t>
      </w:r>
      <w:r w:rsidR="003141F2" w:rsidRPr="00EC76D5">
        <w:t xml:space="preserve">a value, </w:t>
      </w:r>
      <w:r w:rsidR="007B2E40" w:rsidRPr="00EC76D5">
        <w:t xml:space="preserve">a function, or a type </w:t>
      </w:r>
      <w:r w:rsidR="006D7ED5" w:rsidRPr="00EC76D5">
        <w:t xml:space="preserve">specified with </w:t>
      </w:r>
      <w:r w:rsidR="007E1B37" w:rsidRPr="00EC76D5">
        <w:rPr>
          <w:rStyle w:val="CodeInText"/>
        </w:rPr>
        <w:t>typedef</w:t>
      </w:r>
      <w:r w:rsidR="00F332E5" w:rsidRPr="00EC76D5">
        <w:t>. It holds</w:t>
      </w:r>
      <w:r w:rsidR="002662B6" w:rsidRPr="00EC76D5">
        <w:t xml:space="preserve"> </w:t>
      </w:r>
      <w:r w:rsidR="00FC62A3" w:rsidRPr="00EC76D5">
        <w:t>the following</w:t>
      </w:r>
      <w:r w:rsidR="009E217C" w:rsidRPr="00EC76D5">
        <w:t xml:space="preserve"> features:</w:t>
      </w:r>
    </w:p>
    <w:p w14:paraId="43FA47FC" w14:textId="4CF05330" w:rsidR="00EB4730" w:rsidRPr="00EC76D5" w:rsidRDefault="00EB4730" w:rsidP="00AC631C">
      <w:pPr>
        <w:pStyle w:val="Liststycke"/>
        <w:numPr>
          <w:ilvl w:val="0"/>
          <w:numId w:val="104"/>
        </w:numPr>
        <w:rPr>
          <w:rStyle w:val="CodeInText"/>
          <w:i w:val="0"/>
        </w:rPr>
      </w:pPr>
      <w:r w:rsidRPr="00EC76D5">
        <w:rPr>
          <w:rStyle w:val="CodeInText"/>
        </w:rPr>
        <w:t>Name</w:t>
      </w:r>
      <w:r w:rsidR="00BD3B71" w:rsidRPr="00EC76D5">
        <w:rPr>
          <w:rStyle w:val="CodeInText"/>
          <w:i w:val="0"/>
        </w:rPr>
        <w:t xml:space="preserve">. A symbol </w:t>
      </w:r>
      <w:r w:rsidRPr="00EC76D5">
        <w:rPr>
          <w:rStyle w:val="CodeInText"/>
          <w:i w:val="0"/>
        </w:rPr>
        <w:t xml:space="preserve">actually </w:t>
      </w:r>
      <w:r w:rsidR="00BD3B71" w:rsidRPr="00EC76D5">
        <w:rPr>
          <w:rStyle w:val="CodeInText"/>
          <w:i w:val="0"/>
        </w:rPr>
        <w:t xml:space="preserve">has </w:t>
      </w:r>
      <w:r w:rsidRPr="00EC76D5">
        <w:rPr>
          <w:rStyle w:val="CodeInText"/>
          <w:i w:val="0"/>
        </w:rPr>
        <w:t>two names: the re</w:t>
      </w:r>
      <w:r w:rsidR="001C3397" w:rsidRPr="00EC76D5">
        <w:rPr>
          <w:rStyle w:val="CodeInText"/>
          <w:i w:val="0"/>
        </w:rPr>
        <w:t>gular name it</w:t>
      </w:r>
      <w:r w:rsidRPr="00EC76D5">
        <w:rPr>
          <w:rStyle w:val="CodeInText"/>
          <w:i w:val="0"/>
        </w:rPr>
        <w:t xml:space="preserve"> has been </w:t>
      </w:r>
      <w:r w:rsidR="002B7E34" w:rsidRPr="00EC76D5">
        <w:rPr>
          <w:rStyle w:val="CodeInText"/>
          <w:i w:val="0"/>
        </w:rPr>
        <w:t>defined</w:t>
      </w:r>
      <w:r w:rsidRPr="00EC76D5">
        <w:rPr>
          <w:rStyle w:val="CodeInText"/>
          <w:i w:val="0"/>
        </w:rPr>
        <w:t xml:space="preserve"> with and a</w:t>
      </w:r>
      <w:r w:rsidR="00BD3B71" w:rsidRPr="00EC76D5">
        <w:rPr>
          <w:rStyle w:val="CodeInText"/>
          <w:i w:val="0"/>
        </w:rPr>
        <w:t xml:space="preserve"> unique</w:t>
      </w:r>
      <w:r w:rsidRPr="00EC76D5">
        <w:rPr>
          <w:rStyle w:val="CodeInText"/>
          <w:i w:val="0"/>
        </w:rPr>
        <w:t xml:space="preserve"> name, which is the same for symbols with external linkage and prefixed with the number of its block is has been defined in for symbols without external linkage.</w:t>
      </w:r>
    </w:p>
    <w:p w14:paraId="73A87173" w14:textId="63980523" w:rsidR="00343B47" w:rsidRPr="00EC76D5" w:rsidRDefault="00AC631C" w:rsidP="00AC631C">
      <w:pPr>
        <w:pStyle w:val="Liststycke"/>
        <w:numPr>
          <w:ilvl w:val="0"/>
          <w:numId w:val="104"/>
        </w:numPr>
      </w:pPr>
      <w:r w:rsidRPr="00EC76D5">
        <w:rPr>
          <w:rStyle w:val="CodeInText"/>
        </w:rPr>
        <w:t>Status</w:t>
      </w:r>
      <w:r w:rsidRPr="00EC76D5">
        <w:t>. A symbol may be defined, defined with</w:t>
      </w:r>
      <w:r w:rsidR="004C2B67" w:rsidRPr="00EC76D5">
        <w:t xml:space="preserve"> value, parameter, temporary,</w:t>
      </w:r>
      <w:r w:rsidRPr="00EC76D5">
        <w:t xml:space="preserve"> solid temporary</w:t>
      </w:r>
      <w:r w:rsidR="004C2B67" w:rsidRPr="00EC76D5">
        <w:t>, or value</w:t>
      </w:r>
      <w:r w:rsidRPr="00EC76D5">
        <w:t>. A solid temporary</w:t>
      </w:r>
      <w:r w:rsidR="00E02E60" w:rsidRPr="00EC76D5">
        <w:t xml:space="preserve"> symbol</w:t>
      </w:r>
      <w:r w:rsidR="00B5379F" w:rsidRPr="00EC76D5">
        <w:t xml:space="preserve"> is a temporary </w:t>
      </w:r>
      <w:r w:rsidR="00E02E60" w:rsidRPr="00EC76D5">
        <w:t xml:space="preserve">symbol </w:t>
      </w:r>
      <w:r w:rsidR="00B5379F" w:rsidRPr="00EC76D5">
        <w:t xml:space="preserve">which value shall be stored between base blocks (see Section </w:t>
      </w:r>
      <w:r w:rsidR="00B5379F" w:rsidRPr="00EC76D5">
        <w:fldChar w:fldCharType="begin"/>
      </w:r>
      <w:r w:rsidR="00B5379F" w:rsidRPr="00EC76D5">
        <w:instrText xml:space="preserve"> REF _Ref418278230 \r \h </w:instrText>
      </w:r>
      <w:r w:rsidR="00B5379F" w:rsidRPr="00EC76D5">
        <w:fldChar w:fldCharType="separate"/>
      </w:r>
      <w:r w:rsidR="00545E00" w:rsidRPr="00EC76D5">
        <w:t>14.2.1</w:t>
      </w:r>
      <w:r w:rsidR="00B5379F" w:rsidRPr="00EC76D5">
        <w:fldChar w:fldCharType="end"/>
      </w:r>
      <w:r w:rsidR="00A05C7C" w:rsidRPr="00EC76D5">
        <w:t>)</w:t>
      </w:r>
      <w:r w:rsidR="00002FAB" w:rsidRPr="00EC76D5">
        <w:t>.</w:t>
      </w:r>
    </w:p>
    <w:p w14:paraId="20153FFE" w14:textId="7E6D8247" w:rsidR="00E8692E" w:rsidRPr="00EC76D5" w:rsidRDefault="00E8692E" w:rsidP="00AC631C">
      <w:pPr>
        <w:pStyle w:val="Liststycke"/>
        <w:numPr>
          <w:ilvl w:val="0"/>
          <w:numId w:val="104"/>
        </w:numPr>
      </w:pPr>
      <w:r w:rsidRPr="00EC76D5">
        <w:rPr>
          <w:rStyle w:val="CodeInText"/>
        </w:rPr>
        <w:t>Storage</w:t>
      </w:r>
      <w:r w:rsidRPr="00EC76D5">
        <w:t xml:space="preserve">. A symbol may be </w:t>
      </w:r>
      <w:r w:rsidR="0076420F" w:rsidRPr="00EC76D5">
        <w:t xml:space="preserve">auto, register, </w:t>
      </w:r>
      <w:r w:rsidR="008E0B43" w:rsidRPr="00EC76D5">
        <w:t>static, extern or type</w:t>
      </w:r>
      <w:r w:rsidR="00512AB1" w:rsidRPr="00EC76D5">
        <w:t>def.</w:t>
      </w:r>
      <w:r w:rsidR="007E167C" w:rsidRPr="00EC76D5">
        <w:t xml:space="preserve"> </w:t>
      </w:r>
      <w:ins w:id="5571" w:author="Stefan Bjornander" w:date="2015-04-25T18:27:00Z">
        <w:r w:rsidR="007E167C" w:rsidRPr="00EC76D5">
          <w:t xml:space="preserve">If the storage specifier is omitted a global variable is regarded as static and a local variable is </w:t>
        </w:r>
      </w:ins>
      <w:ins w:id="5572" w:author="Stefan Bjornander" w:date="2015-04-25T18:28:00Z">
        <w:r w:rsidR="007E167C" w:rsidRPr="00EC76D5">
          <w:t>regarded as auto.</w:t>
        </w:r>
      </w:ins>
      <w:r w:rsidR="00201FF9" w:rsidRPr="00EC76D5">
        <w:t xml:space="preserve"> </w:t>
      </w:r>
      <w:r w:rsidR="00010E0C" w:rsidRPr="00EC76D5">
        <w:t>In this book, t</w:t>
      </w:r>
      <w:ins w:id="5573" w:author="Stefan Bjornander" w:date="2015-04-25T16:11:00Z">
        <w:r w:rsidR="00201FF9" w:rsidRPr="00EC76D5">
          <w:t xml:space="preserve">he </w:t>
        </w:r>
      </w:ins>
      <w:r w:rsidR="007661AC" w:rsidRPr="00EC76D5">
        <w:t>only difference between an auto or register symbol is that the address operator cannot be applied to a register symbol.</w:t>
      </w:r>
    </w:p>
    <w:p w14:paraId="6A44A672" w14:textId="4B6E25F2" w:rsidR="0020746E" w:rsidRPr="00EC76D5" w:rsidRDefault="0020746E" w:rsidP="00AC631C">
      <w:pPr>
        <w:pStyle w:val="Liststycke"/>
        <w:numPr>
          <w:ilvl w:val="0"/>
          <w:numId w:val="104"/>
        </w:numPr>
      </w:pPr>
      <w:r w:rsidRPr="00EC76D5">
        <w:rPr>
          <w:rStyle w:val="CodeInText"/>
        </w:rPr>
        <w:t>Type</w:t>
      </w:r>
      <w:r w:rsidRPr="00EC76D5">
        <w:t xml:space="preserve">. </w:t>
      </w:r>
      <w:r w:rsidR="00EB4730" w:rsidRPr="00EC76D5">
        <w:t>Each symbol ha</w:t>
      </w:r>
      <w:r w:rsidR="00685468" w:rsidRPr="00EC76D5">
        <w:t xml:space="preserve">s </w:t>
      </w:r>
      <w:r w:rsidR="00CB0AB9" w:rsidRPr="00EC76D5">
        <w:t>a type</w:t>
      </w:r>
      <w:r w:rsidR="00AC71D7" w:rsidRPr="00EC76D5">
        <w:t xml:space="preserve"> as described in Section </w:t>
      </w:r>
      <w:r w:rsidR="00AC71D7" w:rsidRPr="00EC76D5">
        <w:fldChar w:fldCharType="begin"/>
      </w:r>
      <w:r w:rsidR="00AC71D7" w:rsidRPr="00EC76D5">
        <w:instrText xml:space="preserve"> REF _Ref479084909 \r \h </w:instrText>
      </w:r>
      <w:r w:rsidR="00AC71D7" w:rsidRPr="00EC76D5">
        <w:fldChar w:fldCharType="separate"/>
      </w:r>
      <w:r w:rsidR="00545E00" w:rsidRPr="00EC76D5">
        <w:t>7.1</w:t>
      </w:r>
      <w:r w:rsidR="00AC71D7" w:rsidRPr="00EC76D5">
        <w:fldChar w:fldCharType="end"/>
      </w:r>
      <w:r w:rsidR="00AC71D7" w:rsidRPr="00EC76D5">
        <w:t>.</w:t>
      </w:r>
    </w:p>
    <w:p w14:paraId="66B265F0" w14:textId="5DE91BF1" w:rsidR="00C02F6D" w:rsidRPr="00EC76D5" w:rsidRDefault="00CB0AB9" w:rsidP="00FA2F13">
      <w:pPr>
        <w:pStyle w:val="Liststycke"/>
        <w:numPr>
          <w:ilvl w:val="0"/>
          <w:numId w:val="104"/>
        </w:numPr>
      </w:pPr>
      <w:r w:rsidRPr="00EC76D5">
        <w:rPr>
          <w:rStyle w:val="CodeInText"/>
        </w:rPr>
        <w:t>Value</w:t>
      </w:r>
      <w:r w:rsidRPr="00EC76D5">
        <w:t>.</w:t>
      </w:r>
      <w:r w:rsidR="00BD3F52" w:rsidRPr="00EC76D5">
        <w:t xml:space="preserve"> A symbol may have a value of integral, </w:t>
      </w:r>
    </w:p>
    <w:p w14:paraId="64FD920F" w14:textId="77777777" w:rsidR="00082D13" w:rsidRPr="00EC76D5" w:rsidRDefault="00082D13" w:rsidP="00FA2F13">
      <w:pPr>
        <w:pStyle w:val="Liststycke"/>
        <w:numPr>
          <w:ilvl w:val="0"/>
          <w:numId w:val="104"/>
        </w:numPr>
      </w:pPr>
      <w:r w:rsidRPr="00EC76D5">
        <w:rPr>
          <w:rStyle w:val="CodeInText"/>
        </w:rPr>
        <w:t>External</w:t>
      </w:r>
      <w:r w:rsidRPr="00EC76D5">
        <w:t>. A symbol may have external linkage; that is, it is visible from other source code files.</w:t>
      </w:r>
    </w:p>
    <w:p w14:paraId="6ED93C89" w14:textId="1867D2D0" w:rsidR="00DA0F9D" w:rsidRPr="00EC76D5" w:rsidRDefault="00DA0F9D" w:rsidP="00FA2F13">
      <w:pPr>
        <w:pStyle w:val="Liststycke"/>
        <w:numPr>
          <w:ilvl w:val="0"/>
          <w:numId w:val="104"/>
        </w:numPr>
      </w:pPr>
      <w:r w:rsidRPr="00EC76D5">
        <w:rPr>
          <w:rStyle w:val="CodeInText"/>
        </w:rPr>
        <w:t>Parent Symbol</w:t>
      </w:r>
      <w:r w:rsidRPr="00EC76D5">
        <w:t xml:space="preserve">. </w:t>
      </w:r>
      <w:r w:rsidR="00361E0A" w:rsidRPr="00EC76D5">
        <w:t>If the symbol is a member of a struct or union, the parent symbol is that struct or union.</w:t>
      </w:r>
    </w:p>
    <w:p w14:paraId="620F4103" w14:textId="5E0FA765" w:rsidR="0011283E" w:rsidRPr="00EC76D5" w:rsidRDefault="0011283E" w:rsidP="00FA2F13">
      <w:pPr>
        <w:pStyle w:val="Liststycke"/>
        <w:numPr>
          <w:ilvl w:val="0"/>
          <w:numId w:val="104"/>
        </w:numPr>
      </w:pPr>
      <w:r w:rsidRPr="00EC76D5">
        <w:rPr>
          <w:rStyle w:val="CodeInText"/>
        </w:rPr>
        <w:t>Child Set</w:t>
      </w:r>
      <w:r w:rsidRPr="00EC76D5">
        <w:t xml:space="preserve">. </w:t>
      </w:r>
    </w:p>
    <w:p w14:paraId="1EF453F9" w14:textId="2D942AF3" w:rsidR="00EE63B9" w:rsidRPr="00EC76D5" w:rsidRDefault="006053EE" w:rsidP="00FA2F13">
      <w:pPr>
        <w:pStyle w:val="Liststycke"/>
        <w:numPr>
          <w:ilvl w:val="0"/>
          <w:numId w:val="104"/>
        </w:numPr>
      </w:pPr>
      <w:r w:rsidRPr="00EC76D5">
        <w:rPr>
          <w:rStyle w:val="CodeInText"/>
        </w:rPr>
        <w:t>Address Symbol</w:t>
      </w:r>
      <w:r w:rsidRPr="00EC76D5">
        <w:t xml:space="preserve">. </w:t>
      </w:r>
      <w:r w:rsidR="002B53AC" w:rsidRPr="00EC76D5">
        <w:t xml:space="preserve">In case of the address, arrow, or index operator </w:t>
      </w:r>
      <w:r w:rsidR="009F6638" w:rsidRPr="00EC76D5">
        <w:t xml:space="preserve">the address symbol is the </w:t>
      </w:r>
      <w:proofErr w:type="spellStart"/>
      <w:r w:rsidR="00B02345">
        <w:t>dereference</w:t>
      </w:r>
      <w:r w:rsidR="003C41FE" w:rsidRPr="00EC76D5">
        <w:t>erred</w:t>
      </w:r>
      <w:proofErr w:type="spellEnd"/>
      <w:r w:rsidR="00696B3A" w:rsidRPr="00EC76D5">
        <w:t xml:space="preserve"> </w:t>
      </w:r>
      <w:r w:rsidR="003C41FE" w:rsidRPr="00EC76D5">
        <w:t>symbol.</w:t>
      </w:r>
      <w:r w:rsidR="00C80374" w:rsidRPr="00EC76D5">
        <w:t xml:space="preserve"> In case of the arrow operator or constant index we also store t</w:t>
      </w:r>
      <w:r w:rsidR="00A8510B" w:rsidRPr="00EC76D5">
        <w:t>he offset of the address symbol.</w:t>
      </w:r>
    </w:p>
    <w:p w14:paraId="20EC342E" w14:textId="7424A853" w:rsidR="0011283E" w:rsidRPr="00EC76D5" w:rsidRDefault="0011283E" w:rsidP="00FA2F13">
      <w:pPr>
        <w:pStyle w:val="Liststycke"/>
        <w:numPr>
          <w:ilvl w:val="0"/>
          <w:numId w:val="104"/>
        </w:numPr>
      </w:pPr>
      <w:r w:rsidRPr="00EC76D5">
        <w:rPr>
          <w:rStyle w:val="CodeInText"/>
        </w:rPr>
        <w:t>Address Offset</w:t>
      </w:r>
      <w:r w:rsidRPr="00EC76D5">
        <w:t>.</w:t>
      </w:r>
    </w:p>
    <w:p w14:paraId="1E464935" w14:textId="2DCA48D7" w:rsidR="009B3663" w:rsidRPr="00EC76D5" w:rsidRDefault="00EE63B9" w:rsidP="00FA2F13">
      <w:pPr>
        <w:pStyle w:val="Liststycke"/>
        <w:numPr>
          <w:ilvl w:val="0"/>
          <w:numId w:val="104"/>
        </w:numPr>
      </w:pPr>
      <w:r w:rsidRPr="00EC76D5">
        <w:rPr>
          <w:rStyle w:val="CodeInText0"/>
        </w:rPr>
        <w:t>Offset</w:t>
      </w:r>
      <w:r w:rsidRPr="00EC76D5">
        <w:t xml:space="preserve">. </w:t>
      </w:r>
      <w:r w:rsidR="0045445A" w:rsidRPr="00EC76D5">
        <w:t xml:space="preserve">Each auto or register symbol has an offset on the activation record. </w:t>
      </w:r>
      <w:r w:rsidR="00C80374" w:rsidRPr="00EC76D5">
        <w:t>Each struct member has also an offset relative the beginning of the struct (the first member has offset zero), all union members ha</w:t>
      </w:r>
      <w:r w:rsidR="0001328A" w:rsidRPr="00EC76D5">
        <w:t>ve</w:t>
      </w:r>
      <w:r w:rsidR="00C80374" w:rsidRPr="00EC76D5">
        <w:t xml:space="preserve"> offset zero.</w:t>
      </w:r>
    </w:p>
    <w:p w14:paraId="09733041" w14:textId="2E054B1B" w:rsidR="00082D13" w:rsidRPr="00EC76D5" w:rsidRDefault="00004FC8" w:rsidP="00FA2F13">
      <w:pPr>
        <w:pStyle w:val="Liststycke"/>
        <w:numPr>
          <w:ilvl w:val="0"/>
          <w:numId w:val="104"/>
        </w:numPr>
      </w:pPr>
      <w:r w:rsidRPr="00EC76D5">
        <w:t xml:space="preserve">When the final object code is </w:t>
      </w:r>
      <w:r w:rsidR="0001328A" w:rsidRPr="00EC76D5">
        <w:t>generated</w:t>
      </w:r>
      <w:r w:rsidRPr="00EC76D5">
        <w:t xml:space="preserve">, we mark each auto or register symbol as used. </w:t>
      </w:r>
      <w:r w:rsidR="009B3663" w:rsidRPr="00EC76D5">
        <w:t xml:space="preserve">In </w:t>
      </w:r>
      <w:r w:rsidR="00C41CC5" w:rsidRPr="00EC76D5">
        <w:t>the end,</w:t>
      </w:r>
      <w:r w:rsidR="009B3663" w:rsidRPr="00EC76D5">
        <w:t xml:space="preserve"> a</w:t>
      </w:r>
      <w:r w:rsidRPr="00EC76D5">
        <w:t>ll non-used symbols are being removed.</w:t>
      </w:r>
    </w:p>
    <w:p w14:paraId="230ED15B" w14:textId="77777777" w:rsidR="007E1B37" w:rsidRPr="00EC76D5" w:rsidRDefault="00D822AE" w:rsidP="007E1B37">
      <w:pPr>
        <w:rPr>
          <w:ins w:id="5574" w:author="Stefan Bjornander" w:date="2015-04-25T16:09:00Z"/>
        </w:rPr>
      </w:pPr>
      <w:r w:rsidRPr="00EC76D5">
        <w:t>The nam</w:t>
      </w:r>
      <w:r w:rsidR="00D82AD0" w:rsidRPr="00EC76D5">
        <w:t>e</w:t>
      </w:r>
      <w:r w:rsidRPr="00EC76D5">
        <w:t xml:space="preserve"> is somewhat misleading since we also store functions and types, defined by </w:t>
      </w:r>
      <w:r w:rsidRPr="00EC76D5">
        <w:rPr>
          <w:rStyle w:val="CodeInText"/>
          <w:rPrChange w:id="5575" w:author="Stefan Bjornander" w:date="2015-04-25T10:11:00Z">
            <w:rPr/>
          </w:rPrChange>
        </w:rPr>
        <w:t>typedef</w:t>
      </w:r>
      <w:r w:rsidRPr="00EC76D5">
        <w:t>, in the table.</w:t>
      </w:r>
      <w:ins w:id="5576" w:author="Stefan Bjornander" w:date="2015-04-25T10:11:00Z">
        <w:r w:rsidR="00027FFA" w:rsidRPr="00EC76D5">
          <w:t xml:space="preserve"> In some compiler technique </w:t>
        </w:r>
        <w:proofErr w:type="gramStart"/>
        <w:r w:rsidR="00027FFA" w:rsidRPr="00EC76D5">
          <w:t>text books</w:t>
        </w:r>
        <w:proofErr w:type="gramEnd"/>
        <w:r w:rsidR="00027FFA" w:rsidRPr="00EC76D5">
          <w:t xml:space="preserve"> the table is called</w:t>
        </w:r>
      </w:ins>
      <w:ins w:id="5577" w:author="Stefan Bjornander" w:date="2015-04-25T10:14:00Z">
        <w:r w:rsidR="00263543" w:rsidRPr="00EC76D5">
          <w:t xml:space="preserve"> the</w:t>
        </w:r>
        <w:r w:rsidR="00027FFA" w:rsidRPr="00EC76D5">
          <w:t xml:space="preserve"> </w:t>
        </w:r>
        <w:r w:rsidR="00027FFA" w:rsidRPr="00EC76D5">
          <w:rPr>
            <w:rStyle w:val="CodeInText"/>
            <w:rPrChange w:id="5578" w:author="Stefan Bjornander" w:date="2015-04-25T10:14:00Z">
              <w:rPr/>
            </w:rPrChange>
          </w:rPr>
          <w:t>symbol table</w:t>
        </w:r>
        <w:r w:rsidR="00027FFA" w:rsidRPr="00EC76D5">
          <w:t xml:space="preserve">. However, I think that term is </w:t>
        </w:r>
        <w:r w:rsidR="00263543" w:rsidRPr="00EC76D5">
          <w:t>too wide for our purposes.</w:t>
        </w:r>
      </w:ins>
    </w:p>
    <w:p w14:paraId="0A825C30" w14:textId="3559F9C6" w:rsidR="00197573" w:rsidRPr="00EC76D5" w:rsidRDefault="00197573">
      <w:pPr>
        <w:pStyle w:val="Rubrik3"/>
        <w:rPr>
          <w:ins w:id="5579" w:author="Stefan Bjornander" w:date="2015-04-25T16:11:00Z"/>
        </w:rPr>
        <w:pPrChange w:id="5580" w:author="Stefan Bjornander" w:date="2015-04-25T16:09:00Z">
          <w:pPr/>
        </w:pPrChange>
      </w:pPr>
      <w:bookmarkStart w:id="5581" w:name="_Toc481936404"/>
      <w:ins w:id="5582" w:author="Stefan Bjornander" w:date="2015-04-25T16:09:00Z">
        <w:r w:rsidRPr="00EC76D5">
          <w:t>Symbol Storage</w:t>
        </w:r>
      </w:ins>
      <w:bookmarkEnd w:id="5581"/>
    </w:p>
    <w:p w14:paraId="461765E5" w14:textId="77777777" w:rsidR="00E2539F" w:rsidRPr="00EC76D5" w:rsidRDefault="00100F1D">
      <w:pPr>
        <w:rPr>
          <w:ins w:id="5583" w:author="Stefan Bjornander" w:date="2015-04-25T16:22:00Z"/>
        </w:rPr>
      </w:pPr>
      <w:ins w:id="5584" w:author="Stefan Bjornander" w:date="2015-04-25T16:11:00Z">
        <w:r w:rsidRPr="00EC76D5">
          <w:t xml:space="preserve">A symbol can hold the storage </w:t>
        </w:r>
      </w:ins>
      <w:ins w:id="5585" w:author="Stefan Bjornander" w:date="2015-04-25T18:26:00Z">
        <w:r w:rsidR="00D93FF2" w:rsidRPr="00EC76D5">
          <w:rPr>
            <w:rStyle w:val="CodeInText"/>
            <w:rPrChange w:id="5586" w:author="Stefan Bjornander" w:date="2015-04-25T18:26:00Z">
              <w:rPr/>
            </w:rPrChange>
          </w:rPr>
          <w:t>Typedef</w:t>
        </w:r>
        <w:r w:rsidR="00D93FF2" w:rsidRPr="00EC76D5">
          <w:t xml:space="preserve">, </w:t>
        </w:r>
        <w:r w:rsidR="00D93FF2" w:rsidRPr="00EC76D5">
          <w:rPr>
            <w:rStyle w:val="CodeInText"/>
            <w:rPrChange w:id="5587" w:author="Stefan Bjornander" w:date="2015-04-25T18:26:00Z">
              <w:rPr/>
            </w:rPrChange>
          </w:rPr>
          <w:t>Static</w:t>
        </w:r>
        <w:r w:rsidR="00D93FF2" w:rsidRPr="00EC76D5">
          <w:t xml:space="preserve">, </w:t>
        </w:r>
        <w:r w:rsidR="00D93FF2" w:rsidRPr="00EC76D5">
          <w:rPr>
            <w:rStyle w:val="CodeInText"/>
            <w:rPrChange w:id="5588" w:author="Stefan Bjornander" w:date="2015-04-25T18:26:00Z">
              <w:rPr/>
            </w:rPrChange>
          </w:rPr>
          <w:t>Extern</w:t>
        </w:r>
        <w:r w:rsidR="00D93FF2" w:rsidRPr="00EC76D5">
          <w:t xml:space="preserve">, </w:t>
        </w:r>
        <w:r w:rsidR="00D93FF2" w:rsidRPr="00EC76D5">
          <w:rPr>
            <w:rStyle w:val="CodeInText"/>
            <w:rPrChange w:id="5589" w:author="Stefan Bjornander" w:date="2015-04-25T18:26:00Z">
              <w:rPr/>
            </w:rPrChange>
          </w:rPr>
          <w:t>A</w:t>
        </w:r>
        <w:r w:rsidR="004050FC" w:rsidRPr="00EC76D5">
          <w:rPr>
            <w:rStyle w:val="CodeInText"/>
            <w:rPrChange w:id="5590" w:author="Stefan Bjornander" w:date="2015-04-25T18:26:00Z">
              <w:rPr/>
            </w:rPrChange>
          </w:rPr>
          <w:t>uto</w:t>
        </w:r>
        <w:r w:rsidR="004050FC" w:rsidRPr="00EC76D5">
          <w:t xml:space="preserve">, and </w:t>
        </w:r>
        <w:r w:rsidR="00D93FF2" w:rsidRPr="00EC76D5">
          <w:rPr>
            <w:rStyle w:val="CodeInText"/>
            <w:rPrChange w:id="5591" w:author="Stefan Bjornander" w:date="2015-04-25T18:26:00Z">
              <w:rPr/>
            </w:rPrChange>
          </w:rPr>
          <w:t>R</w:t>
        </w:r>
        <w:r w:rsidR="004050FC" w:rsidRPr="00EC76D5">
          <w:rPr>
            <w:rStyle w:val="CodeInText"/>
            <w:rPrChange w:id="5592" w:author="Stefan Bjornander" w:date="2015-04-25T18:26:00Z">
              <w:rPr/>
            </w:rPrChange>
          </w:rPr>
          <w:t>egister</w:t>
        </w:r>
        <w:r w:rsidR="004050FC" w:rsidRPr="00EC76D5">
          <w:t>.</w:t>
        </w:r>
      </w:ins>
      <w:ins w:id="5593" w:author="Stefan Bjornander" w:date="2015-04-25T18:27:00Z">
        <w:r w:rsidR="00D93FF2" w:rsidRPr="00EC76D5">
          <w:t xml:space="preserve"> If the storage specifier is omitted, a global variable is regarded as static, and a local variable is </w:t>
        </w:r>
      </w:ins>
      <w:ins w:id="5594" w:author="Stefan Bjornander" w:date="2015-04-25T18:28:00Z">
        <w:r w:rsidR="00D93FF2" w:rsidRPr="00EC76D5">
          <w:t>regarded as auto.</w:t>
        </w:r>
        <w:r w:rsidR="00C3772C" w:rsidRPr="00EC76D5">
          <w:t xml:space="preserve"> T</w:t>
        </w:r>
      </w:ins>
      <w:ins w:id="5595" w:author="Stefan Bjornander" w:date="2015-04-25T16:11:00Z">
        <w:r w:rsidR="005844F5" w:rsidRPr="00EC76D5">
          <w:t>he Regist</w:t>
        </w:r>
        <w:r w:rsidR="00C95948" w:rsidRPr="00EC76D5">
          <w:t>er storage has been included for</w:t>
        </w:r>
        <w:r w:rsidR="005844F5" w:rsidRPr="00EC76D5">
          <w:t xml:space="preserve"> the sake of completeness, but in this book is has no effect. On every occasion, </w:t>
        </w:r>
      </w:ins>
      <w:ins w:id="5596" w:author="Stefan Bjornander" w:date="2015-04-25T18:28:00Z">
        <w:r w:rsidR="00C3772C" w:rsidRPr="00EC76D5">
          <w:t xml:space="preserve">a </w:t>
        </w:r>
      </w:ins>
      <w:ins w:id="5597" w:author="Stefan Bjornander" w:date="2015-04-25T16:12:00Z">
        <w:r w:rsidR="005844F5" w:rsidRPr="00EC76D5">
          <w:t xml:space="preserve">symbol </w:t>
        </w:r>
        <w:r w:rsidR="005844F5" w:rsidRPr="00EC76D5">
          <w:lastRenderedPageBreak/>
          <w:t xml:space="preserve">with </w:t>
        </w:r>
      </w:ins>
      <w:ins w:id="5598" w:author="Stefan Bjornander" w:date="2015-04-25T16:11:00Z">
        <w:r w:rsidR="005844F5" w:rsidRPr="00EC76D5">
          <w:t xml:space="preserve">the Auto </w:t>
        </w:r>
      </w:ins>
      <w:ins w:id="5599" w:author="Stefan Bjornander" w:date="2015-04-25T16:12:00Z">
        <w:r w:rsidR="005844F5" w:rsidRPr="00EC76D5">
          <w:t>or</w:t>
        </w:r>
      </w:ins>
      <w:ins w:id="5600" w:author="Stefan Bjornander" w:date="2015-04-25T16:11:00Z">
        <w:r w:rsidR="005844F5" w:rsidRPr="00EC76D5">
          <w:t xml:space="preserve"> Register storage are </w:t>
        </w:r>
      </w:ins>
      <w:ins w:id="5601" w:author="Stefan Bjornander" w:date="2015-04-25T16:12:00Z">
        <w:r w:rsidR="005844F5" w:rsidRPr="00EC76D5">
          <w:t>treated equally.</w:t>
        </w:r>
      </w:ins>
      <w:ins w:id="5602" w:author="Stefan Bjornander" w:date="2015-04-25T18:29:00Z">
        <w:r w:rsidR="00B267A5" w:rsidRPr="00EC76D5">
          <w:t xml:space="preserve"> </w:t>
        </w:r>
      </w:ins>
      <w:ins w:id="5603" w:author="Stefan Bjornander" w:date="2015-04-25T18:28:00Z">
        <w:r w:rsidR="00E2539F" w:rsidRPr="00EC76D5">
          <w:t>Moreover, a symbol has a name, type, and potential value.</w:t>
        </w:r>
      </w:ins>
    </w:p>
    <w:p w14:paraId="0AACCE79" w14:textId="77777777" w:rsidR="00C95948" w:rsidRPr="00EC76D5" w:rsidRDefault="004C18EE">
      <w:pPr>
        <w:pStyle w:val="CodeHeader"/>
        <w:rPr>
          <w:ins w:id="5604" w:author="Stefan Bjornander" w:date="2015-04-25T16:22:00Z"/>
        </w:rPr>
        <w:pPrChange w:id="5605" w:author="Stefan Bjornander" w:date="2015-04-25T16:22:00Z">
          <w:pPr/>
        </w:pPrChange>
      </w:pPr>
      <w:proofErr w:type="spellStart"/>
      <w:ins w:id="5606" w:author="Stefan Bjornander" w:date="2015-04-25T16:22:00Z">
        <w:r w:rsidRPr="00EC76D5">
          <w:t>Storage.java</w:t>
        </w:r>
        <w:proofErr w:type="spellEnd"/>
      </w:ins>
    </w:p>
    <w:p w14:paraId="2279A7FD" w14:textId="77777777" w:rsidR="004C18EE" w:rsidRPr="00EC76D5" w:rsidRDefault="004C18EE" w:rsidP="004C18EE">
      <w:pPr>
        <w:pStyle w:val="Code"/>
        <w:rPr>
          <w:ins w:id="5607" w:author="Stefan Bjornander" w:date="2015-04-25T16:22:00Z"/>
        </w:rPr>
      </w:pPr>
      <w:ins w:id="5608" w:author="Stefan Bjornander" w:date="2015-04-25T16:22:00Z">
        <w:r w:rsidRPr="00EC76D5">
          <w:t>package c_compiler;</w:t>
        </w:r>
      </w:ins>
    </w:p>
    <w:p w14:paraId="302E58F2" w14:textId="77777777" w:rsidR="004C18EE" w:rsidRPr="00EC76D5" w:rsidRDefault="004C18EE" w:rsidP="004C18EE">
      <w:pPr>
        <w:pStyle w:val="Code"/>
        <w:rPr>
          <w:ins w:id="5609" w:author="Stefan Bjornander" w:date="2015-04-25T16:22:00Z"/>
        </w:rPr>
      </w:pPr>
    </w:p>
    <w:p w14:paraId="7D17130D" w14:textId="77777777" w:rsidR="004C18EE" w:rsidRPr="00EC76D5" w:rsidRDefault="004C18EE" w:rsidP="004C18EE">
      <w:pPr>
        <w:pStyle w:val="Code"/>
        <w:rPr>
          <w:ins w:id="5610" w:author="Stefan Bjornander" w:date="2015-04-25T16:22:00Z"/>
        </w:rPr>
      </w:pPr>
      <w:ins w:id="5611" w:author="Stefan Bjornander" w:date="2015-04-25T16:22:00Z">
        <w:r w:rsidRPr="00EC76D5">
          <w:t>public enum Storage {NoStorage, Typedef, Extern,</w:t>
        </w:r>
      </w:ins>
    </w:p>
    <w:p w14:paraId="7942E370" w14:textId="77777777" w:rsidR="004C18EE" w:rsidRPr="00EC76D5" w:rsidRDefault="004C18EE">
      <w:pPr>
        <w:pStyle w:val="Code"/>
        <w:pPrChange w:id="5612" w:author="Stefan Bjornander" w:date="2015-04-25T16:22:00Z">
          <w:pPr/>
        </w:pPrChange>
      </w:pPr>
      <w:ins w:id="5613" w:author="Stefan Bjornander" w:date="2015-04-25T16:22:00Z">
        <w:r w:rsidRPr="00EC76D5">
          <w:t xml:space="preserve">                     Static, Auto, Register};</w:t>
        </w:r>
      </w:ins>
    </w:p>
    <w:p w14:paraId="161C3A7F" w14:textId="5D81D77B" w:rsidR="00746B7A" w:rsidRPr="00EC76D5" w:rsidRDefault="00746B7A" w:rsidP="00746B7A">
      <w:pPr>
        <w:pStyle w:val="CodeHeader"/>
      </w:pPr>
      <w:proofErr w:type="spellStart"/>
      <w:r w:rsidRPr="00EC76D5">
        <w:t>Symb</w:t>
      </w:r>
      <w:r w:rsidR="00A72CA7" w:rsidRPr="00EC76D5">
        <w:t>ol</w:t>
      </w:r>
      <w:r w:rsidRPr="00EC76D5">
        <w:t>.java</w:t>
      </w:r>
      <w:proofErr w:type="spellEnd"/>
    </w:p>
    <w:p w14:paraId="70381E76" w14:textId="77777777" w:rsidR="00154A03" w:rsidRPr="00EC76D5" w:rsidRDefault="00154A03" w:rsidP="00154A03">
      <w:pPr>
        <w:pStyle w:val="Code"/>
      </w:pPr>
      <w:r w:rsidRPr="00EC76D5">
        <w:t>package c_compiler;</w:t>
      </w:r>
    </w:p>
    <w:p w14:paraId="33F57932" w14:textId="77777777" w:rsidR="00154A03" w:rsidRPr="00EC76D5" w:rsidRDefault="00154A03" w:rsidP="00154A03">
      <w:pPr>
        <w:pStyle w:val="Code"/>
      </w:pPr>
      <w:r w:rsidRPr="00EC76D5">
        <w:t>import java.io.*;</w:t>
      </w:r>
    </w:p>
    <w:p w14:paraId="6B375565" w14:textId="77777777" w:rsidR="00154A03" w:rsidRPr="00EC76D5" w:rsidRDefault="00154A03" w:rsidP="00154A03">
      <w:pPr>
        <w:pStyle w:val="Code"/>
      </w:pPr>
      <w:r w:rsidRPr="00EC76D5">
        <w:t>import java.math.*;</w:t>
      </w:r>
    </w:p>
    <w:p w14:paraId="44D3E28D" w14:textId="77777777" w:rsidR="00154A03" w:rsidRPr="00EC76D5" w:rsidRDefault="00154A03" w:rsidP="00154A03">
      <w:pPr>
        <w:pStyle w:val="Code"/>
      </w:pPr>
      <w:r w:rsidRPr="00EC76D5">
        <w:t>import java.util.*;</w:t>
      </w:r>
    </w:p>
    <w:p w14:paraId="0FA71391" w14:textId="77777777" w:rsidR="00154A03" w:rsidRPr="00EC76D5" w:rsidRDefault="00154A03" w:rsidP="00154A03">
      <w:pPr>
        <w:pStyle w:val="Code"/>
      </w:pPr>
    </w:p>
    <w:p w14:paraId="17A65B13" w14:textId="77777777" w:rsidR="00154A03" w:rsidRPr="00EC76D5" w:rsidRDefault="00154A03" w:rsidP="00154A03">
      <w:pPr>
        <w:pStyle w:val="Code"/>
      </w:pPr>
      <w:r w:rsidRPr="00EC76D5">
        <w:t>public class Symbol {</w:t>
      </w:r>
    </w:p>
    <w:p w14:paraId="6400A09F" w14:textId="77777777" w:rsidR="00154A03" w:rsidRPr="00EC76D5" w:rsidRDefault="00154A03" w:rsidP="00154A03">
      <w:pPr>
        <w:pStyle w:val="Code"/>
      </w:pPr>
      <w:r w:rsidRPr="00EC76D5">
        <w:t xml:space="preserve">  private static enum Status {Variable, Parameter, Temporary, Solid};</w:t>
      </w:r>
    </w:p>
    <w:p w14:paraId="071EE0DC" w14:textId="77777777" w:rsidR="00154A03" w:rsidRPr="00EC76D5" w:rsidRDefault="00154A03" w:rsidP="00154A03">
      <w:pPr>
        <w:pStyle w:val="Code"/>
      </w:pPr>
      <w:r w:rsidRPr="00EC76D5">
        <w:t xml:space="preserve">  private Status m_status;</w:t>
      </w:r>
    </w:p>
    <w:p w14:paraId="46A51D61" w14:textId="77777777" w:rsidR="00154A03" w:rsidRPr="00EC76D5" w:rsidRDefault="00154A03" w:rsidP="00154A03">
      <w:pPr>
        <w:pStyle w:val="Code"/>
      </w:pPr>
      <w:r w:rsidRPr="00EC76D5">
        <w:t xml:space="preserve">  </w:t>
      </w:r>
    </w:p>
    <w:p w14:paraId="4764FAB0" w14:textId="77777777" w:rsidR="00154A03" w:rsidRPr="00EC76D5" w:rsidRDefault="00154A03" w:rsidP="00154A03">
      <w:pPr>
        <w:pStyle w:val="Code"/>
      </w:pPr>
      <w:r w:rsidRPr="00EC76D5">
        <w:t xml:space="preserve">  protected String m_name, m_uniqueName;</w:t>
      </w:r>
    </w:p>
    <w:p w14:paraId="07F213B9" w14:textId="77777777" w:rsidR="00154A03" w:rsidRPr="00EC76D5" w:rsidRDefault="00154A03" w:rsidP="00154A03">
      <w:pPr>
        <w:pStyle w:val="Code"/>
      </w:pPr>
      <w:r w:rsidRPr="00EC76D5">
        <w:t xml:space="preserve">  private Storage m_storage;</w:t>
      </w:r>
    </w:p>
    <w:p w14:paraId="6CEB5541" w14:textId="77777777" w:rsidR="00154A03" w:rsidRPr="00EC76D5" w:rsidRDefault="00154A03" w:rsidP="00154A03">
      <w:pPr>
        <w:pStyle w:val="Code"/>
      </w:pPr>
      <w:r w:rsidRPr="00EC76D5">
        <w:t xml:space="preserve">  protected Type m_type;</w:t>
      </w:r>
    </w:p>
    <w:p w14:paraId="1B328F88" w14:textId="77777777" w:rsidR="00154A03" w:rsidRPr="00EC76D5" w:rsidRDefault="00154A03" w:rsidP="00154A03">
      <w:pPr>
        <w:pStyle w:val="Code"/>
      </w:pPr>
      <w:r w:rsidRPr="00EC76D5">
        <w:t xml:space="preserve">  protected Object m_value;  </w:t>
      </w:r>
    </w:p>
    <w:p w14:paraId="66EAB0FA" w14:textId="77777777" w:rsidR="0063770B" w:rsidRPr="00EC76D5" w:rsidRDefault="0063770B" w:rsidP="00154A03">
      <w:pPr>
        <w:pStyle w:val="Code"/>
      </w:pPr>
      <w:r w:rsidRPr="00EC76D5">
        <w:t xml:space="preserve">  private int m_offset, m_entryPoint;</w:t>
      </w:r>
    </w:p>
    <w:p w14:paraId="42A90A26" w14:textId="615D54FB" w:rsidR="00154A03" w:rsidRPr="00EC76D5" w:rsidRDefault="00A27788" w:rsidP="00154A03">
      <w:pPr>
        <w:pStyle w:val="Code"/>
      </w:pPr>
      <w:r w:rsidRPr="00EC76D5">
        <w:tab/>
      </w:r>
      <w:r w:rsidR="00154A03" w:rsidRPr="00EC76D5">
        <w:t xml:space="preserve">  </w:t>
      </w:r>
    </w:p>
    <w:p w14:paraId="69F71E5B" w14:textId="77777777" w:rsidR="00154A03" w:rsidRPr="00EC76D5" w:rsidRDefault="00154A03" w:rsidP="00154A03">
      <w:pPr>
        <w:pStyle w:val="Code"/>
      </w:pPr>
      <w:r w:rsidRPr="00EC76D5">
        <w:t xml:space="preserve">  private Symbol m_addressSymbol;</w:t>
      </w:r>
    </w:p>
    <w:p w14:paraId="48547EFF" w14:textId="77777777" w:rsidR="00154A03" w:rsidRPr="00EC76D5" w:rsidRDefault="00154A03" w:rsidP="00154A03">
      <w:pPr>
        <w:pStyle w:val="Code"/>
      </w:pPr>
      <w:r w:rsidRPr="00EC76D5">
        <w:t xml:space="preserve">  private int m_addressOffset;</w:t>
      </w:r>
    </w:p>
    <w:p w14:paraId="6C98D2BA" w14:textId="77777777" w:rsidR="00154A03" w:rsidRPr="00EC76D5" w:rsidRDefault="00154A03" w:rsidP="00154A03">
      <w:pPr>
        <w:pStyle w:val="Code"/>
      </w:pPr>
    </w:p>
    <w:p w14:paraId="3DD91E75" w14:textId="77777777" w:rsidR="00154A03" w:rsidRPr="00EC76D5" w:rsidRDefault="00154A03" w:rsidP="00154A03">
      <w:pPr>
        <w:pStyle w:val="Code"/>
      </w:pPr>
      <w:r w:rsidRPr="00EC76D5">
        <w:t xml:space="preserve">  private Symbol m_parentSymbol;</w:t>
      </w:r>
    </w:p>
    <w:p w14:paraId="4D725621" w14:textId="77777777" w:rsidR="00154A03" w:rsidRPr="00EC76D5" w:rsidRDefault="00154A03" w:rsidP="00154A03">
      <w:pPr>
        <w:pStyle w:val="Code"/>
      </w:pPr>
      <w:r w:rsidRPr="00EC76D5">
        <w:t xml:space="preserve">  private Set&lt;Symbol&gt; m_childSymbolSet = new ListSet&lt;&gt;();</w:t>
      </w:r>
    </w:p>
    <w:p w14:paraId="365F11D8" w14:textId="77777777" w:rsidR="00154A03" w:rsidRPr="00EC76D5" w:rsidRDefault="00154A03" w:rsidP="00154A03">
      <w:pPr>
        <w:pStyle w:val="Code"/>
      </w:pPr>
      <w:r w:rsidRPr="00EC76D5">
        <w:t xml:space="preserve">  private boolean m_referred;</w:t>
      </w:r>
    </w:p>
    <w:p w14:paraId="783C6DD9" w14:textId="77777777" w:rsidR="00154A03" w:rsidRPr="00EC76D5" w:rsidRDefault="00154A03" w:rsidP="00154A03">
      <w:pPr>
        <w:pStyle w:val="Code"/>
      </w:pPr>
      <w:r w:rsidRPr="00EC76D5">
        <w:t xml:space="preserve">  </w:t>
      </w:r>
    </w:p>
    <w:p w14:paraId="414F0AA1" w14:textId="77777777" w:rsidR="00154A03" w:rsidRPr="00EC76D5" w:rsidRDefault="00154A03" w:rsidP="00154A03">
      <w:pPr>
        <w:pStyle w:val="Code"/>
      </w:pPr>
      <w:r w:rsidRPr="00EC76D5">
        <w:t xml:space="preserve">  private List&lt;Byte&gt; m_byteList;</w:t>
      </w:r>
    </w:p>
    <w:p w14:paraId="10579271" w14:textId="77777777" w:rsidR="00154A03" w:rsidRPr="00EC76D5" w:rsidRDefault="00154A03" w:rsidP="00154A03">
      <w:pPr>
        <w:pStyle w:val="Code"/>
      </w:pPr>
      <w:r w:rsidRPr="00EC76D5">
        <w:t xml:space="preserve">  private List&lt;String&gt; m_textList;</w:t>
      </w:r>
    </w:p>
    <w:p w14:paraId="0A99A543" w14:textId="77777777" w:rsidR="00154A03" w:rsidRPr="00EC76D5" w:rsidRDefault="00154A03" w:rsidP="00154A03">
      <w:pPr>
        <w:pStyle w:val="Code"/>
      </w:pPr>
      <w:r w:rsidRPr="00EC76D5">
        <w:t xml:space="preserve">  private Map&lt;Integer,String&gt; m_accessMap;</w:t>
      </w:r>
    </w:p>
    <w:p w14:paraId="4365B542" w14:textId="77777777" w:rsidR="00154A03" w:rsidRPr="00EC76D5" w:rsidRDefault="00154A03" w:rsidP="00154A03">
      <w:pPr>
        <w:pStyle w:val="Code"/>
      </w:pPr>
      <w:r w:rsidRPr="00EC76D5">
        <w:t xml:space="preserve">  private Map&lt;Integer,String&gt; m_callMap;</w:t>
      </w:r>
    </w:p>
    <w:p w14:paraId="2FE78E7A" w14:textId="77777777" w:rsidR="00154A03" w:rsidRPr="00EC76D5" w:rsidRDefault="00154A03" w:rsidP="00154A03">
      <w:pPr>
        <w:pStyle w:val="Code"/>
      </w:pPr>
      <w:r w:rsidRPr="00EC76D5">
        <w:t xml:space="preserve">  private Set&lt;Integer&gt; m_returnSet;</w:t>
      </w:r>
    </w:p>
    <w:p w14:paraId="6151AE91" w14:textId="77777777" w:rsidR="00154A03" w:rsidRPr="00EC76D5" w:rsidRDefault="00154A03" w:rsidP="00154A03">
      <w:pPr>
        <w:pStyle w:val="Code"/>
      </w:pPr>
      <w:r w:rsidRPr="00EC76D5">
        <w:t xml:space="preserve">  private Map&lt;Integer,Integer&gt; m_byteToTextMap;</w:t>
      </w:r>
    </w:p>
    <w:p w14:paraId="15A2DF1F" w14:textId="77777777" w:rsidR="00154A03" w:rsidRPr="00EC76D5" w:rsidRDefault="00154A03" w:rsidP="00154A03">
      <w:pPr>
        <w:pStyle w:val="Code"/>
      </w:pPr>
      <w:r w:rsidRPr="00EC76D5">
        <w:t xml:space="preserve">  </w:t>
      </w:r>
    </w:p>
    <w:p w14:paraId="24567810" w14:textId="77777777" w:rsidR="00154A03" w:rsidRPr="00EC76D5" w:rsidRDefault="00154A03" w:rsidP="00154A03">
      <w:pPr>
        <w:pStyle w:val="Code"/>
      </w:pPr>
      <w:r w:rsidRPr="00EC76D5">
        <w:t xml:space="preserve">  public Symbol() {</w:t>
      </w:r>
    </w:p>
    <w:p w14:paraId="2448C273" w14:textId="77777777" w:rsidR="00154A03" w:rsidRPr="00EC76D5" w:rsidRDefault="00154A03" w:rsidP="00154A03">
      <w:pPr>
        <w:pStyle w:val="Code"/>
      </w:pPr>
      <w:r w:rsidRPr="00EC76D5">
        <w:t xml:space="preserve">    // Empty.</w:t>
      </w:r>
    </w:p>
    <w:p w14:paraId="165877F1" w14:textId="77777777" w:rsidR="00154A03" w:rsidRPr="00EC76D5" w:rsidRDefault="00154A03" w:rsidP="00154A03">
      <w:pPr>
        <w:pStyle w:val="Code"/>
      </w:pPr>
      <w:r w:rsidRPr="00EC76D5">
        <w:t xml:space="preserve">  }</w:t>
      </w:r>
    </w:p>
    <w:p w14:paraId="5AFE1AF0" w14:textId="77777777" w:rsidR="00154A03" w:rsidRPr="00EC76D5" w:rsidRDefault="00154A03" w:rsidP="00154A03">
      <w:pPr>
        <w:pStyle w:val="Code"/>
      </w:pPr>
    </w:p>
    <w:p w14:paraId="615C407A" w14:textId="77777777" w:rsidR="00154A03" w:rsidRPr="00EC76D5" w:rsidRDefault="00154A03" w:rsidP="00154A03">
      <w:pPr>
        <w:pStyle w:val="Code"/>
      </w:pPr>
      <w:r w:rsidRPr="00EC76D5">
        <w:t xml:space="preserve">  private Symbol(Status status, String name, boolean external, Storage storage,</w:t>
      </w:r>
    </w:p>
    <w:p w14:paraId="2B22799D" w14:textId="77777777" w:rsidR="00154A03" w:rsidRPr="00EC76D5" w:rsidRDefault="00154A03" w:rsidP="00154A03">
      <w:pPr>
        <w:pStyle w:val="Code"/>
      </w:pPr>
      <w:r w:rsidRPr="00EC76D5">
        <w:t xml:space="preserve">                 Type type, Object value, List&lt;Byte&gt; byteList,</w:t>
      </w:r>
    </w:p>
    <w:p w14:paraId="64A04816" w14:textId="77777777" w:rsidR="00154A03" w:rsidRPr="00EC76D5" w:rsidRDefault="00154A03" w:rsidP="00154A03">
      <w:pPr>
        <w:pStyle w:val="Code"/>
      </w:pPr>
      <w:r w:rsidRPr="00EC76D5">
        <w:t xml:space="preserve">                 Map&lt;Integer,String&gt; accessMap, Map&lt;Integer,String&gt; callMap,</w:t>
      </w:r>
    </w:p>
    <w:p w14:paraId="73FA5BD7" w14:textId="77777777" w:rsidR="00154A03" w:rsidRPr="00EC76D5" w:rsidRDefault="00154A03" w:rsidP="00154A03">
      <w:pPr>
        <w:pStyle w:val="Code"/>
      </w:pPr>
      <w:r w:rsidRPr="00EC76D5">
        <w:t xml:space="preserve">                 Set&lt;Integer&gt; returnSet, Map&lt;Integer,Integer&gt; byteToTextMap,</w:t>
      </w:r>
    </w:p>
    <w:p w14:paraId="66A23DDD" w14:textId="77777777" w:rsidR="00154A03" w:rsidRPr="00EC76D5" w:rsidRDefault="00154A03" w:rsidP="00154A03">
      <w:pPr>
        <w:pStyle w:val="Code"/>
      </w:pPr>
      <w:r w:rsidRPr="00EC76D5">
        <w:t xml:space="preserve">                 List&lt;String&gt; textList) {</w:t>
      </w:r>
    </w:p>
    <w:p w14:paraId="792C43BD" w14:textId="77777777" w:rsidR="00154A03" w:rsidRPr="00EC76D5" w:rsidRDefault="00154A03" w:rsidP="00154A03">
      <w:pPr>
        <w:pStyle w:val="Code"/>
      </w:pPr>
      <w:r w:rsidRPr="00EC76D5">
        <w:t xml:space="preserve">    m_status = status;</w:t>
      </w:r>
    </w:p>
    <w:p w14:paraId="322F9E8D" w14:textId="77777777" w:rsidR="00154A03" w:rsidRPr="00EC76D5" w:rsidRDefault="00154A03" w:rsidP="00154A03">
      <w:pPr>
        <w:pStyle w:val="Code"/>
      </w:pPr>
      <w:r w:rsidRPr="00EC76D5">
        <w:t xml:space="preserve">    m_name = name;</w:t>
      </w:r>
    </w:p>
    <w:p w14:paraId="67E2487C" w14:textId="77777777" w:rsidR="00154A03" w:rsidRPr="00EC76D5" w:rsidRDefault="00154A03" w:rsidP="00154A03">
      <w:pPr>
        <w:pStyle w:val="Code"/>
      </w:pPr>
      <w:r w:rsidRPr="00EC76D5">
        <w:t xml:space="preserve">    m_storage = storage;</w:t>
      </w:r>
    </w:p>
    <w:p w14:paraId="6F039EE7" w14:textId="77777777" w:rsidR="00154A03" w:rsidRPr="00EC76D5" w:rsidRDefault="00154A03" w:rsidP="00154A03">
      <w:pPr>
        <w:pStyle w:val="Code"/>
      </w:pPr>
      <w:r w:rsidRPr="00EC76D5">
        <w:t xml:space="preserve">    m_type = type;</w:t>
      </w:r>
    </w:p>
    <w:p w14:paraId="78F3E64C" w14:textId="77777777" w:rsidR="00154A03" w:rsidRPr="00EC76D5" w:rsidRDefault="00154A03" w:rsidP="00154A03">
      <w:pPr>
        <w:pStyle w:val="Code"/>
      </w:pPr>
      <w:r w:rsidRPr="00EC76D5">
        <w:t xml:space="preserve">    m_value = value;</w:t>
      </w:r>
    </w:p>
    <w:p w14:paraId="3FD6DE7B" w14:textId="77777777" w:rsidR="00154A03" w:rsidRPr="00EC76D5" w:rsidRDefault="00154A03" w:rsidP="00154A03">
      <w:pPr>
        <w:pStyle w:val="Code"/>
      </w:pPr>
      <w:r w:rsidRPr="00EC76D5">
        <w:t xml:space="preserve">    </w:t>
      </w:r>
    </w:p>
    <w:p w14:paraId="3121EBAD" w14:textId="77777777" w:rsidR="00154A03" w:rsidRPr="00EC76D5" w:rsidRDefault="00154A03" w:rsidP="00154A03">
      <w:pPr>
        <w:pStyle w:val="Code"/>
      </w:pPr>
      <w:r w:rsidRPr="00EC76D5">
        <w:t xml:space="preserve">    m_byteList = byteList;</w:t>
      </w:r>
    </w:p>
    <w:p w14:paraId="7D5B2143" w14:textId="77777777" w:rsidR="00154A03" w:rsidRPr="00EC76D5" w:rsidRDefault="00154A03" w:rsidP="00154A03">
      <w:pPr>
        <w:pStyle w:val="Code"/>
      </w:pPr>
      <w:r w:rsidRPr="00EC76D5">
        <w:t xml:space="preserve">    m_accessMap = accessMap;</w:t>
      </w:r>
    </w:p>
    <w:p w14:paraId="2C180A3E" w14:textId="77777777" w:rsidR="00154A03" w:rsidRPr="00EC76D5" w:rsidRDefault="00154A03" w:rsidP="00154A03">
      <w:pPr>
        <w:pStyle w:val="Code"/>
      </w:pPr>
      <w:r w:rsidRPr="00EC76D5">
        <w:t xml:space="preserve">    m_callMap = callMap;</w:t>
      </w:r>
    </w:p>
    <w:p w14:paraId="314DAC97" w14:textId="77777777" w:rsidR="00154A03" w:rsidRPr="00EC76D5" w:rsidRDefault="00154A03" w:rsidP="00154A03">
      <w:pPr>
        <w:pStyle w:val="Code"/>
      </w:pPr>
      <w:r w:rsidRPr="00EC76D5">
        <w:lastRenderedPageBreak/>
        <w:t xml:space="preserve">    m_returnSet = returnSet;</w:t>
      </w:r>
    </w:p>
    <w:p w14:paraId="0BE2DBF3" w14:textId="77777777" w:rsidR="00154A03" w:rsidRPr="00EC76D5" w:rsidRDefault="00154A03" w:rsidP="00154A03">
      <w:pPr>
        <w:pStyle w:val="Code"/>
      </w:pPr>
      <w:r w:rsidRPr="00EC76D5">
        <w:t xml:space="preserve">    m_byteToTextMap = byteToTextMap;</w:t>
      </w:r>
    </w:p>
    <w:p w14:paraId="191CAA82" w14:textId="77777777" w:rsidR="00154A03" w:rsidRPr="00EC76D5" w:rsidRDefault="00154A03" w:rsidP="00154A03">
      <w:pPr>
        <w:pStyle w:val="Code"/>
      </w:pPr>
      <w:r w:rsidRPr="00EC76D5">
        <w:t xml:space="preserve">    m_textList = textList;</w:t>
      </w:r>
    </w:p>
    <w:p w14:paraId="7BC5FDA9" w14:textId="77777777" w:rsidR="00154A03" w:rsidRPr="00EC76D5" w:rsidRDefault="00154A03" w:rsidP="00154A03">
      <w:pPr>
        <w:pStyle w:val="Code"/>
      </w:pPr>
    </w:p>
    <w:p w14:paraId="75A144B0" w14:textId="77777777" w:rsidR="00154A03" w:rsidRPr="00EC76D5" w:rsidRDefault="00154A03" w:rsidP="00154A03">
      <w:pPr>
        <w:pStyle w:val="Code"/>
      </w:pPr>
      <w:r w:rsidRPr="00EC76D5">
        <w:t xml:space="preserve">    if (m_name != null) {</w:t>
      </w:r>
    </w:p>
    <w:p w14:paraId="46D4FD5D" w14:textId="77777777" w:rsidR="00154A03" w:rsidRPr="00EC76D5" w:rsidRDefault="00154A03" w:rsidP="00154A03">
      <w:pPr>
        <w:pStyle w:val="Code"/>
      </w:pPr>
      <w:r w:rsidRPr="00EC76D5">
        <w:t xml:space="preserve">      if (external || m_name.endsWith(Main.NumberId)) {</w:t>
      </w:r>
    </w:p>
    <w:p w14:paraId="7408A223" w14:textId="77777777" w:rsidR="00154A03" w:rsidRPr="00EC76D5" w:rsidRDefault="00154A03" w:rsidP="00154A03">
      <w:pPr>
        <w:pStyle w:val="Code"/>
      </w:pPr>
      <w:r w:rsidRPr="00EC76D5">
        <w:t xml:space="preserve">        m_uniqueName = m_name;</w:t>
      </w:r>
    </w:p>
    <w:p w14:paraId="0A411241" w14:textId="77777777" w:rsidR="00154A03" w:rsidRPr="00EC76D5" w:rsidRDefault="00154A03" w:rsidP="00154A03">
      <w:pPr>
        <w:pStyle w:val="Code"/>
      </w:pPr>
      <w:r w:rsidRPr="00EC76D5">
        <w:t xml:space="preserve">      }</w:t>
      </w:r>
    </w:p>
    <w:p w14:paraId="7D65ECB3" w14:textId="77777777" w:rsidR="00154A03" w:rsidRPr="00EC76D5" w:rsidRDefault="00154A03" w:rsidP="00154A03">
      <w:pPr>
        <w:pStyle w:val="Code"/>
      </w:pPr>
      <w:r w:rsidRPr="00EC76D5">
        <w:t xml:space="preserve">      else {</w:t>
      </w:r>
    </w:p>
    <w:p w14:paraId="4A368BDC" w14:textId="77777777" w:rsidR="00154A03" w:rsidRPr="00EC76D5" w:rsidRDefault="00154A03" w:rsidP="00154A03">
      <w:pPr>
        <w:pStyle w:val="Code"/>
      </w:pPr>
      <w:r w:rsidRPr="00EC76D5">
        <w:t xml:space="preserve">        m_uniqueName = m_name + Main.FileMarker +</w:t>
      </w:r>
    </w:p>
    <w:p w14:paraId="29A04214" w14:textId="77777777" w:rsidR="00154A03" w:rsidRPr="00EC76D5" w:rsidRDefault="00154A03" w:rsidP="00154A03">
      <w:pPr>
        <w:pStyle w:val="Code"/>
      </w:pPr>
      <w:r w:rsidRPr="00EC76D5">
        <w:t xml:space="preserve">                       String.valueOf(Main.CurrentTable.getTableId());</w:t>
      </w:r>
    </w:p>
    <w:p w14:paraId="0413B3DD" w14:textId="77777777" w:rsidR="00154A03" w:rsidRPr="00EC76D5" w:rsidRDefault="00154A03" w:rsidP="00154A03">
      <w:pPr>
        <w:pStyle w:val="Code"/>
      </w:pPr>
      <w:r w:rsidRPr="00EC76D5">
        <w:t xml:space="preserve">      }</w:t>
      </w:r>
    </w:p>
    <w:p w14:paraId="02E7DA6A" w14:textId="77777777" w:rsidR="00154A03" w:rsidRPr="00EC76D5" w:rsidRDefault="00154A03" w:rsidP="00154A03">
      <w:pPr>
        <w:pStyle w:val="Code"/>
      </w:pPr>
      <w:r w:rsidRPr="00EC76D5">
        <w:t xml:space="preserve">    }</w:t>
      </w:r>
    </w:p>
    <w:p w14:paraId="13B2BFAB" w14:textId="77777777" w:rsidR="00154A03" w:rsidRPr="00EC76D5" w:rsidRDefault="00154A03" w:rsidP="00154A03">
      <w:pPr>
        <w:pStyle w:val="Code"/>
      </w:pPr>
      <w:r w:rsidRPr="00EC76D5">
        <w:t xml:space="preserve">  }</w:t>
      </w:r>
    </w:p>
    <w:p w14:paraId="4B6FCE93" w14:textId="77777777" w:rsidR="00154A03" w:rsidRPr="00EC76D5" w:rsidRDefault="00154A03" w:rsidP="00154A03">
      <w:pPr>
        <w:pStyle w:val="Code"/>
      </w:pPr>
    </w:p>
    <w:p w14:paraId="1B54CAE0" w14:textId="77777777" w:rsidR="00154A03" w:rsidRPr="00EC76D5" w:rsidRDefault="00154A03" w:rsidP="00154A03">
      <w:pPr>
        <w:pStyle w:val="Code"/>
      </w:pPr>
      <w:r w:rsidRPr="00EC76D5">
        <w:t xml:space="preserve">  public static Symbol createOffsetSymbol(Symbol symbol) {</w:t>
      </w:r>
    </w:p>
    <w:p w14:paraId="1EF7B550" w14:textId="77777777" w:rsidR="00154A03" w:rsidRPr="00EC76D5" w:rsidRDefault="00154A03" w:rsidP="00154A03">
      <w:pPr>
        <w:pStyle w:val="Code"/>
      </w:pPr>
      <w:r w:rsidRPr="00EC76D5">
        <w:t xml:space="preserve">    Symbol offsetSymbol =</w:t>
      </w:r>
    </w:p>
    <w:p w14:paraId="1FF391E9" w14:textId="77777777" w:rsidR="00154A03" w:rsidRPr="00EC76D5" w:rsidRDefault="00154A03" w:rsidP="00154A03">
      <w:pPr>
        <w:pStyle w:val="Code"/>
      </w:pPr>
      <w:r w:rsidRPr="00EC76D5">
        <w:t xml:space="preserve">      new Symbol(Status.Variable, symbol.m_name, false, Storage.Auto,</w:t>
      </w:r>
    </w:p>
    <w:p w14:paraId="5E3154EF" w14:textId="77777777" w:rsidR="00154A03" w:rsidRPr="00EC76D5" w:rsidRDefault="00154A03" w:rsidP="00154A03">
      <w:pPr>
        <w:pStyle w:val="Code"/>
      </w:pPr>
      <w:r w:rsidRPr="00EC76D5">
        <w:t xml:space="preserve">                 symbol.m_type, null, null, null, null, null, null, null);</w:t>
      </w:r>
    </w:p>
    <w:p w14:paraId="259444FE" w14:textId="77777777" w:rsidR="00154A03" w:rsidRPr="00EC76D5" w:rsidRDefault="00154A03" w:rsidP="00154A03">
      <w:pPr>
        <w:pStyle w:val="Code"/>
      </w:pPr>
      <w:r w:rsidRPr="00EC76D5">
        <w:t xml:space="preserve">    offsetSymbol.m_offset = symbol.m_offset;</w:t>
      </w:r>
    </w:p>
    <w:p w14:paraId="44279AE4" w14:textId="77777777" w:rsidR="00154A03" w:rsidRPr="00EC76D5" w:rsidRDefault="00154A03" w:rsidP="00154A03">
      <w:pPr>
        <w:pStyle w:val="Code"/>
      </w:pPr>
      <w:r w:rsidRPr="00EC76D5">
        <w:t xml:space="preserve">    return offsetSymbol;</w:t>
      </w:r>
    </w:p>
    <w:p w14:paraId="3E6DF5C5" w14:textId="77777777" w:rsidR="00154A03" w:rsidRPr="00EC76D5" w:rsidRDefault="00154A03" w:rsidP="00154A03">
      <w:pPr>
        <w:pStyle w:val="Code"/>
      </w:pPr>
      <w:r w:rsidRPr="00EC76D5">
        <w:t xml:space="preserve">  }</w:t>
      </w:r>
    </w:p>
    <w:p w14:paraId="1B7A5159" w14:textId="77777777" w:rsidR="00154A03" w:rsidRPr="00EC76D5" w:rsidRDefault="00154A03" w:rsidP="00154A03">
      <w:pPr>
        <w:pStyle w:val="Code"/>
      </w:pPr>
      <w:r w:rsidRPr="00EC76D5">
        <w:t xml:space="preserve">  </w:t>
      </w:r>
    </w:p>
    <w:p w14:paraId="3E8F8173" w14:textId="77777777" w:rsidR="00154A03" w:rsidRPr="00EC76D5" w:rsidRDefault="00154A03" w:rsidP="00154A03">
      <w:pPr>
        <w:pStyle w:val="Code"/>
      </w:pPr>
      <w:r w:rsidRPr="00EC76D5">
        <w:t xml:space="preserve">  public static Symbol createVariableSymbol(String name, boolean external,</w:t>
      </w:r>
    </w:p>
    <w:p w14:paraId="2265E282" w14:textId="77777777" w:rsidR="00154A03" w:rsidRPr="00EC76D5" w:rsidRDefault="00154A03" w:rsidP="00154A03">
      <w:pPr>
        <w:pStyle w:val="Code"/>
      </w:pPr>
      <w:r w:rsidRPr="00EC76D5">
        <w:t xml:space="preserve">                                     Storage storage, Type type,Object value){</w:t>
      </w:r>
    </w:p>
    <w:p w14:paraId="39AF64E0" w14:textId="77777777" w:rsidR="00154A03" w:rsidRPr="00EC76D5" w:rsidRDefault="00154A03" w:rsidP="00154A03">
      <w:pPr>
        <w:pStyle w:val="Code"/>
      </w:pPr>
      <w:r w:rsidRPr="00EC76D5">
        <w:t xml:space="preserve">    if (!type.isFunction() &amp;&amp; (storage == Storage.Static)) {</w:t>
      </w:r>
    </w:p>
    <w:p w14:paraId="18BDC270" w14:textId="77777777" w:rsidR="00154A03" w:rsidRPr="00EC76D5" w:rsidRDefault="00154A03" w:rsidP="00154A03">
      <w:pPr>
        <w:pStyle w:val="Code"/>
      </w:pPr>
      <w:r w:rsidRPr="00EC76D5">
        <w:t xml:space="preserve">      List&lt;Byte&gt; byteList = new LinkedList&lt;&gt;();</w:t>
      </w:r>
    </w:p>
    <w:p w14:paraId="42D90D17" w14:textId="77777777" w:rsidR="00154A03" w:rsidRPr="00EC76D5" w:rsidRDefault="00154A03" w:rsidP="00154A03">
      <w:pPr>
        <w:pStyle w:val="Code"/>
      </w:pPr>
      <w:r w:rsidRPr="00EC76D5">
        <w:t xml:space="preserve">      Map&lt;Integer,String&gt; accessMap = new ListMap&lt;&gt;();</w:t>
      </w:r>
    </w:p>
    <w:p w14:paraId="1BD8135C" w14:textId="77777777" w:rsidR="00154A03" w:rsidRPr="00EC76D5" w:rsidRDefault="00154A03" w:rsidP="00154A03">
      <w:pPr>
        <w:pStyle w:val="Code"/>
      </w:pPr>
      <w:r w:rsidRPr="00EC76D5">
        <w:t xml:space="preserve">      List&lt;String&gt; textList = new LinkedList&lt;&gt;();</w:t>
      </w:r>
    </w:p>
    <w:p w14:paraId="4B6B6865" w14:textId="77777777" w:rsidR="00154A03" w:rsidRPr="00EC76D5" w:rsidRDefault="00154A03" w:rsidP="00154A03">
      <w:pPr>
        <w:pStyle w:val="Code"/>
      </w:pPr>
      <w:r w:rsidRPr="00EC76D5">
        <w:t xml:space="preserve">      </w:t>
      </w:r>
    </w:p>
    <w:p w14:paraId="7290B877" w14:textId="77777777" w:rsidR="00154A03" w:rsidRPr="00EC76D5" w:rsidRDefault="00154A03" w:rsidP="00154A03">
      <w:pPr>
        <w:pStyle w:val="Code"/>
      </w:pPr>
      <w:r w:rsidRPr="00EC76D5">
        <w:t xml:space="preserve">      if (value != null) {</w:t>
      </w:r>
    </w:p>
    <w:p w14:paraId="35019BE7" w14:textId="315D565E" w:rsidR="00154A03" w:rsidRPr="00EC76D5" w:rsidRDefault="00154A03" w:rsidP="00154A03">
      <w:pPr>
        <w:pStyle w:val="Code"/>
      </w:pPr>
      <w:r w:rsidRPr="00EC76D5">
        <w:t xml:space="preserve">        Generate</w:t>
      </w:r>
      <w:r w:rsidR="002F35C1">
        <w:t>Initializer</w:t>
      </w:r>
      <w:r w:rsidRPr="00EC76D5">
        <w:t>Static.generateByteTextList</w:t>
      </w:r>
    </w:p>
    <w:p w14:paraId="19C6AB56" w14:textId="77777777" w:rsidR="00154A03" w:rsidRPr="00EC76D5" w:rsidRDefault="00154A03" w:rsidP="00154A03">
      <w:pPr>
        <w:pStyle w:val="Code"/>
      </w:pPr>
      <w:r w:rsidRPr="00EC76D5">
        <w:t xml:space="preserve">                                  (type, value, byteList, accessMap, textList);</w:t>
      </w:r>
    </w:p>
    <w:p w14:paraId="75A7C17B" w14:textId="77777777" w:rsidR="00154A03" w:rsidRPr="00EC76D5" w:rsidRDefault="00154A03" w:rsidP="00154A03">
      <w:pPr>
        <w:pStyle w:val="Code"/>
      </w:pPr>
      <w:r w:rsidRPr="00EC76D5">
        <w:t xml:space="preserve">      }</w:t>
      </w:r>
    </w:p>
    <w:p w14:paraId="3FB67136" w14:textId="77777777" w:rsidR="00154A03" w:rsidRPr="00EC76D5" w:rsidRDefault="00154A03" w:rsidP="00154A03">
      <w:pPr>
        <w:pStyle w:val="Code"/>
      </w:pPr>
      <w:r w:rsidRPr="00EC76D5">
        <w:t xml:space="preserve">      else {</w:t>
      </w:r>
    </w:p>
    <w:p w14:paraId="55220340" w14:textId="48FCABEB" w:rsidR="00154A03" w:rsidRPr="00EC76D5" w:rsidRDefault="00154A03" w:rsidP="00154A03">
      <w:pPr>
        <w:pStyle w:val="Code"/>
      </w:pPr>
      <w:r w:rsidRPr="00EC76D5">
        <w:t xml:space="preserve">        Generate</w:t>
      </w:r>
      <w:r w:rsidR="002F35C1">
        <w:t>Initializer</w:t>
      </w:r>
      <w:r w:rsidRPr="00EC76D5">
        <w:t>Static.generateZeroByteTextList</w:t>
      </w:r>
    </w:p>
    <w:p w14:paraId="14E397E7" w14:textId="77777777" w:rsidR="00154A03" w:rsidRPr="00EC76D5" w:rsidRDefault="00154A03" w:rsidP="00154A03">
      <w:pPr>
        <w:pStyle w:val="Code"/>
      </w:pPr>
      <w:r w:rsidRPr="00EC76D5">
        <w:t xml:space="preserve">                                  (type.getSize(), byteList, textList);</w:t>
      </w:r>
    </w:p>
    <w:p w14:paraId="7A4730BC" w14:textId="77777777" w:rsidR="00154A03" w:rsidRPr="00EC76D5" w:rsidRDefault="00154A03" w:rsidP="00154A03">
      <w:pPr>
        <w:pStyle w:val="Code"/>
      </w:pPr>
      <w:r w:rsidRPr="00EC76D5">
        <w:t xml:space="preserve">      }</w:t>
      </w:r>
    </w:p>
    <w:p w14:paraId="1825A8DD" w14:textId="77777777" w:rsidR="00154A03" w:rsidRPr="00EC76D5" w:rsidRDefault="00154A03" w:rsidP="00154A03">
      <w:pPr>
        <w:pStyle w:val="Code"/>
      </w:pPr>
      <w:r w:rsidRPr="00EC76D5">
        <w:t xml:space="preserve">      </w:t>
      </w:r>
    </w:p>
    <w:p w14:paraId="77CBF6D4" w14:textId="77777777" w:rsidR="00154A03" w:rsidRPr="00EC76D5" w:rsidRDefault="00154A03" w:rsidP="00154A03">
      <w:pPr>
        <w:pStyle w:val="Code"/>
      </w:pPr>
      <w:r w:rsidRPr="00EC76D5">
        <w:t xml:space="preserve">      textList.add(0, name + ":");</w:t>
      </w:r>
    </w:p>
    <w:p w14:paraId="66C92D55" w14:textId="77777777" w:rsidR="00154A03" w:rsidRPr="00EC76D5" w:rsidRDefault="00154A03" w:rsidP="00154A03">
      <w:pPr>
        <w:pStyle w:val="Code"/>
      </w:pPr>
      <w:r w:rsidRPr="00EC76D5">
        <w:t xml:space="preserve">      Symbol symbol =</w:t>
      </w:r>
    </w:p>
    <w:p w14:paraId="4EDCFBB5" w14:textId="77777777" w:rsidR="00154A03" w:rsidRPr="00EC76D5" w:rsidRDefault="00154A03" w:rsidP="00154A03">
      <w:pPr>
        <w:pStyle w:val="Code"/>
      </w:pPr>
      <w:r w:rsidRPr="00EC76D5">
        <w:t xml:space="preserve">        new Symbol(Status.Variable, name, external, storage, type, value,</w:t>
      </w:r>
    </w:p>
    <w:p w14:paraId="0EB122D4" w14:textId="77777777" w:rsidR="00154A03" w:rsidRPr="00EC76D5" w:rsidRDefault="00154A03" w:rsidP="00154A03">
      <w:pPr>
        <w:pStyle w:val="Code"/>
      </w:pPr>
      <w:r w:rsidRPr="00EC76D5">
        <w:t xml:space="preserve">                   byteList, accessMap, null, null, null, textList);</w:t>
      </w:r>
    </w:p>
    <w:p w14:paraId="3C91CAD9" w14:textId="77777777" w:rsidR="00154A03" w:rsidRPr="00EC76D5" w:rsidRDefault="00154A03" w:rsidP="00154A03">
      <w:pPr>
        <w:pStyle w:val="Code"/>
      </w:pPr>
      <w:r w:rsidRPr="00EC76D5">
        <w:t xml:space="preserve">      Main.GlobalSet.add(symbol);</w:t>
      </w:r>
    </w:p>
    <w:p w14:paraId="401FCAA3" w14:textId="77777777" w:rsidR="00154A03" w:rsidRPr="00EC76D5" w:rsidRDefault="00154A03" w:rsidP="00154A03">
      <w:pPr>
        <w:pStyle w:val="Code"/>
      </w:pPr>
      <w:r w:rsidRPr="00EC76D5">
        <w:t xml:space="preserve">      return symbol;</w:t>
      </w:r>
    </w:p>
    <w:p w14:paraId="1EADA6F5" w14:textId="77777777" w:rsidR="00154A03" w:rsidRPr="00EC76D5" w:rsidRDefault="00154A03" w:rsidP="00154A03">
      <w:pPr>
        <w:pStyle w:val="Code"/>
      </w:pPr>
      <w:r w:rsidRPr="00EC76D5">
        <w:t xml:space="preserve">    }</w:t>
      </w:r>
    </w:p>
    <w:p w14:paraId="06EAD362" w14:textId="77777777" w:rsidR="00154A03" w:rsidRPr="00EC76D5" w:rsidRDefault="00154A03" w:rsidP="00154A03">
      <w:pPr>
        <w:pStyle w:val="Code"/>
      </w:pPr>
      <w:r w:rsidRPr="00EC76D5">
        <w:t xml:space="preserve">    else {</w:t>
      </w:r>
    </w:p>
    <w:p w14:paraId="79BC09ED" w14:textId="77777777" w:rsidR="00154A03" w:rsidRPr="00EC76D5" w:rsidRDefault="00154A03" w:rsidP="00154A03">
      <w:pPr>
        <w:pStyle w:val="Code"/>
      </w:pPr>
      <w:r w:rsidRPr="00EC76D5">
        <w:t xml:space="preserve">      return (new Symbol(Status.Variable, name, external, storage, type, value,</w:t>
      </w:r>
    </w:p>
    <w:p w14:paraId="3DD5B332" w14:textId="77777777" w:rsidR="00154A03" w:rsidRPr="00EC76D5" w:rsidRDefault="00154A03" w:rsidP="00154A03">
      <w:pPr>
        <w:pStyle w:val="Code"/>
      </w:pPr>
      <w:r w:rsidRPr="00EC76D5">
        <w:t xml:space="preserve">                         null, null, null, null, null, null));</w:t>
      </w:r>
    </w:p>
    <w:p w14:paraId="4A4866CC" w14:textId="77777777" w:rsidR="00154A03" w:rsidRPr="00EC76D5" w:rsidRDefault="00154A03" w:rsidP="00154A03">
      <w:pPr>
        <w:pStyle w:val="Code"/>
      </w:pPr>
      <w:r w:rsidRPr="00EC76D5">
        <w:t xml:space="preserve">    }</w:t>
      </w:r>
    </w:p>
    <w:p w14:paraId="569C6D96" w14:textId="77777777" w:rsidR="00154A03" w:rsidRPr="00EC76D5" w:rsidRDefault="00154A03" w:rsidP="00154A03">
      <w:pPr>
        <w:pStyle w:val="Code"/>
      </w:pPr>
      <w:r w:rsidRPr="00EC76D5">
        <w:t xml:space="preserve">  }</w:t>
      </w:r>
    </w:p>
    <w:p w14:paraId="4A24E64A" w14:textId="77777777" w:rsidR="00154A03" w:rsidRPr="00EC76D5" w:rsidRDefault="00154A03" w:rsidP="00154A03">
      <w:pPr>
        <w:pStyle w:val="Code"/>
      </w:pPr>
    </w:p>
    <w:p w14:paraId="04A373B6" w14:textId="77777777" w:rsidR="00154A03" w:rsidRPr="00EC76D5" w:rsidRDefault="00154A03" w:rsidP="00154A03">
      <w:pPr>
        <w:pStyle w:val="Code"/>
      </w:pPr>
      <w:r w:rsidRPr="00EC76D5">
        <w:t xml:space="preserve">  public static Symbol createValueSymbol(Type type, Object value) {</w:t>
      </w:r>
    </w:p>
    <w:p w14:paraId="0D9AC3E5" w14:textId="77777777" w:rsidR="00154A03" w:rsidRPr="00EC76D5" w:rsidRDefault="00154A03" w:rsidP="00154A03">
      <w:pPr>
        <w:pStyle w:val="Code"/>
      </w:pPr>
      <w:r w:rsidRPr="00EC76D5">
        <w:t xml:space="preserve">    Assert.error(value != null);</w:t>
      </w:r>
    </w:p>
    <w:p w14:paraId="0559D334" w14:textId="77777777" w:rsidR="00154A03" w:rsidRPr="00EC76D5" w:rsidRDefault="00154A03" w:rsidP="00154A03">
      <w:pPr>
        <w:pStyle w:val="Code"/>
      </w:pPr>
    </w:p>
    <w:p w14:paraId="62082F68" w14:textId="77777777" w:rsidR="00154A03" w:rsidRPr="00EC76D5" w:rsidRDefault="00154A03" w:rsidP="00154A03">
      <w:pPr>
        <w:pStyle w:val="Code"/>
      </w:pPr>
      <w:r w:rsidRPr="00EC76D5">
        <w:t xml:space="preserve">    List&lt;Byte&gt; byteList = new LinkedList&lt;&gt;();</w:t>
      </w:r>
    </w:p>
    <w:p w14:paraId="6F0F877D" w14:textId="77777777" w:rsidR="00154A03" w:rsidRPr="00EC76D5" w:rsidRDefault="00154A03" w:rsidP="00154A03">
      <w:pPr>
        <w:pStyle w:val="Code"/>
      </w:pPr>
      <w:r w:rsidRPr="00EC76D5">
        <w:lastRenderedPageBreak/>
        <w:t xml:space="preserve">    Map&lt;Integer,String&gt; accessMap = new ListMap&lt;&gt;();</w:t>
      </w:r>
    </w:p>
    <w:p w14:paraId="41CDB707" w14:textId="77777777" w:rsidR="00154A03" w:rsidRPr="00EC76D5" w:rsidRDefault="00154A03" w:rsidP="00154A03">
      <w:pPr>
        <w:pStyle w:val="Code"/>
      </w:pPr>
      <w:r w:rsidRPr="00EC76D5">
        <w:t xml:space="preserve">    List&lt;String&gt; textList = new LinkedList&lt;&gt;();</w:t>
      </w:r>
    </w:p>
    <w:p w14:paraId="0BF361AF" w14:textId="0A7EC721" w:rsidR="00154A03" w:rsidRPr="00EC76D5" w:rsidRDefault="00154A03" w:rsidP="00154A03">
      <w:pPr>
        <w:pStyle w:val="Code"/>
      </w:pPr>
      <w:r w:rsidRPr="00EC76D5">
        <w:t xml:space="preserve">    Generate</w:t>
      </w:r>
      <w:r w:rsidR="002F35C1">
        <w:t>Initializer</w:t>
      </w:r>
      <w:r w:rsidRPr="00EC76D5">
        <w:t>Static.generateByteTextList</w:t>
      </w:r>
    </w:p>
    <w:p w14:paraId="12F73DC2" w14:textId="77777777" w:rsidR="00154A03" w:rsidRPr="00EC76D5" w:rsidRDefault="00154A03" w:rsidP="00154A03">
      <w:pPr>
        <w:pStyle w:val="Code"/>
      </w:pPr>
      <w:r w:rsidRPr="00EC76D5">
        <w:t xml:space="preserve">                              (type, value, byteList, accessMap, textList);</w:t>
      </w:r>
    </w:p>
    <w:p w14:paraId="32090462" w14:textId="77777777" w:rsidR="00154A03" w:rsidRPr="00EC76D5" w:rsidRDefault="00154A03" w:rsidP="00154A03">
      <w:pPr>
        <w:pStyle w:val="Code"/>
      </w:pPr>
    </w:p>
    <w:p w14:paraId="1EF9F354" w14:textId="6140D6F5" w:rsidR="00154A03" w:rsidRPr="00EC76D5" w:rsidRDefault="00154A03" w:rsidP="00154A03">
      <w:pPr>
        <w:pStyle w:val="Code"/>
      </w:pPr>
      <w:r w:rsidRPr="00EC76D5">
        <w:t xml:space="preserve">    String name = Generate</w:t>
      </w:r>
      <w:r w:rsidR="002F35C1">
        <w:t>Initializer</w:t>
      </w:r>
      <w:r w:rsidRPr="00EC76D5">
        <w:t>Static.generateValueName(type, value);</w:t>
      </w:r>
    </w:p>
    <w:p w14:paraId="75F89B2E" w14:textId="77777777" w:rsidR="00154A03" w:rsidRPr="00EC76D5" w:rsidRDefault="00154A03" w:rsidP="00154A03">
      <w:pPr>
        <w:pStyle w:val="Code"/>
      </w:pPr>
      <w:r w:rsidRPr="00EC76D5">
        <w:t xml:space="preserve">    Symbol symbol =</w:t>
      </w:r>
    </w:p>
    <w:p w14:paraId="5D66205B" w14:textId="77777777" w:rsidR="00154A03" w:rsidRPr="00EC76D5" w:rsidRDefault="00154A03" w:rsidP="00154A03">
      <w:pPr>
        <w:pStyle w:val="Code"/>
      </w:pPr>
      <w:r w:rsidRPr="00EC76D5">
        <w:t xml:space="preserve">      new Symbol(Status.Variable, name, true, Storage.Static, type, value,</w:t>
      </w:r>
    </w:p>
    <w:p w14:paraId="31F42B96" w14:textId="77777777" w:rsidR="00154A03" w:rsidRPr="00EC76D5" w:rsidRDefault="00154A03" w:rsidP="00154A03">
      <w:pPr>
        <w:pStyle w:val="Code"/>
      </w:pPr>
      <w:r w:rsidRPr="00EC76D5">
        <w:t xml:space="preserve">                 byteList, accessMap, null, null, null, textList);</w:t>
      </w:r>
    </w:p>
    <w:p w14:paraId="7F38DBE0" w14:textId="77777777" w:rsidR="00154A03" w:rsidRPr="00EC76D5" w:rsidRDefault="00154A03" w:rsidP="00154A03">
      <w:pPr>
        <w:pStyle w:val="Code"/>
      </w:pPr>
      <w:r w:rsidRPr="00EC76D5">
        <w:t xml:space="preserve">    textList.add(0, "\n" + symbol.getUniqueName() + ":");</w:t>
      </w:r>
    </w:p>
    <w:p w14:paraId="43581E08" w14:textId="77777777" w:rsidR="00154A03" w:rsidRPr="00EC76D5" w:rsidRDefault="00154A03" w:rsidP="00154A03">
      <w:pPr>
        <w:pStyle w:val="Code"/>
      </w:pPr>
      <w:r w:rsidRPr="00EC76D5">
        <w:t xml:space="preserve">    Main.GlobalSet.add(symbol);</w:t>
      </w:r>
    </w:p>
    <w:p w14:paraId="2684E3E9" w14:textId="77777777" w:rsidR="00154A03" w:rsidRPr="00EC76D5" w:rsidRDefault="00154A03" w:rsidP="00154A03">
      <w:pPr>
        <w:pStyle w:val="Code"/>
      </w:pPr>
      <w:r w:rsidRPr="00EC76D5">
        <w:t xml:space="preserve">    return symbol;</w:t>
      </w:r>
    </w:p>
    <w:p w14:paraId="532834AA" w14:textId="77777777" w:rsidR="00154A03" w:rsidRPr="00EC76D5" w:rsidRDefault="00154A03" w:rsidP="00154A03">
      <w:pPr>
        <w:pStyle w:val="Code"/>
      </w:pPr>
      <w:r w:rsidRPr="00EC76D5">
        <w:t xml:space="preserve">  }</w:t>
      </w:r>
    </w:p>
    <w:p w14:paraId="4879417D" w14:textId="77777777" w:rsidR="00154A03" w:rsidRPr="00EC76D5" w:rsidRDefault="00154A03" w:rsidP="00154A03">
      <w:pPr>
        <w:pStyle w:val="Code"/>
      </w:pPr>
    </w:p>
    <w:p w14:paraId="6ED2292E" w14:textId="22F56A2D" w:rsidR="00154A03" w:rsidRPr="00EC76D5" w:rsidRDefault="00154A03" w:rsidP="00154A03">
      <w:pPr>
        <w:pStyle w:val="Code"/>
      </w:pPr>
      <w:r w:rsidRPr="00EC76D5">
        <w:t xml:space="preserve">  public static Symbol create</w:t>
      </w:r>
      <w:r w:rsidR="002F35C1">
        <w:t>Initializer</w:t>
      </w:r>
      <w:r w:rsidRPr="00EC76D5">
        <w:t>Symbol(String name, boolean external,</w:t>
      </w:r>
    </w:p>
    <w:p w14:paraId="0F82C293" w14:textId="77777777" w:rsidR="00154A03" w:rsidRPr="00EC76D5" w:rsidRDefault="00154A03" w:rsidP="00154A03">
      <w:pPr>
        <w:pStyle w:val="Code"/>
      </w:pPr>
      <w:r w:rsidRPr="00EC76D5">
        <w:t xml:space="preserve">                         Storage storage, Type type, List&lt;Byte&gt; byteList,</w:t>
      </w:r>
    </w:p>
    <w:p w14:paraId="266F346E" w14:textId="77777777" w:rsidR="00154A03" w:rsidRPr="00EC76D5" w:rsidRDefault="00154A03" w:rsidP="00154A03">
      <w:pPr>
        <w:pStyle w:val="Code"/>
      </w:pPr>
      <w:r w:rsidRPr="00EC76D5">
        <w:t xml:space="preserve">                         Map&lt;Integer,String&gt; accessMap, List&lt;String&gt; textList){</w:t>
      </w:r>
    </w:p>
    <w:p w14:paraId="133B2E30" w14:textId="77777777" w:rsidR="00154A03" w:rsidRPr="00EC76D5" w:rsidRDefault="00154A03" w:rsidP="00154A03">
      <w:pPr>
        <w:pStyle w:val="Code"/>
      </w:pPr>
      <w:r w:rsidRPr="00EC76D5">
        <w:t xml:space="preserve">    Symbol symbol =</w:t>
      </w:r>
    </w:p>
    <w:p w14:paraId="6067B330" w14:textId="77777777" w:rsidR="00154A03" w:rsidRPr="00EC76D5" w:rsidRDefault="00154A03" w:rsidP="00154A03">
      <w:pPr>
        <w:pStyle w:val="Code"/>
      </w:pPr>
      <w:r w:rsidRPr="00EC76D5">
        <w:t xml:space="preserve">      new Symbol(Status.Variable, name, external, storage, type, null,</w:t>
      </w:r>
    </w:p>
    <w:p w14:paraId="05522AC8" w14:textId="77777777" w:rsidR="00154A03" w:rsidRPr="00EC76D5" w:rsidRDefault="00154A03" w:rsidP="00154A03">
      <w:pPr>
        <w:pStyle w:val="Code"/>
      </w:pPr>
      <w:r w:rsidRPr="00EC76D5">
        <w:t xml:space="preserve">                 byteList, accessMap, null, null, null, textList);</w:t>
      </w:r>
    </w:p>
    <w:p w14:paraId="3C3FF52D" w14:textId="77777777" w:rsidR="00154A03" w:rsidRPr="00EC76D5" w:rsidRDefault="00154A03" w:rsidP="00154A03">
      <w:pPr>
        <w:pStyle w:val="Code"/>
      </w:pPr>
      <w:r w:rsidRPr="00EC76D5">
        <w:t xml:space="preserve">    textList.add(0, "\n" + symbol.getUniqueName() + ":");</w:t>
      </w:r>
    </w:p>
    <w:p w14:paraId="7CAD93DD" w14:textId="77777777" w:rsidR="00154A03" w:rsidRPr="00EC76D5" w:rsidRDefault="00154A03" w:rsidP="00154A03">
      <w:pPr>
        <w:pStyle w:val="Code"/>
      </w:pPr>
      <w:r w:rsidRPr="00EC76D5">
        <w:t xml:space="preserve">    Main.GlobalSet.add(symbol);</w:t>
      </w:r>
    </w:p>
    <w:p w14:paraId="2A0E814B" w14:textId="77777777" w:rsidR="00154A03" w:rsidRPr="00EC76D5" w:rsidRDefault="00154A03" w:rsidP="00154A03">
      <w:pPr>
        <w:pStyle w:val="Code"/>
      </w:pPr>
      <w:r w:rsidRPr="00EC76D5">
        <w:t xml:space="preserve">    return symbol;</w:t>
      </w:r>
    </w:p>
    <w:p w14:paraId="0982E567" w14:textId="77777777" w:rsidR="00154A03" w:rsidRPr="00EC76D5" w:rsidRDefault="00154A03" w:rsidP="00154A03">
      <w:pPr>
        <w:pStyle w:val="Code"/>
      </w:pPr>
      <w:r w:rsidRPr="00EC76D5">
        <w:t xml:space="preserve">  }</w:t>
      </w:r>
    </w:p>
    <w:p w14:paraId="7DA75B02" w14:textId="77777777" w:rsidR="00154A03" w:rsidRPr="00EC76D5" w:rsidRDefault="00154A03" w:rsidP="00154A03">
      <w:pPr>
        <w:pStyle w:val="Code"/>
      </w:pPr>
    </w:p>
    <w:p w14:paraId="185B5D94" w14:textId="77777777" w:rsidR="00154A03" w:rsidRPr="00EC76D5" w:rsidRDefault="00154A03" w:rsidP="00154A03">
      <w:pPr>
        <w:pStyle w:val="Code"/>
      </w:pPr>
      <w:r w:rsidRPr="00EC76D5">
        <w:t xml:space="preserve">  public static Symbol createStaticSymbol(String name, List&lt;Byte&gt; byteList,</w:t>
      </w:r>
    </w:p>
    <w:p w14:paraId="0421C85E" w14:textId="77777777" w:rsidR="00154A03" w:rsidRPr="00EC76D5" w:rsidRDefault="00154A03" w:rsidP="00154A03">
      <w:pPr>
        <w:pStyle w:val="Code"/>
      </w:pPr>
      <w:r w:rsidRPr="00EC76D5">
        <w:t xml:space="preserve">                         Map&lt;Integer,String&gt; accessMap, List&lt;String&gt; textList){</w:t>
      </w:r>
    </w:p>
    <w:p w14:paraId="1F106A35" w14:textId="77777777" w:rsidR="00154A03" w:rsidRPr="00EC76D5" w:rsidRDefault="00154A03" w:rsidP="00154A03">
      <w:pPr>
        <w:pStyle w:val="Code"/>
      </w:pPr>
      <w:r w:rsidRPr="00EC76D5">
        <w:t xml:space="preserve">    Symbol symbol =</w:t>
      </w:r>
    </w:p>
    <w:p w14:paraId="53C74599" w14:textId="77777777" w:rsidR="00154A03" w:rsidRPr="00EC76D5" w:rsidRDefault="00154A03" w:rsidP="00154A03">
      <w:pPr>
        <w:pStyle w:val="Code"/>
      </w:pPr>
      <w:r w:rsidRPr="00EC76D5">
        <w:t xml:space="preserve">      new Symbol(Status.Variable, name, true, Storage.Static, null, null,</w:t>
      </w:r>
    </w:p>
    <w:p w14:paraId="1EC5F053" w14:textId="77777777" w:rsidR="00154A03" w:rsidRPr="00EC76D5" w:rsidRDefault="00154A03" w:rsidP="00154A03">
      <w:pPr>
        <w:pStyle w:val="Code"/>
      </w:pPr>
      <w:r w:rsidRPr="00EC76D5">
        <w:t xml:space="preserve">                 byteList, accessMap, null, null, null, textList);</w:t>
      </w:r>
    </w:p>
    <w:p w14:paraId="2AA16FA7" w14:textId="77777777" w:rsidR="00154A03" w:rsidRPr="00EC76D5" w:rsidRDefault="00154A03" w:rsidP="00154A03">
      <w:pPr>
        <w:pStyle w:val="Code"/>
      </w:pPr>
      <w:r w:rsidRPr="00EC76D5">
        <w:t xml:space="preserve">    textList.add(0, "\n" + symbol.getUniqueName() + ":");</w:t>
      </w:r>
    </w:p>
    <w:p w14:paraId="0E4528CC" w14:textId="77777777" w:rsidR="00154A03" w:rsidRPr="00EC76D5" w:rsidRDefault="00154A03" w:rsidP="00154A03">
      <w:pPr>
        <w:pStyle w:val="Code"/>
      </w:pPr>
      <w:r w:rsidRPr="00EC76D5">
        <w:t xml:space="preserve">    Main.GlobalSet.add(symbol);</w:t>
      </w:r>
    </w:p>
    <w:p w14:paraId="0E3AC665" w14:textId="77777777" w:rsidR="00154A03" w:rsidRPr="00EC76D5" w:rsidRDefault="00154A03" w:rsidP="00154A03">
      <w:pPr>
        <w:pStyle w:val="Code"/>
      </w:pPr>
      <w:r w:rsidRPr="00EC76D5">
        <w:t xml:space="preserve">    return symbol;</w:t>
      </w:r>
    </w:p>
    <w:p w14:paraId="7FD9D193" w14:textId="77777777" w:rsidR="00154A03" w:rsidRPr="00EC76D5" w:rsidRDefault="00154A03" w:rsidP="00154A03">
      <w:pPr>
        <w:pStyle w:val="Code"/>
      </w:pPr>
      <w:r w:rsidRPr="00EC76D5">
        <w:t xml:space="preserve">  }</w:t>
      </w:r>
    </w:p>
    <w:p w14:paraId="624A0024" w14:textId="77777777" w:rsidR="00154A03" w:rsidRPr="00EC76D5" w:rsidRDefault="00154A03" w:rsidP="00154A03">
      <w:pPr>
        <w:pStyle w:val="Code"/>
      </w:pPr>
    </w:p>
    <w:p w14:paraId="4BF45C24" w14:textId="77777777" w:rsidR="00154A03" w:rsidRPr="00EC76D5" w:rsidRDefault="00154A03" w:rsidP="00154A03">
      <w:pPr>
        <w:pStyle w:val="Code"/>
      </w:pPr>
      <w:r w:rsidRPr="00EC76D5">
        <w:t xml:space="preserve">  public static Symbol createStaticSymbol(String name, List&lt;Byte&gt; byteList,</w:t>
      </w:r>
    </w:p>
    <w:p w14:paraId="787F9C9A" w14:textId="77777777" w:rsidR="00154A03" w:rsidRPr="00EC76D5" w:rsidRDefault="00154A03" w:rsidP="00154A03">
      <w:pPr>
        <w:pStyle w:val="Code"/>
      </w:pPr>
      <w:r w:rsidRPr="00EC76D5">
        <w:t xml:space="preserve">                  Map&lt;Integer,String&gt; accessMap,Map&lt;Integer,String&gt; callMap,</w:t>
      </w:r>
    </w:p>
    <w:p w14:paraId="52A7C3BE" w14:textId="77777777" w:rsidR="00154A03" w:rsidRPr="00EC76D5" w:rsidRDefault="00154A03" w:rsidP="00154A03">
      <w:pPr>
        <w:pStyle w:val="Code"/>
      </w:pPr>
      <w:r w:rsidRPr="00EC76D5">
        <w:t xml:space="preserve">                  Set&lt;Integer&gt; returnSet, Map&lt;Integer,Integer&gt; byteToTextMap,</w:t>
      </w:r>
    </w:p>
    <w:p w14:paraId="090D3D59" w14:textId="77777777" w:rsidR="00154A03" w:rsidRPr="00EC76D5" w:rsidRDefault="00154A03" w:rsidP="00154A03">
      <w:pPr>
        <w:pStyle w:val="Code"/>
      </w:pPr>
      <w:r w:rsidRPr="00EC76D5">
        <w:t xml:space="preserve">                  List&lt;String&gt; textList) {</w:t>
      </w:r>
    </w:p>
    <w:p w14:paraId="5BF73355" w14:textId="77777777" w:rsidR="00154A03" w:rsidRPr="00EC76D5" w:rsidRDefault="00154A03" w:rsidP="00154A03">
      <w:pPr>
        <w:pStyle w:val="Code"/>
      </w:pPr>
      <w:r w:rsidRPr="00EC76D5">
        <w:t xml:space="preserve">    Symbol symbol =</w:t>
      </w:r>
    </w:p>
    <w:p w14:paraId="35791FF7" w14:textId="77777777" w:rsidR="00154A03" w:rsidRPr="00EC76D5" w:rsidRDefault="00154A03" w:rsidP="00154A03">
      <w:pPr>
        <w:pStyle w:val="Code"/>
      </w:pPr>
      <w:r w:rsidRPr="00EC76D5">
        <w:t xml:space="preserve">      new Symbol(Status.Variable, name, true, Storage.Static, null, null,</w:t>
      </w:r>
    </w:p>
    <w:p w14:paraId="02CC29A4" w14:textId="77777777" w:rsidR="00154A03" w:rsidRPr="00EC76D5" w:rsidRDefault="00154A03" w:rsidP="00154A03">
      <w:pPr>
        <w:pStyle w:val="Code"/>
      </w:pPr>
      <w:r w:rsidRPr="00EC76D5">
        <w:t xml:space="preserve">                 byteList, accessMap,callMap,returnSet,byteToTextMap,textList);</w:t>
      </w:r>
    </w:p>
    <w:p w14:paraId="6D66230F" w14:textId="77777777" w:rsidR="00154A03" w:rsidRPr="00EC76D5" w:rsidRDefault="00154A03" w:rsidP="00154A03">
      <w:pPr>
        <w:pStyle w:val="Code"/>
      </w:pPr>
      <w:r w:rsidRPr="00EC76D5">
        <w:t xml:space="preserve">    textList.add(0, "\n" + symbol.getUniqueName() + ":");</w:t>
      </w:r>
    </w:p>
    <w:p w14:paraId="025BF649" w14:textId="77777777" w:rsidR="00154A03" w:rsidRPr="00EC76D5" w:rsidRDefault="00154A03" w:rsidP="00154A03">
      <w:pPr>
        <w:pStyle w:val="Code"/>
      </w:pPr>
      <w:r w:rsidRPr="00EC76D5">
        <w:t xml:space="preserve">    Main.GlobalSet.add(symbol);</w:t>
      </w:r>
    </w:p>
    <w:p w14:paraId="1D03EE11" w14:textId="77777777" w:rsidR="00154A03" w:rsidRPr="00EC76D5" w:rsidRDefault="00154A03" w:rsidP="00154A03">
      <w:pPr>
        <w:pStyle w:val="Code"/>
      </w:pPr>
      <w:r w:rsidRPr="00EC76D5">
        <w:t xml:space="preserve">    return symbol;</w:t>
      </w:r>
    </w:p>
    <w:p w14:paraId="3AD0C7B6" w14:textId="77777777" w:rsidR="00154A03" w:rsidRPr="00EC76D5" w:rsidRDefault="00154A03" w:rsidP="00154A03">
      <w:pPr>
        <w:pStyle w:val="Code"/>
      </w:pPr>
      <w:r w:rsidRPr="00EC76D5">
        <w:t xml:space="preserve">  }</w:t>
      </w:r>
    </w:p>
    <w:p w14:paraId="768A712C" w14:textId="77777777" w:rsidR="00154A03" w:rsidRPr="00EC76D5" w:rsidRDefault="00154A03" w:rsidP="00154A03">
      <w:pPr>
        <w:pStyle w:val="Code"/>
      </w:pPr>
    </w:p>
    <w:p w14:paraId="38249FF1" w14:textId="77777777" w:rsidR="00154A03" w:rsidRPr="00EC76D5" w:rsidRDefault="00154A03" w:rsidP="00154A03">
      <w:pPr>
        <w:pStyle w:val="Code"/>
      </w:pPr>
      <w:r w:rsidRPr="00EC76D5">
        <w:t xml:space="preserve">  public static Symbol createLogicalSymbol(Set&lt;Integer&gt; trueSet,</w:t>
      </w:r>
    </w:p>
    <w:p w14:paraId="7018BD3C" w14:textId="77777777" w:rsidR="00154A03" w:rsidRPr="00EC76D5" w:rsidRDefault="00154A03" w:rsidP="00154A03">
      <w:pPr>
        <w:pStyle w:val="Code"/>
      </w:pPr>
      <w:r w:rsidRPr="00EC76D5">
        <w:t xml:space="preserve">                                           Set&lt;Integer&gt; falseSet) {</w:t>
      </w:r>
    </w:p>
    <w:p w14:paraId="00209B17" w14:textId="77777777" w:rsidR="00154A03" w:rsidRPr="00EC76D5" w:rsidRDefault="00154A03" w:rsidP="00154A03">
      <w:pPr>
        <w:pStyle w:val="Code"/>
      </w:pPr>
      <w:r w:rsidRPr="00EC76D5">
        <w:t xml:space="preserve">    Type logicalType = Type.createLogicalType(trueSet, falseSet);</w:t>
      </w:r>
    </w:p>
    <w:p w14:paraId="7DEA713B" w14:textId="77777777" w:rsidR="00154A03" w:rsidRPr="00EC76D5" w:rsidRDefault="00154A03" w:rsidP="00154A03">
      <w:pPr>
        <w:pStyle w:val="Code"/>
      </w:pPr>
      <w:r w:rsidRPr="00EC76D5">
        <w:t xml:space="preserve">    return (new Symbol(Status.Temporary, null, false, Storage.Auto,</w:t>
      </w:r>
    </w:p>
    <w:p w14:paraId="2606E743" w14:textId="77777777" w:rsidR="00154A03" w:rsidRPr="00EC76D5" w:rsidRDefault="00154A03" w:rsidP="00154A03">
      <w:pPr>
        <w:pStyle w:val="Code"/>
      </w:pPr>
      <w:r w:rsidRPr="00EC76D5">
        <w:t xml:space="preserve">                       logicalType, null, null, null, null, null, null, null));</w:t>
      </w:r>
    </w:p>
    <w:p w14:paraId="71E2BCBE" w14:textId="77777777" w:rsidR="00154A03" w:rsidRPr="00EC76D5" w:rsidRDefault="00154A03" w:rsidP="00154A03">
      <w:pPr>
        <w:pStyle w:val="Code"/>
      </w:pPr>
      <w:r w:rsidRPr="00EC76D5">
        <w:t xml:space="preserve">  }</w:t>
      </w:r>
    </w:p>
    <w:p w14:paraId="226FC933" w14:textId="77777777" w:rsidR="00154A03" w:rsidRPr="00EC76D5" w:rsidRDefault="00154A03" w:rsidP="00154A03">
      <w:pPr>
        <w:pStyle w:val="Code"/>
      </w:pPr>
      <w:r w:rsidRPr="00EC76D5">
        <w:t xml:space="preserve">  </w:t>
      </w:r>
    </w:p>
    <w:p w14:paraId="35866CE4" w14:textId="77777777" w:rsidR="00154A03" w:rsidRPr="00EC76D5" w:rsidRDefault="00154A03" w:rsidP="00154A03">
      <w:pPr>
        <w:pStyle w:val="Code"/>
      </w:pPr>
      <w:r w:rsidRPr="00EC76D5">
        <w:lastRenderedPageBreak/>
        <w:t xml:space="preserve">  public static Symbol createSolidSymbol(Type type) {</w:t>
      </w:r>
    </w:p>
    <w:p w14:paraId="010C259F" w14:textId="77777777" w:rsidR="00154A03" w:rsidRPr="00EC76D5" w:rsidRDefault="00154A03" w:rsidP="00154A03">
      <w:pPr>
        <w:pStyle w:val="Code"/>
      </w:pPr>
      <w:r w:rsidRPr="00EC76D5">
        <w:t xml:space="preserve">    String name = "$solid" + (Main.SolidCount++);</w:t>
      </w:r>
    </w:p>
    <w:p w14:paraId="4A0C007B" w14:textId="77777777" w:rsidR="00154A03" w:rsidRPr="00EC76D5" w:rsidRDefault="00154A03" w:rsidP="00154A03">
      <w:pPr>
        <w:pStyle w:val="Code"/>
      </w:pPr>
      <w:r w:rsidRPr="00EC76D5">
        <w:t xml:space="preserve">    return (new Symbol(Status.Solid, name, false, Storage.Auto, type,</w:t>
      </w:r>
    </w:p>
    <w:p w14:paraId="497B3F9B" w14:textId="77777777" w:rsidR="00154A03" w:rsidRPr="00EC76D5" w:rsidRDefault="00154A03" w:rsidP="00154A03">
      <w:pPr>
        <w:pStyle w:val="Code"/>
      </w:pPr>
      <w:r w:rsidRPr="00EC76D5">
        <w:t xml:space="preserve">                       null, null, null, null, null, null, null));</w:t>
      </w:r>
    </w:p>
    <w:p w14:paraId="18440935" w14:textId="77777777" w:rsidR="00154A03" w:rsidRPr="00EC76D5" w:rsidRDefault="00154A03" w:rsidP="00154A03">
      <w:pPr>
        <w:pStyle w:val="Code"/>
      </w:pPr>
      <w:r w:rsidRPr="00EC76D5">
        <w:t xml:space="preserve">  }</w:t>
      </w:r>
    </w:p>
    <w:p w14:paraId="0521FF50" w14:textId="77777777" w:rsidR="00154A03" w:rsidRPr="00EC76D5" w:rsidRDefault="00154A03" w:rsidP="00154A03">
      <w:pPr>
        <w:pStyle w:val="Code"/>
      </w:pPr>
      <w:r w:rsidRPr="00EC76D5">
        <w:t xml:space="preserve">  </w:t>
      </w:r>
    </w:p>
    <w:p w14:paraId="044C575D" w14:textId="77777777" w:rsidR="00154A03" w:rsidRPr="00EC76D5" w:rsidRDefault="00154A03" w:rsidP="00154A03">
      <w:pPr>
        <w:pStyle w:val="Code"/>
      </w:pPr>
      <w:r w:rsidRPr="00EC76D5">
        <w:t xml:space="preserve">  public static Symbol createTemporarySymbol(Type type) {</w:t>
      </w:r>
    </w:p>
    <w:p w14:paraId="7FC04035" w14:textId="77777777" w:rsidR="00154A03" w:rsidRPr="00EC76D5" w:rsidRDefault="00154A03" w:rsidP="00154A03">
      <w:pPr>
        <w:pStyle w:val="Code"/>
      </w:pPr>
      <w:r w:rsidRPr="00EC76D5">
        <w:t xml:space="preserve">    String name = "$temp" + (Main.TemporaryCount++);</w:t>
      </w:r>
    </w:p>
    <w:p w14:paraId="0D6C1EA7" w14:textId="77777777" w:rsidR="00154A03" w:rsidRPr="00EC76D5" w:rsidRDefault="00154A03" w:rsidP="00154A03">
      <w:pPr>
        <w:pStyle w:val="Code"/>
      </w:pPr>
      <w:r w:rsidRPr="00EC76D5">
        <w:t xml:space="preserve">    return (new Symbol(Status.Temporary, name, false, Storage.Auto,</w:t>
      </w:r>
    </w:p>
    <w:p w14:paraId="07E0A7A4" w14:textId="77777777" w:rsidR="00154A03" w:rsidRPr="00EC76D5" w:rsidRDefault="00154A03" w:rsidP="00154A03">
      <w:pPr>
        <w:pStyle w:val="Code"/>
      </w:pPr>
      <w:r w:rsidRPr="00EC76D5">
        <w:t xml:space="preserve">                       type, null, null, null, null, null, null, null));</w:t>
      </w:r>
    </w:p>
    <w:p w14:paraId="508BF02E" w14:textId="77777777" w:rsidR="00154A03" w:rsidRPr="00EC76D5" w:rsidRDefault="00154A03" w:rsidP="00154A03">
      <w:pPr>
        <w:pStyle w:val="Code"/>
      </w:pPr>
      <w:r w:rsidRPr="00EC76D5">
        <w:t xml:space="preserve">  }</w:t>
      </w:r>
    </w:p>
    <w:p w14:paraId="2389F7FE" w14:textId="77777777" w:rsidR="00154A03" w:rsidRPr="00EC76D5" w:rsidRDefault="00154A03" w:rsidP="00154A03">
      <w:pPr>
        <w:pStyle w:val="Code"/>
      </w:pPr>
    </w:p>
    <w:p w14:paraId="7EFB9899" w14:textId="77777777" w:rsidR="00154A03" w:rsidRPr="00EC76D5" w:rsidRDefault="00154A03" w:rsidP="00154A03">
      <w:pPr>
        <w:pStyle w:val="Code"/>
      </w:pPr>
      <w:r w:rsidRPr="00EC76D5">
        <w:t xml:space="preserve">  public static Symbol createMemorySymbol(Symbol parentSymbol, Type type,</w:t>
      </w:r>
    </w:p>
    <w:p w14:paraId="151A10CF" w14:textId="77777777" w:rsidR="00154A03" w:rsidRPr="00EC76D5" w:rsidRDefault="00154A03" w:rsidP="00154A03">
      <w:pPr>
        <w:pStyle w:val="Code"/>
      </w:pPr>
      <w:r w:rsidRPr="00EC76D5">
        <w:t xml:space="preserve">                                          Symbol memberSymbol) {</w:t>
      </w:r>
    </w:p>
    <w:p w14:paraId="240385FB" w14:textId="77777777" w:rsidR="00154A03" w:rsidRPr="00EC76D5" w:rsidRDefault="00154A03" w:rsidP="00154A03">
      <w:pPr>
        <w:pStyle w:val="Code"/>
      </w:pPr>
      <w:r w:rsidRPr="00EC76D5">
        <w:t xml:space="preserve">    String name = parentSymbol.getName() + "." + memberSymbol.getName() +</w:t>
      </w:r>
    </w:p>
    <w:p w14:paraId="3637AB2D" w14:textId="77777777" w:rsidR="00154A03" w:rsidRPr="00EC76D5" w:rsidRDefault="00154A03" w:rsidP="00154A03">
      <w:pPr>
        <w:pStyle w:val="Code"/>
      </w:pPr>
      <w:r w:rsidRPr="00EC76D5">
        <w:t xml:space="preserve">                  Main.SeparatorId + memberSymbol.getOffset();</w:t>
      </w:r>
    </w:p>
    <w:p w14:paraId="10AEB1A5" w14:textId="77777777" w:rsidR="00154A03" w:rsidRPr="00EC76D5" w:rsidRDefault="00154A03" w:rsidP="00154A03">
      <w:pPr>
        <w:pStyle w:val="Code"/>
      </w:pPr>
      <w:r w:rsidRPr="00EC76D5">
        <w:t xml:space="preserve">    Symbol resultSymbol =</w:t>
      </w:r>
    </w:p>
    <w:p w14:paraId="18E1C7AF" w14:textId="77777777" w:rsidR="00154A03" w:rsidRPr="00EC76D5" w:rsidRDefault="00154A03" w:rsidP="00154A03">
      <w:pPr>
        <w:pStyle w:val="Code"/>
      </w:pPr>
      <w:r w:rsidRPr="00EC76D5">
        <w:t xml:space="preserve">      new Symbol(parentSymbol.m_status, name, false, parentSymbol.getStorage(),</w:t>
      </w:r>
    </w:p>
    <w:p w14:paraId="28B635A7" w14:textId="77777777" w:rsidR="00154A03" w:rsidRPr="00EC76D5" w:rsidRDefault="00154A03" w:rsidP="00154A03">
      <w:pPr>
        <w:pStyle w:val="Code"/>
      </w:pPr>
      <w:r w:rsidRPr="00EC76D5">
        <w:t xml:space="preserve">                 type, null, null, null, null, null, null, null);</w:t>
      </w:r>
    </w:p>
    <w:p w14:paraId="71352088" w14:textId="77777777" w:rsidR="00154A03" w:rsidRPr="00EC76D5" w:rsidRDefault="00154A03" w:rsidP="00154A03">
      <w:pPr>
        <w:pStyle w:val="Code"/>
      </w:pPr>
      <w:r w:rsidRPr="00EC76D5">
        <w:t xml:space="preserve">    resultSymbol.m_uniqueName = parentSymbol.m_uniqueName;</w:t>
      </w:r>
    </w:p>
    <w:p w14:paraId="1E2DEB95" w14:textId="77777777" w:rsidR="00154A03" w:rsidRPr="00EC76D5" w:rsidRDefault="00154A03" w:rsidP="00154A03">
      <w:pPr>
        <w:pStyle w:val="Code"/>
      </w:pPr>
      <w:r w:rsidRPr="00EC76D5">
        <w:t xml:space="preserve">    resultSymbol.setParentSymbol(parentSymbol);</w:t>
      </w:r>
    </w:p>
    <w:p w14:paraId="62B37570" w14:textId="77777777" w:rsidR="00154A03" w:rsidRPr="00EC76D5" w:rsidRDefault="00154A03" w:rsidP="00154A03">
      <w:pPr>
        <w:pStyle w:val="Code"/>
      </w:pPr>
      <w:r w:rsidRPr="00EC76D5">
        <w:t xml:space="preserve">    resultSymbol.setOffset(parentSymbol.getOffset() +memberSymbol.getOffset());</w:t>
      </w:r>
    </w:p>
    <w:p w14:paraId="19AD4060" w14:textId="77777777" w:rsidR="00154A03" w:rsidRPr="00EC76D5" w:rsidRDefault="00154A03" w:rsidP="00154A03">
      <w:pPr>
        <w:pStyle w:val="Code"/>
      </w:pPr>
      <w:r w:rsidRPr="00EC76D5">
        <w:t xml:space="preserve">    return resultSymbol;</w:t>
      </w:r>
    </w:p>
    <w:p w14:paraId="268B71ED" w14:textId="77777777" w:rsidR="00154A03" w:rsidRPr="00EC76D5" w:rsidRDefault="00154A03" w:rsidP="00154A03">
      <w:pPr>
        <w:pStyle w:val="Code"/>
      </w:pPr>
      <w:r w:rsidRPr="00EC76D5">
        <w:t xml:space="preserve">  }</w:t>
      </w:r>
    </w:p>
    <w:p w14:paraId="4E9E5CC6" w14:textId="77777777" w:rsidR="00154A03" w:rsidRPr="00EC76D5" w:rsidRDefault="00154A03" w:rsidP="00154A03">
      <w:pPr>
        <w:pStyle w:val="Code"/>
      </w:pPr>
    </w:p>
    <w:p w14:paraId="2C5A034E" w14:textId="77777777" w:rsidR="00154A03" w:rsidRPr="00EC76D5" w:rsidRDefault="00154A03" w:rsidP="00154A03">
      <w:pPr>
        <w:pStyle w:val="Code"/>
      </w:pPr>
      <w:r w:rsidRPr="00EC76D5">
        <w:t xml:space="preserve">  public static Symbol createParameterSymbol(String name, Storage storage,</w:t>
      </w:r>
    </w:p>
    <w:p w14:paraId="143D85FB" w14:textId="77777777" w:rsidR="00154A03" w:rsidRPr="00EC76D5" w:rsidRDefault="00154A03" w:rsidP="00154A03">
      <w:pPr>
        <w:pStyle w:val="Code"/>
      </w:pPr>
      <w:r w:rsidRPr="00EC76D5">
        <w:t xml:space="preserve">                                             Type type) {</w:t>
      </w:r>
    </w:p>
    <w:p w14:paraId="17499BF8" w14:textId="77777777" w:rsidR="00154A03" w:rsidRPr="00EC76D5" w:rsidRDefault="00154A03" w:rsidP="00154A03">
      <w:pPr>
        <w:pStyle w:val="Code"/>
      </w:pPr>
      <w:r w:rsidRPr="00EC76D5">
        <w:t xml:space="preserve">    return (new Symbol(Status.Parameter, name, false, storage, type,</w:t>
      </w:r>
    </w:p>
    <w:p w14:paraId="7DF12BE4" w14:textId="77777777" w:rsidR="00154A03" w:rsidRPr="00EC76D5" w:rsidRDefault="00154A03" w:rsidP="00154A03">
      <w:pPr>
        <w:pStyle w:val="Code"/>
      </w:pPr>
      <w:r w:rsidRPr="00EC76D5">
        <w:t xml:space="preserve">                       null, null, null, null, null, null, null));</w:t>
      </w:r>
    </w:p>
    <w:p w14:paraId="282DCFE0" w14:textId="77777777" w:rsidR="00154A03" w:rsidRPr="00EC76D5" w:rsidRDefault="00154A03" w:rsidP="00154A03">
      <w:pPr>
        <w:pStyle w:val="Code"/>
      </w:pPr>
      <w:r w:rsidRPr="00EC76D5">
        <w:t xml:space="preserve">  }</w:t>
      </w:r>
    </w:p>
    <w:p w14:paraId="008C9C92" w14:textId="77777777" w:rsidR="00154A03" w:rsidRPr="00EC76D5" w:rsidRDefault="00154A03" w:rsidP="00154A03">
      <w:pPr>
        <w:pStyle w:val="Code"/>
      </w:pPr>
    </w:p>
    <w:p w14:paraId="2D5F3880" w14:textId="77777777" w:rsidR="00154A03" w:rsidRPr="00EC76D5" w:rsidRDefault="00154A03" w:rsidP="00154A03">
      <w:pPr>
        <w:pStyle w:val="Code"/>
      </w:pPr>
      <w:r w:rsidRPr="00EC76D5">
        <w:t xml:space="preserve">  public Register baseRegister() {</w:t>
      </w:r>
    </w:p>
    <w:p w14:paraId="39074777" w14:textId="77777777" w:rsidR="00154A03" w:rsidRPr="00EC76D5" w:rsidRDefault="00154A03" w:rsidP="00154A03">
      <w:pPr>
        <w:pStyle w:val="Code"/>
      </w:pPr>
      <w:r w:rsidRPr="00EC76D5">
        <w:t xml:space="preserve">    switch (m_storage) {</w:t>
      </w:r>
    </w:p>
    <w:p w14:paraId="674D71B7" w14:textId="77777777" w:rsidR="00154A03" w:rsidRPr="00EC76D5" w:rsidRDefault="00154A03" w:rsidP="00154A03">
      <w:pPr>
        <w:pStyle w:val="Code"/>
      </w:pPr>
      <w:r w:rsidRPr="00EC76D5">
        <w:t xml:space="preserve">      case Auto:</w:t>
      </w:r>
    </w:p>
    <w:p w14:paraId="21105498" w14:textId="77777777" w:rsidR="00154A03" w:rsidRPr="00EC76D5" w:rsidRDefault="00154A03" w:rsidP="00154A03">
      <w:pPr>
        <w:pStyle w:val="Code"/>
      </w:pPr>
      <w:r w:rsidRPr="00EC76D5">
        <w:t xml:space="preserve">      case Register:</w:t>
      </w:r>
    </w:p>
    <w:p w14:paraId="0A8A2044" w14:textId="77777777" w:rsidR="00154A03" w:rsidRPr="00EC76D5" w:rsidRDefault="00154A03" w:rsidP="00154A03">
      <w:pPr>
        <w:pStyle w:val="Code"/>
      </w:pPr>
      <w:r w:rsidRPr="00EC76D5">
        <w:t xml:space="preserve">        return !Main.FuncSymbol.getType().isEllipse() ||</w:t>
      </w:r>
    </w:p>
    <w:p w14:paraId="70048A65" w14:textId="77777777" w:rsidR="00154A03" w:rsidRPr="00EC76D5" w:rsidRDefault="00154A03" w:rsidP="00154A03">
      <w:pPr>
        <w:pStyle w:val="Code"/>
      </w:pPr>
      <w:r w:rsidRPr="00EC76D5">
        <w:t xml:space="preserve">               (m_status == Status.Parameter) ? ObjectCode.EllipseRegister</w:t>
      </w:r>
    </w:p>
    <w:p w14:paraId="793E3FA5" w14:textId="77777777" w:rsidR="00154A03" w:rsidRPr="00EC76D5" w:rsidRDefault="00154A03" w:rsidP="00154A03">
      <w:pPr>
        <w:pStyle w:val="Code"/>
      </w:pPr>
      <w:r w:rsidRPr="00EC76D5">
        <w:t xml:space="preserve">                                              : ObjectCode.FrameRegister;</w:t>
      </w:r>
    </w:p>
    <w:p w14:paraId="641C9FFD" w14:textId="77777777" w:rsidR="00154A03" w:rsidRPr="00EC76D5" w:rsidRDefault="00154A03" w:rsidP="00154A03">
      <w:pPr>
        <w:pStyle w:val="Code"/>
      </w:pPr>
      <w:r w:rsidRPr="00EC76D5">
        <w:t xml:space="preserve">        </w:t>
      </w:r>
    </w:p>
    <w:p w14:paraId="3932A146" w14:textId="77777777" w:rsidR="00154A03" w:rsidRPr="00EC76D5" w:rsidRDefault="00154A03" w:rsidP="00154A03">
      <w:pPr>
        <w:pStyle w:val="Code"/>
      </w:pPr>
      <w:r w:rsidRPr="00EC76D5">
        <w:t xml:space="preserve">      default:</w:t>
      </w:r>
    </w:p>
    <w:p w14:paraId="6661D7A3" w14:textId="77777777" w:rsidR="00154A03" w:rsidRPr="00EC76D5" w:rsidRDefault="00154A03" w:rsidP="00154A03">
      <w:pPr>
        <w:pStyle w:val="Code"/>
      </w:pPr>
      <w:r w:rsidRPr="00EC76D5">
        <w:t xml:space="preserve">        return null;</w:t>
      </w:r>
    </w:p>
    <w:p w14:paraId="529A86EB" w14:textId="77777777" w:rsidR="00154A03" w:rsidRPr="00EC76D5" w:rsidRDefault="00154A03" w:rsidP="00154A03">
      <w:pPr>
        <w:pStyle w:val="Code"/>
      </w:pPr>
      <w:r w:rsidRPr="00EC76D5">
        <w:t xml:space="preserve">    }</w:t>
      </w:r>
    </w:p>
    <w:p w14:paraId="0D36C522" w14:textId="77777777" w:rsidR="00154A03" w:rsidRPr="00EC76D5" w:rsidRDefault="00154A03" w:rsidP="00154A03">
      <w:pPr>
        <w:pStyle w:val="Code"/>
      </w:pPr>
      <w:r w:rsidRPr="00EC76D5">
        <w:t xml:space="preserve">  }</w:t>
      </w:r>
    </w:p>
    <w:p w14:paraId="09356213" w14:textId="77777777" w:rsidR="00154A03" w:rsidRPr="00EC76D5" w:rsidRDefault="00154A03" w:rsidP="00154A03">
      <w:pPr>
        <w:pStyle w:val="Code"/>
      </w:pPr>
    </w:p>
    <w:p w14:paraId="600039A2" w14:textId="77777777" w:rsidR="00154A03" w:rsidRPr="00EC76D5" w:rsidRDefault="00154A03" w:rsidP="00154A03">
      <w:pPr>
        <w:pStyle w:val="Code"/>
      </w:pPr>
      <w:r w:rsidRPr="00EC76D5">
        <w:t xml:space="preserve">  public String getName() {</w:t>
      </w:r>
    </w:p>
    <w:p w14:paraId="03AFE7AD" w14:textId="77777777" w:rsidR="00154A03" w:rsidRPr="00EC76D5" w:rsidRDefault="00154A03" w:rsidP="00154A03">
      <w:pPr>
        <w:pStyle w:val="Code"/>
      </w:pPr>
      <w:r w:rsidRPr="00EC76D5">
        <w:t xml:space="preserve">    return m_name;</w:t>
      </w:r>
    </w:p>
    <w:p w14:paraId="0E5799F0" w14:textId="77777777" w:rsidR="00154A03" w:rsidRPr="00EC76D5" w:rsidRDefault="00154A03" w:rsidP="00154A03">
      <w:pPr>
        <w:pStyle w:val="Code"/>
      </w:pPr>
      <w:r w:rsidRPr="00EC76D5">
        <w:t xml:space="preserve">  }</w:t>
      </w:r>
    </w:p>
    <w:p w14:paraId="51B9479B" w14:textId="77777777" w:rsidR="00154A03" w:rsidRPr="00EC76D5" w:rsidRDefault="00154A03" w:rsidP="00154A03">
      <w:pPr>
        <w:pStyle w:val="Code"/>
      </w:pPr>
    </w:p>
    <w:p w14:paraId="4BFCE0B9" w14:textId="77777777" w:rsidR="00154A03" w:rsidRPr="00EC76D5" w:rsidRDefault="00154A03" w:rsidP="00154A03">
      <w:pPr>
        <w:pStyle w:val="Code"/>
      </w:pPr>
      <w:r w:rsidRPr="00EC76D5">
        <w:t xml:space="preserve">  public void setName(String name) {</w:t>
      </w:r>
    </w:p>
    <w:p w14:paraId="3F45E3C3" w14:textId="77777777" w:rsidR="00154A03" w:rsidRPr="00EC76D5" w:rsidRDefault="00154A03" w:rsidP="00154A03">
      <w:pPr>
        <w:pStyle w:val="Code"/>
      </w:pPr>
      <w:r w:rsidRPr="00EC76D5">
        <w:t xml:space="preserve">    m_name = name;</w:t>
      </w:r>
    </w:p>
    <w:p w14:paraId="773F7F69" w14:textId="77777777" w:rsidR="00154A03" w:rsidRPr="00EC76D5" w:rsidRDefault="00154A03" w:rsidP="00154A03">
      <w:pPr>
        <w:pStyle w:val="Code"/>
      </w:pPr>
      <w:r w:rsidRPr="00EC76D5">
        <w:t xml:space="preserve">  }</w:t>
      </w:r>
    </w:p>
    <w:p w14:paraId="5A07DB99" w14:textId="77777777" w:rsidR="00154A03" w:rsidRPr="00EC76D5" w:rsidRDefault="00154A03" w:rsidP="00154A03">
      <w:pPr>
        <w:pStyle w:val="Code"/>
      </w:pPr>
    </w:p>
    <w:p w14:paraId="7A80718B" w14:textId="77777777" w:rsidR="00154A03" w:rsidRPr="00EC76D5" w:rsidRDefault="00154A03" w:rsidP="00154A03">
      <w:pPr>
        <w:pStyle w:val="Code"/>
      </w:pPr>
      <w:r w:rsidRPr="00EC76D5">
        <w:t xml:space="preserve">  public String getUniqueName() {</w:t>
      </w:r>
    </w:p>
    <w:p w14:paraId="2C90D017" w14:textId="77777777" w:rsidR="00154A03" w:rsidRPr="00EC76D5" w:rsidRDefault="00154A03" w:rsidP="00154A03">
      <w:pPr>
        <w:pStyle w:val="Code"/>
      </w:pPr>
      <w:r w:rsidRPr="00EC76D5">
        <w:t xml:space="preserve">    return m_uniqueName;</w:t>
      </w:r>
    </w:p>
    <w:p w14:paraId="4A8BE017" w14:textId="77777777" w:rsidR="00154A03" w:rsidRPr="00EC76D5" w:rsidRDefault="00154A03" w:rsidP="00154A03">
      <w:pPr>
        <w:pStyle w:val="Code"/>
      </w:pPr>
      <w:r w:rsidRPr="00EC76D5">
        <w:t xml:space="preserve">  }</w:t>
      </w:r>
    </w:p>
    <w:p w14:paraId="7320B51C" w14:textId="77777777" w:rsidR="00154A03" w:rsidRPr="00EC76D5" w:rsidRDefault="00154A03" w:rsidP="00154A03">
      <w:pPr>
        <w:pStyle w:val="Code"/>
      </w:pPr>
      <w:r w:rsidRPr="00EC76D5">
        <w:lastRenderedPageBreak/>
        <w:t xml:space="preserve">  </w:t>
      </w:r>
    </w:p>
    <w:p w14:paraId="48D0DC72" w14:textId="77777777" w:rsidR="00154A03" w:rsidRPr="00EC76D5" w:rsidRDefault="00154A03" w:rsidP="00154A03">
      <w:pPr>
        <w:pStyle w:val="Code"/>
      </w:pPr>
      <w:r w:rsidRPr="00EC76D5">
        <w:t xml:space="preserve">  public Storage getStorage() {</w:t>
      </w:r>
    </w:p>
    <w:p w14:paraId="0FA5E333" w14:textId="77777777" w:rsidR="00154A03" w:rsidRPr="00EC76D5" w:rsidRDefault="00154A03" w:rsidP="00154A03">
      <w:pPr>
        <w:pStyle w:val="Code"/>
      </w:pPr>
      <w:r w:rsidRPr="00EC76D5">
        <w:t xml:space="preserve">    return m_storage;</w:t>
      </w:r>
    </w:p>
    <w:p w14:paraId="6A09D093" w14:textId="77777777" w:rsidR="00154A03" w:rsidRPr="00EC76D5" w:rsidRDefault="00154A03" w:rsidP="00154A03">
      <w:pPr>
        <w:pStyle w:val="Code"/>
      </w:pPr>
      <w:r w:rsidRPr="00EC76D5">
        <w:t xml:space="preserve">  }</w:t>
      </w:r>
    </w:p>
    <w:p w14:paraId="15938852" w14:textId="77777777" w:rsidR="00154A03" w:rsidRPr="00EC76D5" w:rsidRDefault="00154A03" w:rsidP="00154A03">
      <w:pPr>
        <w:pStyle w:val="Code"/>
      </w:pPr>
    </w:p>
    <w:p w14:paraId="57E1815D" w14:textId="77777777" w:rsidR="00154A03" w:rsidRPr="00EC76D5" w:rsidRDefault="00154A03" w:rsidP="00154A03">
      <w:pPr>
        <w:pStyle w:val="Code"/>
      </w:pPr>
      <w:r w:rsidRPr="00EC76D5">
        <w:t xml:space="preserve">  public void setStorage(Storage storage) {</w:t>
      </w:r>
    </w:p>
    <w:p w14:paraId="012CA2E2" w14:textId="77777777" w:rsidR="00154A03" w:rsidRPr="00EC76D5" w:rsidRDefault="00154A03" w:rsidP="00154A03">
      <w:pPr>
        <w:pStyle w:val="Code"/>
      </w:pPr>
      <w:r w:rsidRPr="00EC76D5">
        <w:t xml:space="preserve">    if ((m_storage != Storage.Static) &amp;&amp; (storage == Storage.Static)) {</w:t>
      </w:r>
    </w:p>
    <w:p w14:paraId="28716044" w14:textId="77777777" w:rsidR="00154A03" w:rsidRPr="00EC76D5" w:rsidRDefault="00154A03" w:rsidP="00154A03">
      <w:pPr>
        <w:pStyle w:val="Code"/>
      </w:pPr>
      <w:r w:rsidRPr="00EC76D5">
        <w:t xml:space="preserve">      m_byteList = new LinkedList&lt;&gt;();</w:t>
      </w:r>
    </w:p>
    <w:p w14:paraId="2086D1F8" w14:textId="77777777" w:rsidR="00154A03" w:rsidRPr="00EC76D5" w:rsidRDefault="00154A03" w:rsidP="00154A03">
      <w:pPr>
        <w:pStyle w:val="Code"/>
      </w:pPr>
      <w:r w:rsidRPr="00EC76D5">
        <w:t xml:space="preserve">      m_accessMap = new ListMap&lt;&gt;();</w:t>
      </w:r>
    </w:p>
    <w:p w14:paraId="6F31DE16" w14:textId="77777777" w:rsidR="00154A03" w:rsidRPr="00EC76D5" w:rsidRDefault="00154A03" w:rsidP="00154A03">
      <w:pPr>
        <w:pStyle w:val="Code"/>
      </w:pPr>
      <w:r w:rsidRPr="00EC76D5">
        <w:t xml:space="preserve">      m_textList = new LinkedList&lt;&gt;();</w:t>
      </w:r>
    </w:p>
    <w:p w14:paraId="6721E305" w14:textId="3E124802" w:rsidR="00154A03" w:rsidRPr="00EC76D5" w:rsidRDefault="00154A03" w:rsidP="00154A03">
      <w:pPr>
        <w:pStyle w:val="Code"/>
      </w:pPr>
      <w:r w:rsidRPr="00EC76D5">
        <w:t xml:space="preserve">      Generate</w:t>
      </w:r>
      <w:r w:rsidR="002F35C1">
        <w:t>Initializer</w:t>
      </w:r>
      <w:r w:rsidRPr="00EC76D5">
        <w:t>Static.generateByteTextList</w:t>
      </w:r>
    </w:p>
    <w:p w14:paraId="1A0F2424" w14:textId="77777777" w:rsidR="00154A03" w:rsidRPr="00EC76D5" w:rsidRDefault="00154A03" w:rsidP="00154A03">
      <w:pPr>
        <w:pStyle w:val="Code"/>
      </w:pPr>
      <w:r w:rsidRPr="00EC76D5">
        <w:t xml:space="preserve">                         (m_type, m_value, m_byteList, m_accessMap,m_textList);</w:t>
      </w:r>
    </w:p>
    <w:p w14:paraId="51EA2D14" w14:textId="77777777" w:rsidR="00154A03" w:rsidRPr="00EC76D5" w:rsidRDefault="00154A03" w:rsidP="00154A03">
      <w:pPr>
        <w:pStyle w:val="Code"/>
      </w:pPr>
      <w:r w:rsidRPr="00EC76D5">
        <w:t xml:space="preserve">      m_textList.add(m_uniqueName + ":");</w:t>
      </w:r>
    </w:p>
    <w:p w14:paraId="1FD0345B" w14:textId="77777777" w:rsidR="00154A03" w:rsidRPr="00EC76D5" w:rsidRDefault="00154A03" w:rsidP="00154A03">
      <w:pPr>
        <w:pStyle w:val="Code"/>
      </w:pPr>
      <w:r w:rsidRPr="00EC76D5">
        <w:t xml:space="preserve">      Main.GlobalSet.add(this);</w:t>
      </w:r>
    </w:p>
    <w:p w14:paraId="1175439B" w14:textId="77777777" w:rsidR="00154A03" w:rsidRPr="00EC76D5" w:rsidRDefault="00154A03" w:rsidP="00154A03">
      <w:pPr>
        <w:pStyle w:val="Code"/>
      </w:pPr>
      <w:r w:rsidRPr="00EC76D5">
        <w:t xml:space="preserve">    }</w:t>
      </w:r>
    </w:p>
    <w:p w14:paraId="5AAF3BCB" w14:textId="77777777" w:rsidR="00154A03" w:rsidRPr="00EC76D5" w:rsidRDefault="00154A03" w:rsidP="00154A03">
      <w:pPr>
        <w:pStyle w:val="Code"/>
      </w:pPr>
      <w:r w:rsidRPr="00EC76D5">
        <w:t xml:space="preserve">    </w:t>
      </w:r>
    </w:p>
    <w:p w14:paraId="0F95B437" w14:textId="77777777" w:rsidR="00154A03" w:rsidRPr="00EC76D5" w:rsidRDefault="00154A03" w:rsidP="00154A03">
      <w:pPr>
        <w:pStyle w:val="Code"/>
      </w:pPr>
      <w:r w:rsidRPr="00EC76D5">
        <w:t xml:space="preserve">    m_storage = storage;</w:t>
      </w:r>
    </w:p>
    <w:p w14:paraId="7D2F50CF" w14:textId="77777777" w:rsidR="00154A03" w:rsidRPr="00EC76D5" w:rsidRDefault="00154A03" w:rsidP="00154A03">
      <w:pPr>
        <w:pStyle w:val="Code"/>
      </w:pPr>
      <w:r w:rsidRPr="00EC76D5">
        <w:t xml:space="preserve">  }</w:t>
      </w:r>
    </w:p>
    <w:p w14:paraId="1B3C0332" w14:textId="77777777" w:rsidR="00154A03" w:rsidRPr="00EC76D5" w:rsidRDefault="00154A03" w:rsidP="00154A03">
      <w:pPr>
        <w:pStyle w:val="Code"/>
      </w:pPr>
    </w:p>
    <w:p w14:paraId="68536184" w14:textId="77777777" w:rsidR="00154A03" w:rsidRPr="00EC76D5" w:rsidRDefault="00154A03" w:rsidP="00154A03">
      <w:pPr>
        <w:pStyle w:val="Code"/>
      </w:pPr>
      <w:r w:rsidRPr="00EC76D5">
        <w:t xml:space="preserve">  public Type getType() {</w:t>
      </w:r>
    </w:p>
    <w:p w14:paraId="61D0E250" w14:textId="77777777" w:rsidR="00154A03" w:rsidRPr="00EC76D5" w:rsidRDefault="00154A03" w:rsidP="00154A03">
      <w:pPr>
        <w:pStyle w:val="Code"/>
      </w:pPr>
      <w:r w:rsidRPr="00EC76D5">
        <w:t xml:space="preserve">    return m_type;</w:t>
      </w:r>
    </w:p>
    <w:p w14:paraId="2586FD57" w14:textId="77777777" w:rsidR="00154A03" w:rsidRPr="00EC76D5" w:rsidRDefault="00154A03" w:rsidP="00154A03">
      <w:pPr>
        <w:pStyle w:val="Code"/>
      </w:pPr>
      <w:r w:rsidRPr="00EC76D5">
        <w:t xml:space="preserve">  }</w:t>
      </w:r>
    </w:p>
    <w:p w14:paraId="46B1CA1F" w14:textId="77777777" w:rsidR="00154A03" w:rsidRPr="00EC76D5" w:rsidRDefault="00154A03" w:rsidP="00154A03">
      <w:pPr>
        <w:pStyle w:val="Code"/>
      </w:pPr>
    </w:p>
    <w:p w14:paraId="2DA3E719" w14:textId="77777777" w:rsidR="00154A03" w:rsidRPr="00EC76D5" w:rsidRDefault="00154A03" w:rsidP="00154A03">
      <w:pPr>
        <w:pStyle w:val="Code"/>
      </w:pPr>
      <w:r w:rsidRPr="00EC76D5">
        <w:t xml:space="preserve">  public void setType(Type type) {</w:t>
      </w:r>
    </w:p>
    <w:p w14:paraId="03E569C6" w14:textId="77777777" w:rsidR="00154A03" w:rsidRPr="00EC76D5" w:rsidRDefault="00154A03" w:rsidP="00154A03">
      <w:pPr>
        <w:pStyle w:val="Code"/>
      </w:pPr>
      <w:r w:rsidRPr="00EC76D5">
        <w:t xml:space="preserve">    m_type = type;</w:t>
      </w:r>
    </w:p>
    <w:p w14:paraId="1317938B" w14:textId="77777777" w:rsidR="00154A03" w:rsidRPr="00EC76D5" w:rsidRDefault="00154A03" w:rsidP="00154A03">
      <w:pPr>
        <w:pStyle w:val="Code"/>
      </w:pPr>
      <w:r w:rsidRPr="00EC76D5">
        <w:t xml:space="preserve">  }</w:t>
      </w:r>
    </w:p>
    <w:p w14:paraId="0A840155" w14:textId="77777777" w:rsidR="00154A03" w:rsidRPr="00EC76D5" w:rsidRDefault="00154A03" w:rsidP="00154A03">
      <w:pPr>
        <w:pStyle w:val="Code"/>
      </w:pPr>
    </w:p>
    <w:p w14:paraId="0533D873" w14:textId="77777777" w:rsidR="00154A03" w:rsidRPr="00EC76D5" w:rsidRDefault="00154A03" w:rsidP="00154A03">
      <w:pPr>
        <w:pStyle w:val="Code"/>
      </w:pPr>
      <w:r w:rsidRPr="00EC76D5">
        <w:t xml:space="preserve">  public int getOffset() {</w:t>
      </w:r>
    </w:p>
    <w:p w14:paraId="31035A97" w14:textId="77777777" w:rsidR="00154A03" w:rsidRPr="00EC76D5" w:rsidRDefault="00154A03" w:rsidP="00154A03">
      <w:pPr>
        <w:pStyle w:val="Code"/>
      </w:pPr>
      <w:r w:rsidRPr="00EC76D5">
        <w:t xml:space="preserve">    return m_offset;</w:t>
      </w:r>
    </w:p>
    <w:p w14:paraId="68B73024" w14:textId="77777777" w:rsidR="00154A03" w:rsidRPr="00EC76D5" w:rsidRDefault="00154A03" w:rsidP="00154A03">
      <w:pPr>
        <w:pStyle w:val="Code"/>
      </w:pPr>
      <w:r w:rsidRPr="00EC76D5">
        <w:t xml:space="preserve">  }</w:t>
      </w:r>
    </w:p>
    <w:p w14:paraId="56BEB463" w14:textId="77777777" w:rsidR="00154A03" w:rsidRPr="00EC76D5" w:rsidRDefault="00154A03" w:rsidP="00154A03">
      <w:pPr>
        <w:pStyle w:val="Code"/>
      </w:pPr>
    </w:p>
    <w:p w14:paraId="6D1B159A" w14:textId="77777777" w:rsidR="00154A03" w:rsidRPr="00EC76D5" w:rsidRDefault="00154A03" w:rsidP="00154A03">
      <w:pPr>
        <w:pStyle w:val="Code"/>
      </w:pPr>
      <w:r w:rsidRPr="00EC76D5">
        <w:t xml:space="preserve">  public void setOffset(int offset) {</w:t>
      </w:r>
    </w:p>
    <w:p w14:paraId="43189467" w14:textId="77777777" w:rsidR="00154A03" w:rsidRPr="00EC76D5" w:rsidRDefault="00154A03" w:rsidP="00154A03">
      <w:pPr>
        <w:pStyle w:val="Code"/>
      </w:pPr>
      <w:r w:rsidRPr="00EC76D5">
        <w:t xml:space="preserve">    m_offset = offset;</w:t>
      </w:r>
    </w:p>
    <w:p w14:paraId="21021D25" w14:textId="77777777" w:rsidR="00154A03" w:rsidRPr="00EC76D5" w:rsidRDefault="00154A03" w:rsidP="00154A03">
      <w:pPr>
        <w:pStyle w:val="Code"/>
      </w:pPr>
      <w:r w:rsidRPr="00EC76D5">
        <w:t xml:space="preserve">  }</w:t>
      </w:r>
    </w:p>
    <w:p w14:paraId="6924D33B" w14:textId="559468D5" w:rsidR="00154A03" w:rsidRPr="00EC76D5" w:rsidRDefault="00154A03" w:rsidP="00154A03">
      <w:pPr>
        <w:pStyle w:val="Code"/>
      </w:pPr>
    </w:p>
    <w:p w14:paraId="6DDA5A3C" w14:textId="77777777" w:rsidR="00E4223A" w:rsidRPr="00EC76D5" w:rsidRDefault="00E4223A" w:rsidP="00E4223A">
      <w:pPr>
        <w:pStyle w:val="Code"/>
      </w:pPr>
      <w:r w:rsidRPr="00EC76D5">
        <w:t xml:space="preserve">  public int getEntryPoint() {</w:t>
      </w:r>
    </w:p>
    <w:p w14:paraId="6CC49B8B" w14:textId="77777777" w:rsidR="00E4223A" w:rsidRPr="00EC76D5" w:rsidRDefault="00E4223A" w:rsidP="00E4223A">
      <w:pPr>
        <w:pStyle w:val="Code"/>
      </w:pPr>
      <w:r w:rsidRPr="00EC76D5">
        <w:t xml:space="preserve">    return m_entryPoint;</w:t>
      </w:r>
    </w:p>
    <w:p w14:paraId="4D900521" w14:textId="77777777" w:rsidR="00E4223A" w:rsidRPr="00EC76D5" w:rsidRDefault="00E4223A" w:rsidP="00E4223A">
      <w:pPr>
        <w:pStyle w:val="Code"/>
      </w:pPr>
      <w:r w:rsidRPr="00EC76D5">
        <w:t xml:space="preserve">  }</w:t>
      </w:r>
    </w:p>
    <w:p w14:paraId="2921908A" w14:textId="77777777" w:rsidR="00E4223A" w:rsidRPr="00EC76D5" w:rsidRDefault="00E4223A" w:rsidP="00E4223A">
      <w:pPr>
        <w:pStyle w:val="Code"/>
      </w:pPr>
      <w:r w:rsidRPr="00EC76D5">
        <w:t xml:space="preserve">  </w:t>
      </w:r>
    </w:p>
    <w:p w14:paraId="07B2D7E7" w14:textId="77777777" w:rsidR="00E4223A" w:rsidRPr="00EC76D5" w:rsidRDefault="00E4223A" w:rsidP="00E4223A">
      <w:pPr>
        <w:pStyle w:val="Code"/>
      </w:pPr>
      <w:r w:rsidRPr="00EC76D5">
        <w:t xml:space="preserve">  public void setEntryPoint(int entryPoint) {</w:t>
      </w:r>
    </w:p>
    <w:p w14:paraId="73115D41" w14:textId="77777777" w:rsidR="00E4223A" w:rsidRPr="00EC76D5" w:rsidRDefault="00E4223A" w:rsidP="00E4223A">
      <w:pPr>
        <w:pStyle w:val="Code"/>
      </w:pPr>
      <w:r w:rsidRPr="00EC76D5">
        <w:t xml:space="preserve">    m_entryPoint = entryPoint;</w:t>
      </w:r>
    </w:p>
    <w:p w14:paraId="2B3AF8B1" w14:textId="77777777" w:rsidR="00E4223A" w:rsidRPr="00EC76D5" w:rsidRDefault="00E4223A" w:rsidP="00E4223A">
      <w:pPr>
        <w:pStyle w:val="Code"/>
      </w:pPr>
      <w:r w:rsidRPr="00EC76D5">
        <w:t xml:space="preserve">  }</w:t>
      </w:r>
    </w:p>
    <w:p w14:paraId="4F53194C" w14:textId="77777777" w:rsidR="00E4223A" w:rsidRPr="00EC76D5" w:rsidRDefault="00E4223A" w:rsidP="00E4223A">
      <w:pPr>
        <w:pStyle w:val="Code"/>
      </w:pPr>
    </w:p>
    <w:p w14:paraId="44C86084" w14:textId="10635F7E" w:rsidR="00154A03" w:rsidRPr="00EC76D5" w:rsidRDefault="00154A03" w:rsidP="00E4223A">
      <w:pPr>
        <w:pStyle w:val="Code"/>
      </w:pPr>
      <w:r w:rsidRPr="00EC76D5">
        <w:t xml:space="preserve">  public boolean isAutoOrRegister() {</w:t>
      </w:r>
    </w:p>
    <w:p w14:paraId="562B78E0" w14:textId="77777777" w:rsidR="00154A03" w:rsidRPr="00EC76D5" w:rsidRDefault="00154A03" w:rsidP="00154A03">
      <w:pPr>
        <w:pStyle w:val="Code"/>
      </w:pPr>
      <w:r w:rsidRPr="00EC76D5">
        <w:t xml:space="preserve">    return (m_storage == Storage.Auto) ||</w:t>
      </w:r>
    </w:p>
    <w:p w14:paraId="5CC909CE" w14:textId="77777777" w:rsidR="00154A03" w:rsidRPr="00EC76D5" w:rsidRDefault="00154A03" w:rsidP="00154A03">
      <w:pPr>
        <w:pStyle w:val="Code"/>
      </w:pPr>
      <w:r w:rsidRPr="00EC76D5">
        <w:t xml:space="preserve">           (m_storage == Storage.Register);</w:t>
      </w:r>
    </w:p>
    <w:p w14:paraId="278A1B46" w14:textId="77777777" w:rsidR="00154A03" w:rsidRPr="00EC76D5" w:rsidRDefault="00154A03" w:rsidP="00154A03">
      <w:pPr>
        <w:pStyle w:val="Code"/>
      </w:pPr>
      <w:r w:rsidRPr="00EC76D5">
        <w:t xml:space="preserve">  }</w:t>
      </w:r>
    </w:p>
    <w:p w14:paraId="7845146F" w14:textId="77777777" w:rsidR="00154A03" w:rsidRPr="00EC76D5" w:rsidRDefault="00154A03" w:rsidP="00154A03">
      <w:pPr>
        <w:pStyle w:val="Code"/>
      </w:pPr>
    </w:p>
    <w:p w14:paraId="0D2DD585" w14:textId="77777777" w:rsidR="00154A03" w:rsidRPr="00EC76D5" w:rsidRDefault="00154A03" w:rsidP="00154A03">
      <w:pPr>
        <w:pStyle w:val="Code"/>
      </w:pPr>
      <w:r w:rsidRPr="00EC76D5">
        <w:t xml:space="preserve">  public boolean isStatic() {</w:t>
      </w:r>
    </w:p>
    <w:p w14:paraId="32651813" w14:textId="77777777" w:rsidR="00154A03" w:rsidRPr="00EC76D5" w:rsidRDefault="00154A03" w:rsidP="00154A03">
      <w:pPr>
        <w:pStyle w:val="Code"/>
      </w:pPr>
      <w:r w:rsidRPr="00EC76D5">
        <w:t xml:space="preserve">    return (m_storage == Storage.Static);</w:t>
      </w:r>
    </w:p>
    <w:p w14:paraId="6B5952B0" w14:textId="77777777" w:rsidR="00154A03" w:rsidRPr="00EC76D5" w:rsidRDefault="00154A03" w:rsidP="00154A03">
      <w:pPr>
        <w:pStyle w:val="Code"/>
      </w:pPr>
      <w:r w:rsidRPr="00EC76D5">
        <w:t xml:space="preserve">  }</w:t>
      </w:r>
    </w:p>
    <w:p w14:paraId="5CC61635" w14:textId="77777777" w:rsidR="00154A03" w:rsidRPr="00EC76D5" w:rsidRDefault="00154A03" w:rsidP="00154A03">
      <w:pPr>
        <w:pStyle w:val="Code"/>
      </w:pPr>
      <w:r w:rsidRPr="00EC76D5">
        <w:t xml:space="preserve">  </w:t>
      </w:r>
    </w:p>
    <w:p w14:paraId="364EDB3A" w14:textId="77777777" w:rsidR="00154A03" w:rsidRPr="00EC76D5" w:rsidRDefault="00154A03" w:rsidP="00154A03">
      <w:pPr>
        <w:pStyle w:val="Code"/>
      </w:pPr>
      <w:r w:rsidRPr="00EC76D5">
        <w:t xml:space="preserve">  public boolean isExtern() {</w:t>
      </w:r>
    </w:p>
    <w:p w14:paraId="0A3D1019" w14:textId="77777777" w:rsidR="00154A03" w:rsidRPr="00EC76D5" w:rsidRDefault="00154A03" w:rsidP="00154A03">
      <w:pPr>
        <w:pStyle w:val="Code"/>
      </w:pPr>
      <w:r w:rsidRPr="00EC76D5">
        <w:t xml:space="preserve">    return (m_storage == Storage.Extern);</w:t>
      </w:r>
    </w:p>
    <w:p w14:paraId="639F4242" w14:textId="77777777" w:rsidR="00154A03" w:rsidRPr="00EC76D5" w:rsidRDefault="00154A03" w:rsidP="00154A03">
      <w:pPr>
        <w:pStyle w:val="Code"/>
      </w:pPr>
      <w:r w:rsidRPr="00EC76D5">
        <w:t xml:space="preserve">  }</w:t>
      </w:r>
    </w:p>
    <w:p w14:paraId="6FBDBA23" w14:textId="77777777" w:rsidR="00154A03" w:rsidRPr="00EC76D5" w:rsidRDefault="00154A03" w:rsidP="00154A03">
      <w:pPr>
        <w:pStyle w:val="Code"/>
      </w:pPr>
      <w:r w:rsidRPr="00EC76D5">
        <w:t xml:space="preserve">  </w:t>
      </w:r>
    </w:p>
    <w:p w14:paraId="5C9ABA96" w14:textId="77777777" w:rsidR="00154A03" w:rsidRPr="00EC76D5" w:rsidRDefault="00154A03" w:rsidP="00154A03">
      <w:pPr>
        <w:pStyle w:val="Code"/>
      </w:pPr>
      <w:r w:rsidRPr="00EC76D5">
        <w:lastRenderedPageBreak/>
        <w:t xml:space="preserve">  public boolean isStaticOrExtern() {</w:t>
      </w:r>
    </w:p>
    <w:p w14:paraId="36F4FFA8" w14:textId="77777777" w:rsidR="00154A03" w:rsidRPr="00EC76D5" w:rsidRDefault="00154A03" w:rsidP="00154A03">
      <w:pPr>
        <w:pStyle w:val="Code"/>
      </w:pPr>
      <w:r w:rsidRPr="00EC76D5">
        <w:t xml:space="preserve">    return isStatic() || isExtern();</w:t>
      </w:r>
    </w:p>
    <w:p w14:paraId="7000B0D6" w14:textId="77777777" w:rsidR="00154A03" w:rsidRPr="00EC76D5" w:rsidRDefault="00154A03" w:rsidP="00154A03">
      <w:pPr>
        <w:pStyle w:val="Code"/>
      </w:pPr>
      <w:r w:rsidRPr="00EC76D5">
        <w:t xml:space="preserve">  }</w:t>
      </w:r>
    </w:p>
    <w:p w14:paraId="658CF5A7" w14:textId="77777777" w:rsidR="00154A03" w:rsidRPr="00EC76D5" w:rsidRDefault="00154A03" w:rsidP="00154A03">
      <w:pPr>
        <w:pStyle w:val="Code"/>
      </w:pPr>
      <w:r w:rsidRPr="00EC76D5">
        <w:t xml:space="preserve">  </w:t>
      </w:r>
    </w:p>
    <w:p w14:paraId="6BB907DE" w14:textId="77777777" w:rsidR="00154A03" w:rsidRPr="00EC76D5" w:rsidRDefault="00154A03" w:rsidP="00154A03">
      <w:pPr>
        <w:pStyle w:val="Code"/>
      </w:pPr>
      <w:r w:rsidRPr="00EC76D5">
        <w:t xml:space="preserve">  public boolean isTypedef() {</w:t>
      </w:r>
    </w:p>
    <w:p w14:paraId="346FC7AF" w14:textId="77777777" w:rsidR="00154A03" w:rsidRPr="00EC76D5" w:rsidRDefault="00154A03" w:rsidP="00154A03">
      <w:pPr>
        <w:pStyle w:val="Code"/>
      </w:pPr>
      <w:r w:rsidRPr="00EC76D5">
        <w:t xml:space="preserve">    return (m_storage == Storage.Typedef);</w:t>
      </w:r>
    </w:p>
    <w:p w14:paraId="3F4C5E1D" w14:textId="77777777" w:rsidR="00154A03" w:rsidRPr="00EC76D5" w:rsidRDefault="00154A03" w:rsidP="00154A03">
      <w:pPr>
        <w:pStyle w:val="Code"/>
      </w:pPr>
      <w:r w:rsidRPr="00EC76D5">
        <w:t xml:space="preserve">  }</w:t>
      </w:r>
    </w:p>
    <w:p w14:paraId="6FC35AB2" w14:textId="77777777" w:rsidR="00154A03" w:rsidRPr="00EC76D5" w:rsidRDefault="00154A03" w:rsidP="00154A03">
      <w:pPr>
        <w:pStyle w:val="Code"/>
      </w:pPr>
      <w:r w:rsidRPr="00EC76D5">
        <w:t xml:space="preserve">  </w:t>
      </w:r>
    </w:p>
    <w:p w14:paraId="347B488A" w14:textId="77777777" w:rsidR="00154A03" w:rsidRPr="00EC76D5" w:rsidRDefault="00154A03" w:rsidP="00154A03">
      <w:pPr>
        <w:pStyle w:val="Code"/>
      </w:pPr>
      <w:r w:rsidRPr="00EC76D5">
        <w:t xml:space="preserve">  public boolean isParameter() {</w:t>
      </w:r>
    </w:p>
    <w:p w14:paraId="789AA2EE" w14:textId="77777777" w:rsidR="00154A03" w:rsidRPr="00EC76D5" w:rsidRDefault="00154A03" w:rsidP="00154A03">
      <w:pPr>
        <w:pStyle w:val="Code"/>
      </w:pPr>
      <w:r w:rsidRPr="00EC76D5">
        <w:t xml:space="preserve">    return (m_status == Status.Parameter);</w:t>
      </w:r>
    </w:p>
    <w:p w14:paraId="5F698BA1" w14:textId="77777777" w:rsidR="00154A03" w:rsidRPr="00EC76D5" w:rsidRDefault="00154A03" w:rsidP="00154A03">
      <w:pPr>
        <w:pStyle w:val="Code"/>
      </w:pPr>
      <w:r w:rsidRPr="00EC76D5">
        <w:t xml:space="preserve">  }</w:t>
      </w:r>
    </w:p>
    <w:p w14:paraId="6F1E9366" w14:textId="77777777" w:rsidR="00154A03" w:rsidRPr="00EC76D5" w:rsidRDefault="00154A03" w:rsidP="00154A03">
      <w:pPr>
        <w:pStyle w:val="Code"/>
      </w:pPr>
      <w:r w:rsidRPr="00EC76D5">
        <w:t xml:space="preserve">          </w:t>
      </w:r>
    </w:p>
    <w:p w14:paraId="0309B030" w14:textId="77777777" w:rsidR="00154A03" w:rsidRPr="00EC76D5" w:rsidRDefault="00154A03" w:rsidP="00154A03">
      <w:pPr>
        <w:pStyle w:val="Code"/>
      </w:pPr>
      <w:r w:rsidRPr="00EC76D5">
        <w:t xml:space="preserve">  public boolean isTemporary() {</w:t>
      </w:r>
    </w:p>
    <w:p w14:paraId="25B8C5EE" w14:textId="77777777" w:rsidR="00154A03" w:rsidRPr="00EC76D5" w:rsidRDefault="00154A03" w:rsidP="00154A03">
      <w:pPr>
        <w:pStyle w:val="Code"/>
      </w:pPr>
      <w:r w:rsidRPr="00EC76D5">
        <w:t xml:space="preserve">    Symbol symbol = this;</w:t>
      </w:r>
    </w:p>
    <w:p w14:paraId="3C8E008C" w14:textId="77777777" w:rsidR="00154A03" w:rsidRPr="00EC76D5" w:rsidRDefault="00154A03" w:rsidP="00154A03">
      <w:pPr>
        <w:pStyle w:val="Code"/>
      </w:pPr>
      <w:r w:rsidRPr="00EC76D5">
        <w:t xml:space="preserve">    </w:t>
      </w:r>
    </w:p>
    <w:p w14:paraId="2EB7D779" w14:textId="77777777" w:rsidR="00154A03" w:rsidRPr="00EC76D5" w:rsidRDefault="00154A03" w:rsidP="00154A03">
      <w:pPr>
        <w:pStyle w:val="Code"/>
      </w:pPr>
      <w:r w:rsidRPr="00EC76D5">
        <w:t xml:space="preserve">    while (symbol != null) {</w:t>
      </w:r>
    </w:p>
    <w:p w14:paraId="5DD203EA" w14:textId="77777777" w:rsidR="00154A03" w:rsidRPr="00EC76D5" w:rsidRDefault="00154A03" w:rsidP="00154A03">
      <w:pPr>
        <w:pStyle w:val="Code"/>
      </w:pPr>
      <w:r w:rsidRPr="00EC76D5">
        <w:t xml:space="preserve">      if (symbol.m_status != Status.Temporary) {</w:t>
      </w:r>
    </w:p>
    <w:p w14:paraId="5CED025F" w14:textId="77777777" w:rsidR="00154A03" w:rsidRPr="00EC76D5" w:rsidRDefault="00154A03" w:rsidP="00154A03">
      <w:pPr>
        <w:pStyle w:val="Code"/>
      </w:pPr>
      <w:r w:rsidRPr="00EC76D5">
        <w:t xml:space="preserve">        return false;</w:t>
      </w:r>
    </w:p>
    <w:p w14:paraId="0B80D29A" w14:textId="77777777" w:rsidR="00154A03" w:rsidRPr="00EC76D5" w:rsidRDefault="00154A03" w:rsidP="00154A03">
      <w:pPr>
        <w:pStyle w:val="Code"/>
      </w:pPr>
      <w:r w:rsidRPr="00EC76D5">
        <w:t xml:space="preserve">      }</w:t>
      </w:r>
    </w:p>
    <w:p w14:paraId="681C1A7C" w14:textId="77777777" w:rsidR="00154A03" w:rsidRPr="00EC76D5" w:rsidRDefault="00154A03" w:rsidP="00154A03">
      <w:pPr>
        <w:pStyle w:val="Code"/>
      </w:pPr>
      <w:r w:rsidRPr="00EC76D5">
        <w:t xml:space="preserve">      </w:t>
      </w:r>
    </w:p>
    <w:p w14:paraId="1930FE43" w14:textId="77777777" w:rsidR="00154A03" w:rsidRPr="00EC76D5" w:rsidRDefault="00154A03" w:rsidP="00154A03">
      <w:pPr>
        <w:pStyle w:val="Code"/>
      </w:pPr>
      <w:r w:rsidRPr="00EC76D5">
        <w:t xml:space="preserve">      symbol = symbol.getParentSymbol();</w:t>
      </w:r>
    </w:p>
    <w:p w14:paraId="07970372" w14:textId="77777777" w:rsidR="00154A03" w:rsidRPr="00EC76D5" w:rsidRDefault="00154A03" w:rsidP="00154A03">
      <w:pPr>
        <w:pStyle w:val="Code"/>
      </w:pPr>
      <w:r w:rsidRPr="00EC76D5">
        <w:t xml:space="preserve">    }</w:t>
      </w:r>
    </w:p>
    <w:p w14:paraId="476BDB3E" w14:textId="77777777" w:rsidR="00154A03" w:rsidRPr="00EC76D5" w:rsidRDefault="00154A03" w:rsidP="00154A03">
      <w:pPr>
        <w:pStyle w:val="Code"/>
      </w:pPr>
      <w:r w:rsidRPr="00EC76D5">
        <w:t xml:space="preserve">    </w:t>
      </w:r>
    </w:p>
    <w:p w14:paraId="0FC6C785" w14:textId="77777777" w:rsidR="00154A03" w:rsidRPr="00EC76D5" w:rsidRDefault="00154A03" w:rsidP="00154A03">
      <w:pPr>
        <w:pStyle w:val="Code"/>
      </w:pPr>
      <w:r w:rsidRPr="00EC76D5">
        <w:t xml:space="preserve">    return true;</w:t>
      </w:r>
    </w:p>
    <w:p w14:paraId="57E105AB" w14:textId="77777777" w:rsidR="00154A03" w:rsidRPr="00EC76D5" w:rsidRDefault="00154A03" w:rsidP="00154A03">
      <w:pPr>
        <w:pStyle w:val="Code"/>
      </w:pPr>
      <w:r w:rsidRPr="00EC76D5">
        <w:t xml:space="preserve">  }</w:t>
      </w:r>
    </w:p>
    <w:p w14:paraId="6EA34E7B" w14:textId="77777777" w:rsidR="00154A03" w:rsidRPr="00EC76D5" w:rsidRDefault="00154A03" w:rsidP="00154A03">
      <w:pPr>
        <w:pStyle w:val="Code"/>
      </w:pPr>
    </w:p>
    <w:p w14:paraId="0A06AAF7" w14:textId="77777777" w:rsidR="00154A03" w:rsidRPr="00EC76D5" w:rsidRDefault="00154A03" w:rsidP="00154A03">
      <w:pPr>
        <w:pStyle w:val="Code"/>
      </w:pPr>
      <w:r w:rsidRPr="00EC76D5">
        <w:t xml:space="preserve">  public boolean isSolid() {</w:t>
      </w:r>
    </w:p>
    <w:p w14:paraId="3CD976F5" w14:textId="77777777" w:rsidR="00154A03" w:rsidRPr="00EC76D5" w:rsidRDefault="00154A03" w:rsidP="00154A03">
      <w:pPr>
        <w:pStyle w:val="Code"/>
      </w:pPr>
      <w:r w:rsidRPr="00EC76D5">
        <w:t xml:space="preserve">    return (m_status == Status.Solid);</w:t>
      </w:r>
    </w:p>
    <w:p w14:paraId="7DB57BCD" w14:textId="77777777" w:rsidR="00154A03" w:rsidRPr="00EC76D5" w:rsidRDefault="00154A03" w:rsidP="00154A03">
      <w:pPr>
        <w:pStyle w:val="Code"/>
      </w:pPr>
      <w:r w:rsidRPr="00EC76D5">
        <w:t xml:space="preserve">  }</w:t>
      </w:r>
    </w:p>
    <w:p w14:paraId="365B6FC5" w14:textId="77777777" w:rsidR="00154A03" w:rsidRPr="00EC76D5" w:rsidRDefault="00154A03" w:rsidP="00154A03">
      <w:pPr>
        <w:pStyle w:val="Code"/>
      </w:pPr>
    </w:p>
    <w:p w14:paraId="6CDB9BA0" w14:textId="77777777" w:rsidR="00154A03" w:rsidRPr="00EC76D5" w:rsidRDefault="00154A03" w:rsidP="00154A03">
      <w:pPr>
        <w:pStyle w:val="Code"/>
      </w:pPr>
      <w:r w:rsidRPr="00EC76D5">
        <w:t xml:space="preserve">  public boolean hasValue() {</w:t>
      </w:r>
    </w:p>
    <w:p w14:paraId="3FEE38C5" w14:textId="77777777" w:rsidR="00154A03" w:rsidRPr="00EC76D5" w:rsidRDefault="00154A03" w:rsidP="00154A03">
      <w:pPr>
        <w:pStyle w:val="Code"/>
      </w:pPr>
      <w:r w:rsidRPr="00EC76D5">
        <w:t xml:space="preserve">    return (m_value != null);</w:t>
      </w:r>
    </w:p>
    <w:p w14:paraId="3104A9EB" w14:textId="77777777" w:rsidR="00154A03" w:rsidRPr="00EC76D5" w:rsidRDefault="00154A03" w:rsidP="00154A03">
      <w:pPr>
        <w:pStyle w:val="Code"/>
      </w:pPr>
      <w:r w:rsidRPr="00EC76D5">
        <w:t xml:space="preserve">  }</w:t>
      </w:r>
    </w:p>
    <w:p w14:paraId="1AF779BC" w14:textId="77777777" w:rsidR="00154A03" w:rsidRPr="00EC76D5" w:rsidRDefault="00154A03" w:rsidP="00154A03">
      <w:pPr>
        <w:pStyle w:val="Code"/>
      </w:pPr>
    </w:p>
    <w:p w14:paraId="2305E136" w14:textId="77777777" w:rsidR="00154A03" w:rsidRPr="00EC76D5" w:rsidRDefault="00154A03" w:rsidP="00154A03">
      <w:pPr>
        <w:pStyle w:val="Code"/>
      </w:pPr>
      <w:r w:rsidRPr="00EC76D5">
        <w:t xml:space="preserve">  public Object getValue() {</w:t>
      </w:r>
    </w:p>
    <w:p w14:paraId="339DAC22" w14:textId="77777777" w:rsidR="00154A03" w:rsidRPr="00EC76D5" w:rsidRDefault="00154A03" w:rsidP="00154A03">
      <w:pPr>
        <w:pStyle w:val="Code"/>
      </w:pPr>
      <w:r w:rsidRPr="00EC76D5">
        <w:t xml:space="preserve">    return m_value;</w:t>
      </w:r>
    </w:p>
    <w:p w14:paraId="42E1742F" w14:textId="77777777" w:rsidR="00154A03" w:rsidRPr="00EC76D5" w:rsidRDefault="00154A03" w:rsidP="00154A03">
      <w:pPr>
        <w:pStyle w:val="Code"/>
      </w:pPr>
      <w:r w:rsidRPr="00EC76D5">
        <w:t xml:space="preserve">  }</w:t>
      </w:r>
    </w:p>
    <w:p w14:paraId="5E331520" w14:textId="77777777" w:rsidR="00154A03" w:rsidRPr="00EC76D5" w:rsidRDefault="00154A03" w:rsidP="00154A03">
      <w:pPr>
        <w:pStyle w:val="Code"/>
      </w:pPr>
      <w:r w:rsidRPr="00EC76D5">
        <w:t xml:space="preserve">  </w:t>
      </w:r>
    </w:p>
    <w:p w14:paraId="68BE5599" w14:textId="77777777" w:rsidR="00154A03" w:rsidRPr="00EC76D5" w:rsidRDefault="00154A03" w:rsidP="00154A03">
      <w:pPr>
        <w:pStyle w:val="Code"/>
      </w:pPr>
      <w:r w:rsidRPr="00EC76D5">
        <w:t xml:space="preserve">  public void setValue(Object value) {</w:t>
      </w:r>
    </w:p>
    <w:p w14:paraId="68E6BAC7" w14:textId="77777777" w:rsidR="00154A03" w:rsidRPr="00EC76D5" w:rsidRDefault="00154A03" w:rsidP="00154A03">
      <w:pPr>
        <w:pStyle w:val="Code"/>
      </w:pPr>
      <w:r w:rsidRPr="00EC76D5">
        <w:t xml:space="preserve">    m_value = value;</w:t>
      </w:r>
    </w:p>
    <w:p w14:paraId="76984938" w14:textId="77777777" w:rsidR="00154A03" w:rsidRPr="00EC76D5" w:rsidRDefault="00154A03" w:rsidP="00154A03">
      <w:pPr>
        <w:pStyle w:val="Code"/>
      </w:pPr>
      <w:r w:rsidRPr="00EC76D5">
        <w:t xml:space="preserve">  }</w:t>
      </w:r>
    </w:p>
    <w:p w14:paraId="4B3DDCE2" w14:textId="77777777" w:rsidR="00154A03" w:rsidRPr="00EC76D5" w:rsidRDefault="00154A03" w:rsidP="00154A03">
      <w:pPr>
        <w:pStyle w:val="Code"/>
      </w:pPr>
      <w:r w:rsidRPr="00EC76D5">
        <w:t xml:space="preserve">  </w:t>
      </w:r>
    </w:p>
    <w:p w14:paraId="1F4FA78A" w14:textId="77777777" w:rsidR="00154A03" w:rsidRPr="00EC76D5" w:rsidRDefault="00154A03" w:rsidP="00154A03">
      <w:pPr>
        <w:pStyle w:val="Code"/>
      </w:pPr>
      <w:r w:rsidRPr="00EC76D5">
        <w:t xml:space="preserve">  public BigInteger getSignedValue() {</w:t>
      </w:r>
    </w:p>
    <w:p w14:paraId="4DDB2004" w14:textId="77777777" w:rsidR="00154A03" w:rsidRPr="00EC76D5" w:rsidRDefault="00154A03" w:rsidP="00154A03">
      <w:pPr>
        <w:pStyle w:val="Code"/>
      </w:pPr>
      <w:r w:rsidRPr="00EC76D5">
        <w:t xml:space="preserve">    if (m_type.isUnsigned()) {</w:t>
      </w:r>
    </w:p>
    <w:p w14:paraId="6A680CD9" w14:textId="77777777" w:rsidR="00154A03" w:rsidRPr="00EC76D5" w:rsidRDefault="00154A03" w:rsidP="00154A03">
      <w:pPr>
        <w:pStyle w:val="Code"/>
      </w:pPr>
      <w:r w:rsidRPr="00EC76D5">
        <w:t xml:space="preserve">      BigInteger intValue = (BigInteger) m_value;</w:t>
      </w:r>
    </w:p>
    <w:p w14:paraId="34C1C10A" w14:textId="77777777" w:rsidR="00154A03" w:rsidRPr="00EC76D5" w:rsidRDefault="00154A03" w:rsidP="00154A03">
      <w:pPr>
        <w:pStyle w:val="Code"/>
      </w:pPr>
    </w:p>
    <w:p w14:paraId="08177F2B" w14:textId="77777777" w:rsidR="00154A03" w:rsidRPr="00EC76D5" w:rsidRDefault="00154A03" w:rsidP="00154A03">
      <w:pPr>
        <w:pStyle w:val="Code"/>
      </w:pPr>
      <w:r w:rsidRPr="00EC76D5">
        <w:t xml:space="preserve">      if (intValue.compareTo(BigInteger.ZERO) &lt; 0) {      </w:t>
      </w:r>
    </w:p>
    <w:p w14:paraId="087642A1" w14:textId="77777777" w:rsidR="00154A03" w:rsidRPr="00EC76D5" w:rsidRDefault="00154A03" w:rsidP="00154A03">
      <w:pPr>
        <w:pStyle w:val="Code"/>
      </w:pPr>
      <w:r w:rsidRPr="00EC76D5">
        <w:t xml:space="preserve">        switch (m_type.getSize()) {</w:t>
      </w:r>
    </w:p>
    <w:p w14:paraId="3BE6E232" w14:textId="77777777" w:rsidR="00154A03" w:rsidRPr="00EC76D5" w:rsidRDefault="00154A03" w:rsidP="00154A03">
      <w:pPr>
        <w:pStyle w:val="Code"/>
      </w:pPr>
      <w:r w:rsidRPr="00EC76D5">
        <w:t xml:space="preserve">          case Type.CharSize:</w:t>
      </w:r>
    </w:p>
    <w:p w14:paraId="23806B7D" w14:textId="77777777" w:rsidR="00154A03" w:rsidRPr="00EC76D5" w:rsidRDefault="00154A03" w:rsidP="00154A03">
      <w:pPr>
        <w:pStyle w:val="Code"/>
      </w:pPr>
      <w:r w:rsidRPr="00EC76D5">
        <w:t xml:space="preserve">            return intValue.subtract(new BigInteger("128"));</w:t>
      </w:r>
    </w:p>
    <w:p w14:paraId="10A84D4A" w14:textId="77777777" w:rsidR="00154A03" w:rsidRPr="00EC76D5" w:rsidRDefault="00154A03" w:rsidP="00154A03">
      <w:pPr>
        <w:pStyle w:val="Code"/>
      </w:pPr>
    </w:p>
    <w:p w14:paraId="23A9D02C" w14:textId="77777777" w:rsidR="00154A03" w:rsidRPr="00EC76D5" w:rsidRDefault="00154A03" w:rsidP="00154A03">
      <w:pPr>
        <w:pStyle w:val="Code"/>
      </w:pPr>
      <w:r w:rsidRPr="00EC76D5">
        <w:t xml:space="preserve">          case Type.IntegerSize:</w:t>
      </w:r>
    </w:p>
    <w:p w14:paraId="44A3FBFB" w14:textId="77777777" w:rsidR="00154A03" w:rsidRPr="00EC76D5" w:rsidRDefault="00154A03" w:rsidP="00154A03">
      <w:pPr>
        <w:pStyle w:val="Code"/>
      </w:pPr>
      <w:r w:rsidRPr="00EC76D5">
        <w:t xml:space="preserve">            return intValue.subtract(new BigInteger("32768"));</w:t>
      </w:r>
    </w:p>
    <w:p w14:paraId="62069769" w14:textId="77777777" w:rsidR="00154A03" w:rsidRPr="00EC76D5" w:rsidRDefault="00154A03" w:rsidP="00154A03">
      <w:pPr>
        <w:pStyle w:val="Code"/>
      </w:pPr>
    </w:p>
    <w:p w14:paraId="31EB7F12" w14:textId="77777777" w:rsidR="00154A03" w:rsidRPr="00EC76D5" w:rsidRDefault="00154A03" w:rsidP="00154A03">
      <w:pPr>
        <w:pStyle w:val="Code"/>
      </w:pPr>
      <w:r w:rsidRPr="00EC76D5">
        <w:t xml:space="preserve">          case Type.LongSize:</w:t>
      </w:r>
    </w:p>
    <w:p w14:paraId="3276ACE8" w14:textId="77777777" w:rsidR="00154A03" w:rsidRPr="00EC76D5" w:rsidRDefault="00154A03" w:rsidP="00154A03">
      <w:pPr>
        <w:pStyle w:val="Code"/>
      </w:pPr>
      <w:r w:rsidRPr="00EC76D5">
        <w:t xml:space="preserve">            return (new BigInteger("2147483648")).add(intValue);</w:t>
      </w:r>
    </w:p>
    <w:p w14:paraId="0DD4122E" w14:textId="77777777" w:rsidR="00154A03" w:rsidRPr="00EC76D5" w:rsidRDefault="00154A03" w:rsidP="00154A03">
      <w:pPr>
        <w:pStyle w:val="Code"/>
      </w:pPr>
      <w:r w:rsidRPr="00EC76D5">
        <w:t xml:space="preserve">        }</w:t>
      </w:r>
    </w:p>
    <w:p w14:paraId="1BCA36A5" w14:textId="77777777" w:rsidR="00154A03" w:rsidRPr="00EC76D5" w:rsidRDefault="00154A03" w:rsidP="00154A03">
      <w:pPr>
        <w:pStyle w:val="Code"/>
      </w:pPr>
      <w:r w:rsidRPr="00EC76D5">
        <w:lastRenderedPageBreak/>
        <w:t xml:space="preserve">      }  </w:t>
      </w:r>
    </w:p>
    <w:p w14:paraId="379F19CE" w14:textId="77777777" w:rsidR="00154A03" w:rsidRPr="00EC76D5" w:rsidRDefault="00154A03" w:rsidP="00154A03">
      <w:pPr>
        <w:pStyle w:val="Code"/>
      </w:pPr>
      <w:r w:rsidRPr="00EC76D5">
        <w:t xml:space="preserve">    }</w:t>
      </w:r>
    </w:p>
    <w:p w14:paraId="6DADC0B6" w14:textId="77777777" w:rsidR="00154A03" w:rsidRPr="00EC76D5" w:rsidRDefault="00154A03" w:rsidP="00154A03">
      <w:pPr>
        <w:pStyle w:val="Code"/>
      </w:pPr>
    </w:p>
    <w:p w14:paraId="3DC6EDE5" w14:textId="77777777" w:rsidR="00154A03" w:rsidRPr="00EC76D5" w:rsidRDefault="00154A03" w:rsidP="00154A03">
      <w:pPr>
        <w:pStyle w:val="Code"/>
      </w:pPr>
      <w:r w:rsidRPr="00EC76D5">
        <w:t xml:space="preserve">    return ((BigInteger) m_value);</w:t>
      </w:r>
    </w:p>
    <w:p w14:paraId="13A133B3" w14:textId="77777777" w:rsidR="00154A03" w:rsidRPr="00EC76D5" w:rsidRDefault="00154A03" w:rsidP="00154A03">
      <w:pPr>
        <w:pStyle w:val="Code"/>
      </w:pPr>
      <w:r w:rsidRPr="00EC76D5">
        <w:t xml:space="preserve">  }</w:t>
      </w:r>
    </w:p>
    <w:p w14:paraId="2A4914C6" w14:textId="77777777" w:rsidR="00154A03" w:rsidRPr="00EC76D5" w:rsidRDefault="00154A03" w:rsidP="00154A03">
      <w:pPr>
        <w:pStyle w:val="Code"/>
      </w:pPr>
      <w:r w:rsidRPr="00EC76D5">
        <w:t xml:space="preserve">  </w:t>
      </w:r>
    </w:p>
    <w:p w14:paraId="50AEB2FD" w14:textId="77777777" w:rsidR="00154A03" w:rsidRPr="00EC76D5" w:rsidRDefault="00154A03" w:rsidP="00154A03">
      <w:pPr>
        <w:pStyle w:val="Code"/>
      </w:pPr>
      <w:r w:rsidRPr="00EC76D5">
        <w:t xml:space="preserve">  public boolean hasAddressSymbol() {</w:t>
      </w:r>
    </w:p>
    <w:p w14:paraId="5915838D" w14:textId="77777777" w:rsidR="00154A03" w:rsidRPr="00EC76D5" w:rsidRDefault="00154A03" w:rsidP="00154A03">
      <w:pPr>
        <w:pStyle w:val="Code"/>
      </w:pPr>
      <w:r w:rsidRPr="00EC76D5">
        <w:t xml:space="preserve">    return (m_addressSymbol != null);</w:t>
      </w:r>
    </w:p>
    <w:p w14:paraId="2964AACA" w14:textId="77777777" w:rsidR="00154A03" w:rsidRPr="00EC76D5" w:rsidRDefault="00154A03" w:rsidP="00154A03">
      <w:pPr>
        <w:pStyle w:val="Code"/>
      </w:pPr>
      <w:r w:rsidRPr="00EC76D5">
        <w:t xml:space="preserve">  }</w:t>
      </w:r>
    </w:p>
    <w:p w14:paraId="15F8D6CF" w14:textId="77777777" w:rsidR="00154A03" w:rsidRPr="00EC76D5" w:rsidRDefault="00154A03" w:rsidP="00154A03">
      <w:pPr>
        <w:pStyle w:val="Code"/>
      </w:pPr>
    </w:p>
    <w:p w14:paraId="06558B5C" w14:textId="77777777" w:rsidR="00154A03" w:rsidRPr="00EC76D5" w:rsidRDefault="00154A03" w:rsidP="00154A03">
      <w:pPr>
        <w:pStyle w:val="Code"/>
      </w:pPr>
      <w:r w:rsidRPr="00EC76D5">
        <w:t xml:space="preserve">  public Symbol getAddressSymbol() {</w:t>
      </w:r>
    </w:p>
    <w:p w14:paraId="1ACFF8D4" w14:textId="77777777" w:rsidR="00154A03" w:rsidRPr="00EC76D5" w:rsidRDefault="00154A03" w:rsidP="00154A03">
      <w:pPr>
        <w:pStyle w:val="Code"/>
      </w:pPr>
      <w:r w:rsidRPr="00EC76D5">
        <w:t xml:space="preserve">    return m_addressSymbol;</w:t>
      </w:r>
    </w:p>
    <w:p w14:paraId="37899D88" w14:textId="77777777" w:rsidR="00154A03" w:rsidRPr="00EC76D5" w:rsidRDefault="00154A03" w:rsidP="00154A03">
      <w:pPr>
        <w:pStyle w:val="Code"/>
      </w:pPr>
      <w:r w:rsidRPr="00EC76D5">
        <w:t xml:space="preserve">  }</w:t>
      </w:r>
    </w:p>
    <w:p w14:paraId="356D2CF2" w14:textId="77777777" w:rsidR="00154A03" w:rsidRPr="00EC76D5" w:rsidRDefault="00154A03" w:rsidP="00154A03">
      <w:pPr>
        <w:pStyle w:val="Code"/>
      </w:pPr>
      <w:r w:rsidRPr="00EC76D5">
        <w:t xml:space="preserve">  </w:t>
      </w:r>
    </w:p>
    <w:p w14:paraId="3861FEC8" w14:textId="77777777" w:rsidR="00154A03" w:rsidRPr="00EC76D5" w:rsidRDefault="00154A03" w:rsidP="00154A03">
      <w:pPr>
        <w:pStyle w:val="Code"/>
      </w:pPr>
      <w:r w:rsidRPr="00EC76D5">
        <w:t xml:space="preserve">  public void setAddressSymbol(Symbol addressSymbol) {</w:t>
      </w:r>
    </w:p>
    <w:p w14:paraId="22780158" w14:textId="77777777" w:rsidR="00154A03" w:rsidRPr="00EC76D5" w:rsidRDefault="00154A03" w:rsidP="00154A03">
      <w:pPr>
        <w:pStyle w:val="Code"/>
      </w:pPr>
      <w:r w:rsidRPr="00EC76D5">
        <w:t xml:space="preserve">    m_addressSymbol = addressSymbol;</w:t>
      </w:r>
    </w:p>
    <w:p w14:paraId="70D859C5" w14:textId="77777777" w:rsidR="00154A03" w:rsidRPr="00EC76D5" w:rsidRDefault="00154A03" w:rsidP="00154A03">
      <w:pPr>
        <w:pStyle w:val="Code"/>
      </w:pPr>
      <w:r w:rsidRPr="00EC76D5">
        <w:t xml:space="preserve">  }  </w:t>
      </w:r>
    </w:p>
    <w:p w14:paraId="36F8BB60" w14:textId="77777777" w:rsidR="00154A03" w:rsidRPr="00EC76D5" w:rsidRDefault="00154A03" w:rsidP="00154A03">
      <w:pPr>
        <w:pStyle w:val="Code"/>
      </w:pPr>
    </w:p>
    <w:p w14:paraId="7F391F6C" w14:textId="77777777" w:rsidR="00154A03" w:rsidRPr="00EC76D5" w:rsidRDefault="00154A03" w:rsidP="00154A03">
      <w:pPr>
        <w:pStyle w:val="Code"/>
      </w:pPr>
      <w:r w:rsidRPr="00EC76D5">
        <w:t xml:space="preserve">  public int getAddressOffset() {</w:t>
      </w:r>
    </w:p>
    <w:p w14:paraId="4D77725C" w14:textId="77777777" w:rsidR="00154A03" w:rsidRPr="00EC76D5" w:rsidRDefault="00154A03" w:rsidP="00154A03">
      <w:pPr>
        <w:pStyle w:val="Code"/>
      </w:pPr>
      <w:r w:rsidRPr="00EC76D5">
        <w:t xml:space="preserve">    return m_addressOffset;</w:t>
      </w:r>
    </w:p>
    <w:p w14:paraId="7A6B24A3" w14:textId="77777777" w:rsidR="00154A03" w:rsidRPr="00EC76D5" w:rsidRDefault="00154A03" w:rsidP="00154A03">
      <w:pPr>
        <w:pStyle w:val="Code"/>
      </w:pPr>
      <w:r w:rsidRPr="00EC76D5">
        <w:t xml:space="preserve">  }</w:t>
      </w:r>
    </w:p>
    <w:p w14:paraId="7B696CA9" w14:textId="77777777" w:rsidR="00154A03" w:rsidRPr="00EC76D5" w:rsidRDefault="00154A03" w:rsidP="00154A03">
      <w:pPr>
        <w:pStyle w:val="Code"/>
      </w:pPr>
      <w:r w:rsidRPr="00EC76D5">
        <w:t xml:space="preserve">  </w:t>
      </w:r>
    </w:p>
    <w:p w14:paraId="167A7B85" w14:textId="77777777" w:rsidR="00154A03" w:rsidRPr="00EC76D5" w:rsidRDefault="00154A03" w:rsidP="00154A03">
      <w:pPr>
        <w:pStyle w:val="Code"/>
      </w:pPr>
      <w:r w:rsidRPr="00EC76D5">
        <w:t xml:space="preserve">  public void setAddressOffset(int addressOffset) {</w:t>
      </w:r>
    </w:p>
    <w:p w14:paraId="73E154FC" w14:textId="77777777" w:rsidR="00154A03" w:rsidRPr="00EC76D5" w:rsidRDefault="00154A03" w:rsidP="00154A03">
      <w:pPr>
        <w:pStyle w:val="Code"/>
      </w:pPr>
      <w:r w:rsidRPr="00EC76D5">
        <w:t xml:space="preserve">    m_addressOffset = addressOffset;</w:t>
      </w:r>
    </w:p>
    <w:p w14:paraId="2686462D" w14:textId="77777777" w:rsidR="00154A03" w:rsidRPr="00EC76D5" w:rsidRDefault="00154A03" w:rsidP="00154A03">
      <w:pPr>
        <w:pStyle w:val="Code"/>
      </w:pPr>
      <w:r w:rsidRPr="00EC76D5">
        <w:t xml:space="preserve">  }</w:t>
      </w:r>
    </w:p>
    <w:p w14:paraId="083F054B" w14:textId="77777777" w:rsidR="00154A03" w:rsidRPr="00EC76D5" w:rsidRDefault="00154A03" w:rsidP="00154A03">
      <w:pPr>
        <w:pStyle w:val="Code"/>
      </w:pPr>
    </w:p>
    <w:p w14:paraId="74BAB2A9" w14:textId="77777777" w:rsidR="00154A03" w:rsidRPr="00EC76D5" w:rsidRDefault="00154A03" w:rsidP="00154A03">
      <w:pPr>
        <w:pStyle w:val="Code"/>
      </w:pPr>
      <w:r w:rsidRPr="00EC76D5">
        <w:t xml:space="preserve">  public Symbol getParentSymbol() {</w:t>
      </w:r>
    </w:p>
    <w:p w14:paraId="3964E1E0" w14:textId="77777777" w:rsidR="00154A03" w:rsidRPr="00EC76D5" w:rsidRDefault="00154A03" w:rsidP="00154A03">
      <w:pPr>
        <w:pStyle w:val="Code"/>
      </w:pPr>
      <w:r w:rsidRPr="00EC76D5">
        <w:t xml:space="preserve">    return m_parentSymbol;</w:t>
      </w:r>
    </w:p>
    <w:p w14:paraId="6E3A182D" w14:textId="77777777" w:rsidR="00154A03" w:rsidRPr="00EC76D5" w:rsidRDefault="00154A03" w:rsidP="00154A03">
      <w:pPr>
        <w:pStyle w:val="Code"/>
      </w:pPr>
      <w:r w:rsidRPr="00EC76D5">
        <w:t xml:space="preserve">  }</w:t>
      </w:r>
    </w:p>
    <w:p w14:paraId="45BE7354" w14:textId="77777777" w:rsidR="00154A03" w:rsidRPr="00EC76D5" w:rsidRDefault="00154A03" w:rsidP="00154A03">
      <w:pPr>
        <w:pStyle w:val="Code"/>
      </w:pPr>
    </w:p>
    <w:p w14:paraId="365B3675" w14:textId="77777777" w:rsidR="00154A03" w:rsidRPr="00EC76D5" w:rsidRDefault="00154A03" w:rsidP="00154A03">
      <w:pPr>
        <w:pStyle w:val="Code"/>
      </w:pPr>
      <w:r w:rsidRPr="00EC76D5">
        <w:t xml:space="preserve">  public void setParentSymbol(Symbol parentSymbol) {</w:t>
      </w:r>
    </w:p>
    <w:p w14:paraId="6444F148" w14:textId="77777777" w:rsidR="00154A03" w:rsidRPr="00EC76D5" w:rsidRDefault="00154A03" w:rsidP="00154A03">
      <w:pPr>
        <w:pStyle w:val="Code"/>
      </w:pPr>
      <w:r w:rsidRPr="00EC76D5">
        <w:t xml:space="preserve">    m_parentSymbol = parentSymbol;</w:t>
      </w:r>
    </w:p>
    <w:p w14:paraId="43E93BA3" w14:textId="77777777" w:rsidR="00154A03" w:rsidRPr="00EC76D5" w:rsidRDefault="00154A03" w:rsidP="00154A03">
      <w:pPr>
        <w:pStyle w:val="Code"/>
      </w:pPr>
      <w:r w:rsidRPr="00EC76D5">
        <w:t xml:space="preserve">  }  </w:t>
      </w:r>
    </w:p>
    <w:p w14:paraId="65A1A5F1" w14:textId="77777777" w:rsidR="00154A03" w:rsidRPr="00EC76D5" w:rsidRDefault="00154A03" w:rsidP="00154A03">
      <w:pPr>
        <w:pStyle w:val="Code"/>
      </w:pPr>
    </w:p>
    <w:p w14:paraId="05680491" w14:textId="77777777" w:rsidR="00154A03" w:rsidRPr="00EC76D5" w:rsidRDefault="00154A03" w:rsidP="00154A03">
      <w:pPr>
        <w:pStyle w:val="Code"/>
      </w:pPr>
      <w:r w:rsidRPr="00EC76D5">
        <w:t xml:space="preserve">  public Set&lt;Symbol&gt; getChildSymbolSet() {</w:t>
      </w:r>
    </w:p>
    <w:p w14:paraId="0283E561" w14:textId="77777777" w:rsidR="00154A03" w:rsidRPr="00EC76D5" w:rsidRDefault="00154A03" w:rsidP="00154A03">
      <w:pPr>
        <w:pStyle w:val="Code"/>
      </w:pPr>
      <w:r w:rsidRPr="00EC76D5">
        <w:t xml:space="preserve">    return m_childSymbolSet;</w:t>
      </w:r>
    </w:p>
    <w:p w14:paraId="19035E48" w14:textId="77777777" w:rsidR="00154A03" w:rsidRPr="00EC76D5" w:rsidRDefault="00154A03" w:rsidP="00154A03">
      <w:pPr>
        <w:pStyle w:val="Code"/>
      </w:pPr>
      <w:r w:rsidRPr="00EC76D5">
        <w:t xml:space="preserve">  }</w:t>
      </w:r>
    </w:p>
    <w:p w14:paraId="3144B1CC" w14:textId="77777777" w:rsidR="00154A03" w:rsidRPr="00EC76D5" w:rsidRDefault="00154A03" w:rsidP="00154A03">
      <w:pPr>
        <w:pStyle w:val="Code"/>
      </w:pPr>
    </w:p>
    <w:p w14:paraId="3365AE16" w14:textId="77777777" w:rsidR="00154A03" w:rsidRPr="00EC76D5" w:rsidRDefault="00154A03" w:rsidP="00154A03">
      <w:pPr>
        <w:pStyle w:val="Code"/>
      </w:pPr>
      <w:r w:rsidRPr="00EC76D5">
        <w:t xml:space="preserve">  public void addChildSymbol(Symbol childSymbol) {</w:t>
      </w:r>
    </w:p>
    <w:p w14:paraId="5ED446B3" w14:textId="77777777" w:rsidR="00154A03" w:rsidRPr="00EC76D5" w:rsidRDefault="00154A03" w:rsidP="00154A03">
      <w:pPr>
        <w:pStyle w:val="Code"/>
      </w:pPr>
      <w:r w:rsidRPr="00EC76D5">
        <w:t xml:space="preserve">    m_childSymbolSet.add(childSymbol);</w:t>
      </w:r>
    </w:p>
    <w:p w14:paraId="10A93086" w14:textId="77777777" w:rsidR="00154A03" w:rsidRPr="00EC76D5" w:rsidRDefault="00154A03" w:rsidP="00154A03">
      <w:pPr>
        <w:pStyle w:val="Code"/>
      </w:pPr>
      <w:r w:rsidRPr="00EC76D5">
        <w:t xml:space="preserve">  }</w:t>
      </w:r>
    </w:p>
    <w:p w14:paraId="45B742F2" w14:textId="77777777" w:rsidR="00154A03" w:rsidRPr="00EC76D5" w:rsidRDefault="00154A03" w:rsidP="00154A03">
      <w:pPr>
        <w:pStyle w:val="Code"/>
      </w:pPr>
    </w:p>
    <w:p w14:paraId="22901595" w14:textId="77777777" w:rsidR="00154A03" w:rsidRPr="00EC76D5" w:rsidRDefault="00154A03" w:rsidP="00154A03">
      <w:pPr>
        <w:pStyle w:val="Code"/>
      </w:pPr>
      <w:r w:rsidRPr="00EC76D5">
        <w:t xml:space="preserve">  public boolean isReferred() {</w:t>
      </w:r>
    </w:p>
    <w:p w14:paraId="0C98BC8A" w14:textId="77777777" w:rsidR="00154A03" w:rsidRPr="00EC76D5" w:rsidRDefault="00154A03" w:rsidP="00154A03">
      <w:pPr>
        <w:pStyle w:val="Code"/>
      </w:pPr>
      <w:r w:rsidRPr="00EC76D5">
        <w:t xml:space="preserve">    return m_referred;</w:t>
      </w:r>
    </w:p>
    <w:p w14:paraId="5A85B194" w14:textId="77777777" w:rsidR="00154A03" w:rsidRPr="00EC76D5" w:rsidRDefault="00154A03" w:rsidP="00154A03">
      <w:pPr>
        <w:pStyle w:val="Code"/>
      </w:pPr>
      <w:r w:rsidRPr="00EC76D5">
        <w:t xml:space="preserve">  }</w:t>
      </w:r>
    </w:p>
    <w:p w14:paraId="55FA647D" w14:textId="77777777" w:rsidR="00154A03" w:rsidRPr="00EC76D5" w:rsidRDefault="00154A03" w:rsidP="00154A03">
      <w:pPr>
        <w:pStyle w:val="Code"/>
      </w:pPr>
      <w:r w:rsidRPr="00EC76D5">
        <w:t xml:space="preserve">  </w:t>
      </w:r>
    </w:p>
    <w:p w14:paraId="01EDF491" w14:textId="77777777" w:rsidR="00154A03" w:rsidRPr="00EC76D5" w:rsidRDefault="00154A03" w:rsidP="00154A03">
      <w:pPr>
        <w:pStyle w:val="Code"/>
      </w:pPr>
      <w:r w:rsidRPr="00EC76D5">
        <w:t xml:space="preserve">  public void setReferred(boolean referred) {</w:t>
      </w:r>
    </w:p>
    <w:p w14:paraId="20CC1A65" w14:textId="77777777" w:rsidR="00154A03" w:rsidRPr="00EC76D5" w:rsidRDefault="00154A03" w:rsidP="00154A03">
      <w:pPr>
        <w:pStyle w:val="Code"/>
      </w:pPr>
      <w:r w:rsidRPr="00EC76D5">
        <w:t xml:space="preserve">    m_referred = referred;</w:t>
      </w:r>
    </w:p>
    <w:p w14:paraId="511D659E" w14:textId="77777777" w:rsidR="00154A03" w:rsidRPr="00EC76D5" w:rsidRDefault="00154A03" w:rsidP="00154A03">
      <w:pPr>
        <w:pStyle w:val="Code"/>
      </w:pPr>
      <w:r w:rsidRPr="00EC76D5">
        <w:t xml:space="preserve">  }</w:t>
      </w:r>
    </w:p>
    <w:p w14:paraId="6FD02F78" w14:textId="77777777" w:rsidR="00154A03" w:rsidRPr="00EC76D5" w:rsidRDefault="00154A03" w:rsidP="00154A03">
      <w:pPr>
        <w:pStyle w:val="Code"/>
      </w:pPr>
    </w:p>
    <w:p w14:paraId="20B9FCF7" w14:textId="77777777" w:rsidR="00154A03" w:rsidRPr="00EC76D5" w:rsidRDefault="00154A03" w:rsidP="00154A03">
      <w:pPr>
        <w:pStyle w:val="Code"/>
      </w:pPr>
      <w:r w:rsidRPr="00EC76D5">
        <w:t xml:space="preserve">  public List&lt;Byte&gt; getByteList() {</w:t>
      </w:r>
    </w:p>
    <w:p w14:paraId="1A2A58A3" w14:textId="77777777" w:rsidR="00154A03" w:rsidRPr="00EC76D5" w:rsidRDefault="00154A03" w:rsidP="00154A03">
      <w:pPr>
        <w:pStyle w:val="Code"/>
      </w:pPr>
      <w:r w:rsidRPr="00EC76D5">
        <w:t xml:space="preserve">    return m_byteList;</w:t>
      </w:r>
    </w:p>
    <w:p w14:paraId="659734F0" w14:textId="77777777" w:rsidR="00154A03" w:rsidRPr="00EC76D5" w:rsidRDefault="00154A03" w:rsidP="00154A03">
      <w:pPr>
        <w:pStyle w:val="Code"/>
      </w:pPr>
      <w:r w:rsidRPr="00EC76D5">
        <w:t xml:space="preserve">  }</w:t>
      </w:r>
    </w:p>
    <w:p w14:paraId="74D6BF37" w14:textId="77777777" w:rsidR="00154A03" w:rsidRPr="00EC76D5" w:rsidRDefault="00154A03" w:rsidP="00154A03">
      <w:pPr>
        <w:pStyle w:val="Code"/>
      </w:pPr>
      <w:r w:rsidRPr="00EC76D5">
        <w:t xml:space="preserve">  </w:t>
      </w:r>
    </w:p>
    <w:p w14:paraId="6D728DA0" w14:textId="77777777" w:rsidR="00154A03" w:rsidRPr="00EC76D5" w:rsidRDefault="00154A03" w:rsidP="00154A03">
      <w:pPr>
        <w:pStyle w:val="Code"/>
      </w:pPr>
      <w:r w:rsidRPr="00EC76D5">
        <w:t xml:space="preserve">  public void setByteList(List&lt;Byte&gt; byteList) {</w:t>
      </w:r>
    </w:p>
    <w:p w14:paraId="5EB01BA6" w14:textId="77777777" w:rsidR="00154A03" w:rsidRPr="00EC76D5" w:rsidRDefault="00154A03" w:rsidP="00154A03">
      <w:pPr>
        <w:pStyle w:val="Code"/>
      </w:pPr>
      <w:r w:rsidRPr="00EC76D5">
        <w:t xml:space="preserve">    m_byteList = byteList;</w:t>
      </w:r>
    </w:p>
    <w:p w14:paraId="25219822" w14:textId="77777777" w:rsidR="00154A03" w:rsidRPr="00EC76D5" w:rsidRDefault="00154A03" w:rsidP="00154A03">
      <w:pPr>
        <w:pStyle w:val="Code"/>
      </w:pPr>
      <w:r w:rsidRPr="00EC76D5">
        <w:t xml:space="preserve">  }</w:t>
      </w:r>
    </w:p>
    <w:p w14:paraId="14D60840" w14:textId="77777777" w:rsidR="00154A03" w:rsidRPr="00EC76D5" w:rsidRDefault="00154A03" w:rsidP="00154A03">
      <w:pPr>
        <w:pStyle w:val="Code"/>
      </w:pPr>
      <w:r w:rsidRPr="00EC76D5">
        <w:lastRenderedPageBreak/>
        <w:t xml:space="preserve">  </w:t>
      </w:r>
    </w:p>
    <w:p w14:paraId="7207460E" w14:textId="77777777" w:rsidR="00154A03" w:rsidRPr="00EC76D5" w:rsidRDefault="00154A03" w:rsidP="00154A03">
      <w:pPr>
        <w:pStyle w:val="Code"/>
      </w:pPr>
      <w:r w:rsidRPr="00EC76D5">
        <w:t xml:space="preserve">  public Map&lt;Integer,String&gt; getAccessMap() {</w:t>
      </w:r>
    </w:p>
    <w:p w14:paraId="1C1779E1" w14:textId="77777777" w:rsidR="00154A03" w:rsidRPr="00EC76D5" w:rsidRDefault="00154A03" w:rsidP="00154A03">
      <w:pPr>
        <w:pStyle w:val="Code"/>
      </w:pPr>
      <w:r w:rsidRPr="00EC76D5">
        <w:t xml:space="preserve">    return m_accessMap;</w:t>
      </w:r>
    </w:p>
    <w:p w14:paraId="4BAB6AB4" w14:textId="77777777" w:rsidR="00154A03" w:rsidRPr="00EC76D5" w:rsidRDefault="00154A03" w:rsidP="00154A03">
      <w:pPr>
        <w:pStyle w:val="Code"/>
      </w:pPr>
      <w:r w:rsidRPr="00EC76D5">
        <w:t xml:space="preserve">  }</w:t>
      </w:r>
    </w:p>
    <w:p w14:paraId="0A295D8D" w14:textId="77777777" w:rsidR="00154A03" w:rsidRPr="00EC76D5" w:rsidRDefault="00154A03" w:rsidP="00154A03">
      <w:pPr>
        <w:pStyle w:val="Code"/>
      </w:pPr>
      <w:r w:rsidRPr="00EC76D5">
        <w:t xml:space="preserve">  </w:t>
      </w:r>
    </w:p>
    <w:p w14:paraId="6FF69BBF" w14:textId="77777777" w:rsidR="00154A03" w:rsidRPr="00EC76D5" w:rsidRDefault="00154A03" w:rsidP="00154A03">
      <w:pPr>
        <w:pStyle w:val="Code"/>
      </w:pPr>
      <w:r w:rsidRPr="00EC76D5">
        <w:t xml:space="preserve">  public void setAccessMap(Map&lt;Integer,String&gt; accessMap) {</w:t>
      </w:r>
    </w:p>
    <w:p w14:paraId="62C1F10F" w14:textId="77777777" w:rsidR="00154A03" w:rsidRPr="00EC76D5" w:rsidRDefault="00154A03" w:rsidP="00154A03">
      <w:pPr>
        <w:pStyle w:val="Code"/>
      </w:pPr>
      <w:r w:rsidRPr="00EC76D5">
        <w:t xml:space="preserve">    m_accessMap = accessMap;</w:t>
      </w:r>
    </w:p>
    <w:p w14:paraId="4549C442" w14:textId="77777777" w:rsidR="00154A03" w:rsidRPr="00EC76D5" w:rsidRDefault="00154A03" w:rsidP="00154A03">
      <w:pPr>
        <w:pStyle w:val="Code"/>
      </w:pPr>
      <w:r w:rsidRPr="00EC76D5">
        <w:t xml:space="preserve">  }</w:t>
      </w:r>
    </w:p>
    <w:p w14:paraId="39FB02D3" w14:textId="77777777" w:rsidR="00154A03" w:rsidRPr="00EC76D5" w:rsidRDefault="00154A03" w:rsidP="00154A03">
      <w:pPr>
        <w:pStyle w:val="Code"/>
      </w:pPr>
      <w:r w:rsidRPr="00EC76D5">
        <w:t xml:space="preserve">  </w:t>
      </w:r>
    </w:p>
    <w:p w14:paraId="6DA8333D" w14:textId="77777777" w:rsidR="00154A03" w:rsidRPr="00EC76D5" w:rsidRDefault="00154A03" w:rsidP="00154A03">
      <w:pPr>
        <w:pStyle w:val="Code"/>
      </w:pPr>
      <w:r w:rsidRPr="00EC76D5">
        <w:t xml:space="preserve">  public Map&lt;Integer,String&gt; getCallMap() {</w:t>
      </w:r>
    </w:p>
    <w:p w14:paraId="68C29C26" w14:textId="77777777" w:rsidR="00154A03" w:rsidRPr="00EC76D5" w:rsidRDefault="00154A03" w:rsidP="00154A03">
      <w:pPr>
        <w:pStyle w:val="Code"/>
      </w:pPr>
      <w:r w:rsidRPr="00EC76D5">
        <w:t xml:space="preserve">    return m_callMap;</w:t>
      </w:r>
    </w:p>
    <w:p w14:paraId="0CED5AB7" w14:textId="77777777" w:rsidR="00154A03" w:rsidRPr="00EC76D5" w:rsidRDefault="00154A03" w:rsidP="00154A03">
      <w:pPr>
        <w:pStyle w:val="Code"/>
      </w:pPr>
      <w:r w:rsidRPr="00EC76D5">
        <w:t xml:space="preserve">  }  </w:t>
      </w:r>
    </w:p>
    <w:p w14:paraId="08BDCA18" w14:textId="77777777" w:rsidR="00154A03" w:rsidRPr="00EC76D5" w:rsidRDefault="00154A03" w:rsidP="00154A03">
      <w:pPr>
        <w:pStyle w:val="Code"/>
      </w:pPr>
      <w:r w:rsidRPr="00EC76D5">
        <w:t xml:space="preserve">  </w:t>
      </w:r>
    </w:p>
    <w:p w14:paraId="73FEA341" w14:textId="77777777" w:rsidR="00154A03" w:rsidRPr="00EC76D5" w:rsidRDefault="00154A03" w:rsidP="00154A03">
      <w:pPr>
        <w:pStyle w:val="Code"/>
      </w:pPr>
      <w:r w:rsidRPr="00EC76D5">
        <w:t xml:space="preserve">  public void setCallMap(Map&lt;Integer,String&gt; callMap) {</w:t>
      </w:r>
    </w:p>
    <w:p w14:paraId="0AC9D8B9" w14:textId="77777777" w:rsidR="00154A03" w:rsidRPr="00EC76D5" w:rsidRDefault="00154A03" w:rsidP="00154A03">
      <w:pPr>
        <w:pStyle w:val="Code"/>
      </w:pPr>
      <w:r w:rsidRPr="00EC76D5">
        <w:t xml:space="preserve">    m_callMap = callMap;</w:t>
      </w:r>
    </w:p>
    <w:p w14:paraId="7C8BD817" w14:textId="77777777" w:rsidR="00154A03" w:rsidRPr="00EC76D5" w:rsidRDefault="00154A03" w:rsidP="00154A03">
      <w:pPr>
        <w:pStyle w:val="Code"/>
      </w:pPr>
      <w:r w:rsidRPr="00EC76D5">
        <w:t xml:space="preserve">  }</w:t>
      </w:r>
    </w:p>
    <w:p w14:paraId="1BEDF4FA" w14:textId="77777777" w:rsidR="00154A03" w:rsidRPr="00EC76D5" w:rsidRDefault="00154A03" w:rsidP="00154A03">
      <w:pPr>
        <w:pStyle w:val="Code"/>
      </w:pPr>
      <w:r w:rsidRPr="00EC76D5">
        <w:t xml:space="preserve">  </w:t>
      </w:r>
    </w:p>
    <w:p w14:paraId="12DBCFCC" w14:textId="77777777" w:rsidR="00154A03" w:rsidRPr="00EC76D5" w:rsidRDefault="00154A03" w:rsidP="00154A03">
      <w:pPr>
        <w:pStyle w:val="Code"/>
      </w:pPr>
      <w:r w:rsidRPr="00EC76D5">
        <w:t xml:space="preserve">  public Set&lt;Integer&gt; getReturnSet() {</w:t>
      </w:r>
    </w:p>
    <w:p w14:paraId="15BF88B3" w14:textId="77777777" w:rsidR="00154A03" w:rsidRPr="00EC76D5" w:rsidRDefault="00154A03" w:rsidP="00154A03">
      <w:pPr>
        <w:pStyle w:val="Code"/>
      </w:pPr>
      <w:r w:rsidRPr="00EC76D5">
        <w:t xml:space="preserve">    return m_returnSet;</w:t>
      </w:r>
    </w:p>
    <w:p w14:paraId="6FEBE85B" w14:textId="77777777" w:rsidR="00154A03" w:rsidRPr="00EC76D5" w:rsidRDefault="00154A03" w:rsidP="00154A03">
      <w:pPr>
        <w:pStyle w:val="Code"/>
      </w:pPr>
      <w:r w:rsidRPr="00EC76D5">
        <w:t xml:space="preserve">  }</w:t>
      </w:r>
    </w:p>
    <w:p w14:paraId="483DE724" w14:textId="77777777" w:rsidR="00154A03" w:rsidRPr="00EC76D5" w:rsidRDefault="00154A03" w:rsidP="00154A03">
      <w:pPr>
        <w:pStyle w:val="Code"/>
      </w:pPr>
      <w:r w:rsidRPr="00EC76D5">
        <w:t xml:space="preserve">  </w:t>
      </w:r>
    </w:p>
    <w:p w14:paraId="09D92221" w14:textId="77777777" w:rsidR="00154A03" w:rsidRPr="00EC76D5" w:rsidRDefault="00154A03" w:rsidP="00154A03">
      <w:pPr>
        <w:pStyle w:val="Code"/>
      </w:pPr>
      <w:r w:rsidRPr="00EC76D5">
        <w:t xml:space="preserve">  public void setReturnSet(Set&lt;Integer&gt; returnSet) {</w:t>
      </w:r>
    </w:p>
    <w:p w14:paraId="69FEFB7E" w14:textId="77777777" w:rsidR="00154A03" w:rsidRPr="00EC76D5" w:rsidRDefault="00154A03" w:rsidP="00154A03">
      <w:pPr>
        <w:pStyle w:val="Code"/>
      </w:pPr>
      <w:r w:rsidRPr="00EC76D5">
        <w:t xml:space="preserve">    m_returnSet = returnSet;</w:t>
      </w:r>
    </w:p>
    <w:p w14:paraId="7602F0C1" w14:textId="77777777" w:rsidR="00154A03" w:rsidRPr="00EC76D5" w:rsidRDefault="00154A03" w:rsidP="00154A03">
      <w:pPr>
        <w:pStyle w:val="Code"/>
      </w:pPr>
      <w:r w:rsidRPr="00EC76D5">
        <w:t xml:space="preserve">  }</w:t>
      </w:r>
    </w:p>
    <w:p w14:paraId="69DB101A" w14:textId="77777777" w:rsidR="00154A03" w:rsidRPr="00EC76D5" w:rsidRDefault="00154A03" w:rsidP="00154A03">
      <w:pPr>
        <w:pStyle w:val="Code"/>
      </w:pPr>
    </w:p>
    <w:p w14:paraId="1405962E" w14:textId="77777777" w:rsidR="00154A03" w:rsidRPr="00EC76D5" w:rsidRDefault="00154A03" w:rsidP="00154A03">
      <w:pPr>
        <w:pStyle w:val="Code"/>
      </w:pPr>
      <w:r w:rsidRPr="00EC76D5">
        <w:t xml:space="preserve">  public Map&lt;Integer,Integer&gt; getByteToTextMap() {</w:t>
      </w:r>
    </w:p>
    <w:p w14:paraId="355F294B" w14:textId="77777777" w:rsidR="00154A03" w:rsidRPr="00EC76D5" w:rsidRDefault="00154A03" w:rsidP="00154A03">
      <w:pPr>
        <w:pStyle w:val="Code"/>
      </w:pPr>
      <w:r w:rsidRPr="00EC76D5">
        <w:t xml:space="preserve">    return m_byteToTextMap;</w:t>
      </w:r>
    </w:p>
    <w:p w14:paraId="1EC00022" w14:textId="77777777" w:rsidR="00154A03" w:rsidRPr="00EC76D5" w:rsidRDefault="00154A03" w:rsidP="00154A03">
      <w:pPr>
        <w:pStyle w:val="Code"/>
      </w:pPr>
      <w:r w:rsidRPr="00EC76D5">
        <w:t xml:space="preserve">  }</w:t>
      </w:r>
    </w:p>
    <w:p w14:paraId="46D1E2AE" w14:textId="77777777" w:rsidR="00154A03" w:rsidRPr="00EC76D5" w:rsidRDefault="00154A03" w:rsidP="00154A03">
      <w:pPr>
        <w:pStyle w:val="Code"/>
      </w:pPr>
      <w:r w:rsidRPr="00EC76D5">
        <w:t xml:space="preserve">  </w:t>
      </w:r>
    </w:p>
    <w:p w14:paraId="7CF20E3D" w14:textId="77777777" w:rsidR="00154A03" w:rsidRPr="00EC76D5" w:rsidRDefault="00154A03" w:rsidP="00154A03">
      <w:pPr>
        <w:pStyle w:val="Code"/>
      </w:pPr>
      <w:r w:rsidRPr="00EC76D5">
        <w:t xml:space="preserve">  public void setByteToTextMap(Map&lt;Integer,Integer&gt; byteToTextMap) {</w:t>
      </w:r>
    </w:p>
    <w:p w14:paraId="6D1942FA" w14:textId="77777777" w:rsidR="00154A03" w:rsidRPr="00EC76D5" w:rsidRDefault="00154A03" w:rsidP="00154A03">
      <w:pPr>
        <w:pStyle w:val="Code"/>
      </w:pPr>
      <w:r w:rsidRPr="00EC76D5">
        <w:t xml:space="preserve">    m_byteToTextMap = byteToTextMap;</w:t>
      </w:r>
    </w:p>
    <w:p w14:paraId="7D2B64BB" w14:textId="77777777" w:rsidR="00154A03" w:rsidRPr="00EC76D5" w:rsidRDefault="00154A03" w:rsidP="00154A03">
      <w:pPr>
        <w:pStyle w:val="Code"/>
      </w:pPr>
      <w:r w:rsidRPr="00EC76D5">
        <w:t xml:space="preserve">  }</w:t>
      </w:r>
    </w:p>
    <w:p w14:paraId="04C45A24" w14:textId="77777777" w:rsidR="00154A03" w:rsidRPr="00EC76D5" w:rsidRDefault="00154A03" w:rsidP="00154A03">
      <w:pPr>
        <w:pStyle w:val="Code"/>
      </w:pPr>
      <w:r w:rsidRPr="00EC76D5">
        <w:t xml:space="preserve">  </w:t>
      </w:r>
    </w:p>
    <w:p w14:paraId="7BC2C275" w14:textId="77777777" w:rsidR="00154A03" w:rsidRPr="00EC76D5" w:rsidRDefault="00154A03" w:rsidP="00154A03">
      <w:pPr>
        <w:pStyle w:val="Code"/>
      </w:pPr>
      <w:r w:rsidRPr="00EC76D5">
        <w:t xml:space="preserve">  public List&lt;String&gt; getTextList() {</w:t>
      </w:r>
    </w:p>
    <w:p w14:paraId="79AB0939" w14:textId="77777777" w:rsidR="00154A03" w:rsidRPr="00EC76D5" w:rsidRDefault="00154A03" w:rsidP="00154A03">
      <w:pPr>
        <w:pStyle w:val="Code"/>
      </w:pPr>
      <w:r w:rsidRPr="00EC76D5">
        <w:t xml:space="preserve">    return m_textList;</w:t>
      </w:r>
    </w:p>
    <w:p w14:paraId="318DC053" w14:textId="77777777" w:rsidR="00154A03" w:rsidRPr="00EC76D5" w:rsidRDefault="00154A03" w:rsidP="00154A03">
      <w:pPr>
        <w:pStyle w:val="Code"/>
      </w:pPr>
      <w:r w:rsidRPr="00EC76D5">
        <w:t xml:space="preserve">  }</w:t>
      </w:r>
    </w:p>
    <w:p w14:paraId="26180A4B" w14:textId="77777777" w:rsidR="00154A03" w:rsidRPr="00EC76D5" w:rsidRDefault="00154A03" w:rsidP="00154A03">
      <w:pPr>
        <w:pStyle w:val="Code"/>
      </w:pPr>
      <w:r w:rsidRPr="00EC76D5">
        <w:t xml:space="preserve">  </w:t>
      </w:r>
    </w:p>
    <w:p w14:paraId="034FA66F" w14:textId="77777777" w:rsidR="00154A03" w:rsidRPr="00EC76D5" w:rsidRDefault="00154A03" w:rsidP="00154A03">
      <w:pPr>
        <w:pStyle w:val="Code"/>
      </w:pPr>
      <w:r w:rsidRPr="00EC76D5">
        <w:t xml:space="preserve">  public void setTextList(List&lt;String&gt; textList) {</w:t>
      </w:r>
    </w:p>
    <w:p w14:paraId="21B092DE" w14:textId="77777777" w:rsidR="00154A03" w:rsidRPr="00EC76D5" w:rsidRDefault="00154A03" w:rsidP="00154A03">
      <w:pPr>
        <w:pStyle w:val="Code"/>
      </w:pPr>
      <w:r w:rsidRPr="00EC76D5">
        <w:t xml:space="preserve">    m_textList = textList;</w:t>
      </w:r>
    </w:p>
    <w:p w14:paraId="0DFF1E61" w14:textId="77777777" w:rsidR="00154A03" w:rsidRPr="00EC76D5" w:rsidRDefault="00154A03" w:rsidP="00154A03">
      <w:pPr>
        <w:pStyle w:val="Code"/>
      </w:pPr>
      <w:r w:rsidRPr="00EC76D5">
        <w:t xml:space="preserve">  }</w:t>
      </w:r>
    </w:p>
    <w:p w14:paraId="0F3D1D8C" w14:textId="77777777" w:rsidR="00154A03" w:rsidRPr="00EC76D5" w:rsidRDefault="00154A03" w:rsidP="00154A03">
      <w:pPr>
        <w:pStyle w:val="Code"/>
      </w:pPr>
    </w:p>
    <w:p w14:paraId="36A34114" w14:textId="77777777" w:rsidR="00154A03" w:rsidRPr="00EC76D5" w:rsidRDefault="00154A03" w:rsidP="00154A03">
      <w:pPr>
        <w:pStyle w:val="Code"/>
      </w:pPr>
      <w:r w:rsidRPr="00EC76D5">
        <w:t xml:space="preserve">  public boolean isLeftValue() {</w:t>
      </w:r>
    </w:p>
    <w:p w14:paraId="30045F1A" w14:textId="77777777" w:rsidR="00154A03" w:rsidRPr="00EC76D5" w:rsidRDefault="00154A03" w:rsidP="00154A03">
      <w:pPr>
        <w:pStyle w:val="Code"/>
      </w:pPr>
      <w:r w:rsidRPr="00EC76D5">
        <w:t xml:space="preserve">    switch (m_type.getSort()) {</w:t>
      </w:r>
    </w:p>
    <w:p w14:paraId="32C1432F" w14:textId="77777777" w:rsidR="00154A03" w:rsidRPr="00EC76D5" w:rsidRDefault="00154A03" w:rsidP="00154A03">
      <w:pPr>
        <w:pStyle w:val="Code"/>
      </w:pPr>
      <w:r w:rsidRPr="00EC76D5">
        <w:t xml:space="preserve">      case Array:</w:t>
      </w:r>
    </w:p>
    <w:p w14:paraId="3B3B3AA4" w14:textId="77777777" w:rsidR="00154A03" w:rsidRPr="00EC76D5" w:rsidRDefault="00154A03" w:rsidP="00154A03">
      <w:pPr>
        <w:pStyle w:val="Code"/>
      </w:pPr>
      <w:r w:rsidRPr="00EC76D5">
        <w:t xml:space="preserve">      case Function:</w:t>
      </w:r>
    </w:p>
    <w:p w14:paraId="6A4573E0" w14:textId="77777777" w:rsidR="00154A03" w:rsidRPr="00EC76D5" w:rsidRDefault="00154A03" w:rsidP="00154A03">
      <w:pPr>
        <w:pStyle w:val="Code"/>
      </w:pPr>
      <w:r w:rsidRPr="00EC76D5">
        <w:t xml:space="preserve">        return false;</w:t>
      </w:r>
    </w:p>
    <w:p w14:paraId="057B5177" w14:textId="77777777" w:rsidR="00154A03" w:rsidRPr="00EC76D5" w:rsidRDefault="00154A03" w:rsidP="00154A03">
      <w:pPr>
        <w:pStyle w:val="Code"/>
      </w:pPr>
    </w:p>
    <w:p w14:paraId="66F0E3B9" w14:textId="77777777" w:rsidR="00154A03" w:rsidRPr="00EC76D5" w:rsidRDefault="00154A03" w:rsidP="00154A03">
      <w:pPr>
        <w:pStyle w:val="Code"/>
      </w:pPr>
      <w:r w:rsidRPr="00EC76D5">
        <w:t xml:space="preserve">      default:</w:t>
      </w:r>
    </w:p>
    <w:p w14:paraId="425D1177" w14:textId="77777777" w:rsidR="00154A03" w:rsidRPr="00EC76D5" w:rsidRDefault="00154A03" w:rsidP="00154A03">
      <w:pPr>
        <w:pStyle w:val="Code"/>
      </w:pPr>
      <w:r w:rsidRPr="00EC76D5">
        <w:t xml:space="preserve">        return !m_type.isConstant();</w:t>
      </w:r>
    </w:p>
    <w:p w14:paraId="0773D33B" w14:textId="77777777" w:rsidR="00154A03" w:rsidRPr="00EC76D5" w:rsidRDefault="00154A03" w:rsidP="00154A03">
      <w:pPr>
        <w:pStyle w:val="Code"/>
      </w:pPr>
      <w:r w:rsidRPr="00EC76D5">
        <w:t xml:space="preserve">    }</w:t>
      </w:r>
    </w:p>
    <w:p w14:paraId="017B3F7A" w14:textId="77777777" w:rsidR="00154A03" w:rsidRPr="00EC76D5" w:rsidRDefault="00154A03" w:rsidP="00154A03">
      <w:pPr>
        <w:pStyle w:val="Code"/>
      </w:pPr>
      <w:r w:rsidRPr="00EC76D5">
        <w:t xml:space="preserve">  }</w:t>
      </w:r>
    </w:p>
    <w:p w14:paraId="703ED1E8" w14:textId="77777777" w:rsidR="00154A03" w:rsidRPr="00EC76D5" w:rsidRDefault="00154A03" w:rsidP="00154A03">
      <w:pPr>
        <w:pStyle w:val="Code"/>
      </w:pPr>
      <w:r w:rsidRPr="00EC76D5">
        <w:t xml:space="preserve">  </w:t>
      </w:r>
    </w:p>
    <w:p w14:paraId="3507A007" w14:textId="77777777" w:rsidR="00154A03" w:rsidRPr="00EC76D5" w:rsidRDefault="00154A03" w:rsidP="00154A03">
      <w:pPr>
        <w:pStyle w:val="Code"/>
      </w:pPr>
      <w:r w:rsidRPr="00EC76D5">
        <w:t xml:space="preserve">  public String toString() {</w:t>
      </w:r>
    </w:p>
    <w:p w14:paraId="0092FD65" w14:textId="77777777" w:rsidR="00154A03" w:rsidRPr="00EC76D5" w:rsidRDefault="00154A03" w:rsidP="00154A03">
      <w:pPr>
        <w:pStyle w:val="Code"/>
      </w:pPr>
      <w:r w:rsidRPr="00EC76D5">
        <w:t xml:space="preserve">    return m_storage.name() + " " + m_type.toString() + " "+m_name.toString();</w:t>
      </w:r>
    </w:p>
    <w:p w14:paraId="220FBECB" w14:textId="77777777" w:rsidR="00154A03" w:rsidRPr="00EC76D5" w:rsidRDefault="00154A03" w:rsidP="00154A03">
      <w:pPr>
        <w:pStyle w:val="Code"/>
      </w:pPr>
      <w:r w:rsidRPr="00EC76D5">
        <w:t xml:space="preserve">  }</w:t>
      </w:r>
    </w:p>
    <w:p w14:paraId="511746F1" w14:textId="77777777" w:rsidR="00154A03" w:rsidRPr="00EC76D5" w:rsidRDefault="00154A03" w:rsidP="00154A03">
      <w:pPr>
        <w:pStyle w:val="Code"/>
      </w:pPr>
    </w:p>
    <w:p w14:paraId="05095EB0" w14:textId="77777777" w:rsidR="00154A03" w:rsidRPr="00EC76D5" w:rsidRDefault="00154A03" w:rsidP="00154A03">
      <w:pPr>
        <w:pStyle w:val="Code"/>
      </w:pPr>
      <w:r w:rsidRPr="00EC76D5">
        <w:t xml:space="preserve">  public void save(DataOutputStream outStream) throws Exception {</w:t>
      </w:r>
    </w:p>
    <w:p w14:paraId="53823A89" w14:textId="77777777" w:rsidR="00154A03" w:rsidRPr="00EC76D5" w:rsidRDefault="00154A03" w:rsidP="00154A03">
      <w:pPr>
        <w:pStyle w:val="Code"/>
      </w:pPr>
      <w:r w:rsidRPr="00EC76D5">
        <w:lastRenderedPageBreak/>
        <w:t xml:space="preserve">    writeString(outStream, m_uniqueName);</w:t>
      </w:r>
    </w:p>
    <w:p w14:paraId="460C873D" w14:textId="63D2CCF9" w:rsidR="00154A03" w:rsidRPr="00EC76D5" w:rsidRDefault="003C202A" w:rsidP="00154A03">
      <w:pPr>
        <w:pStyle w:val="Code"/>
      </w:pPr>
      <w:r w:rsidRPr="00EC76D5">
        <w:t xml:space="preserve">    outStream.writeInt(m_entryPoint);</w:t>
      </w:r>
    </w:p>
    <w:p w14:paraId="290E5E5A" w14:textId="77777777" w:rsidR="003C202A" w:rsidRPr="00EC76D5" w:rsidRDefault="003C202A" w:rsidP="00154A03">
      <w:pPr>
        <w:pStyle w:val="Code"/>
      </w:pPr>
    </w:p>
    <w:p w14:paraId="69AD1775" w14:textId="77777777" w:rsidR="00154A03" w:rsidRPr="00EC76D5" w:rsidRDefault="00154A03" w:rsidP="00154A03">
      <w:pPr>
        <w:pStyle w:val="Code"/>
      </w:pPr>
      <w:r w:rsidRPr="00EC76D5">
        <w:t xml:space="preserve">    if (m_byteList != null) {</w:t>
      </w:r>
    </w:p>
    <w:p w14:paraId="3069DDB7" w14:textId="77777777" w:rsidR="00154A03" w:rsidRPr="00EC76D5" w:rsidRDefault="00154A03" w:rsidP="00154A03">
      <w:pPr>
        <w:pStyle w:val="Code"/>
      </w:pPr>
      <w:r w:rsidRPr="00EC76D5">
        <w:t xml:space="preserve">      outStream.writeInt(m_byteList.size());</w:t>
      </w:r>
    </w:p>
    <w:p w14:paraId="686B72C5" w14:textId="77777777" w:rsidR="00154A03" w:rsidRPr="00EC76D5" w:rsidRDefault="00154A03" w:rsidP="00154A03">
      <w:pPr>
        <w:pStyle w:val="Code"/>
      </w:pPr>
      <w:r w:rsidRPr="00EC76D5">
        <w:t xml:space="preserve">      for (byte b : m_byteList) {</w:t>
      </w:r>
    </w:p>
    <w:p w14:paraId="7D1EDFBB" w14:textId="77777777" w:rsidR="00154A03" w:rsidRPr="00EC76D5" w:rsidRDefault="00154A03" w:rsidP="00154A03">
      <w:pPr>
        <w:pStyle w:val="Code"/>
      </w:pPr>
      <w:r w:rsidRPr="00EC76D5">
        <w:t xml:space="preserve">        outStream.writeByte(b);</w:t>
      </w:r>
    </w:p>
    <w:p w14:paraId="247A05EA" w14:textId="77777777" w:rsidR="00154A03" w:rsidRPr="00EC76D5" w:rsidRDefault="00154A03" w:rsidP="00154A03">
      <w:pPr>
        <w:pStyle w:val="Code"/>
      </w:pPr>
      <w:r w:rsidRPr="00EC76D5">
        <w:t xml:space="preserve">      }</w:t>
      </w:r>
    </w:p>
    <w:p w14:paraId="7841BAF2" w14:textId="77777777" w:rsidR="00154A03" w:rsidRPr="00EC76D5" w:rsidRDefault="00154A03" w:rsidP="00154A03">
      <w:pPr>
        <w:pStyle w:val="Code"/>
      </w:pPr>
      <w:r w:rsidRPr="00EC76D5">
        <w:t xml:space="preserve">    }</w:t>
      </w:r>
    </w:p>
    <w:p w14:paraId="0CADC70F" w14:textId="77777777" w:rsidR="00154A03" w:rsidRPr="00EC76D5" w:rsidRDefault="00154A03" w:rsidP="00154A03">
      <w:pPr>
        <w:pStyle w:val="Code"/>
      </w:pPr>
      <w:r w:rsidRPr="00EC76D5">
        <w:t xml:space="preserve">    else {</w:t>
      </w:r>
    </w:p>
    <w:p w14:paraId="01BA48B8" w14:textId="77777777" w:rsidR="00154A03" w:rsidRPr="00EC76D5" w:rsidRDefault="00154A03" w:rsidP="00154A03">
      <w:pPr>
        <w:pStyle w:val="Code"/>
      </w:pPr>
      <w:r w:rsidRPr="00EC76D5">
        <w:t xml:space="preserve">      outStream.writeInt(0);</w:t>
      </w:r>
    </w:p>
    <w:p w14:paraId="62846C25" w14:textId="77777777" w:rsidR="00154A03" w:rsidRPr="00EC76D5" w:rsidRDefault="00154A03" w:rsidP="00154A03">
      <w:pPr>
        <w:pStyle w:val="Code"/>
      </w:pPr>
      <w:r w:rsidRPr="00EC76D5">
        <w:t xml:space="preserve">    }</w:t>
      </w:r>
    </w:p>
    <w:p w14:paraId="0D35B538" w14:textId="77777777" w:rsidR="00154A03" w:rsidRPr="00EC76D5" w:rsidRDefault="00154A03" w:rsidP="00154A03">
      <w:pPr>
        <w:pStyle w:val="Code"/>
      </w:pPr>
    </w:p>
    <w:p w14:paraId="6075CD6E" w14:textId="77777777" w:rsidR="00154A03" w:rsidRPr="00EC76D5" w:rsidRDefault="00154A03" w:rsidP="00154A03">
      <w:pPr>
        <w:pStyle w:val="Code"/>
      </w:pPr>
      <w:r w:rsidRPr="00EC76D5">
        <w:t xml:space="preserve">    if (m_accessMap != null) {</w:t>
      </w:r>
    </w:p>
    <w:p w14:paraId="2256D59F" w14:textId="77777777" w:rsidR="00154A03" w:rsidRPr="00EC76D5" w:rsidRDefault="00154A03" w:rsidP="00154A03">
      <w:pPr>
        <w:pStyle w:val="Code"/>
      </w:pPr>
      <w:r w:rsidRPr="00EC76D5">
        <w:t xml:space="preserve">      outStream.writeInt(m_accessMap.size());</w:t>
      </w:r>
    </w:p>
    <w:p w14:paraId="784DF45F" w14:textId="77777777" w:rsidR="00154A03" w:rsidRPr="00EC76D5" w:rsidRDefault="00154A03" w:rsidP="00154A03">
      <w:pPr>
        <w:pStyle w:val="Code"/>
      </w:pPr>
      <w:r w:rsidRPr="00EC76D5">
        <w:t xml:space="preserve">      for (Map.Entry&lt;Integer,String&gt; entry : m_accessMap.entrySet()) {</w:t>
      </w:r>
    </w:p>
    <w:p w14:paraId="61A4E8E1" w14:textId="77777777" w:rsidR="00154A03" w:rsidRPr="00EC76D5" w:rsidRDefault="00154A03" w:rsidP="00154A03">
      <w:pPr>
        <w:pStyle w:val="Code"/>
      </w:pPr>
      <w:r w:rsidRPr="00EC76D5">
        <w:t xml:space="preserve">        outStream.writeInt(entry.getKey());</w:t>
      </w:r>
    </w:p>
    <w:p w14:paraId="0E86F00F" w14:textId="77777777" w:rsidR="00154A03" w:rsidRPr="00EC76D5" w:rsidRDefault="00154A03" w:rsidP="00154A03">
      <w:pPr>
        <w:pStyle w:val="Code"/>
      </w:pPr>
      <w:r w:rsidRPr="00EC76D5">
        <w:t xml:space="preserve">        writeString(outStream, entry.getValue());</w:t>
      </w:r>
    </w:p>
    <w:p w14:paraId="69B42DA3" w14:textId="77777777" w:rsidR="00154A03" w:rsidRPr="00EC76D5" w:rsidRDefault="00154A03" w:rsidP="00154A03">
      <w:pPr>
        <w:pStyle w:val="Code"/>
      </w:pPr>
      <w:r w:rsidRPr="00EC76D5">
        <w:t xml:space="preserve">      }</w:t>
      </w:r>
    </w:p>
    <w:p w14:paraId="4047BD47" w14:textId="77777777" w:rsidR="00154A03" w:rsidRPr="00EC76D5" w:rsidRDefault="00154A03" w:rsidP="00154A03">
      <w:pPr>
        <w:pStyle w:val="Code"/>
      </w:pPr>
      <w:r w:rsidRPr="00EC76D5">
        <w:t xml:space="preserve">    }</w:t>
      </w:r>
    </w:p>
    <w:p w14:paraId="1B351853" w14:textId="77777777" w:rsidR="00154A03" w:rsidRPr="00EC76D5" w:rsidRDefault="00154A03" w:rsidP="00154A03">
      <w:pPr>
        <w:pStyle w:val="Code"/>
      </w:pPr>
      <w:r w:rsidRPr="00EC76D5">
        <w:t xml:space="preserve">    else {</w:t>
      </w:r>
    </w:p>
    <w:p w14:paraId="5EF2DF39" w14:textId="77777777" w:rsidR="00154A03" w:rsidRPr="00EC76D5" w:rsidRDefault="00154A03" w:rsidP="00154A03">
      <w:pPr>
        <w:pStyle w:val="Code"/>
      </w:pPr>
      <w:r w:rsidRPr="00EC76D5">
        <w:t xml:space="preserve">      outStream.writeInt(0);</w:t>
      </w:r>
    </w:p>
    <w:p w14:paraId="266A7AF4" w14:textId="77777777" w:rsidR="00154A03" w:rsidRPr="00EC76D5" w:rsidRDefault="00154A03" w:rsidP="00154A03">
      <w:pPr>
        <w:pStyle w:val="Code"/>
      </w:pPr>
      <w:r w:rsidRPr="00EC76D5">
        <w:t xml:space="preserve">    }</w:t>
      </w:r>
    </w:p>
    <w:p w14:paraId="5DFBB609" w14:textId="77777777" w:rsidR="00154A03" w:rsidRPr="00EC76D5" w:rsidRDefault="00154A03" w:rsidP="00154A03">
      <w:pPr>
        <w:pStyle w:val="Code"/>
      </w:pPr>
      <w:r w:rsidRPr="00EC76D5">
        <w:t xml:space="preserve">    </w:t>
      </w:r>
    </w:p>
    <w:p w14:paraId="1C83577B" w14:textId="77777777" w:rsidR="00154A03" w:rsidRPr="00EC76D5" w:rsidRDefault="00154A03" w:rsidP="00154A03">
      <w:pPr>
        <w:pStyle w:val="Code"/>
      </w:pPr>
      <w:r w:rsidRPr="00EC76D5">
        <w:t xml:space="preserve">    if (m_callMap != null) {</w:t>
      </w:r>
    </w:p>
    <w:p w14:paraId="75BFC5D9" w14:textId="77777777" w:rsidR="00154A03" w:rsidRPr="00EC76D5" w:rsidRDefault="00154A03" w:rsidP="00154A03">
      <w:pPr>
        <w:pStyle w:val="Code"/>
      </w:pPr>
      <w:r w:rsidRPr="00EC76D5">
        <w:t xml:space="preserve">      outStream.writeInt(m_callMap.size());</w:t>
      </w:r>
    </w:p>
    <w:p w14:paraId="59161090" w14:textId="77777777" w:rsidR="00154A03" w:rsidRPr="00EC76D5" w:rsidRDefault="00154A03" w:rsidP="00154A03">
      <w:pPr>
        <w:pStyle w:val="Code"/>
      </w:pPr>
      <w:r w:rsidRPr="00EC76D5">
        <w:t xml:space="preserve">      for (Map.Entry&lt;Integer,String&gt; entry : m_callMap.entrySet()) {</w:t>
      </w:r>
    </w:p>
    <w:p w14:paraId="3E865288" w14:textId="77777777" w:rsidR="00154A03" w:rsidRPr="00EC76D5" w:rsidRDefault="00154A03" w:rsidP="00154A03">
      <w:pPr>
        <w:pStyle w:val="Code"/>
      </w:pPr>
      <w:r w:rsidRPr="00EC76D5">
        <w:t xml:space="preserve">        outStream.writeInt(entry.getKey());</w:t>
      </w:r>
    </w:p>
    <w:p w14:paraId="42190CAA" w14:textId="77777777" w:rsidR="00154A03" w:rsidRPr="00EC76D5" w:rsidRDefault="00154A03" w:rsidP="00154A03">
      <w:pPr>
        <w:pStyle w:val="Code"/>
      </w:pPr>
      <w:r w:rsidRPr="00EC76D5">
        <w:t xml:space="preserve">        writeString(outStream, entry.getValue());</w:t>
      </w:r>
    </w:p>
    <w:p w14:paraId="5607A6C1" w14:textId="77777777" w:rsidR="00154A03" w:rsidRPr="00EC76D5" w:rsidRDefault="00154A03" w:rsidP="00154A03">
      <w:pPr>
        <w:pStyle w:val="Code"/>
      </w:pPr>
      <w:r w:rsidRPr="00EC76D5">
        <w:t xml:space="preserve">      }</w:t>
      </w:r>
    </w:p>
    <w:p w14:paraId="7E952183" w14:textId="77777777" w:rsidR="00154A03" w:rsidRPr="00EC76D5" w:rsidRDefault="00154A03" w:rsidP="00154A03">
      <w:pPr>
        <w:pStyle w:val="Code"/>
      </w:pPr>
      <w:r w:rsidRPr="00EC76D5">
        <w:t xml:space="preserve">    }</w:t>
      </w:r>
    </w:p>
    <w:p w14:paraId="3A3391E8" w14:textId="77777777" w:rsidR="00154A03" w:rsidRPr="00EC76D5" w:rsidRDefault="00154A03" w:rsidP="00154A03">
      <w:pPr>
        <w:pStyle w:val="Code"/>
      </w:pPr>
      <w:r w:rsidRPr="00EC76D5">
        <w:t xml:space="preserve">    else {</w:t>
      </w:r>
    </w:p>
    <w:p w14:paraId="677139BC" w14:textId="77777777" w:rsidR="00154A03" w:rsidRPr="00EC76D5" w:rsidRDefault="00154A03" w:rsidP="00154A03">
      <w:pPr>
        <w:pStyle w:val="Code"/>
      </w:pPr>
      <w:r w:rsidRPr="00EC76D5">
        <w:t xml:space="preserve">      outStream.writeInt(0);</w:t>
      </w:r>
    </w:p>
    <w:p w14:paraId="7DC0D3EF" w14:textId="77777777" w:rsidR="00154A03" w:rsidRPr="00EC76D5" w:rsidRDefault="00154A03" w:rsidP="00154A03">
      <w:pPr>
        <w:pStyle w:val="Code"/>
      </w:pPr>
      <w:r w:rsidRPr="00EC76D5">
        <w:t xml:space="preserve">    }</w:t>
      </w:r>
    </w:p>
    <w:p w14:paraId="698F7494" w14:textId="77777777" w:rsidR="00154A03" w:rsidRPr="00EC76D5" w:rsidRDefault="00154A03" w:rsidP="00154A03">
      <w:pPr>
        <w:pStyle w:val="Code"/>
      </w:pPr>
    </w:p>
    <w:p w14:paraId="3F783C3D" w14:textId="77777777" w:rsidR="00154A03" w:rsidRPr="00EC76D5" w:rsidRDefault="00154A03" w:rsidP="00154A03">
      <w:pPr>
        <w:pStyle w:val="Code"/>
      </w:pPr>
      <w:r w:rsidRPr="00EC76D5">
        <w:t xml:space="preserve">    if (m_returnSet != null) {</w:t>
      </w:r>
    </w:p>
    <w:p w14:paraId="02ABCE46" w14:textId="77777777" w:rsidR="00154A03" w:rsidRPr="00EC76D5" w:rsidRDefault="00154A03" w:rsidP="00154A03">
      <w:pPr>
        <w:pStyle w:val="Code"/>
      </w:pPr>
      <w:r w:rsidRPr="00EC76D5">
        <w:t xml:space="preserve">      outStream.writeInt(m_returnSet.size());</w:t>
      </w:r>
    </w:p>
    <w:p w14:paraId="14150C4E" w14:textId="77777777" w:rsidR="00154A03" w:rsidRPr="00EC76D5" w:rsidRDefault="00154A03" w:rsidP="00154A03">
      <w:pPr>
        <w:pStyle w:val="Code"/>
      </w:pPr>
      <w:r w:rsidRPr="00EC76D5">
        <w:t xml:space="preserve">      for (Integer address : m_returnSet) {</w:t>
      </w:r>
    </w:p>
    <w:p w14:paraId="0685BAA6" w14:textId="77777777" w:rsidR="00154A03" w:rsidRPr="00EC76D5" w:rsidRDefault="00154A03" w:rsidP="00154A03">
      <w:pPr>
        <w:pStyle w:val="Code"/>
      </w:pPr>
      <w:r w:rsidRPr="00EC76D5">
        <w:t xml:space="preserve">        outStream.writeInt(address);</w:t>
      </w:r>
    </w:p>
    <w:p w14:paraId="53562029" w14:textId="77777777" w:rsidR="00154A03" w:rsidRPr="00EC76D5" w:rsidRDefault="00154A03" w:rsidP="00154A03">
      <w:pPr>
        <w:pStyle w:val="Code"/>
      </w:pPr>
      <w:r w:rsidRPr="00EC76D5">
        <w:t xml:space="preserve">      }</w:t>
      </w:r>
    </w:p>
    <w:p w14:paraId="2A1CA507" w14:textId="77777777" w:rsidR="00154A03" w:rsidRPr="00EC76D5" w:rsidRDefault="00154A03" w:rsidP="00154A03">
      <w:pPr>
        <w:pStyle w:val="Code"/>
      </w:pPr>
      <w:r w:rsidRPr="00EC76D5">
        <w:t xml:space="preserve">    }</w:t>
      </w:r>
    </w:p>
    <w:p w14:paraId="27F3D91B" w14:textId="77777777" w:rsidR="00154A03" w:rsidRPr="00EC76D5" w:rsidRDefault="00154A03" w:rsidP="00154A03">
      <w:pPr>
        <w:pStyle w:val="Code"/>
      </w:pPr>
      <w:r w:rsidRPr="00EC76D5">
        <w:t xml:space="preserve">    else {</w:t>
      </w:r>
    </w:p>
    <w:p w14:paraId="50DCB94C" w14:textId="77777777" w:rsidR="00154A03" w:rsidRPr="00EC76D5" w:rsidRDefault="00154A03" w:rsidP="00154A03">
      <w:pPr>
        <w:pStyle w:val="Code"/>
      </w:pPr>
      <w:r w:rsidRPr="00EC76D5">
        <w:t xml:space="preserve">      outStream.writeInt(0);</w:t>
      </w:r>
    </w:p>
    <w:p w14:paraId="3EBD864E" w14:textId="77777777" w:rsidR="00154A03" w:rsidRPr="00EC76D5" w:rsidRDefault="00154A03" w:rsidP="00154A03">
      <w:pPr>
        <w:pStyle w:val="Code"/>
      </w:pPr>
      <w:r w:rsidRPr="00EC76D5">
        <w:t xml:space="preserve">    }</w:t>
      </w:r>
    </w:p>
    <w:p w14:paraId="07D6352E" w14:textId="77777777" w:rsidR="00154A03" w:rsidRPr="00EC76D5" w:rsidRDefault="00154A03" w:rsidP="00154A03">
      <w:pPr>
        <w:pStyle w:val="Code"/>
      </w:pPr>
      <w:r w:rsidRPr="00EC76D5">
        <w:t xml:space="preserve">    </w:t>
      </w:r>
    </w:p>
    <w:p w14:paraId="3FC2ED31" w14:textId="77777777" w:rsidR="00154A03" w:rsidRPr="00EC76D5" w:rsidRDefault="00154A03" w:rsidP="00154A03">
      <w:pPr>
        <w:pStyle w:val="Code"/>
      </w:pPr>
      <w:r w:rsidRPr="00EC76D5">
        <w:t xml:space="preserve">    if (m_byteToTextMap != null) {</w:t>
      </w:r>
    </w:p>
    <w:p w14:paraId="34125595" w14:textId="77777777" w:rsidR="00154A03" w:rsidRPr="00EC76D5" w:rsidRDefault="00154A03" w:rsidP="00154A03">
      <w:pPr>
        <w:pStyle w:val="Code"/>
      </w:pPr>
      <w:r w:rsidRPr="00EC76D5">
        <w:t xml:space="preserve">      outStream.writeInt(m_byteToTextMap.size());</w:t>
      </w:r>
    </w:p>
    <w:p w14:paraId="3E69F45E" w14:textId="77777777" w:rsidR="00154A03" w:rsidRPr="00EC76D5" w:rsidRDefault="00154A03" w:rsidP="00154A03">
      <w:pPr>
        <w:pStyle w:val="Code"/>
      </w:pPr>
      <w:r w:rsidRPr="00EC76D5">
        <w:t xml:space="preserve">      for (Map.Entry&lt;Integer,Integer&gt; entry : m_byteToTextMap.entrySet()) {</w:t>
      </w:r>
    </w:p>
    <w:p w14:paraId="01D09FAE" w14:textId="77777777" w:rsidR="00154A03" w:rsidRPr="00EC76D5" w:rsidRDefault="00154A03" w:rsidP="00154A03">
      <w:pPr>
        <w:pStyle w:val="Code"/>
      </w:pPr>
      <w:r w:rsidRPr="00EC76D5">
        <w:t xml:space="preserve">        outStream.writeInt(entry.getKey());</w:t>
      </w:r>
    </w:p>
    <w:p w14:paraId="3B8A8E68" w14:textId="77777777" w:rsidR="00154A03" w:rsidRPr="00EC76D5" w:rsidRDefault="00154A03" w:rsidP="00154A03">
      <w:pPr>
        <w:pStyle w:val="Code"/>
      </w:pPr>
      <w:r w:rsidRPr="00EC76D5">
        <w:t xml:space="preserve">        outStream.writeInt(entry.getValue());</w:t>
      </w:r>
    </w:p>
    <w:p w14:paraId="4D860E77" w14:textId="77777777" w:rsidR="00154A03" w:rsidRPr="00EC76D5" w:rsidRDefault="00154A03" w:rsidP="00154A03">
      <w:pPr>
        <w:pStyle w:val="Code"/>
      </w:pPr>
      <w:r w:rsidRPr="00EC76D5">
        <w:t xml:space="preserve">      }</w:t>
      </w:r>
    </w:p>
    <w:p w14:paraId="2AE5BE2D" w14:textId="77777777" w:rsidR="00154A03" w:rsidRPr="00EC76D5" w:rsidRDefault="00154A03" w:rsidP="00154A03">
      <w:pPr>
        <w:pStyle w:val="Code"/>
      </w:pPr>
      <w:r w:rsidRPr="00EC76D5">
        <w:t xml:space="preserve">    }</w:t>
      </w:r>
    </w:p>
    <w:p w14:paraId="4ABDA11C" w14:textId="77777777" w:rsidR="00154A03" w:rsidRPr="00EC76D5" w:rsidRDefault="00154A03" w:rsidP="00154A03">
      <w:pPr>
        <w:pStyle w:val="Code"/>
      </w:pPr>
      <w:r w:rsidRPr="00EC76D5">
        <w:t xml:space="preserve">    else {</w:t>
      </w:r>
    </w:p>
    <w:p w14:paraId="67DA8410" w14:textId="77777777" w:rsidR="00154A03" w:rsidRPr="00EC76D5" w:rsidRDefault="00154A03" w:rsidP="00154A03">
      <w:pPr>
        <w:pStyle w:val="Code"/>
      </w:pPr>
      <w:r w:rsidRPr="00EC76D5">
        <w:t xml:space="preserve">      outStream.writeInt(0);</w:t>
      </w:r>
    </w:p>
    <w:p w14:paraId="4509524C" w14:textId="77777777" w:rsidR="00154A03" w:rsidRPr="00EC76D5" w:rsidRDefault="00154A03" w:rsidP="00154A03">
      <w:pPr>
        <w:pStyle w:val="Code"/>
      </w:pPr>
      <w:r w:rsidRPr="00EC76D5">
        <w:t xml:space="preserve">    }</w:t>
      </w:r>
    </w:p>
    <w:p w14:paraId="11A70A73" w14:textId="77777777" w:rsidR="00154A03" w:rsidRPr="00EC76D5" w:rsidRDefault="00154A03" w:rsidP="00154A03">
      <w:pPr>
        <w:pStyle w:val="Code"/>
      </w:pPr>
    </w:p>
    <w:p w14:paraId="50489347" w14:textId="77777777" w:rsidR="00154A03" w:rsidRPr="00EC76D5" w:rsidRDefault="00154A03" w:rsidP="00154A03">
      <w:pPr>
        <w:pStyle w:val="Code"/>
      </w:pPr>
      <w:r w:rsidRPr="00EC76D5">
        <w:t xml:space="preserve">    if (m_textList != null) {    </w:t>
      </w:r>
    </w:p>
    <w:p w14:paraId="0B46D8CC" w14:textId="77777777" w:rsidR="00154A03" w:rsidRPr="00EC76D5" w:rsidRDefault="00154A03" w:rsidP="00154A03">
      <w:pPr>
        <w:pStyle w:val="Code"/>
      </w:pPr>
      <w:r w:rsidRPr="00EC76D5">
        <w:lastRenderedPageBreak/>
        <w:t xml:space="preserve">      outStream.writeInt(m_textList.size());</w:t>
      </w:r>
    </w:p>
    <w:p w14:paraId="37F7C0F5" w14:textId="77777777" w:rsidR="00154A03" w:rsidRPr="00EC76D5" w:rsidRDefault="00154A03" w:rsidP="00154A03">
      <w:pPr>
        <w:pStyle w:val="Code"/>
      </w:pPr>
      <w:r w:rsidRPr="00EC76D5">
        <w:t xml:space="preserve">      for (String text : m_textList) {</w:t>
      </w:r>
    </w:p>
    <w:p w14:paraId="36B24F58" w14:textId="77777777" w:rsidR="00154A03" w:rsidRPr="00EC76D5" w:rsidRDefault="00154A03" w:rsidP="00154A03">
      <w:pPr>
        <w:pStyle w:val="Code"/>
      </w:pPr>
      <w:r w:rsidRPr="00EC76D5">
        <w:t xml:space="preserve">        writeString(outStream, text);</w:t>
      </w:r>
    </w:p>
    <w:p w14:paraId="719AC2B9" w14:textId="77777777" w:rsidR="00154A03" w:rsidRPr="00EC76D5" w:rsidRDefault="00154A03" w:rsidP="00154A03">
      <w:pPr>
        <w:pStyle w:val="Code"/>
      </w:pPr>
      <w:r w:rsidRPr="00EC76D5">
        <w:t xml:space="preserve">      }</w:t>
      </w:r>
    </w:p>
    <w:p w14:paraId="592D38A7" w14:textId="77777777" w:rsidR="00154A03" w:rsidRPr="00EC76D5" w:rsidRDefault="00154A03" w:rsidP="00154A03">
      <w:pPr>
        <w:pStyle w:val="Code"/>
      </w:pPr>
      <w:r w:rsidRPr="00EC76D5">
        <w:t xml:space="preserve">    }</w:t>
      </w:r>
    </w:p>
    <w:p w14:paraId="36E34BD7" w14:textId="77777777" w:rsidR="00154A03" w:rsidRPr="00EC76D5" w:rsidRDefault="00154A03" w:rsidP="00154A03">
      <w:pPr>
        <w:pStyle w:val="Code"/>
      </w:pPr>
      <w:r w:rsidRPr="00EC76D5">
        <w:t xml:space="preserve">    else {</w:t>
      </w:r>
    </w:p>
    <w:p w14:paraId="48E14388" w14:textId="77777777" w:rsidR="00154A03" w:rsidRPr="00EC76D5" w:rsidRDefault="00154A03" w:rsidP="00154A03">
      <w:pPr>
        <w:pStyle w:val="Code"/>
      </w:pPr>
      <w:r w:rsidRPr="00EC76D5">
        <w:t xml:space="preserve">      outStream.writeInt(0);</w:t>
      </w:r>
    </w:p>
    <w:p w14:paraId="04E89CBD" w14:textId="77777777" w:rsidR="00154A03" w:rsidRPr="00EC76D5" w:rsidRDefault="00154A03" w:rsidP="00154A03">
      <w:pPr>
        <w:pStyle w:val="Code"/>
      </w:pPr>
      <w:r w:rsidRPr="00EC76D5">
        <w:t xml:space="preserve">    }</w:t>
      </w:r>
    </w:p>
    <w:p w14:paraId="6AD1BA73" w14:textId="77777777" w:rsidR="00154A03" w:rsidRPr="00EC76D5" w:rsidRDefault="00154A03" w:rsidP="00154A03">
      <w:pPr>
        <w:pStyle w:val="Code"/>
      </w:pPr>
      <w:r w:rsidRPr="00EC76D5">
        <w:t xml:space="preserve">  }</w:t>
      </w:r>
    </w:p>
    <w:p w14:paraId="0AEACC09" w14:textId="77777777" w:rsidR="00154A03" w:rsidRPr="00EC76D5" w:rsidRDefault="00154A03" w:rsidP="00154A03">
      <w:pPr>
        <w:pStyle w:val="Code"/>
      </w:pPr>
    </w:p>
    <w:p w14:paraId="6CA22B4A" w14:textId="77777777" w:rsidR="00154A03" w:rsidRPr="00EC76D5" w:rsidRDefault="00154A03" w:rsidP="00154A03">
      <w:pPr>
        <w:pStyle w:val="Code"/>
      </w:pPr>
      <w:r w:rsidRPr="00EC76D5">
        <w:t xml:space="preserve">  public static void writeString(DataOutputStream outStream, String text)</w:t>
      </w:r>
    </w:p>
    <w:p w14:paraId="2463B4AA" w14:textId="77777777" w:rsidR="00154A03" w:rsidRPr="00EC76D5" w:rsidRDefault="00154A03" w:rsidP="00154A03">
      <w:pPr>
        <w:pStyle w:val="Code"/>
      </w:pPr>
      <w:r w:rsidRPr="00EC76D5">
        <w:t xml:space="preserve">                     throws Exception {</w:t>
      </w:r>
    </w:p>
    <w:p w14:paraId="20169E20" w14:textId="77777777" w:rsidR="00154A03" w:rsidRPr="00EC76D5" w:rsidRDefault="00154A03" w:rsidP="00154A03">
      <w:pPr>
        <w:pStyle w:val="Code"/>
      </w:pPr>
      <w:r w:rsidRPr="00EC76D5">
        <w:t xml:space="preserve">    outStream.writeInt(text.length());</w:t>
      </w:r>
    </w:p>
    <w:p w14:paraId="1EBCE63A" w14:textId="77777777" w:rsidR="00154A03" w:rsidRPr="00EC76D5" w:rsidRDefault="00154A03" w:rsidP="00154A03">
      <w:pPr>
        <w:pStyle w:val="Code"/>
      </w:pPr>
      <w:r w:rsidRPr="00EC76D5">
        <w:t xml:space="preserve">    </w:t>
      </w:r>
    </w:p>
    <w:p w14:paraId="4FD9062D" w14:textId="77777777" w:rsidR="00154A03" w:rsidRPr="00EC76D5" w:rsidRDefault="00154A03" w:rsidP="00154A03">
      <w:pPr>
        <w:pStyle w:val="Code"/>
      </w:pPr>
      <w:r w:rsidRPr="00EC76D5">
        <w:t xml:space="preserve">    for (char ch : text.toCharArray()) {</w:t>
      </w:r>
    </w:p>
    <w:p w14:paraId="53CED4A6" w14:textId="77777777" w:rsidR="00154A03" w:rsidRPr="00EC76D5" w:rsidRDefault="00154A03" w:rsidP="00154A03">
      <w:pPr>
        <w:pStyle w:val="Code"/>
      </w:pPr>
      <w:r w:rsidRPr="00EC76D5">
        <w:t xml:space="preserve">      outStream.writeChar(ch);</w:t>
      </w:r>
    </w:p>
    <w:p w14:paraId="40C0B826" w14:textId="77777777" w:rsidR="00154A03" w:rsidRPr="00EC76D5" w:rsidRDefault="00154A03" w:rsidP="00154A03">
      <w:pPr>
        <w:pStyle w:val="Code"/>
      </w:pPr>
      <w:r w:rsidRPr="00EC76D5">
        <w:t xml:space="preserve">    }</w:t>
      </w:r>
    </w:p>
    <w:p w14:paraId="3C656D76" w14:textId="77777777" w:rsidR="00154A03" w:rsidRPr="00EC76D5" w:rsidRDefault="00154A03" w:rsidP="00154A03">
      <w:pPr>
        <w:pStyle w:val="Code"/>
      </w:pPr>
      <w:r w:rsidRPr="00EC76D5">
        <w:t xml:space="preserve">  }</w:t>
      </w:r>
    </w:p>
    <w:p w14:paraId="1A2511AD" w14:textId="77777777" w:rsidR="00154A03" w:rsidRPr="00EC76D5" w:rsidRDefault="00154A03" w:rsidP="00154A03">
      <w:pPr>
        <w:pStyle w:val="Code"/>
      </w:pPr>
    </w:p>
    <w:p w14:paraId="1B23CA1B" w14:textId="77777777" w:rsidR="00154A03" w:rsidRPr="00EC76D5" w:rsidRDefault="00154A03" w:rsidP="00154A03">
      <w:pPr>
        <w:pStyle w:val="Code"/>
      </w:pPr>
      <w:r w:rsidRPr="00EC76D5">
        <w:t xml:space="preserve">  public void load(DataInputStream inStream) throws Exception {</w:t>
      </w:r>
    </w:p>
    <w:p w14:paraId="470D2063" w14:textId="77777777" w:rsidR="00154A03" w:rsidRPr="00EC76D5" w:rsidRDefault="00154A03" w:rsidP="00154A03">
      <w:pPr>
        <w:pStyle w:val="Code"/>
      </w:pPr>
      <w:r w:rsidRPr="00EC76D5">
        <w:t xml:space="preserve">    m_uniqueName = readString(inStream);</w:t>
      </w:r>
    </w:p>
    <w:p w14:paraId="5DA040BE" w14:textId="7A720A53" w:rsidR="00154A03" w:rsidRPr="00EC76D5" w:rsidRDefault="00A87937" w:rsidP="00154A03">
      <w:pPr>
        <w:pStyle w:val="Code"/>
      </w:pPr>
      <w:r w:rsidRPr="00EC76D5">
        <w:t xml:space="preserve">    m_entryPoint = inStream.readInt();</w:t>
      </w:r>
    </w:p>
    <w:p w14:paraId="0402F98F" w14:textId="77777777" w:rsidR="00A87937" w:rsidRPr="00EC76D5" w:rsidRDefault="00A87937" w:rsidP="00154A03">
      <w:pPr>
        <w:pStyle w:val="Code"/>
      </w:pPr>
    </w:p>
    <w:p w14:paraId="67E09D80" w14:textId="77777777" w:rsidR="00154A03" w:rsidRPr="00EC76D5" w:rsidRDefault="00154A03" w:rsidP="00154A03">
      <w:pPr>
        <w:pStyle w:val="Code"/>
      </w:pPr>
      <w:r w:rsidRPr="00EC76D5">
        <w:t xml:space="preserve">    { m_byteList = new LinkedList&lt;&gt;();</w:t>
      </w:r>
    </w:p>
    <w:p w14:paraId="2F072798" w14:textId="77777777" w:rsidR="00154A03" w:rsidRPr="00EC76D5" w:rsidRDefault="00154A03" w:rsidP="00154A03">
      <w:pPr>
        <w:pStyle w:val="Code"/>
      </w:pPr>
      <w:r w:rsidRPr="00EC76D5">
        <w:t xml:space="preserve">      int byteListSize = inStream.readInt();</w:t>
      </w:r>
    </w:p>
    <w:p w14:paraId="4086C1DE" w14:textId="77777777" w:rsidR="00154A03" w:rsidRPr="00EC76D5" w:rsidRDefault="00154A03" w:rsidP="00154A03">
      <w:pPr>
        <w:pStyle w:val="Code"/>
      </w:pPr>
      <w:r w:rsidRPr="00EC76D5">
        <w:t xml:space="preserve">      for (int index = 0; index &lt; byteListSize; ++index) {</w:t>
      </w:r>
    </w:p>
    <w:p w14:paraId="0CC83EB6" w14:textId="77777777" w:rsidR="00154A03" w:rsidRPr="00EC76D5" w:rsidRDefault="00154A03" w:rsidP="00154A03">
      <w:pPr>
        <w:pStyle w:val="Code"/>
      </w:pPr>
      <w:r w:rsidRPr="00EC76D5">
        <w:t xml:space="preserve">        byte b = inStream.readByte();</w:t>
      </w:r>
    </w:p>
    <w:p w14:paraId="791A9685" w14:textId="77777777" w:rsidR="00154A03" w:rsidRPr="00EC76D5" w:rsidRDefault="00154A03" w:rsidP="00154A03">
      <w:pPr>
        <w:pStyle w:val="Code"/>
      </w:pPr>
      <w:r w:rsidRPr="00EC76D5">
        <w:t xml:space="preserve">        m_byteList.add(b);</w:t>
      </w:r>
    </w:p>
    <w:p w14:paraId="0C0D5452" w14:textId="77777777" w:rsidR="00154A03" w:rsidRPr="00EC76D5" w:rsidRDefault="00154A03" w:rsidP="00154A03">
      <w:pPr>
        <w:pStyle w:val="Code"/>
      </w:pPr>
      <w:r w:rsidRPr="00EC76D5">
        <w:t xml:space="preserve">      }</w:t>
      </w:r>
    </w:p>
    <w:p w14:paraId="766885C2" w14:textId="77777777" w:rsidR="00154A03" w:rsidRPr="00EC76D5" w:rsidRDefault="00154A03" w:rsidP="00154A03">
      <w:pPr>
        <w:pStyle w:val="Code"/>
      </w:pPr>
      <w:r w:rsidRPr="00EC76D5">
        <w:t xml:space="preserve">    }</w:t>
      </w:r>
    </w:p>
    <w:p w14:paraId="22E0579E" w14:textId="77777777" w:rsidR="00154A03" w:rsidRPr="00EC76D5" w:rsidRDefault="00154A03" w:rsidP="00154A03">
      <w:pPr>
        <w:pStyle w:val="Code"/>
      </w:pPr>
      <w:r w:rsidRPr="00EC76D5">
        <w:t xml:space="preserve">    </w:t>
      </w:r>
    </w:p>
    <w:p w14:paraId="138E10DB" w14:textId="77777777" w:rsidR="00154A03" w:rsidRPr="00EC76D5" w:rsidRDefault="00154A03" w:rsidP="00154A03">
      <w:pPr>
        <w:pStyle w:val="Code"/>
      </w:pPr>
      <w:r w:rsidRPr="00EC76D5">
        <w:t xml:space="preserve">    { m_accessMap = new ListMap&lt;&gt;();</w:t>
      </w:r>
    </w:p>
    <w:p w14:paraId="4C296DD6" w14:textId="77777777" w:rsidR="00154A03" w:rsidRPr="00EC76D5" w:rsidRDefault="00154A03" w:rsidP="00154A03">
      <w:pPr>
        <w:pStyle w:val="Code"/>
      </w:pPr>
      <w:r w:rsidRPr="00EC76D5">
        <w:t xml:space="preserve">      int accessMapSize = inStream.readInt();</w:t>
      </w:r>
    </w:p>
    <w:p w14:paraId="6C678122" w14:textId="77777777" w:rsidR="00154A03" w:rsidRPr="00EC76D5" w:rsidRDefault="00154A03" w:rsidP="00154A03">
      <w:pPr>
        <w:pStyle w:val="Code"/>
      </w:pPr>
      <w:r w:rsidRPr="00EC76D5">
        <w:t xml:space="preserve">      for (int index = 0; index &lt; accessMapSize; ++index) {</w:t>
      </w:r>
    </w:p>
    <w:p w14:paraId="59D1DFC0" w14:textId="77777777" w:rsidR="00154A03" w:rsidRPr="00EC76D5" w:rsidRDefault="00154A03" w:rsidP="00154A03">
      <w:pPr>
        <w:pStyle w:val="Code"/>
      </w:pPr>
      <w:r w:rsidRPr="00EC76D5">
        <w:t xml:space="preserve">        int address = inStream.readInt();</w:t>
      </w:r>
    </w:p>
    <w:p w14:paraId="63819FE4" w14:textId="77777777" w:rsidR="00154A03" w:rsidRPr="00EC76D5" w:rsidRDefault="00154A03" w:rsidP="00154A03">
      <w:pPr>
        <w:pStyle w:val="Code"/>
      </w:pPr>
      <w:r w:rsidRPr="00EC76D5">
        <w:t xml:space="preserve">        String name = readString(inStream);</w:t>
      </w:r>
    </w:p>
    <w:p w14:paraId="7EDFD12E" w14:textId="77777777" w:rsidR="00154A03" w:rsidRPr="00EC76D5" w:rsidRDefault="00154A03" w:rsidP="00154A03">
      <w:pPr>
        <w:pStyle w:val="Code"/>
      </w:pPr>
      <w:r w:rsidRPr="00EC76D5">
        <w:t xml:space="preserve">        m_accessMap.put(address, name);</w:t>
      </w:r>
    </w:p>
    <w:p w14:paraId="6B68CC5E" w14:textId="77777777" w:rsidR="00154A03" w:rsidRPr="00EC76D5" w:rsidRDefault="00154A03" w:rsidP="00154A03">
      <w:pPr>
        <w:pStyle w:val="Code"/>
      </w:pPr>
      <w:r w:rsidRPr="00EC76D5">
        <w:t xml:space="preserve">      }</w:t>
      </w:r>
    </w:p>
    <w:p w14:paraId="2E751953" w14:textId="77777777" w:rsidR="00154A03" w:rsidRPr="00EC76D5" w:rsidRDefault="00154A03" w:rsidP="00154A03">
      <w:pPr>
        <w:pStyle w:val="Code"/>
      </w:pPr>
      <w:r w:rsidRPr="00EC76D5">
        <w:t xml:space="preserve">    }</w:t>
      </w:r>
    </w:p>
    <w:p w14:paraId="5D5963A3" w14:textId="77777777" w:rsidR="00154A03" w:rsidRPr="00EC76D5" w:rsidRDefault="00154A03" w:rsidP="00154A03">
      <w:pPr>
        <w:pStyle w:val="Code"/>
      </w:pPr>
      <w:r w:rsidRPr="00EC76D5">
        <w:t xml:space="preserve">    </w:t>
      </w:r>
    </w:p>
    <w:p w14:paraId="49503FED" w14:textId="77777777" w:rsidR="00154A03" w:rsidRPr="00EC76D5" w:rsidRDefault="00154A03" w:rsidP="00154A03">
      <w:pPr>
        <w:pStyle w:val="Code"/>
      </w:pPr>
      <w:r w:rsidRPr="00EC76D5">
        <w:t xml:space="preserve">    { m_callMap = new ListMap&lt;&gt;();</w:t>
      </w:r>
    </w:p>
    <w:p w14:paraId="26B14D87" w14:textId="77777777" w:rsidR="00154A03" w:rsidRPr="00EC76D5" w:rsidRDefault="00154A03" w:rsidP="00154A03">
      <w:pPr>
        <w:pStyle w:val="Code"/>
      </w:pPr>
      <w:r w:rsidRPr="00EC76D5">
        <w:t xml:space="preserve">      int callMapSize = inStream.readInt();</w:t>
      </w:r>
    </w:p>
    <w:p w14:paraId="7AF7F321" w14:textId="77777777" w:rsidR="00154A03" w:rsidRPr="00EC76D5" w:rsidRDefault="00154A03" w:rsidP="00154A03">
      <w:pPr>
        <w:pStyle w:val="Code"/>
      </w:pPr>
      <w:r w:rsidRPr="00EC76D5">
        <w:t xml:space="preserve">      for (int index = 0; index &lt; callMapSize; ++index) {</w:t>
      </w:r>
    </w:p>
    <w:p w14:paraId="153736F2" w14:textId="77777777" w:rsidR="00154A03" w:rsidRPr="00EC76D5" w:rsidRDefault="00154A03" w:rsidP="00154A03">
      <w:pPr>
        <w:pStyle w:val="Code"/>
      </w:pPr>
      <w:r w:rsidRPr="00EC76D5">
        <w:t xml:space="preserve">        int address = inStream.readInt();</w:t>
      </w:r>
    </w:p>
    <w:p w14:paraId="0243A26E" w14:textId="77777777" w:rsidR="00154A03" w:rsidRPr="00EC76D5" w:rsidRDefault="00154A03" w:rsidP="00154A03">
      <w:pPr>
        <w:pStyle w:val="Code"/>
      </w:pPr>
      <w:r w:rsidRPr="00EC76D5">
        <w:t xml:space="preserve">        String name = readString(inStream);</w:t>
      </w:r>
    </w:p>
    <w:p w14:paraId="77BB187F" w14:textId="77777777" w:rsidR="00154A03" w:rsidRPr="00EC76D5" w:rsidRDefault="00154A03" w:rsidP="00154A03">
      <w:pPr>
        <w:pStyle w:val="Code"/>
      </w:pPr>
      <w:r w:rsidRPr="00EC76D5">
        <w:t xml:space="preserve">        m_callMap.put(address, name);</w:t>
      </w:r>
    </w:p>
    <w:p w14:paraId="5FA7A55E" w14:textId="77777777" w:rsidR="00154A03" w:rsidRPr="00EC76D5" w:rsidRDefault="00154A03" w:rsidP="00154A03">
      <w:pPr>
        <w:pStyle w:val="Code"/>
      </w:pPr>
      <w:r w:rsidRPr="00EC76D5">
        <w:t xml:space="preserve">      }</w:t>
      </w:r>
    </w:p>
    <w:p w14:paraId="3D7FE0D7" w14:textId="77777777" w:rsidR="00154A03" w:rsidRPr="00EC76D5" w:rsidRDefault="00154A03" w:rsidP="00154A03">
      <w:pPr>
        <w:pStyle w:val="Code"/>
      </w:pPr>
      <w:r w:rsidRPr="00EC76D5">
        <w:t xml:space="preserve">    }</w:t>
      </w:r>
    </w:p>
    <w:p w14:paraId="6DE15BD7" w14:textId="77777777" w:rsidR="00154A03" w:rsidRPr="00EC76D5" w:rsidRDefault="00154A03" w:rsidP="00154A03">
      <w:pPr>
        <w:pStyle w:val="Code"/>
      </w:pPr>
      <w:r w:rsidRPr="00EC76D5">
        <w:t xml:space="preserve">    </w:t>
      </w:r>
    </w:p>
    <w:p w14:paraId="798D28BC" w14:textId="77777777" w:rsidR="00154A03" w:rsidRPr="00EC76D5" w:rsidRDefault="00154A03" w:rsidP="00154A03">
      <w:pPr>
        <w:pStyle w:val="Code"/>
      </w:pPr>
      <w:r w:rsidRPr="00EC76D5">
        <w:t xml:space="preserve">    { m_returnSet = new ListSet&lt;&gt;();</w:t>
      </w:r>
    </w:p>
    <w:p w14:paraId="3760A836" w14:textId="77777777" w:rsidR="00154A03" w:rsidRPr="00EC76D5" w:rsidRDefault="00154A03" w:rsidP="00154A03">
      <w:pPr>
        <w:pStyle w:val="Code"/>
      </w:pPr>
      <w:r w:rsidRPr="00EC76D5">
        <w:t xml:space="preserve">      int returnSetSize = inStream.readInt();</w:t>
      </w:r>
    </w:p>
    <w:p w14:paraId="1221F976" w14:textId="77777777" w:rsidR="00154A03" w:rsidRPr="00EC76D5" w:rsidRDefault="00154A03" w:rsidP="00154A03">
      <w:pPr>
        <w:pStyle w:val="Code"/>
      </w:pPr>
      <w:r w:rsidRPr="00EC76D5">
        <w:t xml:space="preserve">      for (int index = 0; index &lt; returnSetSize; ++index) {</w:t>
      </w:r>
    </w:p>
    <w:p w14:paraId="3C6BCF2D" w14:textId="77777777" w:rsidR="00154A03" w:rsidRPr="00EC76D5" w:rsidRDefault="00154A03" w:rsidP="00154A03">
      <w:pPr>
        <w:pStyle w:val="Code"/>
      </w:pPr>
      <w:r w:rsidRPr="00EC76D5">
        <w:t xml:space="preserve">        int address = inStream.readInt();</w:t>
      </w:r>
    </w:p>
    <w:p w14:paraId="0EF7CABE" w14:textId="77777777" w:rsidR="00154A03" w:rsidRPr="00EC76D5" w:rsidRDefault="00154A03" w:rsidP="00154A03">
      <w:pPr>
        <w:pStyle w:val="Code"/>
      </w:pPr>
      <w:r w:rsidRPr="00EC76D5">
        <w:t xml:space="preserve">        m_returnSet.add(address);</w:t>
      </w:r>
    </w:p>
    <w:p w14:paraId="532982E2" w14:textId="77777777" w:rsidR="00154A03" w:rsidRPr="00EC76D5" w:rsidRDefault="00154A03" w:rsidP="00154A03">
      <w:pPr>
        <w:pStyle w:val="Code"/>
      </w:pPr>
      <w:r w:rsidRPr="00EC76D5">
        <w:t xml:space="preserve">      }</w:t>
      </w:r>
    </w:p>
    <w:p w14:paraId="7A8F0A37" w14:textId="77777777" w:rsidR="00154A03" w:rsidRPr="00EC76D5" w:rsidRDefault="00154A03" w:rsidP="00154A03">
      <w:pPr>
        <w:pStyle w:val="Code"/>
      </w:pPr>
      <w:r w:rsidRPr="00EC76D5">
        <w:t xml:space="preserve">    }</w:t>
      </w:r>
    </w:p>
    <w:p w14:paraId="5C87D252" w14:textId="77777777" w:rsidR="00154A03" w:rsidRPr="00EC76D5" w:rsidRDefault="00154A03" w:rsidP="00154A03">
      <w:pPr>
        <w:pStyle w:val="Code"/>
      </w:pPr>
      <w:r w:rsidRPr="00EC76D5">
        <w:t xml:space="preserve">    </w:t>
      </w:r>
    </w:p>
    <w:p w14:paraId="619C74D2" w14:textId="77777777" w:rsidR="00154A03" w:rsidRPr="00EC76D5" w:rsidRDefault="00154A03" w:rsidP="00154A03">
      <w:pPr>
        <w:pStyle w:val="Code"/>
      </w:pPr>
      <w:r w:rsidRPr="00EC76D5">
        <w:lastRenderedPageBreak/>
        <w:t xml:space="preserve">    { m_byteToTextMap = new ListMap&lt;&gt;();</w:t>
      </w:r>
    </w:p>
    <w:p w14:paraId="4A3A7EBF" w14:textId="77777777" w:rsidR="00154A03" w:rsidRPr="00EC76D5" w:rsidRDefault="00154A03" w:rsidP="00154A03">
      <w:pPr>
        <w:pStyle w:val="Code"/>
      </w:pPr>
      <w:r w:rsidRPr="00EC76D5">
        <w:t xml:space="preserve">      int byteToTextMapSize = inStream.readInt();</w:t>
      </w:r>
    </w:p>
    <w:p w14:paraId="411D32CA" w14:textId="77777777" w:rsidR="00154A03" w:rsidRPr="00EC76D5" w:rsidRDefault="00154A03" w:rsidP="00154A03">
      <w:pPr>
        <w:pStyle w:val="Code"/>
      </w:pPr>
      <w:r w:rsidRPr="00EC76D5">
        <w:t xml:space="preserve">      for (int index = 0; index &lt; byteToTextMapSize; ++index) {</w:t>
      </w:r>
    </w:p>
    <w:p w14:paraId="18323B37" w14:textId="77777777" w:rsidR="00154A03" w:rsidRPr="00EC76D5" w:rsidRDefault="00154A03" w:rsidP="00154A03">
      <w:pPr>
        <w:pStyle w:val="Code"/>
      </w:pPr>
      <w:r w:rsidRPr="00EC76D5">
        <w:t xml:space="preserve">        int address = inStream.readInt();</w:t>
      </w:r>
    </w:p>
    <w:p w14:paraId="5A165990" w14:textId="77777777" w:rsidR="00154A03" w:rsidRPr="00EC76D5" w:rsidRDefault="00154A03" w:rsidP="00154A03">
      <w:pPr>
        <w:pStyle w:val="Code"/>
      </w:pPr>
      <w:r w:rsidRPr="00EC76D5">
        <w:t xml:space="preserve">        int textLine = inStream.readInt();</w:t>
      </w:r>
    </w:p>
    <w:p w14:paraId="2676C613" w14:textId="77777777" w:rsidR="00154A03" w:rsidRPr="00EC76D5" w:rsidRDefault="00154A03" w:rsidP="00154A03">
      <w:pPr>
        <w:pStyle w:val="Code"/>
      </w:pPr>
      <w:r w:rsidRPr="00EC76D5">
        <w:t xml:space="preserve">        m_byteToTextMap.put(address, textLine);</w:t>
      </w:r>
    </w:p>
    <w:p w14:paraId="35999BCC" w14:textId="77777777" w:rsidR="00154A03" w:rsidRPr="00EC76D5" w:rsidRDefault="00154A03" w:rsidP="00154A03">
      <w:pPr>
        <w:pStyle w:val="Code"/>
      </w:pPr>
      <w:r w:rsidRPr="00EC76D5">
        <w:t xml:space="preserve">      }</w:t>
      </w:r>
    </w:p>
    <w:p w14:paraId="60FAB33B" w14:textId="77777777" w:rsidR="00154A03" w:rsidRPr="00EC76D5" w:rsidRDefault="00154A03" w:rsidP="00154A03">
      <w:pPr>
        <w:pStyle w:val="Code"/>
      </w:pPr>
      <w:r w:rsidRPr="00EC76D5">
        <w:t xml:space="preserve">    }</w:t>
      </w:r>
    </w:p>
    <w:p w14:paraId="0CBABB46" w14:textId="77777777" w:rsidR="00154A03" w:rsidRPr="00EC76D5" w:rsidRDefault="00154A03" w:rsidP="00154A03">
      <w:pPr>
        <w:pStyle w:val="Code"/>
      </w:pPr>
      <w:r w:rsidRPr="00EC76D5">
        <w:t xml:space="preserve">    </w:t>
      </w:r>
    </w:p>
    <w:p w14:paraId="72AF21ED" w14:textId="77777777" w:rsidR="00154A03" w:rsidRPr="00EC76D5" w:rsidRDefault="00154A03" w:rsidP="00154A03">
      <w:pPr>
        <w:pStyle w:val="Code"/>
      </w:pPr>
      <w:r w:rsidRPr="00EC76D5">
        <w:t xml:space="preserve">    { m_textList = new LinkedList&lt;&gt;();</w:t>
      </w:r>
    </w:p>
    <w:p w14:paraId="43B57576" w14:textId="77777777" w:rsidR="00154A03" w:rsidRPr="00EC76D5" w:rsidRDefault="00154A03" w:rsidP="00154A03">
      <w:pPr>
        <w:pStyle w:val="Code"/>
      </w:pPr>
      <w:r w:rsidRPr="00EC76D5">
        <w:t xml:space="preserve">      int textListSize = inStream.readInt();</w:t>
      </w:r>
    </w:p>
    <w:p w14:paraId="23680D28" w14:textId="77777777" w:rsidR="00154A03" w:rsidRPr="00EC76D5" w:rsidRDefault="00154A03" w:rsidP="00154A03">
      <w:pPr>
        <w:pStyle w:val="Code"/>
      </w:pPr>
      <w:r w:rsidRPr="00EC76D5">
        <w:t xml:space="preserve">      for (int index = 0; index &lt; textListSize; ++index) {</w:t>
      </w:r>
    </w:p>
    <w:p w14:paraId="69CD7079" w14:textId="77777777" w:rsidR="00154A03" w:rsidRPr="00EC76D5" w:rsidRDefault="00154A03" w:rsidP="00154A03">
      <w:pPr>
        <w:pStyle w:val="Code"/>
      </w:pPr>
      <w:r w:rsidRPr="00EC76D5">
        <w:t xml:space="preserve">        String text = readString(inStream);</w:t>
      </w:r>
    </w:p>
    <w:p w14:paraId="0960D3F6" w14:textId="77777777" w:rsidR="00154A03" w:rsidRPr="00EC76D5" w:rsidRDefault="00154A03" w:rsidP="00154A03">
      <w:pPr>
        <w:pStyle w:val="Code"/>
      </w:pPr>
      <w:r w:rsidRPr="00EC76D5">
        <w:t xml:space="preserve">        m_textList.add(text);</w:t>
      </w:r>
    </w:p>
    <w:p w14:paraId="62B03D76" w14:textId="77777777" w:rsidR="00154A03" w:rsidRPr="00EC76D5" w:rsidRDefault="00154A03" w:rsidP="00154A03">
      <w:pPr>
        <w:pStyle w:val="Code"/>
      </w:pPr>
      <w:r w:rsidRPr="00EC76D5">
        <w:t xml:space="preserve">      }</w:t>
      </w:r>
    </w:p>
    <w:p w14:paraId="1E32C172" w14:textId="77777777" w:rsidR="00154A03" w:rsidRPr="00EC76D5" w:rsidRDefault="00154A03" w:rsidP="00154A03">
      <w:pPr>
        <w:pStyle w:val="Code"/>
      </w:pPr>
      <w:r w:rsidRPr="00EC76D5">
        <w:t xml:space="preserve">    }</w:t>
      </w:r>
    </w:p>
    <w:p w14:paraId="1C33E345" w14:textId="77777777" w:rsidR="00154A03" w:rsidRPr="00EC76D5" w:rsidRDefault="00154A03" w:rsidP="00154A03">
      <w:pPr>
        <w:pStyle w:val="Code"/>
      </w:pPr>
      <w:r w:rsidRPr="00EC76D5">
        <w:t xml:space="preserve">  }</w:t>
      </w:r>
    </w:p>
    <w:p w14:paraId="0DA29208" w14:textId="77777777" w:rsidR="00154A03" w:rsidRPr="00EC76D5" w:rsidRDefault="00154A03" w:rsidP="00154A03">
      <w:pPr>
        <w:pStyle w:val="Code"/>
      </w:pPr>
    </w:p>
    <w:p w14:paraId="30C8E6B8" w14:textId="77777777" w:rsidR="00154A03" w:rsidRPr="00EC76D5" w:rsidRDefault="00154A03" w:rsidP="00154A03">
      <w:pPr>
        <w:pStyle w:val="Code"/>
      </w:pPr>
      <w:r w:rsidRPr="00EC76D5">
        <w:t xml:space="preserve">  public static String readString(DataInputStream inStream) throws Exception{</w:t>
      </w:r>
    </w:p>
    <w:p w14:paraId="2647E1F5" w14:textId="77777777" w:rsidR="00154A03" w:rsidRPr="00EC76D5" w:rsidRDefault="00154A03" w:rsidP="00154A03">
      <w:pPr>
        <w:pStyle w:val="Code"/>
      </w:pPr>
      <w:r w:rsidRPr="00EC76D5">
        <w:t xml:space="preserve">    StringBuilder buffer = new StringBuilder();</w:t>
      </w:r>
    </w:p>
    <w:p w14:paraId="2EB447ED" w14:textId="77777777" w:rsidR="00154A03" w:rsidRPr="00EC76D5" w:rsidRDefault="00154A03" w:rsidP="00154A03">
      <w:pPr>
        <w:pStyle w:val="Code"/>
      </w:pPr>
      <w:r w:rsidRPr="00EC76D5">
        <w:t xml:space="preserve">    int size = inStream.readInt();</w:t>
      </w:r>
    </w:p>
    <w:p w14:paraId="5538135B" w14:textId="77777777" w:rsidR="00154A03" w:rsidRPr="00EC76D5" w:rsidRDefault="00154A03" w:rsidP="00154A03">
      <w:pPr>
        <w:pStyle w:val="Code"/>
      </w:pPr>
    </w:p>
    <w:p w14:paraId="634B761A" w14:textId="77777777" w:rsidR="00154A03" w:rsidRPr="00EC76D5" w:rsidRDefault="00154A03" w:rsidP="00154A03">
      <w:pPr>
        <w:pStyle w:val="Code"/>
      </w:pPr>
      <w:r w:rsidRPr="00EC76D5">
        <w:t xml:space="preserve">    for (int index = 0; index &lt; size; ++index) {</w:t>
      </w:r>
    </w:p>
    <w:p w14:paraId="60FEC0CC" w14:textId="77777777" w:rsidR="00154A03" w:rsidRPr="00EC76D5" w:rsidRDefault="00154A03" w:rsidP="00154A03">
      <w:pPr>
        <w:pStyle w:val="Code"/>
      </w:pPr>
      <w:r w:rsidRPr="00EC76D5">
        <w:t xml:space="preserve">      buffer.append(inStream.readChar());</w:t>
      </w:r>
    </w:p>
    <w:p w14:paraId="28374DE5" w14:textId="77777777" w:rsidR="00154A03" w:rsidRPr="00EC76D5" w:rsidRDefault="00154A03" w:rsidP="00154A03">
      <w:pPr>
        <w:pStyle w:val="Code"/>
      </w:pPr>
      <w:r w:rsidRPr="00EC76D5">
        <w:t xml:space="preserve">    }</w:t>
      </w:r>
    </w:p>
    <w:p w14:paraId="6CB4005D" w14:textId="77777777" w:rsidR="00154A03" w:rsidRPr="00EC76D5" w:rsidRDefault="00154A03" w:rsidP="00154A03">
      <w:pPr>
        <w:pStyle w:val="Code"/>
      </w:pPr>
      <w:r w:rsidRPr="00EC76D5">
        <w:t xml:space="preserve">  </w:t>
      </w:r>
    </w:p>
    <w:p w14:paraId="507ED623" w14:textId="77777777" w:rsidR="00154A03" w:rsidRPr="00EC76D5" w:rsidRDefault="00154A03" w:rsidP="00154A03">
      <w:pPr>
        <w:pStyle w:val="Code"/>
      </w:pPr>
      <w:r w:rsidRPr="00EC76D5">
        <w:t xml:space="preserve">    return buffer.toString().replace(Main.FileMarker, Main.SeparatorId +</w:t>
      </w:r>
    </w:p>
    <w:p w14:paraId="2CE9DB5A" w14:textId="77777777" w:rsidR="00154A03" w:rsidRPr="00EC76D5" w:rsidRDefault="00154A03" w:rsidP="00154A03">
      <w:pPr>
        <w:pStyle w:val="Code"/>
      </w:pPr>
      <w:r w:rsidRPr="00EC76D5">
        <w:t xml:space="preserve">                                     Main.FileCount + Main.SeparatorId);</w:t>
      </w:r>
    </w:p>
    <w:p w14:paraId="2290CEFC" w14:textId="77777777" w:rsidR="00154A03" w:rsidRPr="00EC76D5" w:rsidRDefault="00154A03" w:rsidP="00154A03">
      <w:pPr>
        <w:pStyle w:val="Code"/>
      </w:pPr>
      <w:r w:rsidRPr="00EC76D5">
        <w:t xml:space="preserve">  }</w:t>
      </w:r>
    </w:p>
    <w:p w14:paraId="593480BE" w14:textId="2861515F" w:rsidR="00F24528" w:rsidRPr="00EC76D5" w:rsidRDefault="00154A03" w:rsidP="00154A03">
      <w:pPr>
        <w:pStyle w:val="Code"/>
      </w:pPr>
      <w:r w:rsidRPr="00EC76D5">
        <w:t>}</w:t>
      </w:r>
    </w:p>
    <w:p w14:paraId="00EE5F79" w14:textId="77777777" w:rsidR="00A91422" w:rsidRPr="00EC76D5" w:rsidRDefault="00A91422" w:rsidP="00096BD5">
      <w:pPr>
        <w:pStyle w:val="Code"/>
      </w:pPr>
    </w:p>
    <w:p w14:paraId="4C0590FA" w14:textId="182954B1" w:rsidR="007433AF" w:rsidRPr="00EC76D5" w:rsidRDefault="007433AF" w:rsidP="006A31DF">
      <w:pPr>
        <w:pStyle w:val="Rubrik2"/>
      </w:pPr>
      <w:bookmarkStart w:id="5614" w:name="_Toc481936405"/>
      <w:r w:rsidRPr="00EC76D5">
        <w:t>The Symbol</w:t>
      </w:r>
      <w:r w:rsidR="006D194A" w:rsidRPr="00EC76D5">
        <w:t xml:space="preserve"> </w:t>
      </w:r>
      <w:r w:rsidRPr="00EC76D5">
        <w:t>Table</w:t>
      </w:r>
      <w:r w:rsidR="007839D4" w:rsidRPr="00EC76D5">
        <w:t xml:space="preserve"> Class</w:t>
      </w:r>
      <w:bookmarkEnd w:id="5614"/>
    </w:p>
    <w:p w14:paraId="0C97B605" w14:textId="6AEAA17E" w:rsidR="00BC2BA9" w:rsidRPr="00EC76D5" w:rsidRDefault="0075760E" w:rsidP="002F3E6C">
      <w:r w:rsidRPr="00EC76D5">
        <w:t xml:space="preserve">The symbol table keeps track of the </w:t>
      </w:r>
      <w:r w:rsidR="00FC6876" w:rsidRPr="00EC76D5">
        <w:t xml:space="preserve">values, types, function, and </w:t>
      </w:r>
      <w:r w:rsidR="00220B8B" w:rsidRPr="00EC76D5">
        <w:t>variables of</w:t>
      </w:r>
      <w:r w:rsidRPr="00EC76D5">
        <w:t xml:space="preserve"> the code, variables defined by the programmer and well as temporary variables introduced by the compiler</w:t>
      </w:r>
      <w:r w:rsidR="00163535" w:rsidRPr="00EC76D5">
        <w:t>.</w:t>
      </w:r>
      <w:r w:rsidR="00B45FDC" w:rsidRPr="00EC76D5">
        <w:t xml:space="preserve"> </w:t>
      </w:r>
      <w:r w:rsidR="00BC2BA9" w:rsidRPr="00EC76D5">
        <w:t xml:space="preserve">The term symbol table is </w:t>
      </w:r>
      <w:r w:rsidR="0001328A" w:rsidRPr="00EC76D5">
        <w:t>misleading</w:t>
      </w:r>
      <w:r w:rsidR="00BC2BA9" w:rsidRPr="00EC76D5">
        <w:t xml:space="preserve"> </w:t>
      </w:r>
      <w:r w:rsidR="00495607" w:rsidRPr="00EC76D5">
        <w:t xml:space="preserve">since there </w:t>
      </w:r>
      <w:r w:rsidR="00451E8B" w:rsidRPr="00EC76D5">
        <w:t>actual</w:t>
      </w:r>
      <w:r w:rsidR="00BD51E7" w:rsidRPr="00EC76D5">
        <w:t>ly</w:t>
      </w:r>
      <w:r w:rsidR="00713655" w:rsidRPr="00EC76D5">
        <w:t xml:space="preserve"> is a stack of tables, where is table has</w:t>
      </w:r>
      <w:r w:rsidR="00EC749A" w:rsidRPr="00EC76D5">
        <w:t xml:space="preserve"> a reference to the </w:t>
      </w:r>
      <w:r w:rsidR="00BB2DE0" w:rsidRPr="00EC76D5">
        <w:t xml:space="preserve">parent </w:t>
      </w:r>
      <w:r w:rsidR="00EC749A" w:rsidRPr="00EC76D5">
        <w:t xml:space="preserve">table, the </w:t>
      </w:r>
      <w:r w:rsidR="00B45FDC" w:rsidRPr="00EC76D5">
        <w:t xml:space="preserve">parent reference </w:t>
      </w:r>
      <w:r w:rsidR="00EC749A" w:rsidRPr="00EC76D5">
        <w:t>table for the global</w:t>
      </w:r>
      <w:r w:rsidR="00BB2DE0" w:rsidRPr="00EC76D5">
        <w:t xml:space="preserve"> space </w:t>
      </w:r>
      <w:r w:rsidR="00B45FDC" w:rsidRPr="00EC76D5">
        <w:t>table is null.</w:t>
      </w:r>
      <w:r w:rsidR="00077E48" w:rsidRPr="00EC76D5">
        <w:t xml:space="preserve"> The current table </w:t>
      </w:r>
      <w:r w:rsidR="00F36876" w:rsidRPr="00EC76D5">
        <w:t xml:space="preserve">is stored in </w:t>
      </w:r>
      <w:proofErr w:type="spellStart"/>
      <w:r w:rsidR="00E10C82" w:rsidRPr="00EC76D5">
        <w:rPr>
          <w:rStyle w:val="CodeInText"/>
        </w:rPr>
        <w:t>Main.CurrentTable</w:t>
      </w:r>
      <w:proofErr w:type="spellEnd"/>
      <w:r w:rsidR="00925B95" w:rsidRPr="00EC76D5">
        <w:t xml:space="preserve"> (see Chapter </w:t>
      </w:r>
      <w:r w:rsidR="00925B95" w:rsidRPr="00EC76D5">
        <w:fldChar w:fldCharType="begin"/>
      </w:r>
      <w:r w:rsidR="00925B95" w:rsidRPr="00EC76D5">
        <w:instrText xml:space="preserve"> REF _Ref418406175 \r \h </w:instrText>
      </w:r>
      <w:r w:rsidR="00925B95" w:rsidRPr="00EC76D5">
        <w:fldChar w:fldCharType="separate"/>
      </w:r>
      <w:r w:rsidR="00545E00" w:rsidRPr="00EC76D5">
        <w:t>20</w:t>
      </w:r>
      <w:r w:rsidR="00925B95" w:rsidRPr="00EC76D5">
        <w:fldChar w:fldCharType="end"/>
      </w:r>
      <w:r w:rsidR="00925B95" w:rsidRPr="00EC76D5">
        <w:t>).</w:t>
      </w:r>
      <w:r w:rsidR="003918DA" w:rsidRPr="00EC76D5">
        <w:t xml:space="preserve"> The symbol table has set of features:</w:t>
      </w:r>
    </w:p>
    <w:p w14:paraId="332E8BAC" w14:textId="77777777" w:rsidR="003918DA" w:rsidRPr="00EC76D5" w:rsidRDefault="0079190A" w:rsidP="00D02E97">
      <w:pPr>
        <w:pStyle w:val="Liststycke"/>
        <w:numPr>
          <w:ilvl w:val="0"/>
          <w:numId w:val="105"/>
        </w:numPr>
      </w:pPr>
      <w:r w:rsidRPr="00EC76D5">
        <w:rPr>
          <w:rStyle w:val="CodeInText"/>
        </w:rPr>
        <w:t xml:space="preserve">Table </w:t>
      </w:r>
      <w:r w:rsidR="00D02E97" w:rsidRPr="00EC76D5">
        <w:rPr>
          <w:rStyle w:val="CodeInText"/>
        </w:rPr>
        <w:t>Identity</w:t>
      </w:r>
      <w:r w:rsidR="00D02E97" w:rsidRPr="00EC76D5">
        <w:t>. Each table is given a</w:t>
      </w:r>
      <w:r w:rsidR="0083480F" w:rsidRPr="00EC76D5">
        <w:t xml:space="preserve"> unique</w:t>
      </w:r>
      <w:r w:rsidR="00D02E97" w:rsidRPr="00EC76D5">
        <w:t xml:space="preserve"> consecutive integer value.</w:t>
      </w:r>
    </w:p>
    <w:p w14:paraId="1BB1259F" w14:textId="77777777" w:rsidR="00805EFD" w:rsidRPr="00EC76D5" w:rsidRDefault="00805EFD" w:rsidP="00805EFD">
      <w:pPr>
        <w:pStyle w:val="Liststycke"/>
        <w:numPr>
          <w:ilvl w:val="0"/>
          <w:numId w:val="105"/>
        </w:numPr>
      </w:pPr>
      <w:r w:rsidRPr="00EC76D5">
        <w:rPr>
          <w:rStyle w:val="CodeInText"/>
        </w:rPr>
        <w:t>Scope</w:t>
      </w:r>
      <w:r w:rsidRPr="00EC76D5">
        <w:t xml:space="preserve">. A table can the </w:t>
      </w:r>
      <w:r w:rsidR="00CF7479" w:rsidRPr="00EC76D5">
        <w:t xml:space="preserve">scopes Global, </w:t>
      </w:r>
      <w:r w:rsidR="00156091" w:rsidRPr="00EC76D5">
        <w:t xml:space="preserve">Function, Block, </w:t>
      </w:r>
      <w:r w:rsidR="004917EF" w:rsidRPr="00EC76D5">
        <w:t>Struct, Union, or Enumeration.</w:t>
      </w:r>
    </w:p>
    <w:p w14:paraId="75FCF9F5" w14:textId="153269DC" w:rsidR="005C1319" w:rsidRPr="00EC76D5" w:rsidRDefault="005C1319" w:rsidP="00D02E97">
      <w:pPr>
        <w:pStyle w:val="Liststycke"/>
        <w:numPr>
          <w:ilvl w:val="0"/>
          <w:numId w:val="105"/>
        </w:numPr>
      </w:pPr>
      <w:r w:rsidRPr="00EC76D5">
        <w:rPr>
          <w:rStyle w:val="CodeInText"/>
        </w:rPr>
        <w:t>Parent Table</w:t>
      </w:r>
      <w:r w:rsidRPr="00EC76D5">
        <w:t>.</w:t>
      </w:r>
      <w:r w:rsidR="00760DDC" w:rsidRPr="00EC76D5">
        <w:t xml:space="preserve"> </w:t>
      </w:r>
      <w:r w:rsidR="00FE3C42" w:rsidRPr="00EC76D5">
        <w:t>Each table has apparent table wh</w:t>
      </w:r>
      <w:r w:rsidR="00CC4D71" w:rsidRPr="00EC76D5">
        <w:t xml:space="preserve">ich </w:t>
      </w:r>
      <w:proofErr w:type="spellStart"/>
      <w:r w:rsidR="00E10C82" w:rsidRPr="00EC76D5">
        <w:rPr>
          <w:rStyle w:val="CodeInText"/>
        </w:rPr>
        <w:t>Main.CurrentTable</w:t>
      </w:r>
      <w:proofErr w:type="spellEnd"/>
      <w:r w:rsidR="00CC4D71" w:rsidRPr="00EC76D5">
        <w:t xml:space="preserve"> is set to when the table reaches its end-of-scope.</w:t>
      </w:r>
    </w:p>
    <w:p w14:paraId="050E2ADD" w14:textId="77777777" w:rsidR="00F04B07" w:rsidRPr="00EC76D5" w:rsidRDefault="00F04B07" w:rsidP="00F04B07">
      <w:pPr>
        <w:pStyle w:val="Liststycke"/>
        <w:numPr>
          <w:ilvl w:val="0"/>
          <w:numId w:val="105"/>
        </w:numPr>
      </w:pPr>
      <w:r w:rsidRPr="00EC76D5">
        <w:rPr>
          <w:rStyle w:val="CodeInText"/>
        </w:rPr>
        <w:t>Entry List.</w:t>
      </w:r>
      <w:r w:rsidR="00853D7A" w:rsidRPr="00EC76D5">
        <w:t xml:space="preserve"> </w:t>
      </w:r>
      <w:r w:rsidR="00783A35" w:rsidRPr="00EC76D5">
        <w:t xml:space="preserve">The entries of the symbol table </w:t>
      </w:r>
      <w:proofErr w:type="gramStart"/>
      <w:r w:rsidR="00783A35" w:rsidRPr="00EC76D5">
        <w:t>is</w:t>
      </w:r>
      <w:proofErr w:type="gramEnd"/>
      <w:r w:rsidR="00783A35" w:rsidRPr="00EC76D5">
        <w:t xml:space="preserve"> stored in the entry list. An entry can be a symbol or</w:t>
      </w:r>
      <w:r w:rsidR="00D249E7" w:rsidRPr="00EC76D5">
        <w:t xml:space="preserve"> a block, represented by another entry list.</w:t>
      </w:r>
    </w:p>
    <w:p w14:paraId="0B8F0155" w14:textId="77777777" w:rsidR="006843DB" w:rsidRPr="00EC76D5" w:rsidRDefault="006843DB" w:rsidP="00F04B07">
      <w:pPr>
        <w:pStyle w:val="Liststycke"/>
        <w:numPr>
          <w:ilvl w:val="0"/>
          <w:numId w:val="105"/>
        </w:numPr>
      </w:pPr>
      <w:r w:rsidRPr="00EC76D5">
        <w:rPr>
          <w:rStyle w:val="CodeInText"/>
        </w:rPr>
        <w:t>Tag List.</w:t>
      </w:r>
      <w:r w:rsidRPr="00EC76D5">
        <w:t xml:space="preserve"> Parallel to the entry list, there is also a tag list, holding tags of s</w:t>
      </w:r>
      <w:r w:rsidR="00D26398" w:rsidRPr="00EC76D5">
        <w:t xml:space="preserve">tructs or unions, but not </w:t>
      </w:r>
      <w:proofErr w:type="spellStart"/>
      <w:r w:rsidR="00D26398" w:rsidRPr="00EC76D5">
        <w:t>enums</w:t>
      </w:r>
      <w:proofErr w:type="spellEnd"/>
      <w:r w:rsidRPr="00EC76D5">
        <w:t>.</w:t>
      </w:r>
    </w:p>
    <w:p w14:paraId="0832D154" w14:textId="77777777" w:rsidR="00830158" w:rsidRPr="00EC76D5" w:rsidRDefault="00830158" w:rsidP="00D02E97">
      <w:pPr>
        <w:pStyle w:val="Liststycke"/>
        <w:numPr>
          <w:ilvl w:val="0"/>
          <w:numId w:val="105"/>
        </w:numPr>
      </w:pPr>
      <w:r w:rsidRPr="00EC76D5">
        <w:rPr>
          <w:rStyle w:val="CodeInText"/>
        </w:rPr>
        <w:t>Size</w:t>
      </w:r>
      <w:r w:rsidRPr="00EC76D5">
        <w:t xml:space="preserve">. The size of the symbol table is </w:t>
      </w:r>
      <w:r w:rsidR="008D4AD4" w:rsidRPr="00EC76D5">
        <w:t xml:space="preserve">the sum of the sizes of all its </w:t>
      </w:r>
      <w:r w:rsidR="00F04B07" w:rsidRPr="00EC76D5">
        <w:t>entries</w:t>
      </w:r>
      <w:r w:rsidR="008D4AD4" w:rsidRPr="00EC76D5">
        <w:t xml:space="preserve"> and is </w:t>
      </w:r>
      <w:r w:rsidRPr="00EC76D5">
        <w:t xml:space="preserve">of interest when </w:t>
      </w:r>
      <w:r w:rsidR="00160F1D" w:rsidRPr="00EC76D5">
        <w:t>dimensioning</w:t>
      </w:r>
      <w:r w:rsidRPr="00EC76D5">
        <w:t xml:space="preserve"> </w:t>
      </w:r>
      <w:r w:rsidR="00B60F10" w:rsidRPr="00EC76D5">
        <w:t>the size of a function’s activation record.</w:t>
      </w:r>
    </w:p>
    <w:p w14:paraId="209546E1" w14:textId="3C160B4A" w:rsidR="0003018C" w:rsidRPr="00EC76D5" w:rsidRDefault="002B1B40" w:rsidP="002B1B40">
      <w:pPr>
        <w:pStyle w:val="CodeHeader"/>
      </w:pPr>
      <w:proofErr w:type="spellStart"/>
      <w:r w:rsidRPr="00EC76D5">
        <w:t>SymbolTable.java</w:t>
      </w:r>
      <w:proofErr w:type="spellEnd"/>
    </w:p>
    <w:p w14:paraId="3C5EAB38" w14:textId="77777777" w:rsidR="008331A2" w:rsidRPr="00EC76D5" w:rsidRDefault="008331A2" w:rsidP="008331A2">
      <w:pPr>
        <w:pStyle w:val="Code"/>
      </w:pPr>
      <w:r w:rsidRPr="00EC76D5">
        <w:t>package c_compiler;</w:t>
      </w:r>
    </w:p>
    <w:p w14:paraId="16DB46C8" w14:textId="77777777" w:rsidR="008331A2" w:rsidRPr="00EC76D5" w:rsidRDefault="008331A2" w:rsidP="008331A2">
      <w:pPr>
        <w:pStyle w:val="Code"/>
      </w:pPr>
      <w:r w:rsidRPr="00EC76D5">
        <w:t>import java.util.*;</w:t>
      </w:r>
    </w:p>
    <w:p w14:paraId="75372C69" w14:textId="77777777" w:rsidR="008331A2" w:rsidRPr="00EC76D5" w:rsidRDefault="008331A2" w:rsidP="008331A2">
      <w:pPr>
        <w:pStyle w:val="Code"/>
      </w:pPr>
    </w:p>
    <w:p w14:paraId="60AFBC77" w14:textId="77777777" w:rsidR="008331A2" w:rsidRPr="00EC76D5" w:rsidRDefault="008331A2" w:rsidP="008331A2">
      <w:pPr>
        <w:pStyle w:val="Code"/>
      </w:pPr>
      <w:r w:rsidRPr="00EC76D5">
        <w:t>public class SymbolTable {</w:t>
      </w:r>
    </w:p>
    <w:p w14:paraId="50DE190A" w14:textId="77777777" w:rsidR="008331A2" w:rsidRPr="00EC76D5" w:rsidRDefault="008331A2" w:rsidP="008331A2">
      <w:pPr>
        <w:pStyle w:val="Code"/>
      </w:pPr>
      <w:r w:rsidRPr="00EC76D5">
        <w:t xml:space="preserve">  public static final int ReturnAddressOffset = 0;</w:t>
      </w:r>
    </w:p>
    <w:p w14:paraId="73737F7A" w14:textId="2719A76F" w:rsidR="008331A2" w:rsidRPr="00EC76D5" w:rsidRDefault="008331A2" w:rsidP="008331A2">
      <w:pPr>
        <w:pStyle w:val="Code"/>
      </w:pPr>
      <w:r w:rsidRPr="00EC76D5">
        <w:t xml:space="preserve">  public static final int RegularFrameOffset = </w:t>
      </w:r>
      <w:r w:rsidR="00BA53A2">
        <w:t>TypeSize.PointerSize</w:t>
      </w:r>
      <w:r w:rsidRPr="00EC76D5">
        <w:t>;</w:t>
      </w:r>
    </w:p>
    <w:p w14:paraId="30EE6C46" w14:textId="0F951F78" w:rsidR="008331A2" w:rsidRPr="00EC76D5" w:rsidRDefault="008331A2" w:rsidP="008331A2">
      <w:pPr>
        <w:pStyle w:val="Code"/>
      </w:pPr>
      <w:r w:rsidRPr="00EC76D5">
        <w:t xml:space="preserve">  public static final int EllipseFrameOffset = 2 * </w:t>
      </w:r>
      <w:r w:rsidR="00BA53A2">
        <w:t>TypeSize.PointerSize</w:t>
      </w:r>
      <w:r w:rsidRPr="00EC76D5">
        <w:t>;</w:t>
      </w:r>
    </w:p>
    <w:p w14:paraId="45BC8422" w14:textId="36A54C45" w:rsidR="008331A2" w:rsidRPr="00EC76D5" w:rsidRDefault="008331A2" w:rsidP="008331A2">
      <w:pPr>
        <w:pStyle w:val="Code"/>
      </w:pPr>
      <w:r w:rsidRPr="00EC76D5">
        <w:t xml:space="preserve">  public static final int FunctionRegular</w:t>
      </w:r>
      <w:r w:rsidR="002F35C1">
        <w:t>Initializer</w:t>
      </w:r>
      <w:r w:rsidRPr="00EC76D5">
        <w:t xml:space="preserve">Size = 3 * </w:t>
      </w:r>
      <w:r w:rsidR="00BA53A2">
        <w:t>TypeSize.PointerSize</w:t>
      </w:r>
      <w:r w:rsidRPr="00EC76D5">
        <w:t>;</w:t>
      </w:r>
    </w:p>
    <w:p w14:paraId="6C25E9DC" w14:textId="20E07DFE" w:rsidR="008331A2" w:rsidRPr="00EC76D5" w:rsidRDefault="008331A2" w:rsidP="008331A2">
      <w:pPr>
        <w:pStyle w:val="Code"/>
      </w:pPr>
      <w:r w:rsidRPr="00EC76D5">
        <w:t xml:space="preserve">  public static final int UseResultOffset = 3 * </w:t>
      </w:r>
      <w:r w:rsidR="00BA53A2">
        <w:t>TypeSize.PointerSize</w:t>
      </w:r>
      <w:r w:rsidRPr="00EC76D5">
        <w:t>;</w:t>
      </w:r>
    </w:p>
    <w:p w14:paraId="05899124" w14:textId="09784842" w:rsidR="008331A2" w:rsidRPr="00EC76D5" w:rsidRDefault="008331A2" w:rsidP="008331A2">
      <w:pPr>
        <w:pStyle w:val="Code"/>
      </w:pPr>
      <w:r w:rsidRPr="00EC76D5">
        <w:t xml:space="preserve">  public static final int FunctionFloating</w:t>
      </w:r>
      <w:r w:rsidR="002F35C1">
        <w:t>Initializer</w:t>
      </w:r>
      <w:r w:rsidRPr="00EC76D5">
        <w:t>Size =</w:t>
      </w:r>
    </w:p>
    <w:p w14:paraId="0991BB11" w14:textId="57DAB39B" w:rsidR="008331A2" w:rsidRPr="00EC76D5" w:rsidRDefault="008331A2" w:rsidP="008331A2">
      <w:pPr>
        <w:pStyle w:val="Code"/>
      </w:pPr>
      <w:r w:rsidRPr="00EC76D5">
        <w:t xml:space="preserve">                            3 * </w:t>
      </w:r>
      <w:r w:rsidR="00BA53A2">
        <w:t>TypeSize.PointerSize</w:t>
      </w:r>
      <w:r w:rsidRPr="00EC76D5">
        <w:t xml:space="preserve"> + Type.CharSize;</w:t>
      </w:r>
    </w:p>
    <w:p w14:paraId="36C23C5D" w14:textId="77777777" w:rsidR="008331A2" w:rsidRPr="00EC76D5" w:rsidRDefault="008331A2" w:rsidP="008331A2">
      <w:pPr>
        <w:pStyle w:val="Code"/>
      </w:pPr>
      <w:r w:rsidRPr="00EC76D5">
        <w:t xml:space="preserve">  public static int TableId = 0;</w:t>
      </w:r>
    </w:p>
    <w:p w14:paraId="549296AC" w14:textId="77777777" w:rsidR="008331A2" w:rsidRPr="00EC76D5" w:rsidRDefault="008331A2" w:rsidP="008331A2">
      <w:pPr>
        <w:pStyle w:val="Code"/>
      </w:pPr>
      <w:r w:rsidRPr="00EC76D5">
        <w:t xml:space="preserve">  </w:t>
      </w:r>
    </w:p>
    <w:p w14:paraId="16AB2AFD" w14:textId="77777777" w:rsidR="008331A2" w:rsidRPr="00EC76D5" w:rsidRDefault="008331A2" w:rsidP="008331A2">
      <w:pPr>
        <w:pStyle w:val="Code"/>
      </w:pPr>
      <w:r w:rsidRPr="00EC76D5">
        <w:t xml:space="preserve">  private Scope m_scope;</w:t>
      </w:r>
    </w:p>
    <w:p w14:paraId="3F9CF1F8" w14:textId="77777777" w:rsidR="008331A2" w:rsidRPr="00EC76D5" w:rsidRDefault="008331A2" w:rsidP="008331A2">
      <w:pPr>
        <w:pStyle w:val="Code"/>
      </w:pPr>
      <w:r w:rsidRPr="00EC76D5">
        <w:t xml:space="preserve">  private int m_tableId;</w:t>
      </w:r>
    </w:p>
    <w:p w14:paraId="02FB8A91" w14:textId="77777777" w:rsidR="008331A2" w:rsidRPr="00EC76D5" w:rsidRDefault="008331A2" w:rsidP="008331A2">
      <w:pPr>
        <w:pStyle w:val="Code"/>
      </w:pPr>
      <w:r w:rsidRPr="00EC76D5">
        <w:t xml:space="preserve">  private SymbolTable m_parentTable;</w:t>
      </w:r>
    </w:p>
    <w:p w14:paraId="06FF9D7E" w14:textId="77777777" w:rsidR="008331A2" w:rsidRPr="00EC76D5" w:rsidRDefault="008331A2" w:rsidP="008331A2">
      <w:pPr>
        <w:pStyle w:val="Code"/>
      </w:pPr>
      <w:r w:rsidRPr="00EC76D5">
        <w:t xml:space="preserve">  private int m_offset, m_functionSize;</w:t>
      </w:r>
    </w:p>
    <w:p w14:paraId="1749A2D3" w14:textId="77777777" w:rsidR="008331A2" w:rsidRPr="00EC76D5" w:rsidRDefault="008331A2" w:rsidP="008331A2">
      <w:pPr>
        <w:pStyle w:val="Code"/>
      </w:pPr>
      <w:r w:rsidRPr="00EC76D5">
        <w:t xml:space="preserve">  </w:t>
      </w:r>
    </w:p>
    <w:p w14:paraId="7EF83E06" w14:textId="77777777" w:rsidR="008331A2" w:rsidRPr="00EC76D5" w:rsidRDefault="008331A2" w:rsidP="008331A2">
      <w:pPr>
        <w:pStyle w:val="Code"/>
      </w:pPr>
      <w:r w:rsidRPr="00EC76D5">
        <w:t xml:space="preserve">  private Map&lt;String,Object&gt; m_entryMap = new ListMap&lt;&gt;();</w:t>
      </w:r>
    </w:p>
    <w:p w14:paraId="147064C8" w14:textId="77777777" w:rsidR="008331A2" w:rsidRPr="00EC76D5" w:rsidRDefault="008331A2" w:rsidP="008331A2">
      <w:pPr>
        <w:pStyle w:val="Code"/>
      </w:pPr>
      <w:r w:rsidRPr="00EC76D5">
        <w:t xml:space="preserve">  private Map&lt;String,Type&gt; m_tagMap = new ListMap&lt;&gt;();</w:t>
      </w:r>
    </w:p>
    <w:p w14:paraId="36D6FA70" w14:textId="77777777" w:rsidR="008331A2" w:rsidRPr="00EC76D5" w:rsidRDefault="008331A2" w:rsidP="008331A2">
      <w:pPr>
        <w:pStyle w:val="Code"/>
      </w:pPr>
      <w:r w:rsidRPr="00EC76D5">
        <w:t xml:space="preserve">  </w:t>
      </w:r>
    </w:p>
    <w:p w14:paraId="705273D9" w14:textId="77777777" w:rsidR="008331A2" w:rsidRPr="00EC76D5" w:rsidRDefault="008331A2" w:rsidP="008331A2">
      <w:pPr>
        <w:pStyle w:val="Code"/>
      </w:pPr>
      <w:r w:rsidRPr="00EC76D5">
        <w:t xml:space="preserve">  public SymbolTable(SymbolTable parentTable, Scope scope) {</w:t>
      </w:r>
    </w:p>
    <w:p w14:paraId="263351E1" w14:textId="77777777" w:rsidR="008331A2" w:rsidRPr="00EC76D5" w:rsidRDefault="008331A2" w:rsidP="008331A2">
      <w:pPr>
        <w:pStyle w:val="Code"/>
      </w:pPr>
      <w:r w:rsidRPr="00EC76D5">
        <w:t xml:space="preserve">    m_tableId = TableId++;</w:t>
      </w:r>
    </w:p>
    <w:p w14:paraId="19D8FCEE" w14:textId="77777777" w:rsidR="008331A2" w:rsidRPr="00EC76D5" w:rsidRDefault="008331A2" w:rsidP="008331A2">
      <w:pPr>
        <w:pStyle w:val="Code"/>
      </w:pPr>
      <w:r w:rsidRPr="00EC76D5">
        <w:t xml:space="preserve">    m_parentTable = parentTable;</w:t>
      </w:r>
    </w:p>
    <w:p w14:paraId="346C0849" w14:textId="77777777" w:rsidR="008331A2" w:rsidRPr="00EC76D5" w:rsidRDefault="008331A2" w:rsidP="008331A2">
      <w:pPr>
        <w:pStyle w:val="Code"/>
      </w:pPr>
      <w:r w:rsidRPr="00EC76D5">
        <w:t xml:space="preserve">    </w:t>
      </w:r>
    </w:p>
    <w:p w14:paraId="2F86997C" w14:textId="77777777" w:rsidR="008331A2" w:rsidRPr="00EC76D5" w:rsidRDefault="008331A2" w:rsidP="008331A2">
      <w:pPr>
        <w:pStyle w:val="Code"/>
      </w:pPr>
      <w:r w:rsidRPr="00EC76D5">
        <w:t xml:space="preserve">    if (m_parentTable != null) {</w:t>
      </w:r>
    </w:p>
    <w:p w14:paraId="59BAF007" w14:textId="77777777" w:rsidR="008331A2" w:rsidRPr="00EC76D5" w:rsidRDefault="008331A2" w:rsidP="008331A2">
      <w:pPr>
        <w:pStyle w:val="Code"/>
      </w:pPr>
      <w:r w:rsidRPr="00EC76D5">
        <w:t xml:space="preserve">      m_parentTable.m_entryMap.put(Main.SeparatorId +"table" + m_tableId,this);</w:t>
      </w:r>
    </w:p>
    <w:p w14:paraId="73972F68" w14:textId="77777777" w:rsidR="008331A2" w:rsidRPr="00EC76D5" w:rsidRDefault="008331A2" w:rsidP="008331A2">
      <w:pPr>
        <w:pStyle w:val="Code"/>
      </w:pPr>
      <w:r w:rsidRPr="00EC76D5">
        <w:t xml:space="preserve">    }</w:t>
      </w:r>
    </w:p>
    <w:p w14:paraId="0A029415" w14:textId="77777777" w:rsidR="008331A2" w:rsidRPr="00EC76D5" w:rsidRDefault="008331A2" w:rsidP="008331A2">
      <w:pPr>
        <w:pStyle w:val="Code"/>
      </w:pPr>
    </w:p>
    <w:p w14:paraId="1FF7A14E" w14:textId="77777777" w:rsidR="008331A2" w:rsidRPr="00EC76D5" w:rsidRDefault="008331A2" w:rsidP="008331A2">
      <w:pPr>
        <w:pStyle w:val="Code"/>
      </w:pPr>
      <w:r w:rsidRPr="00EC76D5">
        <w:t xml:space="preserve">    switch (m_scope = scope) {</w:t>
      </w:r>
    </w:p>
    <w:p w14:paraId="79F3DF3C" w14:textId="77777777" w:rsidR="008331A2" w:rsidRPr="00EC76D5" w:rsidRDefault="008331A2" w:rsidP="008331A2">
      <w:pPr>
        <w:pStyle w:val="Code"/>
      </w:pPr>
      <w:r w:rsidRPr="00EC76D5">
        <w:t xml:space="preserve">      case Global:</w:t>
      </w:r>
    </w:p>
    <w:p w14:paraId="1BC7FFF4" w14:textId="77777777" w:rsidR="008331A2" w:rsidRPr="00EC76D5" w:rsidRDefault="008331A2" w:rsidP="008331A2">
      <w:pPr>
        <w:pStyle w:val="Code"/>
      </w:pPr>
      <w:r w:rsidRPr="00EC76D5">
        <w:t xml:space="preserve">      case Struct:</w:t>
      </w:r>
    </w:p>
    <w:p w14:paraId="62B2F08E" w14:textId="77777777" w:rsidR="008331A2" w:rsidRPr="00EC76D5" w:rsidRDefault="008331A2" w:rsidP="008331A2">
      <w:pPr>
        <w:pStyle w:val="Code"/>
      </w:pPr>
      <w:r w:rsidRPr="00EC76D5">
        <w:t xml:space="preserve">      case Union:</w:t>
      </w:r>
    </w:p>
    <w:p w14:paraId="05C36B47" w14:textId="77777777" w:rsidR="008331A2" w:rsidRPr="00EC76D5" w:rsidRDefault="008331A2" w:rsidP="008331A2">
      <w:pPr>
        <w:pStyle w:val="Code"/>
      </w:pPr>
      <w:r w:rsidRPr="00EC76D5">
        <w:t xml:space="preserve">        m_offset = 0;</w:t>
      </w:r>
    </w:p>
    <w:p w14:paraId="34F747A7" w14:textId="77777777" w:rsidR="008331A2" w:rsidRPr="00EC76D5" w:rsidRDefault="008331A2" w:rsidP="008331A2">
      <w:pPr>
        <w:pStyle w:val="Code"/>
      </w:pPr>
      <w:r w:rsidRPr="00EC76D5">
        <w:t xml:space="preserve">        break;</w:t>
      </w:r>
    </w:p>
    <w:p w14:paraId="0D84A8BD" w14:textId="77777777" w:rsidR="008331A2" w:rsidRPr="00EC76D5" w:rsidRDefault="008331A2" w:rsidP="008331A2">
      <w:pPr>
        <w:pStyle w:val="Code"/>
      </w:pPr>
      <w:r w:rsidRPr="00EC76D5">
        <w:t xml:space="preserve">  </w:t>
      </w:r>
    </w:p>
    <w:p w14:paraId="354A10AF" w14:textId="77777777" w:rsidR="008331A2" w:rsidRPr="00EC76D5" w:rsidRDefault="008331A2" w:rsidP="008331A2">
      <w:pPr>
        <w:pStyle w:val="Code"/>
      </w:pPr>
      <w:r w:rsidRPr="00EC76D5">
        <w:t xml:space="preserve">      case Function:</w:t>
      </w:r>
    </w:p>
    <w:p w14:paraId="756EE1FD" w14:textId="77777777" w:rsidR="008331A2" w:rsidRPr="00EC76D5" w:rsidRDefault="008331A2" w:rsidP="008331A2">
      <w:pPr>
        <w:pStyle w:val="Code"/>
      </w:pPr>
      <w:r w:rsidRPr="00EC76D5">
        <w:t xml:space="preserve">        m_offset = Main.FuncSymbol.getType().getReturnType().isFloating() ?</w:t>
      </w:r>
    </w:p>
    <w:p w14:paraId="39E08DA3" w14:textId="7894F1F8" w:rsidR="008331A2" w:rsidRPr="00EC76D5" w:rsidRDefault="008331A2" w:rsidP="008331A2">
      <w:pPr>
        <w:pStyle w:val="Code"/>
      </w:pPr>
      <w:r w:rsidRPr="00EC76D5">
        <w:t xml:space="preserve">                   FunctionFloating</w:t>
      </w:r>
      <w:r w:rsidR="002F35C1">
        <w:t>Initializer</w:t>
      </w:r>
      <w:r w:rsidRPr="00EC76D5">
        <w:t>Size : FunctionRegular</w:t>
      </w:r>
      <w:r w:rsidR="002F35C1">
        <w:t>Initializer</w:t>
      </w:r>
      <w:r w:rsidRPr="00EC76D5">
        <w:t>Size;</w:t>
      </w:r>
    </w:p>
    <w:p w14:paraId="76A68140" w14:textId="77777777" w:rsidR="008331A2" w:rsidRPr="00EC76D5" w:rsidRDefault="008331A2" w:rsidP="008331A2">
      <w:pPr>
        <w:pStyle w:val="Code"/>
      </w:pPr>
      <w:r w:rsidRPr="00EC76D5">
        <w:t xml:space="preserve">        break;</w:t>
      </w:r>
    </w:p>
    <w:p w14:paraId="6CB968B0" w14:textId="77777777" w:rsidR="008331A2" w:rsidRPr="00EC76D5" w:rsidRDefault="008331A2" w:rsidP="008331A2">
      <w:pPr>
        <w:pStyle w:val="Code"/>
      </w:pPr>
      <w:r w:rsidRPr="00EC76D5">
        <w:t xml:space="preserve">  </w:t>
      </w:r>
    </w:p>
    <w:p w14:paraId="1FF20C45" w14:textId="77777777" w:rsidR="008331A2" w:rsidRPr="00EC76D5" w:rsidRDefault="008331A2" w:rsidP="008331A2">
      <w:pPr>
        <w:pStyle w:val="Code"/>
      </w:pPr>
      <w:r w:rsidRPr="00EC76D5">
        <w:t xml:space="preserve">      case Block:</w:t>
      </w:r>
    </w:p>
    <w:p w14:paraId="23CD6EF0" w14:textId="77777777" w:rsidR="008331A2" w:rsidRPr="00EC76D5" w:rsidRDefault="008331A2" w:rsidP="008331A2">
      <w:pPr>
        <w:pStyle w:val="Code"/>
      </w:pPr>
      <w:r w:rsidRPr="00EC76D5">
        <w:t xml:space="preserve">        m_offset = m_parentTable.m_offset;</w:t>
      </w:r>
    </w:p>
    <w:p w14:paraId="1B25A5B0" w14:textId="77777777" w:rsidR="008331A2" w:rsidRPr="00EC76D5" w:rsidRDefault="008331A2" w:rsidP="008331A2">
      <w:pPr>
        <w:pStyle w:val="Code"/>
      </w:pPr>
      <w:r w:rsidRPr="00EC76D5">
        <w:t xml:space="preserve">        break;</w:t>
      </w:r>
    </w:p>
    <w:p w14:paraId="0E5202C5" w14:textId="77777777" w:rsidR="008331A2" w:rsidRPr="00EC76D5" w:rsidRDefault="008331A2" w:rsidP="008331A2">
      <w:pPr>
        <w:pStyle w:val="Code"/>
      </w:pPr>
      <w:r w:rsidRPr="00EC76D5">
        <w:t xml:space="preserve">    }</w:t>
      </w:r>
    </w:p>
    <w:p w14:paraId="7B40EB06" w14:textId="77777777" w:rsidR="008331A2" w:rsidRPr="00EC76D5" w:rsidRDefault="008331A2" w:rsidP="008331A2">
      <w:pPr>
        <w:pStyle w:val="Code"/>
      </w:pPr>
      <w:r w:rsidRPr="00EC76D5">
        <w:t xml:space="preserve">  }</w:t>
      </w:r>
    </w:p>
    <w:p w14:paraId="04852C82" w14:textId="77777777" w:rsidR="008331A2" w:rsidRPr="00EC76D5" w:rsidRDefault="008331A2" w:rsidP="008331A2">
      <w:pPr>
        <w:pStyle w:val="Code"/>
      </w:pPr>
    </w:p>
    <w:p w14:paraId="04093D4A" w14:textId="77777777" w:rsidR="008331A2" w:rsidRPr="00EC76D5" w:rsidRDefault="008331A2" w:rsidP="008331A2">
      <w:pPr>
        <w:pStyle w:val="Code"/>
      </w:pPr>
      <w:r w:rsidRPr="00EC76D5">
        <w:t xml:space="preserve">  // ------------------------------------------------------------------------</w:t>
      </w:r>
    </w:p>
    <w:p w14:paraId="7180ECFD" w14:textId="77777777" w:rsidR="008331A2" w:rsidRPr="00EC76D5" w:rsidRDefault="008331A2" w:rsidP="008331A2">
      <w:pPr>
        <w:pStyle w:val="Code"/>
      </w:pPr>
      <w:r w:rsidRPr="00EC76D5">
        <w:t xml:space="preserve">  </w:t>
      </w:r>
    </w:p>
    <w:p w14:paraId="7A108D15" w14:textId="77777777" w:rsidR="008331A2" w:rsidRPr="00EC76D5" w:rsidRDefault="008331A2" w:rsidP="008331A2">
      <w:pPr>
        <w:pStyle w:val="Code"/>
      </w:pPr>
      <w:r w:rsidRPr="00EC76D5">
        <w:t xml:space="preserve">  public int getTableId() {</w:t>
      </w:r>
    </w:p>
    <w:p w14:paraId="6801637A" w14:textId="77777777" w:rsidR="008331A2" w:rsidRPr="00EC76D5" w:rsidRDefault="008331A2" w:rsidP="008331A2">
      <w:pPr>
        <w:pStyle w:val="Code"/>
      </w:pPr>
      <w:r w:rsidRPr="00EC76D5">
        <w:t xml:space="preserve">    return m_tableId;</w:t>
      </w:r>
    </w:p>
    <w:p w14:paraId="18521B1C" w14:textId="77777777" w:rsidR="008331A2" w:rsidRPr="00EC76D5" w:rsidRDefault="008331A2" w:rsidP="008331A2">
      <w:pPr>
        <w:pStyle w:val="Code"/>
      </w:pPr>
      <w:r w:rsidRPr="00EC76D5">
        <w:t xml:space="preserve">  }</w:t>
      </w:r>
    </w:p>
    <w:p w14:paraId="20E6C835" w14:textId="77777777" w:rsidR="008331A2" w:rsidRPr="00EC76D5" w:rsidRDefault="008331A2" w:rsidP="008331A2">
      <w:pPr>
        <w:pStyle w:val="Code"/>
      </w:pPr>
      <w:r w:rsidRPr="00EC76D5">
        <w:t xml:space="preserve">  </w:t>
      </w:r>
    </w:p>
    <w:p w14:paraId="509B5439" w14:textId="77777777" w:rsidR="008331A2" w:rsidRPr="00EC76D5" w:rsidRDefault="008331A2" w:rsidP="008331A2">
      <w:pPr>
        <w:pStyle w:val="Code"/>
      </w:pPr>
      <w:r w:rsidRPr="00EC76D5">
        <w:t xml:space="preserve">  public Scope getScope() {</w:t>
      </w:r>
    </w:p>
    <w:p w14:paraId="71FAE6AC" w14:textId="77777777" w:rsidR="008331A2" w:rsidRPr="00EC76D5" w:rsidRDefault="008331A2" w:rsidP="008331A2">
      <w:pPr>
        <w:pStyle w:val="Code"/>
      </w:pPr>
      <w:r w:rsidRPr="00EC76D5">
        <w:t xml:space="preserve">    return m_scope;</w:t>
      </w:r>
    </w:p>
    <w:p w14:paraId="417037C4" w14:textId="77777777" w:rsidR="008331A2" w:rsidRPr="00EC76D5" w:rsidRDefault="008331A2" w:rsidP="008331A2">
      <w:pPr>
        <w:pStyle w:val="Code"/>
      </w:pPr>
      <w:r w:rsidRPr="00EC76D5">
        <w:t xml:space="preserve">  }</w:t>
      </w:r>
    </w:p>
    <w:p w14:paraId="0918279C" w14:textId="77777777" w:rsidR="008331A2" w:rsidRPr="00EC76D5" w:rsidRDefault="008331A2" w:rsidP="008331A2">
      <w:pPr>
        <w:pStyle w:val="Code"/>
      </w:pPr>
    </w:p>
    <w:p w14:paraId="7EB43122" w14:textId="77777777" w:rsidR="008331A2" w:rsidRPr="00EC76D5" w:rsidRDefault="008331A2" w:rsidP="008331A2">
      <w:pPr>
        <w:pStyle w:val="Code"/>
      </w:pPr>
      <w:r w:rsidRPr="00EC76D5">
        <w:t xml:space="preserve">  public SymbolTable getParentTable() {</w:t>
      </w:r>
    </w:p>
    <w:p w14:paraId="61CDDEA9" w14:textId="77777777" w:rsidR="008331A2" w:rsidRPr="00EC76D5" w:rsidRDefault="008331A2" w:rsidP="008331A2">
      <w:pPr>
        <w:pStyle w:val="Code"/>
      </w:pPr>
      <w:r w:rsidRPr="00EC76D5">
        <w:t xml:space="preserve">    return m_parentTable;</w:t>
      </w:r>
    </w:p>
    <w:p w14:paraId="31E3D63B" w14:textId="77777777" w:rsidR="008331A2" w:rsidRPr="00EC76D5" w:rsidRDefault="008331A2" w:rsidP="008331A2">
      <w:pPr>
        <w:pStyle w:val="Code"/>
      </w:pPr>
      <w:r w:rsidRPr="00EC76D5">
        <w:t xml:space="preserve">  }</w:t>
      </w:r>
    </w:p>
    <w:p w14:paraId="0C9E714D" w14:textId="77777777" w:rsidR="008331A2" w:rsidRPr="00EC76D5" w:rsidRDefault="008331A2" w:rsidP="008331A2">
      <w:pPr>
        <w:pStyle w:val="Code"/>
      </w:pPr>
    </w:p>
    <w:p w14:paraId="356D3E9C" w14:textId="77777777" w:rsidR="008331A2" w:rsidRPr="00EC76D5" w:rsidRDefault="008331A2" w:rsidP="008331A2">
      <w:pPr>
        <w:pStyle w:val="Code"/>
      </w:pPr>
      <w:r w:rsidRPr="00EC76D5">
        <w:t xml:space="preserve">  public Map&lt;String,Object&gt; getEntryMap() {</w:t>
      </w:r>
    </w:p>
    <w:p w14:paraId="3B07C3E2" w14:textId="77777777" w:rsidR="008331A2" w:rsidRPr="00EC76D5" w:rsidRDefault="008331A2" w:rsidP="008331A2">
      <w:pPr>
        <w:pStyle w:val="Code"/>
      </w:pPr>
      <w:r w:rsidRPr="00EC76D5">
        <w:t xml:space="preserve">    return m_entryMap;</w:t>
      </w:r>
    </w:p>
    <w:p w14:paraId="33F28D71" w14:textId="77777777" w:rsidR="008331A2" w:rsidRPr="00EC76D5" w:rsidRDefault="008331A2" w:rsidP="008331A2">
      <w:pPr>
        <w:pStyle w:val="Code"/>
      </w:pPr>
      <w:r w:rsidRPr="00EC76D5">
        <w:t xml:space="preserve">  }</w:t>
      </w:r>
    </w:p>
    <w:p w14:paraId="7B2907CE" w14:textId="77777777" w:rsidR="008331A2" w:rsidRPr="00EC76D5" w:rsidRDefault="008331A2" w:rsidP="008331A2">
      <w:pPr>
        <w:pStyle w:val="Code"/>
      </w:pPr>
    </w:p>
    <w:p w14:paraId="701D6F48" w14:textId="77777777" w:rsidR="008331A2" w:rsidRPr="00EC76D5" w:rsidRDefault="008331A2" w:rsidP="008331A2">
      <w:pPr>
        <w:pStyle w:val="Code"/>
      </w:pPr>
      <w:r w:rsidRPr="00EC76D5">
        <w:t xml:space="preserve">  public int getOffset() {</w:t>
      </w:r>
    </w:p>
    <w:p w14:paraId="34430A54" w14:textId="77777777" w:rsidR="008331A2" w:rsidRPr="00EC76D5" w:rsidRDefault="008331A2" w:rsidP="008331A2">
      <w:pPr>
        <w:pStyle w:val="Code"/>
      </w:pPr>
      <w:r w:rsidRPr="00EC76D5">
        <w:t xml:space="preserve">    return m_offset;</w:t>
      </w:r>
    </w:p>
    <w:p w14:paraId="0AF00505" w14:textId="77777777" w:rsidR="008331A2" w:rsidRPr="00EC76D5" w:rsidRDefault="008331A2" w:rsidP="008331A2">
      <w:pPr>
        <w:pStyle w:val="Code"/>
      </w:pPr>
      <w:r w:rsidRPr="00EC76D5">
        <w:t xml:space="preserve">  }</w:t>
      </w:r>
    </w:p>
    <w:p w14:paraId="34FD55C0" w14:textId="77777777" w:rsidR="008331A2" w:rsidRPr="00EC76D5" w:rsidRDefault="008331A2" w:rsidP="008331A2">
      <w:pPr>
        <w:pStyle w:val="Code"/>
      </w:pPr>
      <w:r w:rsidRPr="00EC76D5">
        <w:t xml:space="preserve">  </w:t>
      </w:r>
    </w:p>
    <w:p w14:paraId="75CF84C8" w14:textId="77777777" w:rsidR="008331A2" w:rsidRPr="00EC76D5" w:rsidRDefault="008331A2" w:rsidP="008331A2">
      <w:pPr>
        <w:pStyle w:val="Code"/>
      </w:pPr>
      <w:r w:rsidRPr="00EC76D5">
        <w:t xml:space="preserve">  public void setFunctionOffset() {</w:t>
      </w:r>
    </w:p>
    <w:p w14:paraId="3525EB49" w14:textId="77777777" w:rsidR="008331A2" w:rsidRPr="00EC76D5" w:rsidRDefault="008331A2" w:rsidP="008331A2">
      <w:pPr>
        <w:pStyle w:val="Code"/>
      </w:pPr>
      <w:r w:rsidRPr="00EC76D5">
        <w:t xml:space="preserve">    m_functionSize = calculateSize();</w:t>
      </w:r>
    </w:p>
    <w:p w14:paraId="0AC02877" w14:textId="77777777" w:rsidR="008331A2" w:rsidRPr="00EC76D5" w:rsidRDefault="008331A2" w:rsidP="008331A2">
      <w:pPr>
        <w:pStyle w:val="Code"/>
      </w:pPr>
      <w:r w:rsidRPr="00EC76D5">
        <w:t xml:space="preserve">    m_offset = m_functionSize;</w:t>
      </w:r>
    </w:p>
    <w:p w14:paraId="08DD01A6" w14:textId="77777777" w:rsidR="008331A2" w:rsidRPr="00EC76D5" w:rsidRDefault="008331A2" w:rsidP="008331A2">
      <w:pPr>
        <w:pStyle w:val="Code"/>
      </w:pPr>
      <w:r w:rsidRPr="00EC76D5">
        <w:t xml:space="preserve">  }</w:t>
      </w:r>
    </w:p>
    <w:p w14:paraId="2194FB6C" w14:textId="77777777" w:rsidR="008331A2" w:rsidRPr="00EC76D5" w:rsidRDefault="008331A2" w:rsidP="008331A2">
      <w:pPr>
        <w:pStyle w:val="Code"/>
      </w:pPr>
      <w:r w:rsidRPr="00EC76D5">
        <w:t xml:space="preserve">  </w:t>
      </w:r>
    </w:p>
    <w:p w14:paraId="6B7E27F6" w14:textId="77777777" w:rsidR="008331A2" w:rsidRPr="00EC76D5" w:rsidRDefault="008331A2" w:rsidP="008331A2">
      <w:pPr>
        <w:pStyle w:val="Code"/>
      </w:pPr>
      <w:r w:rsidRPr="00EC76D5">
        <w:t xml:space="preserve">  public int getFunctionSize() {</w:t>
      </w:r>
    </w:p>
    <w:p w14:paraId="61CFFE61" w14:textId="77777777" w:rsidR="008331A2" w:rsidRPr="00EC76D5" w:rsidRDefault="008331A2" w:rsidP="008331A2">
      <w:pPr>
        <w:pStyle w:val="Code"/>
      </w:pPr>
      <w:r w:rsidRPr="00EC76D5">
        <w:t xml:space="preserve">    return m_functionSize;</w:t>
      </w:r>
    </w:p>
    <w:p w14:paraId="035EAC61" w14:textId="77777777" w:rsidR="008331A2" w:rsidRPr="00EC76D5" w:rsidRDefault="008331A2" w:rsidP="008331A2">
      <w:pPr>
        <w:pStyle w:val="Code"/>
      </w:pPr>
      <w:r w:rsidRPr="00EC76D5">
        <w:t xml:space="preserve">  }</w:t>
      </w:r>
    </w:p>
    <w:p w14:paraId="6207B03F" w14:textId="77777777" w:rsidR="008331A2" w:rsidRPr="00EC76D5" w:rsidRDefault="008331A2" w:rsidP="008331A2">
      <w:pPr>
        <w:pStyle w:val="Code"/>
      </w:pPr>
      <w:r w:rsidRPr="00EC76D5">
        <w:t xml:space="preserve">  </w:t>
      </w:r>
    </w:p>
    <w:p w14:paraId="5C0144C4" w14:textId="77777777" w:rsidR="008331A2" w:rsidRPr="00EC76D5" w:rsidRDefault="008331A2" w:rsidP="008331A2">
      <w:pPr>
        <w:pStyle w:val="Code"/>
      </w:pPr>
      <w:r w:rsidRPr="00EC76D5">
        <w:t xml:space="preserve">  // ------------------------------------------------------------------------</w:t>
      </w:r>
    </w:p>
    <w:p w14:paraId="37B7F1EA" w14:textId="77777777" w:rsidR="008331A2" w:rsidRPr="00EC76D5" w:rsidRDefault="008331A2" w:rsidP="008331A2">
      <w:pPr>
        <w:pStyle w:val="Code"/>
      </w:pPr>
      <w:r w:rsidRPr="00EC76D5">
        <w:t xml:space="preserve">  </w:t>
      </w:r>
    </w:p>
    <w:p w14:paraId="26C86843" w14:textId="77777777" w:rsidR="008331A2" w:rsidRPr="00EC76D5" w:rsidRDefault="008331A2" w:rsidP="008331A2">
      <w:pPr>
        <w:pStyle w:val="Code"/>
      </w:pPr>
      <w:r w:rsidRPr="00EC76D5">
        <w:t xml:space="preserve">  public void addSymbol(Symbol newSymbol) {</w:t>
      </w:r>
    </w:p>
    <w:p w14:paraId="7154AC67" w14:textId="77777777" w:rsidR="008331A2" w:rsidRPr="00EC76D5" w:rsidRDefault="008331A2" w:rsidP="008331A2">
      <w:pPr>
        <w:pStyle w:val="Code"/>
      </w:pPr>
      <w:r w:rsidRPr="00EC76D5">
        <w:t xml:space="preserve">    String name = newSymbol.getName();</w:t>
      </w:r>
    </w:p>
    <w:p w14:paraId="5866D1FE" w14:textId="77777777" w:rsidR="008331A2" w:rsidRPr="00EC76D5" w:rsidRDefault="008331A2" w:rsidP="008331A2">
      <w:pPr>
        <w:pStyle w:val="Code"/>
      </w:pPr>
      <w:r w:rsidRPr="00EC76D5">
        <w:t xml:space="preserve">    </w:t>
      </w:r>
    </w:p>
    <w:p w14:paraId="7B92F0BC" w14:textId="77777777" w:rsidR="008331A2" w:rsidRPr="00EC76D5" w:rsidRDefault="008331A2" w:rsidP="008331A2">
      <w:pPr>
        <w:pStyle w:val="Code"/>
      </w:pPr>
      <w:r w:rsidRPr="00EC76D5">
        <w:t xml:space="preserve">    if (name != null) {</w:t>
      </w:r>
    </w:p>
    <w:p w14:paraId="4F2A58FA" w14:textId="77777777" w:rsidR="008331A2" w:rsidRPr="00EC76D5" w:rsidRDefault="008331A2" w:rsidP="008331A2">
      <w:pPr>
        <w:pStyle w:val="Code"/>
      </w:pPr>
      <w:r w:rsidRPr="00EC76D5">
        <w:t xml:space="preserve">      Symbol oldSymbol = (Symbol) m_entryMap.get(name);</w:t>
      </w:r>
    </w:p>
    <w:p w14:paraId="26A45241" w14:textId="77777777" w:rsidR="008331A2" w:rsidRPr="00EC76D5" w:rsidRDefault="008331A2" w:rsidP="008331A2">
      <w:pPr>
        <w:pStyle w:val="Code"/>
      </w:pPr>
    </w:p>
    <w:p w14:paraId="08F43C84" w14:textId="77777777" w:rsidR="008331A2" w:rsidRPr="00EC76D5" w:rsidRDefault="008331A2" w:rsidP="008331A2">
      <w:pPr>
        <w:pStyle w:val="Code"/>
      </w:pPr>
      <w:r w:rsidRPr="00EC76D5">
        <w:t xml:space="preserve">      if ((oldSymbol != null) &amp;&amp; !name.endsWith(Main.NumberId)) {</w:t>
      </w:r>
    </w:p>
    <w:p w14:paraId="1CC25093" w14:textId="77777777" w:rsidR="008331A2" w:rsidRPr="00EC76D5" w:rsidRDefault="008331A2" w:rsidP="008331A2">
      <w:pPr>
        <w:pStyle w:val="Code"/>
      </w:pPr>
      <w:r w:rsidRPr="00EC76D5">
        <w:t xml:space="preserve">        if (newSymbol.isTemporary()) {</w:t>
      </w:r>
    </w:p>
    <w:p w14:paraId="6599C8DA" w14:textId="77777777" w:rsidR="008331A2" w:rsidRPr="00EC76D5" w:rsidRDefault="008331A2" w:rsidP="008331A2">
      <w:pPr>
        <w:pStyle w:val="Code"/>
      </w:pPr>
      <w:r w:rsidRPr="00EC76D5">
        <w:t xml:space="preserve">          return;</w:t>
      </w:r>
    </w:p>
    <w:p w14:paraId="57BB4EE7" w14:textId="77777777" w:rsidR="008331A2" w:rsidRPr="00EC76D5" w:rsidRDefault="008331A2" w:rsidP="008331A2">
      <w:pPr>
        <w:pStyle w:val="Code"/>
      </w:pPr>
      <w:r w:rsidRPr="00EC76D5">
        <w:t xml:space="preserve">        }</w:t>
      </w:r>
    </w:p>
    <w:p w14:paraId="47CEC97C" w14:textId="77777777" w:rsidR="008331A2" w:rsidRPr="00EC76D5" w:rsidRDefault="008331A2" w:rsidP="008331A2">
      <w:pPr>
        <w:pStyle w:val="Code"/>
      </w:pPr>
      <w:r w:rsidRPr="00EC76D5">
        <w:t xml:space="preserve">        else if (newSymbol.isExtern()) {</w:t>
      </w:r>
    </w:p>
    <w:p w14:paraId="63148485" w14:textId="77777777" w:rsidR="008331A2" w:rsidRPr="00EC76D5" w:rsidRDefault="008331A2" w:rsidP="008331A2">
      <w:pPr>
        <w:pStyle w:val="Code"/>
      </w:pPr>
      <w:r w:rsidRPr="00EC76D5">
        <w:t xml:space="preserve">          Assert.error(oldSymbol.getType().equals(newSymbol.getType()),</w:t>
      </w:r>
    </w:p>
    <w:p w14:paraId="252CC06E" w14:textId="77777777" w:rsidR="008331A2" w:rsidRPr="00EC76D5" w:rsidRDefault="008331A2" w:rsidP="008331A2">
      <w:pPr>
        <w:pStyle w:val="Code"/>
      </w:pPr>
      <w:r w:rsidRPr="00EC76D5">
        <w:t xml:space="preserve">                       name, "different types in redeclaration");</w:t>
      </w:r>
    </w:p>
    <w:p w14:paraId="40DEF4D5" w14:textId="77777777" w:rsidR="008331A2" w:rsidRPr="00EC76D5" w:rsidRDefault="008331A2" w:rsidP="008331A2">
      <w:pPr>
        <w:pStyle w:val="Code"/>
      </w:pPr>
      <w:r w:rsidRPr="00EC76D5">
        <w:t xml:space="preserve">          return;</w:t>
      </w:r>
    </w:p>
    <w:p w14:paraId="4463640C" w14:textId="77777777" w:rsidR="008331A2" w:rsidRPr="00EC76D5" w:rsidRDefault="008331A2" w:rsidP="008331A2">
      <w:pPr>
        <w:pStyle w:val="Code"/>
      </w:pPr>
      <w:r w:rsidRPr="00EC76D5">
        <w:t xml:space="preserve">        }</w:t>
      </w:r>
    </w:p>
    <w:p w14:paraId="340203F1" w14:textId="77777777" w:rsidR="008331A2" w:rsidRPr="00EC76D5" w:rsidRDefault="008331A2" w:rsidP="008331A2">
      <w:pPr>
        <w:pStyle w:val="Code"/>
      </w:pPr>
      <w:r w:rsidRPr="00EC76D5">
        <w:t xml:space="preserve">        else if (oldSymbol.isExtern()) {</w:t>
      </w:r>
    </w:p>
    <w:p w14:paraId="4C5DF763" w14:textId="77777777" w:rsidR="008331A2" w:rsidRPr="00EC76D5" w:rsidRDefault="008331A2" w:rsidP="008331A2">
      <w:pPr>
        <w:pStyle w:val="Code"/>
      </w:pPr>
      <w:r w:rsidRPr="00EC76D5">
        <w:t xml:space="preserve">          Assert.error(oldSymbol.getType().equals(newSymbol.getType()),</w:t>
      </w:r>
    </w:p>
    <w:p w14:paraId="4BE86BB4" w14:textId="77777777" w:rsidR="008331A2" w:rsidRPr="00EC76D5" w:rsidRDefault="008331A2" w:rsidP="008331A2">
      <w:pPr>
        <w:pStyle w:val="Code"/>
      </w:pPr>
      <w:r w:rsidRPr="00EC76D5">
        <w:t xml:space="preserve">                       name, "different types in redeclaration");</w:t>
      </w:r>
    </w:p>
    <w:p w14:paraId="2E78B0F5" w14:textId="77777777" w:rsidR="008331A2" w:rsidRPr="00EC76D5" w:rsidRDefault="008331A2" w:rsidP="008331A2">
      <w:pPr>
        <w:pStyle w:val="Code"/>
      </w:pPr>
      <w:r w:rsidRPr="00EC76D5">
        <w:t xml:space="preserve">          m_entryMap.remove(name);</w:t>
      </w:r>
    </w:p>
    <w:p w14:paraId="6729754D" w14:textId="77777777" w:rsidR="008331A2" w:rsidRPr="00EC76D5" w:rsidRDefault="008331A2" w:rsidP="008331A2">
      <w:pPr>
        <w:pStyle w:val="Code"/>
      </w:pPr>
      <w:r w:rsidRPr="00EC76D5">
        <w:t xml:space="preserve">        }</w:t>
      </w:r>
    </w:p>
    <w:p w14:paraId="3C86040F" w14:textId="77777777" w:rsidR="008331A2" w:rsidRPr="00EC76D5" w:rsidRDefault="008331A2" w:rsidP="008331A2">
      <w:pPr>
        <w:pStyle w:val="Code"/>
      </w:pPr>
      <w:r w:rsidRPr="00EC76D5">
        <w:t xml:space="preserve">        else {</w:t>
      </w:r>
    </w:p>
    <w:p w14:paraId="7C567B4D" w14:textId="77777777" w:rsidR="008331A2" w:rsidRPr="00EC76D5" w:rsidRDefault="008331A2" w:rsidP="008331A2">
      <w:pPr>
        <w:pStyle w:val="Code"/>
      </w:pPr>
      <w:r w:rsidRPr="00EC76D5">
        <w:t xml:space="preserve">          Assert.error(name, "already defined");</w:t>
      </w:r>
    </w:p>
    <w:p w14:paraId="1CC54098" w14:textId="77777777" w:rsidR="008331A2" w:rsidRPr="00EC76D5" w:rsidRDefault="008331A2" w:rsidP="008331A2">
      <w:pPr>
        <w:pStyle w:val="Code"/>
      </w:pPr>
      <w:r w:rsidRPr="00EC76D5">
        <w:t xml:space="preserve">        }</w:t>
      </w:r>
    </w:p>
    <w:p w14:paraId="564BD85D" w14:textId="77777777" w:rsidR="008331A2" w:rsidRPr="00EC76D5" w:rsidRDefault="008331A2" w:rsidP="008331A2">
      <w:pPr>
        <w:pStyle w:val="Code"/>
      </w:pPr>
      <w:r w:rsidRPr="00EC76D5">
        <w:t xml:space="preserve">      }</w:t>
      </w:r>
    </w:p>
    <w:p w14:paraId="36B85D20" w14:textId="77777777" w:rsidR="008331A2" w:rsidRPr="00EC76D5" w:rsidRDefault="008331A2" w:rsidP="008331A2">
      <w:pPr>
        <w:pStyle w:val="Code"/>
      </w:pPr>
      <w:r w:rsidRPr="00EC76D5">
        <w:t xml:space="preserve">    }</w:t>
      </w:r>
    </w:p>
    <w:p w14:paraId="59D95955" w14:textId="77777777" w:rsidR="008331A2" w:rsidRPr="00EC76D5" w:rsidRDefault="008331A2" w:rsidP="008331A2">
      <w:pPr>
        <w:pStyle w:val="Code"/>
      </w:pPr>
      <w:r w:rsidRPr="00EC76D5">
        <w:t xml:space="preserve">    else {</w:t>
      </w:r>
    </w:p>
    <w:p w14:paraId="02450160" w14:textId="77777777" w:rsidR="008331A2" w:rsidRPr="00EC76D5" w:rsidRDefault="008331A2" w:rsidP="008331A2">
      <w:pPr>
        <w:pStyle w:val="Code"/>
      </w:pPr>
      <w:r w:rsidRPr="00EC76D5">
        <w:t xml:space="preserve">      newSymbol.setName(Main.SeparatorId + "parameter" + m_entryMap.size());</w:t>
      </w:r>
    </w:p>
    <w:p w14:paraId="2C527E24" w14:textId="77777777" w:rsidR="008331A2" w:rsidRPr="00EC76D5" w:rsidRDefault="008331A2" w:rsidP="008331A2">
      <w:pPr>
        <w:pStyle w:val="Code"/>
      </w:pPr>
      <w:r w:rsidRPr="00EC76D5">
        <w:t xml:space="preserve">    }</w:t>
      </w:r>
    </w:p>
    <w:p w14:paraId="73BE02BE" w14:textId="77777777" w:rsidR="008331A2" w:rsidRPr="00EC76D5" w:rsidRDefault="008331A2" w:rsidP="008331A2">
      <w:pPr>
        <w:pStyle w:val="Code"/>
      </w:pPr>
      <w:r w:rsidRPr="00EC76D5">
        <w:t xml:space="preserve">    </w:t>
      </w:r>
    </w:p>
    <w:p w14:paraId="5B7C37CC" w14:textId="77777777" w:rsidR="008331A2" w:rsidRPr="00EC76D5" w:rsidRDefault="008331A2" w:rsidP="008331A2">
      <w:pPr>
        <w:pStyle w:val="Code"/>
      </w:pPr>
      <w:r w:rsidRPr="00EC76D5">
        <w:t xml:space="preserve">    if (newSymbol.isAutoOrRegister() &amp;&amp; (m_scope != Scope.Union)) {</w:t>
      </w:r>
    </w:p>
    <w:p w14:paraId="477561DA" w14:textId="77777777" w:rsidR="008331A2" w:rsidRPr="00EC76D5" w:rsidRDefault="008331A2" w:rsidP="008331A2">
      <w:pPr>
        <w:pStyle w:val="Code"/>
      </w:pPr>
      <w:r w:rsidRPr="00EC76D5">
        <w:t xml:space="preserve">      newSymbol.setOffset(m_offset);</w:t>
      </w:r>
    </w:p>
    <w:p w14:paraId="7D37D2BD" w14:textId="77777777" w:rsidR="008331A2" w:rsidRPr="00EC76D5" w:rsidRDefault="008331A2" w:rsidP="008331A2">
      <w:pPr>
        <w:pStyle w:val="Code"/>
      </w:pPr>
      <w:r w:rsidRPr="00EC76D5">
        <w:t xml:space="preserve">      m_offset += newSymbol.getType().getSize();</w:t>
      </w:r>
    </w:p>
    <w:p w14:paraId="619CA81A" w14:textId="77777777" w:rsidR="008331A2" w:rsidRPr="00EC76D5" w:rsidRDefault="008331A2" w:rsidP="008331A2">
      <w:pPr>
        <w:pStyle w:val="Code"/>
      </w:pPr>
      <w:r w:rsidRPr="00EC76D5">
        <w:t xml:space="preserve">    }</w:t>
      </w:r>
    </w:p>
    <w:p w14:paraId="51E9C8A2" w14:textId="77777777" w:rsidR="008331A2" w:rsidRPr="00EC76D5" w:rsidRDefault="008331A2" w:rsidP="008331A2">
      <w:pPr>
        <w:pStyle w:val="Code"/>
      </w:pPr>
      <w:r w:rsidRPr="00EC76D5">
        <w:lastRenderedPageBreak/>
        <w:t xml:space="preserve">      </w:t>
      </w:r>
    </w:p>
    <w:p w14:paraId="10C2CADE" w14:textId="77777777" w:rsidR="008331A2" w:rsidRPr="00EC76D5" w:rsidRDefault="008331A2" w:rsidP="008331A2">
      <w:pPr>
        <w:pStyle w:val="Code"/>
      </w:pPr>
      <w:r w:rsidRPr="00EC76D5">
        <w:t xml:space="preserve">    m_entryMap.put(newSymbol.getName(), newSymbol);</w:t>
      </w:r>
    </w:p>
    <w:p w14:paraId="1BED5C3A" w14:textId="77777777" w:rsidR="008331A2" w:rsidRPr="00EC76D5" w:rsidRDefault="008331A2" w:rsidP="008331A2">
      <w:pPr>
        <w:pStyle w:val="Code"/>
      </w:pPr>
      <w:r w:rsidRPr="00EC76D5">
        <w:t xml:space="preserve">  }</w:t>
      </w:r>
    </w:p>
    <w:p w14:paraId="7BF7CBAC" w14:textId="77777777" w:rsidR="008331A2" w:rsidRPr="00EC76D5" w:rsidRDefault="008331A2" w:rsidP="008331A2">
      <w:pPr>
        <w:pStyle w:val="Code"/>
      </w:pPr>
    </w:p>
    <w:p w14:paraId="6C4D84EF" w14:textId="77777777" w:rsidR="008331A2" w:rsidRPr="00EC76D5" w:rsidRDefault="008331A2" w:rsidP="008331A2">
      <w:pPr>
        <w:pStyle w:val="Code"/>
      </w:pPr>
      <w:r w:rsidRPr="00EC76D5">
        <w:t xml:space="preserve">  public Symbol lookupSymbol(String name) {</w:t>
      </w:r>
    </w:p>
    <w:p w14:paraId="74F1C3FA" w14:textId="77777777" w:rsidR="008331A2" w:rsidRPr="00EC76D5" w:rsidRDefault="008331A2" w:rsidP="008331A2">
      <w:pPr>
        <w:pStyle w:val="Code"/>
      </w:pPr>
      <w:r w:rsidRPr="00EC76D5">
        <w:t xml:space="preserve">    Symbol symbol = (Symbol) m_entryMap.get(name);</w:t>
      </w:r>
    </w:p>
    <w:p w14:paraId="79F83119" w14:textId="77777777" w:rsidR="008331A2" w:rsidRPr="00EC76D5" w:rsidRDefault="008331A2" w:rsidP="008331A2">
      <w:pPr>
        <w:pStyle w:val="Code"/>
      </w:pPr>
      <w:r w:rsidRPr="00EC76D5">
        <w:t xml:space="preserve">    </w:t>
      </w:r>
    </w:p>
    <w:p w14:paraId="41807FD9" w14:textId="77777777" w:rsidR="008331A2" w:rsidRPr="00EC76D5" w:rsidRDefault="008331A2" w:rsidP="008331A2">
      <w:pPr>
        <w:pStyle w:val="Code"/>
      </w:pPr>
      <w:r w:rsidRPr="00EC76D5">
        <w:t xml:space="preserve">    if (symbol != null) {</w:t>
      </w:r>
    </w:p>
    <w:p w14:paraId="79B573BB" w14:textId="77777777" w:rsidR="008331A2" w:rsidRPr="00EC76D5" w:rsidRDefault="008331A2" w:rsidP="008331A2">
      <w:pPr>
        <w:pStyle w:val="Code"/>
      </w:pPr>
      <w:r w:rsidRPr="00EC76D5">
        <w:t xml:space="preserve">      return symbol;</w:t>
      </w:r>
    </w:p>
    <w:p w14:paraId="4125CD36" w14:textId="77777777" w:rsidR="008331A2" w:rsidRPr="00EC76D5" w:rsidRDefault="008331A2" w:rsidP="008331A2">
      <w:pPr>
        <w:pStyle w:val="Code"/>
      </w:pPr>
      <w:r w:rsidRPr="00EC76D5">
        <w:t xml:space="preserve">    }</w:t>
      </w:r>
    </w:p>
    <w:p w14:paraId="623E6941" w14:textId="77777777" w:rsidR="008331A2" w:rsidRPr="00EC76D5" w:rsidRDefault="008331A2" w:rsidP="008331A2">
      <w:pPr>
        <w:pStyle w:val="Code"/>
      </w:pPr>
      <w:r w:rsidRPr="00EC76D5">
        <w:t xml:space="preserve">    else if (m_parentTable != null) {</w:t>
      </w:r>
    </w:p>
    <w:p w14:paraId="0F58DE40" w14:textId="77777777" w:rsidR="008331A2" w:rsidRPr="00EC76D5" w:rsidRDefault="008331A2" w:rsidP="008331A2">
      <w:pPr>
        <w:pStyle w:val="Code"/>
      </w:pPr>
      <w:r w:rsidRPr="00EC76D5">
        <w:t xml:space="preserve">      return m_parentTable.lookupSymbol(name);</w:t>
      </w:r>
    </w:p>
    <w:p w14:paraId="5F52E57C" w14:textId="77777777" w:rsidR="008331A2" w:rsidRPr="00EC76D5" w:rsidRDefault="008331A2" w:rsidP="008331A2">
      <w:pPr>
        <w:pStyle w:val="Code"/>
      </w:pPr>
      <w:r w:rsidRPr="00EC76D5">
        <w:t xml:space="preserve">    }</w:t>
      </w:r>
    </w:p>
    <w:p w14:paraId="0A3AB4A5" w14:textId="77777777" w:rsidR="008331A2" w:rsidRPr="00EC76D5" w:rsidRDefault="008331A2" w:rsidP="008331A2">
      <w:pPr>
        <w:pStyle w:val="Code"/>
      </w:pPr>
    </w:p>
    <w:p w14:paraId="0930D551" w14:textId="77777777" w:rsidR="008331A2" w:rsidRPr="00EC76D5" w:rsidRDefault="008331A2" w:rsidP="008331A2">
      <w:pPr>
        <w:pStyle w:val="Code"/>
      </w:pPr>
      <w:r w:rsidRPr="00EC76D5">
        <w:t xml:space="preserve">    return null;</w:t>
      </w:r>
    </w:p>
    <w:p w14:paraId="317440D2" w14:textId="77777777" w:rsidR="008331A2" w:rsidRPr="00EC76D5" w:rsidRDefault="008331A2" w:rsidP="008331A2">
      <w:pPr>
        <w:pStyle w:val="Code"/>
      </w:pPr>
      <w:r w:rsidRPr="00EC76D5">
        <w:t xml:space="preserve">  }</w:t>
      </w:r>
    </w:p>
    <w:p w14:paraId="53E77B33" w14:textId="77777777" w:rsidR="008331A2" w:rsidRPr="00EC76D5" w:rsidRDefault="008331A2" w:rsidP="008331A2">
      <w:pPr>
        <w:pStyle w:val="Code"/>
      </w:pPr>
    </w:p>
    <w:p w14:paraId="726E353B" w14:textId="77777777" w:rsidR="008331A2" w:rsidRPr="00EC76D5" w:rsidRDefault="008331A2" w:rsidP="008331A2">
      <w:pPr>
        <w:pStyle w:val="Code"/>
      </w:pPr>
      <w:r w:rsidRPr="00EC76D5">
        <w:t xml:space="preserve">  public void addTag(String name, Type type) {</w:t>
      </w:r>
    </w:p>
    <w:p w14:paraId="08FD133F" w14:textId="77777777" w:rsidR="008331A2" w:rsidRPr="00EC76D5" w:rsidRDefault="008331A2" w:rsidP="008331A2">
      <w:pPr>
        <w:pStyle w:val="Code"/>
      </w:pPr>
      <w:r w:rsidRPr="00EC76D5">
        <w:t xml:space="preserve">    m_tagMap.put(name, type);</w:t>
      </w:r>
    </w:p>
    <w:p w14:paraId="6FD80045" w14:textId="77777777" w:rsidR="008331A2" w:rsidRPr="00EC76D5" w:rsidRDefault="008331A2" w:rsidP="008331A2">
      <w:pPr>
        <w:pStyle w:val="Code"/>
      </w:pPr>
      <w:r w:rsidRPr="00EC76D5">
        <w:t xml:space="preserve">  }</w:t>
      </w:r>
    </w:p>
    <w:p w14:paraId="4C8F5399" w14:textId="77777777" w:rsidR="008331A2" w:rsidRPr="00EC76D5" w:rsidRDefault="008331A2" w:rsidP="008331A2">
      <w:pPr>
        <w:pStyle w:val="Code"/>
      </w:pPr>
    </w:p>
    <w:p w14:paraId="3186EA3A" w14:textId="77777777" w:rsidR="008331A2" w:rsidRPr="00EC76D5" w:rsidRDefault="008331A2" w:rsidP="008331A2">
      <w:pPr>
        <w:pStyle w:val="Code"/>
      </w:pPr>
      <w:r w:rsidRPr="00EC76D5">
        <w:t xml:space="preserve">  public Type lookupTag(String name) {</w:t>
      </w:r>
    </w:p>
    <w:p w14:paraId="1FD47E27" w14:textId="77777777" w:rsidR="008331A2" w:rsidRPr="00EC76D5" w:rsidRDefault="008331A2" w:rsidP="008331A2">
      <w:pPr>
        <w:pStyle w:val="Code"/>
      </w:pPr>
      <w:r w:rsidRPr="00EC76D5">
        <w:t xml:space="preserve">    Type type = m_tagMap.get(name);</w:t>
      </w:r>
    </w:p>
    <w:p w14:paraId="35F851CB" w14:textId="77777777" w:rsidR="008331A2" w:rsidRPr="00EC76D5" w:rsidRDefault="008331A2" w:rsidP="008331A2">
      <w:pPr>
        <w:pStyle w:val="Code"/>
      </w:pPr>
      <w:r w:rsidRPr="00EC76D5">
        <w:t xml:space="preserve">    </w:t>
      </w:r>
    </w:p>
    <w:p w14:paraId="1266B85C" w14:textId="77777777" w:rsidR="008331A2" w:rsidRPr="00EC76D5" w:rsidRDefault="008331A2" w:rsidP="008331A2">
      <w:pPr>
        <w:pStyle w:val="Code"/>
      </w:pPr>
      <w:r w:rsidRPr="00EC76D5">
        <w:t xml:space="preserve">    if (type != null) {</w:t>
      </w:r>
    </w:p>
    <w:p w14:paraId="09BB4C36" w14:textId="77777777" w:rsidR="008331A2" w:rsidRPr="00EC76D5" w:rsidRDefault="008331A2" w:rsidP="008331A2">
      <w:pPr>
        <w:pStyle w:val="Code"/>
      </w:pPr>
      <w:r w:rsidRPr="00EC76D5">
        <w:t xml:space="preserve">      return type;</w:t>
      </w:r>
    </w:p>
    <w:p w14:paraId="71675C3A" w14:textId="77777777" w:rsidR="008331A2" w:rsidRPr="00EC76D5" w:rsidRDefault="008331A2" w:rsidP="008331A2">
      <w:pPr>
        <w:pStyle w:val="Code"/>
      </w:pPr>
      <w:r w:rsidRPr="00EC76D5">
        <w:t xml:space="preserve">    }</w:t>
      </w:r>
    </w:p>
    <w:p w14:paraId="254A0825" w14:textId="77777777" w:rsidR="008331A2" w:rsidRPr="00EC76D5" w:rsidRDefault="008331A2" w:rsidP="008331A2">
      <w:pPr>
        <w:pStyle w:val="Code"/>
      </w:pPr>
      <w:r w:rsidRPr="00EC76D5">
        <w:t xml:space="preserve">    else if (m_parentTable != null) {</w:t>
      </w:r>
    </w:p>
    <w:p w14:paraId="24273CA6" w14:textId="77777777" w:rsidR="008331A2" w:rsidRPr="00EC76D5" w:rsidRDefault="008331A2" w:rsidP="008331A2">
      <w:pPr>
        <w:pStyle w:val="Code"/>
      </w:pPr>
      <w:r w:rsidRPr="00EC76D5">
        <w:t xml:space="preserve">      return m_parentTable.lookupTag(name);</w:t>
      </w:r>
    </w:p>
    <w:p w14:paraId="104E718B" w14:textId="77777777" w:rsidR="008331A2" w:rsidRPr="00EC76D5" w:rsidRDefault="008331A2" w:rsidP="008331A2">
      <w:pPr>
        <w:pStyle w:val="Code"/>
      </w:pPr>
      <w:r w:rsidRPr="00EC76D5">
        <w:t xml:space="preserve">    }</w:t>
      </w:r>
    </w:p>
    <w:p w14:paraId="2C668EAE" w14:textId="77777777" w:rsidR="008331A2" w:rsidRPr="00EC76D5" w:rsidRDefault="008331A2" w:rsidP="008331A2">
      <w:pPr>
        <w:pStyle w:val="Code"/>
      </w:pPr>
    </w:p>
    <w:p w14:paraId="757C70FD" w14:textId="77777777" w:rsidR="008331A2" w:rsidRPr="00EC76D5" w:rsidRDefault="008331A2" w:rsidP="008331A2">
      <w:pPr>
        <w:pStyle w:val="Code"/>
      </w:pPr>
      <w:r w:rsidRPr="00EC76D5">
        <w:t xml:space="preserve">    return null;</w:t>
      </w:r>
    </w:p>
    <w:p w14:paraId="42079A90" w14:textId="77777777" w:rsidR="008331A2" w:rsidRPr="00EC76D5" w:rsidRDefault="008331A2" w:rsidP="008331A2">
      <w:pPr>
        <w:pStyle w:val="Code"/>
      </w:pPr>
      <w:r w:rsidRPr="00EC76D5">
        <w:t xml:space="preserve">  }</w:t>
      </w:r>
    </w:p>
    <w:p w14:paraId="38C15B82" w14:textId="77777777" w:rsidR="008331A2" w:rsidRPr="00EC76D5" w:rsidRDefault="008331A2" w:rsidP="008331A2">
      <w:pPr>
        <w:pStyle w:val="Code"/>
      </w:pPr>
      <w:r w:rsidRPr="00EC76D5">
        <w:t xml:space="preserve"> </w:t>
      </w:r>
    </w:p>
    <w:p w14:paraId="6CE051DB" w14:textId="77777777" w:rsidR="008331A2" w:rsidRPr="00EC76D5" w:rsidRDefault="008331A2" w:rsidP="008331A2">
      <w:pPr>
        <w:pStyle w:val="Code"/>
      </w:pPr>
      <w:r w:rsidRPr="00EC76D5">
        <w:t xml:space="preserve">  public void checkUnreferredSymbol() {</w:t>
      </w:r>
    </w:p>
    <w:p w14:paraId="74B13145" w14:textId="77777777" w:rsidR="008331A2" w:rsidRPr="00EC76D5" w:rsidRDefault="008331A2" w:rsidP="008331A2">
      <w:pPr>
        <w:pStyle w:val="Code"/>
      </w:pPr>
      <w:r w:rsidRPr="00EC76D5">
        <w:t xml:space="preserve">    for (int index = (m_entryMap.size() - 1); index &gt;= 0; --index) {</w:t>
      </w:r>
    </w:p>
    <w:p w14:paraId="4CBC27DD" w14:textId="77777777" w:rsidR="008331A2" w:rsidRPr="00EC76D5" w:rsidRDefault="008331A2" w:rsidP="008331A2">
      <w:pPr>
        <w:pStyle w:val="Code"/>
      </w:pPr>
      <w:r w:rsidRPr="00EC76D5">
        <w:t xml:space="preserve">      Object entry = m_entryMap.get(index);</w:t>
      </w:r>
    </w:p>
    <w:p w14:paraId="6952369A" w14:textId="77777777" w:rsidR="008331A2" w:rsidRPr="00EC76D5" w:rsidRDefault="008331A2" w:rsidP="008331A2">
      <w:pPr>
        <w:pStyle w:val="Code"/>
      </w:pPr>
    </w:p>
    <w:p w14:paraId="1205B2AD" w14:textId="77777777" w:rsidR="008331A2" w:rsidRPr="00EC76D5" w:rsidRDefault="008331A2" w:rsidP="008331A2">
      <w:pPr>
        <w:pStyle w:val="Code"/>
      </w:pPr>
      <w:r w:rsidRPr="00EC76D5">
        <w:t xml:space="preserve">      if (entry instanceof Symbol) {</w:t>
      </w:r>
    </w:p>
    <w:p w14:paraId="7FA44C91" w14:textId="77777777" w:rsidR="008331A2" w:rsidRPr="00EC76D5" w:rsidRDefault="008331A2" w:rsidP="008331A2">
      <w:pPr>
        <w:pStyle w:val="Code"/>
      </w:pPr>
      <w:r w:rsidRPr="00EC76D5">
        <w:t xml:space="preserve">        Symbol symbol = (Symbol) entry;</w:t>
      </w:r>
    </w:p>
    <w:p w14:paraId="5D1A5FF1" w14:textId="77777777" w:rsidR="008331A2" w:rsidRPr="00EC76D5" w:rsidRDefault="008331A2" w:rsidP="008331A2">
      <w:pPr>
        <w:pStyle w:val="Code"/>
      </w:pPr>
    </w:p>
    <w:p w14:paraId="57DF97C3" w14:textId="77777777" w:rsidR="008331A2" w:rsidRPr="00EC76D5" w:rsidRDefault="008331A2" w:rsidP="008331A2">
      <w:pPr>
        <w:pStyle w:val="Code"/>
      </w:pPr>
      <w:r w:rsidRPr="00EC76D5">
        <w:t xml:space="preserve">        if (symbol.isAutoOrRegister() &amp;&amp; !symbol.isParameter() &amp;&amp;</w:t>
      </w:r>
    </w:p>
    <w:p w14:paraId="37CDED4E" w14:textId="77777777" w:rsidR="008331A2" w:rsidRPr="00EC76D5" w:rsidRDefault="008331A2" w:rsidP="008331A2">
      <w:pPr>
        <w:pStyle w:val="Code"/>
      </w:pPr>
      <w:r w:rsidRPr="00EC76D5">
        <w:t xml:space="preserve">            !symbol.isReferred()) {</w:t>
      </w:r>
    </w:p>
    <w:p w14:paraId="72159E87" w14:textId="77777777" w:rsidR="008331A2" w:rsidRPr="00EC76D5" w:rsidRDefault="008331A2" w:rsidP="008331A2">
      <w:pPr>
        <w:pStyle w:val="Code"/>
      </w:pPr>
      <w:r w:rsidRPr="00EC76D5">
        <w:t xml:space="preserve">          decrementOffset(index + 1, symbol.getType().getSize());</w:t>
      </w:r>
    </w:p>
    <w:p w14:paraId="426F8F0A" w14:textId="77777777" w:rsidR="008331A2" w:rsidRPr="00EC76D5" w:rsidRDefault="008331A2" w:rsidP="008331A2">
      <w:pPr>
        <w:pStyle w:val="Code"/>
      </w:pPr>
      <w:r w:rsidRPr="00EC76D5">
        <w:t xml:space="preserve">          m_entryMap.remove(index);</w:t>
      </w:r>
    </w:p>
    <w:p w14:paraId="4CCF3EFC" w14:textId="77777777" w:rsidR="008331A2" w:rsidRPr="00EC76D5" w:rsidRDefault="008331A2" w:rsidP="008331A2">
      <w:pPr>
        <w:pStyle w:val="Code"/>
      </w:pPr>
      <w:r w:rsidRPr="00EC76D5">
        <w:t xml:space="preserve">          Assert.warning(symbol.isSolid() || symbol.isTemporary(),</w:t>
      </w:r>
    </w:p>
    <w:p w14:paraId="45B026E8" w14:textId="77777777" w:rsidR="008331A2" w:rsidRPr="00EC76D5" w:rsidRDefault="008331A2" w:rsidP="008331A2">
      <w:pPr>
        <w:pStyle w:val="Code"/>
      </w:pPr>
      <w:r w:rsidRPr="00EC76D5">
        <w:t xml:space="preserve">                         symbol, "unreferred variable");</w:t>
      </w:r>
    </w:p>
    <w:p w14:paraId="11D17890" w14:textId="77777777" w:rsidR="008331A2" w:rsidRPr="00EC76D5" w:rsidRDefault="008331A2" w:rsidP="008331A2">
      <w:pPr>
        <w:pStyle w:val="Code"/>
      </w:pPr>
      <w:r w:rsidRPr="00EC76D5">
        <w:t xml:space="preserve">        }</w:t>
      </w:r>
    </w:p>
    <w:p w14:paraId="2C0ADD78" w14:textId="77777777" w:rsidR="008331A2" w:rsidRPr="00EC76D5" w:rsidRDefault="008331A2" w:rsidP="008331A2">
      <w:pPr>
        <w:pStyle w:val="Code"/>
      </w:pPr>
      <w:r w:rsidRPr="00EC76D5">
        <w:t xml:space="preserve">      }</w:t>
      </w:r>
    </w:p>
    <w:p w14:paraId="37DEFE11" w14:textId="77777777" w:rsidR="008331A2" w:rsidRPr="00EC76D5" w:rsidRDefault="008331A2" w:rsidP="008331A2">
      <w:pPr>
        <w:pStyle w:val="Code"/>
      </w:pPr>
      <w:r w:rsidRPr="00EC76D5">
        <w:t xml:space="preserve">    }</w:t>
      </w:r>
    </w:p>
    <w:p w14:paraId="00C591DE" w14:textId="77777777" w:rsidR="008331A2" w:rsidRPr="00EC76D5" w:rsidRDefault="008331A2" w:rsidP="008331A2">
      <w:pPr>
        <w:pStyle w:val="Code"/>
      </w:pPr>
      <w:r w:rsidRPr="00EC76D5">
        <w:t xml:space="preserve">    </w:t>
      </w:r>
    </w:p>
    <w:p w14:paraId="3679B443" w14:textId="77777777" w:rsidR="008331A2" w:rsidRPr="00EC76D5" w:rsidRDefault="008331A2" w:rsidP="008331A2">
      <w:pPr>
        <w:pStyle w:val="Code"/>
      </w:pPr>
      <w:r w:rsidRPr="00EC76D5">
        <w:t xml:space="preserve">    m_functionSize = calculateSize();</w:t>
      </w:r>
    </w:p>
    <w:p w14:paraId="7605342C" w14:textId="77777777" w:rsidR="008331A2" w:rsidRPr="00EC76D5" w:rsidRDefault="008331A2" w:rsidP="008331A2">
      <w:pPr>
        <w:pStyle w:val="Code"/>
      </w:pPr>
      <w:r w:rsidRPr="00EC76D5">
        <w:t xml:space="preserve">  }</w:t>
      </w:r>
    </w:p>
    <w:p w14:paraId="40AF6C61" w14:textId="77777777" w:rsidR="008331A2" w:rsidRPr="00EC76D5" w:rsidRDefault="008331A2" w:rsidP="008331A2">
      <w:pPr>
        <w:pStyle w:val="Code"/>
      </w:pPr>
    </w:p>
    <w:p w14:paraId="24DD8A66" w14:textId="77777777" w:rsidR="008331A2" w:rsidRPr="00EC76D5" w:rsidRDefault="008331A2" w:rsidP="008331A2">
      <w:pPr>
        <w:pStyle w:val="Code"/>
      </w:pPr>
      <w:r w:rsidRPr="00EC76D5">
        <w:t xml:space="preserve">  private void decrementOffset(int startIndex, int size) {</w:t>
      </w:r>
    </w:p>
    <w:p w14:paraId="621337A1" w14:textId="77777777" w:rsidR="008331A2" w:rsidRPr="00EC76D5" w:rsidRDefault="008331A2" w:rsidP="008331A2">
      <w:pPr>
        <w:pStyle w:val="Code"/>
      </w:pPr>
      <w:r w:rsidRPr="00EC76D5">
        <w:t xml:space="preserve">    for (int index = startIndex; index &lt; m_entryMap.size(); ++index) {</w:t>
      </w:r>
    </w:p>
    <w:p w14:paraId="164A0DC2" w14:textId="77777777" w:rsidR="008331A2" w:rsidRPr="00EC76D5" w:rsidRDefault="008331A2" w:rsidP="008331A2">
      <w:pPr>
        <w:pStyle w:val="Code"/>
      </w:pPr>
      <w:r w:rsidRPr="00EC76D5">
        <w:t xml:space="preserve">      Object entry = m_entryMap.get(index);</w:t>
      </w:r>
    </w:p>
    <w:p w14:paraId="31FE7F07" w14:textId="77777777" w:rsidR="008331A2" w:rsidRPr="00EC76D5" w:rsidRDefault="008331A2" w:rsidP="008331A2">
      <w:pPr>
        <w:pStyle w:val="Code"/>
      </w:pPr>
      <w:r w:rsidRPr="00EC76D5">
        <w:lastRenderedPageBreak/>
        <w:t xml:space="preserve">      </w:t>
      </w:r>
    </w:p>
    <w:p w14:paraId="0B5C0830" w14:textId="77777777" w:rsidR="008331A2" w:rsidRPr="00EC76D5" w:rsidRDefault="008331A2" w:rsidP="008331A2">
      <w:pPr>
        <w:pStyle w:val="Code"/>
      </w:pPr>
      <w:r w:rsidRPr="00EC76D5">
        <w:t xml:space="preserve">      if (entry instanceof Symbol) {</w:t>
      </w:r>
    </w:p>
    <w:p w14:paraId="64B2C857" w14:textId="77777777" w:rsidR="008331A2" w:rsidRPr="00EC76D5" w:rsidRDefault="008331A2" w:rsidP="008331A2">
      <w:pPr>
        <w:pStyle w:val="Code"/>
      </w:pPr>
      <w:r w:rsidRPr="00EC76D5">
        <w:t xml:space="preserve">        Symbol symbol = (Symbol) entry;</w:t>
      </w:r>
    </w:p>
    <w:p w14:paraId="39BCA692" w14:textId="77777777" w:rsidR="008331A2" w:rsidRPr="00EC76D5" w:rsidRDefault="008331A2" w:rsidP="008331A2">
      <w:pPr>
        <w:pStyle w:val="Code"/>
      </w:pPr>
      <w:r w:rsidRPr="00EC76D5">
        <w:t xml:space="preserve">        symbol.setOffset(symbol.getOffset() - size);</w:t>
      </w:r>
    </w:p>
    <w:p w14:paraId="154EF746" w14:textId="77777777" w:rsidR="008331A2" w:rsidRPr="00EC76D5" w:rsidRDefault="008331A2" w:rsidP="008331A2">
      <w:pPr>
        <w:pStyle w:val="Code"/>
      </w:pPr>
      <w:r w:rsidRPr="00EC76D5">
        <w:t xml:space="preserve">      }</w:t>
      </w:r>
    </w:p>
    <w:p w14:paraId="1170EFCE" w14:textId="77777777" w:rsidR="008331A2" w:rsidRPr="00EC76D5" w:rsidRDefault="008331A2" w:rsidP="008331A2">
      <w:pPr>
        <w:pStyle w:val="Code"/>
      </w:pPr>
      <w:r w:rsidRPr="00EC76D5">
        <w:t xml:space="preserve">      else {</w:t>
      </w:r>
    </w:p>
    <w:p w14:paraId="34AC6E3B" w14:textId="77777777" w:rsidR="008331A2" w:rsidRPr="00EC76D5" w:rsidRDefault="008331A2" w:rsidP="008331A2">
      <w:pPr>
        <w:pStyle w:val="Code"/>
      </w:pPr>
      <w:r w:rsidRPr="00EC76D5">
        <w:t xml:space="preserve">        SymbolTable table = (SymbolTable) entry;</w:t>
      </w:r>
    </w:p>
    <w:p w14:paraId="560D9058" w14:textId="77777777" w:rsidR="008331A2" w:rsidRPr="00EC76D5" w:rsidRDefault="008331A2" w:rsidP="008331A2">
      <w:pPr>
        <w:pStyle w:val="Code"/>
      </w:pPr>
      <w:r w:rsidRPr="00EC76D5">
        <w:t xml:space="preserve">        table.decrementOffset(0, size);</w:t>
      </w:r>
    </w:p>
    <w:p w14:paraId="616761AC" w14:textId="77777777" w:rsidR="008331A2" w:rsidRPr="00EC76D5" w:rsidRDefault="008331A2" w:rsidP="008331A2">
      <w:pPr>
        <w:pStyle w:val="Code"/>
      </w:pPr>
      <w:r w:rsidRPr="00EC76D5">
        <w:t xml:space="preserve">      }</w:t>
      </w:r>
    </w:p>
    <w:p w14:paraId="561AFE4A" w14:textId="77777777" w:rsidR="008331A2" w:rsidRPr="00EC76D5" w:rsidRDefault="008331A2" w:rsidP="008331A2">
      <w:pPr>
        <w:pStyle w:val="Code"/>
      </w:pPr>
      <w:r w:rsidRPr="00EC76D5">
        <w:t xml:space="preserve">    }</w:t>
      </w:r>
    </w:p>
    <w:p w14:paraId="649A51EB" w14:textId="77777777" w:rsidR="008331A2" w:rsidRPr="00EC76D5" w:rsidRDefault="008331A2" w:rsidP="008331A2">
      <w:pPr>
        <w:pStyle w:val="Code"/>
      </w:pPr>
      <w:r w:rsidRPr="00EC76D5">
        <w:t xml:space="preserve">    </w:t>
      </w:r>
    </w:p>
    <w:p w14:paraId="0F4599F0" w14:textId="77777777" w:rsidR="008331A2" w:rsidRPr="00EC76D5" w:rsidRDefault="008331A2" w:rsidP="008331A2">
      <w:pPr>
        <w:pStyle w:val="Code"/>
      </w:pPr>
      <w:r w:rsidRPr="00EC76D5">
        <w:t xml:space="preserve">    m_offset -= size;</w:t>
      </w:r>
    </w:p>
    <w:p w14:paraId="7C2F3F6F" w14:textId="77777777" w:rsidR="008331A2" w:rsidRPr="00EC76D5" w:rsidRDefault="008331A2" w:rsidP="008331A2">
      <w:pPr>
        <w:pStyle w:val="Code"/>
      </w:pPr>
      <w:r w:rsidRPr="00EC76D5">
        <w:t xml:space="preserve">  }</w:t>
      </w:r>
    </w:p>
    <w:p w14:paraId="3BA18ED1" w14:textId="77777777" w:rsidR="008331A2" w:rsidRPr="00EC76D5" w:rsidRDefault="008331A2" w:rsidP="008331A2">
      <w:pPr>
        <w:pStyle w:val="Code"/>
      </w:pPr>
      <w:r w:rsidRPr="00EC76D5">
        <w:t xml:space="preserve"> </w:t>
      </w:r>
    </w:p>
    <w:p w14:paraId="3FF0CDC1" w14:textId="77777777" w:rsidR="008331A2" w:rsidRPr="00EC76D5" w:rsidRDefault="008331A2" w:rsidP="008331A2">
      <w:pPr>
        <w:pStyle w:val="Code"/>
      </w:pPr>
      <w:r w:rsidRPr="00EC76D5">
        <w:t xml:space="preserve">  private int calculateSize() {</w:t>
      </w:r>
    </w:p>
    <w:p w14:paraId="14123930" w14:textId="77777777" w:rsidR="008331A2" w:rsidRPr="00EC76D5" w:rsidRDefault="008331A2" w:rsidP="008331A2">
      <w:pPr>
        <w:pStyle w:val="Code"/>
      </w:pPr>
      <w:r w:rsidRPr="00EC76D5">
        <w:t xml:space="preserve">    int size = m_offset;</w:t>
      </w:r>
    </w:p>
    <w:p w14:paraId="1A289246" w14:textId="77777777" w:rsidR="008331A2" w:rsidRPr="00EC76D5" w:rsidRDefault="008331A2" w:rsidP="008331A2">
      <w:pPr>
        <w:pStyle w:val="Code"/>
      </w:pPr>
    </w:p>
    <w:p w14:paraId="218044E0" w14:textId="77777777" w:rsidR="008331A2" w:rsidRPr="00EC76D5" w:rsidRDefault="008331A2" w:rsidP="008331A2">
      <w:pPr>
        <w:pStyle w:val="Code"/>
      </w:pPr>
      <w:r w:rsidRPr="00EC76D5">
        <w:t xml:space="preserve">    for (Object entry : m_entryMap.values()) {</w:t>
      </w:r>
    </w:p>
    <w:p w14:paraId="50DEF6C1" w14:textId="77777777" w:rsidR="008331A2" w:rsidRPr="00EC76D5" w:rsidRDefault="008331A2" w:rsidP="008331A2">
      <w:pPr>
        <w:pStyle w:val="Code"/>
      </w:pPr>
      <w:r w:rsidRPr="00EC76D5">
        <w:t xml:space="preserve">      if (entry instanceof SymbolTable) {</w:t>
      </w:r>
    </w:p>
    <w:p w14:paraId="14AD187E" w14:textId="77777777" w:rsidR="008331A2" w:rsidRPr="00EC76D5" w:rsidRDefault="008331A2" w:rsidP="008331A2">
      <w:pPr>
        <w:pStyle w:val="Code"/>
      </w:pPr>
      <w:r w:rsidRPr="00EC76D5">
        <w:t xml:space="preserve">        SymbolTable table = (SymbolTable) entry;</w:t>
      </w:r>
    </w:p>
    <w:p w14:paraId="4F914D19" w14:textId="77777777" w:rsidR="008331A2" w:rsidRPr="00EC76D5" w:rsidRDefault="008331A2" w:rsidP="008331A2">
      <w:pPr>
        <w:pStyle w:val="Code"/>
      </w:pPr>
      <w:r w:rsidRPr="00EC76D5">
        <w:t xml:space="preserve">        size = Math.max(size, table.calculateSize());</w:t>
      </w:r>
    </w:p>
    <w:p w14:paraId="1447A22F" w14:textId="77777777" w:rsidR="008331A2" w:rsidRPr="00EC76D5" w:rsidRDefault="008331A2" w:rsidP="008331A2">
      <w:pPr>
        <w:pStyle w:val="Code"/>
      </w:pPr>
      <w:r w:rsidRPr="00EC76D5">
        <w:t xml:space="preserve">      }</w:t>
      </w:r>
    </w:p>
    <w:p w14:paraId="1B25A058" w14:textId="77777777" w:rsidR="008331A2" w:rsidRPr="00EC76D5" w:rsidRDefault="008331A2" w:rsidP="008331A2">
      <w:pPr>
        <w:pStyle w:val="Code"/>
      </w:pPr>
      <w:r w:rsidRPr="00EC76D5">
        <w:t xml:space="preserve">    }</w:t>
      </w:r>
    </w:p>
    <w:p w14:paraId="0D851D73" w14:textId="77777777" w:rsidR="008331A2" w:rsidRPr="00EC76D5" w:rsidRDefault="008331A2" w:rsidP="008331A2">
      <w:pPr>
        <w:pStyle w:val="Code"/>
      </w:pPr>
      <w:r w:rsidRPr="00EC76D5">
        <w:t xml:space="preserve">    </w:t>
      </w:r>
    </w:p>
    <w:p w14:paraId="46C77136" w14:textId="77777777" w:rsidR="008331A2" w:rsidRPr="00EC76D5" w:rsidRDefault="008331A2" w:rsidP="008331A2">
      <w:pPr>
        <w:pStyle w:val="Code"/>
      </w:pPr>
      <w:r w:rsidRPr="00EC76D5">
        <w:t xml:space="preserve">    return size;</w:t>
      </w:r>
    </w:p>
    <w:p w14:paraId="6C4EF370" w14:textId="77777777" w:rsidR="008331A2" w:rsidRPr="00EC76D5" w:rsidRDefault="008331A2" w:rsidP="008331A2">
      <w:pPr>
        <w:pStyle w:val="Code"/>
      </w:pPr>
      <w:r w:rsidRPr="00EC76D5">
        <w:t xml:space="preserve">  }</w:t>
      </w:r>
    </w:p>
    <w:p w14:paraId="2BDE1330" w14:textId="77777777" w:rsidR="008331A2" w:rsidRPr="00EC76D5" w:rsidRDefault="008331A2" w:rsidP="008331A2">
      <w:pPr>
        <w:pStyle w:val="Code"/>
      </w:pPr>
      <w:r w:rsidRPr="00EC76D5">
        <w:t xml:space="preserve">    </w:t>
      </w:r>
    </w:p>
    <w:p w14:paraId="0192E9E4" w14:textId="77777777" w:rsidR="008331A2" w:rsidRPr="00EC76D5" w:rsidRDefault="008331A2" w:rsidP="008331A2">
      <w:pPr>
        <w:pStyle w:val="Code"/>
      </w:pPr>
      <w:r w:rsidRPr="00EC76D5">
        <w:t xml:space="preserve">  public String toString() {</w:t>
      </w:r>
    </w:p>
    <w:p w14:paraId="7C236DF2" w14:textId="533F2D3B" w:rsidR="008331A2" w:rsidRPr="00EC76D5" w:rsidRDefault="008331A2" w:rsidP="008331A2">
      <w:pPr>
        <w:pStyle w:val="Code"/>
      </w:pPr>
      <w:r w:rsidRPr="00EC76D5">
        <w:t xml:space="preserve">    return "size " + m_functionSize +  ", (0," + </w:t>
      </w:r>
      <w:r w:rsidR="00BA53A2">
        <w:t>TypeSize.PointerSize</w:t>
      </w:r>
      <w:r w:rsidRPr="00EC76D5">
        <w:t xml:space="preserve"> +</w:t>
      </w:r>
    </w:p>
    <w:p w14:paraId="763DDDDD" w14:textId="12D1E4A6" w:rsidR="008331A2" w:rsidRPr="00EC76D5" w:rsidRDefault="008331A2" w:rsidP="008331A2">
      <w:pPr>
        <w:pStyle w:val="Code"/>
      </w:pPr>
      <w:r w:rsidRPr="00EC76D5">
        <w:t xml:space="preserve">           ",return address), (" + </w:t>
      </w:r>
      <w:r w:rsidR="00BA53A2">
        <w:t>TypeSize.PointerSize</w:t>
      </w:r>
      <w:r w:rsidRPr="00EC76D5">
        <w:t xml:space="preserve"> + "," + </w:t>
      </w:r>
      <w:r w:rsidR="00BA53A2">
        <w:t>TypeSize.PointerSize</w:t>
      </w:r>
      <w:r w:rsidRPr="00EC76D5">
        <w:t xml:space="preserve"> +</w:t>
      </w:r>
    </w:p>
    <w:p w14:paraId="3E7563E4" w14:textId="641F3130" w:rsidR="008331A2" w:rsidRPr="00EC76D5" w:rsidRDefault="008331A2" w:rsidP="008331A2">
      <w:pPr>
        <w:pStyle w:val="Code"/>
      </w:pPr>
      <w:r w:rsidRPr="00EC76D5">
        <w:t xml:space="preserve">           ",stack pointer), (" + (2 * </w:t>
      </w:r>
      <w:r w:rsidR="00BA53A2">
        <w:t>TypeSize.PointerSize</w:t>
      </w:r>
      <w:r w:rsidRPr="00EC76D5">
        <w:t>) + "," +</w:t>
      </w:r>
    </w:p>
    <w:p w14:paraId="3885FE5E" w14:textId="20D688FF" w:rsidR="008331A2" w:rsidRPr="00EC76D5" w:rsidRDefault="008331A2" w:rsidP="008331A2">
      <w:pPr>
        <w:pStyle w:val="Code"/>
      </w:pPr>
      <w:r w:rsidRPr="00EC76D5">
        <w:t xml:space="preserve">           </w:t>
      </w:r>
      <w:r w:rsidR="00BA53A2">
        <w:t>TypeSize.PointerSize</w:t>
      </w:r>
      <w:r w:rsidRPr="00EC76D5">
        <w:t xml:space="preserve"> + "," + (Main.FuncSymbol.getType().isEllipse() ?</w:t>
      </w:r>
    </w:p>
    <w:p w14:paraId="077C1C24" w14:textId="77777777" w:rsidR="008331A2" w:rsidRPr="00EC76D5" w:rsidRDefault="008331A2" w:rsidP="008331A2">
      <w:pPr>
        <w:pStyle w:val="Code"/>
      </w:pPr>
      <w:r w:rsidRPr="00EC76D5">
        <w:t xml:space="preserve">           "ellipse pointer)" : "not used)");</w:t>
      </w:r>
    </w:p>
    <w:p w14:paraId="3F504933" w14:textId="77777777" w:rsidR="008331A2" w:rsidRPr="00EC76D5" w:rsidRDefault="008331A2" w:rsidP="008331A2">
      <w:pPr>
        <w:pStyle w:val="Code"/>
      </w:pPr>
      <w:r w:rsidRPr="00EC76D5">
        <w:t xml:space="preserve">  }</w:t>
      </w:r>
    </w:p>
    <w:p w14:paraId="34BBF412" w14:textId="0615053E" w:rsidR="00AB3CEB" w:rsidRPr="00EC76D5" w:rsidRDefault="008331A2" w:rsidP="008331A2">
      <w:pPr>
        <w:pStyle w:val="Code"/>
      </w:pPr>
      <w:r w:rsidRPr="00EC76D5">
        <w:t>}</w:t>
      </w:r>
    </w:p>
    <w:p w14:paraId="6E50F8BC" w14:textId="5F3F3540" w:rsidR="00FF1CBF" w:rsidRPr="00EC76D5" w:rsidRDefault="00FF1CBF" w:rsidP="00683D8B">
      <w:pPr>
        <w:pStyle w:val="Code"/>
      </w:pPr>
    </w:p>
    <w:p w14:paraId="3363336B" w14:textId="772B0AC7" w:rsidR="00B339B1" w:rsidRPr="00EC76D5" w:rsidRDefault="00922EE3" w:rsidP="00FA2F13">
      <w:pPr>
        <w:pStyle w:val="Rubrik3"/>
      </w:pPr>
      <w:bookmarkStart w:id="5615" w:name="_Toc481936406"/>
      <w:r w:rsidRPr="00EC76D5">
        <w:t>Add</w:t>
      </w:r>
      <w:r w:rsidR="00B339B1" w:rsidRPr="00EC76D5">
        <w:t xml:space="preserve"> Symbols</w:t>
      </w:r>
      <w:bookmarkEnd w:id="5615"/>
    </w:p>
    <w:p w14:paraId="7FB851BB" w14:textId="77777777" w:rsidR="00185C09" w:rsidRPr="00EC76D5" w:rsidRDefault="00950A33" w:rsidP="00B339B1">
      <w:r w:rsidRPr="00EC76D5">
        <w:t xml:space="preserve">When adding a symbol </w:t>
      </w:r>
      <w:r w:rsidR="00185C09" w:rsidRPr="00EC76D5">
        <w:t xml:space="preserve">with a name we </w:t>
      </w:r>
      <w:proofErr w:type="gramStart"/>
      <w:r w:rsidR="00185C09" w:rsidRPr="00EC76D5">
        <w:t>have to</w:t>
      </w:r>
      <w:proofErr w:type="gramEnd"/>
      <w:r w:rsidR="00185C09" w:rsidRPr="00EC76D5">
        <w:t xml:space="preserve"> check a few things:</w:t>
      </w:r>
    </w:p>
    <w:p w14:paraId="5D24662C" w14:textId="403C843A" w:rsidR="00095E4F" w:rsidRPr="00EC76D5" w:rsidRDefault="00500BD5" w:rsidP="00095E4F">
      <w:pPr>
        <w:pStyle w:val="Liststycke"/>
        <w:numPr>
          <w:ilvl w:val="0"/>
          <w:numId w:val="106"/>
        </w:numPr>
      </w:pPr>
      <w:r w:rsidRPr="00EC76D5">
        <w:t xml:space="preserve">If the symbol is </w:t>
      </w:r>
      <w:proofErr w:type="gramStart"/>
      <w:r w:rsidRPr="00EC76D5">
        <w:t>extern</w:t>
      </w:r>
      <w:proofErr w:type="gramEnd"/>
      <w:r w:rsidRPr="00EC76D5">
        <w:t xml:space="preserve"> it cannot be </w:t>
      </w:r>
      <w:r w:rsidR="00266D64">
        <w:t>initialized</w:t>
      </w:r>
      <w:r w:rsidRPr="00EC76D5">
        <w:t xml:space="preserve"> (its value is not-null).</w:t>
      </w:r>
    </w:p>
    <w:p w14:paraId="58708DE9" w14:textId="77777777" w:rsidR="003C5A0D" w:rsidRPr="00EC76D5" w:rsidRDefault="00F903D0" w:rsidP="00FA2F13">
      <w:pPr>
        <w:pStyle w:val="Liststycke"/>
        <w:numPr>
          <w:ilvl w:val="0"/>
          <w:numId w:val="106"/>
        </w:numPr>
      </w:pPr>
      <w:r w:rsidRPr="00EC76D5">
        <w:t xml:space="preserve">We look up the entry list, and if we find another symbol with the same name, </w:t>
      </w:r>
      <w:r w:rsidR="00512AA5" w:rsidRPr="00EC76D5">
        <w:t xml:space="preserve">we check whether at least one of the </w:t>
      </w:r>
      <w:r w:rsidR="00A33B80" w:rsidRPr="00EC76D5">
        <w:t xml:space="preserve">symbols </w:t>
      </w:r>
      <w:r w:rsidR="00512AA5" w:rsidRPr="00EC76D5">
        <w:t>is extern. If it is, the s</w:t>
      </w:r>
      <w:r w:rsidR="007340F8" w:rsidRPr="00EC76D5">
        <w:t>ymbols shall have equals types.</w:t>
      </w:r>
      <w:r w:rsidR="00F43730" w:rsidRPr="00EC76D5">
        <w:t xml:space="preserve"> If the new symbols </w:t>
      </w:r>
      <w:proofErr w:type="gramStart"/>
      <w:r w:rsidR="00F43730" w:rsidRPr="00EC76D5">
        <w:t>is</w:t>
      </w:r>
      <w:proofErr w:type="gramEnd"/>
      <w:r w:rsidR="00F43730" w:rsidRPr="00EC76D5">
        <w:t xml:space="preserve"> extern, </w:t>
      </w:r>
      <w:proofErr w:type="spellStart"/>
      <w:r w:rsidR="00F43730" w:rsidRPr="00EC76D5">
        <w:t>weare</w:t>
      </w:r>
      <w:proofErr w:type="spellEnd"/>
      <w:r w:rsidR="00F43730" w:rsidRPr="00EC76D5">
        <w:t xml:space="preserve"> finished and we just return.</w:t>
      </w:r>
      <w:r w:rsidR="00A33B80" w:rsidRPr="00EC76D5">
        <w:t xml:space="preserve"> If the old symbol is extern, we remove it an</w:t>
      </w:r>
      <w:r w:rsidR="00B71B5B" w:rsidRPr="00EC76D5">
        <w:t>d</w:t>
      </w:r>
      <w:r w:rsidR="00A33B80" w:rsidRPr="00EC76D5">
        <w:t xml:space="preserve"> </w:t>
      </w:r>
      <w:r w:rsidR="00061261" w:rsidRPr="00EC76D5">
        <w:t>stored the new symbol in the entry list.</w:t>
      </w:r>
      <w:r w:rsidR="001A5A11" w:rsidRPr="00EC76D5">
        <w:t xml:space="preserve"> </w:t>
      </w:r>
      <w:r w:rsidR="003C5A0D" w:rsidRPr="00EC76D5">
        <w:t>If not at least one of the symbols is extern, an error message is reported.</w:t>
      </w:r>
    </w:p>
    <w:p w14:paraId="174F334E" w14:textId="77777777" w:rsidR="000A4A82" w:rsidRPr="00EC76D5" w:rsidRDefault="00A83073" w:rsidP="00B43E6D">
      <w:r w:rsidRPr="00EC76D5">
        <w:t>It is easie</w:t>
      </w:r>
      <w:r w:rsidR="00B43E6D" w:rsidRPr="00EC76D5">
        <w:t>r to ad</w:t>
      </w:r>
      <w:r w:rsidRPr="00EC76D5">
        <w:t xml:space="preserve">d </w:t>
      </w:r>
      <w:r w:rsidR="00CA3B89" w:rsidRPr="00EC76D5">
        <w:t>or erase a tag</w:t>
      </w:r>
      <w:r w:rsidR="003F4B56" w:rsidRPr="00EC76D5">
        <w:t>. I</w:t>
      </w:r>
      <w:r w:rsidR="00BA5FC5" w:rsidRPr="00EC76D5">
        <w:t xml:space="preserve">f it </w:t>
      </w:r>
      <w:r w:rsidR="00835FF3" w:rsidRPr="00EC76D5">
        <w:t xml:space="preserve">is </w:t>
      </w:r>
      <w:r w:rsidR="00BA5FC5" w:rsidRPr="00EC76D5">
        <w:t>already added an error message is reported.</w:t>
      </w:r>
      <w:r w:rsidR="00B65E4C" w:rsidRPr="00EC76D5">
        <w:t xml:space="preserve"> When </w:t>
      </w:r>
      <w:r w:rsidR="00741EED" w:rsidRPr="00EC76D5">
        <w:t>remov</w:t>
      </w:r>
      <w:r w:rsidR="00B65E4C" w:rsidRPr="00EC76D5">
        <w:t>ing the tag, the tag associated to the name is returned, or null is it not stored in the map.</w:t>
      </w:r>
    </w:p>
    <w:p w14:paraId="20A9BC3E" w14:textId="2186E7E9" w:rsidR="00B339B1" w:rsidRPr="00EC76D5" w:rsidRDefault="00B339B1" w:rsidP="00B339B1">
      <w:pPr>
        <w:pStyle w:val="Rubrik3"/>
      </w:pPr>
      <w:bookmarkStart w:id="5616" w:name="_Toc481936407"/>
      <w:r w:rsidRPr="00EC76D5">
        <w:lastRenderedPageBreak/>
        <w:t>Looking Up Symbols</w:t>
      </w:r>
      <w:bookmarkEnd w:id="5616"/>
    </w:p>
    <w:p w14:paraId="2AA74847" w14:textId="13A884E4" w:rsidR="00D175D7" w:rsidRPr="00EC76D5" w:rsidRDefault="00A02292" w:rsidP="00A02292">
      <w:r w:rsidRPr="00EC76D5">
        <w:t xml:space="preserve">The </w:t>
      </w:r>
      <w:proofErr w:type="spellStart"/>
      <w:r w:rsidRPr="00EC76D5">
        <w:rPr>
          <w:rStyle w:val="CodeInText"/>
        </w:rPr>
        <w:t>lookupList</w:t>
      </w:r>
      <w:proofErr w:type="spellEnd"/>
      <w:r w:rsidRPr="00EC76D5">
        <w:t xml:space="preserve"> method searches the current table f</w:t>
      </w:r>
      <w:r w:rsidR="000C4BB4" w:rsidRPr="00EC76D5">
        <w:t xml:space="preserve">or a symbol with the given name, while </w:t>
      </w:r>
      <w:proofErr w:type="spellStart"/>
      <w:r w:rsidR="000C4BB4" w:rsidRPr="00EC76D5">
        <w:rPr>
          <w:rStyle w:val="CodeInText"/>
        </w:rPr>
        <w:t>lookupSymbol</w:t>
      </w:r>
      <w:proofErr w:type="spellEnd"/>
      <w:r w:rsidR="000C4BB4" w:rsidRPr="00EC76D5">
        <w:t xml:space="preserve"> searches the table </w:t>
      </w:r>
      <w:r w:rsidR="001C3B71" w:rsidRPr="00EC76D5">
        <w:t>hierarchy</w:t>
      </w:r>
      <w:r w:rsidR="000C4BB4" w:rsidRPr="00EC76D5">
        <w:t xml:space="preserve"> recursively upwards </w:t>
      </w:r>
      <w:r w:rsidR="0005523D" w:rsidRPr="00EC76D5">
        <w:t xml:space="preserve">by calling </w:t>
      </w:r>
      <w:proofErr w:type="spellStart"/>
      <w:r w:rsidR="0005523D" w:rsidRPr="00EC76D5">
        <w:rPr>
          <w:rStyle w:val="CodeInText"/>
        </w:rPr>
        <w:t>lookupList</w:t>
      </w:r>
      <w:proofErr w:type="spellEnd"/>
      <w:r w:rsidR="0005523D" w:rsidRPr="00EC76D5">
        <w:t xml:space="preserve"> </w:t>
      </w:r>
      <w:r w:rsidR="000C4BB4" w:rsidRPr="00EC76D5">
        <w:t xml:space="preserve">until it finds a symbol with the given name </w:t>
      </w:r>
      <w:r w:rsidR="00F7270E" w:rsidRPr="00EC76D5">
        <w:t xml:space="preserve">or the parent table is null, </w:t>
      </w:r>
      <w:r w:rsidR="003469E4" w:rsidRPr="00EC76D5">
        <w:t>which will happen when the table of the global space has been searched.</w:t>
      </w:r>
    </w:p>
    <w:p w14:paraId="4968F200" w14:textId="77777777" w:rsidR="00683D8B" w:rsidRPr="00EC76D5" w:rsidRDefault="00E224AC" w:rsidP="00657272">
      <w:r w:rsidRPr="00EC76D5">
        <w:t>A tag</w:t>
      </w:r>
      <w:r w:rsidR="001C4E02" w:rsidRPr="00EC76D5">
        <w:t xml:space="preserve"> is </w:t>
      </w:r>
      <w:r w:rsidR="00505E68" w:rsidRPr="00EC76D5">
        <w:t xml:space="preserve">recursively </w:t>
      </w:r>
      <w:r w:rsidR="001C4E02" w:rsidRPr="00EC76D5">
        <w:t>looked up in a similar manner</w:t>
      </w:r>
      <w:r w:rsidR="00DF6174" w:rsidRPr="00EC76D5">
        <w:t>.</w:t>
      </w:r>
    </w:p>
    <w:p w14:paraId="7377B64F" w14:textId="0BA79F50" w:rsidR="00922EE3" w:rsidRPr="00EC76D5" w:rsidRDefault="00922EE3" w:rsidP="00922EE3">
      <w:pPr>
        <w:pStyle w:val="Rubrik3"/>
        <w:numPr>
          <w:ilvl w:val="2"/>
          <w:numId w:val="19"/>
        </w:numPr>
      </w:pPr>
      <w:bookmarkStart w:id="5617" w:name="_Toc481936408"/>
      <w:r w:rsidRPr="00EC76D5">
        <w:t>Generate Offset</w:t>
      </w:r>
      <w:bookmarkEnd w:id="5617"/>
    </w:p>
    <w:p w14:paraId="5299DB20" w14:textId="77777777" w:rsidR="004606BF" w:rsidRPr="00EC76D5" w:rsidRDefault="004606BF" w:rsidP="004606BF">
      <w:r w:rsidRPr="00EC76D5">
        <w:t xml:space="preserve">Before the final </w:t>
      </w:r>
      <w:r w:rsidR="004E2D6F" w:rsidRPr="00EC76D5">
        <w:t xml:space="preserve">object code is generated, we need to set the offset each function and block entry. If the entry is an auto or register symbol, we set its offset if is used. If it is not used, we report a warning if </w:t>
      </w:r>
      <w:r w:rsidR="00BB4FCF" w:rsidRPr="00EC76D5">
        <w:t xml:space="preserve">it has name, is not volatile, parameter, </w:t>
      </w:r>
      <w:r w:rsidR="00E103D5" w:rsidRPr="00EC76D5">
        <w:t xml:space="preserve">or temporary, and </w:t>
      </w:r>
      <w:proofErr w:type="spellStart"/>
      <w:r w:rsidR="00D14BA1" w:rsidRPr="00EC76D5">
        <w:rPr>
          <w:rStyle w:val="CodeInText"/>
        </w:rPr>
        <w:t>Generate.Safe</w:t>
      </w:r>
      <w:proofErr w:type="spellEnd"/>
      <w:r w:rsidR="00E103D5" w:rsidRPr="00EC76D5">
        <w:t xml:space="preserve"> is not true.</w:t>
      </w:r>
      <w:r w:rsidR="00E80D1E" w:rsidRPr="00EC76D5">
        <w:t xml:space="preserve"> The reason for </w:t>
      </w:r>
      <w:proofErr w:type="spellStart"/>
      <w:r w:rsidR="00D14BA1" w:rsidRPr="00EC76D5">
        <w:rPr>
          <w:rStyle w:val="CodeInText"/>
        </w:rPr>
        <w:t>Generate.Safe</w:t>
      </w:r>
      <w:proofErr w:type="spellEnd"/>
      <w:r w:rsidR="00E80D1E" w:rsidRPr="00EC76D5">
        <w:t xml:space="preserve"> </w:t>
      </w:r>
      <w:r w:rsidR="00D5102A" w:rsidRPr="00EC76D5">
        <w:t xml:space="preserve">check </w:t>
      </w:r>
      <w:r w:rsidR="00E80D1E" w:rsidRPr="00EC76D5">
        <w:t xml:space="preserve">is that the offset may be generated twice, with </w:t>
      </w:r>
      <w:proofErr w:type="spellStart"/>
      <w:r w:rsidR="00D14BA1" w:rsidRPr="00EC76D5">
        <w:rPr>
          <w:rStyle w:val="CodeInText"/>
        </w:rPr>
        <w:t>Generate.Safe</w:t>
      </w:r>
      <w:proofErr w:type="spellEnd"/>
      <w:r w:rsidR="00E80D1E" w:rsidRPr="00EC76D5">
        <w:rPr>
          <w:rStyle w:val="CodeInText"/>
        </w:rPr>
        <w:t xml:space="preserve"> </w:t>
      </w:r>
      <w:r w:rsidR="00E80D1E" w:rsidRPr="00EC76D5">
        <w:t>true and false, and we do not want the same warning to be reported twice.</w:t>
      </w:r>
    </w:p>
    <w:p w14:paraId="73784026" w14:textId="77777777" w:rsidR="00A27876" w:rsidRPr="00EC76D5" w:rsidRDefault="005B4F50" w:rsidP="005B4F50">
      <w:pPr>
        <w:pStyle w:val="CodeHeader"/>
      </w:pPr>
      <w:proofErr w:type="spellStart"/>
      <w:r w:rsidRPr="00EC76D5">
        <w:t>SymbolTable.java</w:t>
      </w:r>
      <w:proofErr w:type="spellEnd"/>
    </w:p>
    <w:p w14:paraId="3DFC97CF" w14:textId="4BBA5DB4" w:rsidR="00922EE3" w:rsidRPr="00EC76D5" w:rsidRDefault="00922EE3" w:rsidP="00922EE3">
      <w:pPr>
        <w:pStyle w:val="Rubrik3"/>
        <w:numPr>
          <w:ilvl w:val="2"/>
          <w:numId w:val="20"/>
        </w:numPr>
      </w:pPr>
      <w:bookmarkStart w:id="5618" w:name="_Toc481936409"/>
      <w:r w:rsidRPr="00EC76D5">
        <w:t>Table Text</w:t>
      </w:r>
      <w:bookmarkEnd w:id="5618"/>
    </w:p>
    <w:p w14:paraId="0D306900" w14:textId="61894FFD" w:rsidR="0075760E" w:rsidRPr="00EC76D5" w:rsidRDefault="0077525E" w:rsidP="006F2B63">
      <w:r w:rsidRPr="00EC76D5">
        <w:t xml:space="preserve">Strictly speaking, </w:t>
      </w:r>
      <w:proofErr w:type="spellStart"/>
      <w:r w:rsidRPr="00EC76D5">
        <w:rPr>
          <w:rStyle w:val="CodeInText"/>
        </w:rPr>
        <w:t>generateSymbolTableText</w:t>
      </w:r>
      <w:proofErr w:type="spellEnd"/>
      <w:r w:rsidRPr="00EC76D5">
        <w:t xml:space="preserve"> is not necessary.</w:t>
      </w:r>
    </w:p>
    <w:p w14:paraId="7FE748AA" w14:textId="2DE78C53" w:rsidR="0090237B" w:rsidRPr="00EC76D5" w:rsidRDefault="0090237B" w:rsidP="006A31DF">
      <w:pPr>
        <w:pStyle w:val="Rubrik1"/>
      </w:pPr>
      <w:bookmarkStart w:id="5619" w:name="_Toc481936410"/>
      <w:r w:rsidRPr="00EC76D5">
        <w:lastRenderedPageBreak/>
        <w:t>The Syntax Tree</w:t>
      </w:r>
      <w:bookmarkEnd w:id="5619"/>
    </w:p>
    <w:p w14:paraId="11EBE2F1" w14:textId="2F1259F0" w:rsidR="0090237B" w:rsidRPr="00EC76D5" w:rsidRDefault="00B63078" w:rsidP="00B63078">
      <w:pPr>
        <w:pStyle w:val="CodeListing"/>
      </w:pPr>
      <w:proofErr w:type="spellStart"/>
      <w:r w:rsidRPr="00EC76D5">
        <w:t>SyntaxTree.java</w:t>
      </w:r>
      <w:proofErr w:type="spellEnd"/>
    </w:p>
    <w:p w14:paraId="2FF3CD18" w14:textId="77777777" w:rsidR="00B63078" w:rsidRPr="00EC76D5" w:rsidRDefault="00B63078" w:rsidP="00B63078">
      <w:pPr>
        <w:pStyle w:val="Code"/>
      </w:pPr>
      <w:r w:rsidRPr="00EC76D5">
        <w:t>package c_compiler;</w:t>
      </w:r>
    </w:p>
    <w:p w14:paraId="370FEA82" w14:textId="77777777" w:rsidR="00B63078" w:rsidRPr="00EC76D5" w:rsidRDefault="00B63078" w:rsidP="00B63078">
      <w:pPr>
        <w:pStyle w:val="Code"/>
      </w:pPr>
      <w:r w:rsidRPr="00EC76D5">
        <w:t>import java.util.*;</w:t>
      </w:r>
    </w:p>
    <w:p w14:paraId="78A4606E" w14:textId="77777777" w:rsidR="00B63078" w:rsidRPr="00EC76D5" w:rsidRDefault="00B63078" w:rsidP="00B63078">
      <w:pPr>
        <w:pStyle w:val="Code"/>
      </w:pPr>
    </w:p>
    <w:p w14:paraId="551448AE" w14:textId="77777777" w:rsidR="00B63078" w:rsidRPr="00EC76D5" w:rsidRDefault="00B63078" w:rsidP="00B63078">
      <w:pPr>
        <w:pStyle w:val="Code"/>
      </w:pPr>
      <w:r w:rsidRPr="00EC76D5">
        <w:t>public class SyntaxTree {</w:t>
      </w:r>
    </w:p>
    <w:p w14:paraId="06352AA2" w14:textId="77777777" w:rsidR="00B63078" w:rsidRPr="00EC76D5" w:rsidRDefault="00B63078" w:rsidP="00B63078">
      <w:pPr>
        <w:pStyle w:val="Code"/>
      </w:pPr>
      <w:r w:rsidRPr="00EC76D5">
        <w:t xml:space="preserve">  private MiddleOperator m_operator;</w:t>
      </w:r>
    </w:p>
    <w:p w14:paraId="40B14026" w14:textId="77777777" w:rsidR="00B63078" w:rsidRPr="00EC76D5" w:rsidRDefault="00B63078" w:rsidP="00B63078">
      <w:pPr>
        <w:pStyle w:val="Code"/>
      </w:pPr>
      <w:r w:rsidRPr="00EC76D5">
        <w:t xml:space="preserve">  private Type m_type;</w:t>
      </w:r>
    </w:p>
    <w:p w14:paraId="6AF6CD97" w14:textId="77777777" w:rsidR="00B63078" w:rsidRPr="00EC76D5" w:rsidRDefault="00B63078" w:rsidP="00B63078">
      <w:pPr>
        <w:pStyle w:val="Code"/>
      </w:pPr>
      <w:r w:rsidRPr="00EC76D5">
        <w:t xml:space="preserve">  private Symbol m_symbol;</w:t>
      </w:r>
    </w:p>
    <w:p w14:paraId="193A0741" w14:textId="77777777" w:rsidR="00B63078" w:rsidRPr="00EC76D5" w:rsidRDefault="00B63078" w:rsidP="00B63078">
      <w:pPr>
        <w:pStyle w:val="Code"/>
      </w:pPr>
      <w:r w:rsidRPr="00EC76D5">
        <w:t xml:space="preserve">  private SyntaxTree m_parent;</w:t>
      </w:r>
    </w:p>
    <w:p w14:paraId="62350395" w14:textId="77777777" w:rsidR="00B63078" w:rsidRPr="00EC76D5" w:rsidRDefault="00B63078" w:rsidP="00B63078">
      <w:pPr>
        <w:pStyle w:val="Code"/>
      </w:pPr>
      <w:r w:rsidRPr="00EC76D5">
        <w:t xml:space="preserve">  private List&lt;SyntaxTree&gt; m_childList = new LinkedList&lt;&gt;();</w:t>
      </w:r>
    </w:p>
    <w:p w14:paraId="26D74319" w14:textId="77777777" w:rsidR="00B63078" w:rsidRPr="00EC76D5" w:rsidRDefault="00B63078" w:rsidP="00B63078">
      <w:pPr>
        <w:pStyle w:val="Code"/>
      </w:pPr>
      <w:r w:rsidRPr="00EC76D5">
        <w:t xml:space="preserve">  private boolean m_rightValue;</w:t>
      </w:r>
    </w:p>
    <w:p w14:paraId="2B35D300" w14:textId="77777777" w:rsidR="00B63078" w:rsidRPr="00EC76D5" w:rsidRDefault="00B63078" w:rsidP="00B63078">
      <w:pPr>
        <w:pStyle w:val="Code"/>
      </w:pPr>
      <w:r w:rsidRPr="00EC76D5">
        <w:t xml:space="preserve">  private boolean m_sideEffect;</w:t>
      </w:r>
    </w:p>
    <w:p w14:paraId="4AEC7453" w14:textId="77777777" w:rsidR="00B63078" w:rsidRPr="00EC76D5" w:rsidRDefault="00B63078" w:rsidP="00B63078">
      <w:pPr>
        <w:pStyle w:val="Code"/>
      </w:pPr>
      <w:r w:rsidRPr="00EC76D5">
        <w:t xml:space="preserve">  private SyntaxTree m_returnTree;</w:t>
      </w:r>
    </w:p>
    <w:p w14:paraId="6C377F5F" w14:textId="77777777" w:rsidR="00B63078" w:rsidRPr="00EC76D5" w:rsidRDefault="00B63078" w:rsidP="00B63078">
      <w:pPr>
        <w:pStyle w:val="Code"/>
      </w:pPr>
      <w:r w:rsidRPr="00EC76D5">
        <w:t xml:space="preserve">  private Object m_info;</w:t>
      </w:r>
    </w:p>
    <w:p w14:paraId="281E5CF2" w14:textId="77777777" w:rsidR="00B63078" w:rsidRPr="00EC76D5" w:rsidRDefault="00B63078" w:rsidP="00B63078">
      <w:pPr>
        <w:pStyle w:val="Code"/>
      </w:pPr>
      <w:r w:rsidRPr="00EC76D5">
        <w:t xml:space="preserve">  </w:t>
      </w:r>
    </w:p>
    <w:p w14:paraId="2FE06617" w14:textId="77777777" w:rsidR="00B63078" w:rsidRPr="00EC76D5" w:rsidRDefault="00B63078" w:rsidP="00B63078">
      <w:pPr>
        <w:pStyle w:val="Code"/>
      </w:pPr>
      <w:r w:rsidRPr="00EC76D5">
        <w:t xml:space="preserve">  public SyntaxTree(MiddleOperator operator) {</w:t>
      </w:r>
    </w:p>
    <w:p w14:paraId="4EB94058" w14:textId="77777777" w:rsidR="00B63078" w:rsidRPr="00EC76D5" w:rsidRDefault="00B63078" w:rsidP="00B63078">
      <w:pPr>
        <w:pStyle w:val="Code"/>
      </w:pPr>
      <w:r w:rsidRPr="00EC76D5">
        <w:t xml:space="preserve">    m_operator = operator;</w:t>
      </w:r>
    </w:p>
    <w:p w14:paraId="33E64E74" w14:textId="77777777" w:rsidR="00B63078" w:rsidRPr="00EC76D5" w:rsidRDefault="00B63078" w:rsidP="00B63078">
      <w:pPr>
        <w:pStyle w:val="Code"/>
      </w:pPr>
      <w:r w:rsidRPr="00EC76D5">
        <w:t xml:space="preserve">  }</w:t>
      </w:r>
    </w:p>
    <w:p w14:paraId="255C93DB" w14:textId="77777777" w:rsidR="00B63078" w:rsidRPr="00EC76D5" w:rsidRDefault="00B63078" w:rsidP="00B63078">
      <w:pPr>
        <w:pStyle w:val="Code"/>
      </w:pPr>
    </w:p>
    <w:p w14:paraId="6BA0F89F" w14:textId="77777777" w:rsidR="00B63078" w:rsidRPr="00EC76D5" w:rsidRDefault="00B63078" w:rsidP="00B63078">
      <w:pPr>
        <w:pStyle w:val="Code"/>
      </w:pPr>
      <w:r w:rsidRPr="00EC76D5">
        <w:t xml:space="preserve">  public SyntaxTree(MiddleOperator operator, Type type) {</w:t>
      </w:r>
    </w:p>
    <w:p w14:paraId="196ED138" w14:textId="77777777" w:rsidR="00B63078" w:rsidRPr="00EC76D5" w:rsidRDefault="00B63078" w:rsidP="00B63078">
      <w:pPr>
        <w:pStyle w:val="Code"/>
      </w:pPr>
      <w:r w:rsidRPr="00EC76D5">
        <w:t xml:space="preserve">    m_operator = operator;</w:t>
      </w:r>
    </w:p>
    <w:p w14:paraId="4B5D02B9" w14:textId="77777777" w:rsidR="00B63078" w:rsidRPr="00EC76D5" w:rsidRDefault="00B63078" w:rsidP="00B63078">
      <w:pPr>
        <w:pStyle w:val="Code"/>
      </w:pPr>
      <w:r w:rsidRPr="00EC76D5">
        <w:t xml:space="preserve">    m_type = type;</w:t>
      </w:r>
    </w:p>
    <w:p w14:paraId="4A3E4195" w14:textId="77777777" w:rsidR="00B63078" w:rsidRPr="00EC76D5" w:rsidRDefault="00B63078" w:rsidP="00B63078">
      <w:pPr>
        <w:pStyle w:val="Code"/>
      </w:pPr>
      <w:r w:rsidRPr="00EC76D5">
        <w:t xml:space="preserve">  }</w:t>
      </w:r>
    </w:p>
    <w:p w14:paraId="5166CAD1" w14:textId="77777777" w:rsidR="00B63078" w:rsidRPr="00EC76D5" w:rsidRDefault="00B63078" w:rsidP="00B63078">
      <w:pPr>
        <w:pStyle w:val="Code"/>
      </w:pPr>
    </w:p>
    <w:p w14:paraId="6F7F9E06" w14:textId="77777777" w:rsidR="00B63078" w:rsidRPr="00EC76D5" w:rsidRDefault="00B63078" w:rsidP="00B63078">
      <w:pPr>
        <w:pStyle w:val="Code"/>
      </w:pPr>
      <w:r w:rsidRPr="00EC76D5">
        <w:t xml:space="preserve">  public SyntaxTree(MiddleOperator operator, Symbol symbol) {</w:t>
      </w:r>
    </w:p>
    <w:p w14:paraId="0DDE2DD1" w14:textId="77777777" w:rsidR="00B63078" w:rsidRPr="00EC76D5" w:rsidRDefault="00B63078" w:rsidP="00B63078">
      <w:pPr>
        <w:pStyle w:val="Code"/>
      </w:pPr>
      <w:r w:rsidRPr="00EC76D5">
        <w:t xml:space="preserve">    m_operator = operator;</w:t>
      </w:r>
    </w:p>
    <w:p w14:paraId="1F90521E" w14:textId="77777777" w:rsidR="00B63078" w:rsidRPr="00EC76D5" w:rsidRDefault="00B63078" w:rsidP="00B63078">
      <w:pPr>
        <w:pStyle w:val="Code"/>
      </w:pPr>
      <w:r w:rsidRPr="00EC76D5">
        <w:t xml:space="preserve">    m_type = symbol.getType();</w:t>
      </w:r>
    </w:p>
    <w:p w14:paraId="7EAAFC4C" w14:textId="77777777" w:rsidR="00B63078" w:rsidRPr="00EC76D5" w:rsidRDefault="00B63078" w:rsidP="00B63078">
      <w:pPr>
        <w:pStyle w:val="Code"/>
      </w:pPr>
      <w:r w:rsidRPr="00EC76D5">
        <w:t xml:space="preserve">    m_symbol = symbol;</w:t>
      </w:r>
    </w:p>
    <w:p w14:paraId="009DE0AE" w14:textId="77777777" w:rsidR="00B63078" w:rsidRPr="00EC76D5" w:rsidRDefault="00B63078" w:rsidP="00B63078">
      <w:pPr>
        <w:pStyle w:val="Code"/>
      </w:pPr>
      <w:r w:rsidRPr="00EC76D5">
        <w:t xml:space="preserve">  }</w:t>
      </w:r>
    </w:p>
    <w:p w14:paraId="43C12A6F" w14:textId="77777777" w:rsidR="00B63078" w:rsidRPr="00EC76D5" w:rsidRDefault="00B63078" w:rsidP="00B63078">
      <w:pPr>
        <w:pStyle w:val="Code"/>
      </w:pPr>
    </w:p>
    <w:p w14:paraId="6485B924" w14:textId="77777777" w:rsidR="00B63078" w:rsidRPr="00EC76D5" w:rsidRDefault="00B63078" w:rsidP="00B63078">
      <w:pPr>
        <w:pStyle w:val="Code"/>
      </w:pPr>
      <w:r w:rsidRPr="00EC76D5">
        <w:t xml:space="preserve">  public SyntaxTree(MiddleOperator operator, Type type, Symbol symbol) {</w:t>
      </w:r>
    </w:p>
    <w:p w14:paraId="791C970E" w14:textId="77777777" w:rsidR="00B63078" w:rsidRPr="00EC76D5" w:rsidRDefault="00B63078" w:rsidP="00B63078">
      <w:pPr>
        <w:pStyle w:val="Code"/>
      </w:pPr>
      <w:r w:rsidRPr="00EC76D5">
        <w:t xml:space="preserve">    m_operator = operator;</w:t>
      </w:r>
    </w:p>
    <w:p w14:paraId="58DBF363" w14:textId="77777777" w:rsidR="00B63078" w:rsidRPr="00EC76D5" w:rsidRDefault="00B63078" w:rsidP="00B63078">
      <w:pPr>
        <w:pStyle w:val="Code"/>
      </w:pPr>
      <w:r w:rsidRPr="00EC76D5">
        <w:t xml:space="preserve">    m_type = type;</w:t>
      </w:r>
    </w:p>
    <w:p w14:paraId="09150E2F" w14:textId="77777777" w:rsidR="00B63078" w:rsidRPr="00EC76D5" w:rsidRDefault="00B63078" w:rsidP="00B63078">
      <w:pPr>
        <w:pStyle w:val="Code"/>
      </w:pPr>
      <w:r w:rsidRPr="00EC76D5">
        <w:t xml:space="preserve">    m_symbol = symbol;</w:t>
      </w:r>
    </w:p>
    <w:p w14:paraId="07CDE629" w14:textId="77777777" w:rsidR="00B63078" w:rsidRPr="00EC76D5" w:rsidRDefault="00B63078" w:rsidP="00B63078">
      <w:pPr>
        <w:pStyle w:val="Code"/>
      </w:pPr>
      <w:r w:rsidRPr="00EC76D5">
        <w:t xml:space="preserve">  }</w:t>
      </w:r>
    </w:p>
    <w:p w14:paraId="01037882" w14:textId="77777777" w:rsidR="00B63078" w:rsidRPr="00EC76D5" w:rsidRDefault="00B63078" w:rsidP="00B63078">
      <w:pPr>
        <w:pStyle w:val="Code"/>
      </w:pPr>
    </w:p>
    <w:p w14:paraId="7D32BCE2" w14:textId="77777777" w:rsidR="00B63078" w:rsidRPr="00EC76D5" w:rsidRDefault="00B63078" w:rsidP="00B63078">
      <w:pPr>
        <w:pStyle w:val="Code"/>
      </w:pPr>
      <w:r w:rsidRPr="00EC76D5">
        <w:t xml:space="preserve">  public SyntaxTree(MiddleOperator operator, Object info) {</w:t>
      </w:r>
    </w:p>
    <w:p w14:paraId="1E852A02" w14:textId="77777777" w:rsidR="00B63078" w:rsidRPr="00EC76D5" w:rsidRDefault="00B63078" w:rsidP="00B63078">
      <w:pPr>
        <w:pStyle w:val="Code"/>
      </w:pPr>
      <w:r w:rsidRPr="00EC76D5">
        <w:t xml:space="preserve">    m_operator = operator;</w:t>
      </w:r>
    </w:p>
    <w:p w14:paraId="75A95023" w14:textId="77777777" w:rsidR="00B63078" w:rsidRPr="00EC76D5" w:rsidRDefault="00B63078" w:rsidP="00B63078">
      <w:pPr>
        <w:pStyle w:val="Code"/>
      </w:pPr>
      <w:r w:rsidRPr="00EC76D5">
        <w:t xml:space="preserve">    m_info = info;</w:t>
      </w:r>
    </w:p>
    <w:p w14:paraId="7B743E81" w14:textId="77777777" w:rsidR="00B63078" w:rsidRPr="00EC76D5" w:rsidRDefault="00B63078" w:rsidP="00B63078">
      <w:pPr>
        <w:pStyle w:val="Code"/>
      </w:pPr>
      <w:r w:rsidRPr="00EC76D5">
        <w:t xml:space="preserve">  }</w:t>
      </w:r>
    </w:p>
    <w:p w14:paraId="358EDB5E" w14:textId="77777777" w:rsidR="00B63078" w:rsidRPr="00EC76D5" w:rsidRDefault="00B63078" w:rsidP="00B63078">
      <w:pPr>
        <w:pStyle w:val="Code"/>
      </w:pPr>
    </w:p>
    <w:p w14:paraId="44826C68" w14:textId="77777777" w:rsidR="00B63078" w:rsidRPr="00EC76D5" w:rsidRDefault="00B63078" w:rsidP="00B63078">
      <w:pPr>
        <w:pStyle w:val="Code"/>
      </w:pPr>
      <w:r w:rsidRPr="00EC76D5">
        <w:t xml:space="preserve">  public SyntaxTree(MiddleOperator operator, Type type,</w:t>
      </w:r>
    </w:p>
    <w:p w14:paraId="5A85A1A7" w14:textId="77777777" w:rsidR="00B63078" w:rsidRPr="00EC76D5" w:rsidRDefault="00B63078" w:rsidP="00B63078">
      <w:pPr>
        <w:pStyle w:val="Code"/>
      </w:pPr>
      <w:r w:rsidRPr="00EC76D5">
        <w:t xml:space="preserve">                    Symbol symbol, Object info) {</w:t>
      </w:r>
    </w:p>
    <w:p w14:paraId="539775A2" w14:textId="77777777" w:rsidR="00B63078" w:rsidRPr="00EC76D5" w:rsidRDefault="00B63078" w:rsidP="00B63078">
      <w:pPr>
        <w:pStyle w:val="Code"/>
      </w:pPr>
      <w:r w:rsidRPr="00EC76D5">
        <w:t xml:space="preserve">    m_operator = operator;</w:t>
      </w:r>
    </w:p>
    <w:p w14:paraId="7488AC41" w14:textId="77777777" w:rsidR="00B63078" w:rsidRPr="00EC76D5" w:rsidRDefault="00B63078" w:rsidP="00B63078">
      <w:pPr>
        <w:pStyle w:val="Code"/>
      </w:pPr>
      <w:r w:rsidRPr="00EC76D5">
        <w:t xml:space="preserve">    m_type = type;</w:t>
      </w:r>
    </w:p>
    <w:p w14:paraId="3A4522BD" w14:textId="77777777" w:rsidR="00B63078" w:rsidRPr="00EC76D5" w:rsidRDefault="00B63078" w:rsidP="00B63078">
      <w:pPr>
        <w:pStyle w:val="Code"/>
      </w:pPr>
      <w:r w:rsidRPr="00EC76D5">
        <w:t xml:space="preserve">    m_symbol = symbol;</w:t>
      </w:r>
    </w:p>
    <w:p w14:paraId="09528082" w14:textId="77777777" w:rsidR="00B63078" w:rsidRPr="00EC76D5" w:rsidRDefault="00B63078" w:rsidP="00B63078">
      <w:pPr>
        <w:pStyle w:val="Code"/>
      </w:pPr>
      <w:r w:rsidRPr="00EC76D5">
        <w:t xml:space="preserve">    m_info = info;</w:t>
      </w:r>
    </w:p>
    <w:p w14:paraId="3D18B885" w14:textId="77777777" w:rsidR="00B63078" w:rsidRPr="00EC76D5" w:rsidRDefault="00B63078" w:rsidP="00B63078">
      <w:pPr>
        <w:pStyle w:val="Code"/>
      </w:pPr>
      <w:r w:rsidRPr="00EC76D5">
        <w:t xml:space="preserve">  }</w:t>
      </w:r>
    </w:p>
    <w:p w14:paraId="786B901E" w14:textId="77777777" w:rsidR="00B63078" w:rsidRPr="00EC76D5" w:rsidRDefault="00B63078" w:rsidP="00B63078">
      <w:pPr>
        <w:pStyle w:val="Code"/>
      </w:pPr>
    </w:p>
    <w:p w14:paraId="5184CBE1" w14:textId="77777777" w:rsidR="00B63078" w:rsidRPr="00EC76D5" w:rsidRDefault="00B63078" w:rsidP="00B63078">
      <w:pPr>
        <w:pStyle w:val="Code"/>
      </w:pPr>
      <w:r w:rsidRPr="00EC76D5">
        <w:t xml:space="preserve">  public MiddleOperator getOperator() {</w:t>
      </w:r>
    </w:p>
    <w:p w14:paraId="6E8E4FAD" w14:textId="77777777" w:rsidR="00B63078" w:rsidRPr="00EC76D5" w:rsidRDefault="00B63078" w:rsidP="00B63078">
      <w:pPr>
        <w:pStyle w:val="Code"/>
      </w:pPr>
      <w:r w:rsidRPr="00EC76D5">
        <w:t xml:space="preserve">    return m_operator;</w:t>
      </w:r>
    </w:p>
    <w:p w14:paraId="649390FD" w14:textId="77777777" w:rsidR="00B63078" w:rsidRPr="00EC76D5" w:rsidRDefault="00B63078" w:rsidP="00B63078">
      <w:pPr>
        <w:pStyle w:val="Code"/>
      </w:pPr>
      <w:r w:rsidRPr="00EC76D5">
        <w:t xml:space="preserve">  }</w:t>
      </w:r>
    </w:p>
    <w:p w14:paraId="0C2E1E8B" w14:textId="77777777" w:rsidR="00B63078" w:rsidRPr="00EC76D5" w:rsidRDefault="00B63078" w:rsidP="00B63078">
      <w:pPr>
        <w:pStyle w:val="Code"/>
      </w:pPr>
    </w:p>
    <w:p w14:paraId="60566BCC" w14:textId="77777777" w:rsidR="00B63078" w:rsidRPr="00EC76D5" w:rsidRDefault="00B63078" w:rsidP="00B63078">
      <w:pPr>
        <w:pStyle w:val="Code"/>
      </w:pPr>
      <w:r w:rsidRPr="00EC76D5">
        <w:lastRenderedPageBreak/>
        <w:t xml:space="preserve">  public void setOperator(MiddleOperator operator) {</w:t>
      </w:r>
    </w:p>
    <w:p w14:paraId="6E725EE0" w14:textId="77777777" w:rsidR="00B63078" w:rsidRPr="00EC76D5" w:rsidRDefault="00B63078" w:rsidP="00B63078">
      <w:pPr>
        <w:pStyle w:val="Code"/>
      </w:pPr>
      <w:r w:rsidRPr="00EC76D5">
        <w:t xml:space="preserve">    m_operator = operator;</w:t>
      </w:r>
    </w:p>
    <w:p w14:paraId="34AEBB8D" w14:textId="77777777" w:rsidR="00B63078" w:rsidRPr="00EC76D5" w:rsidRDefault="00B63078" w:rsidP="00B63078">
      <w:pPr>
        <w:pStyle w:val="Code"/>
      </w:pPr>
      <w:r w:rsidRPr="00EC76D5">
        <w:t xml:space="preserve">  }</w:t>
      </w:r>
    </w:p>
    <w:p w14:paraId="2E5DD396" w14:textId="77777777" w:rsidR="00B63078" w:rsidRPr="00EC76D5" w:rsidRDefault="00B63078" w:rsidP="00B63078">
      <w:pPr>
        <w:pStyle w:val="Code"/>
      </w:pPr>
    </w:p>
    <w:p w14:paraId="608AE048" w14:textId="77777777" w:rsidR="00B63078" w:rsidRPr="00EC76D5" w:rsidRDefault="00B63078" w:rsidP="00B63078">
      <w:pPr>
        <w:pStyle w:val="Code"/>
      </w:pPr>
      <w:r w:rsidRPr="00EC76D5">
        <w:t xml:space="preserve">  public Type getType() {</w:t>
      </w:r>
    </w:p>
    <w:p w14:paraId="4ACB0C3D" w14:textId="77777777" w:rsidR="00B63078" w:rsidRPr="00EC76D5" w:rsidRDefault="00B63078" w:rsidP="00B63078">
      <w:pPr>
        <w:pStyle w:val="Code"/>
      </w:pPr>
      <w:r w:rsidRPr="00EC76D5">
        <w:t xml:space="preserve">    return m_type;</w:t>
      </w:r>
    </w:p>
    <w:p w14:paraId="6AA15115" w14:textId="77777777" w:rsidR="00B63078" w:rsidRPr="00EC76D5" w:rsidRDefault="00B63078" w:rsidP="00B63078">
      <w:pPr>
        <w:pStyle w:val="Code"/>
      </w:pPr>
      <w:r w:rsidRPr="00EC76D5">
        <w:t xml:space="preserve">  }</w:t>
      </w:r>
    </w:p>
    <w:p w14:paraId="49B07310" w14:textId="77777777" w:rsidR="00B63078" w:rsidRPr="00EC76D5" w:rsidRDefault="00B63078" w:rsidP="00B63078">
      <w:pPr>
        <w:pStyle w:val="Code"/>
      </w:pPr>
      <w:r w:rsidRPr="00EC76D5">
        <w:t xml:space="preserve">    </w:t>
      </w:r>
    </w:p>
    <w:p w14:paraId="113AFDE3" w14:textId="77777777" w:rsidR="00B63078" w:rsidRPr="00EC76D5" w:rsidRDefault="00B63078" w:rsidP="00B63078">
      <w:pPr>
        <w:pStyle w:val="Code"/>
      </w:pPr>
      <w:r w:rsidRPr="00EC76D5">
        <w:t xml:space="preserve">  public boolean hasSideEffect() {</w:t>
      </w:r>
    </w:p>
    <w:p w14:paraId="1F2AB579" w14:textId="77777777" w:rsidR="00B63078" w:rsidRPr="00EC76D5" w:rsidRDefault="00B63078" w:rsidP="00B63078">
      <w:pPr>
        <w:pStyle w:val="Code"/>
      </w:pPr>
      <w:r w:rsidRPr="00EC76D5">
        <w:t xml:space="preserve">    return m_sideEffect;</w:t>
      </w:r>
    </w:p>
    <w:p w14:paraId="4480ABCA" w14:textId="77777777" w:rsidR="00B63078" w:rsidRPr="00EC76D5" w:rsidRDefault="00B63078" w:rsidP="00B63078">
      <w:pPr>
        <w:pStyle w:val="Code"/>
      </w:pPr>
      <w:r w:rsidRPr="00EC76D5">
        <w:t xml:space="preserve">  }</w:t>
      </w:r>
    </w:p>
    <w:p w14:paraId="174B2D24" w14:textId="77777777" w:rsidR="00B63078" w:rsidRPr="00EC76D5" w:rsidRDefault="00B63078" w:rsidP="00B63078">
      <w:pPr>
        <w:pStyle w:val="Code"/>
      </w:pPr>
      <w:r w:rsidRPr="00EC76D5">
        <w:t xml:space="preserve">  </w:t>
      </w:r>
    </w:p>
    <w:p w14:paraId="3A0F7FDE" w14:textId="77777777" w:rsidR="00B63078" w:rsidRPr="00EC76D5" w:rsidRDefault="00B63078" w:rsidP="00B63078">
      <w:pPr>
        <w:pStyle w:val="Code"/>
      </w:pPr>
      <w:r w:rsidRPr="00EC76D5">
        <w:t xml:space="preserve">  public Object getInfo() {</w:t>
      </w:r>
    </w:p>
    <w:p w14:paraId="7FA92D8E" w14:textId="77777777" w:rsidR="00B63078" w:rsidRPr="00EC76D5" w:rsidRDefault="00B63078" w:rsidP="00B63078">
      <w:pPr>
        <w:pStyle w:val="Code"/>
      </w:pPr>
      <w:r w:rsidRPr="00EC76D5">
        <w:t xml:space="preserve">    return m_info;</w:t>
      </w:r>
    </w:p>
    <w:p w14:paraId="18458C7C" w14:textId="77777777" w:rsidR="00B63078" w:rsidRPr="00EC76D5" w:rsidRDefault="00B63078" w:rsidP="00B63078">
      <w:pPr>
        <w:pStyle w:val="Code"/>
      </w:pPr>
      <w:r w:rsidRPr="00EC76D5">
        <w:t xml:space="preserve">  }</w:t>
      </w:r>
    </w:p>
    <w:p w14:paraId="3F2B3A1A" w14:textId="77777777" w:rsidR="00B63078" w:rsidRPr="00EC76D5" w:rsidRDefault="00B63078" w:rsidP="00B63078">
      <w:pPr>
        <w:pStyle w:val="Code"/>
      </w:pPr>
    </w:p>
    <w:p w14:paraId="7860D51A" w14:textId="77777777" w:rsidR="00B63078" w:rsidRPr="00EC76D5" w:rsidRDefault="00B63078" w:rsidP="00B63078">
      <w:pPr>
        <w:pStyle w:val="Code"/>
      </w:pPr>
      <w:r w:rsidRPr="00EC76D5">
        <w:t xml:space="preserve">  public void setInfo(int info) {</w:t>
      </w:r>
    </w:p>
    <w:p w14:paraId="35DC4899" w14:textId="77777777" w:rsidR="00B63078" w:rsidRPr="00EC76D5" w:rsidRDefault="00B63078" w:rsidP="00B63078">
      <w:pPr>
        <w:pStyle w:val="Code"/>
      </w:pPr>
      <w:r w:rsidRPr="00EC76D5">
        <w:t xml:space="preserve">    m_info = info;</w:t>
      </w:r>
    </w:p>
    <w:p w14:paraId="5ED9DCB0" w14:textId="77777777" w:rsidR="00B63078" w:rsidRPr="00EC76D5" w:rsidRDefault="00B63078" w:rsidP="00B63078">
      <w:pPr>
        <w:pStyle w:val="Code"/>
      </w:pPr>
      <w:r w:rsidRPr="00EC76D5">
        <w:t xml:space="preserve">  }</w:t>
      </w:r>
    </w:p>
    <w:p w14:paraId="66F4343C" w14:textId="77777777" w:rsidR="00B63078" w:rsidRPr="00EC76D5" w:rsidRDefault="00B63078" w:rsidP="00B63078">
      <w:pPr>
        <w:pStyle w:val="Code"/>
      </w:pPr>
    </w:p>
    <w:p w14:paraId="4184DC01" w14:textId="77777777" w:rsidR="00B63078" w:rsidRPr="00EC76D5" w:rsidRDefault="00B63078" w:rsidP="00B63078">
      <w:pPr>
        <w:pStyle w:val="Code"/>
      </w:pPr>
      <w:r w:rsidRPr="00EC76D5">
        <w:t xml:space="preserve">  public SyntaxTree getReturnTree() {</w:t>
      </w:r>
    </w:p>
    <w:p w14:paraId="20F8F605" w14:textId="77777777" w:rsidR="00B63078" w:rsidRPr="00EC76D5" w:rsidRDefault="00B63078" w:rsidP="00B63078">
      <w:pPr>
        <w:pStyle w:val="Code"/>
      </w:pPr>
      <w:r w:rsidRPr="00EC76D5">
        <w:t xml:space="preserve">    return m_returnTree;</w:t>
      </w:r>
    </w:p>
    <w:p w14:paraId="0A02E7A0" w14:textId="77777777" w:rsidR="00B63078" w:rsidRPr="00EC76D5" w:rsidRDefault="00B63078" w:rsidP="00B63078">
      <w:pPr>
        <w:pStyle w:val="Code"/>
      </w:pPr>
      <w:r w:rsidRPr="00EC76D5">
        <w:t xml:space="preserve">  }</w:t>
      </w:r>
    </w:p>
    <w:p w14:paraId="2C7C9561" w14:textId="77777777" w:rsidR="00B63078" w:rsidRPr="00EC76D5" w:rsidRDefault="00B63078" w:rsidP="00B63078">
      <w:pPr>
        <w:pStyle w:val="Code"/>
      </w:pPr>
    </w:p>
    <w:p w14:paraId="427B832E" w14:textId="77777777" w:rsidR="00B63078" w:rsidRPr="00EC76D5" w:rsidRDefault="00B63078" w:rsidP="00B63078">
      <w:pPr>
        <w:pStyle w:val="Code"/>
      </w:pPr>
      <w:r w:rsidRPr="00EC76D5">
        <w:t xml:space="preserve">  public void setReturnTree(SyntaxTree returnTree) {</w:t>
      </w:r>
    </w:p>
    <w:p w14:paraId="1764467E" w14:textId="77777777" w:rsidR="00B63078" w:rsidRPr="00EC76D5" w:rsidRDefault="00B63078" w:rsidP="00B63078">
      <w:pPr>
        <w:pStyle w:val="Code"/>
      </w:pPr>
      <w:r w:rsidRPr="00EC76D5">
        <w:t xml:space="preserve">    m_returnTree = returnTree;</w:t>
      </w:r>
    </w:p>
    <w:p w14:paraId="7CF10DE3" w14:textId="77777777" w:rsidR="00B63078" w:rsidRPr="00EC76D5" w:rsidRDefault="00B63078" w:rsidP="00B63078">
      <w:pPr>
        <w:pStyle w:val="Code"/>
      </w:pPr>
      <w:r w:rsidRPr="00EC76D5">
        <w:t xml:space="preserve">  }</w:t>
      </w:r>
    </w:p>
    <w:p w14:paraId="46AEAD8F" w14:textId="77777777" w:rsidR="00B63078" w:rsidRPr="00EC76D5" w:rsidRDefault="00B63078" w:rsidP="00B63078">
      <w:pPr>
        <w:pStyle w:val="Code"/>
      </w:pPr>
      <w:r w:rsidRPr="00EC76D5">
        <w:t xml:space="preserve">  </w:t>
      </w:r>
    </w:p>
    <w:p w14:paraId="36451699" w14:textId="77777777" w:rsidR="00B63078" w:rsidRPr="00EC76D5" w:rsidRDefault="00B63078" w:rsidP="00B63078">
      <w:pPr>
        <w:pStyle w:val="Code"/>
      </w:pPr>
      <w:r w:rsidRPr="00EC76D5">
        <w:t xml:space="preserve">  public Symbol getSymbol() {</w:t>
      </w:r>
    </w:p>
    <w:p w14:paraId="1380C8A5" w14:textId="77777777" w:rsidR="00B63078" w:rsidRPr="00EC76D5" w:rsidRDefault="00B63078" w:rsidP="00B63078">
      <w:pPr>
        <w:pStyle w:val="Code"/>
      </w:pPr>
      <w:r w:rsidRPr="00EC76D5">
        <w:t xml:space="preserve">    return m_symbol;</w:t>
      </w:r>
    </w:p>
    <w:p w14:paraId="4E9E2C58" w14:textId="77777777" w:rsidR="00B63078" w:rsidRPr="00EC76D5" w:rsidRDefault="00B63078" w:rsidP="00B63078">
      <w:pPr>
        <w:pStyle w:val="Code"/>
      </w:pPr>
      <w:r w:rsidRPr="00EC76D5">
        <w:t xml:space="preserve">  }</w:t>
      </w:r>
    </w:p>
    <w:p w14:paraId="251813F9" w14:textId="77777777" w:rsidR="00B63078" w:rsidRPr="00EC76D5" w:rsidRDefault="00B63078" w:rsidP="00B63078">
      <w:pPr>
        <w:pStyle w:val="Code"/>
      </w:pPr>
      <w:r w:rsidRPr="00EC76D5">
        <w:t xml:space="preserve">  </w:t>
      </w:r>
    </w:p>
    <w:p w14:paraId="27C2EF6E" w14:textId="77777777" w:rsidR="00B63078" w:rsidRPr="00EC76D5" w:rsidRDefault="00B63078" w:rsidP="00B63078">
      <w:pPr>
        <w:pStyle w:val="Code"/>
      </w:pPr>
      <w:r w:rsidRPr="00EC76D5">
        <w:t xml:space="preserve">  public boolean isRightValue() {</w:t>
      </w:r>
    </w:p>
    <w:p w14:paraId="7C681CBC" w14:textId="77777777" w:rsidR="00B63078" w:rsidRPr="00EC76D5" w:rsidRDefault="00B63078" w:rsidP="00B63078">
      <w:pPr>
        <w:pStyle w:val="Code"/>
      </w:pPr>
      <w:r w:rsidRPr="00EC76D5">
        <w:t xml:space="preserve">    return m_rightValue;</w:t>
      </w:r>
    </w:p>
    <w:p w14:paraId="412346F7" w14:textId="77777777" w:rsidR="00B63078" w:rsidRPr="00EC76D5" w:rsidRDefault="00B63078" w:rsidP="00B63078">
      <w:pPr>
        <w:pStyle w:val="Code"/>
      </w:pPr>
      <w:r w:rsidRPr="00EC76D5">
        <w:t xml:space="preserve">  }</w:t>
      </w:r>
    </w:p>
    <w:p w14:paraId="01665683" w14:textId="77777777" w:rsidR="00B63078" w:rsidRPr="00EC76D5" w:rsidRDefault="00B63078" w:rsidP="00B63078">
      <w:pPr>
        <w:pStyle w:val="Code"/>
      </w:pPr>
      <w:r w:rsidRPr="00EC76D5">
        <w:t xml:space="preserve">  </w:t>
      </w:r>
    </w:p>
    <w:p w14:paraId="4E119ED4" w14:textId="77777777" w:rsidR="00B63078" w:rsidRPr="00EC76D5" w:rsidRDefault="00B63078" w:rsidP="00B63078">
      <w:pPr>
        <w:pStyle w:val="Code"/>
      </w:pPr>
      <w:r w:rsidRPr="00EC76D5">
        <w:t xml:space="preserve">  public void setRightValue() {</w:t>
      </w:r>
    </w:p>
    <w:p w14:paraId="1507108C" w14:textId="77777777" w:rsidR="00B63078" w:rsidRPr="00EC76D5" w:rsidRDefault="00B63078" w:rsidP="00B63078">
      <w:pPr>
        <w:pStyle w:val="Code"/>
      </w:pPr>
      <w:r w:rsidRPr="00EC76D5">
        <w:t xml:space="preserve">    m_rightValue = true;</w:t>
      </w:r>
    </w:p>
    <w:p w14:paraId="4B128E85" w14:textId="77777777" w:rsidR="00B63078" w:rsidRPr="00EC76D5" w:rsidRDefault="00B63078" w:rsidP="00B63078">
      <w:pPr>
        <w:pStyle w:val="Code"/>
      </w:pPr>
      <w:r w:rsidRPr="00EC76D5">
        <w:t xml:space="preserve">  }</w:t>
      </w:r>
    </w:p>
    <w:p w14:paraId="21F25EFB" w14:textId="77777777" w:rsidR="00B63078" w:rsidRPr="00EC76D5" w:rsidRDefault="00B63078" w:rsidP="00B63078">
      <w:pPr>
        <w:pStyle w:val="Code"/>
      </w:pPr>
      <w:r w:rsidRPr="00EC76D5">
        <w:t xml:space="preserve">  </w:t>
      </w:r>
    </w:p>
    <w:p w14:paraId="6A3294C7" w14:textId="77777777" w:rsidR="00B63078" w:rsidRPr="00EC76D5" w:rsidRDefault="00B63078" w:rsidP="00B63078">
      <w:pPr>
        <w:pStyle w:val="Code"/>
      </w:pPr>
      <w:r w:rsidRPr="00EC76D5">
        <w:t xml:space="preserve">  public SyntaxTree getChild(int index) {</w:t>
      </w:r>
    </w:p>
    <w:p w14:paraId="31828F14" w14:textId="77777777" w:rsidR="00B63078" w:rsidRPr="00EC76D5" w:rsidRDefault="00B63078" w:rsidP="00B63078">
      <w:pPr>
        <w:pStyle w:val="Code"/>
      </w:pPr>
      <w:r w:rsidRPr="00EC76D5">
        <w:t xml:space="preserve">    return m_childList.get(index);</w:t>
      </w:r>
    </w:p>
    <w:p w14:paraId="78B7C49C" w14:textId="77777777" w:rsidR="00B63078" w:rsidRPr="00EC76D5" w:rsidRDefault="00B63078" w:rsidP="00B63078">
      <w:pPr>
        <w:pStyle w:val="Code"/>
      </w:pPr>
      <w:r w:rsidRPr="00EC76D5">
        <w:t xml:space="preserve">  }</w:t>
      </w:r>
    </w:p>
    <w:p w14:paraId="3CFE866A" w14:textId="77777777" w:rsidR="00B63078" w:rsidRPr="00EC76D5" w:rsidRDefault="00B63078" w:rsidP="00B63078">
      <w:pPr>
        <w:pStyle w:val="Code"/>
      </w:pPr>
      <w:r w:rsidRPr="00EC76D5">
        <w:t xml:space="preserve">  </w:t>
      </w:r>
    </w:p>
    <w:p w14:paraId="0B776029" w14:textId="77777777" w:rsidR="00B63078" w:rsidRPr="00EC76D5" w:rsidRDefault="00B63078" w:rsidP="00B63078">
      <w:pPr>
        <w:pStyle w:val="Code"/>
      </w:pPr>
      <w:r w:rsidRPr="00EC76D5">
        <w:t xml:space="preserve">  public void setChild(int index, SyntaxTree childTree) {</w:t>
      </w:r>
    </w:p>
    <w:p w14:paraId="7DB0BB97" w14:textId="77777777" w:rsidR="00B63078" w:rsidRPr="00EC76D5" w:rsidRDefault="00B63078" w:rsidP="00B63078">
      <w:pPr>
        <w:pStyle w:val="Code"/>
      </w:pPr>
      <w:r w:rsidRPr="00EC76D5">
        <w:t xml:space="preserve">    if (childTree != null) {</w:t>
      </w:r>
    </w:p>
    <w:p w14:paraId="001980A0" w14:textId="77777777" w:rsidR="00B63078" w:rsidRPr="00EC76D5" w:rsidRDefault="00B63078" w:rsidP="00B63078">
      <w:pPr>
        <w:pStyle w:val="Code"/>
      </w:pPr>
      <w:r w:rsidRPr="00EC76D5">
        <w:t xml:space="preserve">      childTree.m_parent = this;</w:t>
      </w:r>
    </w:p>
    <w:p w14:paraId="6D683BD6" w14:textId="77777777" w:rsidR="00B63078" w:rsidRPr="00EC76D5" w:rsidRDefault="00B63078" w:rsidP="00B63078">
      <w:pPr>
        <w:pStyle w:val="Code"/>
      </w:pPr>
      <w:r w:rsidRPr="00EC76D5">
        <w:t xml:space="preserve">    }</w:t>
      </w:r>
    </w:p>
    <w:p w14:paraId="52CC660C" w14:textId="77777777" w:rsidR="00B63078" w:rsidRPr="00EC76D5" w:rsidRDefault="00B63078" w:rsidP="00B63078">
      <w:pPr>
        <w:pStyle w:val="Code"/>
      </w:pPr>
      <w:r w:rsidRPr="00EC76D5">
        <w:t xml:space="preserve">    </w:t>
      </w:r>
    </w:p>
    <w:p w14:paraId="0673B1CE" w14:textId="77777777" w:rsidR="00B63078" w:rsidRPr="00EC76D5" w:rsidRDefault="00B63078" w:rsidP="00B63078">
      <w:pPr>
        <w:pStyle w:val="Code"/>
      </w:pPr>
      <w:r w:rsidRPr="00EC76D5">
        <w:t xml:space="preserve">    if (index &lt; m_childList.size()) {</w:t>
      </w:r>
    </w:p>
    <w:p w14:paraId="1F78DE57" w14:textId="77777777" w:rsidR="00B63078" w:rsidRPr="00EC76D5" w:rsidRDefault="00B63078" w:rsidP="00B63078">
      <w:pPr>
        <w:pStyle w:val="Code"/>
      </w:pPr>
      <w:r w:rsidRPr="00EC76D5">
        <w:t xml:space="preserve">      m_childList.set(index, childTree);      </w:t>
      </w:r>
    </w:p>
    <w:p w14:paraId="7AF6736A" w14:textId="77777777" w:rsidR="00B63078" w:rsidRPr="00EC76D5" w:rsidRDefault="00B63078" w:rsidP="00B63078">
      <w:pPr>
        <w:pStyle w:val="Code"/>
      </w:pPr>
      <w:r w:rsidRPr="00EC76D5">
        <w:t xml:space="preserve">    }</w:t>
      </w:r>
    </w:p>
    <w:p w14:paraId="5BB6921B" w14:textId="77777777" w:rsidR="00B63078" w:rsidRPr="00EC76D5" w:rsidRDefault="00B63078" w:rsidP="00B63078">
      <w:pPr>
        <w:pStyle w:val="Code"/>
      </w:pPr>
      <w:r w:rsidRPr="00EC76D5">
        <w:t xml:space="preserve">    else {</w:t>
      </w:r>
    </w:p>
    <w:p w14:paraId="06100588" w14:textId="77777777" w:rsidR="00B63078" w:rsidRPr="00EC76D5" w:rsidRDefault="00B63078" w:rsidP="00B63078">
      <w:pPr>
        <w:pStyle w:val="Code"/>
      </w:pPr>
      <w:r w:rsidRPr="00EC76D5">
        <w:t xml:space="preserve">      m_childList.add(childTree);      </w:t>
      </w:r>
    </w:p>
    <w:p w14:paraId="2FB0DF37" w14:textId="77777777" w:rsidR="00B63078" w:rsidRPr="00EC76D5" w:rsidRDefault="00B63078" w:rsidP="00B63078">
      <w:pPr>
        <w:pStyle w:val="Code"/>
      </w:pPr>
      <w:r w:rsidRPr="00EC76D5">
        <w:t xml:space="preserve">    }</w:t>
      </w:r>
    </w:p>
    <w:p w14:paraId="2F700C49" w14:textId="77777777" w:rsidR="00B63078" w:rsidRPr="00EC76D5" w:rsidRDefault="00B63078" w:rsidP="00B63078">
      <w:pPr>
        <w:pStyle w:val="Code"/>
      </w:pPr>
      <w:r w:rsidRPr="00EC76D5">
        <w:t xml:space="preserve">  }</w:t>
      </w:r>
    </w:p>
    <w:p w14:paraId="7894150C" w14:textId="77777777" w:rsidR="00B63078" w:rsidRPr="00EC76D5" w:rsidRDefault="00B63078" w:rsidP="00B63078">
      <w:pPr>
        <w:pStyle w:val="Code"/>
      </w:pPr>
      <w:r w:rsidRPr="00EC76D5">
        <w:t xml:space="preserve">  </w:t>
      </w:r>
    </w:p>
    <w:p w14:paraId="63F866F7" w14:textId="77777777" w:rsidR="00B63078" w:rsidRPr="00EC76D5" w:rsidRDefault="00B63078" w:rsidP="00B63078">
      <w:pPr>
        <w:pStyle w:val="Code"/>
      </w:pPr>
      <w:r w:rsidRPr="00EC76D5">
        <w:lastRenderedPageBreak/>
        <w:t xml:space="preserve">  public void addChild(SyntaxTree childTree) {</w:t>
      </w:r>
    </w:p>
    <w:p w14:paraId="4B930A71" w14:textId="77777777" w:rsidR="00B63078" w:rsidRPr="00EC76D5" w:rsidRDefault="00B63078" w:rsidP="00B63078">
      <w:pPr>
        <w:pStyle w:val="Code"/>
      </w:pPr>
      <w:r w:rsidRPr="00EC76D5">
        <w:t xml:space="preserve">    if (childTree != null) {</w:t>
      </w:r>
    </w:p>
    <w:p w14:paraId="63045C6D" w14:textId="77777777" w:rsidR="00B63078" w:rsidRPr="00EC76D5" w:rsidRDefault="00B63078" w:rsidP="00B63078">
      <w:pPr>
        <w:pStyle w:val="Code"/>
      </w:pPr>
      <w:r w:rsidRPr="00EC76D5">
        <w:t xml:space="preserve">      childTree.m_parent = this;</w:t>
      </w:r>
    </w:p>
    <w:p w14:paraId="395AB776" w14:textId="77777777" w:rsidR="00B63078" w:rsidRPr="00EC76D5" w:rsidRDefault="00B63078" w:rsidP="00B63078">
      <w:pPr>
        <w:pStyle w:val="Code"/>
      </w:pPr>
      <w:r w:rsidRPr="00EC76D5">
        <w:t xml:space="preserve">    }</w:t>
      </w:r>
    </w:p>
    <w:p w14:paraId="683CF8FD" w14:textId="77777777" w:rsidR="00B63078" w:rsidRPr="00EC76D5" w:rsidRDefault="00B63078" w:rsidP="00B63078">
      <w:pPr>
        <w:pStyle w:val="Code"/>
      </w:pPr>
      <w:r w:rsidRPr="00EC76D5">
        <w:t xml:space="preserve">    </w:t>
      </w:r>
    </w:p>
    <w:p w14:paraId="0628FAEC" w14:textId="77777777" w:rsidR="00B63078" w:rsidRPr="00EC76D5" w:rsidRDefault="00B63078" w:rsidP="00B63078">
      <w:pPr>
        <w:pStyle w:val="Code"/>
      </w:pPr>
      <w:r w:rsidRPr="00EC76D5">
        <w:t xml:space="preserve">    m_childList.add(childTree);</w:t>
      </w:r>
    </w:p>
    <w:p w14:paraId="6D2EF09F" w14:textId="77777777" w:rsidR="00B63078" w:rsidRPr="00EC76D5" w:rsidRDefault="00B63078" w:rsidP="00B63078">
      <w:pPr>
        <w:pStyle w:val="Code"/>
      </w:pPr>
      <w:r w:rsidRPr="00EC76D5">
        <w:t xml:space="preserve">  }</w:t>
      </w:r>
    </w:p>
    <w:p w14:paraId="3CD1E924" w14:textId="77777777" w:rsidR="00B63078" w:rsidRPr="00EC76D5" w:rsidRDefault="00B63078" w:rsidP="00B63078">
      <w:pPr>
        <w:pStyle w:val="Code"/>
      </w:pPr>
      <w:r w:rsidRPr="00EC76D5">
        <w:t xml:space="preserve">  </w:t>
      </w:r>
    </w:p>
    <w:p w14:paraId="5BE9DAC6" w14:textId="77777777" w:rsidR="00B63078" w:rsidRPr="00EC76D5" w:rsidRDefault="00B63078" w:rsidP="00B63078">
      <w:pPr>
        <w:pStyle w:val="Code"/>
      </w:pPr>
      <w:r w:rsidRPr="00EC76D5">
        <w:t xml:space="preserve">  public SyntaxTree getParent() {</w:t>
      </w:r>
    </w:p>
    <w:p w14:paraId="357ACFD2" w14:textId="77777777" w:rsidR="00B63078" w:rsidRPr="00EC76D5" w:rsidRDefault="00B63078" w:rsidP="00B63078">
      <w:pPr>
        <w:pStyle w:val="Code"/>
      </w:pPr>
      <w:r w:rsidRPr="00EC76D5">
        <w:t xml:space="preserve">    return m_parent;</w:t>
      </w:r>
    </w:p>
    <w:p w14:paraId="438388BA" w14:textId="77777777" w:rsidR="00B63078" w:rsidRPr="00EC76D5" w:rsidRDefault="00B63078" w:rsidP="00B63078">
      <w:pPr>
        <w:pStyle w:val="Code"/>
      </w:pPr>
      <w:r w:rsidRPr="00EC76D5">
        <w:t xml:space="preserve">  }</w:t>
      </w:r>
    </w:p>
    <w:p w14:paraId="28210E74" w14:textId="77777777" w:rsidR="00B63078" w:rsidRPr="00EC76D5" w:rsidRDefault="00B63078" w:rsidP="00B63078">
      <w:pPr>
        <w:pStyle w:val="Code"/>
      </w:pPr>
      <w:r w:rsidRPr="00EC76D5">
        <w:t xml:space="preserve">  </w:t>
      </w:r>
    </w:p>
    <w:p w14:paraId="17344B8A" w14:textId="77777777" w:rsidR="00B63078" w:rsidRPr="00EC76D5" w:rsidRDefault="00B63078" w:rsidP="00B63078">
      <w:pPr>
        <w:pStyle w:val="Code"/>
      </w:pPr>
      <w:r w:rsidRPr="00EC76D5">
        <w:t xml:space="preserve">  public List&lt;SyntaxTree&gt; getChildList() {</w:t>
      </w:r>
    </w:p>
    <w:p w14:paraId="4C42A6FA" w14:textId="77777777" w:rsidR="00B63078" w:rsidRPr="00EC76D5" w:rsidRDefault="00B63078" w:rsidP="00B63078">
      <w:pPr>
        <w:pStyle w:val="Code"/>
      </w:pPr>
      <w:r w:rsidRPr="00EC76D5">
        <w:t xml:space="preserve">    return m_childList;</w:t>
      </w:r>
    </w:p>
    <w:p w14:paraId="340CA75A" w14:textId="77777777" w:rsidR="00B63078" w:rsidRPr="00EC76D5" w:rsidRDefault="00B63078" w:rsidP="00B63078">
      <w:pPr>
        <w:pStyle w:val="Code"/>
      </w:pPr>
      <w:r w:rsidRPr="00EC76D5">
        <w:t xml:space="preserve">  }</w:t>
      </w:r>
    </w:p>
    <w:p w14:paraId="6E112520" w14:textId="647CFC10" w:rsidR="00B63078" w:rsidRPr="00EC76D5" w:rsidRDefault="00B63078" w:rsidP="00B63078">
      <w:pPr>
        <w:pStyle w:val="Code"/>
      </w:pPr>
      <w:r w:rsidRPr="00EC76D5">
        <w:t>}</w:t>
      </w:r>
    </w:p>
    <w:p w14:paraId="6B10F678" w14:textId="086D4026" w:rsidR="006E7AB8" w:rsidRPr="00EC76D5" w:rsidRDefault="006E7AB8" w:rsidP="006E7AB8">
      <w:pPr>
        <w:pStyle w:val="Rubrik1"/>
      </w:pPr>
      <w:bookmarkStart w:id="5620" w:name="_Toc481936411"/>
      <w:r w:rsidRPr="00EC76D5">
        <w:lastRenderedPageBreak/>
        <w:t>Syntax Tree Optimization</w:t>
      </w:r>
      <w:bookmarkEnd w:id="5620"/>
    </w:p>
    <w:p w14:paraId="1DECCA2F" w14:textId="14E8FDEA" w:rsidR="00BD1CA2" w:rsidRPr="00EC76D5" w:rsidRDefault="008C0E8C" w:rsidP="008C0E8C">
      <w:pPr>
        <w:pStyle w:val="CodeListing"/>
      </w:pPr>
      <w:proofErr w:type="spellStart"/>
      <w:r w:rsidRPr="00EC76D5">
        <w:t>SyntaxTreeOptimizer.java</w:t>
      </w:r>
      <w:proofErr w:type="spellEnd"/>
    </w:p>
    <w:p w14:paraId="5280BA8E" w14:textId="77777777" w:rsidR="008C0E8C" w:rsidRPr="00EC76D5" w:rsidRDefault="008C0E8C" w:rsidP="008C0E8C">
      <w:pPr>
        <w:pStyle w:val="Code"/>
      </w:pPr>
      <w:r w:rsidRPr="00EC76D5">
        <w:t>package c_compiler;</w:t>
      </w:r>
    </w:p>
    <w:p w14:paraId="2F81BEF7" w14:textId="77777777" w:rsidR="008C0E8C" w:rsidRPr="00EC76D5" w:rsidRDefault="008C0E8C" w:rsidP="008C0E8C">
      <w:pPr>
        <w:pStyle w:val="Code"/>
      </w:pPr>
      <w:r w:rsidRPr="00EC76D5">
        <w:t>import java.math.*;</w:t>
      </w:r>
    </w:p>
    <w:p w14:paraId="1F87DA5B" w14:textId="77777777" w:rsidR="008C0E8C" w:rsidRPr="00EC76D5" w:rsidRDefault="008C0E8C" w:rsidP="008C0E8C">
      <w:pPr>
        <w:pStyle w:val="Code"/>
      </w:pPr>
      <w:r w:rsidRPr="00EC76D5">
        <w:t>import java.util.*;</w:t>
      </w:r>
    </w:p>
    <w:p w14:paraId="39D0999E" w14:textId="77777777" w:rsidR="008C0E8C" w:rsidRPr="00EC76D5" w:rsidRDefault="008C0E8C" w:rsidP="008C0E8C">
      <w:pPr>
        <w:pStyle w:val="Code"/>
      </w:pPr>
    </w:p>
    <w:p w14:paraId="12A223F5" w14:textId="77777777" w:rsidR="008C0E8C" w:rsidRPr="00EC76D5" w:rsidRDefault="008C0E8C" w:rsidP="008C0E8C">
      <w:pPr>
        <w:pStyle w:val="Code"/>
      </w:pPr>
      <w:r w:rsidRPr="00EC76D5">
        <w:t>public class SyntaxTreeOptimizer {</w:t>
      </w:r>
    </w:p>
    <w:p w14:paraId="714A3482" w14:textId="77777777" w:rsidR="008C0E8C" w:rsidRPr="00EC76D5" w:rsidRDefault="008C0E8C" w:rsidP="008C0E8C">
      <w:pPr>
        <w:pStyle w:val="Code"/>
      </w:pPr>
      <w:r w:rsidRPr="00EC76D5">
        <w:t xml:space="preserve">  public static SyntaxTree optimizeStatement(SyntaxTree stat) {</w:t>
      </w:r>
    </w:p>
    <w:p w14:paraId="46CD5C82" w14:textId="77777777" w:rsidR="008C0E8C" w:rsidRPr="00EC76D5" w:rsidRDefault="008C0E8C" w:rsidP="008C0E8C">
      <w:pPr>
        <w:pStyle w:val="Code"/>
      </w:pPr>
      <w:r w:rsidRPr="00EC76D5">
        <w:t xml:space="preserve">    if (stat == null) {</w:t>
      </w:r>
    </w:p>
    <w:p w14:paraId="4F62B5AD" w14:textId="77777777" w:rsidR="008C0E8C" w:rsidRPr="00EC76D5" w:rsidRDefault="008C0E8C" w:rsidP="008C0E8C">
      <w:pPr>
        <w:pStyle w:val="Code"/>
      </w:pPr>
      <w:r w:rsidRPr="00EC76D5">
        <w:t xml:space="preserve">      return null;</w:t>
      </w:r>
    </w:p>
    <w:p w14:paraId="18E08E82" w14:textId="77777777" w:rsidR="008C0E8C" w:rsidRPr="00EC76D5" w:rsidRDefault="008C0E8C" w:rsidP="008C0E8C">
      <w:pPr>
        <w:pStyle w:val="Code"/>
      </w:pPr>
      <w:r w:rsidRPr="00EC76D5">
        <w:t xml:space="preserve">    }</w:t>
      </w:r>
    </w:p>
    <w:p w14:paraId="79C7D0D6" w14:textId="77777777" w:rsidR="008C0E8C" w:rsidRPr="00EC76D5" w:rsidRDefault="008C0E8C" w:rsidP="008C0E8C">
      <w:pPr>
        <w:pStyle w:val="Code"/>
      </w:pPr>
    </w:p>
    <w:p w14:paraId="01A3AA1E" w14:textId="77777777" w:rsidR="008C0E8C" w:rsidRPr="00EC76D5" w:rsidRDefault="008C0E8C" w:rsidP="008C0E8C">
      <w:pPr>
        <w:pStyle w:val="Code"/>
      </w:pPr>
      <w:r w:rsidRPr="00EC76D5">
        <w:t xml:space="preserve">    switch (stat.getOperator()) {</w:t>
      </w:r>
    </w:p>
    <w:p w14:paraId="7EC1E47C" w14:textId="77777777" w:rsidR="008C0E8C" w:rsidRPr="00EC76D5" w:rsidRDefault="008C0E8C" w:rsidP="008C0E8C">
      <w:pPr>
        <w:pStyle w:val="Code"/>
      </w:pPr>
      <w:r w:rsidRPr="00EC76D5">
        <w:t xml:space="preserve">      case If:</w:t>
      </w:r>
    </w:p>
    <w:p w14:paraId="6F6773F6" w14:textId="77777777" w:rsidR="008C0E8C" w:rsidRPr="00EC76D5" w:rsidRDefault="008C0E8C" w:rsidP="008C0E8C">
      <w:pPr>
        <w:pStyle w:val="Code"/>
      </w:pPr>
      <w:r w:rsidRPr="00EC76D5">
        <w:t xml:space="preserve">        return optimizeIfStatement(stat);</w:t>
      </w:r>
    </w:p>
    <w:p w14:paraId="6ED8A6F7" w14:textId="77777777" w:rsidR="008C0E8C" w:rsidRPr="00EC76D5" w:rsidRDefault="008C0E8C" w:rsidP="008C0E8C">
      <w:pPr>
        <w:pStyle w:val="Code"/>
      </w:pPr>
    </w:p>
    <w:p w14:paraId="088A42A7" w14:textId="77777777" w:rsidR="008C0E8C" w:rsidRPr="00EC76D5" w:rsidRDefault="008C0E8C" w:rsidP="008C0E8C">
      <w:pPr>
        <w:pStyle w:val="Code"/>
      </w:pPr>
      <w:r w:rsidRPr="00EC76D5">
        <w:t xml:space="preserve">      case IfElse:</w:t>
      </w:r>
    </w:p>
    <w:p w14:paraId="3B2BA9F4" w14:textId="77777777" w:rsidR="008C0E8C" w:rsidRPr="00EC76D5" w:rsidRDefault="008C0E8C" w:rsidP="008C0E8C">
      <w:pPr>
        <w:pStyle w:val="Code"/>
      </w:pPr>
      <w:r w:rsidRPr="00EC76D5">
        <w:t xml:space="preserve">        return optimizeIfElseStatement(stat);</w:t>
      </w:r>
    </w:p>
    <w:p w14:paraId="1523D2B4" w14:textId="77777777" w:rsidR="008C0E8C" w:rsidRPr="00EC76D5" w:rsidRDefault="008C0E8C" w:rsidP="008C0E8C">
      <w:pPr>
        <w:pStyle w:val="Code"/>
      </w:pPr>
    </w:p>
    <w:p w14:paraId="1A570DCC" w14:textId="77777777" w:rsidR="008C0E8C" w:rsidRPr="00EC76D5" w:rsidRDefault="008C0E8C" w:rsidP="008C0E8C">
      <w:pPr>
        <w:pStyle w:val="Code"/>
      </w:pPr>
      <w:r w:rsidRPr="00EC76D5">
        <w:t xml:space="preserve">      case Switch:</w:t>
      </w:r>
    </w:p>
    <w:p w14:paraId="18B90CC0" w14:textId="77777777" w:rsidR="008C0E8C" w:rsidRPr="00EC76D5" w:rsidRDefault="008C0E8C" w:rsidP="008C0E8C">
      <w:pPr>
        <w:pStyle w:val="Code"/>
      </w:pPr>
      <w:r w:rsidRPr="00EC76D5">
        <w:t xml:space="preserve">        return optimizeSwitchStatement(stat);</w:t>
      </w:r>
    </w:p>
    <w:p w14:paraId="0E2AD9BA" w14:textId="77777777" w:rsidR="008C0E8C" w:rsidRPr="00EC76D5" w:rsidRDefault="008C0E8C" w:rsidP="008C0E8C">
      <w:pPr>
        <w:pStyle w:val="Code"/>
      </w:pPr>
      <w:r w:rsidRPr="00EC76D5">
        <w:t xml:space="preserve">        </w:t>
      </w:r>
    </w:p>
    <w:p w14:paraId="1CEF5BFC" w14:textId="77777777" w:rsidR="008C0E8C" w:rsidRPr="00EC76D5" w:rsidRDefault="008C0E8C" w:rsidP="008C0E8C">
      <w:pPr>
        <w:pStyle w:val="Code"/>
      </w:pPr>
      <w:r w:rsidRPr="00EC76D5">
        <w:t xml:space="preserve">      case Case:</w:t>
      </w:r>
    </w:p>
    <w:p w14:paraId="25A89ADB" w14:textId="77777777" w:rsidR="008C0E8C" w:rsidRPr="00EC76D5" w:rsidRDefault="008C0E8C" w:rsidP="008C0E8C">
      <w:pPr>
        <w:pStyle w:val="Code"/>
      </w:pPr>
      <w:r w:rsidRPr="00EC76D5">
        <w:t xml:space="preserve">        return stat;</w:t>
      </w:r>
    </w:p>
    <w:p w14:paraId="504981E6" w14:textId="77777777" w:rsidR="008C0E8C" w:rsidRPr="00EC76D5" w:rsidRDefault="008C0E8C" w:rsidP="008C0E8C">
      <w:pPr>
        <w:pStyle w:val="Code"/>
      </w:pPr>
      <w:r w:rsidRPr="00EC76D5">
        <w:t xml:space="preserve">        </w:t>
      </w:r>
    </w:p>
    <w:p w14:paraId="2F093331" w14:textId="77777777" w:rsidR="008C0E8C" w:rsidRPr="00EC76D5" w:rsidRDefault="008C0E8C" w:rsidP="008C0E8C">
      <w:pPr>
        <w:pStyle w:val="Code"/>
      </w:pPr>
      <w:r w:rsidRPr="00EC76D5">
        <w:t xml:space="preserve">      case Default:</w:t>
      </w:r>
    </w:p>
    <w:p w14:paraId="0EFDA217" w14:textId="77777777" w:rsidR="008C0E8C" w:rsidRPr="00EC76D5" w:rsidRDefault="008C0E8C" w:rsidP="008C0E8C">
      <w:pPr>
        <w:pStyle w:val="Code"/>
      </w:pPr>
      <w:r w:rsidRPr="00EC76D5">
        <w:t xml:space="preserve">        return optimizeDefaultStatement(stat);</w:t>
      </w:r>
    </w:p>
    <w:p w14:paraId="3340042E" w14:textId="77777777" w:rsidR="008C0E8C" w:rsidRPr="00EC76D5" w:rsidRDefault="008C0E8C" w:rsidP="008C0E8C">
      <w:pPr>
        <w:pStyle w:val="Code"/>
      </w:pPr>
      <w:r w:rsidRPr="00EC76D5">
        <w:t xml:space="preserve">        </w:t>
      </w:r>
    </w:p>
    <w:p w14:paraId="39ED188D" w14:textId="77777777" w:rsidR="008C0E8C" w:rsidRPr="00EC76D5" w:rsidRDefault="008C0E8C" w:rsidP="008C0E8C">
      <w:pPr>
        <w:pStyle w:val="Code"/>
      </w:pPr>
      <w:r w:rsidRPr="00EC76D5">
        <w:t xml:space="preserve">      case Break:</w:t>
      </w:r>
    </w:p>
    <w:p w14:paraId="57D3A9C5" w14:textId="77777777" w:rsidR="008C0E8C" w:rsidRPr="00EC76D5" w:rsidRDefault="008C0E8C" w:rsidP="008C0E8C">
      <w:pPr>
        <w:pStyle w:val="Code"/>
      </w:pPr>
      <w:r w:rsidRPr="00EC76D5">
        <w:t xml:space="preserve">      case Continue:</w:t>
      </w:r>
    </w:p>
    <w:p w14:paraId="6E24CE85" w14:textId="77777777" w:rsidR="008C0E8C" w:rsidRPr="00EC76D5" w:rsidRDefault="008C0E8C" w:rsidP="008C0E8C">
      <w:pPr>
        <w:pStyle w:val="Code"/>
      </w:pPr>
      <w:r w:rsidRPr="00EC76D5">
        <w:t xml:space="preserve">      case Goto:</w:t>
      </w:r>
    </w:p>
    <w:p w14:paraId="1513A9FF" w14:textId="77777777" w:rsidR="008C0E8C" w:rsidRPr="00EC76D5" w:rsidRDefault="008C0E8C" w:rsidP="008C0E8C">
      <w:pPr>
        <w:pStyle w:val="Code"/>
      </w:pPr>
      <w:r w:rsidRPr="00EC76D5">
        <w:t xml:space="preserve">      case ClearRegisters:</w:t>
      </w:r>
    </w:p>
    <w:p w14:paraId="2E6D61D9" w14:textId="77777777" w:rsidR="008C0E8C" w:rsidRPr="00EC76D5" w:rsidRDefault="008C0E8C" w:rsidP="008C0E8C">
      <w:pPr>
        <w:pStyle w:val="Code"/>
      </w:pPr>
      <w:r w:rsidRPr="00EC76D5">
        <w:t xml:space="preserve">      case JumpRegister:</w:t>
      </w:r>
    </w:p>
    <w:p w14:paraId="354F7CE0" w14:textId="77777777" w:rsidR="008C0E8C" w:rsidRPr="00EC76D5" w:rsidRDefault="008C0E8C" w:rsidP="008C0E8C">
      <w:pPr>
        <w:pStyle w:val="Code"/>
      </w:pPr>
      <w:r w:rsidRPr="00EC76D5">
        <w:t xml:space="preserve">        return stat;</w:t>
      </w:r>
    </w:p>
    <w:p w14:paraId="45767C4F" w14:textId="77777777" w:rsidR="008C0E8C" w:rsidRPr="00EC76D5" w:rsidRDefault="008C0E8C" w:rsidP="008C0E8C">
      <w:pPr>
        <w:pStyle w:val="Code"/>
      </w:pPr>
    </w:p>
    <w:p w14:paraId="6D8BC1DB" w14:textId="77777777" w:rsidR="008C0E8C" w:rsidRPr="00EC76D5" w:rsidRDefault="008C0E8C" w:rsidP="008C0E8C">
      <w:pPr>
        <w:pStyle w:val="Code"/>
      </w:pPr>
      <w:r w:rsidRPr="00EC76D5">
        <w:t xml:space="preserve">      case While:</w:t>
      </w:r>
    </w:p>
    <w:p w14:paraId="2598E2A0" w14:textId="77777777" w:rsidR="008C0E8C" w:rsidRPr="00EC76D5" w:rsidRDefault="008C0E8C" w:rsidP="008C0E8C">
      <w:pPr>
        <w:pStyle w:val="Code"/>
      </w:pPr>
      <w:r w:rsidRPr="00EC76D5">
        <w:t xml:space="preserve">        return optimizeWhileStatement(stat);</w:t>
      </w:r>
    </w:p>
    <w:p w14:paraId="753AD589" w14:textId="77777777" w:rsidR="008C0E8C" w:rsidRPr="00EC76D5" w:rsidRDefault="008C0E8C" w:rsidP="008C0E8C">
      <w:pPr>
        <w:pStyle w:val="Code"/>
      </w:pPr>
    </w:p>
    <w:p w14:paraId="6D1ED88F" w14:textId="77777777" w:rsidR="008C0E8C" w:rsidRPr="00EC76D5" w:rsidRDefault="008C0E8C" w:rsidP="008C0E8C">
      <w:pPr>
        <w:pStyle w:val="Code"/>
      </w:pPr>
      <w:r w:rsidRPr="00EC76D5">
        <w:t xml:space="preserve">      case Do:</w:t>
      </w:r>
    </w:p>
    <w:p w14:paraId="5366E673" w14:textId="77777777" w:rsidR="008C0E8C" w:rsidRPr="00EC76D5" w:rsidRDefault="008C0E8C" w:rsidP="008C0E8C">
      <w:pPr>
        <w:pStyle w:val="Code"/>
      </w:pPr>
      <w:r w:rsidRPr="00EC76D5">
        <w:t xml:space="preserve">        return optimizeDoStatement(stat);</w:t>
      </w:r>
    </w:p>
    <w:p w14:paraId="2DA3B766" w14:textId="77777777" w:rsidR="008C0E8C" w:rsidRPr="00EC76D5" w:rsidRDefault="008C0E8C" w:rsidP="008C0E8C">
      <w:pPr>
        <w:pStyle w:val="Code"/>
      </w:pPr>
    </w:p>
    <w:p w14:paraId="7CBF93ED" w14:textId="77777777" w:rsidR="008C0E8C" w:rsidRPr="00EC76D5" w:rsidRDefault="008C0E8C" w:rsidP="008C0E8C">
      <w:pPr>
        <w:pStyle w:val="Code"/>
      </w:pPr>
      <w:r w:rsidRPr="00EC76D5">
        <w:t xml:space="preserve">      case For:</w:t>
      </w:r>
    </w:p>
    <w:p w14:paraId="5C9ADD10" w14:textId="77777777" w:rsidR="008C0E8C" w:rsidRPr="00EC76D5" w:rsidRDefault="008C0E8C" w:rsidP="008C0E8C">
      <w:pPr>
        <w:pStyle w:val="Code"/>
      </w:pPr>
      <w:r w:rsidRPr="00EC76D5">
        <w:t xml:space="preserve">        return optimizeForStatement(stat);</w:t>
      </w:r>
    </w:p>
    <w:p w14:paraId="3C1F934B" w14:textId="77777777" w:rsidR="008C0E8C" w:rsidRPr="00EC76D5" w:rsidRDefault="008C0E8C" w:rsidP="008C0E8C">
      <w:pPr>
        <w:pStyle w:val="Code"/>
      </w:pPr>
    </w:p>
    <w:p w14:paraId="22626DFA" w14:textId="77777777" w:rsidR="008C0E8C" w:rsidRPr="00EC76D5" w:rsidRDefault="008C0E8C" w:rsidP="008C0E8C">
      <w:pPr>
        <w:pStyle w:val="Code"/>
      </w:pPr>
      <w:r w:rsidRPr="00EC76D5">
        <w:t xml:space="preserve">      case Return:</w:t>
      </w:r>
    </w:p>
    <w:p w14:paraId="3521DF78" w14:textId="77777777" w:rsidR="008C0E8C" w:rsidRPr="00EC76D5" w:rsidRDefault="008C0E8C" w:rsidP="008C0E8C">
      <w:pPr>
        <w:pStyle w:val="Code"/>
      </w:pPr>
      <w:r w:rsidRPr="00EC76D5">
        <w:t xml:space="preserve">        return optimizeReturnStatement(stat);</w:t>
      </w:r>
    </w:p>
    <w:p w14:paraId="6F86DBA7" w14:textId="77777777" w:rsidR="008C0E8C" w:rsidRPr="00EC76D5" w:rsidRDefault="008C0E8C" w:rsidP="008C0E8C">
      <w:pPr>
        <w:pStyle w:val="Code"/>
      </w:pPr>
    </w:p>
    <w:p w14:paraId="23A58670" w14:textId="77777777" w:rsidR="008C0E8C" w:rsidRPr="00EC76D5" w:rsidRDefault="008C0E8C" w:rsidP="008C0E8C">
      <w:pPr>
        <w:pStyle w:val="Code"/>
      </w:pPr>
      <w:r w:rsidRPr="00EC76D5">
        <w:t xml:space="preserve">      case Exit:</w:t>
      </w:r>
    </w:p>
    <w:p w14:paraId="20233867" w14:textId="77777777" w:rsidR="008C0E8C" w:rsidRPr="00EC76D5" w:rsidRDefault="008C0E8C" w:rsidP="008C0E8C">
      <w:pPr>
        <w:pStyle w:val="Code"/>
      </w:pPr>
      <w:r w:rsidRPr="00EC76D5">
        <w:t xml:space="preserve">        return optimizeExitStatement(stat);</w:t>
      </w:r>
    </w:p>
    <w:p w14:paraId="0237865D" w14:textId="77777777" w:rsidR="008C0E8C" w:rsidRPr="00EC76D5" w:rsidRDefault="008C0E8C" w:rsidP="008C0E8C">
      <w:pPr>
        <w:pStyle w:val="Code"/>
      </w:pPr>
    </w:p>
    <w:p w14:paraId="272A4114" w14:textId="77777777" w:rsidR="008C0E8C" w:rsidRPr="00EC76D5" w:rsidRDefault="008C0E8C" w:rsidP="008C0E8C">
      <w:pPr>
        <w:pStyle w:val="Code"/>
      </w:pPr>
      <w:r w:rsidRPr="00EC76D5">
        <w:t xml:space="preserve">      case Label:</w:t>
      </w:r>
    </w:p>
    <w:p w14:paraId="1B0F64F3" w14:textId="77777777" w:rsidR="008C0E8C" w:rsidRPr="00EC76D5" w:rsidRDefault="008C0E8C" w:rsidP="008C0E8C">
      <w:pPr>
        <w:pStyle w:val="Code"/>
      </w:pPr>
      <w:r w:rsidRPr="00EC76D5">
        <w:t xml:space="preserve">        return optimizeLabelStatement(stat);</w:t>
      </w:r>
    </w:p>
    <w:p w14:paraId="38A0901A" w14:textId="77777777" w:rsidR="008C0E8C" w:rsidRPr="00EC76D5" w:rsidRDefault="008C0E8C" w:rsidP="008C0E8C">
      <w:pPr>
        <w:pStyle w:val="Code"/>
      </w:pPr>
    </w:p>
    <w:p w14:paraId="02C4F66A" w14:textId="77777777" w:rsidR="008C0E8C" w:rsidRPr="00EC76D5" w:rsidRDefault="008C0E8C" w:rsidP="008C0E8C">
      <w:pPr>
        <w:pStyle w:val="Code"/>
      </w:pPr>
      <w:r w:rsidRPr="00EC76D5">
        <w:t xml:space="preserve">      case Expression:</w:t>
      </w:r>
    </w:p>
    <w:p w14:paraId="592DE020" w14:textId="77777777" w:rsidR="008C0E8C" w:rsidRPr="00EC76D5" w:rsidRDefault="008C0E8C" w:rsidP="008C0E8C">
      <w:pPr>
        <w:pStyle w:val="Code"/>
      </w:pPr>
      <w:r w:rsidRPr="00EC76D5">
        <w:lastRenderedPageBreak/>
        <w:t xml:space="preserve">        return optimizeExpressionStatement(stat);</w:t>
      </w:r>
    </w:p>
    <w:p w14:paraId="4FFC1E7E" w14:textId="77777777" w:rsidR="008C0E8C" w:rsidRPr="00EC76D5" w:rsidRDefault="008C0E8C" w:rsidP="008C0E8C">
      <w:pPr>
        <w:pStyle w:val="Code"/>
      </w:pPr>
      <w:r w:rsidRPr="00EC76D5">
        <w:t xml:space="preserve">        </w:t>
      </w:r>
    </w:p>
    <w:p w14:paraId="162AA3B7" w14:textId="77777777" w:rsidR="008C0E8C" w:rsidRPr="00EC76D5" w:rsidRDefault="008C0E8C" w:rsidP="008C0E8C">
      <w:pPr>
        <w:pStyle w:val="Code"/>
      </w:pPr>
      <w:r w:rsidRPr="00EC76D5">
        <w:t xml:space="preserve">      case LoadToRegister:</w:t>
      </w:r>
    </w:p>
    <w:p w14:paraId="7CD75215" w14:textId="77777777" w:rsidR="008C0E8C" w:rsidRPr="00EC76D5" w:rsidRDefault="008C0E8C" w:rsidP="008C0E8C">
      <w:pPr>
        <w:pStyle w:val="Code"/>
      </w:pPr>
      <w:r w:rsidRPr="00EC76D5">
        <w:t xml:space="preserve">        return optimizeLoadToRegisterStatement(stat);</w:t>
      </w:r>
    </w:p>
    <w:p w14:paraId="6B74EF14" w14:textId="77777777" w:rsidR="008C0E8C" w:rsidRPr="00EC76D5" w:rsidRDefault="008C0E8C" w:rsidP="008C0E8C">
      <w:pPr>
        <w:pStyle w:val="Code"/>
      </w:pPr>
    </w:p>
    <w:p w14:paraId="0004D16C" w14:textId="77777777" w:rsidR="008C0E8C" w:rsidRPr="00EC76D5" w:rsidRDefault="008C0E8C" w:rsidP="008C0E8C">
      <w:pPr>
        <w:pStyle w:val="Code"/>
      </w:pPr>
      <w:r w:rsidRPr="00EC76D5">
        <w:t xml:space="preserve">      case SaveFromRegister:</w:t>
      </w:r>
    </w:p>
    <w:p w14:paraId="53E2D926" w14:textId="77777777" w:rsidR="008C0E8C" w:rsidRPr="00EC76D5" w:rsidRDefault="008C0E8C" w:rsidP="008C0E8C">
      <w:pPr>
        <w:pStyle w:val="Code"/>
      </w:pPr>
      <w:r w:rsidRPr="00EC76D5">
        <w:t xml:space="preserve">        return optimizeSaveFromRegisterStatement(stat);</w:t>
      </w:r>
    </w:p>
    <w:p w14:paraId="40B17A7F" w14:textId="77777777" w:rsidR="008C0E8C" w:rsidRPr="00EC76D5" w:rsidRDefault="008C0E8C" w:rsidP="008C0E8C">
      <w:pPr>
        <w:pStyle w:val="Code"/>
      </w:pPr>
    </w:p>
    <w:p w14:paraId="73B52CDB" w14:textId="77777777" w:rsidR="008C0E8C" w:rsidRPr="00EC76D5" w:rsidRDefault="008C0E8C" w:rsidP="008C0E8C">
      <w:pPr>
        <w:pStyle w:val="Code"/>
      </w:pPr>
      <w:r w:rsidRPr="00EC76D5">
        <w:t xml:space="preserve">      case SaveFromFlagByte:</w:t>
      </w:r>
    </w:p>
    <w:p w14:paraId="0886BBC8" w14:textId="77777777" w:rsidR="008C0E8C" w:rsidRPr="00EC76D5" w:rsidRDefault="008C0E8C" w:rsidP="008C0E8C">
      <w:pPr>
        <w:pStyle w:val="Code"/>
      </w:pPr>
      <w:r w:rsidRPr="00EC76D5">
        <w:t xml:space="preserve">        return optimizeSaveFlagByteRegisterStatement(stat);</w:t>
      </w:r>
    </w:p>
    <w:p w14:paraId="33DEA2A0" w14:textId="77777777" w:rsidR="008C0E8C" w:rsidRPr="00EC76D5" w:rsidRDefault="008C0E8C" w:rsidP="008C0E8C">
      <w:pPr>
        <w:pStyle w:val="Code"/>
      </w:pPr>
    </w:p>
    <w:p w14:paraId="7F11AC16" w14:textId="77777777" w:rsidR="008C0E8C" w:rsidRPr="00EC76D5" w:rsidRDefault="008C0E8C" w:rsidP="008C0E8C">
      <w:pPr>
        <w:pStyle w:val="Code"/>
      </w:pPr>
      <w:r w:rsidRPr="00EC76D5">
        <w:t xml:space="preserve">      case Interrupt:</w:t>
      </w:r>
    </w:p>
    <w:p w14:paraId="6403D1A2" w14:textId="77777777" w:rsidR="008C0E8C" w:rsidRPr="00EC76D5" w:rsidRDefault="008C0E8C" w:rsidP="008C0E8C">
      <w:pPr>
        <w:pStyle w:val="Code"/>
      </w:pPr>
      <w:r w:rsidRPr="00EC76D5">
        <w:t xml:space="preserve">        return stat;</w:t>
      </w:r>
    </w:p>
    <w:p w14:paraId="018E279F" w14:textId="77777777" w:rsidR="008C0E8C" w:rsidRPr="00EC76D5" w:rsidRDefault="008C0E8C" w:rsidP="008C0E8C">
      <w:pPr>
        <w:pStyle w:val="Code"/>
      </w:pPr>
    </w:p>
    <w:p w14:paraId="4592A43A" w14:textId="77777777" w:rsidR="008C0E8C" w:rsidRPr="00EC76D5" w:rsidRDefault="008C0E8C" w:rsidP="008C0E8C">
      <w:pPr>
        <w:pStyle w:val="Code"/>
      </w:pPr>
      <w:r w:rsidRPr="00EC76D5">
        <w:t xml:space="preserve">      case Declaration:</w:t>
      </w:r>
    </w:p>
    <w:p w14:paraId="25B31805" w14:textId="77777777" w:rsidR="008C0E8C" w:rsidRPr="00EC76D5" w:rsidRDefault="008C0E8C" w:rsidP="008C0E8C">
      <w:pPr>
        <w:pStyle w:val="Code"/>
      </w:pPr>
      <w:r w:rsidRPr="00EC76D5">
        <w:t xml:space="preserve">        return stat;</w:t>
      </w:r>
    </w:p>
    <w:p w14:paraId="62AD39AD" w14:textId="77777777" w:rsidR="008C0E8C" w:rsidRPr="00EC76D5" w:rsidRDefault="008C0E8C" w:rsidP="008C0E8C">
      <w:pPr>
        <w:pStyle w:val="Code"/>
      </w:pPr>
      <w:r w:rsidRPr="00EC76D5">
        <w:t xml:space="preserve">        </w:t>
      </w:r>
    </w:p>
    <w:p w14:paraId="2A8A9517" w14:textId="77777777" w:rsidR="008C0E8C" w:rsidRPr="00EC76D5" w:rsidRDefault="008C0E8C" w:rsidP="008C0E8C">
      <w:pPr>
        <w:pStyle w:val="Code"/>
      </w:pPr>
      <w:r w:rsidRPr="00EC76D5">
        <w:t xml:space="preserve">      case Block:</w:t>
      </w:r>
    </w:p>
    <w:p w14:paraId="218654C5" w14:textId="77777777" w:rsidR="008C0E8C" w:rsidRPr="00EC76D5" w:rsidRDefault="008C0E8C" w:rsidP="008C0E8C">
      <w:pPr>
        <w:pStyle w:val="Code"/>
      </w:pPr>
      <w:r w:rsidRPr="00EC76D5">
        <w:t xml:space="preserve">        return optimizeBlockStatement(stat);</w:t>
      </w:r>
    </w:p>
    <w:p w14:paraId="396ED2FF" w14:textId="77777777" w:rsidR="008C0E8C" w:rsidRPr="00EC76D5" w:rsidRDefault="008C0E8C" w:rsidP="008C0E8C">
      <w:pPr>
        <w:pStyle w:val="Code"/>
      </w:pPr>
    </w:p>
    <w:p w14:paraId="6BA15AC6" w14:textId="77777777" w:rsidR="008C0E8C" w:rsidRPr="00EC76D5" w:rsidRDefault="008C0E8C" w:rsidP="008C0E8C">
      <w:pPr>
        <w:pStyle w:val="Code"/>
      </w:pPr>
      <w:r w:rsidRPr="00EC76D5">
        <w:t xml:space="preserve">      default:</w:t>
      </w:r>
    </w:p>
    <w:p w14:paraId="28244B7A" w14:textId="77777777" w:rsidR="008C0E8C" w:rsidRPr="00EC76D5" w:rsidRDefault="008C0E8C" w:rsidP="008C0E8C">
      <w:pPr>
        <w:pStyle w:val="Code"/>
      </w:pPr>
      <w:r w:rsidRPr="00EC76D5">
        <w:t xml:space="preserve">        Assert.error("optimize stat " + stat.getOperator().name());</w:t>
      </w:r>
    </w:p>
    <w:p w14:paraId="13705061" w14:textId="77777777" w:rsidR="008C0E8C" w:rsidRPr="00EC76D5" w:rsidRDefault="008C0E8C" w:rsidP="008C0E8C">
      <w:pPr>
        <w:pStyle w:val="Code"/>
      </w:pPr>
      <w:r w:rsidRPr="00EC76D5">
        <w:t xml:space="preserve">        return null;</w:t>
      </w:r>
    </w:p>
    <w:p w14:paraId="56C85089" w14:textId="77777777" w:rsidR="008C0E8C" w:rsidRPr="00EC76D5" w:rsidRDefault="008C0E8C" w:rsidP="008C0E8C">
      <w:pPr>
        <w:pStyle w:val="Code"/>
      </w:pPr>
      <w:r w:rsidRPr="00EC76D5">
        <w:t xml:space="preserve">    }</w:t>
      </w:r>
    </w:p>
    <w:p w14:paraId="5DC6738E" w14:textId="77777777" w:rsidR="008C0E8C" w:rsidRPr="00EC76D5" w:rsidRDefault="008C0E8C" w:rsidP="008C0E8C">
      <w:pPr>
        <w:pStyle w:val="Code"/>
      </w:pPr>
      <w:r w:rsidRPr="00EC76D5">
        <w:t xml:space="preserve">  }</w:t>
      </w:r>
    </w:p>
    <w:p w14:paraId="214BFBFC" w14:textId="77777777" w:rsidR="008C0E8C" w:rsidRPr="00EC76D5" w:rsidRDefault="008C0E8C" w:rsidP="008C0E8C">
      <w:pPr>
        <w:pStyle w:val="Code"/>
      </w:pPr>
    </w:p>
    <w:p w14:paraId="7B0EAD83" w14:textId="77777777" w:rsidR="008C0E8C" w:rsidRPr="00EC76D5" w:rsidRDefault="008C0E8C" w:rsidP="008C0E8C">
      <w:pPr>
        <w:pStyle w:val="Code"/>
      </w:pPr>
      <w:r w:rsidRPr="00EC76D5">
        <w:t xml:space="preserve">  public static SyntaxTree optimizeIfStatement(SyntaxTree ifStat) {</w:t>
      </w:r>
    </w:p>
    <w:p w14:paraId="7D2378EA" w14:textId="61CD7806" w:rsidR="008C0E8C" w:rsidRPr="00EC76D5" w:rsidRDefault="008C0E8C" w:rsidP="008C0E8C">
      <w:pPr>
        <w:pStyle w:val="Code"/>
      </w:pPr>
      <w:r w:rsidRPr="00EC76D5">
        <w:t xml:space="preserve">    SyntaxTree </w:t>
      </w:r>
      <w:r w:rsidR="0038687E">
        <w:t>expression</w:t>
      </w:r>
      <w:r w:rsidRPr="00EC76D5">
        <w:t xml:space="preserve"> = ifStat.getChild(0), subStat = ifStat.getChild(1);</w:t>
      </w:r>
    </w:p>
    <w:p w14:paraId="54E2B2CD" w14:textId="0065C7BD" w:rsidR="008C0E8C" w:rsidRPr="00EC76D5" w:rsidRDefault="008C0E8C" w:rsidP="008C0E8C">
      <w:pPr>
        <w:pStyle w:val="Code"/>
      </w:pPr>
      <w:r w:rsidRPr="00EC76D5">
        <w:t xml:space="preserve">    ifStat.setChild(0, optimizeExpression(</w:t>
      </w:r>
      <w:r w:rsidR="0038687E">
        <w:t>expression</w:t>
      </w:r>
      <w:r w:rsidRPr="00EC76D5">
        <w:t xml:space="preserve">)); </w:t>
      </w:r>
    </w:p>
    <w:p w14:paraId="17F23DD0" w14:textId="77777777" w:rsidR="008C0E8C" w:rsidRPr="00EC76D5" w:rsidRDefault="008C0E8C" w:rsidP="008C0E8C">
      <w:pPr>
        <w:pStyle w:val="Code"/>
      </w:pPr>
      <w:r w:rsidRPr="00EC76D5">
        <w:t xml:space="preserve">    ifStat.setChild(1, optimizeStatement(subStat));</w:t>
      </w:r>
    </w:p>
    <w:p w14:paraId="433A1826" w14:textId="77777777" w:rsidR="008C0E8C" w:rsidRPr="00EC76D5" w:rsidRDefault="008C0E8C" w:rsidP="008C0E8C">
      <w:pPr>
        <w:pStyle w:val="Code"/>
      </w:pPr>
      <w:r w:rsidRPr="00EC76D5">
        <w:t xml:space="preserve">    return ifStat;</w:t>
      </w:r>
    </w:p>
    <w:p w14:paraId="26BD3D80" w14:textId="77777777" w:rsidR="008C0E8C" w:rsidRPr="00EC76D5" w:rsidRDefault="008C0E8C" w:rsidP="008C0E8C">
      <w:pPr>
        <w:pStyle w:val="Code"/>
      </w:pPr>
      <w:r w:rsidRPr="00EC76D5">
        <w:t xml:space="preserve">  }</w:t>
      </w:r>
    </w:p>
    <w:p w14:paraId="44ED2D38" w14:textId="77777777" w:rsidR="008C0E8C" w:rsidRPr="00EC76D5" w:rsidRDefault="008C0E8C" w:rsidP="008C0E8C">
      <w:pPr>
        <w:pStyle w:val="Code"/>
      </w:pPr>
    </w:p>
    <w:p w14:paraId="59EC8F64" w14:textId="77777777" w:rsidR="008C0E8C" w:rsidRPr="00EC76D5" w:rsidRDefault="008C0E8C" w:rsidP="008C0E8C">
      <w:pPr>
        <w:pStyle w:val="Code"/>
      </w:pPr>
      <w:r w:rsidRPr="00EC76D5">
        <w:t xml:space="preserve">  public static SyntaxTree optimizeIfElseStatement(SyntaxTree stat) {</w:t>
      </w:r>
    </w:p>
    <w:p w14:paraId="6345C532" w14:textId="7C69A09E" w:rsidR="008C0E8C" w:rsidRPr="00EC76D5" w:rsidRDefault="008C0E8C" w:rsidP="008C0E8C">
      <w:pPr>
        <w:pStyle w:val="Code"/>
      </w:pPr>
      <w:r w:rsidRPr="00EC76D5">
        <w:t xml:space="preserve">    SyntaxTree </w:t>
      </w:r>
      <w:r w:rsidR="0038687E">
        <w:t>expression</w:t>
      </w:r>
      <w:r w:rsidRPr="00EC76D5">
        <w:t xml:space="preserve"> = stat.getChild(0),</w:t>
      </w:r>
    </w:p>
    <w:p w14:paraId="06AAEF27" w14:textId="77777777" w:rsidR="008C0E8C" w:rsidRPr="00EC76D5" w:rsidRDefault="008C0E8C" w:rsidP="008C0E8C">
      <w:pPr>
        <w:pStyle w:val="Code"/>
      </w:pPr>
      <w:r w:rsidRPr="00EC76D5">
        <w:t xml:space="preserve">               trueStat = stat.getChild(1),</w:t>
      </w:r>
    </w:p>
    <w:p w14:paraId="66A5526E" w14:textId="77777777" w:rsidR="008C0E8C" w:rsidRPr="00EC76D5" w:rsidRDefault="008C0E8C" w:rsidP="008C0E8C">
      <w:pPr>
        <w:pStyle w:val="Code"/>
      </w:pPr>
      <w:r w:rsidRPr="00EC76D5">
        <w:t xml:space="preserve">               falseStat = stat.getChild(2);</w:t>
      </w:r>
    </w:p>
    <w:p w14:paraId="6F5826B1" w14:textId="77777777" w:rsidR="008C0E8C" w:rsidRPr="00EC76D5" w:rsidRDefault="008C0E8C" w:rsidP="008C0E8C">
      <w:pPr>
        <w:pStyle w:val="Code"/>
      </w:pPr>
      <w:r w:rsidRPr="00EC76D5">
        <w:t xml:space="preserve">    </w:t>
      </w:r>
    </w:p>
    <w:p w14:paraId="23D14140" w14:textId="737B3B62" w:rsidR="008C0E8C" w:rsidRPr="00EC76D5" w:rsidRDefault="008C0E8C" w:rsidP="008C0E8C">
      <w:pPr>
        <w:pStyle w:val="Code"/>
      </w:pPr>
      <w:r w:rsidRPr="00EC76D5">
        <w:t xml:space="preserve">    stat.setChild(0, optimizeExpression(</w:t>
      </w:r>
      <w:r w:rsidR="0038687E">
        <w:t>expression</w:t>
      </w:r>
      <w:r w:rsidRPr="00EC76D5">
        <w:t>));</w:t>
      </w:r>
    </w:p>
    <w:p w14:paraId="2DC0EBEC" w14:textId="77777777" w:rsidR="008C0E8C" w:rsidRPr="00EC76D5" w:rsidRDefault="008C0E8C" w:rsidP="008C0E8C">
      <w:pPr>
        <w:pStyle w:val="Code"/>
      </w:pPr>
      <w:r w:rsidRPr="00EC76D5">
        <w:t xml:space="preserve">    stat.setChild(1, optimizeStatement(trueStat));</w:t>
      </w:r>
    </w:p>
    <w:p w14:paraId="5D279500" w14:textId="77777777" w:rsidR="008C0E8C" w:rsidRPr="00EC76D5" w:rsidRDefault="008C0E8C" w:rsidP="008C0E8C">
      <w:pPr>
        <w:pStyle w:val="Code"/>
      </w:pPr>
      <w:r w:rsidRPr="00EC76D5">
        <w:t xml:space="preserve">    stat.setChild(2, optimizeStatement(falseStat));</w:t>
      </w:r>
    </w:p>
    <w:p w14:paraId="528BF9CA" w14:textId="77777777" w:rsidR="008C0E8C" w:rsidRPr="00EC76D5" w:rsidRDefault="008C0E8C" w:rsidP="008C0E8C">
      <w:pPr>
        <w:pStyle w:val="Code"/>
      </w:pPr>
      <w:r w:rsidRPr="00EC76D5">
        <w:t xml:space="preserve">    return stat;</w:t>
      </w:r>
    </w:p>
    <w:p w14:paraId="5EFA9D96" w14:textId="77777777" w:rsidR="008C0E8C" w:rsidRPr="00EC76D5" w:rsidRDefault="008C0E8C" w:rsidP="008C0E8C">
      <w:pPr>
        <w:pStyle w:val="Code"/>
      </w:pPr>
      <w:r w:rsidRPr="00EC76D5">
        <w:t xml:space="preserve">  }</w:t>
      </w:r>
    </w:p>
    <w:p w14:paraId="4F7C7036" w14:textId="77777777" w:rsidR="008C0E8C" w:rsidRPr="00EC76D5" w:rsidRDefault="008C0E8C" w:rsidP="008C0E8C">
      <w:pPr>
        <w:pStyle w:val="Code"/>
      </w:pPr>
    </w:p>
    <w:p w14:paraId="73E9B6F5" w14:textId="77777777" w:rsidR="008C0E8C" w:rsidRPr="00EC76D5" w:rsidRDefault="008C0E8C" w:rsidP="008C0E8C">
      <w:pPr>
        <w:pStyle w:val="Code"/>
      </w:pPr>
      <w:r w:rsidRPr="00EC76D5">
        <w:t xml:space="preserve">  public static SyntaxTree optimizeSwitchStatement(SyntaxTree switchStat) {</w:t>
      </w:r>
    </w:p>
    <w:p w14:paraId="681CD20F" w14:textId="378544A0" w:rsidR="008C0E8C" w:rsidRPr="00EC76D5" w:rsidRDefault="008C0E8C" w:rsidP="008C0E8C">
      <w:pPr>
        <w:pStyle w:val="Code"/>
      </w:pPr>
      <w:r w:rsidRPr="00EC76D5">
        <w:t xml:space="preserve">    SyntaxTree </w:t>
      </w:r>
      <w:r w:rsidR="0038687E">
        <w:t>expression</w:t>
      </w:r>
      <w:r w:rsidRPr="00EC76D5">
        <w:t xml:space="preserve"> = switchStat.getChild(0), subStat = switchStat.getChild(1);</w:t>
      </w:r>
    </w:p>
    <w:p w14:paraId="34B3696F" w14:textId="2259A755" w:rsidR="008C0E8C" w:rsidRPr="00EC76D5" w:rsidRDefault="008C0E8C" w:rsidP="008C0E8C">
      <w:pPr>
        <w:pStyle w:val="Code"/>
      </w:pPr>
      <w:r w:rsidRPr="00EC76D5">
        <w:t xml:space="preserve">    switchStat.setChild(0, optimizeExpression(</w:t>
      </w:r>
      <w:r w:rsidR="0038687E">
        <w:t>expression</w:t>
      </w:r>
      <w:r w:rsidRPr="00EC76D5">
        <w:t>));</w:t>
      </w:r>
    </w:p>
    <w:p w14:paraId="61E094F3" w14:textId="77777777" w:rsidR="008C0E8C" w:rsidRPr="00EC76D5" w:rsidRDefault="008C0E8C" w:rsidP="008C0E8C">
      <w:pPr>
        <w:pStyle w:val="Code"/>
      </w:pPr>
      <w:r w:rsidRPr="00EC76D5">
        <w:t xml:space="preserve">    switchStat.setChild(1, optimizeStatement(subStat));</w:t>
      </w:r>
    </w:p>
    <w:p w14:paraId="7FBF0F02" w14:textId="77777777" w:rsidR="008C0E8C" w:rsidRPr="00EC76D5" w:rsidRDefault="008C0E8C" w:rsidP="008C0E8C">
      <w:pPr>
        <w:pStyle w:val="Code"/>
      </w:pPr>
      <w:r w:rsidRPr="00EC76D5">
        <w:t xml:space="preserve">    return switchStat;</w:t>
      </w:r>
    </w:p>
    <w:p w14:paraId="5FAFACAC" w14:textId="77777777" w:rsidR="008C0E8C" w:rsidRPr="00EC76D5" w:rsidRDefault="008C0E8C" w:rsidP="008C0E8C">
      <w:pPr>
        <w:pStyle w:val="Code"/>
      </w:pPr>
      <w:r w:rsidRPr="00EC76D5">
        <w:t xml:space="preserve">  }</w:t>
      </w:r>
    </w:p>
    <w:p w14:paraId="71802084" w14:textId="77777777" w:rsidR="008C0E8C" w:rsidRPr="00EC76D5" w:rsidRDefault="008C0E8C" w:rsidP="008C0E8C">
      <w:pPr>
        <w:pStyle w:val="Code"/>
      </w:pPr>
    </w:p>
    <w:p w14:paraId="5B6C6695" w14:textId="77777777" w:rsidR="008C0E8C" w:rsidRPr="00EC76D5" w:rsidRDefault="008C0E8C" w:rsidP="008C0E8C">
      <w:pPr>
        <w:pStyle w:val="Code"/>
      </w:pPr>
      <w:r w:rsidRPr="00EC76D5">
        <w:t xml:space="preserve">  public static SyntaxTree optimizeDefaultStatement(SyntaxTree defaultStat) {</w:t>
      </w:r>
    </w:p>
    <w:p w14:paraId="68A83B11" w14:textId="77777777" w:rsidR="008C0E8C" w:rsidRPr="00EC76D5" w:rsidRDefault="008C0E8C" w:rsidP="008C0E8C">
      <w:pPr>
        <w:pStyle w:val="Code"/>
      </w:pPr>
      <w:r w:rsidRPr="00EC76D5">
        <w:t xml:space="preserve">    SyntaxTree subStat = defaultStat.getChild(0);</w:t>
      </w:r>
    </w:p>
    <w:p w14:paraId="18EEEC52" w14:textId="77777777" w:rsidR="008C0E8C" w:rsidRPr="00EC76D5" w:rsidRDefault="008C0E8C" w:rsidP="008C0E8C">
      <w:pPr>
        <w:pStyle w:val="Code"/>
      </w:pPr>
      <w:r w:rsidRPr="00EC76D5">
        <w:t xml:space="preserve">    defaultStat.setChild(0, optimizeStatement(subStat));</w:t>
      </w:r>
    </w:p>
    <w:p w14:paraId="20ECC3E8" w14:textId="77777777" w:rsidR="008C0E8C" w:rsidRPr="00EC76D5" w:rsidRDefault="008C0E8C" w:rsidP="008C0E8C">
      <w:pPr>
        <w:pStyle w:val="Code"/>
      </w:pPr>
      <w:r w:rsidRPr="00EC76D5">
        <w:t xml:space="preserve">    return defaultStat;</w:t>
      </w:r>
    </w:p>
    <w:p w14:paraId="36246503" w14:textId="77777777" w:rsidR="008C0E8C" w:rsidRPr="00EC76D5" w:rsidRDefault="008C0E8C" w:rsidP="008C0E8C">
      <w:pPr>
        <w:pStyle w:val="Code"/>
      </w:pPr>
      <w:r w:rsidRPr="00EC76D5">
        <w:t xml:space="preserve">  }</w:t>
      </w:r>
    </w:p>
    <w:p w14:paraId="2D43F3BD" w14:textId="77777777" w:rsidR="008C0E8C" w:rsidRPr="00EC76D5" w:rsidRDefault="008C0E8C" w:rsidP="008C0E8C">
      <w:pPr>
        <w:pStyle w:val="Code"/>
      </w:pPr>
      <w:r w:rsidRPr="00EC76D5">
        <w:lastRenderedPageBreak/>
        <w:t xml:space="preserve">  </w:t>
      </w:r>
    </w:p>
    <w:p w14:paraId="22EA76B9" w14:textId="77777777" w:rsidR="008C0E8C" w:rsidRPr="00EC76D5" w:rsidRDefault="008C0E8C" w:rsidP="008C0E8C">
      <w:pPr>
        <w:pStyle w:val="Code"/>
      </w:pPr>
      <w:r w:rsidRPr="00EC76D5">
        <w:t xml:space="preserve">  public static SyntaxTree optimizeWhileStatement(SyntaxTree whileStat) {</w:t>
      </w:r>
    </w:p>
    <w:p w14:paraId="17D9619D" w14:textId="7D818E63" w:rsidR="008C0E8C" w:rsidRPr="00EC76D5" w:rsidRDefault="008C0E8C" w:rsidP="008C0E8C">
      <w:pPr>
        <w:pStyle w:val="Code"/>
      </w:pPr>
      <w:r w:rsidRPr="00EC76D5">
        <w:t xml:space="preserve">    SyntaxTree </w:t>
      </w:r>
      <w:r w:rsidR="0038687E">
        <w:t>expression</w:t>
      </w:r>
      <w:r w:rsidRPr="00EC76D5">
        <w:t xml:space="preserve"> = whileStat.getChild(0), subStat = whileStat.getChild(1);</w:t>
      </w:r>
    </w:p>
    <w:p w14:paraId="098285AD" w14:textId="3A068DFC" w:rsidR="008C0E8C" w:rsidRPr="00EC76D5" w:rsidRDefault="008C0E8C" w:rsidP="008C0E8C">
      <w:pPr>
        <w:pStyle w:val="Code"/>
      </w:pPr>
      <w:r w:rsidRPr="00EC76D5">
        <w:t xml:space="preserve">    whileStat.setChild(0, optimizeExpression(</w:t>
      </w:r>
      <w:r w:rsidR="0038687E">
        <w:t>expression</w:t>
      </w:r>
      <w:r w:rsidRPr="00EC76D5">
        <w:t>));</w:t>
      </w:r>
    </w:p>
    <w:p w14:paraId="6F4EF5D1" w14:textId="77777777" w:rsidR="008C0E8C" w:rsidRPr="00EC76D5" w:rsidRDefault="008C0E8C" w:rsidP="008C0E8C">
      <w:pPr>
        <w:pStyle w:val="Code"/>
      </w:pPr>
      <w:r w:rsidRPr="00EC76D5">
        <w:t xml:space="preserve">    whileStat.setChild(1, optimizeStatement(subStat));</w:t>
      </w:r>
    </w:p>
    <w:p w14:paraId="43394711" w14:textId="77777777" w:rsidR="008C0E8C" w:rsidRPr="00EC76D5" w:rsidRDefault="008C0E8C" w:rsidP="008C0E8C">
      <w:pPr>
        <w:pStyle w:val="Code"/>
      </w:pPr>
      <w:r w:rsidRPr="00EC76D5">
        <w:t xml:space="preserve">    return whileStat;</w:t>
      </w:r>
    </w:p>
    <w:p w14:paraId="07681FA3" w14:textId="77777777" w:rsidR="008C0E8C" w:rsidRPr="00EC76D5" w:rsidRDefault="008C0E8C" w:rsidP="008C0E8C">
      <w:pPr>
        <w:pStyle w:val="Code"/>
      </w:pPr>
      <w:r w:rsidRPr="00EC76D5">
        <w:t xml:space="preserve">  }</w:t>
      </w:r>
    </w:p>
    <w:p w14:paraId="40925621" w14:textId="77777777" w:rsidR="008C0E8C" w:rsidRPr="00EC76D5" w:rsidRDefault="008C0E8C" w:rsidP="008C0E8C">
      <w:pPr>
        <w:pStyle w:val="Code"/>
      </w:pPr>
    </w:p>
    <w:p w14:paraId="48FF0661" w14:textId="77777777" w:rsidR="008C0E8C" w:rsidRPr="00EC76D5" w:rsidRDefault="008C0E8C" w:rsidP="008C0E8C">
      <w:pPr>
        <w:pStyle w:val="Code"/>
      </w:pPr>
      <w:r w:rsidRPr="00EC76D5">
        <w:t xml:space="preserve">  public static SyntaxTree optimizeDoStatement(SyntaxTree doStat) {</w:t>
      </w:r>
    </w:p>
    <w:p w14:paraId="7AA4A1A2" w14:textId="172FEF78" w:rsidR="008C0E8C" w:rsidRPr="00EC76D5" w:rsidRDefault="008C0E8C" w:rsidP="008C0E8C">
      <w:pPr>
        <w:pStyle w:val="Code"/>
      </w:pPr>
      <w:r w:rsidRPr="00EC76D5">
        <w:t xml:space="preserve">    SyntaxTree </w:t>
      </w:r>
      <w:r w:rsidR="0038687E">
        <w:t>expression</w:t>
      </w:r>
      <w:r w:rsidRPr="00EC76D5">
        <w:t xml:space="preserve"> = doStat.getChild(0), subStat = doStat.getChild(1);    </w:t>
      </w:r>
    </w:p>
    <w:p w14:paraId="18D9C15C" w14:textId="6D24F41F" w:rsidR="008C0E8C" w:rsidRPr="00EC76D5" w:rsidRDefault="008C0E8C" w:rsidP="008C0E8C">
      <w:pPr>
        <w:pStyle w:val="Code"/>
      </w:pPr>
      <w:r w:rsidRPr="00EC76D5">
        <w:t xml:space="preserve">    doStat.setChild(0, optimizeExpression(</w:t>
      </w:r>
      <w:r w:rsidR="0038687E">
        <w:t>expression</w:t>
      </w:r>
      <w:r w:rsidRPr="00EC76D5">
        <w:t>));</w:t>
      </w:r>
    </w:p>
    <w:p w14:paraId="74DBA37C" w14:textId="77777777" w:rsidR="008C0E8C" w:rsidRPr="00EC76D5" w:rsidRDefault="008C0E8C" w:rsidP="008C0E8C">
      <w:pPr>
        <w:pStyle w:val="Code"/>
      </w:pPr>
      <w:r w:rsidRPr="00EC76D5">
        <w:t xml:space="preserve">    doStat.setChild(1, optimizeStatement(subStat));</w:t>
      </w:r>
    </w:p>
    <w:p w14:paraId="291BCDAD" w14:textId="77777777" w:rsidR="008C0E8C" w:rsidRPr="00EC76D5" w:rsidRDefault="008C0E8C" w:rsidP="008C0E8C">
      <w:pPr>
        <w:pStyle w:val="Code"/>
      </w:pPr>
      <w:r w:rsidRPr="00EC76D5">
        <w:t xml:space="preserve">    return doStat;</w:t>
      </w:r>
    </w:p>
    <w:p w14:paraId="2AAE229E" w14:textId="77777777" w:rsidR="008C0E8C" w:rsidRPr="00EC76D5" w:rsidRDefault="008C0E8C" w:rsidP="008C0E8C">
      <w:pPr>
        <w:pStyle w:val="Code"/>
      </w:pPr>
      <w:r w:rsidRPr="00EC76D5">
        <w:t xml:space="preserve">  }</w:t>
      </w:r>
    </w:p>
    <w:p w14:paraId="7572C6C9" w14:textId="77777777" w:rsidR="008C0E8C" w:rsidRPr="00EC76D5" w:rsidRDefault="008C0E8C" w:rsidP="008C0E8C">
      <w:pPr>
        <w:pStyle w:val="Code"/>
      </w:pPr>
      <w:r w:rsidRPr="00EC76D5">
        <w:t xml:space="preserve">  </w:t>
      </w:r>
    </w:p>
    <w:p w14:paraId="4F41007C" w14:textId="77777777" w:rsidR="008C0E8C" w:rsidRPr="00EC76D5" w:rsidRDefault="008C0E8C" w:rsidP="008C0E8C">
      <w:pPr>
        <w:pStyle w:val="Code"/>
      </w:pPr>
      <w:r w:rsidRPr="00EC76D5">
        <w:t xml:space="preserve">  public static SyntaxTree optimizeForStatement(SyntaxTree forStat) {</w:t>
      </w:r>
    </w:p>
    <w:p w14:paraId="0BBC6B71" w14:textId="3CDE3C98" w:rsidR="008C0E8C" w:rsidRPr="00EC76D5" w:rsidRDefault="008C0E8C" w:rsidP="008C0E8C">
      <w:pPr>
        <w:pStyle w:val="Code"/>
      </w:pPr>
      <w:r w:rsidRPr="00EC76D5">
        <w:t xml:space="preserve">    SyntaxTree </w:t>
      </w:r>
      <w:r w:rsidR="002F35C1">
        <w:t>initializer</w:t>
      </w:r>
      <w:r w:rsidR="0038687E">
        <w:t xml:space="preserve">Expression </w:t>
      </w:r>
      <w:r w:rsidRPr="00EC76D5">
        <w:t>= forStat.getChild(0), test</w:t>
      </w:r>
      <w:r w:rsidR="0038687E">
        <w:t xml:space="preserve">Expression </w:t>
      </w:r>
      <w:r w:rsidRPr="00EC76D5">
        <w:t>= forStat.getChild(1),</w:t>
      </w:r>
    </w:p>
    <w:p w14:paraId="56729216" w14:textId="7A585D00" w:rsidR="008C0E8C" w:rsidRPr="00EC76D5" w:rsidRDefault="008C0E8C" w:rsidP="008C0E8C">
      <w:pPr>
        <w:pStyle w:val="Code"/>
      </w:pPr>
      <w:r w:rsidRPr="00EC76D5">
        <w:t xml:space="preserve">               next</w:t>
      </w:r>
      <w:r w:rsidR="0038687E">
        <w:t xml:space="preserve">Expression </w:t>
      </w:r>
      <w:r w:rsidRPr="00EC76D5">
        <w:t>= forStat.getChild(2), subStat = forStat.getChild(3);</w:t>
      </w:r>
    </w:p>
    <w:p w14:paraId="045B2D23" w14:textId="77777777" w:rsidR="008C0E8C" w:rsidRPr="00EC76D5" w:rsidRDefault="008C0E8C" w:rsidP="008C0E8C">
      <w:pPr>
        <w:pStyle w:val="Code"/>
      </w:pPr>
      <w:r w:rsidRPr="00EC76D5">
        <w:t xml:space="preserve">               </w:t>
      </w:r>
    </w:p>
    <w:p w14:paraId="38DF54B5" w14:textId="5EF8096B" w:rsidR="008C0E8C" w:rsidRPr="00EC76D5" w:rsidRDefault="008C0E8C" w:rsidP="008C0E8C">
      <w:pPr>
        <w:pStyle w:val="Code"/>
      </w:pPr>
      <w:r w:rsidRPr="00EC76D5">
        <w:t xml:space="preserve">    forStat.setChild(0, clearExpression(optimizeExpression(</w:t>
      </w:r>
      <w:r w:rsidR="002F35C1">
        <w:t>initializer</w:t>
      </w:r>
      <w:r w:rsidR="0038687E">
        <w:t>Expression)</w:t>
      </w:r>
      <w:r w:rsidRPr="00EC76D5">
        <w:t>));</w:t>
      </w:r>
    </w:p>
    <w:p w14:paraId="6AC1780C" w14:textId="54DA3264" w:rsidR="008C0E8C" w:rsidRPr="00EC76D5" w:rsidRDefault="008C0E8C" w:rsidP="008C0E8C">
      <w:pPr>
        <w:pStyle w:val="Code"/>
      </w:pPr>
      <w:r w:rsidRPr="00EC76D5">
        <w:t xml:space="preserve">    forStat.setChild(1, optimizeExpression(test</w:t>
      </w:r>
      <w:r w:rsidR="0038687E">
        <w:t>Expression)</w:t>
      </w:r>
      <w:r w:rsidRPr="00EC76D5">
        <w:t>);</w:t>
      </w:r>
    </w:p>
    <w:p w14:paraId="1B274B77" w14:textId="18FE9101" w:rsidR="008C0E8C" w:rsidRPr="00EC76D5" w:rsidRDefault="008C0E8C" w:rsidP="008C0E8C">
      <w:pPr>
        <w:pStyle w:val="Code"/>
      </w:pPr>
      <w:r w:rsidRPr="00EC76D5">
        <w:t xml:space="preserve">    forStat.setChild(2, clearExpression(optimizeExpression(next</w:t>
      </w:r>
      <w:r w:rsidR="0038687E">
        <w:t>Expression)</w:t>
      </w:r>
      <w:r w:rsidRPr="00EC76D5">
        <w:t>));</w:t>
      </w:r>
    </w:p>
    <w:p w14:paraId="4D86C54F" w14:textId="77777777" w:rsidR="008C0E8C" w:rsidRPr="00EC76D5" w:rsidRDefault="008C0E8C" w:rsidP="008C0E8C">
      <w:pPr>
        <w:pStyle w:val="Code"/>
      </w:pPr>
      <w:r w:rsidRPr="00EC76D5">
        <w:t xml:space="preserve">    forStat.setChild(3, optimizeStatement(subStat));</w:t>
      </w:r>
    </w:p>
    <w:p w14:paraId="464C4090" w14:textId="77777777" w:rsidR="008C0E8C" w:rsidRPr="00EC76D5" w:rsidRDefault="008C0E8C" w:rsidP="008C0E8C">
      <w:pPr>
        <w:pStyle w:val="Code"/>
      </w:pPr>
      <w:r w:rsidRPr="00EC76D5">
        <w:t xml:space="preserve">    return forStat;</w:t>
      </w:r>
    </w:p>
    <w:p w14:paraId="7655BE7C" w14:textId="77777777" w:rsidR="008C0E8C" w:rsidRPr="00EC76D5" w:rsidRDefault="008C0E8C" w:rsidP="008C0E8C">
      <w:pPr>
        <w:pStyle w:val="Code"/>
      </w:pPr>
      <w:r w:rsidRPr="00EC76D5">
        <w:t xml:space="preserve">  }</w:t>
      </w:r>
    </w:p>
    <w:p w14:paraId="527983A5" w14:textId="77777777" w:rsidR="008C0E8C" w:rsidRPr="00EC76D5" w:rsidRDefault="008C0E8C" w:rsidP="008C0E8C">
      <w:pPr>
        <w:pStyle w:val="Code"/>
      </w:pPr>
      <w:r w:rsidRPr="00EC76D5">
        <w:t xml:space="preserve">  </w:t>
      </w:r>
    </w:p>
    <w:p w14:paraId="1ABC40A9" w14:textId="77777777" w:rsidR="008C0E8C" w:rsidRPr="00EC76D5" w:rsidRDefault="008C0E8C" w:rsidP="008C0E8C">
      <w:pPr>
        <w:pStyle w:val="Code"/>
      </w:pPr>
      <w:r w:rsidRPr="00EC76D5">
        <w:t xml:space="preserve">  public static SyntaxTree optimizeLabelStatement(SyntaxTree labelStat) {</w:t>
      </w:r>
    </w:p>
    <w:p w14:paraId="43096691" w14:textId="77777777" w:rsidR="008C0E8C" w:rsidRPr="00EC76D5" w:rsidRDefault="008C0E8C" w:rsidP="008C0E8C">
      <w:pPr>
        <w:pStyle w:val="Code"/>
      </w:pPr>
      <w:r w:rsidRPr="00EC76D5">
        <w:t xml:space="preserve">    SyntaxTree subStat = labelStat.getChild(0);</w:t>
      </w:r>
    </w:p>
    <w:p w14:paraId="5AB093FA" w14:textId="77777777" w:rsidR="008C0E8C" w:rsidRPr="00EC76D5" w:rsidRDefault="008C0E8C" w:rsidP="008C0E8C">
      <w:pPr>
        <w:pStyle w:val="Code"/>
      </w:pPr>
      <w:r w:rsidRPr="00EC76D5">
        <w:t xml:space="preserve">    labelStat.setChild(0, optimizeStatement(subStat));</w:t>
      </w:r>
    </w:p>
    <w:p w14:paraId="4329CCB7" w14:textId="77777777" w:rsidR="008C0E8C" w:rsidRPr="00EC76D5" w:rsidRDefault="008C0E8C" w:rsidP="008C0E8C">
      <w:pPr>
        <w:pStyle w:val="Code"/>
      </w:pPr>
      <w:r w:rsidRPr="00EC76D5">
        <w:t xml:space="preserve">    return labelStat;</w:t>
      </w:r>
    </w:p>
    <w:p w14:paraId="359F5BBA" w14:textId="77777777" w:rsidR="008C0E8C" w:rsidRPr="00EC76D5" w:rsidRDefault="008C0E8C" w:rsidP="008C0E8C">
      <w:pPr>
        <w:pStyle w:val="Code"/>
      </w:pPr>
      <w:r w:rsidRPr="00EC76D5">
        <w:t xml:space="preserve">  }</w:t>
      </w:r>
    </w:p>
    <w:p w14:paraId="3D8EC0D8" w14:textId="77777777" w:rsidR="008C0E8C" w:rsidRPr="00EC76D5" w:rsidRDefault="008C0E8C" w:rsidP="008C0E8C">
      <w:pPr>
        <w:pStyle w:val="Code"/>
      </w:pPr>
    </w:p>
    <w:p w14:paraId="2888E2E1" w14:textId="77777777" w:rsidR="008C0E8C" w:rsidRPr="00EC76D5" w:rsidRDefault="008C0E8C" w:rsidP="008C0E8C">
      <w:pPr>
        <w:pStyle w:val="Code"/>
      </w:pPr>
      <w:r w:rsidRPr="00EC76D5">
        <w:t xml:space="preserve">  public static SyntaxTree optimizeExpressionStatement(SyntaxTree exprStat) {</w:t>
      </w:r>
    </w:p>
    <w:p w14:paraId="2674A55C" w14:textId="12EE45D8" w:rsidR="008C0E8C" w:rsidRPr="00EC76D5" w:rsidRDefault="008C0E8C" w:rsidP="008C0E8C">
      <w:pPr>
        <w:pStyle w:val="Code"/>
      </w:pPr>
      <w:r w:rsidRPr="00EC76D5">
        <w:t xml:space="preserve">    SyntaxTree </w:t>
      </w:r>
      <w:r w:rsidR="0038687E">
        <w:t>expression</w:t>
      </w:r>
      <w:r w:rsidRPr="00EC76D5">
        <w:t xml:space="preserve"> =clearExpression(optimizeExpression(exprStat.getChild(0)));</w:t>
      </w:r>
    </w:p>
    <w:p w14:paraId="63F8892B" w14:textId="77777777" w:rsidR="008C0E8C" w:rsidRPr="00EC76D5" w:rsidRDefault="008C0E8C" w:rsidP="008C0E8C">
      <w:pPr>
        <w:pStyle w:val="Code"/>
      </w:pPr>
    </w:p>
    <w:p w14:paraId="50B33327" w14:textId="6FDE6442" w:rsidR="008C0E8C" w:rsidRPr="00EC76D5" w:rsidRDefault="008C0E8C" w:rsidP="008C0E8C">
      <w:pPr>
        <w:pStyle w:val="Code"/>
      </w:pPr>
      <w:r w:rsidRPr="00EC76D5">
        <w:t xml:space="preserve">    if (</w:t>
      </w:r>
      <w:r w:rsidR="0038687E">
        <w:t>expression</w:t>
      </w:r>
      <w:r w:rsidRPr="00EC76D5">
        <w:t xml:space="preserve"> != null) {</w:t>
      </w:r>
    </w:p>
    <w:p w14:paraId="05BE34AA" w14:textId="79AFEE40" w:rsidR="008C0E8C" w:rsidRPr="00EC76D5" w:rsidRDefault="008C0E8C" w:rsidP="008C0E8C">
      <w:pPr>
        <w:pStyle w:val="Code"/>
      </w:pPr>
      <w:r w:rsidRPr="00EC76D5">
        <w:t xml:space="preserve">      exprStat.setChild(0, </w:t>
      </w:r>
      <w:r w:rsidR="0038687E">
        <w:t>expression</w:t>
      </w:r>
      <w:r w:rsidRPr="00EC76D5">
        <w:t>);</w:t>
      </w:r>
    </w:p>
    <w:p w14:paraId="6CF71AE6" w14:textId="77777777" w:rsidR="008C0E8C" w:rsidRPr="00EC76D5" w:rsidRDefault="008C0E8C" w:rsidP="008C0E8C">
      <w:pPr>
        <w:pStyle w:val="Code"/>
      </w:pPr>
      <w:r w:rsidRPr="00EC76D5">
        <w:t xml:space="preserve">      return exprStat;</w:t>
      </w:r>
    </w:p>
    <w:p w14:paraId="5ECFCBC9" w14:textId="77777777" w:rsidR="008C0E8C" w:rsidRPr="00EC76D5" w:rsidRDefault="008C0E8C" w:rsidP="008C0E8C">
      <w:pPr>
        <w:pStyle w:val="Code"/>
      </w:pPr>
      <w:r w:rsidRPr="00EC76D5">
        <w:t xml:space="preserve">    }</w:t>
      </w:r>
    </w:p>
    <w:p w14:paraId="64C9BCF4" w14:textId="77777777" w:rsidR="008C0E8C" w:rsidRPr="00EC76D5" w:rsidRDefault="008C0E8C" w:rsidP="008C0E8C">
      <w:pPr>
        <w:pStyle w:val="Code"/>
      </w:pPr>
      <w:r w:rsidRPr="00EC76D5">
        <w:t xml:space="preserve">    else {</w:t>
      </w:r>
    </w:p>
    <w:p w14:paraId="2A62BBCD" w14:textId="77777777" w:rsidR="008C0E8C" w:rsidRPr="00EC76D5" w:rsidRDefault="008C0E8C" w:rsidP="008C0E8C">
      <w:pPr>
        <w:pStyle w:val="Code"/>
      </w:pPr>
      <w:r w:rsidRPr="00EC76D5">
        <w:t xml:space="preserve">      return null;</w:t>
      </w:r>
    </w:p>
    <w:p w14:paraId="28CB752D" w14:textId="77777777" w:rsidR="008C0E8C" w:rsidRPr="00EC76D5" w:rsidRDefault="008C0E8C" w:rsidP="008C0E8C">
      <w:pPr>
        <w:pStyle w:val="Code"/>
      </w:pPr>
      <w:r w:rsidRPr="00EC76D5">
        <w:t xml:space="preserve">    }</w:t>
      </w:r>
    </w:p>
    <w:p w14:paraId="205B00B0" w14:textId="77777777" w:rsidR="008C0E8C" w:rsidRPr="00EC76D5" w:rsidRDefault="008C0E8C" w:rsidP="008C0E8C">
      <w:pPr>
        <w:pStyle w:val="Code"/>
      </w:pPr>
      <w:r w:rsidRPr="00EC76D5">
        <w:t xml:space="preserve">  }</w:t>
      </w:r>
    </w:p>
    <w:p w14:paraId="5E362266" w14:textId="77777777" w:rsidR="008C0E8C" w:rsidRPr="00EC76D5" w:rsidRDefault="008C0E8C" w:rsidP="008C0E8C">
      <w:pPr>
        <w:pStyle w:val="Code"/>
      </w:pPr>
      <w:r w:rsidRPr="00EC76D5">
        <w:t xml:space="preserve">  </w:t>
      </w:r>
    </w:p>
    <w:p w14:paraId="5DD28150" w14:textId="77777777" w:rsidR="008C0E8C" w:rsidRPr="00EC76D5" w:rsidRDefault="008C0E8C" w:rsidP="008C0E8C">
      <w:pPr>
        <w:pStyle w:val="Code"/>
      </w:pPr>
      <w:r w:rsidRPr="00EC76D5">
        <w:t xml:space="preserve">  public static SyntaxTree optimizeReturnStatement(SyntaxTree returnStat) {</w:t>
      </w:r>
    </w:p>
    <w:p w14:paraId="6FB7C73B" w14:textId="4BE594DA" w:rsidR="008C0E8C" w:rsidRPr="00EC76D5" w:rsidRDefault="008C0E8C" w:rsidP="008C0E8C">
      <w:pPr>
        <w:pStyle w:val="Code"/>
      </w:pPr>
      <w:r w:rsidRPr="00EC76D5">
        <w:t xml:space="preserve">    SyntaxTree </w:t>
      </w:r>
      <w:r w:rsidR="0038687E">
        <w:t>expression</w:t>
      </w:r>
      <w:r w:rsidRPr="00EC76D5">
        <w:t xml:space="preserve"> = returnStat.getChild(0);</w:t>
      </w:r>
    </w:p>
    <w:p w14:paraId="78631538" w14:textId="77777777" w:rsidR="008C0E8C" w:rsidRPr="00EC76D5" w:rsidRDefault="008C0E8C" w:rsidP="008C0E8C">
      <w:pPr>
        <w:pStyle w:val="Code"/>
      </w:pPr>
      <w:r w:rsidRPr="00EC76D5">
        <w:t xml:space="preserve">    </w:t>
      </w:r>
    </w:p>
    <w:p w14:paraId="0C32100A" w14:textId="3D50B626" w:rsidR="008C0E8C" w:rsidRPr="00EC76D5" w:rsidRDefault="008C0E8C" w:rsidP="008C0E8C">
      <w:pPr>
        <w:pStyle w:val="Code"/>
      </w:pPr>
      <w:r w:rsidRPr="00EC76D5">
        <w:t xml:space="preserve">    if (</w:t>
      </w:r>
      <w:r w:rsidR="0038687E">
        <w:t>expression</w:t>
      </w:r>
      <w:r w:rsidRPr="00EC76D5">
        <w:t xml:space="preserve"> != null) {</w:t>
      </w:r>
    </w:p>
    <w:p w14:paraId="779E0B7F" w14:textId="6BCFA2D3" w:rsidR="008C0E8C" w:rsidRPr="00EC76D5" w:rsidRDefault="008C0E8C" w:rsidP="008C0E8C">
      <w:pPr>
        <w:pStyle w:val="Code"/>
      </w:pPr>
      <w:r w:rsidRPr="00EC76D5">
        <w:t xml:space="preserve">      </w:t>
      </w:r>
      <w:r w:rsidR="0038687E">
        <w:t>expression</w:t>
      </w:r>
      <w:r w:rsidRPr="00EC76D5">
        <w:t xml:space="preserve"> = optimizeExpression(</w:t>
      </w:r>
      <w:r w:rsidR="0038687E">
        <w:t>expression</w:t>
      </w:r>
      <w:r w:rsidRPr="00EC76D5">
        <w:t>);</w:t>
      </w:r>
    </w:p>
    <w:p w14:paraId="052C0C5D" w14:textId="678B85E8" w:rsidR="008C0E8C" w:rsidRPr="00EC76D5" w:rsidRDefault="008C0E8C" w:rsidP="008C0E8C">
      <w:pPr>
        <w:pStyle w:val="Code"/>
      </w:pPr>
      <w:r w:rsidRPr="00EC76D5">
        <w:t xml:space="preserve">      </w:t>
      </w:r>
      <w:r w:rsidR="0038687E">
        <w:t>expression</w:t>
      </w:r>
      <w:r w:rsidRPr="00EC76D5">
        <w:t>.setRightValue();</w:t>
      </w:r>
    </w:p>
    <w:p w14:paraId="05E2FDC4" w14:textId="1B2E6925" w:rsidR="008C0E8C" w:rsidRPr="00EC76D5" w:rsidRDefault="008C0E8C" w:rsidP="008C0E8C">
      <w:pPr>
        <w:pStyle w:val="Code"/>
      </w:pPr>
      <w:r w:rsidRPr="00EC76D5">
        <w:t xml:space="preserve">      returnStat.setChild(0, </w:t>
      </w:r>
      <w:r w:rsidR="0038687E">
        <w:t>expression</w:t>
      </w:r>
      <w:r w:rsidRPr="00EC76D5">
        <w:t>);</w:t>
      </w:r>
    </w:p>
    <w:p w14:paraId="702E0198" w14:textId="77777777" w:rsidR="008C0E8C" w:rsidRPr="00EC76D5" w:rsidRDefault="008C0E8C" w:rsidP="008C0E8C">
      <w:pPr>
        <w:pStyle w:val="Code"/>
      </w:pPr>
      <w:r w:rsidRPr="00EC76D5">
        <w:t xml:space="preserve">    }</w:t>
      </w:r>
    </w:p>
    <w:p w14:paraId="300029AB" w14:textId="77777777" w:rsidR="008C0E8C" w:rsidRPr="00EC76D5" w:rsidRDefault="008C0E8C" w:rsidP="008C0E8C">
      <w:pPr>
        <w:pStyle w:val="Code"/>
      </w:pPr>
      <w:r w:rsidRPr="00EC76D5">
        <w:lastRenderedPageBreak/>
        <w:t xml:space="preserve">    </w:t>
      </w:r>
    </w:p>
    <w:p w14:paraId="114B4BEE" w14:textId="77777777" w:rsidR="008C0E8C" w:rsidRPr="00EC76D5" w:rsidRDefault="008C0E8C" w:rsidP="008C0E8C">
      <w:pPr>
        <w:pStyle w:val="Code"/>
      </w:pPr>
      <w:r w:rsidRPr="00EC76D5">
        <w:t xml:space="preserve">    return returnStat;</w:t>
      </w:r>
    </w:p>
    <w:p w14:paraId="10ACB5E4" w14:textId="77777777" w:rsidR="008C0E8C" w:rsidRPr="00EC76D5" w:rsidRDefault="008C0E8C" w:rsidP="008C0E8C">
      <w:pPr>
        <w:pStyle w:val="Code"/>
      </w:pPr>
      <w:r w:rsidRPr="00EC76D5">
        <w:t xml:space="preserve">  }</w:t>
      </w:r>
    </w:p>
    <w:p w14:paraId="4CCAA9CB" w14:textId="77777777" w:rsidR="008C0E8C" w:rsidRPr="00EC76D5" w:rsidRDefault="008C0E8C" w:rsidP="008C0E8C">
      <w:pPr>
        <w:pStyle w:val="Code"/>
      </w:pPr>
    </w:p>
    <w:p w14:paraId="15E0B2E8" w14:textId="77777777" w:rsidR="008C0E8C" w:rsidRPr="00EC76D5" w:rsidRDefault="008C0E8C" w:rsidP="008C0E8C">
      <w:pPr>
        <w:pStyle w:val="Code"/>
      </w:pPr>
      <w:r w:rsidRPr="00EC76D5">
        <w:t xml:space="preserve">  public static SyntaxTree optimizeExitStatement(SyntaxTree returnStat) {</w:t>
      </w:r>
    </w:p>
    <w:p w14:paraId="683C1FCF" w14:textId="18F6F4AA" w:rsidR="008C0E8C" w:rsidRPr="00EC76D5" w:rsidRDefault="008C0E8C" w:rsidP="008C0E8C">
      <w:pPr>
        <w:pStyle w:val="Code"/>
      </w:pPr>
      <w:r w:rsidRPr="00EC76D5">
        <w:t xml:space="preserve">    SyntaxTree </w:t>
      </w:r>
      <w:r w:rsidR="0038687E">
        <w:t>expression</w:t>
      </w:r>
      <w:r w:rsidRPr="00EC76D5">
        <w:t xml:space="preserve"> = returnStat.getChild(0);</w:t>
      </w:r>
    </w:p>
    <w:p w14:paraId="659D2482" w14:textId="1DBF5909" w:rsidR="008C0E8C" w:rsidRPr="00EC76D5" w:rsidRDefault="008C0E8C" w:rsidP="008C0E8C">
      <w:pPr>
        <w:pStyle w:val="Code"/>
      </w:pPr>
      <w:r w:rsidRPr="00EC76D5">
        <w:t xml:space="preserve">    returnStat.setChild(0, optimizeExpression(</w:t>
      </w:r>
      <w:r w:rsidR="0038687E">
        <w:t>expression</w:t>
      </w:r>
      <w:r w:rsidRPr="00EC76D5">
        <w:t>));</w:t>
      </w:r>
    </w:p>
    <w:p w14:paraId="588E8709" w14:textId="77777777" w:rsidR="008C0E8C" w:rsidRPr="00EC76D5" w:rsidRDefault="008C0E8C" w:rsidP="008C0E8C">
      <w:pPr>
        <w:pStyle w:val="Code"/>
      </w:pPr>
      <w:r w:rsidRPr="00EC76D5">
        <w:t xml:space="preserve">    return returnStat;</w:t>
      </w:r>
    </w:p>
    <w:p w14:paraId="6EDF4F1D" w14:textId="77777777" w:rsidR="008C0E8C" w:rsidRPr="00EC76D5" w:rsidRDefault="008C0E8C" w:rsidP="008C0E8C">
      <w:pPr>
        <w:pStyle w:val="Code"/>
      </w:pPr>
      <w:r w:rsidRPr="00EC76D5">
        <w:t xml:space="preserve">  }</w:t>
      </w:r>
    </w:p>
    <w:p w14:paraId="07EB0C7E" w14:textId="77777777" w:rsidR="008C0E8C" w:rsidRPr="00EC76D5" w:rsidRDefault="008C0E8C" w:rsidP="008C0E8C">
      <w:pPr>
        <w:pStyle w:val="Code"/>
      </w:pPr>
    </w:p>
    <w:p w14:paraId="5F4AE21D" w14:textId="77777777" w:rsidR="008C0E8C" w:rsidRPr="00EC76D5" w:rsidRDefault="008C0E8C" w:rsidP="008C0E8C">
      <w:pPr>
        <w:pStyle w:val="Code"/>
      </w:pPr>
      <w:r w:rsidRPr="00EC76D5">
        <w:t xml:space="preserve">  public static SyntaxTree optimizeLoadToRegisterStatement(SyntaxTree loadStat){</w:t>
      </w:r>
    </w:p>
    <w:p w14:paraId="56D1500B" w14:textId="0F2E0955" w:rsidR="008C0E8C" w:rsidRPr="00EC76D5" w:rsidRDefault="008C0E8C" w:rsidP="008C0E8C">
      <w:pPr>
        <w:pStyle w:val="Code"/>
      </w:pPr>
      <w:r w:rsidRPr="00EC76D5">
        <w:t xml:space="preserve">    SyntaxTree </w:t>
      </w:r>
      <w:r w:rsidR="0038687E">
        <w:t>expression</w:t>
      </w:r>
      <w:r w:rsidRPr="00EC76D5">
        <w:t xml:space="preserve"> = loadStat.getChild(0);</w:t>
      </w:r>
    </w:p>
    <w:p w14:paraId="36F8AA36" w14:textId="5B8555EA" w:rsidR="008C0E8C" w:rsidRPr="00EC76D5" w:rsidRDefault="008C0E8C" w:rsidP="008C0E8C">
      <w:pPr>
        <w:pStyle w:val="Code"/>
      </w:pPr>
      <w:r w:rsidRPr="00EC76D5">
        <w:t xml:space="preserve">    loadStat.setChild(0, optimizeExpression(</w:t>
      </w:r>
      <w:r w:rsidR="0038687E">
        <w:t>expression</w:t>
      </w:r>
      <w:r w:rsidRPr="00EC76D5">
        <w:t>));</w:t>
      </w:r>
    </w:p>
    <w:p w14:paraId="7CA6A8E3" w14:textId="77777777" w:rsidR="008C0E8C" w:rsidRPr="00EC76D5" w:rsidRDefault="008C0E8C" w:rsidP="008C0E8C">
      <w:pPr>
        <w:pStyle w:val="Code"/>
      </w:pPr>
      <w:r w:rsidRPr="00EC76D5">
        <w:t xml:space="preserve">    return loadStat;</w:t>
      </w:r>
    </w:p>
    <w:p w14:paraId="20AA136A" w14:textId="77777777" w:rsidR="008C0E8C" w:rsidRPr="00EC76D5" w:rsidRDefault="008C0E8C" w:rsidP="008C0E8C">
      <w:pPr>
        <w:pStyle w:val="Code"/>
      </w:pPr>
      <w:r w:rsidRPr="00EC76D5">
        <w:t xml:space="preserve">  }</w:t>
      </w:r>
    </w:p>
    <w:p w14:paraId="37B7823B" w14:textId="77777777" w:rsidR="008C0E8C" w:rsidRPr="00EC76D5" w:rsidRDefault="008C0E8C" w:rsidP="008C0E8C">
      <w:pPr>
        <w:pStyle w:val="Code"/>
      </w:pPr>
    </w:p>
    <w:p w14:paraId="160BD82B" w14:textId="77777777" w:rsidR="008C0E8C" w:rsidRPr="00EC76D5" w:rsidRDefault="008C0E8C" w:rsidP="008C0E8C">
      <w:pPr>
        <w:pStyle w:val="Code"/>
      </w:pPr>
      <w:r w:rsidRPr="00EC76D5">
        <w:t xml:space="preserve">  public static SyntaxTree optimizeSaveFromRegisterStatement(SyntaxTree saveStat) {</w:t>
      </w:r>
    </w:p>
    <w:p w14:paraId="5F70AF14" w14:textId="51FDF042" w:rsidR="008C0E8C" w:rsidRPr="00EC76D5" w:rsidRDefault="008C0E8C" w:rsidP="008C0E8C">
      <w:pPr>
        <w:pStyle w:val="Code"/>
      </w:pPr>
      <w:r w:rsidRPr="00EC76D5">
        <w:t xml:space="preserve">    SyntaxTree </w:t>
      </w:r>
      <w:r w:rsidR="0038687E">
        <w:t>expression</w:t>
      </w:r>
      <w:r w:rsidRPr="00EC76D5">
        <w:t xml:space="preserve"> = saveStat.getChild(0);</w:t>
      </w:r>
    </w:p>
    <w:p w14:paraId="00F97AB8" w14:textId="3D58F93C" w:rsidR="008C0E8C" w:rsidRPr="00EC76D5" w:rsidRDefault="008C0E8C" w:rsidP="008C0E8C">
      <w:pPr>
        <w:pStyle w:val="Code"/>
      </w:pPr>
      <w:r w:rsidRPr="00EC76D5">
        <w:t xml:space="preserve">    saveStat.setChild(0, optimizeExpression(</w:t>
      </w:r>
      <w:r w:rsidR="0038687E">
        <w:t>expression</w:t>
      </w:r>
      <w:r w:rsidRPr="00EC76D5">
        <w:t>));</w:t>
      </w:r>
    </w:p>
    <w:p w14:paraId="7DE5A042" w14:textId="77777777" w:rsidR="008C0E8C" w:rsidRPr="00EC76D5" w:rsidRDefault="008C0E8C" w:rsidP="008C0E8C">
      <w:pPr>
        <w:pStyle w:val="Code"/>
      </w:pPr>
      <w:r w:rsidRPr="00EC76D5">
        <w:t xml:space="preserve">    return saveStat;</w:t>
      </w:r>
    </w:p>
    <w:p w14:paraId="6D4205C0" w14:textId="77777777" w:rsidR="008C0E8C" w:rsidRPr="00EC76D5" w:rsidRDefault="008C0E8C" w:rsidP="008C0E8C">
      <w:pPr>
        <w:pStyle w:val="Code"/>
      </w:pPr>
      <w:r w:rsidRPr="00EC76D5">
        <w:t xml:space="preserve">  }</w:t>
      </w:r>
    </w:p>
    <w:p w14:paraId="18E39335" w14:textId="77777777" w:rsidR="008C0E8C" w:rsidRPr="00EC76D5" w:rsidRDefault="008C0E8C" w:rsidP="008C0E8C">
      <w:pPr>
        <w:pStyle w:val="Code"/>
      </w:pPr>
    </w:p>
    <w:p w14:paraId="6D9326DA" w14:textId="77777777" w:rsidR="008C0E8C" w:rsidRPr="00EC76D5" w:rsidRDefault="008C0E8C" w:rsidP="008C0E8C">
      <w:pPr>
        <w:pStyle w:val="Code"/>
      </w:pPr>
      <w:r w:rsidRPr="00EC76D5">
        <w:t xml:space="preserve">  public static SyntaxTree optimizeSaveFlagByteRegisterStatement(SyntaxTree saveStat) {</w:t>
      </w:r>
    </w:p>
    <w:p w14:paraId="414667CA" w14:textId="52CE4DF4" w:rsidR="008C0E8C" w:rsidRPr="00EC76D5" w:rsidRDefault="008C0E8C" w:rsidP="008C0E8C">
      <w:pPr>
        <w:pStyle w:val="Code"/>
      </w:pPr>
      <w:r w:rsidRPr="00EC76D5">
        <w:t xml:space="preserve">    SyntaxTree </w:t>
      </w:r>
      <w:r w:rsidR="0038687E">
        <w:t>expression</w:t>
      </w:r>
      <w:r w:rsidRPr="00EC76D5">
        <w:t xml:space="preserve"> = saveStat.getChild(0);</w:t>
      </w:r>
    </w:p>
    <w:p w14:paraId="45088E1E" w14:textId="190C6710" w:rsidR="008C0E8C" w:rsidRPr="00EC76D5" w:rsidRDefault="008C0E8C" w:rsidP="008C0E8C">
      <w:pPr>
        <w:pStyle w:val="Code"/>
      </w:pPr>
      <w:r w:rsidRPr="00EC76D5">
        <w:t xml:space="preserve">    saveStat.setChild(0, optimizeExpression(</w:t>
      </w:r>
      <w:r w:rsidR="0038687E">
        <w:t>expression</w:t>
      </w:r>
      <w:r w:rsidRPr="00EC76D5">
        <w:t>));</w:t>
      </w:r>
    </w:p>
    <w:p w14:paraId="7440F7A7" w14:textId="77777777" w:rsidR="008C0E8C" w:rsidRPr="00EC76D5" w:rsidRDefault="008C0E8C" w:rsidP="008C0E8C">
      <w:pPr>
        <w:pStyle w:val="Code"/>
      </w:pPr>
      <w:r w:rsidRPr="00EC76D5">
        <w:t xml:space="preserve">    return saveStat;</w:t>
      </w:r>
    </w:p>
    <w:p w14:paraId="7B69AAF0" w14:textId="77777777" w:rsidR="008C0E8C" w:rsidRPr="00EC76D5" w:rsidRDefault="008C0E8C" w:rsidP="008C0E8C">
      <w:pPr>
        <w:pStyle w:val="Code"/>
      </w:pPr>
      <w:r w:rsidRPr="00EC76D5">
        <w:t xml:space="preserve">  }</w:t>
      </w:r>
    </w:p>
    <w:p w14:paraId="1FCFC156" w14:textId="77777777" w:rsidR="008C0E8C" w:rsidRPr="00EC76D5" w:rsidRDefault="008C0E8C" w:rsidP="008C0E8C">
      <w:pPr>
        <w:pStyle w:val="Code"/>
      </w:pPr>
      <w:r w:rsidRPr="00EC76D5">
        <w:t xml:space="preserve">  </w:t>
      </w:r>
    </w:p>
    <w:p w14:paraId="0038B55F" w14:textId="77777777" w:rsidR="008C0E8C" w:rsidRPr="00EC76D5" w:rsidRDefault="008C0E8C" w:rsidP="008C0E8C">
      <w:pPr>
        <w:pStyle w:val="Code"/>
      </w:pPr>
      <w:r w:rsidRPr="00EC76D5">
        <w:t xml:space="preserve">  public static SyntaxTree optimizeBlockStatement(SyntaxTree blockStat) {</w:t>
      </w:r>
    </w:p>
    <w:p w14:paraId="1A92A8AC" w14:textId="77777777" w:rsidR="008C0E8C" w:rsidRPr="00EC76D5" w:rsidRDefault="008C0E8C" w:rsidP="008C0E8C">
      <w:pPr>
        <w:pStyle w:val="Code"/>
      </w:pPr>
      <w:r w:rsidRPr="00EC76D5">
        <w:t xml:space="preserve">    List&lt;SyntaxTree&gt; childList = blockStat.getChildList();</w:t>
      </w:r>
    </w:p>
    <w:p w14:paraId="075D99F1" w14:textId="77777777" w:rsidR="008C0E8C" w:rsidRPr="00EC76D5" w:rsidRDefault="008C0E8C" w:rsidP="008C0E8C">
      <w:pPr>
        <w:pStyle w:val="Code"/>
      </w:pPr>
      <w:r w:rsidRPr="00EC76D5">
        <w:t xml:space="preserve">    </w:t>
      </w:r>
    </w:p>
    <w:p w14:paraId="2CE77106" w14:textId="77777777" w:rsidR="008C0E8C" w:rsidRPr="00EC76D5" w:rsidRDefault="008C0E8C" w:rsidP="008C0E8C">
      <w:pPr>
        <w:pStyle w:val="Code"/>
      </w:pPr>
      <w:r w:rsidRPr="00EC76D5">
        <w:t xml:space="preserve">    for (int index = 0; index &lt; childList.size(); ++index) {</w:t>
      </w:r>
    </w:p>
    <w:p w14:paraId="45E7C13C" w14:textId="77777777" w:rsidR="008C0E8C" w:rsidRPr="00EC76D5" w:rsidRDefault="008C0E8C" w:rsidP="008C0E8C">
      <w:pPr>
        <w:pStyle w:val="Code"/>
      </w:pPr>
      <w:r w:rsidRPr="00EC76D5">
        <w:t xml:space="preserve">      childList.set(index, optimizeStatement(childList.get(index)));</w:t>
      </w:r>
    </w:p>
    <w:p w14:paraId="66ED06D7" w14:textId="77777777" w:rsidR="008C0E8C" w:rsidRPr="00EC76D5" w:rsidRDefault="008C0E8C" w:rsidP="008C0E8C">
      <w:pPr>
        <w:pStyle w:val="Code"/>
      </w:pPr>
      <w:r w:rsidRPr="00EC76D5">
        <w:t xml:space="preserve">    }</w:t>
      </w:r>
    </w:p>
    <w:p w14:paraId="2E2C6376" w14:textId="77777777" w:rsidR="008C0E8C" w:rsidRPr="00EC76D5" w:rsidRDefault="008C0E8C" w:rsidP="008C0E8C">
      <w:pPr>
        <w:pStyle w:val="Code"/>
      </w:pPr>
      <w:r w:rsidRPr="00EC76D5">
        <w:t xml:space="preserve">    </w:t>
      </w:r>
    </w:p>
    <w:p w14:paraId="77F07B48" w14:textId="77777777" w:rsidR="008C0E8C" w:rsidRPr="00EC76D5" w:rsidRDefault="008C0E8C" w:rsidP="008C0E8C">
      <w:pPr>
        <w:pStyle w:val="Code"/>
      </w:pPr>
      <w:r w:rsidRPr="00EC76D5">
        <w:t xml:space="preserve">    return blockStat;</w:t>
      </w:r>
    </w:p>
    <w:p w14:paraId="5FB67C0E" w14:textId="77777777" w:rsidR="008C0E8C" w:rsidRPr="00EC76D5" w:rsidRDefault="008C0E8C" w:rsidP="008C0E8C">
      <w:pPr>
        <w:pStyle w:val="Code"/>
      </w:pPr>
      <w:r w:rsidRPr="00EC76D5">
        <w:t xml:space="preserve">  }</w:t>
      </w:r>
    </w:p>
    <w:p w14:paraId="76C20B83" w14:textId="77777777" w:rsidR="008C0E8C" w:rsidRPr="00EC76D5" w:rsidRDefault="008C0E8C" w:rsidP="008C0E8C">
      <w:pPr>
        <w:pStyle w:val="Code"/>
      </w:pPr>
      <w:r w:rsidRPr="00EC76D5">
        <w:t xml:space="preserve">  </w:t>
      </w:r>
    </w:p>
    <w:p w14:paraId="0D40860C" w14:textId="5BACBE8D" w:rsidR="008C0E8C" w:rsidRPr="00EC76D5" w:rsidRDefault="008C0E8C" w:rsidP="008C0E8C">
      <w:pPr>
        <w:pStyle w:val="Code"/>
      </w:pPr>
      <w:r w:rsidRPr="00EC76D5">
        <w:t xml:space="preserve">  public static SyntaxTree optimizeExpression(SyntaxTree </w:t>
      </w:r>
      <w:r w:rsidR="0038687E">
        <w:t>expression</w:t>
      </w:r>
      <w:r w:rsidRPr="00EC76D5">
        <w:t>) {</w:t>
      </w:r>
    </w:p>
    <w:p w14:paraId="7F632BBC" w14:textId="46F25016" w:rsidR="008C0E8C" w:rsidRPr="00EC76D5" w:rsidRDefault="008C0E8C" w:rsidP="008C0E8C">
      <w:pPr>
        <w:pStyle w:val="Code"/>
      </w:pPr>
      <w:r w:rsidRPr="00EC76D5">
        <w:t xml:space="preserve">    if (</w:t>
      </w:r>
      <w:r w:rsidR="0038687E">
        <w:t>expression</w:t>
      </w:r>
      <w:r w:rsidRPr="00EC76D5">
        <w:t xml:space="preserve"> == null) {</w:t>
      </w:r>
    </w:p>
    <w:p w14:paraId="1A91C00A" w14:textId="77777777" w:rsidR="008C0E8C" w:rsidRPr="00EC76D5" w:rsidRDefault="008C0E8C" w:rsidP="008C0E8C">
      <w:pPr>
        <w:pStyle w:val="Code"/>
      </w:pPr>
      <w:r w:rsidRPr="00EC76D5">
        <w:t xml:space="preserve">      return null;</w:t>
      </w:r>
    </w:p>
    <w:p w14:paraId="6480F31B" w14:textId="77777777" w:rsidR="008C0E8C" w:rsidRPr="00EC76D5" w:rsidRDefault="008C0E8C" w:rsidP="008C0E8C">
      <w:pPr>
        <w:pStyle w:val="Code"/>
      </w:pPr>
      <w:r w:rsidRPr="00EC76D5">
        <w:t xml:space="preserve">    }</w:t>
      </w:r>
    </w:p>
    <w:p w14:paraId="41FB4AD8" w14:textId="77777777" w:rsidR="008C0E8C" w:rsidRPr="00EC76D5" w:rsidRDefault="008C0E8C" w:rsidP="008C0E8C">
      <w:pPr>
        <w:pStyle w:val="Code"/>
      </w:pPr>
      <w:r w:rsidRPr="00EC76D5">
        <w:t xml:space="preserve">    </w:t>
      </w:r>
    </w:p>
    <w:p w14:paraId="607319DB" w14:textId="20C767CF" w:rsidR="008C0E8C" w:rsidRPr="00EC76D5" w:rsidRDefault="008C0E8C" w:rsidP="008C0E8C">
      <w:pPr>
        <w:pStyle w:val="Code"/>
      </w:pPr>
      <w:r w:rsidRPr="00EC76D5">
        <w:t xml:space="preserve">    switch (</w:t>
      </w:r>
      <w:r w:rsidR="0038687E">
        <w:t>expression</w:t>
      </w:r>
      <w:r w:rsidRPr="00EC76D5">
        <w:t>.getOperator()) {</w:t>
      </w:r>
    </w:p>
    <w:p w14:paraId="3AB3DB26" w14:textId="77777777" w:rsidR="008C0E8C" w:rsidRPr="00EC76D5" w:rsidRDefault="008C0E8C" w:rsidP="008C0E8C">
      <w:pPr>
        <w:pStyle w:val="Code"/>
      </w:pPr>
      <w:r w:rsidRPr="00EC76D5">
        <w:t xml:space="preserve">      case Comma:</w:t>
      </w:r>
    </w:p>
    <w:p w14:paraId="20EB0C8F" w14:textId="46E493A3" w:rsidR="008C0E8C" w:rsidRPr="00EC76D5" w:rsidRDefault="008C0E8C" w:rsidP="008C0E8C">
      <w:pPr>
        <w:pStyle w:val="Code"/>
      </w:pPr>
      <w:r w:rsidRPr="00EC76D5">
        <w:t xml:space="preserve">        return optimizeCommaExpression(</w:t>
      </w:r>
      <w:r w:rsidR="0038687E">
        <w:t>expression</w:t>
      </w:r>
      <w:r w:rsidRPr="00EC76D5">
        <w:t>);</w:t>
      </w:r>
    </w:p>
    <w:p w14:paraId="744D95EC" w14:textId="77777777" w:rsidR="008C0E8C" w:rsidRPr="00EC76D5" w:rsidRDefault="008C0E8C" w:rsidP="008C0E8C">
      <w:pPr>
        <w:pStyle w:val="Code"/>
      </w:pPr>
      <w:r w:rsidRPr="00EC76D5">
        <w:t xml:space="preserve">          </w:t>
      </w:r>
    </w:p>
    <w:p w14:paraId="5F7D85FA" w14:textId="77777777" w:rsidR="008C0E8C" w:rsidRPr="00EC76D5" w:rsidRDefault="008C0E8C" w:rsidP="008C0E8C">
      <w:pPr>
        <w:pStyle w:val="Code"/>
      </w:pPr>
      <w:r w:rsidRPr="00EC76D5">
        <w:t xml:space="preserve">      case Conditional:</w:t>
      </w:r>
    </w:p>
    <w:p w14:paraId="6D89C2C6" w14:textId="163C2B1B" w:rsidR="008C0E8C" w:rsidRPr="00EC76D5" w:rsidRDefault="008C0E8C" w:rsidP="008C0E8C">
      <w:pPr>
        <w:pStyle w:val="Code"/>
      </w:pPr>
      <w:r w:rsidRPr="00EC76D5">
        <w:t xml:space="preserve">        return optimizeConditionalExpression(</w:t>
      </w:r>
      <w:r w:rsidR="0038687E">
        <w:t>expression</w:t>
      </w:r>
      <w:r w:rsidRPr="00EC76D5">
        <w:t>);</w:t>
      </w:r>
    </w:p>
    <w:p w14:paraId="590228E7" w14:textId="77777777" w:rsidR="008C0E8C" w:rsidRPr="00EC76D5" w:rsidRDefault="008C0E8C" w:rsidP="008C0E8C">
      <w:pPr>
        <w:pStyle w:val="Code"/>
      </w:pPr>
    </w:p>
    <w:p w14:paraId="42E8133D" w14:textId="77777777" w:rsidR="008C0E8C" w:rsidRPr="00EC76D5" w:rsidRDefault="008C0E8C" w:rsidP="008C0E8C">
      <w:pPr>
        <w:pStyle w:val="Code"/>
      </w:pPr>
      <w:r w:rsidRPr="00EC76D5">
        <w:t xml:space="preserve">      case Index:</w:t>
      </w:r>
    </w:p>
    <w:p w14:paraId="5C36E586" w14:textId="65DC81A6" w:rsidR="008C0E8C" w:rsidRPr="00EC76D5" w:rsidRDefault="008C0E8C" w:rsidP="008C0E8C">
      <w:pPr>
        <w:pStyle w:val="Code"/>
      </w:pPr>
      <w:r w:rsidRPr="00EC76D5">
        <w:t xml:space="preserve">        return optimizeIndexExpression(</w:t>
      </w:r>
      <w:r w:rsidR="0038687E">
        <w:t>expression</w:t>
      </w:r>
      <w:r w:rsidRPr="00EC76D5">
        <w:t>);</w:t>
      </w:r>
    </w:p>
    <w:p w14:paraId="411021C4" w14:textId="77777777" w:rsidR="008C0E8C" w:rsidRPr="00EC76D5" w:rsidRDefault="008C0E8C" w:rsidP="008C0E8C">
      <w:pPr>
        <w:pStyle w:val="Code"/>
      </w:pPr>
    </w:p>
    <w:p w14:paraId="22EC3F1C" w14:textId="77777777" w:rsidR="008C0E8C" w:rsidRPr="00EC76D5" w:rsidRDefault="008C0E8C" w:rsidP="008C0E8C">
      <w:pPr>
        <w:pStyle w:val="Code"/>
      </w:pPr>
      <w:r w:rsidRPr="00EC76D5">
        <w:t xml:space="preserve">      case Dot:</w:t>
      </w:r>
    </w:p>
    <w:p w14:paraId="5C3DE605" w14:textId="1B5E7774" w:rsidR="008C0E8C" w:rsidRPr="00EC76D5" w:rsidRDefault="008C0E8C" w:rsidP="008C0E8C">
      <w:pPr>
        <w:pStyle w:val="Code"/>
      </w:pPr>
      <w:r w:rsidRPr="00EC76D5">
        <w:lastRenderedPageBreak/>
        <w:t xml:space="preserve">        return optimizeDotExpression(</w:t>
      </w:r>
      <w:r w:rsidR="0038687E">
        <w:t>expression</w:t>
      </w:r>
      <w:r w:rsidRPr="00EC76D5">
        <w:t>);</w:t>
      </w:r>
    </w:p>
    <w:p w14:paraId="4DAE2748" w14:textId="77777777" w:rsidR="008C0E8C" w:rsidRPr="00EC76D5" w:rsidRDefault="008C0E8C" w:rsidP="008C0E8C">
      <w:pPr>
        <w:pStyle w:val="Code"/>
      </w:pPr>
    </w:p>
    <w:p w14:paraId="2D25CA5A" w14:textId="77777777" w:rsidR="008C0E8C" w:rsidRPr="00EC76D5" w:rsidRDefault="008C0E8C" w:rsidP="008C0E8C">
      <w:pPr>
        <w:pStyle w:val="Code"/>
      </w:pPr>
      <w:r w:rsidRPr="00EC76D5">
        <w:t xml:space="preserve">      case Arrow:</w:t>
      </w:r>
    </w:p>
    <w:p w14:paraId="1DD0A654" w14:textId="71CEBCB4" w:rsidR="008C0E8C" w:rsidRPr="00EC76D5" w:rsidRDefault="008C0E8C" w:rsidP="008C0E8C">
      <w:pPr>
        <w:pStyle w:val="Code"/>
      </w:pPr>
      <w:r w:rsidRPr="00EC76D5">
        <w:t xml:space="preserve">        return optimizeArrowExpression(</w:t>
      </w:r>
      <w:r w:rsidR="0038687E">
        <w:t>expression</w:t>
      </w:r>
      <w:r w:rsidRPr="00EC76D5">
        <w:t>);</w:t>
      </w:r>
    </w:p>
    <w:p w14:paraId="6889B0DE" w14:textId="77777777" w:rsidR="008C0E8C" w:rsidRPr="00EC76D5" w:rsidRDefault="008C0E8C" w:rsidP="008C0E8C">
      <w:pPr>
        <w:pStyle w:val="Code"/>
      </w:pPr>
    </w:p>
    <w:p w14:paraId="05531203" w14:textId="77777777" w:rsidR="008C0E8C" w:rsidRPr="00EC76D5" w:rsidRDefault="008C0E8C" w:rsidP="008C0E8C">
      <w:pPr>
        <w:pStyle w:val="Code"/>
      </w:pPr>
      <w:r w:rsidRPr="00EC76D5">
        <w:t xml:space="preserve">      case Call:</w:t>
      </w:r>
    </w:p>
    <w:p w14:paraId="5EE6BD01" w14:textId="2635BB8E" w:rsidR="008C0E8C" w:rsidRPr="00EC76D5" w:rsidRDefault="008C0E8C" w:rsidP="008C0E8C">
      <w:pPr>
        <w:pStyle w:val="Code"/>
      </w:pPr>
      <w:r w:rsidRPr="00EC76D5">
        <w:t xml:space="preserve">        return optimizeFunctionCallExpression(</w:t>
      </w:r>
      <w:r w:rsidR="0038687E">
        <w:t>expression</w:t>
      </w:r>
      <w:r w:rsidRPr="00EC76D5">
        <w:t>);</w:t>
      </w:r>
    </w:p>
    <w:p w14:paraId="54EDA6E1" w14:textId="77777777" w:rsidR="008C0E8C" w:rsidRPr="00EC76D5" w:rsidRDefault="008C0E8C" w:rsidP="008C0E8C">
      <w:pPr>
        <w:pStyle w:val="Code"/>
      </w:pPr>
    </w:p>
    <w:p w14:paraId="3C27E592" w14:textId="77777777" w:rsidR="008C0E8C" w:rsidRPr="00EC76D5" w:rsidRDefault="008C0E8C" w:rsidP="008C0E8C">
      <w:pPr>
        <w:pStyle w:val="Code"/>
      </w:pPr>
      <w:r w:rsidRPr="00EC76D5">
        <w:t xml:space="preserve">      case Variable:</w:t>
      </w:r>
    </w:p>
    <w:p w14:paraId="619EF817" w14:textId="77777777" w:rsidR="008C0E8C" w:rsidRPr="00EC76D5" w:rsidRDefault="008C0E8C" w:rsidP="008C0E8C">
      <w:pPr>
        <w:pStyle w:val="Code"/>
      </w:pPr>
      <w:r w:rsidRPr="00EC76D5">
        <w:t xml:space="preserve">      case Value:</w:t>
      </w:r>
    </w:p>
    <w:p w14:paraId="2AA07355" w14:textId="366325E2" w:rsidR="008C0E8C" w:rsidRPr="00EC76D5" w:rsidRDefault="008C0E8C" w:rsidP="008C0E8C">
      <w:pPr>
        <w:pStyle w:val="Code"/>
      </w:pPr>
      <w:r w:rsidRPr="00EC76D5">
        <w:t xml:space="preserve">        return </w:t>
      </w:r>
      <w:r w:rsidR="0038687E">
        <w:t>expression</w:t>
      </w:r>
      <w:r w:rsidRPr="00EC76D5">
        <w:t>;</w:t>
      </w:r>
    </w:p>
    <w:p w14:paraId="687549B6" w14:textId="77777777" w:rsidR="008C0E8C" w:rsidRPr="00EC76D5" w:rsidRDefault="008C0E8C" w:rsidP="008C0E8C">
      <w:pPr>
        <w:pStyle w:val="Code"/>
      </w:pPr>
    </w:p>
    <w:p w14:paraId="7699B00B" w14:textId="77777777" w:rsidR="008C0E8C" w:rsidRPr="00EC76D5" w:rsidRDefault="008C0E8C" w:rsidP="008C0E8C">
      <w:pPr>
        <w:pStyle w:val="Code"/>
      </w:pPr>
      <w:r w:rsidRPr="00EC76D5">
        <w:t xml:space="preserve">      case AddressOffset:</w:t>
      </w:r>
    </w:p>
    <w:p w14:paraId="0103898A" w14:textId="6C3A2EAF" w:rsidR="008C0E8C" w:rsidRPr="00EC76D5" w:rsidRDefault="008C0E8C" w:rsidP="008C0E8C">
      <w:pPr>
        <w:pStyle w:val="Code"/>
      </w:pPr>
      <w:r w:rsidRPr="00EC76D5">
        <w:t xml:space="preserve">        return </w:t>
      </w:r>
      <w:r w:rsidR="0038687E">
        <w:t>expression</w:t>
      </w:r>
      <w:r w:rsidRPr="00EC76D5">
        <w:t>;</w:t>
      </w:r>
    </w:p>
    <w:p w14:paraId="7FC02A34" w14:textId="77777777" w:rsidR="008C0E8C" w:rsidRPr="00EC76D5" w:rsidRDefault="008C0E8C" w:rsidP="008C0E8C">
      <w:pPr>
        <w:pStyle w:val="Code"/>
      </w:pPr>
      <w:r w:rsidRPr="00EC76D5">
        <w:t xml:space="preserve">        </w:t>
      </w:r>
    </w:p>
    <w:p w14:paraId="0A1FFA24" w14:textId="77777777" w:rsidR="008C0E8C" w:rsidRPr="00EC76D5" w:rsidRDefault="008C0E8C" w:rsidP="008C0E8C">
      <w:pPr>
        <w:pStyle w:val="Code"/>
      </w:pPr>
      <w:r w:rsidRPr="00EC76D5">
        <w:t xml:space="preserve">      default:</w:t>
      </w:r>
    </w:p>
    <w:p w14:paraId="07CBEFA7" w14:textId="09EEFDC5" w:rsidR="008C0E8C" w:rsidRPr="00EC76D5" w:rsidRDefault="008C0E8C" w:rsidP="008C0E8C">
      <w:pPr>
        <w:pStyle w:val="Code"/>
      </w:pPr>
      <w:r w:rsidRPr="00EC76D5">
        <w:t xml:space="preserve">        if (MiddleCode.isAssign(</w:t>
      </w:r>
      <w:r w:rsidR="0038687E">
        <w:t>expression</w:t>
      </w:r>
      <w:r w:rsidRPr="00EC76D5">
        <w:t>.getOperator())) {</w:t>
      </w:r>
    </w:p>
    <w:p w14:paraId="35B59277" w14:textId="3CE181D6" w:rsidR="008C0E8C" w:rsidRPr="00EC76D5" w:rsidRDefault="008C0E8C" w:rsidP="008C0E8C">
      <w:pPr>
        <w:pStyle w:val="Code"/>
      </w:pPr>
      <w:r w:rsidRPr="00EC76D5">
        <w:t xml:space="preserve">          return optimizeAssignExpression(</w:t>
      </w:r>
      <w:r w:rsidR="0038687E">
        <w:t>expression</w:t>
      </w:r>
      <w:r w:rsidRPr="00EC76D5">
        <w:t xml:space="preserve">);          </w:t>
      </w:r>
    </w:p>
    <w:p w14:paraId="11C0ACEF" w14:textId="77777777" w:rsidR="008C0E8C" w:rsidRPr="00EC76D5" w:rsidRDefault="008C0E8C" w:rsidP="008C0E8C">
      <w:pPr>
        <w:pStyle w:val="Code"/>
      </w:pPr>
      <w:r w:rsidRPr="00EC76D5">
        <w:t xml:space="preserve">        }</w:t>
      </w:r>
    </w:p>
    <w:p w14:paraId="27B70E2A" w14:textId="2A465479" w:rsidR="008C0E8C" w:rsidRPr="00EC76D5" w:rsidRDefault="008C0E8C" w:rsidP="008C0E8C">
      <w:pPr>
        <w:pStyle w:val="Code"/>
      </w:pPr>
      <w:r w:rsidRPr="00EC76D5">
        <w:t xml:space="preserve">        else if (MiddleCode.isIncrement(</w:t>
      </w:r>
      <w:r w:rsidR="0038687E">
        <w:t>expression</w:t>
      </w:r>
      <w:r w:rsidRPr="00EC76D5">
        <w:t>.getOperator())) {</w:t>
      </w:r>
    </w:p>
    <w:p w14:paraId="34A723B8" w14:textId="52C8E1E2" w:rsidR="008C0E8C" w:rsidRPr="00EC76D5" w:rsidRDefault="008C0E8C" w:rsidP="008C0E8C">
      <w:pPr>
        <w:pStyle w:val="Code"/>
      </w:pPr>
      <w:r w:rsidRPr="00EC76D5">
        <w:t xml:space="preserve">          return optimizeIncrementExpression(</w:t>
      </w:r>
      <w:r w:rsidR="0038687E">
        <w:t>expression</w:t>
      </w:r>
      <w:r w:rsidRPr="00EC76D5">
        <w:t>);</w:t>
      </w:r>
    </w:p>
    <w:p w14:paraId="0B12281B" w14:textId="77777777" w:rsidR="008C0E8C" w:rsidRPr="00EC76D5" w:rsidRDefault="008C0E8C" w:rsidP="008C0E8C">
      <w:pPr>
        <w:pStyle w:val="Code"/>
      </w:pPr>
      <w:r w:rsidRPr="00EC76D5">
        <w:t xml:space="preserve">        }</w:t>
      </w:r>
    </w:p>
    <w:p w14:paraId="52995A9D" w14:textId="179EEDEC" w:rsidR="008C0E8C" w:rsidRPr="00EC76D5" w:rsidRDefault="008C0E8C" w:rsidP="008C0E8C">
      <w:pPr>
        <w:pStyle w:val="Code"/>
      </w:pPr>
      <w:r w:rsidRPr="00EC76D5">
        <w:t xml:space="preserve">        else if (MiddleCode.isUnary(</w:t>
      </w:r>
      <w:r w:rsidR="0038687E">
        <w:t>expression</w:t>
      </w:r>
      <w:r w:rsidRPr="00EC76D5">
        <w:t>.getOperator())) {</w:t>
      </w:r>
    </w:p>
    <w:p w14:paraId="60362BD3" w14:textId="5530847E" w:rsidR="008C0E8C" w:rsidRPr="00EC76D5" w:rsidRDefault="008C0E8C" w:rsidP="008C0E8C">
      <w:pPr>
        <w:pStyle w:val="Code"/>
      </w:pPr>
      <w:r w:rsidRPr="00EC76D5">
        <w:t xml:space="preserve">          return optimizeUnaryExpression(</w:t>
      </w:r>
      <w:r w:rsidR="0038687E">
        <w:t>expression</w:t>
      </w:r>
      <w:r w:rsidRPr="00EC76D5">
        <w:t>);</w:t>
      </w:r>
    </w:p>
    <w:p w14:paraId="193C21FC" w14:textId="77777777" w:rsidR="008C0E8C" w:rsidRPr="00EC76D5" w:rsidRDefault="008C0E8C" w:rsidP="008C0E8C">
      <w:pPr>
        <w:pStyle w:val="Code"/>
      </w:pPr>
      <w:r w:rsidRPr="00EC76D5">
        <w:t xml:space="preserve">        }</w:t>
      </w:r>
    </w:p>
    <w:p w14:paraId="32F07C57" w14:textId="5A9A3B7C" w:rsidR="008C0E8C" w:rsidRPr="00EC76D5" w:rsidRDefault="008C0E8C" w:rsidP="008C0E8C">
      <w:pPr>
        <w:pStyle w:val="Code"/>
      </w:pPr>
      <w:r w:rsidRPr="00EC76D5">
        <w:t xml:space="preserve">        else if (MiddleCode.isBinary(</w:t>
      </w:r>
      <w:r w:rsidR="0038687E">
        <w:t>expression</w:t>
      </w:r>
      <w:r w:rsidRPr="00EC76D5">
        <w:t>.getOperator())) {</w:t>
      </w:r>
    </w:p>
    <w:p w14:paraId="4EDEED7F" w14:textId="261F18EE" w:rsidR="008C0E8C" w:rsidRPr="00EC76D5" w:rsidRDefault="008C0E8C" w:rsidP="008C0E8C">
      <w:pPr>
        <w:pStyle w:val="Code"/>
      </w:pPr>
      <w:r w:rsidRPr="00EC76D5">
        <w:t xml:space="preserve">          return optimizeBinaryExpression(</w:t>
      </w:r>
      <w:r w:rsidR="0038687E">
        <w:t>expression</w:t>
      </w:r>
      <w:r w:rsidRPr="00EC76D5">
        <w:t>);</w:t>
      </w:r>
    </w:p>
    <w:p w14:paraId="5949FD72" w14:textId="77777777" w:rsidR="008C0E8C" w:rsidRPr="00EC76D5" w:rsidRDefault="008C0E8C" w:rsidP="008C0E8C">
      <w:pPr>
        <w:pStyle w:val="Code"/>
      </w:pPr>
      <w:r w:rsidRPr="00EC76D5">
        <w:t xml:space="preserve">        }</w:t>
      </w:r>
    </w:p>
    <w:p w14:paraId="068CF63A" w14:textId="77777777" w:rsidR="008C0E8C" w:rsidRPr="00EC76D5" w:rsidRDefault="008C0E8C" w:rsidP="008C0E8C">
      <w:pPr>
        <w:pStyle w:val="Code"/>
      </w:pPr>
      <w:r w:rsidRPr="00EC76D5">
        <w:t xml:space="preserve">        else {</w:t>
      </w:r>
    </w:p>
    <w:p w14:paraId="68CED38D" w14:textId="735A9FBD" w:rsidR="008C0E8C" w:rsidRPr="00EC76D5" w:rsidRDefault="008C0E8C" w:rsidP="008C0E8C">
      <w:pPr>
        <w:pStyle w:val="Code"/>
      </w:pPr>
      <w:r w:rsidRPr="00EC76D5">
        <w:t xml:space="preserve">          Assert.error("optimize </w:t>
      </w:r>
      <w:r w:rsidR="0038687E">
        <w:t>expression</w:t>
      </w:r>
      <w:r w:rsidRPr="00EC76D5">
        <w:t xml:space="preserve"> " + </w:t>
      </w:r>
      <w:r w:rsidR="0038687E">
        <w:t>expression</w:t>
      </w:r>
      <w:r w:rsidRPr="00EC76D5">
        <w:t>.getOperator().name());</w:t>
      </w:r>
    </w:p>
    <w:p w14:paraId="6196C92C" w14:textId="77777777" w:rsidR="008C0E8C" w:rsidRPr="00EC76D5" w:rsidRDefault="008C0E8C" w:rsidP="008C0E8C">
      <w:pPr>
        <w:pStyle w:val="Code"/>
      </w:pPr>
      <w:r w:rsidRPr="00EC76D5">
        <w:t xml:space="preserve">          return null;</w:t>
      </w:r>
    </w:p>
    <w:p w14:paraId="70B08DF9" w14:textId="77777777" w:rsidR="008C0E8C" w:rsidRPr="00EC76D5" w:rsidRDefault="008C0E8C" w:rsidP="008C0E8C">
      <w:pPr>
        <w:pStyle w:val="Code"/>
      </w:pPr>
      <w:r w:rsidRPr="00EC76D5">
        <w:t xml:space="preserve">        }</w:t>
      </w:r>
    </w:p>
    <w:p w14:paraId="4043865D" w14:textId="77777777" w:rsidR="008C0E8C" w:rsidRPr="00EC76D5" w:rsidRDefault="008C0E8C" w:rsidP="008C0E8C">
      <w:pPr>
        <w:pStyle w:val="Code"/>
      </w:pPr>
      <w:r w:rsidRPr="00EC76D5">
        <w:t xml:space="preserve">    }</w:t>
      </w:r>
    </w:p>
    <w:p w14:paraId="79866FD4" w14:textId="77777777" w:rsidR="008C0E8C" w:rsidRPr="00EC76D5" w:rsidRDefault="008C0E8C" w:rsidP="008C0E8C">
      <w:pPr>
        <w:pStyle w:val="Code"/>
      </w:pPr>
      <w:r w:rsidRPr="00EC76D5">
        <w:t xml:space="preserve">  }</w:t>
      </w:r>
    </w:p>
    <w:p w14:paraId="357D143F" w14:textId="77777777" w:rsidR="008C0E8C" w:rsidRPr="00EC76D5" w:rsidRDefault="008C0E8C" w:rsidP="008C0E8C">
      <w:pPr>
        <w:pStyle w:val="Code"/>
      </w:pPr>
    </w:p>
    <w:p w14:paraId="1A7E9506" w14:textId="19229EF3" w:rsidR="008C0E8C" w:rsidRPr="00EC76D5" w:rsidRDefault="008C0E8C" w:rsidP="008C0E8C">
      <w:pPr>
        <w:pStyle w:val="Code"/>
      </w:pPr>
      <w:r w:rsidRPr="00EC76D5">
        <w:t xml:space="preserve">  public static SyntaxTree optimizeCommaExpression(SyntaxTree comma</w:t>
      </w:r>
      <w:r w:rsidR="0038687E">
        <w:t>Expression)</w:t>
      </w:r>
      <w:r w:rsidRPr="00EC76D5">
        <w:t xml:space="preserve"> {</w:t>
      </w:r>
    </w:p>
    <w:p w14:paraId="0527BC62" w14:textId="08D5444D" w:rsidR="008C0E8C" w:rsidRPr="00EC76D5" w:rsidRDefault="008C0E8C" w:rsidP="008C0E8C">
      <w:pPr>
        <w:pStyle w:val="Code"/>
      </w:pPr>
      <w:r w:rsidRPr="00EC76D5">
        <w:t xml:space="preserve">    SyntaxTree left</w:t>
      </w:r>
      <w:r w:rsidR="0038687E">
        <w:t xml:space="preserve">Expression </w:t>
      </w:r>
      <w:r w:rsidRPr="00EC76D5">
        <w:t>=</w:t>
      </w:r>
    </w:p>
    <w:p w14:paraId="6072ADBA" w14:textId="58D1DDAD" w:rsidR="008C0E8C" w:rsidRPr="00EC76D5" w:rsidRDefault="008C0E8C" w:rsidP="008C0E8C">
      <w:pPr>
        <w:pStyle w:val="Code"/>
      </w:pPr>
      <w:r w:rsidRPr="00EC76D5">
        <w:t xml:space="preserve">                 clearExpression(optimizeExpression(comma</w:t>
      </w:r>
      <w:r w:rsidR="0038687E">
        <w:t>Expression.</w:t>
      </w:r>
      <w:r w:rsidRPr="00EC76D5">
        <w:t>getChild(0))),</w:t>
      </w:r>
    </w:p>
    <w:p w14:paraId="2A7FA644" w14:textId="4A56FBB0" w:rsidR="008C0E8C" w:rsidRPr="00EC76D5" w:rsidRDefault="008C0E8C" w:rsidP="008C0E8C">
      <w:pPr>
        <w:pStyle w:val="Code"/>
      </w:pPr>
      <w:r w:rsidRPr="00EC76D5">
        <w:t xml:space="preserve">               right</w:t>
      </w:r>
      <w:r w:rsidR="0038687E">
        <w:t xml:space="preserve">Expression </w:t>
      </w:r>
      <w:r w:rsidRPr="00EC76D5">
        <w:t>= optimizeExpression(comma</w:t>
      </w:r>
      <w:r w:rsidR="0038687E">
        <w:t>Expression.</w:t>
      </w:r>
      <w:r w:rsidRPr="00EC76D5">
        <w:t>getChild(1));</w:t>
      </w:r>
    </w:p>
    <w:p w14:paraId="7E1A558B" w14:textId="77777777" w:rsidR="008C0E8C" w:rsidRPr="00EC76D5" w:rsidRDefault="008C0E8C" w:rsidP="008C0E8C">
      <w:pPr>
        <w:pStyle w:val="Code"/>
      </w:pPr>
      <w:r w:rsidRPr="00EC76D5">
        <w:t xml:space="preserve">               </w:t>
      </w:r>
    </w:p>
    <w:p w14:paraId="5350A357" w14:textId="16AA1676" w:rsidR="008C0E8C" w:rsidRPr="00EC76D5" w:rsidRDefault="008C0E8C" w:rsidP="008C0E8C">
      <w:pPr>
        <w:pStyle w:val="Code"/>
      </w:pPr>
      <w:r w:rsidRPr="00EC76D5">
        <w:t xml:space="preserve">    if (left</w:t>
      </w:r>
      <w:r w:rsidR="0038687E">
        <w:t xml:space="preserve">Expression </w:t>
      </w:r>
      <w:r w:rsidRPr="00EC76D5">
        <w:t>!= null) {</w:t>
      </w:r>
    </w:p>
    <w:p w14:paraId="57972588" w14:textId="753FBC78" w:rsidR="008C0E8C" w:rsidRPr="00EC76D5" w:rsidRDefault="008C0E8C" w:rsidP="008C0E8C">
      <w:pPr>
        <w:pStyle w:val="Code"/>
      </w:pPr>
      <w:r w:rsidRPr="00EC76D5">
        <w:t xml:space="preserve">      comma</w:t>
      </w:r>
      <w:r w:rsidR="0038687E">
        <w:t>Expression.</w:t>
      </w:r>
      <w:r w:rsidRPr="00EC76D5">
        <w:t>setChild(0, left</w:t>
      </w:r>
      <w:r w:rsidR="0038687E">
        <w:t>Expression)</w:t>
      </w:r>
      <w:r w:rsidRPr="00EC76D5">
        <w:t>;</w:t>
      </w:r>
    </w:p>
    <w:p w14:paraId="5C87C5F2" w14:textId="6E547C90" w:rsidR="008C0E8C" w:rsidRPr="00EC76D5" w:rsidRDefault="008C0E8C" w:rsidP="008C0E8C">
      <w:pPr>
        <w:pStyle w:val="Code"/>
      </w:pPr>
      <w:r w:rsidRPr="00EC76D5">
        <w:t xml:space="preserve">      comma</w:t>
      </w:r>
      <w:r w:rsidR="0038687E">
        <w:t>Expression.</w:t>
      </w:r>
      <w:r w:rsidRPr="00EC76D5">
        <w:t>setChild(1, right</w:t>
      </w:r>
      <w:r w:rsidR="0038687E">
        <w:t>Expression)</w:t>
      </w:r>
      <w:r w:rsidRPr="00EC76D5">
        <w:t>;</w:t>
      </w:r>
    </w:p>
    <w:p w14:paraId="5FC1B233" w14:textId="3AE7E508" w:rsidR="008C0E8C" w:rsidRPr="00EC76D5" w:rsidRDefault="008C0E8C" w:rsidP="008C0E8C">
      <w:pPr>
        <w:pStyle w:val="Code"/>
      </w:pPr>
      <w:r w:rsidRPr="00EC76D5">
        <w:t xml:space="preserve">      return comma</w:t>
      </w:r>
      <w:r w:rsidR="0038687E">
        <w:t>Expression;</w:t>
      </w:r>
    </w:p>
    <w:p w14:paraId="24DE2DD7" w14:textId="77777777" w:rsidR="008C0E8C" w:rsidRPr="00EC76D5" w:rsidRDefault="008C0E8C" w:rsidP="008C0E8C">
      <w:pPr>
        <w:pStyle w:val="Code"/>
      </w:pPr>
      <w:r w:rsidRPr="00EC76D5">
        <w:t xml:space="preserve">    }</w:t>
      </w:r>
    </w:p>
    <w:p w14:paraId="7A914660" w14:textId="77777777" w:rsidR="008C0E8C" w:rsidRPr="00EC76D5" w:rsidRDefault="008C0E8C" w:rsidP="008C0E8C">
      <w:pPr>
        <w:pStyle w:val="Code"/>
      </w:pPr>
      <w:r w:rsidRPr="00EC76D5">
        <w:t xml:space="preserve">    else {</w:t>
      </w:r>
    </w:p>
    <w:p w14:paraId="3245D6B3" w14:textId="5457D83F" w:rsidR="008C0E8C" w:rsidRPr="00EC76D5" w:rsidRDefault="008C0E8C" w:rsidP="008C0E8C">
      <w:pPr>
        <w:pStyle w:val="Code"/>
      </w:pPr>
      <w:r w:rsidRPr="00EC76D5">
        <w:t xml:space="preserve">      return right</w:t>
      </w:r>
      <w:r w:rsidR="0038687E">
        <w:t>Expression;</w:t>
      </w:r>
    </w:p>
    <w:p w14:paraId="3C4A5463" w14:textId="77777777" w:rsidR="008C0E8C" w:rsidRPr="00EC76D5" w:rsidRDefault="008C0E8C" w:rsidP="008C0E8C">
      <w:pPr>
        <w:pStyle w:val="Code"/>
      </w:pPr>
      <w:r w:rsidRPr="00EC76D5">
        <w:t xml:space="preserve">    }</w:t>
      </w:r>
    </w:p>
    <w:p w14:paraId="0A943F1F" w14:textId="77777777" w:rsidR="008C0E8C" w:rsidRPr="00EC76D5" w:rsidRDefault="008C0E8C" w:rsidP="008C0E8C">
      <w:pPr>
        <w:pStyle w:val="Code"/>
      </w:pPr>
      <w:r w:rsidRPr="00EC76D5">
        <w:t xml:space="preserve">  }</w:t>
      </w:r>
    </w:p>
    <w:p w14:paraId="744643FA" w14:textId="77777777" w:rsidR="008C0E8C" w:rsidRPr="00EC76D5" w:rsidRDefault="008C0E8C" w:rsidP="008C0E8C">
      <w:pPr>
        <w:pStyle w:val="Code"/>
      </w:pPr>
      <w:r w:rsidRPr="00EC76D5">
        <w:t xml:space="preserve">  </w:t>
      </w:r>
    </w:p>
    <w:p w14:paraId="46AAC51B" w14:textId="19FD36FC" w:rsidR="008C0E8C" w:rsidRPr="00EC76D5" w:rsidRDefault="008C0E8C" w:rsidP="008C0E8C">
      <w:pPr>
        <w:pStyle w:val="Code"/>
      </w:pPr>
      <w:r w:rsidRPr="00EC76D5">
        <w:t xml:space="preserve">  public static SyntaxTree optimizeConditionalExpression(SyntaxTree cond</w:t>
      </w:r>
      <w:r w:rsidR="0038687E">
        <w:t>Expression)</w:t>
      </w:r>
      <w:r w:rsidRPr="00EC76D5">
        <w:t xml:space="preserve"> {</w:t>
      </w:r>
    </w:p>
    <w:p w14:paraId="20587D3E" w14:textId="121F4269" w:rsidR="008C0E8C" w:rsidRPr="00EC76D5" w:rsidRDefault="008C0E8C" w:rsidP="008C0E8C">
      <w:pPr>
        <w:pStyle w:val="Code"/>
      </w:pPr>
      <w:r w:rsidRPr="00EC76D5">
        <w:lastRenderedPageBreak/>
        <w:t xml:space="preserve">    SyntaxTree test</w:t>
      </w:r>
      <w:r w:rsidR="0038687E">
        <w:t xml:space="preserve">Expression </w:t>
      </w:r>
      <w:r w:rsidRPr="00EC76D5">
        <w:t>= optimizeExpression(cond</w:t>
      </w:r>
      <w:r w:rsidR="0038687E">
        <w:t>Expression.</w:t>
      </w:r>
      <w:r w:rsidRPr="00EC76D5">
        <w:t>getChild(0)),</w:t>
      </w:r>
    </w:p>
    <w:p w14:paraId="7DC98498" w14:textId="3BFAEA9F" w:rsidR="008C0E8C" w:rsidRPr="00EC76D5" w:rsidRDefault="008C0E8C" w:rsidP="008C0E8C">
      <w:pPr>
        <w:pStyle w:val="Code"/>
      </w:pPr>
      <w:r w:rsidRPr="00EC76D5">
        <w:t xml:space="preserve">               left</w:t>
      </w:r>
      <w:r w:rsidR="0038687E">
        <w:t xml:space="preserve">Expression </w:t>
      </w:r>
      <w:r w:rsidRPr="00EC76D5">
        <w:t>= optimizeExpression(cond</w:t>
      </w:r>
      <w:r w:rsidR="0038687E">
        <w:t>Expression.</w:t>
      </w:r>
      <w:r w:rsidRPr="00EC76D5">
        <w:t>getChild(1)),</w:t>
      </w:r>
    </w:p>
    <w:p w14:paraId="36F0A997" w14:textId="53649596" w:rsidR="008C0E8C" w:rsidRPr="00EC76D5" w:rsidRDefault="008C0E8C" w:rsidP="008C0E8C">
      <w:pPr>
        <w:pStyle w:val="Code"/>
      </w:pPr>
      <w:r w:rsidRPr="00EC76D5">
        <w:t xml:space="preserve">               right</w:t>
      </w:r>
      <w:r w:rsidR="0038687E">
        <w:t xml:space="preserve">Expression </w:t>
      </w:r>
      <w:r w:rsidRPr="00EC76D5">
        <w:t>= optimizeExpression(cond</w:t>
      </w:r>
      <w:r w:rsidR="0038687E">
        <w:t>Expression.</w:t>
      </w:r>
      <w:r w:rsidRPr="00EC76D5">
        <w:t>getChild(2));</w:t>
      </w:r>
    </w:p>
    <w:p w14:paraId="49A6CEC3" w14:textId="77777777" w:rsidR="008C0E8C" w:rsidRPr="00EC76D5" w:rsidRDefault="008C0E8C" w:rsidP="008C0E8C">
      <w:pPr>
        <w:pStyle w:val="Code"/>
      </w:pPr>
      <w:r w:rsidRPr="00EC76D5">
        <w:t xml:space="preserve">    </w:t>
      </w:r>
    </w:p>
    <w:p w14:paraId="1F56DE91" w14:textId="1CABCC31" w:rsidR="008C0E8C" w:rsidRPr="00EC76D5" w:rsidRDefault="008C0E8C" w:rsidP="008C0E8C">
      <w:pPr>
        <w:pStyle w:val="Code"/>
      </w:pPr>
      <w:r w:rsidRPr="00EC76D5">
        <w:t xml:space="preserve">    left</w:t>
      </w:r>
      <w:r w:rsidR="0038687E">
        <w:t>Expression.</w:t>
      </w:r>
      <w:r w:rsidRPr="00EC76D5">
        <w:t>setRightValue();</w:t>
      </w:r>
    </w:p>
    <w:p w14:paraId="62A51E57" w14:textId="78A01387" w:rsidR="008C0E8C" w:rsidRPr="00EC76D5" w:rsidRDefault="008C0E8C" w:rsidP="008C0E8C">
      <w:pPr>
        <w:pStyle w:val="Code"/>
      </w:pPr>
      <w:r w:rsidRPr="00EC76D5">
        <w:t xml:space="preserve">    right</w:t>
      </w:r>
      <w:r w:rsidR="0038687E">
        <w:t>Expression.</w:t>
      </w:r>
      <w:r w:rsidRPr="00EC76D5">
        <w:t>setRightValue();</w:t>
      </w:r>
    </w:p>
    <w:p w14:paraId="7389DC40" w14:textId="770ACC56" w:rsidR="008C0E8C" w:rsidRPr="00EC76D5" w:rsidRDefault="008C0E8C" w:rsidP="008C0E8C">
      <w:pPr>
        <w:pStyle w:val="Code"/>
      </w:pPr>
      <w:r w:rsidRPr="00EC76D5">
        <w:t xml:space="preserve">    Object value = (test</w:t>
      </w:r>
      <w:r w:rsidR="0038687E">
        <w:t>Expression.</w:t>
      </w:r>
      <w:r w:rsidRPr="00EC76D5">
        <w:t>getSymbol() != null) ?</w:t>
      </w:r>
    </w:p>
    <w:p w14:paraId="0AD36BA1" w14:textId="6D340244" w:rsidR="008C0E8C" w:rsidRPr="00EC76D5" w:rsidRDefault="008C0E8C" w:rsidP="008C0E8C">
      <w:pPr>
        <w:pStyle w:val="Code"/>
      </w:pPr>
      <w:r w:rsidRPr="00EC76D5">
        <w:t xml:space="preserve">                   test</w:t>
      </w:r>
      <w:r w:rsidR="0038687E">
        <w:t>Expression.</w:t>
      </w:r>
      <w:r w:rsidRPr="00EC76D5">
        <w:t>getSymbol().getValue() : null;</w:t>
      </w:r>
    </w:p>
    <w:p w14:paraId="6BD4B403" w14:textId="77777777" w:rsidR="008C0E8C" w:rsidRPr="00EC76D5" w:rsidRDefault="008C0E8C" w:rsidP="008C0E8C">
      <w:pPr>
        <w:pStyle w:val="Code"/>
      </w:pPr>
    </w:p>
    <w:p w14:paraId="5A0ABD97" w14:textId="77777777" w:rsidR="008C0E8C" w:rsidRPr="00EC76D5" w:rsidRDefault="008C0E8C" w:rsidP="008C0E8C">
      <w:pPr>
        <w:pStyle w:val="Code"/>
      </w:pPr>
      <w:r w:rsidRPr="00EC76D5">
        <w:t xml:space="preserve">    if (value != null) {</w:t>
      </w:r>
    </w:p>
    <w:p w14:paraId="69183646" w14:textId="343D242C" w:rsidR="008C0E8C" w:rsidRPr="00EC76D5" w:rsidRDefault="008C0E8C" w:rsidP="008C0E8C">
      <w:pPr>
        <w:pStyle w:val="Code"/>
      </w:pPr>
      <w:r w:rsidRPr="00EC76D5">
        <w:t xml:space="preserve">      Assert.error(value instanceof BigInteger, "cond </w:t>
      </w:r>
      <w:r w:rsidR="0038687E">
        <w:t>expression</w:t>
      </w:r>
      <w:r w:rsidRPr="00EC76D5">
        <w:t>");</w:t>
      </w:r>
    </w:p>
    <w:p w14:paraId="60E71543" w14:textId="1EDF6027" w:rsidR="008C0E8C" w:rsidRPr="00EC76D5" w:rsidRDefault="008C0E8C" w:rsidP="008C0E8C">
      <w:pPr>
        <w:pStyle w:val="Code"/>
      </w:pPr>
      <w:r w:rsidRPr="00EC76D5">
        <w:t xml:space="preserve">      return (!value.equals(BigInteger.ZERO) ? left</w:t>
      </w:r>
      <w:r w:rsidR="0038687E">
        <w:t xml:space="preserve">Expression </w:t>
      </w:r>
      <w:r w:rsidRPr="00EC76D5">
        <w:t>: right</w:t>
      </w:r>
      <w:r w:rsidR="0038687E">
        <w:t>Expression)</w:t>
      </w:r>
      <w:r w:rsidRPr="00EC76D5">
        <w:t>;</w:t>
      </w:r>
    </w:p>
    <w:p w14:paraId="1C279285" w14:textId="77777777" w:rsidR="008C0E8C" w:rsidRPr="00EC76D5" w:rsidRDefault="008C0E8C" w:rsidP="008C0E8C">
      <w:pPr>
        <w:pStyle w:val="Code"/>
      </w:pPr>
      <w:r w:rsidRPr="00EC76D5">
        <w:t xml:space="preserve">    }</w:t>
      </w:r>
    </w:p>
    <w:p w14:paraId="352CB05D" w14:textId="77777777" w:rsidR="008C0E8C" w:rsidRPr="00EC76D5" w:rsidRDefault="008C0E8C" w:rsidP="008C0E8C">
      <w:pPr>
        <w:pStyle w:val="Code"/>
      </w:pPr>
      <w:r w:rsidRPr="00EC76D5">
        <w:t xml:space="preserve">    else {</w:t>
      </w:r>
    </w:p>
    <w:p w14:paraId="0E76B488" w14:textId="7B7B2B71" w:rsidR="008C0E8C" w:rsidRPr="00EC76D5" w:rsidRDefault="008C0E8C" w:rsidP="008C0E8C">
      <w:pPr>
        <w:pStyle w:val="Code"/>
      </w:pPr>
      <w:r w:rsidRPr="00EC76D5">
        <w:t xml:space="preserve">      cond</w:t>
      </w:r>
      <w:r w:rsidR="0038687E">
        <w:t>Expression.</w:t>
      </w:r>
      <w:r w:rsidRPr="00EC76D5">
        <w:t>setChild(0, test</w:t>
      </w:r>
      <w:r w:rsidR="0038687E">
        <w:t>Expression)</w:t>
      </w:r>
      <w:r w:rsidRPr="00EC76D5">
        <w:t>;</w:t>
      </w:r>
    </w:p>
    <w:p w14:paraId="7AF88996" w14:textId="5E799EA2" w:rsidR="008C0E8C" w:rsidRPr="00EC76D5" w:rsidRDefault="008C0E8C" w:rsidP="008C0E8C">
      <w:pPr>
        <w:pStyle w:val="Code"/>
      </w:pPr>
      <w:r w:rsidRPr="00EC76D5">
        <w:t xml:space="preserve">      cond</w:t>
      </w:r>
      <w:r w:rsidR="0038687E">
        <w:t>Expression.</w:t>
      </w:r>
      <w:r w:rsidRPr="00EC76D5">
        <w:t>setChild(1, left</w:t>
      </w:r>
      <w:r w:rsidR="0038687E">
        <w:t>Expression)</w:t>
      </w:r>
      <w:r w:rsidRPr="00EC76D5">
        <w:t>;</w:t>
      </w:r>
    </w:p>
    <w:p w14:paraId="2BC34AEF" w14:textId="56E27F4E" w:rsidR="008C0E8C" w:rsidRPr="00EC76D5" w:rsidRDefault="008C0E8C" w:rsidP="008C0E8C">
      <w:pPr>
        <w:pStyle w:val="Code"/>
      </w:pPr>
      <w:r w:rsidRPr="00EC76D5">
        <w:t xml:space="preserve">      cond</w:t>
      </w:r>
      <w:r w:rsidR="0038687E">
        <w:t>Expression.</w:t>
      </w:r>
      <w:r w:rsidRPr="00EC76D5">
        <w:t>setChild(2, right</w:t>
      </w:r>
      <w:r w:rsidR="0038687E">
        <w:t>Expression)</w:t>
      </w:r>
      <w:r w:rsidRPr="00EC76D5">
        <w:t>;</w:t>
      </w:r>
    </w:p>
    <w:p w14:paraId="7E1E8E02" w14:textId="7F770B2A" w:rsidR="008C0E8C" w:rsidRPr="00EC76D5" w:rsidRDefault="008C0E8C" w:rsidP="008C0E8C">
      <w:pPr>
        <w:pStyle w:val="Code"/>
      </w:pPr>
      <w:r w:rsidRPr="00EC76D5">
        <w:t xml:space="preserve">      return cond</w:t>
      </w:r>
      <w:r w:rsidR="0038687E">
        <w:t>Expression;</w:t>
      </w:r>
    </w:p>
    <w:p w14:paraId="753AE519" w14:textId="77777777" w:rsidR="008C0E8C" w:rsidRPr="00EC76D5" w:rsidRDefault="008C0E8C" w:rsidP="008C0E8C">
      <w:pPr>
        <w:pStyle w:val="Code"/>
      </w:pPr>
      <w:r w:rsidRPr="00EC76D5">
        <w:t xml:space="preserve">    }  </w:t>
      </w:r>
    </w:p>
    <w:p w14:paraId="6F73F261" w14:textId="77777777" w:rsidR="008C0E8C" w:rsidRPr="00EC76D5" w:rsidRDefault="008C0E8C" w:rsidP="008C0E8C">
      <w:pPr>
        <w:pStyle w:val="Code"/>
      </w:pPr>
      <w:r w:rsidRPr="00EC76D5">
        <w:t xml:space="preserve">  }</w:t>
      </w:r>
    </w:p>
    <w:p w14:paraId="4E266EA5" w14:textId="77777777" w:rsidR="008C0E8C" w:rsidRPr="00EC76D5" w:rsidRDefault="008C0E8C" w:rsidP="008C0E8C">
      <w:pPr>
        <w:pStyle w:val="Code"/>
      </w:pPr>
      <w:r w:rsidRPr="00EC76D5">
        <w:t xml:space="preserve">    </w:t>
      </w:r>
    </w:p>
    <w:p w14:paraId="336F9013" w14:textId="4754B18E" w:rsidR="008C0E8C" w:rsidRPr="00EC76D5" w:rsidRDefault="008C0E8C" w:rsidP="008C0E8C">
      <w:pPr>
        <w:pStyle w:val="Code"/>
      </w:pPr>
      <w:r w:rsidRPr="00EC76D5">
        <w:t xml:space="preserve">  public static SyntaxTree optimizeIncrementExpression(SyntaxTree inc</w:t>
      </w:r>
      <w:r w:rsidR="0038687E">
        <w:t>Expression)</w:t>
      </w:r>
      <w:r w:rsidRPr="00EC76D5">
        <w:t xml:space="preserve"> {</w:t>
      </w:r>
    </w:p>
    <w:p w14:paraId="59F70477" w14:textId="04887C51" w:rsidR="008C0E8C" w:rsidRPr="00EC76D5" w:rsidRDefault="008C0E8C" w:rsidP="008C0E8C">
      <w:pPr>
        <w:pStyle w:val="Code"/>
      </w:pPr>
      <w:r w:rsidRPr="00EC76D5">
        <w:t xml:space="preserve">    SyntaxTree sub</w:t>
      </w:r>
      <w:r w:rsidR="0038687E">
        <w:t xml:space="preserve">Expression </w:t>
      </w:r>
      <w:r w:rsidRPr="00EC76D5">
        <w:t>= optimizeExpression(inc</w:t>
      </w:r>
      <w:r w:rsidR="0038687E">
        <w:t>Expression.</w:t>
      </w:r>
      <w:r w:rsidRPr="00EC76D5">
        <w:t>getChild(0));</w:t>
      </w:r>
    </w:p>
    <w:p w14:paraId="747321B8" w14:textId="7A1604EE" w:rsidR="008C0E8C" w:rsidRPr="00EC76D5" w:rsidRDefault="008C0E8C" w:rsidP="008C0E8C">
      <w:pPr>
        <w:pStyle w:val="Code"/>
      </w:pPr>
      <w:r w:rsidRPr="00EC76D5">
        <w:t xml:space="preserve">    sub</w:t>
      </w:r>
      <w:r w:rsidR="0038687E">
        <w:t>Expression.</w:t>
      </w:r>
      <w:r w:rsidRPr="00EC76D5">
        <w:t>setRightValue();</w:t>
      </w:r>
    </w:p>
    <w:p w14:paraId="7FE17D89" w14:textId="1F081819" w:rsidR="008C0E8C" w:rsidRPr="00EC76D5" w:rsidRDefault="008C0E8C" w:rsidP="008C0E8C">
      <w:pPr>
        <w:pStyle w:val="Code"/>
      </w:pPr>
      <w:r w:rsidRPr="00EC76D5">
        <w:t xml:space="preserve">    inc</w:t>
      </w:r>
      <w:r w:rsidR="0038687E">
        <w:t>Expression.</w:t>
      </w:r>
      <w:r w:rsidRPr="00EC76D5">
        <w:t>setChild(0, sub</w:t>
      </w:r>
      <w:r w:rsidR="0038687E">
        <w:t>Expression)</w:t>
      </w:r>
      <w:r w:rsidRPr="00EC76D5">
        <w:t>;</w:t>
      </w:r>
    </w:p>
    <w:p w14:paraId="0899EDFA" w14:textId="7CD90B97" w:rsidR="008C0E8C" w:rsidRPr="00EC76D5" w:rsidRDefault="008C0E8C" w:rsidP="008C0E8C">
      <w:pPr>
        <w:pStyle w:val="Code"/>
      </w:pPr>
      <w:r w:rsidRPr="00EC76D5">
        <w:t xml:space="preserve">    return inc</w:t>
      </w:r>
      <w:r w:rsidR="0038687E">
        <w:t>Expression;</w:t>
      </w:r>
    </w:p>
    <w:p w14:paraId="144B5761" w14:textId="77777777" w:rsidR="008C0E8C" w:rsidRPr="00EC76D5" w:rsidRDefault="008C0E8C" w:rsidP="008C0E8C">
      <w:pPr>
        <w:pStyle w:val="Code"/>
      </w:pPr>
      <w:r w:rsidRPr="00EC76D5">
        <w:t xml:space="preserve">  }</w:t>
      </w:r>
    </w:p>
    <w:p w14:paraId="2963E9A0" w14:textId="77777777" w:rsidR="008C0E8C" w:rsidRPr="00EC76D5" w:rsidRDefault="008C0E8C" w:rsidP="008C0E8C">
      <w:pPr>
        <w:pStyle w:val="Code"/>
      </w:pPr>
      <w:r w:rsidRPr="00EC76D5">
        <w:t xml:space="preserve">  </w:t>
      </w:r>
    </w:p>
    <w:p w14:paraId="79065A3E" w14:textId="241413D7" w:rsidR="008C0E8C" w:rsidRPr="00EC76D5" w:rsidRDefault="008C0E8C" w:rsidP="008C0E8C">
      <w:pPr>
        <w:pStyle w:val="Code"/>
      </w:pPr>
      <w:r w:rsidRPr="00EC76D5">
        <w:t xml:space="preserve">  public static SyntaxTree optimizeAssignExpression(SyntaxTree assign</w:t>
      </w:r>
      <w:r w:rsidR="0038687E">
        <w:t>Expression)</w:t>
      </w:r>
      <w:r w:rsidRPr="00EC76D5">
        <w:t xml:space="preserve"> {</w:t>
      </w:r>
    </w:p>
    <w:p w14:paraId="03C0E26E" w14:textId="18150DEE" w:rsidR="008C0E8C" w:rsidRPr="00EC76D5" w:rsidRDefault="008C0E8C" w:rsidP="008C0E8C">
      <w:pPr>
        <w:pStyle w:val="Code"/>
      </w:pPr>
      <w:r w:rsidRPr="00EC76D5">
        <w:t xml:space="preserve">    SyntaxTree left</w:t>
      </w:r>
      <w:r w:rsidR="0038687E">
        <w:t xml:space="preserve">Expression </w:t>
      </w:r>
      <w:r w:rsidRPr="00EC76D5">
        <w:t>= optimizeExpression(assign</w:t>
      </w:r>
      <w:r w:rsidR="0038687E">
        <w:t>Expression.</w:t>
      </w:r>
      <w:r w:rsidRPr="00EC76D5">
        <w:t>getChild(0)),</w:t>
      </w:r>
    </w:p>
    <w:p w14:paraId="19BB4AA3" w14:textId="4F57AADE" w:rsidR="008C0E8C" w:rsidRPr="00EC76D5" w:rsidRDefault="008C0E8C" w:rsidP="008C0E8C">
      <w:pPr>
        <w:pStyle w:val="Code"/>
      </w:pPr>
      <w:r w:rsidRPr="00EC76D5">
        <w:t xml:space="preserve">               right</w:t>
      </w:r>
      <w:r w:rsidR="0038687E">
        <w:t xml:space="preserve">Expression </w:t>
      </w:r>
      <w:r w:rsidRPr="00EC76D5">
        <w:t>= optimizeExpression(assign</w:t>
      </w:r>
      <w:r w:rsidR="0038687E">
        <w:t>Expression.</w:t>
      </w:r>
      <w:r w:rsidRPr="00EC76D5">
        <w:t>getChild(1));</w:t>
      </w:r>
    </w:p>
    <w:p w14:paraId="412B1D4A" w14:textId="77777777" w:rsidR="008C0E8C" w:rsidRPr="00EC76D5" w:rsidRDefault="008C0E8C" w:rsidP="008C0E8C">
      <w:pPr>
        <w:pStyle w:val="Code"/>
      </w:pPr>
      <w:r w:rsidRPr="00EC76D5">
        <w:t xml:space="preserve">    </w:t>
      </w:r>
    </w:p>
    <w:p w14:paraId="2E0F8410" w14:textId="2F8257E0" w:rsidR="008C0E8C" w:rsidRPr="00EC76D5" w:rsidRDefault="008C0E8C" w:rsidP="008C0E8C">
      <w:pPr>
        <w:pStyle w:val="Code"/>
      </w:pPr>
      <w:r w:rsidRPr="00EC76D5">
        <w:t xml:space="preserve">    if (MiddleCode.isCompoundAssign(assign</w:t>
      </w:r>
      <w:r w:rsidR="0038687E">
        <w:t>Expression.</w:t>
      </w:r>
      <w:r w:rsidRPr="00EC76D5">
        <w:t>getOperator())) {</w:t>
      </w:r>
    </w:p>
    <w:p w14:paraId="244A2E09" w14:textId="4BCD6709" w:rsidR="008C0E8C" w:rsidRPr="00EC76D5" w:rsidRDefault="008C0E8C" w:rsidP="008C0E8C">
      <w:pPr>
        <w:pStyle w:val="Code"/>
      </w:pPr>
      <w:r w:rsidRPr="00EC76D5">
        <w:t xml:space="preserve">      left</w:t>
      </w:r>
      <w:r w:rsidR="0038687E">
        <w:t>Expression.</w:t>
      </w:r>
      <w:r w:rsidRPr="00EC76D5">
        <w:t xml:space="preserve">setRightValue();      </w:t>
      </w:r>
    </w:p>
    <w:p w14:paraId="4CD4C90A" w14:textId="77777777" w:rsidR="008C0E8C" w:rsidRPr="00EC76D5" w:rsidRDefault="008C0E8C" w:rsidP="008C0E8C">
      <w:pPr>
        <w:pStyle w:val="Code"/>
      </w:pPr>
      <w:r w:rsidRPr="00EC76D5">
        <w:t xml:space="preserve">    }</w:t>
      </w:r>
    </w:p>
    <w:p w14:paraId="1A316033" w14:textId="77777777" w:rsidR="008C0E8C" w:rsidRPr="00EC76D5" w:rsidRDefault="008C0E8C" w:rsidP="008C0E8C">
      <w:pPr>
        <w:pStyle w:val="Code"/>
      </w:pPr>
    </w:p>
    <w:p w14:paraId="734436A7" w14:textId="0F3311CB" w:rsidR="008C0E8C" w:rsidRPr="00EC76D5" w:rsidRDefault="008C0E8C" w:rsidP="008C0E8C">
      <w:pPr>
        <w:pStyle w:val="Code"/>
      </w:pPr>
      <w:r w:rsidRPr="00EC76D5">
        <w:t xml:space="preserve">    if (right</w:t>
      </w:r>
      <w:r w:rsidR="0038687E">
        <w:t>Expression.</w:t>
      </w:r>
      <w:r w:rsidRPr="00EC76D5">
        <w:t>getType().isStructOrUnion() &amp;&amp;</w:t>
      </w:r>
    </w:p>
    <w:p w14:paraId="1AF1925E" w14:textId="320A77DD" w:rsidR="008C0E8C" w:rsidRPr="00EC76D5" w:rsidRDefault="008C0E8C" w:rsidP="008C0E8C">
      <w:pPr>
        <w:pStyle w:val="Code"/>
      </w:pPr>
      <w:r w:rsidRPr="00EC76D5">
        <w:t xml:space="preserve">        (right</w:t>
      </w:r>
      <w:r w:rsidR="0038687E">
        <w:t>Expression.</w:t>
      </w:r>
      <w:r w:rsidRPr="00EC76D5">
        <w:t>getOperator() == MiddleOperator.Call)) {</w:t>
      </w:r>
    </w:p>
    <w:p w14:paraId="4088D0A1" w14:textId="7DA6B02B" w:rsidR="008C0E8C" w:rsidRPr="00EC76D5" w:rsidRDefault="008C0E8C" w:rsidP="008C0E8C">
      <w:pPr>
        <w:pStyle w:val="Code"/>
      </w:pPr>
      <w:r w:rsidRPr="00EC76D5">
        <w:t xml:space="preserve">      right</w:t>
      </w:r>
      <w:r w:rsidR="0038687E">
        <w:t>Expression.</w:t>
      </w:r>
      <w:r w:rsidRPr="00EC76D5">
        <w:t>setReturnTree(left</w:t>
      </w:r>
      <w:r w:rsidR="0038687E">
        <w:t>Expression)</w:t>
      </w:r>
      <w:r w:rsidRPr="00EC76D5">
        <w:t>;</w:t>
      </w:r>
    </w:p>
    <w:p w14:paraId="5BB877F8" w14:textId="39B70DE3" w:rsidR="008C0E8C" w:rsidRPr="00EC76D5" w:rsidRDefault="008C0E8C" w:rsidP="008C0E8C">
      <w:pPr>
        <w:pStyle w:val="Code"/>
      </w:pPr>
      <w:r w:rsidRPr="00EC76D5">
        <w:t xml:space="preserve">      return right</w:t>
      </w:r>
      <w:r w:rsidR="0038687E">
        <w:t>Expression;</w:t>
      </w:r>
    </w:p>
    <w:p w14:paraId="4EDF49DF" w14:textId="77777777" w:rsidR="008C0E8C" w:rsidRPr="00EC76D5" w:rsidRDefault="008C0E8C" w:rsidP="008C0E8C">
      <w:pPr>
        <w:pStyle w:val="Code"/>
      </w:pPr>
      <w:r w:rsidRPr="00EC76D5">
        <w:t xml:space="preserve">    }</w:t>
      </w:r>
    </w:p>
    <w:p w14:paraId="6721D59D" w14:textId="77777777" w:rsidR="008C0E8C" w:rsidRPr="00EC76D5" w:rsidRDefault="008C0E8C" w:rsidP="008C0E8C">
      <w:pPr>
        <w:pStyle w:val="Code"/>
      </w:pPr>
      <w:r w:rsidRPr="00EC76D5">
        <w:t xml:space="preserve">    else {</w:t>
      </w:r>
    </w:p>
    <w:p w14:paraId="180CCD91" w14:textId="51596D66" w:rsidR="008C0E8C" w:rsidRPr="00EC76D5" w:rsidRDefault="008C0E8C" w:rsidP="008C0E8C">
      <w:pPr>
        <w:pStyle w:val="Code"/>
      </w:pPr>
      <w:r w:rsidRPr="00EC76D5">
        <w:t xml:space="preserve">      right</w:t>
      </w:r>
      <w:r w:rsidR="0038687E">
        <w:t>Expression.</w:t>
      </w:r>
      <w:r w:rsidRPr="00EC76D5">
        <w:t>setRightValue();</w:t>
      </w:r>
    </w:p>
    <w:p w14:paraId="3E36EBDF" w14:textId="5C9BE458" w:rsidR="008C0E8C" w:rsidRPr="00EC76D5" w:rsidRDefault="008C0E8C" w:rsidP="008C0E8C">
      <w:pPr>
        <w:pStyle w:val="Code"/>
      </w:pPr>
      <w:r w:rsidRPr="00EC76D5">
        <w:t xml:space="preserve">      assign</w:t>
      </w:r>
      <w:r w:rsidR="0038687E">
        <w:t>Expression.</w:t>
      </w:r>
      <w:r w:rsidRPr="00EC76D5">
        <w:t>setChild(0, left</w:t>
      </w:r>
      <w:r w:rsidR="0038687E">
        <w:t>Expression)</w:t>
      </w:r>
      <w:r w:rsidRPr="00EC76D5">
        <w:t>;</w:t>
      </w:r>
    </w:p>
    <w:p w14:paraId="5C03ACB1" w14:textId="3E7134AD" w:rsidR="008C0E8C" w:rsidRPr="00EC76D5" w:rsidRDefault="008C0E8C" w:rsidP="008C0E8C">
      <w:pPr>
        <w:pStyle w:val="Code"/>
      </w:pPr>
      <w:r w:rsidRPr="00EC76D5">
        <w:t xml:space="preserve">      assign</w:t>
      </w:r>
      <w:r w:rsidR="0038687E">
        <w:t>Expression.</w:t>
      </w:r>
      <w:r w:rsidRPr="00EC76D5">
        <w:t>setChild(1, right</w:t>
      </w:r>
      <w:r w:rsidR="0038687E">
        <w:t>Expression)</w:t>
      </w:r>
      <w:r w:rsidRPr="00EC76D5">
        <w:t>;</w:t>
      </w:r>
    </w:p>
    <w:p w14:paraId="1404E49C" w14:textId="1A22E8F7" w:rsidR="008C0E8C" w:rsidRPr="00EC76D5" w:rsidRDefault="008C0E8C" w:rsidP="008C0E8C">
      <w:pPr>
        <w:pStyle w:val="Code"/>
      </w:pPr>
      <w:r w:rsidRPr="00EC76D5">
        <w:t xml:space="preserve">      return assign</w:t>
      </w:r>
      <w:r w:rsidR="0038687E">
        <w:t>Expression;</w:t>
      </w:r>
    </w:p>
    <w:p w14:paraId="1AC2F424" w14:textId="77777777" w:rsidR="008C0E8C" w:rsidRPr="00EC76D5" w:rsidRDefault="008C0E8C" w:rsidP="008C0E8C">
      <w:pPr>
        <w:pStyle w:val="Code"/>
      </w:pPr>
      <w:r w:rsidRPr="00EC76D5">
        <w:t xml:space="preserve">    }</w:t>
      </w:r>
    </w:p>
    <w:p w14:paraId="441CB6C9" w14:textId="77777777" w:rsidR="008C0E8C" w:rsidRPr="00EC76D5" w:rsidRDefault="008C0E8C" w:rsidP="008C0E8C">
      <w:pPr>
        <w:pStyle w:val="Code"/>
      </w:pPr>
      <w:r w:rsidRPr="00EC76D5">
        <w:t xml:space="preserve">  }</w:t>
      </w:r>
    </w:p>
    <w:p w14:paraId="1C9D0F38" w14:textId="77777777" w:rsidR="008C0E8C" w:rsidRPr="00EC76D5" w:rsidRDefault="008C0E8C" w:rsidP="008C0E8C">
      <w:pPr>
        <w:pStyle w:val="Code"/>
      </w:pPr>
      <w:r w:rsidRPr="00EC76D5">
        <w:t xml:space="preserve">  </w:t>
      </w:r>
    </w:p>
    <w:p w14:paraId="505D94C9" w14:textId="57FF3CAB" w:rsidR="008C0E8C" w:rsidRPr="00EC76D5" w:rsidRDefault="008C0E8C" w:rsidP="008C0E8C">
      <w:pPr>
        <w:pStyle w:val="Code"/>
      </w:pPr>
      <w:r w:rsidRPr="00EC76D5">
        <w:lastRenderedPageBreak/>
        <w:t xml:space="preserve">  public static SyntaxTree optimizeUnaryExpression(SyntaxTree </w:t>
      </w:r>
      <w:r w:rsidR="0038687E">
        <w:t>expression</w:t>
      </w:r>
      <w:r w:rsidRPr="00EC76D5">
        <w:t>) {</w:t>
      </w:r>
    </w:p>
    <w:p w14:paraId="3121BAC3" w14:textId="7985F805" w:rsidR="008C0E8C" w:rsidRPr="00EC76D5" w:rsidRDefault="008C0E8C" w:rsidP="008C0E8C">
      <w:pPr>
        <w:pStyle w:val="Code"/>
      </w:pPr>
      <w:r w:rsidRPr="00EC76D5">
        <w:t xml:space="preserve">    SyntaxTree sub</w:t>
      </w:r>
      <w:r w:rsidR="0038687E">
        <w:t xml:space="preserve">Expression </w:t>
      </w:r>
      <w:r w:rsidRPr="00EC76D5">
        <w:t>= optimizeExpression(</w:t>
      </w:r>
      <w:r w:rsidR="0038687E">
        <w:t>expression</w:t>
      </w:r>
      <w:r w:rsidRPr="00EC76D5">
        <w:t>.getChild(0));</w:t>
      </w:r>
    </w:p>
    <w:p w14:paraId="76069936" w14:textId="77777777" w:rsidR="008C0E8C" w:rsidRPr="00EC76D5" w:rsidRDefault="008C0E8C" w:rsidP="008C0E8C">
      <w:pPr>
        <w:pStyle w:val="Code"/>
      </w:pPr>
    </w:p>
    <w:p w14:paraId="7630ACAB" w14:textId="77777777" w:rsidR="008C0E8C" w:rsidRPr="00EC76D5" w:rsidRDefault="008C0E8C" w:rsidP="008C0E8C">
      <w:pPr>
        <w:pStyle w:val="Code"/>
      </w:pPr>
      <w:r w:rsidRPr="00EC76D5">
        <w:t xml:space="preserve">    Object value = null;</w:t>
      </w:r>
    </w:p>
    <w:p w14:paraId="445D064B" w14:textId="4FF7360D" w:rsidR="008C0E8C" w:rsidRPr="00EC76D5" w:rsidRDefault="008C0E8C" w:rsidP="008C0E8C">
      <w:pPr>
        <w:pStyle w:val="Code"/>
      </w:pPr>
      <w:r w:rsidRPr="00EC76D5">
        <w:t xml:space="preserve">    if ((</w:t>
      </w:r>
      <w:r w:rsidR="0038687E">
        <w:t>expression</w:t>
      </w:r>
      <w:r w:rsidRPr="00EC76D5">
        <w:t>.getOperator() != MiddleOperator.Call) &amp;&amp;</w:t>
      </w:r>
    </w:p>
    <w:p w14:paraId="3FC753EC" w14:textId="3876FFD6" w:rsidR="008C0E8C" w:rsidRPr="00EC76D5" w:rsidRDefault="008C0E8C" w:rsidP="008C0E8C">
      <w:pPr>
        <w:pStyle w:val="Code"/>
      </w:pPr>
      <w:r w:rsidRPr="00EC76D5">
        <w:t xml:space="preserve">        (</w:t>
      </w:r>
      <w:r w:rsidR="0038687E">
        <w:t>expression</w:t>
      </w:r>
      <w:r w:rsidRPr="00EC76D5">
        <w:t>.getOperator() != MiddleOperator.Address)) {</w:t>
      </w:r>
    </w:p>
    <w:p w14:paraId="5CEB550E" w14:textId="1578C7DC" w:rsidR="008C0E8C" w:rsidRPr="00EC76D5" w:rsidRDefault="008C0E8C" w:rsidP="008C0E8C">
      <w:pPr>
        <w:pStyle w:val="Code"/>
      </w:pPr>
      <w:r w:rsidRPr="00EC76D5">
        <w:t xml:space="preserve">      sub</w:t>
      </w:r>
      <w:r w:rsidR="0038687E">
        <w:t>Expression.</w:t>
      </w:r>
      <w:r w:rsidRPr="00EC76D5">
        <w:t>setRightValue();</w:t>
      </w:r>
    </w:p>
    <w:p w14:paraId="4B2AEF80" w14:textId="77777777" w:rsidR="008C0E8C" w:rsidRPr="00EC76D5" w:rsidRDefault="008C0E8C" w:rsidP="008C0E8C">
      <w:pPr>
        <w:pStyle w:val="Code"/>
      </w:pPr>
      <w:r w:rsidRPr="00EC76D5">
        <w:t xml:space="preserve">      </w:t>
      </w:r>
    </w:p>
    <w:p w14:paraId="4932CD2D" w14:textId="459A4D46" w:rsidR="008C0E8C" w:rsidRPr="00EC76D5" w:rsidRDefault="008C0E8C" w:rsidP="008C0E8C">
      <w:pPr>
        <w:pStyle w:val="Code"/>
      </w:pPr>
      <w:r w:rsidRPr="00EC76D5">
        <w:t xml:space="preserve">      if (sub</w:t>
      </w:r>
      <w:r w:rsidR="0038687E">
        <w:t>Expression.</w:t>
      </w:r>
      <w:r w:rsidRPr="00EC76D5">
        <w:t>getSymbol() != null) {</w:t>
      </w:r>
    </w:p>
    <w:p w14:paraId="3CF622B8" w14:textId="6CDFFFB8" w:rsidR="008C0E8C" w:rsidRPr="00EC76D5" w:rsidRDefault="008C0E8C" w:rsidP="008C0E8C">
      <w:pPr>
        <w:pStyle w:val="Code"/>
      </w:pPr>
      <w:r w:rsidRPr="00EC76D5">
        <w:t xml:space="preserve">        Object subValue = (sub</w:t>
      </w:r>
      <w:r w:rsidR="0038687E">
        <w:t>Expression.</w:t>
      </w:r>
      <w:r w:rsidRPr="00EC76D5">
        <w:t>getSymbol() != null) ?</w:t>
      </w:r>
    </w:p>
    <w:p w14:paraId="499ED1D9" w14:textId="1989CA13" w:rsidR="008C0E8C" w:rsidRPr="00EC76D5" w:rsidRDefault="008C0E8C" w:rsidP="008C0E8C">
      <w:pPr>
        <w:pStyle w:val="Code"/>
      </w:pPr>
      <w:r w:rsidRPr="00EC76D5">
        <w:t xml:space="preserve">                          sub</w:t>
      </w:r>
      <w:r w:rsidR="0038687E">
        <w:t>Expression.</w:t>
      </w:r>
      <w:r w:rsidRPr="00EC76D5">
        <w:t>getSymbol().getValue() : null;</w:t>
      </w:r>
    </w:p>
    <w:p w14:paraId="6CE545F9" w14:textId="174C8D31" w:rsidR="008C0E8C" w:rsidRPr="00EC76D5" w:rsidRDefault="008C0E8C" w:rsidP="008C0E8C">
      <w:pPr>
        <w:pStyle w:val="Code"/>
      </w:pPr>
      <w:r w:rsidRPr="00EC76D5">
        <w:t xml:space="preserve">        value = ValueConversion.unaryCast(</w:t>
      </w:r>
      <w:r w:rsidR="0038687E">
        <w:t>expression</w:t>
      </w:r>
      <w:r w:rsidRPr="00EC76D5">
        <w:t>.getOperator(), subValue);</w:t>
      </w:r>
    </w:p>
    <w:p w14:paraId="32BA60FC" w14:textId="77777777" w:rsidR="008C0E8C" w:rsidRPr="00EC76D5" w:rsidRDefault="008C0E8C" w:rsidP="008C0E8C">
      <w:pPr>
        <w:pStyle w:val="Code"/>
      </w:pPr>
      <w:r w:rsidRPr="00EC76D5">
        <w:t xml:space="preserve">      }</w:t>
      </w:r>
    </w:p>
    <w:p w14:paraId="33278362" w14:textId="77777777" w:rsidR="008C0E8C" w:rsidRPr="00EC76D5" w:rsidRDefault="008C0E8C" w:rsidP="008C0E8C">
      <w:pPr>
        <w:pStyle w:val="Code"/>
      </w:pPr>
      <w:r w:rsidRPr="00EC76D5">
        <w:t xml:space="preserve">    }</w:t>
      </w:r>
    </w:p>
    <w:p w14:paraId="0DE8064B" w14:textId="77777777" w:rsidR="008C0E8C" w:rsidRPr="00EC76D5" w:rsidRDefault="008C0E8C" w:rsidP="008C0E8C">
      <w:pPr>
        <w:pStyle w:val="Code"/>
      </w:pPr>
    </w:p>
    <w:p w14:paraId="19462DDC" w14:textId="77777777" w:rsidR="008C0E8C" w:rsidRPr="00EC76D5" w:rsidRDefault="008C0E8C" w:rsidP="008C0E8C">
      <w:pPr>
        <w:pStyle w:val="Code"/>
      </w:pPr>
      <w:r w:rsidRPr="00EC76D5">
        <w:t xml:space="preserve">    if (value != null) {</w:t>
      </w:r>
    </w:p>
    <w:p w14:paraId="345A16C2" w14:textId="6C57D36C" w:rsidR="008C0E8C" w:rsidRPr="00EC76D5" w:rsidRDefault="008C0E8C" w:rsidP="008C0E8C">
      <w:pPr>
        <w:pStyle w:val="Code"/>
      </w:pPr>
      <w:r w:rsidRPr="00EC76D5">
        <w:t xml:space="preserve">      return SyntaxTreeGenerator.generateValueTree(</w:t>
      </w:r>
      <w:r w:rsidR="0038687E">
        <w:t>expression</w:t>
      </w:r>
      <w:r w:rsidRPr="00EC76D5">
        <w:t>.getType(), value);</w:t>
      </w:r>
    </w:p>
    <w:p w14:paraId="7F27CF0A" w14:textId="77777777" w:rsidR="008C0E8C" w:rsidRPr="00EC76D5" w:rsidRDefault="008C0E8C" w:rsidP="008C0E8C">
      <w:pPr>
        <w:pStyle w:val="Code"/>
      </w:pPr>
      <w:r w:rsidRPr="00EC76D5">
        <w:t xml:space="preserve">    }</w:t>
      </w:r>
    </w:p>
    <w:p w14:paraId="353EA62C" w14:textId="77777777" w:rsidR="008C0E8C" w:rsidRPr="00EC76D5" w:rsidRDefault="008C0E8C" w:rsidP="008C0E8C">
      <w:pPr>
        <w:pStyle w:val="Code"/>
      </w:pPr>
      <w:r w:rsidRPr="00EC76D5">
        <w:t xml:space="preserve">    else {</w:t>
      </w:r>
    </w:p>
    <w:p w14:paraId="3F79C36C" w14:textId="1A2EC952" w:rsidR="008C0E8C" w:rsidRPr="00EC76D5" w:rsidRDefault="008C0E8C" w:rsidP="008C0E8C">
      <w:pPr>
        <w:pStyle w:val="Code"/>
      </w:pPr>
      <w:r w:rsidRPr="00EC76D5">
        <w:t xml:space="preserve">      </w:t>
      </w:r>
      <w:r w:rsidR="0038687E">
        <w:t>expression</w:t>
      </w:r>
      <w:r w:rsidRPr="00EC76D5">
        <w:t>.setChild(0, sub</w:t>
      </w:r>
      <w:r w:rsidR="0038687E">
        <w:t>Expression)</w:t>
      </w:r>
      <w:r w:rsidRPr="00EC76D5">
        <w:t>;</w:t>
      </w:r>
    </w:p>
    <w:p w14:paraId="3D4ACD1E" w14:textId="3D4EF767" w:rsidR="008C0E8C" w:rsidRPr="00EC76D5" w:rsidRDefault="008C0E8C" w:rsidP="008C0E8C">
      <w:pPr>
        <w:pStyle w:val="Code"/>
      </w:pPr>
      <w:r w:rsidRPr="00EC76D5">
        <w:t xml:space="preserve">      return optimizeUnarySemantic(</w:t>
      </w:r>
      <w:r w:rsidR="0038687E">
        <w:t>expression</w:t>
      </w:r>
      <w:r w:rsidRPr="00EC76D5">
        <w:t>);</w:t>
      </w:r>
    </w:p>
    <w:p w14:paraId="79ABCB4A" w14:textId="77777777" w:rsidR="008C0E8C" w:rsidRPr="00EC76D5" w:rsidRDefault="008C0E8C" w:rsidP="008C0E8C">
      <w:pPr>
        <w:pStyle w:val="Code"/>
      </w:pPr>
      <w:r w:rsidRPr="00EC76D5">
        <w:t xml:space="preserve">    }</w:t>
      </w:r>
    </w:p>
    <w:p w14:paraId="4EA2DC74" w14:textId="77777777" w:rsidR="008C0E8C" w:rsidRPr="00EC76D5" w:rsidRDefault="008C0E8C" w:rsidP="008C0E8C">
      <w:pPr>
        <w:pStyle w:val="Code"/>
      </w:pPr>
      <w:r w:rsidRPr="00EC76D5">
        <w:t xml:space="preserve">  }</w:t>
      </w:r>
    </w:p>
    <w:p w14:paraId="58F030AC" w14:textId="77777777" w:rsidR="008C0E8C" w:rsidRPr="00EC76D5" w:rsidRDefault="008C0E8C" w:rsidP="008C0E8C">
      <w:pPr>
        <w:pStyle w:val="Code"/>
      </w:pPr>
    </w:p>
    <w:p w14:paraId="11880ADB" w14:textId="5C3A97FB" w:rsidR="008C0E8C" w:rsidRPr="00EC76D5" w:rsidRDefault="008C0E8C" w:rsidP="008C0E8C">
      <w:pPr>
        <w:pStyle w:val="Code"/>
      </w:pPr>
      <w:r w:rsidRPr="00EC76D5">
        <w:t xml:space="preserve">  public static SyntaxTree optimizeBinaryExpression(SyntaxTree </w:t>
      </w:r>
      <w:r w:rsidR="0038687E">
        <w:t>expression</w:t>
      </w:r>
      <w:r w:rsidRPr="00EC76D5">
        <w:t>) {</w:t>
      </w:r>
    </w:p>
    <w:p w14:paraId="2B153B44" w14:textId="4DB6AB4B" w:rsidR="008C0E8C" w:rsidRPr="00EC76D5" w:rsidRDefault="008C0E8C" w:rsidP="008C0E8C">
      <w:pPr>
        <w:pStyle w:val="Code"/>
      </w:pPr>
      <w:r w:rsidRPr="00EC76D5">
        <w:t xml:space="preserve">    SyntaxTree left</w:t>
      </w:r>
      <w:r w:rsidR="0038687E">
        <w:t xml:space="preserve">Expression </w:t>
      </w:r>
      <w:r w:rsidRPr="00EC76D5">
        <w:t>= optimizeExpression(</w:t>
      </w:r>
      <w:r w:rsidR="0038687E">
        <w:t>expression</w:t>
      </w:r>
      <w:r w:rsidRPr="00EC76D5">
        <w:t>.getChild(0)),</w:t>
      </w:r>
    </w:p>
    <w:p w14:paraId="688F7305" w14:textId="7AEBA6EA" w:rsidR="008C0E8C" w:rsidRPr="00EC76D5" w:rsidRDefault="008C0E8C" w:rsidP="008C0E8C">
      <w:pPr>
        <w:pStyle w:val="Code"/>
      </w:pPr>
      <w:r w:rsidRPr="00EC76D5">
        <w:t xml:space="preserve">               right</w:t>
      </w:r>
      <w:r w:rsidR="0038687E">
        <w:t xml:space="preserve">Expression </w:t>
      </w:r>
      <w:r w:rsidRPr="00EC76D5">
        <w:t>= optimizeExpression(</w:t>
      </w:r>
      <w:r w:rsidR="0038687E">
        <w:t>expression</w:t>
      </w:r>
      <w:r w:rsidRPr="00EC76D5">
        <w:t>.getChild(1));</w:t>
      </w:r>
    </w:p>
    <w:p w14:paraId="623C866B" w14:textId="404A3DD4" w:rsidR="008C0E8C" w:rsidRPr="00EC76D5" w:rsidRDefault="008C0E8C" w:rsidP="008C0E8C">
      <w:pPr>
        <w:pStyle w:val="Code"/>
      </w:pPr>
      <w:r w:rsidRPr="00EC76D5">
        <w:t xml:space="preserve">    left</w:t>
      </w:r>
      <w:r w:rsidR="0038687E">
        <w:t>Expression.</w:t>
      </w:r>
      <w:r w:rsidRPr="00EC76D5">
        <w:t>setRightValue();</w:t>
      </w:r>
    </w:p>
    <w:p w14:paraId="46FD9D86" w14:textId="639D6B96" w:rsidR="008C0E8C" w:rsidRPr="00EC76D5" w:rsidRDefault="008C0E8C" w:rsidP="008C0E8C">
      <w:pPr>
        <w:pStyle w:val="Code"/>
      </w:pPr>
      <w:r w:rsidRPr="00EC76D5">
        <w:t xml:space="preserve">    right</w:t>
      </w:r>
      <w:r w:rsidR="0038687E">
        <w:t>Expression.</w:t>
      </w:r>
      <w:r w:rsidRPr="00EC76D5">
        <w:t>setRightValue();</w:t>
      </w:r>
    </w:p>
    <w:p w14:paraId="0A90F1AE" w14:textId="77777777" w:rsidR="008C0E8C" w:rsidRPr="00EC76D5" w:rsidRDefault="008C0E8C" w:rsidP="008C0E8C">
      <w:pPr>
        <w:pStyle w:val="Code"/>
      </w:pPr>
    </w:p>
    <w:p w14:paraId="75944513" w14:textId="77777777" w:rsidR="008C0E8C" w:rsidRPr="00EC76D5" w:rsidRDefault="008C0E8C" w:rsidP="008C0E8C">
      <w:pPr>
        <w:pStyle w:val="Code"/>
      </w:pPr>
      <w:r w:rsidRPr="00EC76D5">
        <w:t xml:space="preserve">    Object value = null;    </w:t>
      </w:r>
    </w:p>
    <w:p w14:paraId="542AD1D4" w14:textId="7B26FCB8" w:rsidR="008C0E8C" w:rsidRPr="00EC76D5" w:rsidRDefault="008C0E8C" w:rsidP="008C0E8C">
      <w:pPr>
        <w:pStyle w:val="Code"/>
      </w:pPr>
      <w:r w:rsidRPr="00EC76D5">
        <w:t xml:space="preserve">    if ((left</w:t>
      </w:r>
      <w:r w:rsidR="0038687E">
        <w:t>Expression.</w:t>
      </w:r>
      <w:r w:rsidRPr="00EC76D5">
        <w:t>getOperator() != MiddleOperator.Call) &amp;&amp;</w:t>
      </w:r>
    </w:p>
    <w:p w14:paraId="09C08976" w14:textId="789CCB43" w:rsidR="008C0E8C" w:rsidRPr="00EC76D5" w:rsidRDefault="008C0E8C" w:rsidP="008C0E8C">
      <w:pPr>
        <w:pStyle w:val="Code"/>
      </w:pPr>
      <w:r w:rsidRPr="00EC76D5">
        <w:t xml:space="preserve">        (right</w:t>
      </w:r>
      <w:r w:rsidR="0038687E">
        <w:t>Expression.</w:t>
      </w:r>
      <w:r w:rsidRPr="00EC76D5">
        <w:t>getOperator() != MiddleOperator.Call)) {</w:t>
      </w:r>
    </w:p>
    <w:p w14:paraId="3A66265F" w14:textId="490D7EA0" w:rsidR="008C0E8C" w:rsidRPr="00EC76D5" w:rsidRDefault="008C0E8C" w:rsidP="008C0E8C">
      <w:pPr>
        <w:pStyle w:val="Code"/>
      </w:pPr>
      <w:r w:rsidRPr="00EC76D5">
        <w:t xml:space="preserve">      Object leftValue = (left</w:t>
      </w:r>
      <w:r w:rsidR="0038687E">
        <w:t>Expression.</w:t>
      </w:r>
      <w:r w:rsidRPr="00EC76D5">
        <w:t>getSymbol() != null) ?</w:t>
      </w:r>
    </w:p>
    <w:p w14:paraId="7BDACE52" w14:textId="400726FC" w:rsidR="008C0E8C" w:rsidRPr="00EC76D5" w:rsidRDefault="008C0E8C" w:rsidP="008C0E8C">
      <w:pPr>
        <w:pStyle w:val="Code"/>
      </w:pPr>
      <w:r w:rsidRPr="00EC76D5">
        <w:t xml:space="preserve">                         left</w:t>
      </w:r>
      <w:r w:rsidR="0038687E">
        <w:t>Expression.</w:t>
      </w:r>
      <w:r w:rsidRPr="00EC76D5">
        <w:t>getSymbol().getValue() : null,</w:t>
      </w:r>
    </w:p>
    <w:p w14:paraId="142A0864" w14:textId="64E7F89C" w:rsidR="008C0E8C" w:rsidRPr="00EC76D5" w:rsidRDefault="008C0E8C" w:rsidP="008C0E8C">
      <w:pPr>
        <w:pStyle w:val="Code"/>
      </w:pPr>
      <w:r w:rsidRPr="00EC76D5">
        <w:t xml:space="preserve">             rightValue = (right</w:t>
      </w:r>
      <w:r w:rsidR="0038687E">
        <w:t>Expression.</w:t>
      </w:r>
      <w:r w:rsidRPr="00EC76D5">
        <w:t>getSymbol() != null) ?</w:t>
      </w:r>
    </w:p>
    <w:p w14:paraId="2B90ADAF" w14:textId="616C0038" w:rsidR="008C0E8C" w:rsidRPr="00EC76D5" w:rsidRDefault="008C0E8C" w:rsidP="008C0E8C">
      <w:pPr>
        <w:pStyle w:val="Code"/>
      </w:pPr>
      <w:r w:rsidRPr="00EC76D5">
        <w:t xml:space="preserve">                          right</w:t>
      </w:r>
      <w:r w:rsidR="0038687E">
        <w:t>Expression.</w:t>
      </w:r>
      <w:r w:rsidRPr="00EC76D5">
        <w:t>getSymbol().getValue() : null;</w:t>
      </w:r>
    </w:p>
    <w:p w14:paraId="6863E5BE" w14:textId="70D31855" w:rsidR="008C0E8C" w:rsidRPr="00EC76D5" w:rsidRDefault="008C0E8C" w:rsidP="008C0E8C">
      <w:pPr>
        <w:pStyle w:val="Code"/>
      </w:pPr>
      <w:r w:rsidRPr="00EC76D5">
        <w:t xml:space="preserve">      value = ValueConversion.binaryCast(</w:t>
      </w:r>
      <w:r w:rsidR="0038687E">
        <w:t>expression</w:t>
      </w:r>
      <w:r w:rsidRPr="00EC76D5">
        <w:t>.getOperator(),</w:t>
      </w:r>
    </w:p>
    <w:p w14:paraId="5B719BB0" w14:textId="77777777" w:rsidR="008C0E8C" w:rsidRPr="00EC76D5" w:rsidRDefault="008C0E8C" w:rsidP="008C0E8C">
      <w:pPr>
        <w:pStyle w:val="Code"/>
      </w:pPr>
      <w:r w:rsidRPr="00EC76D5">
        <w:t xml:space="preserve">                                         leftValue, rightValue);</w:t>
      </w:r>
    </w:p>
    <w:p w14:paraId="306E9DD5" w14:textId="77777777" w:rsidR="008C0E8C" w:rsidRPr="00EC76D5" w:rsidRDefault="008C0E8C" w:rsidP="008C0E8C">
      <w:pPr>
        <w:pStyle w:val="Code"/>
      </w:pPr>
      <w:r w:rsidRPr="00EC76D5">
        <w:t xml:space="preserve">    }</w:t>
      </w:r>
    </w:p>
    <w:p w14:paraId="1EA9C7A0" w14:textId="77777777" w:rsidR="008C0E8C" w:rsidRPr="00EC76D5" w:rsidRDefault="008C0E8C" w:rsidP="008C0E8C">
      <w:pPr>
        <w:pStyle w:val="Code"/>
      </w:pPr>
      <w:r w:rsidRPr="00EC76D5">
        <w:t xml:space="preserve">    </w:t>
      </w:r>
    </w:p>
    <w:p w14:paraId="725C1765" w14:textId="77777777" w:rsidR="008C0E8C" w:rsidRPr="00EC76D5" w:rsidRDefault="008C0E8C" w:rsidP="008C0E8C">
      <w:pPr>
        <w:pStyle w:val="Code"/>
      </w:pPr>
      <w:r w:rsidRPr="00EC76D5">
        <w:t xml:space="preserve">    if (value != null) {</w:t>
      </w:r>
    </w:p>
    <w:p w14:paraId="2F403697" w14:textId="77777777" w:rsidR="0027179E" w:rsidRPr="00EC76D5" w:rsidRDefault="008C0E8C" w:rsidP="008C0E8C">
      <w:pPr>
        <w:pStyle w:val="Code"/>
      </w:pPr>
      <w:r w:rsidRPr="00EC76D5">
        <w:t xml:space="preserve">      Type maxType =</w:t>
      </w:r>
    </w:p>
    <w:p w14:paraId="51FA6877" w14:textId="499AE81F" w:rsidR="008C0E8C" w:rsidRPr="00EC76D5" w:rsidRDefault="0027179E" w:rsidP="008C0E8C">
      <w:pPr>
        <w:pStyle w:val="Code"/>
      </w:pPr>
      <w:r w:rsidRPr="00EC76D5">
        <w:t xml:space="preserve">       </w:t>
      </w:r>
      <w:r w:rsidR="008C0E8C" w:rsidRPr="00EC76D5">
        <w:t xml:space="preserve"> TypeCast.maxType(left</w:t>
      </w:r>
      <w:r w:rsidR="0038687E">
        <w:t>Expression.</w:t>
      </w:r>
      <w:r w:rsidR="008C0E8C" w:rsidRPr="00EC76D5">
        <w:t>getType(), right</w:t>
      </w:r>
      <w:r w:rsidR="0038687E">
        <w:t>Expression.</w:t>
      </w:r>
      <w:r w:rsidR="008C0E8C" w:rsidRPr="00EC76D5">
        <w:t>getType());</w:t>
      </w:r>
    </w:p>
    <w:p w14:paraId="0E8670EE" w14:textId="77777777" w:rsidR="008C0E8C" w:rsidRPr="00EC76D5" w:rsidRDefault="008C0E8C" w:rsidP="008C0E8C">
      <w:pPr>
        <w:pStyle w:val="Code"/>
      </w:pPr>
      <w:r w:rsidRPr="00EC76D5">
        <w:t xml:space="preserve">      Symbol valueSymbol = Symbol.createValueSymbol(maxType, value);</w:t>
      </w:r>
    </w:p>
    <w:p w14:paraId="56A709D1" w14:textId="77777777" w:rsidR="008C0E8C" w:rsidRPr="00EC76D5" w:rsidRDefault="008C0E8C" w:rsidP="008C0E8C">
      <w:pPr>
        <w:pStyle w:val="Code"/>
      </w:pPr>
      <w:r w:rsidRPr="00EC76D5">
        <w:t xml:space="preserve">      return (new SyntaxTree(MiddleOperator.Value, valueSymbol));</w:t>
      </w:r>
    </w:p>
    <w:p w14:paraId="613068F8" w14:textId="77777777" w:rsidR="008C0E8C" w:rsidRPr="00EC76D5" w:rsidRDefault="008C0E8C" w:rsidP="008C0E8C">
      <w:pPr>
        <w:pStyle w:val="Code"/>
      </w:pPr>
      <w:r w:rsidRPr="00EC76D5">
        <w:t xml:space="preserve">    }</w:t>
      </w:r>
    </w:p>
    <w:p w14:paraId="1937EE54" w14:textId="77777777" w:rsidR="008C0E8C" w:rsidRPr="00EC76D5" w:rsidRDefault="008C0E8C" w:rsidP="008C0E8C">
      <w:pPr>
        <w:pStyle w:val="Code"/>
      </w:pPr>
      <w:r w:rsidRPr="00EC76D5">
        <w:t xml:space="preserve">    else {</w:t>
      </w:r>
    </w:p>
    <w:p w14:paraId="11BEC623" w14:textId="1A2A2CC2" w:rsidR="008C0E8C" w:rsidRPr="00EC76D5" w:rsidRDefault="008C0E8C" w:rsidP="008C0E8C">
      <w:pPr>
        <w:pStyle w:val="Code"/>
      </w:pPr>
      <w:r w:rsidRPr="00EC76D5">
        <w:t xml:space="preserve">      </w:t>
      </w:r>
      <w:r w:rsidR="0038687E">
        <w:t>expression</w:t>
      </w:r>
      <w:r w:rsidRPr="00EC76D5">
        <w:t>.setChild(0, left</w:t>
      </w:r>
      <w:r w:rsidR="0038687E">
        <w:t>Expression)</w:t>
      </w:r>
      <w:r w:rsidRPr="00EC76D5">
        <w:t>;</w:t>
      </w:r>
    </w:p>
    <w:p w14:paraId="5EC3FA57" w14:textId="2F7670D4" w:rsidR="008C0E8C" w:rsidRPr="00EC76D5" w:rsidRDefault="008C0E8C" w:rsidP="008C0E8C">
      <w:pPr>
        <w:pStyle w:val="Code"/>
      </w:pPr>
      <w:r w:rsidRPr="00EC76D5">
        <w:t xml:space="preserve">      </w:t>
      </w:r>
      <w:r w:rsidR="0038687E">
        <w:t>expression</w:t>
      </w:r>
      <w:r w:rsidRPr="00EC76D5">
        <w:t>.setChild(1, right</w:t>
      </w:r>
      <w:r w:rsidR="0038687E">
        <w:t>Expression)</w:t>
      </w:r>
      <w:r w:rsidRPr="00EC76D5">
        <w:t>;</w:t>
      </w:r>
    </w:p>
    <w:p w14:paraId="1F67BC57" w14:textId="5E45BC13" w:rsidR="008C0E8C" w:rsidRPr="00EC76D5" w:rsidRDefault="008C0E8C" w:rsidP="008C0E8C">
      <w:pPr>
        <w:pStyle w:val="Code"/>
      </w:pPr>
      <w:r w:rsidRPr="00EC76D5">
        <w:t xml:space="preserve">      return </w:t>
      </w:r>
      <w:r w:rsidR="0038687E">
        <w:t>expression</w:t>
      </w:r>
      <w:r w:rsidRPr="00EC76D5">
        <w:t>;</w:t>
      </w:r>
    </w:p>
    <w:p w14:paraId="69B11C30" w14:textId="77777777" w:rsidR="008C0E8C" w:rsidRPr="00EC76D5" w:rsidRDefault="008C0E8C" w:rsidP="008C0E8C">
      <w:pPr>
        <w:pStyle w:val="Code"/>
      </w:pPr>
      <w:r w:rsidRPr="00EC76D5">
        <w:t xml:space="preserve">    }</w:t>
      </w:r>
    </w:p>
    <w:p w14:paraId="4A933B53" w14:textId="77777777" w:rsidR="008C0E8C" w:rsidRPr="00EC76D5" w:rsidRDefault="008C0E8C" w:rsidP="008C0E8C">
      <w:pPr>
        <w:pStyle w:val="Code"/>
      </w:pPr>
      <w:r w:rsidRPr="00EC76D5">
        <w:t xml:space="preserve">  }</w:t>
      </w:r>
    </w:p>
    <w:p w14:paraId="0D57A97C" w14:textId="77777777" w:rsidR="008C0E8C" w:rsidRPr="00EC76D5" w:rsidRDefault="008C0E8C" w:rsidP="008C0E8C">
      <w:pPr>
        <w:pStyle w:val="Code"/>
      </w:pPr>
    </w:p>
    <w:p w14:paraId="770DB4B6" w14:textId="77777777" w:rsidR="008C0E8C" w:rsidRPr="00EC76D5" w:rsidRDefault="008C0E8C" w:rsidP="008C0E8C">
      <w:pPr>
        <w:pStyle w:val="Code"/>
      </w:pPr>
      <w:r w:rsidRPr="00EC76D5">
        <w:t xml:space="preserve">  // x-&gt;y</w:t>
      </w:r>
    </w:p>
    <w:p w14:paraId="63DAB2EF" w14:textId="77777777" w:rsidR="008C0E8C" w:rsidRPr="00EC76D5" w:rsidRDefault="008C0E8C" w:rsidP="008C0E8C">
      <w:pPr>
        <w:pStyle w:val="Code"/>
      </w:pPr>
      <w:r w:rsidRPr="00EC76D5">
        <w:t xml:space="preserve">  // (*x).y</w:t>
      </w:r>
    </w:p>
    <w:p w14:paraId="580F6EBD" w14:textId="77777777" w:rsidR="008C0E8C" w:rsidRPr="00EC76D5" w:rsidRDefault="008C0E8C" w:rsidP="008C0E8C">
      <w:pPr>
        <w:pStyle w:val="Code"/>
      </w:pPr>
      <w:r w:rsidRPr="00EC76D5">
        <w:lastRenderedPageBreak/>
        <w:t xml:space="preserve">  </w:t>
      </w:r>
    </w:p>
    <w:p w14:paraId="6318226C" w14:textId="4C9CF322" w:rsidR="008C0E8C" w:rsidRPr="00EC76D5" w:rsidRDefault="008C0E8C" w:rsidP="008C0E8C">
      <w:pPr>
        <w:pStyle w:val="Code"/>
      </w:pPr>
      <w:r w:rsidRPr="00EC76D5">
        <w:t xml:space="preserve">  public static SyntaxTree optimize</w:t>
      </w:r>
      <w:r w:rsidR="00B02345">
        <w:t>Dereference</w:t>
      </w:r>
      <w:r w:rsidRPr="00EC76D5">
        <w:t xml:space="preserve">Expression(SyntaxTree </w:t>
      </w:r>
      <w:r w:rsidR="00B02345">
        <w:t>dereference</w:t>
      </w:r>
      <w:r w:rsidR="0038687E">
        <w:t>Expression)</w:t>
      </w:r>
      <w:r w:rsidRPr="00EC76D5">
        <w:t xml:space="preserve"> {</w:t>
      </w:r>
    </w:p>
    <w:p w14:paraId="2FED7A4D" w14:textId="6E8B79F2" w:rsidR="008C0E8C" w:rsidRPr="00EC76D5" w:rsidRDefault="008C0E8C" w:rsidP="008C0E8C">
      <w:pPr>
        <w:pStyle w:val="Code"/>
      </w:pPr>
      <w:r w:rsidRPr="00EC76D5">
        <w:t xml:space="preserve">    return </w:t>
      </w:r>
      <w:r w:rsidR="00B02345">
        <w:t>dereference</w:t>
      </w:r>
      <w:r w:rsidR="0038687E">
        <w:t>Expression;</w:t>
      </w:r>
    </w:p>
    <w:p w14:paraId="4479B97C" w14:textId="77777777" w:rsidR="008C0E8C" w:rsidRPr="00EC76D5" w:rsidRDefault="008C0E8C" w:rsidP="008C0E8C">
      <w:pPr>
        <w:pStyle w:val="Code"/>
      </w:pPr>
      <w:r w:rsidRPr="00EC76D5">
        <w:t xml:space="preserve">  }</w:t>
      </w:r>
    </w:p>
    <w:p w14:paraId="0CCD97E7" w14:textId="77777777" w:rsidR="008C0E8C" w:rsidRPr="00EC76D5" w:rsidRDefault="008C0E8C" w:rsidP="008C0E8C">
      <w:pPr>
        <w:pStyle w:val="Code"/>
      </w:pPr>
      <w:r w:rsidRPr="00EC76D5">
        <w:t xml:space="preserve">  </w:t>
      </w:r>
    </w:p>
    <w:p w14:paraId="464921D4" w14:textId="0315BE9C" w:rsidR="008C0E8C" w:rsidRPr="00EC76D5" w:rsidRDefault="008C0E8C" w:rsidP="008C0E8C">
      <w:pPr>
        <w:pStyle w:val="Code"/>
      </w:pPr>
      <w:r w:rsidRPr="00EC76D5">
        <w:t xml:space="preserve">  public static SyntaxTree optimizeArrowExpression(SyntaxTree arrow</w:t>
      </w:r>
      <w:r w:rsidR="0038687E">
        <w:t>Expression)</w:t>
      </w:r>
      <w:r w:rsidRPr="00EC76D5">
        <w:t xml:space="preserve"> {</w:t>
      </w:r>
    </w:p>
    <w:p w14:paraId="7EA3A298" w14:textId="4E5FD2B7" w:rsidR="008C0E8C" w:rsidRPr="00EC76D5" w:rsidRDefault="008C0E8C" w:rsidP="008C0E8C">
      <w:pPr>
        <w:pStyle w:val="Code"/>
      </w:pPr>
      <w:r w:rsidRPr="00EC76D5">
        <w:t xml:space="preserve">    return arrow</w:t>
      </w:r>
      <w:r w:rsidR="0038687E">
        <w:t>Expression;</w:t>
      </w:r>
    </w:p>
    <w:p w14:paraId="66A1A697" w14:textId="77777777" w:rsidR="008C0E8C" w:rsidRPr="00EC76D5" w:rsidRDefault="008C0E8C" w:rsidP="008C0E8C">
      <w:pPr>
        <w:pStyle w:val="Code"/>
      </w:pPr>
      <w:r w:rsidRPr="00EC76D5">
        <w:t xml:space="preserve">  }</w:t>
      </w:r>
    </w:p>
    <w:p w14:paraId="6280D4FB" w14:textId="77777777" w:rsidR="008C0E8C" w:rsidRPr="00EC76D5" w:rsidRDefault="008C0E8C" w:rsidP="008C0E8C">
      <w:pPr>
        <w:pStyle w:val="Code"/>
      </w:pPr>
      <w:r w:rsidRPr="00EC76D5">
        <w:t xml:space="preserve">  </w:t>
      </w:r>
    </w:p>
    <w:p w14:paraId="03779121" w14:textId="0D3618B7" w:rsidR="008C0E8C" w:rsidRPr="00EC76D5" w:rsidRDefault="008C0E8C" w:rsidP="008C0E8C">
      <w:pPr>
        <w:pStyle w:val="Code"/>
      </w:pPr>
      <w:r w:rsidRPr="00EC76D5">
        <w:t xml:space="preserve">  public static SyntaxTree optimizeDotExpression(SyntaxTree dot</w:t>
      </w:r>
      <w:r w:rsidR="0038687E">
        <w:t>Expression)</w:t>
      </w:r>
      <w:r w:rsidRPr="00EC76D5">
        <w:t xml:space="preserve"> {</w:t>
      </w:r>
    </w:p>
    <w:p w14:paraId="1D0760B4" w14:textId="66F75BE2" w:rsidR="008C0E8C" w:rsidRPr="00EC76D5" w:rsidRDefault="008C0E8C" w:rsidP="008C0E8C">
      <w:pPr>
        <w:pStyle w:val="Code"/>
      </w:pPr>
      <w:r w:rsidRPr="00EC76D5">
        <w:t xml:space="preserve">    return dot</w:t>
      </w:r>
      <w:r w:rsidR="0038687E">
        <w:t>Expression;</w:t>
      </w:r>
    </w:p>
    <w:p w14:paraId="3F159855" w14:textId="77777777" w:rsidR="008C0E8C" w:rsidRPr="00EC76D5" w:rsidRDefault="008C0E8C" w:rsidP="008C0E8C">
      <w:pPr>
        <w:pStyle w:val="Code"/>
      </w:pPr>
      <w:r w:rsidRPr="00EC76D5">
        <w:t xml:space="preserve">  }</w:t>
      </w:r>
    </w:p>
    <w:p w14:paraId="3A81BE89" w14:textId="77777777" w:rsidR="008C0E8C" w:rsidRPr="00EC76D5" w:rsidRDefault="008C0E8C" w:rsidP="008C0E8C">
      <w:pPr>
        <w:pStyle w:val="Code"/>
      </w:pPr>
      <w:r w:rsidRPr="00EC76D5">
        <w:t xml:space="preserve">    </w:t>
      </w:r>
    </w:p>
    <w:p w14:paraId="1E775674" w14:textId="26221192" w:rsidR="008C0E8C" w:rsidRPr="00EC76D5" w:rsidRDefault="008C0E8C" w:rsidP="008C0E8C">
      <w:pPr>
        <w:pStyle w:val="Code"/>
      </w:pPr>
      <w:r w:rsidRPr="00EC76D5">
        <w:t xml:space="preserve">  public static SyntaxTree optimizeIndexExpression(SyntaxTree index</w:t>
      </w:r>
      <w:r w:rsidR="0038687E">
        <w:t>Expression)</w:t>
      </w:r>
      <w:r w:rsidRPr="00EC76D5">
        <w:t xml:space="preserve"> {</w:t>
      </w:r>
    </w:p>
    <w:p w14:paraId="633C5AF5" w14:textId="49595373" w:rsidR="008C0E8C" w:rsidRPr="00EC76D5" w:rsidRDefault="008C0E8C" w:rsidP="008C0E8C">
      <w:pPr>
        <w:pStyle w:val="Code"/>
      </w:pPr>
      <w:r w:rsidRPr="00EC76D5">
        <w:t xml:space="preserve">    return index</w:t>
      </w:r>
      <w:r w:rsidR="0038687E">
        <w:t>Expression;</w:t>
      </w:r>
    </w:p>
    <w:p w14:paraId="1D7A5966" w14:textId="77777777" w:rsidR="008C0E8C" w:rsidRPr="00EC76D5" w:rsidRDefault="008C0E8C" w:rsidP="008C0E8C">
      <w:pPr>
        <w:pStyle w:val="Code"/>
      </w:pPr>
      <w:r w:rsidRPr="00EC76D5">
        <w:t xml:space="preserve">  }</w:t>
      </w:r>
    </w:p>
    <w:p w14:paraId="79C46336" w14:textId="77777777" w:rsidR="008C0E8C" w:rsidRPr="00EC76D5" w:rsidRDefault="008C0E8C" w:rsidP="008C0E8C">
      <w:pPr>
        <w:pStyle w:val="Code"/>
      </w:pPr>
      <w:r w:rsidRPr="00EC76D5">
        <w:t xml:space="preserve">  </w:t>
      </w:r>
    </w:p>
    <w:p w14:paraId="26027FC4" w14:textId="77777777" w:rsidR="0027179E" w:rsidRPr="00EC76D5" w:rsidRDefault="008C0E8C" w:rsidP="008C0E8C">
      <w:pPr>
        <w:pStyle w:val="Code"/>
      </w:pPr>
      <w:r w:rsidRPr="00EC76D5">
        <w:t xml:space="preserve">  public static SyntaxTree optimizeFunctionCallExpression</w:t>
      </w:r>
    </w:p>
    <w:p w14:paraId="7E1F018E" w14:textId="646F7783" w:rsidR="008C0E8C" w:rsidRPr="00EC76D5" w:rsidRDefault="0027179E" w:rsidP="008C0E8C">
      <w:pPr>
        <w:pStyle w:val="Code"/>
      </w:pPr>
      <w:r w:rsidRPr="00EC76D5">
        <w:t xml:space="preserve">                           </w:t>
      </w:r>
      <w:r w:rsidR="008C0E8C" w:rsidRPr="00EC76D5">
        <w:t>(SyntaxTree call</w:t>
      </w:r>
      <w:r w:rsidR="0038687E">
        <w:t>Expression)</w:t>
      </w:r>
      <w:r w:rsidR="008C0E8C" w:rsidRPr="00EC76D5">
        <w:t>{</w:t>
      </w:r>
    </w:p>
    <w:p w14:paraId="068B9701" w14:textId="4A8132DB" w:rsidR="008C0E8C" w:rsidRPr="00EC76D5" w:rsidRDefault="008C0E8C" w:rsidP="008C0E8C">
      <w:pPr>
        <w:pStyle w:val="Code"/>
      </w:pPr>
      <w:r w:rsidRPr="00EC76D5">
        <w:t xml:space="preserve">    int listSize = call</w:t>
      </w:r>
      <w:r w:rsidR="0038687E">
        <w:t>Expression.</w:t>
      </w:r>
      <w:r w:rsidRPr="00EC76D5">
        <w:t>getChildList().size();</w:t>
      </w:r>
    </w:p>
    <w:p w14:paraId="342CC2ED" w14:textId="77777777" w:rsidR="008C0E8C" w:rsidRPr="00EC76D5" w:rsidRDefault="008C0E8C" w:rsidP="008C0E8C">
      <w:pPr>
        <w:pStyle w:val="Code"/>
      </w:pPr>
      <w:r w:rsidRPr="00EC76D5">
        <w:t xml:space="preserve">    </w:t>
      </w:r>
    </w:p>
    <w:p w14:paraId="343ED577" w14:textId="77777777" w:rsidR="008C0E8C" w:rsidRPr="00EC76D5" w:rsidRDefault="008C0E8C" w:rsidP="008C0E8C">
      <w:pPr>
        <w:pStyle w:val="Code"/>
      </w:pPr>
      <w:r w:rsidRPr="00EC76D5">
        <w:t xml:space="preserve">    for (int index = 0; index &lt; listSize; ++index) {</w:t>
      </w:r>
    </w:p>
    <w:p w14:paraId="69900820" w14:textId="733B6708" w:rsidR="008C0E8C" w:rsidRPr="00EC76D5" w:rsidRDefault="008C0E8C" w:rsidP="008C0E8C">
      <w:pPr>
        <w:pStyle w:val="Code"/>
      </w:pPr>
      <w:r w:rsidRPr="00EC76D5">
        <w:t xml:space="preserve">      SyntaxTree param</w:t>
      </w:r>
      <w:r w:rsidR="0038687E">
        <w:t xml:space="preserve">Expression </w:t>
      </w:r>
      <w:r w:rsidRPr="00EC76D5">
        <w:t>= optimizeExpression(call</w:t>
      </w:r>
      <w:r w:rsidR="0038687E">
        <w:t>Expression.</w:t>
      </w:r>
      <w:r w:rsidRPr="00EC76D5">
        <w:t>getChild(index));</w:t>
      </w:r>
    </w:p>
    <w:p w14:paraId="5594A1EB" w14:textId="3755371C" w:rsidR="008C0E8C" w:rsidRPr="00EC76D5" w:rsidRDefault="008C0E8C" w:rsidP="008C0E8C">
      <w:pPr>
        <w:pStyle w:val="Code"/>
      </w:pPr>
      <w:r w:rsidRPr="00EC76D5">
        <w:t xml:space="preserve">      param</w:t>
      </w:r>
      <w:r w:rsidR="0038687E">
        <w:t>Expression.</w:t>
      </w:r>
      <w:r w:rsidRPr="00EC76D5">
        <w:t>setRightValue();</w:t>
      </w:r>
    </w:p>
    <w:p w14:paraId="42149C99" w14:textId="3ACD0621" w:rsidR="008C0E8C" w:rsidRPr="00EC76D5" w:rsidRDefault="008C0E8C" w:rsidP="008C0E8C">
      <w:pPr>
        <w:pStyle w:val="Code"/>
      </w:pPr>
      <w:r w:rsidRPr="00EC76D5">
        <w:t xml:space="preserve">      call</w:t>
      </w:r>
      <w:r w:rsidR="0038687E">
        <w:t>Expression.</w:t>
      </w:r>
      <w:r w:rsidRPr="00EC76D5">
        <w:t>setChild(index, param</w:t>
      </w:r>
      <w:r w:rsidR="0038687E">
        <w:t>Expression)</w:t>
      </w:r>
      <w:r w:rsidRPr="00EC76D5">
        <w:t>;</w:t>
      </w:r>
    </w:p>
    <w:p w14:paraId="2BC86676" w14:textId="77777777" w:rsidR="008C0E8C" w:rsidRPr="00EC76D5" w:rsidRDefault="008C0E8C" w:rsidP="008C0E8C">
      <w:pPr>
        <w:pStyle w:val="Code"/>
      </w:pPr>
      <w:r w:rsidRPr="00EC76D5">
        <w:t xml:space="preserve">    }</w:t>
      </w:r>
    </w:p>
    <w:p w14:paraId="420F7E48" w14:textId="77777777" w:rsidR="008C0E8C" w:rsidRPr="00EC76D5" w:rsidRDefault="008C0E8C" w:rsidP="008C0E8C">
      <w:pPr>
        <w:pStyle w:val="Code"/>
      </w:pPr>
      <w:r w:rsidRPr="00EC76D5">
        <w:t xml:space="preserve">    </w:t>
      </w:r>
    </w:p>
    <w:p w14:paraId="676C5995" w14:textId="644597CD" w:rsidR="008C0E8C" w:rsidRPr="00EC76D5" w:rsidRDefault="008C0E8C" w:rsidP="008C0E8C">
      <w:pPr>
        <w:pStyle w:val="Code"/>
      </w:pPr>
      <w:r w:rsidRPr="00EC76D5">
        <w:t xml:space="preserve">    return call</w:t>
      </w:r>
      <w:r w:rsidR="0038687E">
        <w:t>Expression;</w:t>
      </w:r>
    </w:p>
    <w:p w14:paraId="42B5A9A2" w14:textId="77777777" w:rsidR="008C0E8C" w:rsidRPr="00EC76D5" w:rsidRDefault="008C0E8C" w:rsidP="008C0E8C">
      <w:pPr>
        <w:pStyle w:val="Code"/>
      </w:pPr>
      <w:r w:rsidRPr="00EC76D5">
        <w:t xml:space="preserve">  }</w:t>
      </w:r>
    </w:p>
    <w:p w14:paraId="4E397308" w14:textId="77777777" w:rsidR="008C0E8C" w:rsidRPr="00EC76D5" w:rsidRDefault="008C0E8C" w:rsidP="008C0E8C">
      <w:pPr>
        <w:pStyle w:val="Code"/>
      </w:pPr>
    </w:p>
    <w:p w14:paraId="0CFEE92E" w14:textId="77777777" w:rsidR="008C0E8C" w:rsidRPr="00EC76D5" w:rsidRDefault="008C0E8C" w:rsidP="008C0E8C">
      <w:pPr>
        <w:pStyle w:val="Code"/>
      </w:pPr>
      <w:r w:rsidRPr="00EC76D5">
        <w:t xml:space="preserve">  // -x; =&gt; null</w:t>
      </w:r>
    </w:p>
    <w:p w14:paraId="2A443313" w14:textId="77777777" w:rsidR="008C0E8C" w:rsidRPr="00EC76D5" w:rsidRDefault="008C0E8C" w:rsidP="008C0E8C">
      <w:pPr>
        <w:pStyle w:val="Code"/>
      </w:pPr>
      <w:r w:rsidRPr="00EC76D5">
        <w:t xml:space="preserve">  // -f(x); =&gt; f(x);</w:t>
      </w:r>
    </w:p>
    <w:p w14:paraId="15681D92" w14:textId="77777777" w:rsidR="008C0E8C" w:rsidRPr="00EC76D5" w:rsidRDefault="008C0E8C" w:rsidP="008C0E8C">
      <w:pPr>
        <w:pStyle w:val="Code"/>
      </w:pPr>
      <w:r w:rsidRPr="00EC76D5">
        <w:t xml:space="preserve">  </w:t>
      </w:r>
    </w:p>
    <w:p w14:paraId="56433052" w14:textId="77777777" w:rsidR="008C0E8C" w:rsidRPr="00EC76D5" w:rsidRDefault="008C0E8C" w:rsidP="008C0E8C">
      <w:pPr>
        <w:pStyle w:val="Code"/>
      </w:pPr>
      <w:r w:rsidRPr="00EC76D5">
        <w:t xml:space="preserve">  // f(x) + g(y); =&gt; f(x); g(x);</w:t>
      </w:r>
    </w:p>
    <w:p w14:paraId="6AA1A229" w14:textId="77777777" w:rsidR="008C0E8C" w:rsidRPr="00EC76D5" w:rsidRDefault="008C0E8C" w:rsidP="008C0E8C">
      <w:pPr>
        <w:pStyle w:val="Code"/>
      </w:pPr>
      <w:r w:rsidRPr="00EC76D5">
        <w:t xml:space="preserve">  // f(x) + y; =&gt; f(x);</w:t>
      </w:r>
    </w:p>
    <w:p w14:paraId="55D70012" w14:textId="77777777" w:rsidR="008C0E8C" w:rsidRPr="00EC76D5" w:rsidRDefault="008C0E8C" w:rsidP="008C0E8C">
      <w:pPr>
        <w:pStyle w:val="Code"/>
      </w:pPr>
      <w:r w:rsidRPr="00EC76D5">
        <w:t xml:space="preserve">  // x + g(y); =&gt; g(y);</w:t>
      </w:r>
    </w:p>
    <w:p w14:paraId="342A9213" w14:textId="77777777" w:rsidR="008C0E8C" w:rsidRPr="00EC76D5" w:rsidRDefault="008C0E8C" w:rsidP="008C0E8C">
      <w:pPr>
        <w:pStyle w:val="Code"/>
      </w:pPr>
      <w:r w:rsidRPr="00EC76D5">
        <w:t xml:space="preserve">  // x + y; =&gt; null</w:t>
      </w:r>
    </w:p>
    <w:p w14:paraId="6032AD14" w14:textId="77777777" w:rsidR="008C0E8C" w:rsidRPr="00EC76D5" w:rsidRDefault="008C0E8C" w:rsidP="008C0E8C">
      <w:pPr>
        <w:pStyle w:val="Code"/>
      </w:pPr>
      <w:r w:rsidRPr="00EC76D5">
        <w:t xml:space="preserve">  </w:t>
      </w:r>
    </w:p>
    <w:p w14:paraId="1326D1BA" w14:textId="77777777" w:rsidR="008C0E8C" w:rsidRPr="00EC76D5" w:rsidRDefault="008C0E8C" w:rsidP="008C0E8C">
      <w:pPr>
        <w:pStyle w:val="Code"/>
      </w:pPr>
      <w:r w:rsidRPr="00EC76D5">
        <w:t xml:space="preserve">  // x ? y : z; =&gt; null</w:t>
      </w:r>
    </w:p>
    <w:p w14:paraId="534890E7" w14:textId="77777777" w:rsidR="008C0E8C" w:rsidRPr="00EC76D5" w:rsidRDefault="008C0E8C" w:rsidP="008C0E8C">
      <w:pPr>
        <w:pStyle w:val="Code"/>
      </w:pPr>
    </w:p>
    <w:p w14:paraId="21EBE0EF" w14:textId="0ADAF96C" w:rsidR="008C0E8C" w:rsidRPr="00EC76D5" w:rsidRDefault="008C0E8C" w:rsidP="008C0E8C">
      <w:pPr>
        <w:pStyle w:val="Code"/>
      </w:pPr>
      <w:r w:rsidRPr="00EC76D5">
        <w:t xml:space="preserve">  public static SyntaxTree clearExpression(SyntaxTree </w:t>
      </w:r>
      <w:r w:rsidR="0038687E">
        <w:t>expression</w:t>
      </w:r>
      <w:r w:rsidRPr="00EC76D5">
        <w:t>) {</w:t>
      </w:r>
    </w:p>
    <w:p w14:paraId="712103B1" w14:textId="32F509CF" w:rsidR="008C0E8C" w:rsidRPr="00EC76D5" w:rsidRDefault="008C0E8C" w:rsidP="008C0E8C">
      <w:pPr>
        <w:pStyle w:val="Code"/>
      </w:pPr>
      <w:r w:rsidRPr="00EC76D5">
        <w:t xml:space="preserve">    if (</w:t>
      </w:r>
      <w:r w:rsidR="0038687E">
        <w:t>expression</w:t>
      </w:r>
      <w:r w:rsidRPr="00EC76D5">
        <w:t xml:space="preserve"> == null) {</w:t>
      </w:r>
    </w:p>
    <w:p w14:paraId="1A979976" w14:textId="77777777" w:rsidR="008C0E8C" w:rsidRPr="00EC76D5" w:rsidRDefault="008C0E8C" w:rsidP="008C0E8C">
      <w:pPr>
        <w:pStyle w:val="Code"/>
      </w:pPr>
      <w:r w:rsidRPr="00EC76D5">
        <w:t xml:space="preserve">      return null;</w:t>
      </w:r>
    </w:p>
    <w:p w14:paraId="44E6F698" w14:textId="77777777" w:rsidR="008C0E8C" w:rsidRPr="00EC76D5" w:rsidRDefault="008C0E8C" w:rsidP="008C0E8C">
      <w:pPr>
        <w:pStyle w:val="Code"/>
      </w:pPr>
      <w:r w:rsidRPr="00EC76D5">
        <w:t xml:space="preserve">    }</w:t>
      </w:r>
    </w:p>
    <w:p w14:paraId="6B8EFDEE" w14:textId="1EC25E11" w:rsidR="008C0E8C" w:rsidRPr="00EC76D5" w:rsidRDefault="008C0E8C" w:rsidP="008C0E8C">
      <w:pPr>
        <w:pStyle w:val="Code"/>
      </w:pPr>
      <w:r w:rsidRPr="00EC76D5">
        <w:t xml:space="preserve">    else if (MiddleCode.isAssign(</w:t>
      </w:r>
      <w:r w:rsidR="0038687E">
        <w:t>expression</w:t>
      </w:r>
      <w:r w:rsidRPr="00EC76D5">
        <w:t>.getOperator()) ||</w:t>
      </w:r>
    </w:p>
    <w:p w14:paraId="67B0960F" w14:textId="7AE90AE3" w:rsidR="008C0E8C" w:rsidRPr="00EC76D5" w:rsidRDefault="008C0E8C" w:rsidP="008C0E8C">
      <w:pPr>
        <w:pStyle w:val="Code"/>
      </w:pPr>
      <w:r w:rsidRPr="00EC76D5">
        <w:t xml:space="preserve">             MiddleCode.isIncrement(</w:t>
      </w:r>
      <w:r w:rsidR="0038687E">
        <w:t>expression</w:t>
      </w:r>
      <w:r w:rsidRPr="00EC76D5">
        <w:t>.getOperator()) ||</w:t>
      </w:r>
    </w:p>
    <w:p w14:paraId="7C79AE5D" w14:textId="7AC5ED80" w:rsidR="008C0E8C" w:rsidRPr="00EC76D5" w:rsidRDefault="008C0E8C" w:rsidP="008C0E8C">
      <w:pPr>
        <w:pStyle w:val="Code"/>
      </w:pPr>
      <w:r w:rsidRPr="00EC76D5">
        <w:t xml:space="preserve">             (</w:t>
      </w:r>
      <w:r w:rsidR="0038687E">
        <w:t>expression</w:t>
      </w:r>
      <w:r w:rsidRPr="00EC76D5">
        <w:t>.getOperator() == MiddleOperator.Call) ||</w:t>
      </w:r>
    </w:p>
    <w:p w14:paraId="63231BB8" w14:textId="74CC8FE2" w:rsidR="008C0E8C" w:rsidRPr="00EC76D5" w:rsidRDefault="008C0E8C" w:rsidP="008C0E8C">
      <w:pPr>
        <w:pStyle w:val="Code"/>
      </w:pPr>
      <w:r w:rsidRPr="00EC76D5">
        <w:t xml:space="preserve">             (</w:t>
      </w:r>
      <w:r w:rsidR="0038687E">
        <w:t>expression</w:t>
      </w:r>
      <w:r w:rsidRPr="00EC76D5">
        <w:t>.getOperator() == MiddleOperator.</w:t>
      </w:r>
      <w:r w:rsidR="00B02345">
        <w:t>Dereference</w:t>
      </w:r>
      <w:r w:rsidRPr="00EC76D5">
        <w:t>) ||</w:t>
      </w:r>
    </w:p>
    <w:p w14:paraId="54EB5E73" w14:textId="60C6C965" w:rsidR="008C0E8C" w:rsidRPr="00EC76D5" w:rsidRDefault="008C0E8C" w:rsidP="008C0E8C">
      <w:pPr>
        <w:pStyle w:val="Code"/>
      </w:pPr>
      <w:r w:rsidRPr="00EC76D5">
        <w:t xml:space="preserve">             (</w:t>
      </w:r>
      <w:r w:rsidR="0038687E">
        <w:t>expression</w:t>
      </w:r>
      <w:r w:rsidRPr="00EC76D5">
        <w:t>.getOperator() == MiddleOperator.Arrow) ||</w:t>
      </w:r>
    </w:p>
    <w:p w14:paraId="64933E3D" w14:textId="548249AB" w:rsidR="008C0E8C" w:rsidRPr="00EC76D5" w:rsidRDefault="008C0E8C" w:rsidP="008C0E8C">
      <w:pPr>
        <w:pStyle w:val="Code"/>
      </w:pPr>
      <w:r w:rsidRPr="00EC76D5">
        <w:t xml:space="preserve">             (</w:t>
      </w:r>
      <w:r w:rsidR="0038687E">
        <w:t>expression</w:t>
      </w:r>
      <w:r w:rsidRPr="00EC76D5">
        <w:t>.getOperator() == MiddleOperator.Index) ||</w:t>
      </w:r>
    </w:p>
    <w:p w14:paraId="7FC7898A" w14:textId="2FCD8F7B" w:rsidR="008C0E8C" w:rsidRPr="00EC76D5" w:rsidRDefault="008C0E8C" w:rsidP="008C0E8C">
      <w:pPr>
        <w:pStyle w:val="Code"/>
      </w:pPr>
      <w:r w:rsidRPr="00EC76D5">
        <w:t xml:space="preserve">             (</w:t>
      </w:r>
      <w:r w:rsidR="0038687E">
        <w:t>expression</w:t>
      </w:r>
      <w:r w:rsidRPr="00EC76D5">
        <w:t>.getOperator() == MiddleOperator.GetReturnValue) ||</w:t>
      </w:r>
    </w:p>
    <w:p w14:paraId="24F47C1B" w14:textId="1285DF20" w:rsidR="008C0E8C" w:rsidRPr="00EC76D5" w:rsidRDefault="008C0E8C" w:rsidP="008C0E8C">
      <w:pPr>
        <w:pStyle w:val="Code"/>
      </w:pPr>
      <w:r w:rsidRPr="00EC76D5">
        <w:t xml:space="preserve">             (</w:t>
      </w:r>
      <w:r w:rsidR="0038687E">
        <w:t>expression</w:t>
      </w:r>
      <w:r w:rsidRPr="00EC76D5">
        <w:t>.getOperator() == MiddleOperator.SetReturnValue)) {</w:t>
      </w:r>
    </w:p>
    <w:p w14:paraId="5249CCC8" w14:textId="4EF8C398" w:rsidR="008C0E8C" w:rsidRPr="00EC76D5" w:rsidRDefault="008C0E8C" w:rsidP="008C0E8C">
      <w:pPr>
        <w:pStyle w:val="Code"/>
      </w:pPr>
      <w:r w:rsidRPr="00EC76D5">
        <w:t xml:space="preserve">      return </w:t>
      </w:r>
      <w:r w:rsidR="0038687E">
        <w:t>expression</w:t>
      </w:r>
      <w:r w:rsidRPr="00EC76D5">
        <w:t>;</w:t>
      </w:r>
    </w:p>
    <w:p w14:paraId="7441FE9A" w14:textId="77777777" w:rsidR="008C0E8C" w:rsidRPr="00EC76D5" w:rsidRDefault="008C0E8C" w:rsidP="008C0E8C">
      <w:pPr>
        <w:pStyle w:val="Code"/>
      </w:pPr>
      <w:r w:rsidRPr="00EC76D5">
        <w:lastRenderedPageBreak/>
        <w:t xml:space="preserve">    }</w:t>
      </w:r>
    </w:p>
    <w:p w14:paraId="22D15401" w14:textId="68315D7B" w:rsidR="008C0E8C" w:rsidRPr="00EC76D5" w:rsidRDefault="008C0E8C" w:rsidP="008C0E8C">
      <w:pPr>
        <w:pStyle w:val="Code"/>
      </w:pPr>
      <w:r w:rsidRPr="00EC76D5">
        <w:t xml:space="preserve">    else if (MiddleCode.isUnary(</w:t>
      </w:r>
      <w:r w:rsidR="0038687E">
        <w:t>expression</w:t>
      </w:r>
      <w:r w:rsidRPr="00EC76D5">
        <w:t>.getOperator())) {</w:t>
      </w:r>
    </w:p>
    <w:p w14:paraId="53908028" w14:textId="3F707E24" w:rsidR="008C0E8C" w:rsidRPr="00EC76D5" w:rsidRDefault="008C0E8C" w:rsidP="008C0E8C">
      <w:pPr>
        <w:pStyle w:val="Code"/>
      </w:pPr>
      <w:r w:rsidRPr="00EC76D5">
        <w:t xml:space="preserve">      SyntaxTree sub</w:t>
      </w:r>
      <w:r w:rsidR="0038687E">
        <w:t xml:space="preserve">Expression </w:t>
      </w:r>
      <w:r w:rsidRPr="00EC76D5">
        <w:t>= clearExpression(</w:t>
      </w:r>
      <w:r w:rsidR="0038687E">
        <w:t>expression</w:t>
      </w:r>
      <w:r w:rsidRPr="00EC76D5">
        <w:t>.getChild(0));</w:t>
      </w:r>
    </w:p>
    <w:p w14:paraId="6991578B" w14:textId="163B968E" w:rsidR="008C0E8C" w:rsidRPr="00EC76D5" w:rsidRDefault="008C0E8C" w:rsidP="008C0E8C">
      <w:pPr>
        <w:pStyle w:val="Code"/>
      </w:pPr>
      <w:r w:rsidRPr="00EC76D5">
        <w:t xml:space="preserve">      return hasSideEffect(sub</w:t>
      </w:r>
      <w:r w:rsidR="0038687E">
        <w:t>Expression)</w:t>
      </w:r>
      <w:r w:rsidRPr="00EC76D5">
        <w:t xml:space="preserve"> ? sub</w:t>
      </w:r>
      <w:r w:rsidR="0038687E">
        <w:t xml:space="preserve">Expression </w:t>
      </w:r>
      <w:r w:rsidRPr="00EC76D5">
        <w:t>: null;</w:t>
      </w:r>
    </w:p>
    <w:p w14:paraId="07D8679C" w14:textId="77777777" w:rsidR="008C0E8C" w:rsidRPr="00EC76D5" w:rsidRDefault="008C0E8C" w:rsidP="008C0E8C">
      <w:pPr>
        <w:pStyle w:val="Code"/>
      </w:pPr>
      <w:r w:rsidRPr="00EC76D5">
        <w:t xml:space="preserve">    }</w:t>
      </w:r>
    </w:p>
    <w:p w14:paraId="140B85AB" w14:textId="067FA47A" w:rsidR="008C0E8C" w:rsidRPr="00EC76D5" w:rsidRDefault="008C0E8C" w:rsidP="008C0E8C">
      <w:pPr>
        <w:pStyle w:val="Code"/>
      </w:pPr>
      <w:r w:rsidRPr="00EC76D5">
        <w:t xml:space="preserve">    else if (MiddleCode.isBinary(</w:t>
      </w:r>
      <w:r w:rsidR="0038687E">
        <w:t>expression</w:t>
      </w:r>
      <w:r w:rsidRPr="00EC76D5">
        <w:t>.getOperator()) &amp;&amp;</w:t>
      </w:r>
    </w:p>
    <w:p w14:paraId="1913BB3A" w14:textId="3E8D72B7" w:rsidR="008C0E8C" w:rsidRPr="00EC76D5" w:rsidRDefault="008C0E8C" w:rsidP="008C0E8C">
      <w:pPr>
        <w:pStyle w:val="Code"/>
      </w:pPr>
      <w:r w:rsidRPr="00EC76D5">
        <w:t xml:space="preserve">             !MiddleCode.isAssign(</w:t>
      </w:r>
      <w:r w:rsidR="0038687E">
        <w:t>expression</w:t>
      </w:r>
      <w:r w:rsidRPr="00EC76D5">
        <w:t>.getOperator())) {</w:t>
      </w:r>
    </w:p>
    <w:p w14:paraId="25026C33" w14:textId="0C70BECA" w:rsidR="008C0E8C" w:rsidRPr="00EC76D5" w:rsidRDefault="008C0E8C" w:rsidP="008C0E8C">
      <w:pPr>
        <w:pStyle w:val="Code"/>
      </w:pPr>
      <w:r w:rsidRPr="00EC76D5">
        <w:t xml:space="preserve">      SyntaxTree left</w:t>
      </w:r>
      <w:r w:rsidR="0038687E">
        <w:t xml:space="preserve">Expression </w:t>
      </w:r>
      <w:r w:rsidRPr="00EC76D5">
        <w:t>= clearExpression(</w:t>
      </w:r>
      <w:r w:rsidR="0038687E">
        <w:t>expression</w:t>
      </w:r>
      <w:r w:rsidRPr="00EC76D5">
        <w:t>.getChild(0)),</w:t>
      </w:r>
    </w:p>
    <w:p w14:paraId="68FDA8FB" w14:textId="200B7113" w:rsidR="008C0E8C" w:rsidRPr="00EC76D5" w:rsidRDefault="008C0E8C" w:rsidP="008C0E8C">
      <w:pPr>
        <w:pStyle w:val="Code"/>
      </w:pPr>
      <w:r w:rsidRPr="00EC76D5">
        <w:t xml:space="preserve">                 right</w:t>
      </w:r>
      <w:r w:rsidR="0038687E">
        <w:t xml:space="preserve">Expression </w:t>
      </w:r>
      <w:r w:rsidRPr="00EC76D5">
        <w:t>= clearExpression(</w:t>
      </w:r>
      <w:r w:rsidR="0038687E">
        <w:t>expression</w:t>
      </w:r>
      <w:r w:rsidRPr="00EC76D5">
        <w:t>.getChild(1));</w:t>
      </w:r>
    </w:p>
    <w:p w14:paraId="664897D2" w14:textId="5E416BB5" w:rsidR="008C0E8C" w:rsidRPr="00EC76D5" w:rsidRDefault="008C0E8C" w:rsidP="008C0E8C">
      <w:pPr>
        <w:pStyle w:val="Code"/>
      </w:pPr>
      <w:r w:rsidRPr="00EC76D5">
        <w:t xml:space="preserve">      boolean leftSideEffect = hasSideEffect(left</w:t>
      </w:r>
      <w:r w:rsidR="0038687E">
        <w:t>Expression)</w:t>
      </w:r>
      <w:r w:rsidRPr="00EC76D5">
        <w:t>,</w:t>
      </w:r>
    </w:p>
    <w:p w14:paraId="09F5500C" w14:textId="0BF4FA22" w:rsidR="008C0E8C" w:rsidRPr="00EC76D5" w:rsidRDefault="008C0E8C" w:rsidP="008C0E8C">
      <w:pPr>
        <w:pStyle w:val="Code"/>
      </w:pPr>
      <w:r w:rsidRPr="00EC76D5">
        <w:t xml:space="preserve">              rightSideEffect = hasSideEffect(right</w:t>
      </w:r>
      <w:r w:rsidR="0038687E">
        <w:t>Expression)</w:t>
      </w:r>
      <w:r w:rsidRPr="00EC76D5">
        <w:t>;</w:t>
      </w:r>
    </w:p>
    <w:p w14:paraId="230CA065" w14:textId="77777777" w:rsidR="008C0E8C" w:rsidRPr="00EC76D5" w:rsidRDefault="008C0E8C" w:rsidP="008C0E8C">
      <w:pPr>
        <w:pStyle w:val="Code"/>
      </w:pPr>
    </w:p>
    <w:p w14:paraId="367219D5" w14:textId="77777777" w:rsidR="008C0E8C" w:rsidRPr="00EC76D5" w:rsidRDefault="008C0E8C" w:rsidP="008C0E8C">
      <w:pPr>
        <w:pStyle w:val="Code"/>
      </w:pPr>
      <w:r w:rsidRPr="00EC76D5">
        <w:t xml:space="preserve">      if (leftSideEffect &amp;&amp; rightSideEffect) {</w:t>
      </w:r>
    </w:p>
    <w:p w14:paraId="5255E3BC" w14:textId="77777777" w:rsidR="008C0E8C" w:rsidRPr="00EC76D5" w:rsidRDefault="008C0E8C" w:rsidP="008C0E8C">
      <w:pPr>
        <w:pStyle w:val="Code"/>
      </w:pPr>
      <w:r w:rsidRPr="00EC76D5">
        <w:t xml:space="preserve">        return SyntaxTreeGenerator.generateBinaryTree</w:t>
      </w:r>
    </w:p>
    <w:p w14:paraId="440E7797" w14:textId="5B285A41" w:rsidR="008C0E8C" w:rsidRPr="00EC76D5" w:rsidRDefault="008C0E8C" w:rsidP="008C0E8C">
      <w:pPr>
        <w:pStyle w:val="Code"/>
      </w:pPr>
      <w:r w:rsidRPr="00EC76D5">
        <w:t xml:space="preserve">                (MiddleOperator.Sequence, Type.VoidType, leftExpr, right</w:t>
      </w:r>
      <w:r w:rsidR="0038687E">
        <w:t>Expression)</w:t>
      </w:r>
      <w:r w:rsidRPr="00EC76D5">
        <w:t>;</w:t>
      </w:r>
    </w:p>
    <w:p w14:paraId="7A0EC2F4" w14:textId="77777777" w:rsidR="008C0E8C" w:rsidRPr="00EC76D5" w:rsidRDefault="008C0E8C" w:rsidP="008C0E8C">
      <w:pPr>
        <w:pStyle w:val="Code"/>
      </w:pPr>
      <w:r w:rsidRPr="00EC76D5">
        <w:t xml:space="preserve">      }</w:t>
      </w:r>
    </w:p>
    <w:p w14:paraId="235A0873" w14:textId="77777777" w:rsidR="008C0E8C" w:rsidRPr="00EC76D5" w:rsidRDefault="008C0E8C" w:rsidP="008C0E8C">
      <w:pPr>
        <w:pStyle w:val="Code"/>
      </w:pPr>
      <w:r w:rsidRPr="00EC76D5">
        <w:t xml:space="preserve">      else if (leftSideEffect) {</w:t>
      </w:r>
    </w:p>
    <w:p w14:paraId="5002D65A" w14:textId="359D9FE7" w:rsidR="008C0E8C" w:rsidRPr="00EC76D5" w:rsidRDefault="008C0E8C" w:rsidP="008C0E8C">
      <w:pPr>
        <w:pStyle w:val="Code"/>
      </w:pPr>
      <w:r w:rsidRPr="00EC76D5">
        <w:t xml:space="preserve">        return left</w:t>
      </w:r>
      <w:r w:rsidR="0038687E">
        <w:t>Expression;</w:t>
      </w:r>
    </w:p>
    <w:p w14:paraId="17E62BD7" w14:textId="77777777" w:rsidR="008C0E8C" w:rsidRPr="00EC76D5" w:rsidRDefault="008C0E8C" w:rsidP="008C0E8C">
      <w:pPr>
        <w:pStyle w:val="Code"/>
      </w:pPr>
      <w:r w:rsidRPr="00EC76D5">
        <w:t xml:space="preserve">      }</w:t>
      </w:r>
    </w:p>
    <w:p w14:paraId="742C9538" w14:textId="77777777" w:rsidR="008C0E8C" w:rsidRPr="00EC76D5" w:rsidRDefault="008C0E8C" w:rsidP="008C0E8C">
      <w:pPr>
        <w:pStyle w:val="Code"/>
      </w:pPr>
      <w:r w:rsidRPr="00EC76D5">
        <w:t xml:space="preserve">      else if (rightSideEffect) {</w:t>
      </w:r>
    </w:p>
    <w:p w14:paraId="6D65756F" w14:textId="1D9908C6" w:rsidR="008C0E8C" w:rsidRPr="00EC76D5" w:rsidRDefault="008C0E8C" w:rsidP="008C0E8C">
      <w:pPr>
        <w:pStyle w:val="Code"/>
      </w:pPr>
      <w:r w:rsidRPr="00EC76D5">
        <w:t xml:space="preserve">        return right</w:t>
      </w:r>
      <w:r w:rsidR="0038687E">
        <w:t>Expression;</w:t>
      </w:r>
    </w:p>
    <w:p w14:paraId="68571956" w14:textId="77777777" w:rsidR="008C0E8C" w:rsidRPr="00EC76D5" w:rsidRDefault="008C0E8C" w:rsidP="008C0E8C">
      <w:pPr>
        <w:pStyle w:val="Code"/>
      </w:pPr>
      <w:r w:rsidRPr="00EC76D5">
        <w:t xml:space="preserve">      }</w:t>
      </w:r>
    </w:p>
    <w:p w14:paraId="7073D560" w14:textId="77777777" w:rsidR="008C0E8C" w:rsidRPr="00EC76D5" w:rsidRDefault="008C0E8C" w:rsidP="008C0E8C">
      <w:pPr>
        <w:pStyle w:val="Code"/>
      </w:pPr>
      <w:r w:rsidRPr="00EC76D5">
        <w:t xml:space="preserve">      else {</w:t>
      </w:r>
    </w:p>
    <w:p w14:paraId="26CDBB9D" w14:textId="77777777" w:rsidR="008C0E8C" w:rsidRPr="00EC76D5" w:rsidRDefault="008C0E8C" w:rsidP="008C0E8C">
      <w:pPr>
        <w:pStyle w:val="Code"/>
      </w:pPr>
      <w:r w:rsidRPr="00EC76D5">
        <w:t xml:space="preserve">        return null;</w:t>
      </w:r>
    </w:p>
    <w:p w14:paraId="3DA333B4" w14:textId="77777777" w:rsidR="008C0E8C" w:rsidRPr="00EC76D5" w:rsidRDefault="008C0E8C" w:rsidP="008C0E8C">
      <w:pPr>
        <w:pStyle w:val="Code"/>
      </w:pPr>
      <w:r w:rsidRPr="00EC76D5">
        <w:t xml:space="preserve">      }</w:t>
      </w:r>
    </w:p>
    <w:p w14:paraId="390346AD" w14:textId="77777777" w:rsidR="008C0E8C" w:rsidRPr="00EC76D5" w:rsidRDefault="008C0E8C" w:rsidP="008C0E8C">
      <w:pPr>
        <w:pStyle w:val="Code"/>
      </w:pPr>
      <w:r w:rsidRPr="00EC76D5">
        <w:t xml:space="preserve">    }</w:t>
      </w:r>
    </w:p>
    <w:p w14:paraId="4DBB1CDC" w14:textId="2C9B05C0" w:rsidR="008C0E8C" w:rsidRPr="00EC76D5" w:rsidRDefault="008C0E8C" w:rsidP="008C0E8C">
      <w:pPr>
        <w:pStyle w:val="Code"/>
      </w:pPr>
      <w:r w:rsidRPr="00EC76D5">
        <w:t xml:space="preserve">    else if (</w:t>
      </w:r>
      <w:r w:rsidR="0038687E">
        <w:t>expression</w:t>
      </w:r>
      <w:r w:rsidRPr="00EC76D5">
        <w:t>.getOperator() == MiddleOperator.Conditional) {</w:t>
      </w:r>
    </w:p>
    <w:p w14:paraId="1E4EFEBD" w14:textId="5A162498" w:rsidR="008C0E8C" w:rsidRPr="00EC76D5" w:rsidRDefault="008C0E8C" w:rsidP="008C0E8C">
      <w:pPr>
        <w:pStyle w:val="Code"/>
      </w:pPr>
      <w:r w:rsidRPr="00EC76D5">
        <w:t xml:space="preserve">      SyntaxTree test</w:t>
      </w:r>
      <w:r w:rsidR="0038687E">
        <w:t xml:space="preserve">Expression </w:t>
      </w:r>
      <w:r w:rsidRPr="00EC76D5">
        <w:t>= clearExpression(</w:t>
      </w:r>
      <w:r w:rsidR="0038687E">
        <w:t>expression</w:t>
      </w:r>
      <w:r w:rsidRPr="00EC76D5">
        <w:t>.getChild(0)),</w:t>
      </w:r>
    </w:p>
    <w:p w14:paraId="578F51D4" w14:textId="34ED634E" w:rsidR="008C0E8C" w:rsidRPr="00EC76D5" w:rsidRDefault="008C0E8C" w:rsidP="008C0E8C">
      <w:pPr>
        <w:pStyle w:val="Code"/>
      </w:pPr>
      <w:r w:rsidRPr="00EC76D5">
        <w:t xml:space="preserve">                 true</w:t>
      </w:r>
      <w:r w:rsidR="0038687E">
        <w:t xml:space="preserve">Expression </w:t>
      </w:r>
      <w:r w:rsidRPr="00EC76D5">
        <w:t>= clearExpression(</w:t>
      </w:r>
      <w:r w:rsidR="0038687E">
        <w:t>expression</w:t>
      </w:r>
      <w:r w:rsidRPr="00EC76D5">
        <w:t>.getChild(1)),</w:t>
      </w:r>
    </w:p>
    <w:p w14:paraId="3043228F" w14:textId="4588E64B" w:rsidR="008C0E8C" w:rsidRPr="00EC76D5" w:rsidRDefault="008C0E8C" w:rsidP="008C0E8C">
      <w:pPr>
        <w:pStyle w:val="Code"/>
      </w:pPr>
      <w:r w:rsidRPr="00EC76D5">
        <w:t xml:space="preserve">                 false</w:t>
      </w:r>
      <w:r w:rsidR="0038687E">
        <w:t xml:space="preserve">Expression </w:t>
      </w:r>
      <w:r w:rsidRPr="00EC76D5">
        <w:t>= clearExpression(</w:t>
      </w:r>
      <w:r w:rsidR="0038687E">
        <w:t>expression</w:t>
      </w:r>
      <w:r w:rsidRPr="00EC76D5">
        <w:t>.getChild(2));</w:t>
      </w:r>
    </w:p>
    <w:p w14:paraId="1A919B0C" w14:textId="77777777" w:rsidR="008C0E8C" w:rsidRPr="00EC76D5" w:rsidRDefault="008C0E8C" w:rsidP="008C0E8C">
      <w:pPr>
        <w:pStyle w:val="Code"/>
      </w:pPr>
    </w:p>
    <w:p w14:paraId="5EF5DFB1" w14:textId="529B1942" w:rsidR="008C0E8C" w:rsidRPr="00EC76D5" w:rsidRDefault="008C0E8C" w:rsidP="008C0E8C">
      <w:pPr>
        <w:pStyle w:val="Code"/>
      </w:pPr>
      <w:r w:rsidRPr="00EC76D5">
        <w:t xml:space="preserve">      boolean testSideEffect = hasSideEffect(test</w:t>
      </w:r>
      <w:r w:rsidR="0038687E">
        <w:t>Expression)</w:t>
      </w:r>
      <w:r w:rsidRPr="00EC76D5">
        <w:t>,</w:t>
      </w:r>
    </w:p>
    <w:p w14:paraId="19937C52" w14:textId="5570BC57" w:rsidR="008C0E8C" w:rsidRPr="00EC76D5" w:rsidRDefault="008C0E8C" w:rsidP="008C0E8C">
      <w:pPr>
        <w:pStyle w:val="Code"/>
      </w:pPr>
      <w:r w:rsidRPr="00EC76D5">
        <w:t xml:space="preserve">              trueSideEffect = hasSideEffect(true</w:t>
      </w:r>
      <w:r w:rsidR="0038687E">
        <w:t>Expression)</w:t>
      </w:r>
      <w:r w:rsidRPr="00EC76D5">
        <w:t>,</w:t>
      </w:r>
    </w:p>
    <w:p w14:paraId="4A15024C" w14:textId="60DFEA91" w:rsidR="008C0E8C" w:rsidRPr="00EC76D5" w:rsidRDefault="008C0E8C" w:rsidP="008C0E8C">
      <w:pPr>
        <w:pStyle w:val="Code"/>
      </w:pPr>
      <w:r w:rsidRPr="00EC76D5">
        <w:t xml:space="preserve">              falseSideEffect = hasSideEffect(false</w:t>
      </w:r>
      <w:r w:rsidR="0038687E">
        <w:t>Expression)</w:t>
      </w:r>
      <w:r w:rsidRPr="00EC76D5">
        <w:t>;</w:t>
      </w:r>
    </w:p>
    <w:p w14:paraId="2305F368" w14:textId="77777777" w:rsidR="008C0E8C" w:rsidRPr="00EC76D5" w:rsidRDefault="008C0E8C" w:rsidP="008C0E8C">
      <w:pPr>
        <w:pStyle w:val="Code"/>
      </w:pPr>
    </w:p>
    <w:p w14:paraId="36578F6F" w14:textId="77777777" w:rsidR="008C0E8C" w:rsidRPr="00EC76D5" w:rsidRDefault="008C0E8C" w:rsidP="008C0E8C">
      <w:pPr>
        <w:pStyle w:val="Code"/>
      </w:pPr>
      <w:r w:rsidRPr="00EC76D5">
        <w:t xml:space="preserve">      // f(x) ? 1 : 2;      f(x) ? _ : _</w:t>
      </w:r>
    </w:p>
    <w:p w14:paraId="58266712" w14:textId="77777777" w:rsidR="008C0E8C" w:rsidRPr="00EC76D5" w:rsidRDefault="008C0E8C" w:rsidP="008C0E8C">
      <w:pPr>
        <w:pStyle w:val="Code"/>
      </w:pPr>
      <w:r w:rsidRPr="00EC76D5">
        <w:t xml:space="preserve">      // f(x) ? 1 : h(x)    f(x) ? _ : h(x)</w:t>
      </w:r>
    </w:p>
    <w:p w14:paraId="544CFDE5" w14:textId="77777777" w:rsidR="008C0E8C" w:rsidRPr="00EC76D5" w:rsidRDefault="008C0E8C" w:rsidP="008C0E8C">
      <w:pPr>
        <w:pStyle w:val="Code"/>
      </w:pPr>
      <w:r w:rsidRPr="00EC76D5">
        <w:t xml:space="preserve">      // f(x) ? g(x) : 2    f(x) ? g(x) : _</w:t>
      </w:r>
    </w:p>
    <w:p w14:paraId="28B52AA9" w14:textId="77777777" w:rsidR="008C0E8C" w:rsidRPr="00EC76D5" w:rsidRDefault="008C0E8C" w:rsidP="008C0E8C">
      <w:pPr>
        <w:pStyle w:val="Code"/>
      </w:pPr>
      <w:r w:rsidRPr="00EC76D5">
        <w:t xml:space="preserve">      // f(x) ? g(x) : h(x) f(x) ? g(x) : h(x)</w:t>
      </w:r>
    </w:p>
    <w:p w14:paraId="49326185" w14:textId="77777777" w:rsidR="008C0E8C" w:rsidRPr="00EC76D5" w:rsidRDefault="008C0E8C" w:rsidP="008C0E8C">
      <w:pPr>
        <w:pStyle w:val="Code"/>
      </w:pPr>
    </w:p>
    <w:p w14:paraId="2CD41A23" w14:textId="77777777" w:rsidR="008C0E8C" w:rsidRPr="00EC76D5" w:rsidRDefault="008C0E8C" w:rsidP="008C0E8C">
      <w:pPr>
        <w:pStyle w:val="Code"/>
      </w:pPr>
      <w:r w:rsidRPr="00EC76D5">
        <w:t xml:space="preserve">      // x ? 1 : 2;         _</w:t>
      </w:r>
    </w:p>
    <w:p w14:paraId="5FFB7CFD" w14:textId="77777777" w:rsidR="008C0E8C" w:rsidRPr="00EC76D5" w:rsidRDefault="008C0E8C" w:rsidP="008C0E8C">
      <w:pPr>
        <w:pStyle w:val="Code"/>
      </w:pPr>
      <w:r w:rsidRPr="00EC76D5">
        <w:t xml:space="preserve">      // x ? 1 : h(x)       x ? _ : h(x)</w:t>
      </w:r>
    </w:p>
    <w:p w14:paraId="4DF6F2AA" w14:textId="77777777" w:rsidR="008C0E8C" w:rsidRPr="00EC76D5" w:rsidRDefault="008C0E8C" w:rsidP="008C0E8C">
      <w:pPr>
        <w:pStyle w:val="Code"/>
      </w:pPr>
      <w:r w:rsidRPr="00EC76D5">
        <w:t xml:space="preserve">      // x ? g(x) : 2       x ? g(x) : _</w:t>
      </w:r>
    </w:p>
    <w:p w14:paraId="15C84E29" w14:textId="77777777" w:rsidR="008C0E8C" w:rsidRPr="00EC76D5" w:rsidRDefault="008C0E8C" w:rsidP="008C0E8C">
      <w:pPr>
        <w:pStyle w:val="Code"/>
      </w:pPr>
      <w:r w:rsidRPr="00EC76D5">
        <w:t xml:space="preserve">      // x ? g(x) : h(x)    x ? g(x) : h(x)</w:t>
      </w:r>
    </w:p>
    <w:p w14:paraId="406B2BAC" w14:textId="77777777" w:rsidR="008C0E8C" w:rsidRPr="00EC76D5" w:rsidRDefault="008C0E8C" w:rsidP="008C0E8C">
      <w:pPr>
        <w:pStyle w:val="Code"/>
      </w:pPr>
      <w:r w:rsidRPr="00EC76D5">
        <w:t xml:space="preserve">      </w:t>
      </w:r>
    </w:p>
    <w:p w14:paraId="6A7748D6" w14:textId="77777777" w:rsidR="008C0E8C" w:rsidRPr="00EC76D5" w:rsidRDefault="008C0E8C" w:rsidP="008C0E8C">
      <w:pPr>
        <w:pStyle w:val="Code"/>
      </w:pPr>
      <w:r w:rsidRPr="00EC76D5">
        <w:t xml:space="preserve">      if (testSideEffect || trueSideEffect || falseSideEffect) {</w:t>
      </w:r>
    </w:p>
    <w:p w14:paraId="7D323465" w14:textId="77777777" w:rsidR="008C0E8C" w:rsidRPr="00EC76D5" w:rsidRDefault="008C0E8C" w:rsidP="008C0E8C">
      <w:pPr>
        <w:pStyle w:val="Code"/>
      </w:pPr>
      <w:r w:rsidRPr="00EC76D5">
        <w:t xml:space="preserve">        SyntaxTree resultTree =</w:t>
      </w:r>
    </w:p>
    <w:p w14:paraId="0A111429" w14:textId="4CD53406" w:rsidR="008C0E8C" w:rsidRPr="00EC76D5" w:rsidRDefault="008C0E8C" w:rsidP="008C0E8C">
      <w:pPr>
        <w:pStyle w:val="Code"/>
      </w:pPr>
      <w:r w:rsidRPr="00EC76D5">
        <w:t xml:space="preserve">          new SyntaxTree(MiddleOperator.Conditional, </w:t>
      </w:r>
      <w:r w:rsidR="0038687E">
        <w:t>expression</w:t>
      </w:r>
      <w:r w:rsidRPr="00EC76D5">
        <w:t>.getType());</w:t>
      </w:r>
    </w:p>
    <w:p w14:paraId="4C3F19F9" w14:textId="0EC8D129" w:rsidR="008C0E8C" w:rsidRPr="00EC76D5" w:rsidRDefault="008C0E8C" w:rsidP="008C0E8C">
      <w:pPr>
        <w:pStyle w:val="Code"/>
      </w:pPr>
      <w:r w:rsidRPr="00EC76D5">
        <w:t xml:space="preserve">        resultTree.setChild(0, test</w:t>
      </w:r>
      <w:r w:rsidR="0038687E">
        <w:t>Expression)</w:t>
      </w:r>
      <w:r w:rsidRPr="00EC76D5">
        <w:t>;</w:t>
      </w:r>
    </w:p>
    <w:p w14:paraId="2BD43E53" w14:textId="0E53627A" w:rsidR="008C0E8C" w:rsidRPr="00EC76D5" w:rsidRDefault="008C0E8C" w:rsidP="008C0E8C">
      <w:pPr>
        <w:pStyle w:val="Code"/>
      </w:pPr>
      <w:r w:rsidRPr="00EC76D5">
        <w:t xml:space="preserve">        resultTree.setChild(1, trueSideEffect ? true</w:t>
      </w:r>
      <w:r w:rsidR="0038687E">
        <w:t xml:space="preserve">Expression </w:t>
      </w:r>
      <w:r w:rsidRPr="00EC76D5">
        <w:t>: null);</w:t>
      </w:r>
    </w:p>
    <w:p w14:paraId="0867B9F7" w14:textId="7B2D2887" w:rsidR="008C0E8C" w:rsidRPr="00EC76D5" w:rsidRDefault="008C0E8C" w:rsidP="008C0E8C">
      <w:pPr>
        <w:pStyle w:val="Code"/>
      </w:pPr>
      <w:r w:rsidRPr="00EC76D5">
        <w:t xml:space="preserve">        resultTree.setChild(2, falseSideEffect ? false</w:t>
      </w:r>
      <w:r w:rsidR="0038687E">
        <w:t xml:space="preserve">Expression </w:t>
      </w:r>
      <w:r w:rsidRPr="00EC76D5">
        <w:t>: null);</w:t>
      </w:r>
    </w:p>
    <w:p w14:paraId="0E55FAF8" w14:textId="77777777" w:rsidR="008C0E8C" w:rsidRPr="00EC76D5" w:rsidRDefault="008C0E8C" w:rsidP="008C0E8C">
      <w:pPr>
        <w:pStyle w:val="Code"/>
      </w:pPr>
      <w:r w:rsidRPr="00EC76D5">
        <w:t xml:space="preserve">        return resultTree;</w:t>
      </w:r>
    </w:p>
    <w:p w14:paraId="1389C574" w14:textId="77777777" w:rsidR="008C0E8C" w:rsidRPr="00EC76D5" w:rsidRDefault="008C0E8C" w:rsidP="008C0E8C">
      <w:pPr>
        <w:pStyle w:val="Code"/>
      </w:pPr>
      <w:r w:rsidRPr="00EC76D5">
        <w:t xml:space="preserve">      }</w:t>
      </w:r>
    </w:p>
    <w:p w14:paraId="27689FF3" w14:textId="77777777" w:rsidR="008C0E8C" w:rsidRPr="00EC76D5" w:rsidRDefault="008C0E8C" w:rsidP="008C0E8C">
      <w:pPr>
        <w:pStyle w:val="Code"/>
      </w:pPr>
      <w:r w:rsidRPr="00EC76D5">
        <w:t xml:space="preserve">      else {</w:t>
      </w:r>
    </w:p>
    <w:p w14:paraId="73CCF894" w14:textId="77777777" w:rsidR="008C0E8C" w:rsidRPr="00EC76D5" w:rsidRDefault="008C0E8C" w:rsidP="008C0E8C">
      <w:pPr>
        <w:pStyle w:val="Code"/>
      </w:pPr>
      <w:r w:rsidRPr="00EC76D5">
        <w:t xml:space="preserve">        return null;</w:t>
      </w:r>
    </w:p>
    <w:p w14:paraId="196934AA" w14:textId="77777777" w:rsidR="008C0E8C" w:rsidRPr="00EC76D5" w:rsidRDefault="008C0E8C" w:rsidP="008C0E8C">
      <w:pPr>
        <w:pStyle w:val="Code"/>
      </w:pPr>
      <w:r w:rsidRPr="00EC76D5">
        <w:t xml:space="preserve">      }</w:t>
      </w:r>
    </w:p>
    <w:p w14:paraId="74160AA3" w14:textId="77777777" w:rsidR="008C0E8C" w:rsidRPr="00EC76D5" w:rsidRDefault="008C0E8C" w:rsidP="008C0E8C">
      <w:pPr>
        <w:pStyle w:val="Code"/>
      </w:pPr>
      <w:r w:rsidRPr="00EC76D5">
        <w:lastRenderedPageBreak/>
        <w:t xml:space="preserve">    }</w:t>
      </w:r>
    </w:p>
    <w:p w14:paraId="0CA307DA" w14:textId="77777777" w:rsidR="008C0E8C" w:rsidRPr="00EC76D5" w:rsidRDefault="008C0E8C" w:rsidP="008C0E8C">
      <w:pPr>
        <w:pStyle w:val="Code"/>
      </w:pPr>
      <w:r w:rsidRPr="00EC76D5">
        <w:t xml:space="preserve">    else {</w:t>
      </w:r>
    </w:p>
    <w:p w14:paraId="6570FAC1" w14:textId="7F872ECC" w:rsidR="008C0E8C" w:rsidRPr="00EC76D5" w:rsidRDefault="008C0E8C" w:rsidP="008C0E8C">
      <w:pPr>
        <w:pStyle w:val="Code"/>
      </w:pPr>
      <w:r w:rsidRPr="00EC76D5">
        <w:t xml:space="preserve">      return </w:t>
      </w:r>
      <w:r w:rsidR="0038687E">
        <w:t>expression</w:t>
      </w:r>
      <w:r w:rsidRPr="00EC76D5">
        <w:t>;</w:t>
      </w:r>
    </w:p>
    <w:p w14:paraId="3A509FAC" w14:textId="77777777" w:rsidR="008C0E8C" w:rsidRPr="00EC76D5" w:rsidRDefault="008C0E8C" w:rsidP="008C0E8C">
      <w:pPr>
        <w:pStyle w:val="Code"/>
      </w:pPr>
      <w:r w:rsidRPr="00EC76D5">
        <w:t xml:space="preserve">    }</w:t>
      </w:r>
    </w:p>
    <w:p w14:paraId="420A4FFE" w14:textId="77777777" w:rsidR="008C0E8C" w:rsidRPr="00EC76D5" w:rsidRDefault="008C0E8C" w:rsidP="008C0E8C">
      <w:pPr>
        <w:pStyle w:val="Code"/>
      </w:pPr>
    </w:p>
    <w:p w14:paraId="20AB9A31" w14:textId="77777777" w:rsidR="008C0E8C" w:rsidRPr="00EC76D5" w:rsidRDefault="008C0E8C" w:rsidP="008C0E8C">
      <w:pPr>
        <w:pStyle w:val="Code"/>
      </w:pPr>
      <w:r w:rsidRPr="00EC76D5">
        <w:t xml:space="preserve">      // x ? f(yx) : g(z);</w:t>
      </w:r>
    </w:p>
    <w:p w14:paraId="7247183F" w14:textId="77777777" w:rsidR="008C0E8C" w:rsidRPr="00EC76D5" w:rsidRDefault="008C0E8C" w:rsidP="008C0E8C">
      <w:pPr>
        <w:pStyle w:val="Code"/>
      </w:pPr>
      <w:r w:rsidRPr="00EC76D5">
        <w:t xml:space="preserve">      // x ? f(y) : z;    =&gt; x ? f(y) : null</w:t>
      </w:r>
    </w:p>
    <w:p w14:paraId="2C7A2FE9" w14:textId="77777777" w:rsidR="008C0E8C" w:rsidRPr="00EC76D5" w:rsidRDefault="008C0E8C" w:rsidP="008C0E8C">
      <w:pPr>
        <w:pStyle w:val="Code"/>
      </w:pPr>
      <w:r w:rsidRPr="00EC76D5">
        <w:t xml:space="preserve">      // x ? y : g(z);    =&gt; x ? null : g(z)</w:t>
      </w:r>
    </w:p>
    <w:p w14:paraId="668CBD68" w14:textId="77777777" w:rsidR="008C0E8C" w:rsidRPr="00EC76D5" w:rsidRDefault="008C0E8C" w:rsidP="008C0E8C">
      <w:pPr>
        <w:pStyle w:val="Code"/>
      </w:pPr>
      <w:r w:rsidRPr="00EC76D5">
        <w:t xml:space="preserve">      // f(x) ? y : z;    =&gt; f(x)</w:t>
      </w:r>
    </w:p>
    <w:p w14:paraId="404B2EB9" w14:textId="77777777" w:rsidR="008C0E8C" w:rsidRPr="00EC76D5" w:rsidRDefault="008C0E8C" w:rsidP="008C0E8C">
      <w:pPr>
        <w:pStyle w:val="Code"/>
      </w:pPr>
      <w:r w:rsidRPr="00EC76D5">
        <w:t xml:space="preserve">      // x ? y : z;       =&gt; null</w:t>
      </w:r>
    </w:p>
    <w:p w14:paraId="1F4C5749" w14:textId="77777777" w:rsidR="008C0E8C" w:rsidRPr="00EC76D5" w:rsidRDefault="008C0E8C" w:rsidP="008C0E8C">
      <w:pPr>
        <w:pStyle w:val="Code"/>
      </w:pPr>
    </w:p>
    <w:p w14:paraId="4EBD4A75" w14:textId="77777777" w:rsidR="008C0E8C" w:rsidRPr="00EC76D5" w:rsidRDefault="008C0E8C" w:rsidP="008C0E8C">
      <w:pPr>
        <w:pStyle w:val="Code"/>
      </w:pPr>
      <w:r w:rsidRPr="00EC76D5">
        <w:t xml:space="preserve">      // (a + b) ? (c + d) : (e + f);</w:t>
      </w:r>
    </w:p>
    <w:p w14:paraId="4EDE5A85" w14:textId="77777777" w:rsidR="008C0E8C" w:rsidRPr="00EC76D5" w:rsidRDefault="008C0E8C" w:rsidP="008C0E8C">
      <w:pPr>
        <w:pStyle w:val="Code"/>
      </w:pPr>
      <w:r w:rsidRPr="00EC76D5">
        <w:t xml:space="preserve">      // f(x) ? (c + d) : (e + f);</w:t>
      </w:r>
    </w:p>
    <w:p w14:paraId="43438F5C" w14:textId="77777777" w:rsidR="008C0E8C" w:rsidRPr="00EC76D5" w:rsidRDefault="008C0E8C" w:rsidP="008C0E8C">
      <w:pPr>
        <w:pStyle w:val="Code"/>
      </w:pPr>
      <w:r w:rsidRPr="00EC76D5">
        <w:t xml:space="preserve">  }</w:t>
      </w:r>
    </w:p>
    <w:p w14:paraId="11DF9D9B" w14:textId="77777777" w:rsidR="008C0E8C" w:rsidRPr="00EC76D5" w:rsidRDefault="008C0E8C" w:rsidP="008C0E8C">
      <w:pPr>
        <w:pStyle w:val="Code"/>
      </w:pPr>
      <w:r w:rsidRPr="00EC76D5">
        <w:t xml:space="preserve">  </w:t>
      </w:r>
    </w:p>
    <w:p w14:paraId="4AAE0D56" w14:textId="3019C92D" w:rsidR="008C0E8C" w:rsidRPr="00EC76D5" w:rsidRDefault="008C0E8C" w:rsidP="008C0E8C">
      <w:pPr>
        <w:pStyle w:val="Code"/>
      </w:pPr>
      <w:r w:rsidRPr="00EC76D5">
        <w:t xml:space="preserve">  public static boolean hasSideEffect(SyntaxTree </w:t>
      </w:r>
      <w:r w:rsidR="0038687E">
        <w:t>expression</w:t>
      </w:r>
      <w:r w:rsidRPr="00EC76D5">
        <w:t>) {</w:t>
      </w:r>
    </w:p>
    <w:p w14:paraId="124287C4" w14:textId="1B1620A6" w:rsidR="008C0E8C" w:rsidRPr="00EC76D5" w:rsidRDefault="008C0E8C" w:rsidP="008C0E8C">
      <w:pPr>
        <w:pStyle w:val="Code"/>
      </w:pPr>
      <w:r w:rsidRPr="00EC76D5">
        <w:t xml:space="preserve">    if (</w:t>
      </w:r>
      <w:r w:rsidR="0038687E">
        <w:t>expression</w:t>
      </w:r>
      <w:r w:rsidRPr="00EC76D5">
        <w:t xml:space="preserve"> == null) {</w:t>
      </w:r>
    </w:p>
    <w:p w14:paraId="1D5F36C8" w14:textId="77777777" w:rsidR="008C0E8C" w:rsidRPr="00EC76D5" w:rsidRDefault="008C0E8C" w:rsidP="008C0E8C">
      <w:pPr>
        <w:pStyle w:val="Code"/>
      </w:pPr>
      <w:r w:rsidRPr="00EC76D5">
        <w:t xml:space="preserve">      return false;</w:t>
      </w:r>
    </w:p>
    <w:p w14:paraId="68C5628E" w14:textId="77777777" w:rsidR="008C0E8C" w:rsidRPr="00EC76D5" w:rsidRDefault="008C0E8C" w:rsidP="008C0E8C">
      <w:pPr>
        <w:pStyle w:val="Code"/>
      </w:pPr>
      <w:r w:rsidRPr="00EC76D5">
        <w:t xml:space="preserve">    }</w:t>
      </w:r>
    </w:p>
    <w:p w14:paraId="7762E1DC" w14:textId="77777777" w:rsidR="008C0E8C" w:rsidRPr="00EC76D5" w:rsidRDefault="008C0E8C" w:rsidP="008C0E8C">
      <w:pPr>
        <w:pStyle w:val="Code"/>
      </w:pPr>
      <w:r w:rsidRPr="00EC76D5">
        <w:t xml:space="preserve">    </w:t>
      </w:r>
    </w:p>
    <w:p w14:paraId="277FB3ED" w14:textId="08CFCCBC" w:rsidR="008C0E8C" w:rsidRPr="00EC76D5" w:rsidRDefault="008C0E8C" w:rsidP="008C0E8C">
      <w:pPr>
        <w:pStyle w:val="Code"/>
      </w:pPr>
      <w:r w:rsidRPr="00EC76D5">
        <w:t xml:space="preserve">    switch (</w:t>
      </w:r>
      <w:r w:rsidR="0038687E">
        <w:t>expression</w:t>
      </w:r>
      <w:r w:rsidRPr="00EC76D5">
        <w:t>.getOperator()) {</w:t>
      </w:r>
    </w:p>
    <w:p w14:paraId="69266070" w14:textId="77777777" w:rsidR="008C0E8C" w:rsidRPr="00EC76D5" w:rsidRDefault="008C0E8C" w:rsidP="008C0E8C">
      <w:pPr>
        <w:pStyle w:val="Code"/>
      </w:pPr>
      <w:r w:rsidRPr="00EC76D5">
        <w:t xml:space="preserve">      case Call:</w:t>
      </w:r>
    </w:p>
    <w:p w14:paraId="004EA4A0" w14:textId="77777777" w:rsidR="008C0E8C" w:rsidRPr="00EC76D5" w:rsidRDefault="008C0E8C" w:rsidP="008C0E8C">
      <w:pPr>
        <w:pStyle w:val="Code"/>
      </w:pPr>
      <w:r w:rsidRPr="00EC76D5">
        <w:t xml:space="preserve">      case PrefixIncrement:</w:t>
      </w:r>
    </w:p>
    <w:p w14:paraId="640E2BDF" w14:textId="77777777" w:rsidR="008C0E8C" w:rsidRPr="00EC76D5" w:rsidRDefault="008C0E8C" w:rsidP="008C0E8C">
      <w:pPr>
        <w:pStyle w:val="Code"/>
      </w:pPr>
      <w:r w:rsidRPr="00EC76D5">
        <w:t xml:space="preserve">      case PrefixDecrement:</w:t>
      </w:r>
    </w:p>
    <w:p w14:paraId="0EB5E820" w14:textId="77777777" w:rsidR="008C0E8C" w:rsidRPr="00EC76D5" w:rsidRDefault="008C0E8C" w:rsidP="008C0E8C">
      <w:pPr>
        <w:pStyle w:val="Code"/>
      </w:pPr>
      <w:r w:rsidRPr="00EC76D5">
        <w:t xml:space="preserve">      case PostfixIncrement:</w:t>
      </w:r>
    </w:p>
    <w:p w14:paraId="7396DAE1" w14:textId="77777777" w:rsidR="008C0E8C" w:rsidRPr="00EC76D5" w:rsidRDefault="008C0E8C" w:rsidP="008C0E8C">
      <w:pPr>
        <w:pStyle w:val="Code"/>
      </w:pPr>
      <w:r w:rsidRPr="00EC76D5">
        <w:t xml:space="preserve">      case PostfixDecrement:</w:t>
      </w:r>
    </w:p>
    <w:p w14:paraId="7D57DFF9" w14:textId="77777777" w:rsidR="008C0E8C" w:rsidRPr="00EC76D5" w:rsidRDefault="008C0E8C" w:rsidP="008C0E8C">
      <w:pPr>
        <w:pStyle w:val="Code"/>
      </w:pPr>
      <w:r w:rsidRPr="00EC76D5">
        <w:t xml:space="preserve">      case Sequence:</w:t>
      </w:r>
    </w:p>
    <w:p w14:paraId="2F384593" w14:textId="77777777" w:rsidR="008C0E8C" w:rsidRPr="00EC76D5" w:rsidRDefault="008C0E8C" w:rsidP="008C0E8C">
      <w:pPr>
        <w:pStyle w:val="Code"/>
      </w:pPr>
      <w:r w:rsidRPr="00EC76D5">
        <w:t xml:space="preserve">        return true;</w:t>
      </w:r>
    </w:p>
    <w:p w14:paraId="1CD1E475" w14:textId="77777777" w:rsidR="008C0E8C" w:rsidRPr="00EC76D5" w:rsidRDefault="008C0E8C" w:rsidP="008C0E8C">
      <w:pPr>
        <w:pStyle w:val="Code"/>
      </w:pPr>
      <w:r w:rsidRPr="00EC76D5">
        <w:t xml:space="preserve">        </w:t>
      </w:r>
    </w:p>
    <w:p w14:paraId="3B361DFE" w14:textId="77777777" w:rsidR="008C0E8C" w:rsidRPr="00EC76D5" w:rsidRDefault="008C0E8C" w:rsidP="008C0E8C">
      <w:pPr>
        <w:pStyle w:val="Code"/>
      </w:pPr>
      <w:r w:rsidRPr="00EC76D5">
        <w:t xml:space="preserve">      default:</w:t>
      </w:r>
    </w:p>
    <w:p w14:paraId="262969AC" w14:textId="108227E4" w:rsidR="008C0E8C" w:rsidRPr="00EC76D5" w:rsidRDefault="008C0E8C" w:rsidP="008C0E8C">
      <w:pPr>
        <w:pStyle w:val="Code"/>
      </w:pPr>
      <w:r w:rsidRPr="00EC76D5">
        <w:t xml:space="preserve">        if (MiddleCode.isAssign(</w:t>
      </w:r>
      <w:r w:rsidR="0038687E">
        <w:t>expression</w:t>
      </w:r>
      <w:r w:rsidRPr="00EC76D5">
        <w:t>.getOperator())) {</w:t>
      </w:r>
    </w:p>
    <w:p w14:paraId="1DC7C181" w14:textId="77777777" w:rsidR="008C0E8C" w:rsidRPr="00EC76D5" w:rsidRDefault="008C0E8C" w:rsidP="008C0E8C">
      <w:pPr>
        <w:pStyle w:val="Code"/>
      </w:pPr>
      <w:r w:rsidRPr="00EC76D5">
        <w:t xml:space="preserve">          return true;</w:t>
      </w:r>
    </w:p>
    <w:p w14:paraId="1357396C" w14:textId="77777777" w:rsidR="008C0E8C" w:rsidRPr="00EC76D5" w:rsidRDefault="008C0E8C" w:rsidP="008C0E8C">
      <w:pPr>
        <w:pStyle w:val="Code"/>
      </w:pPr>
      <w:r w:rsidRPr="00EC76D5">
        <w:t xml:space="preserve">        }</w:t>
      </w:r>
    </w:p>
    <w:p w14:paraId="1442A99F" w14:textId="19D1BBB0" w:rsidR="008C0E8C" w:rsidRPr="00EC76D5" w:rsidRDefault="008C0E8C" w:rsidP="008C0E8C">
      <w:pPr>
        <w:pStyle w:val="Code"/>
      </w:pPr>
      <w:r w:rsidRPr="00EC76D5">
        <w:t xml:space="preserve">        else if (MiddleCode.isUnary(</w:t>
      </w:r>
      <w:r w:rsidR="0038687E">
        <w:t>expression</w:t>
      </w:r>
      <w:r w:rsidRPr="00EC76D5">
        <w:t>.getOperator())) {</w:t>
      </w:r>
    </w:p>
    <w:p w14:paraId="5C71F3E1" w14:textId="66E12DEB" w:rsidR="008C0E8C" w:rsidRPr="00EC76D5" w:rsidRDefault="008C0E8C" w:rsidP="008C0E8C">
      <w:pPr>
        <w:pStyle w:val="Code"/>
      </w:pPr>
      <w:r w:rsidRPr="00EC76D5">
        <w:t xml:space="preserve">          return hasSideEffect(</w:t>
      </w:r>
      <w:r w:rsidR="0038687E">
        <w:t>expression</w:t>
      </w:r>
      <w:r w:rsidRPr="00EC76D5">
        <w:t>.getChild(0));</w:t>
      </w:r>
    </w:p>
    <w:p w14:paraId="1AA5E4A5" w14:textId="77777777" w:rsidR="008C0E8C" w:rsidRPr="00EC76D5" w:rsidRDefault="008C0E8C" w:rsidP="008C0E8C">
      <w:pPr>
        <w:pStyle w:val="Code"/>
      </w:pPr>
      <w:r w:rsidRPr="00EC76D5">
        <w:t xml:space="preserve">        }    </w:t>
      </w:r>
    </w:p>
    <w:p w14:paraId="6941429D" w14:textId="3A88B814" w:rsidR="008C0E8C" w:rsidRPr="00EC76D5" w:rsidRDefault="008C0E8C" w:rsidP="008C0E8C">
      <w:pPr>
        <w:pStyle w:val="Code"/>
      </w:pPr>
      <w:r w:rsidRPr="00EC76D5">
        <w:t xml:space="preserve">        else if (MiddleCode.isUnary(</w:t>
      </w:r>
      <w:r w:rsidR="0038687E">
        <w:t>expression</w:t>
      </w:r>
      <w:r w:rsidRPr="00EC76D5">
        <w:t>.getOperator())) {</w:t>
      </w:r>
    </w:p>
    <w:p w14:paraId="07A5757A" w14:textId="740E8EF3" w:rsidR="008C0E8C" w:rsidRPr="00EC76D5" w:rsidRDefault="008C0E8C" w:rsidP="008C0E8C">
      <w:pPr>
        <w:pStyle w:val="Code"/>
      </w:pPr>
      <w:r w:rsidRPr="00EC76D5">
        <w:t xml:space="preserve">          return hasSideEffect(</w:t>
      </w:r>
      <w:r w:rsidR="0038687E">
        <w:t>expression</w:t>
      </w:r>
      <w:r w:rsidRPr="00EC76D5">
        <w:t>.getChild(0)) ||</w:t>
      </w:r>
    </w:p>
    <w:p w14:paraId="71988722" w14:textId="1DF07006" w:rsidR="008C0E8C" w:rsidRPr="00EC76D5" w:rsidRDefault="008C0E8C" w:rsidP="008C0E8C">
      <w:pPr>
        <w:pStyle w:val="Code"/>
      </w:pPr>
      <w:r w:rsidRPr="00EC76D5">
        <w:t xml:space="preserve">                               hasSideEffect(</w:t>
      </w:r>
      <w:r w:rsidR="0038687E">
        <w:t>expression</w:t>
      </w:r>
      <w:r w:rsidRPr="00EC76D5">
        <w:t>.getChild(1));</w:t>
      </w:r>
    </w:p>
    <w:p w14:paraId="03851DF0" w14:textId="77777777" w:rsidR="008C0E8C" w:rsidRPr="00EC76D5" w:rsidRDefault="008C0E8C" w:rsidP="008C0E8C">
      <w:pPr>
        <w:pStyle w:val="Code"/>
      </w:pPr>
      <w:r w:rsidRPr="00EC76D5">
        <w:t xml:space="preserve">        }</w:t>
      </w:r>
    </w:p>
    <w:p w14:paraId="24DA39F6" w14:textId="77777777" w:rsidR="008C0E8C" w:rsidRPr="00EC76D5" w:rsidRDefault="008C0E8C" w:rsidP="008C0E8C">
      <w:pPr>
        <w:pStyle w:val="Code"/>
      </w:pPr>
      <w:r w:rsidRPr="00EC76D5">
        <w:t xml:space="preserve">    }</w:t>
      </w:r>
    </w:p>
    <w:p w14:paraId="62EE4791" w14:textId="77777777" w:rsidR="008C0E8C" w:rsidRPr="00EC76D5" w:rsidRDefault="008C0E8C" w:rsidP="008C0E8C">
      <w:pPr>
        <w:pStyle w:val="Code"/>
      </w:pPr>
      <w:r w:rsidRPr="00EC76D5">
        <w:t xml:space="preserve">    </w:t>
      </w:r>
    </w:p>
    <w:p w14:paraId="6A3C5E2A" w14:textId="77777777" w:rsidR="008C0E8C" w:rsidRPr="00EC76D5" w:rsidRDefault="008C0E8C" w:rsidP="008C0E8C">
      <w:pPr>
        <w:pStyle w:val="Code"/>
      </w:pPr>
      <w:r w:rsidRPr="00EC76D5">
        <w:t xml:space="preserve">    return false;</w:t>
      </w:r>
    </w:p>
    <w:p w14:paraId="28F55EF4" w14:textId="77777777" w:rsidR="008C0E8C" w:rsidRPr="00EC76D5" w:rsidRDefault="008C0E8C" w:rsidP="008C0E8C">
      <w:pPr>
        <w:pStyle w:val="Code"/>
      </w:pPr>
      <w:r w:rsidRPr="00EC76D5">
        <w:t xml:space="preserve">  }</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lastRenderedPageBreak/>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t>s</w:t>
            </w:r>
            <w:r w:rsidR="00F51B66" w:rsidRPr="00EC76D5">
              <w:t xml:space="preserve"> * 0</w:t>
            </w:r>
          </w:p>
        </w:tc>
        <w:tc>
          <w:tcPr>
            <w:tcW w:w="3117" w:type="dxa"/>
          </w:tcPr>
          <w:p w14:paraId="6462CF09" w14:textId="77777777" w:rsidR="007F15AC" w:rsidRPr="00EC76D5" w:rsidRDefault="00F51B66" w:rsidP="00D846D1">
            <w:r w:rsidRPr="00EC76D5">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t>0</w:t>
            </w:r>
          </w:p>
        </w:tc>
      </w:tr>
      <w:tr w:rsidR="005A6543" w:rsidRPr="00EC76D5" w14:paraId="32382488" w14:textId="77777777" w:rsidTr="005A6543">
        <w:tc>
          <w:tcPr>
            <w:tcW w:w="3116" w:type="dxa"/>
          </w:tcPr>
          <w:p w14:paraId="6AF25FE5" w14:textId="4C5904CB" w:rsidR="005A6543" w:rsidRPr="00EC76D5" w:rsidRDefault="00696DFA" w:rsidP="00D846D1">
            <w:r w:rsidRPr="00EC76D5">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proofErr w:type="gramStart"/>
            <w:r w:rsidRPr="00EC76D5">
              <w:t>s !</w:t>
            </w:r>
            <w:proofErr w:type="gramEnd"/>
            <w:r w:rsidRPr="00EC76D5">
              <w:t>=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lastRenderedPageBreak/>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1096EBF1" w14:textId="0C4F5526" w:rsidR="00D358DA" w:rsidRPr="00EC76D5" w:rsidRDefault="00D358DA" w:rsidP="00D358DA">
      <w:pPr>
        <w:pStyle w:val="Code"/>
      </w:pPr>
      <w:r w:rsidRPr="00EC76D5">
        <w:t xml:space="preserve">  public static SyntaxTree optimizeUnarySemantic(SyntaxTree </w:t>
      </w:r>
      <w:r w:rsidR="0038687E">
        <w:t>expression</w:t>
      </w:r>
      <w:r w:rsidRPr="00EC76D5">
        <w:t>) {</w:t>
      </w:r>
    </w:p>
    <w:p w14:paraId="08E64995" w14:textId="54A0B4E0" w:rsidR="00D358DA" w:rsidRPr="00EC76D5" w:rsidRDefault="00D358DA" w:rsidP="00D358DA">
      <w:pPr>
        <w:pStyle w:val="Code"/>
      </w:pPr>
      <w:r w:rsidRPr="00EC76D5">
        <w:t xml:space="preserve">    if (</w:t>
      </w:r>
      <w:r w:rsidR="0038687E">
        <w:t>expression</w:t>
      </w:r>
      <w:r w:rsidRPr="00EC76D5">
        <w:t xml:space="preserve"> == null) {</w:t>
      </w:r>
    </w:p>
    <w:p w14:paraId="05A18D9F" w14:textId="77777777" w:rsidR="00D358DA" w:rsidRPr="00EC76D5" w:rsidRDefault="00D358DA" w:rsidP="00D358DA">
      <w:pPr>
        <w:pStyle w:val="Code"/>
      </w:pPr>
      <w:r w:rsidRPr="00EC76D5">
        <w:t xml:space="preserve">      return null;</w:t>
      </w:r>
    </w:p>
    <w:p w14:paraId="21C2B63D" w14:textId="77777777" w:rsidR="00D358DA" w:rsidRPr="00EC76D5" w:rsidRDefault="00D358DA" w:rsidP="00D358DA">
      <w:pPr>
        <w:pStyle w:val="Code"/>
      </w:pPr>
      <w:r w:rsidRPr="00EC76D5">
        <w:t xml:space="preserve">    }</w:t>
      </w:r>
    </w:p>
    <w:p w14:paraId="45D5F719" w14:textId="77777777" w:rsidR="00D358DA" w:rsidRPr="00EC76D5" w:rsidRDefault="00D358DA" w:rsidP="00D358DA">
      <w:pPr>
        <w:pStyle w:val="Code"/>
      </w:pPr>
    </w:p>
    <w:p w14:paraId="3C754D5E" w14:textId="45439BDB" w:rsidR="00D358DA" w:rsidRPr="00EC76D5" w:rsidRDefault="00D358DA" w:rsidP="00D358DA">
      <w:pPr>
        <w:pStyle w:val="Code"/>
      </w:pPr>
      <w:r w:rsidRPr="00EC76D5">
        <w:t xml:space="preserve">    SyntaxTree sub</w:t>
      </w:r>
      <w:r w:rsidR="0038687E">
        <w:t xml:space="preserve">Expression </w:t>
      </w:r>
      <w:r w:rsidRPr="00EC76D5">
        <w:t xml:space="preserve">= </w:t>
      </w:r>
      <w:r w:rsidR="0038687E">
        <w:t>expression</w:t>
      </w:r>
      <w:r w:rsidRPr="00EC76D5">
        <w:t>.getChildList().get(0);</w:t>
      </w:r>
    </w:p>
    <w:p w14:paraId="7B25D1AE" w14:textId="263B96DB" w:rsidR="00D358DA" w:rsidRPr="00EC76D5" w:rsidRDefault="00D358DA" w:rsidP="00D358DA">
      <w:pPr>
        <w:pStyle w:val="Code"/>
      </w:pPr>
      <w:r w:rsidRPr="00EC76D5">
        <w:t xml:space="preserve">    return (</w:t>
      </w:r>
      <w:r w:rsidR="0038687E">
        <w:t>expression</w:t>
      </w:r>
      <w:r w:rsidRPr="00EC76D5">
        <w:t>.getOperator() == MiddleOperator.UnaryAdd) ? sub</w:t>
      </w:r>
      <w:r w:rsidR="0038687E">
        <w:t xml:space="preserve">Expression </w:t>
      </w:r>
      <w:r w:rsidRPr="00EC76D5">
        <w:t xml:space="preserve">: </w:t>
      </w:r>
      <w:r w:rsidR="0038687E">
        <w:t>expression</w:t>
      </w:r>
      <w:r w:rsidRPr="00EC76D5">
        <w:t>;</w:t>
      </w:r>
    </w:p>
    <w:p w14:paraId="74EA0BCD" w14:textId="77777777" w:rsidR="00D358DA" w:rsidRPr="00EC76D5" w:rsidRDefault="00D358DA" w:rsidP="00D358DA">
      <w:pPr>
        <w:pStyle w:val="Code"/>
      </w:pPr>
      <w:r w:rsidRPr="00EC76D5">
        <w:t xml:space="preserve">  }</w:t>
      </w:r>
    </w:p>
    <w:p w14:paraId="64051CB2" w14:textId="3A812E30" w:rsidR="00452A7A" w:rsidRPr="00EC76D5" w:rsidRDefault="00452A7A" w:rsidP="00452A7A">
      <w:proofErr w:type="spellStart"/>
      <w:r w:rsidRPr="00EC76D5">
        <w:rPr>
          <w:rStyle w:val="CodeInText0"/>
        </w:rPr>
        <w:t>TrueSymbol</w:t>
      </w:r>
      <w:proofErr w:type="spellEnd"/>
      <w:r w:rsidRPr="00EC76D5">
        <w:t xml:space="preserve"> and </w:t>
      </w:r>
      <w:proofErr w:type="spellStart"/>
      <w:r w:rsidRPr="00EC76D5">
        <w:rPr>
          <w:rStyle w:val="CodeInText0"/>
        </w:rPr>
        <w:t>ZeroSymbol</w:t>
      </w:r>
      <w:proofErr w:type="spellEnd"/>
      <w:r w:rsidRPr="00EC76D5">
        <w:t xml:space="preserve"> are used on several occasions in </w:t>
      </w:r>
      <w:proofErr w:type="spellStart"/>
      <w:r w:rsidRPr="00EC76D5">
        <w:rPr>
          <w:rStyle w:val="CodeInText0"/>
        </w:rPr>
        <w:t>optimizeBinarySemantic</w:t>
      </w:r>
      <w:proofErr w:type="spellEnd"/>
      <w:r w:rsidRPr="00EC76D5">
        <w:t xml:space="preserve"> below. </w:t>
      </w:r>
      <w:r w:rsidR="003E0C7F" w:rsidRPr="00EC76D5">
        <w:t>Therefore, they ar</w:t>
      </w:r>
      <w:r w:rsidR="00EE74FF" w:rsidRPr="00EC76D5">
        <w:t>e</w:t>
      </w:r>
      <w:r w:rsidR="003E0C7F" w:rsidRPr="00EC76D5">
        <w:t xml:space="preserve"> defined as static fields.</w:t>
      </w:r>
    </w:p>
    <w:p w14:paraId="332AD587" w14:textId="77777777" w:rsidR="00452A7A" w:rsidRPr="00EC76D5" w:rsidRDefault="00452A7A" w:rsidP="00452A7A">
      <w:pPr>
        <w:pStyle w:val="Code"/>
      </w:pPr>
      <w:r w:rsidRPr="00EC76D5">
        <w:t xml:space="preserve">  private static final Symbol TrueSymbol =</w:t>
      </w:r>
    </w:p>
    <w:p w14:paraId="0D4E761C" w14:textId="77777777" w:rsidR="00452A7A" w:rsidRPr="00EC76D5" w:rsidRDefault="00452A7A" w:rsidP="00452A7A">
      <w:pPr>
        <w:pStyle w:val="Code"/>
      </w:pPr>
      <w:r w:rsidRPr="00EC76D5">
        <w:t xml:space="preserve">    Symbol.createValueSymbol(Type.LogicalType, Boolean.TRUE);</w:t>
      </w:r>
    </w:p>
    <w:p w14:paraId="1615D063" w14:textId="77777777" w:rsidR="00452A7A" w:rsidRPr="00EC76D5" w:rsidRDefault="00452A7A" w:rsidP="00452A7A">
      <w:pPr>
        <w:pStyle w:val="Code"/>
      </w:pPr>
      <w:r w:rsidRPr="00EC76D5">
        <w:t xml:space="preserve">  private static final Symbol FalseSymbol =</w:t>
      </w:r>
    </w:p>
    <w:p w14:paraId="5DE832FD" w14:textId="77777777" w:rsidR="00452A7A" w:rsidRPr="00EC76D5" w:rsidRDefault="00452A7A" w:rsidP="00452A7A">
      <w:pPr>
        <w:pStyle w:val="Code"/>
      </w:pPr>
      <w:r w:rsidRPr="00EC76D5">
        <w:t xml:space="preserve">    Symbol.createValueSymbol(Type.LogicalType, Boolean.FALSE);</w:t>
      </w:r>
    </w:p>
    <w:p w14:paraId="05172578" w14:textId="77777777" w:rsidR="00452A7A" w:rsidRPr="00EC76D5" w:rsidRDefault="00452A7A" w:rsidP="00D358DA">
      <w:pPr>
        <w:pStyle w:val="Code"/>
      </w:pPr>
    </w:p>
    <w:p w14:paraId="3EC4E16D" w14:textId="2DA4CADA" w:rsidR="00D358DA" w:rsidRPr="00EC76D5" w:rsidRDefault="00D358DA" w:rsidP="00D358DA">
      <w:pPr>
        <w:pStyle w:val="Code"/>
      </w:pPr>
      <w:r w:rsidRPr="00EC76D5">
        <w:t xml:space="preserve">  public static SyntaxTree optimizeBinarySemantic(SyntaxTree </w:t>
      </w:r>
      <w:r w:rsidR="0038687E">
        <w:t>expression</w:t>
      </w:r>
      <w:r w:rsidRPr="00EC76D5">
        <w:t>) {</w:t>
      </w:r>
    </w:p>
    <w:p w14:paraId="2208F641" w14:textId="6D67C927" w:rsidR="00D358DA" w:rsidRPr="00EC76D5" w:rsidRDefault="00D358DA" w:rsidP="00D358DA">
      <w:pPr>
        <w:pStyle w:val="Code"/>
      </w:pPr>
      <w:r w:rsidRPr="00EC76D5">
        <w:t xml:space="preserve">    if (</w:t>
      </w:r>
      <w:r w:rsidR="0038687E">
        <w:t>expression</w:t>
      </w:r>
      <w:r w:rsidRPr="00EC76D5">
        <w:t xml:space="preserve"> == null) {</w:t>
      </w:r>
    </w:p>
    <w:p w14:paraId="4CDBE56B" w14:textId="77777777" w:rsidR="00D358DA" w:rsidRPr="00EC76D5" w:rsidRDefault="00D358DA" w:rsidP="00D358DA">
      <w:pPr>
        <w:pStyle w:val="Code"/>
      </w:pPr>
      <w:r w:rsidRPr="00EC76D5">
        <w:t xml:space="preserve">      return null;</w:t>
      </w:r>
    </w:p>
    <w:p w14:paraId="2AFD107D" w14:textId="77777777" w:rsidR="00D358DA" w:rsidRPr="00EC76D5" w:rsidRDefault="00D358DA" w:rsidP="00D358DA">
      <w:pPr>
        <w:pStyle w:val="Code"/>
      </w:pPr>
      <w:r w:rsidRPr="00EC76D5">
        <w:t xml:space="preserve">    }</w:t>
      </w:r>
    </w:p>
    <w:p w14:paraId="496E645A" w14:textId="77777777" w:rsidR="00D358DA" w:rsidRPr="00EC76D5" w:rsidRDefault="00D358DA" w:rsidP="00D358DA">
      <w:pPr>
        <w:pStyle w:val="Code"/>
      </w:pPr>
    </w:p>
    <w:p w14:paraId="2B0C9B7A" w14:textId="372DB68E" w:rsidR="00D358DA" w:rsidRPr="00EC76D5" w:rsidRDefault="00D358DA" w:rsidP="00D358DA">
      <w:pPr>
        <w:pStyle w:val="Code"/>
      </w:pPr>
      <w:r w:rsidRPr="00EC76D5">
        <w:t xml:space="preserve">    SyntaxTree left</w:t>
      </w:r>
      <w:r w:rsidR="0038687E">
        <w:t xml:space="preserve">Expression </w:t>
      </w:r>
      <w:r w:rsidRPr="00EC76D5">
        <w:t xml:space="preserve">= </w:t>
      </w:r>
      <w:r w:rsidR="0038687E">
        <w:t>expression</w:t>
      </w:r>
      <w:r w:rsidRPr="00EC76D5">
        <w:t>.getChildList().get(0),</w:t>
      </w:r>
    </w:p>
    <w:p w14:paraId="1DB55570" w14:textId="649F5F46" w:rsidR="00D358DA" w:rsidRPr="00EC76D5" w:rsidRDefault="00D358DA" w:rsidP="00D358DA">
      <w:pPr>
        <w:pStyle w:val="Code"/>
      </w:pPr>
      <w:r w:rsidRPr="00EC76D5">
        <w:t xml:space="preserve">               right</w:t>
      </w:r>
      <w:r w:rsidR="0038687E">
        <w:t xml:space="preserve">Expression </w:t>
      </w:r>
      <w:r w:rsidRPr="00EC76D5">
        <w:t xml:space="preserve">= </w:t>
      </w:r>
      <w:r w:rsidR="0038687E">
        <w:t>expression</w:t>
      </w:r>
      <w:r w:rsidRPr="00EC76D5">
        <w:t>.getChildList().get(1);</w:t>
      </w:r>
    </w:p>
    <w:p w14:paraId="509B736B" w14:textId="77777777" w:rsidR="00D358DA" w:rsidRPr="00EC76D5" w:rsidRDefault="00D358DA" w:rsidP="00D358DA">
      <w:pPr>
        <w:pStyle w:val="Code"/>
      </w:pPr>
      <w:r w:rsidRPr="00EC76D5">
        <w:t>// 0 + e =&gt; e</w:t>
      </w:r>
    </w:p>
    <w:p w14:paraId="76A79F84" w14:textId="77777777" w:rsidR="00D358DA" w:rsidRPr="00EC76D5" w:rsidRDefault="00D358DA" w:rsidP="00D358DA">
      <w:pPr>
        <w:pStyle w:val="Code"/>
      </w:pPr>
      <w:r w:rsidRPr="00EC76D5">
        <w:t>// e + 0 =&gt; e</w:t>
      </w:r>
    </w:p>
    <w:p w14:paraId="179F8E61" w14:textId="77777777" w:rsidR="00D358DA" w:rsidRPr="00EC76D5" w:rsidRDefault="00D358DA" w:rsidP="00D358DA">
      <w:pPr>
        <w:pStyle w:val="Code"/>
      </w:pPr>
      <w:r w:rsidRPr="00EC76D5">
        <w:t>// e + e =&gt; 2 * e</w:t>
      </w:r>
    </w:p>
    <w:p w14:paraId="5F25E9CA" w14:textId="79B121D5" w:rsidR="00D358DA" w:rsidRPr="00EC76D5" w:rsidRDefault="00D358DA" w:rsidP="00D358DA">
      <w:pPr>
        <w:pStyle w:val="Code"/>
      </w:pPr>
      <w:r w:rsidRPr="00EC76D5">
        <w:t xml:space="preserve">    switch (</w:t>
      </w:r>
      <w:r w:rsidR="0038687E">
        <w:t>expression</w:t>
      </w:r>
      <w:r w:rsidRPr="00EC76D5">
        <w:t>.getOperator()) {</w:t>
      </w:r>
    </w:p>
    <w:p w14:paraId="4C86E052" w14:textId="77777777" w:rsidR="00D358DA" w:rsidRPr="00EC76D5" w:rsidRDefault="00D358DA" w:rsidP="00D358DA">
      <w:pPr>
        <w:pStyle w:val="Code"/>
      </w:pPr>
      <w:r w:rsidRPr="00EC76D5">
        <w:t xml:space="preserve">      case BinaryAdd:</w:t>
      </w:r>
    </w:p>
    <w:p w14:paraId="6D587FE1" w14:textId="0D88F652" w:rsidR="00D358DA" w:rsidRPr="00EC76D5" w:rsidRDefault="00D358DA" w:rsidP="00D358DA">
      <w:pPr>
        <w:pStyle w:val="Code"/>
      </w:pPr>
      <w:r w:rsidRPr="00EC76D5">
        <w:t xml:space="preserve">        if (isZero(left</w:t>
      </w:r>
      <w:r w:rsidR="0038687E">
        <w:t>Expression)</w:t>
      </w:r>
      <w:r w:rsidRPr="00EC76D5">
        <w:t>) {</w:t>
      </w:r>
    </w:p>
    <w:p w14:paraId="772ECFA0" w14:textId="765093EE" w:rsidR="00D358DA" w:rsidRPr="00EC76D5" w:rsidRDefault="00D358DA" w:rsidP="00D358DA">
      <w:pPr>
        <w:pStyle w:val="Code"/>
      </w:pPr>
      <w:r w:rsidRPr="00EC76D5">
        <w:t xml:space="preserve">          return right</w:t>
      </w:r>
      <w:r w:rsidR="0038687E">
        <w:t>Expression;</w:t>
      </w:r>
      <w:r w:rsidRPr="00EC76D5">
        <w:t xml:space="preserve">            </w:t>
      </w:r>
    </w:p>
    <w:p w14:paraId="59E014C0" w14:textId="77777777" w:rsidR="00D358DA" w:rsidRPr="00EC76D5" w:rsidRDefault="00D358DA" w:rsidP="00D358DA">
      <w:pPr>
        <w:pStyle w:val="Code"/>
      </w:pPr>
      <w:r w:rsidRPr="00EC76D5">
        <w:t xml:space="preserve">        }</w:t>
      </w:r>
    </w:p>
    <w:p w14:paraId="0488EBAF" w14:textId="711F4E87" w:rsidR="00D358DA" w:rsidRPr="00EC76D5" w:rsidRDefault="00D358DA" w:rsidP="00D358DA">
      <w:pPr>
        <w:pStyle w:val="Code"/>
      </w:pPr>
      <w:r w:rsidRPr="00EC76D5">
        <w:t xml:space="preserve">        else if (isZero(right</w:t>
      </w:r>
      <w:r w:rsidR="0038687E">
        <w:t>Expression)</w:t>
      </w:r>
      <w:r w:rsidRPr="00EC76D5">
        <w:t>) {</w:t>
      </w:r>
    </w:p>
    <w:p w14:paraId="13C65B90" w14:textId="41C3D08F" w:rsidR="00D358DA" w:rsidRPr="00EC76D5" w:rsidRDefault="00D358DA" w:rsidP="00D358DA">
      <w:pPr>
        <w:pStyle w:val="Code"/>
      </w:pPr>
      <w:r w:rsidRPr="00EC76D5">
        <w:t xml:space="preserve">          return left</w:t>
      </w:r>
      <w:r w:rsidR="0038687E">
        <w:t>Expression;</w:t>
      </w:r>
    </w:p>
    <w:p w14:paraId="3BB365A0" w14:textId="77777777" w:rsidR="00D358DA" w:rsidRPr="00EC76D5" w:rsidRDefault="00D358DA" w:rsidP="00D358DA">
      <w:pPr>
        <w:pStyle w:val="Code"/>
      </w:pPr>
      <w:r w:rsidRPr="00EC76D5">
        <w:t xml:space="preserve">        }</w:t>
      </w:r>
    </w:p>
    <w:p w14:paraId="6C4E7B72" w14:textId="02ED087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19E2B9D4" w14:textId="142E403E" w:rsidR="00D358DA" w:rsidRPr="00EC76D5" w:rsidRDefault="00D358DA" w:rsidP="00D358DA">
      <w:pPr>
        <w:pStyle w:val="Code"/>
      </w:pPr>
      <w:r w:rsidRPr="00EC76D5">
        <w:t xml:space="preserve">          </w:t>
      </w:r>
      <w:r w:rsidR="0038687E">
        <w:t>expression</w:t>
      </w:r>
      <w:r w:rsidRPr="00EC76D5">
        <w:t>.setOperator(MiddleOperator.Multiply);</w:t>
      </w:r>
    </w:p>
    <w:p w14:paraId="29FFC5C5" w14:textId="75BE1B9B" w:rsidR="00D358DA" w:rsidRPr="00EC76D5" w:rsidRDefault="00D358DA" w:rsidP="00D358DA">
      <w:pPr>
        <w:pStyle w:val="Code"/>
      </w:pPr>
      <w:r w:rsidRPr="00EC76D5">
        <w:t xml:space="preserve">          SyntaxTree twoTree = generateTwoTree(</w:t>
      </w:r>
      <w:r w:rsidR="0038687E">
        <w:t>expression</w:t>
      </w:r>
      <w:r w:rsidRPr="00EC76D5">
        <w:t>.getType());</w:t>
      </w:r>
    </w:p>
    <w:p w14:paraId="5452E28B" w14:textId="473D6DC0" w:rsidR="00D358DA" w:rsidRPr="00EC76D5" w:rsidRDefault="00D358DA" w:rsidP="00D358DA">
      <w:pPr>
        <w:pStyle w:val="Code"/>
      </w:pPr>
      <w:r w:rsidRPr="00EC76D5">
        <w:t xml:space="preserve">          </w:t>
      </w:r>
      <w:r w:rsidR="0038687E">
        <w:t>expression</w:t>
      </w:r>
      <w:r w:rsidRPr="00EC76D5">
        <w:t>.getChildList().set(0, twoTree);</w:t>
      </w:r>
    </w:p>
    <w:p w14:paraId="0AC9CF62" w14:textId="77777777" w:rsidR="00D358DA" w:rsidRPr="00EC76D5" w:rsidRDefault="00D358DA" w:rsidP="00D358DA">
      <w:pPr>
        <w:pStyle w:val="Code"/>
      </w:pPr>
      <w:r w:rsidRPr="00EC76D5">
        <w:t xml:space="preserve">        }</w:t>
      </w:r>
    </w:p>
    <w:p w14:paraId="7B2590C1" w14:textId="77777777" w:rsidR="00D358DA" w:rsidRPr="00EC76D5" w:rsidRDefault="00D358DA" w:rsidP="00D358DA">
      <w:pPr>
        <w:pStyle w:val="Code"/>
      </w:pPr>
      <w:r w:rsidRPr="00EC76D5">
        <w:t xml:space="preserve">        break;</w:t>
      </w:r>
    </w:p>
    <w:p w14:paraId="6B2F381E" w14:textId="77777777" w:rsidR="00D358DA" w:rsidRPr="00EC76D5" w:rsidRDefault="00D358DA" w:rsidP="00D358DA">
      <w:pPr>
        <w:pStyle w:val="Code"/>
      </w:pPr>
      <w:r w:rsidRPr="00EC76D5">
        <w:t>// 0 - e =&gt; -e</w:t>
      </w:r>
    </w:p>
    <w:p w14:paraId="0D88C86B" w14:textId="77777777" w:rsidR="00D358DA" w:rsidRPr="00EC76D5" w:rsidRDefault="00D358DA" w:rsidP="00D358DA">
      <w:pPr>
        <w:pStyle w:val="Code"/>
      </w:pPr>
      <w:r w:rsidRPr="00EC76D5">
        <w:t>// e - 0 =&gt; e</w:t>
      </w:r>
    </w:p>
    <w:p w14:paraId="537D6B8A" w14:textId="77777777" w:rsidR="00D358DA" w:rsidRPr="00EC76D5" w:rsidRDefault="00D358DA" w:rsidP="00D358DA">
      <w:pPr>
        <w:pStyle w:val="Code"/>
      </w:pPr>
      <w:r w:rsidRPr="00EC76D5">
        <w:t>// e - e =&gt; 0</w:t>
      </w:r>
    </w:p>
    <w:p w14:paraId="0D936F98" w14:textId="77777777" w:rsidR="00D358DA" w:rsidRPr="00EC76D5" w:rsidRDefault="00D358DA" w:rsidP="00D358DA">
      <w:pPr>
        <w:pStyle w:val="Code"/>
      </w:pPr>
      <w:r w:rsidRPr="00EC76D5">
        <w:t xml:space="preserve">      case BinarySubtract:</w:t>
      </w:r>
    </w:p>
    <w:p w14:paraId="6C2CC141" w14:textId="45048CCB" w:rsidR="00D358DA" w:rsidRPr="00EC76D5" w:rsidRDefault="00D358DA" w:rsidP="00D358DA">
      <w:pPr>
        <w:pStyle w:val="Code"/>
      </w:pPr>
      <w:r w:rsidRPr="00EC76D5">
        <w:t xml:space="preserve">        if (isZero(left</w:t>
      </w:r>
      <w:r w:rsidR="0038687E">
        <w:t>Expression)</w:t>
      </w:r>
      <w:r w:rsidRPr="00EC76D5">
        <w:t>) {</w:t>
      </w:r>
    </w:p>
    <w:p w14:paraId="0BFECCCF" w14:textId="77777777" w:rsidR="00D358DA" w:rsidRPr="00EC76D5" w:rsidRDefault="00D358DA" w:rsidP="00D358DA">
      <w:pPr>
        <w:pStyle w:val="Code"/>
      </w:pPr>
      <w:r w:rsidRPr="00EC76D5">
        <w:t xml:space="preserve">          return (SyntaxTreeGenerator.generateUnaryTree</w:t>
      </w:r>
    </w:p>
    <w:p w14:paraId="4903CDC8" w14:textId="42FFE57C" w:rsidR="00D358DA" w:rsidRPr="00EC76D5" w:rsidRDefault="00D358DA" w:rsidP="00D358DA">
      <w:pPr>
        <w:pStyle w:val="Code"/>
      </w:pPr>
      <w:r w:rsidRPr="00EC76D5">
        <w:lastRenderedPageBreak/>
        <w:t xml:space="preserve">                   (MiddleOperator.UnarySubtract, </w:t>
      </w:r>
      <w:r w:rsidR="0038687E">
        <w:t>expression</w:t>
      </w:r>
      <w:r w:rsidRPr="00EC76D5">
        <w:t>.getType(), right</w:t>
      </w:r>
      <w:r w:rsidR="0038687E">
        <w:t>Expression)</w:t>
      </w:r>
      <w:r w:rsidRPr="00EC76D5">
        <w:t>);</w:t>
      </w:r>
    </w:p>
    <w:p w14:paraId="31FA4E6B" w14:textId="77777777" w:rsidR="00D358DA" w:rsidRPr="00EC76D5" w:rsidRDefault="00D358DA" w:rsidP="00D358DA">
      <w:pPr>
        <w:pStyle w:val="Code"/>
      </w:pPr>
      <w:r w:rsidRPr="00EC76D5">
        <w:t xml:space="preserve">        }</w:t>
      </w:r>
    </w:p>
    <w:p w14:paraId="6A9F33C3" w14:textId="5BC9C5BE" w:rsidR="00D358DA" w:rsidRPr="00EC76D5" w:rsidRDefault="00D358DA" w:rsidP="00D358DA">
      <w:pPr>
        <w:pStyle w:val="Code"/>
      </w:pPr>
      <w:r w:rsidRPr="00EC76D5">
        <w:t xml:space="preserve">        else if (isZero(right</w:t>
      </w:r>
      <w:r w:rsidR="0038687E">
        <w:t>Expression)</w:t>
      </w:r>
      <w:r w:rsidRPr="00EC76D5">
        <w:t>) {</w:t>
      </w:r>
    </w:p>
    <w:p w14:paraId="7891B852" w14:textId="71548818" w:rsidR="00D358DA" w:rsidRPr="00EC76D5" w:rsidRDefault="00D358DA" w:rsidP="00D358DA">
      <w:pPr>
        <w:pStyle w:val="Code"/>
      </w:pPr>
      <w:r w:rsidRPr="00EC76D5">
        <w:t xml:space="preserve">          return left</w:t>
      </w:r>
      <w:r w:rsidR="0038687E">
        <w:t>Expression;</w:t>
      </w:r>
    </w:p>
    <w:p w14:paraId="095924FE" w14:textId="77777777" w:rsidR="00D358DA" w:rsidRPr="00EC76D5" w:rsidRDefault="00D358DA" w:rsidP="00D358DA">
      <w:pPr>
        <w:pStyle w:val="Code"/>
      </w:pPr>
      <w:r w:rsidRPr="00EC76D5">
        <w:t xml:space="preserve">        }</w:t>
      </w:r>
    </w:p>
    <w:p w14:paraId="3BECD9D9" w14:textId="1D816F3C"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86E2ECE" w14:textId="00C18676" w:rsidR="00D358DA" w:rsidRPr="00EC76D5" w:rsidRDefault="00D358DA" w:rsidP="00D358DA">
      <w:pPr>
        <w:pStyle w:val="Code"/>
      </w:pPr>
      <w:r w:rsidRPr="00EC76D5">
        <w:t xml:space="preserve">          return generateZeroTree(</w:t>
      </w:r>
      <w:r w:rsidR="0038687E">
        <w:t>expression</w:t>
      </w:r>
      <w:r w:rsidRPr="00EC76D5">
        <w:t>.getType());</w:t>
      </w:r>
    </w:p>
    <w:p w14:paraId="06064791" w14:textId="77777777" w:rsidR="00D358DA" w:rsidRPr="00EC76D5" w:rsidRDefault="00D358DA" w:rsidP="00D358DA">
      <w:pPr>
        <w:pStyle w:val="Code"/>
      </w:pPr>
      <w:r w:rsidRPr="00EC76D5">
        <w:t xml:space="preserve">        }</w:t>
      </w:r>
    </w:p>
    <w:p w14:paraId="39F43807" w14:textId="77777777" w:rsidR="00D358DA" w:rsidRPr="00EC76D5" w:rsidRDefault="00D358DA" w:rsidP="00D358DA">
      <w:pPr>
        <w:pStyle w:val="Code"/>
      </w:pPr>
      <w:r w:rsidRPr="00EC76D5">
        <w:t xml:space="preserve">        break;</w:t>
      </w:r>
    </w:p>
    <w:p w14:paraId="691640C7" w14:textId="77777777" w:rsidR="00D358DA" w:rsidRPr="00EC76D5" w:rsidRDefault="00D358DA" w:rsidP="00D358DA">
      <w:pPr>
        <w:pStyle w:val="Code"/>
      </w:pPr>
      <w:r w:rsidRPr="00EC76D5">
        <w:t>// 1 * e =&gt; e</w:t>
      </w:r>
    </w:p>
    <w:p w14:paraId="15C00323" w14:textId="77777777" w:rsidR="00D358DA" w:rsidRPr="00EC76D5" w:rsidRDefault="00D358DA" w:rsidP="00D358DA">
      <w:pPr>
        <w:pStyle w:val="Code"/>
      </w:pPr>
      <w:r w:rsidRPr="00EC76D5">
        <w:t>// e * 1 =&gt; e</w:t>
      </w:r>
    </w:p>
    <w:p w14:paraId="02451E53" w14:textId="77777777" w:rsidR="00D358DA" w:rsidRPr="00EC76D5" w:rsidRDefault="00D358DA" w:rsidP="00D358DA">
      <w:pPr>
        <w:pStyle w:val="Code"/>
      </w:pPr>
      <w:r w:rsidRPr="00EC76D5">
        <w:t>// 0 * e =&gt; 0</w:t>
      </w:r>
    </w:p>
    <w:p w14:paraId="30A90A01" w14:textId="77777777" w:rsidR="00D358DA" w:rsidRPr="00EC76D5" w:rsidRDefault="00D358DA" w:rsidP="00D358DA">
      <w:pPr>
        <w:pStyle w:val="Code"/>
      </w:pPr>
      <w:r w:rsidRPr="00EC76D5">
        <w:t>// e * 0 =&gt; 0</w:t>
      </w:r>
    </w:p>
    <w:p w14:paraId="5FF19684" w14:textId="77777777" w:rsidR="00D358DA" w:rsidRPr="00EC76D5" w:rsidRDefault="00D358DA" w:rsidP="00D358DA">
      <w:pPr>
        <w:pStyle w:val="Code"/>
      </w:pPr>
      <w:r w:rsidRPr="00EC76D5">
        <w:t xml:space="preserve">      case Multiply:</w:t>
      </w:r>
    </w:p>
    <w:p w14:paraId="522821BD" w14:textId="39C849F1" w:rsidR="00D358DA" w:rsidRPr="00EC76D5" w:rsidRDefault="00D358DA" w:rsidP="00D358DA">
      <w:pPr>
        <w:pStyle w:val="Code"/>
      </w:pPr>
      <w:r w:rsidRPr="00EC76D5">
        <w:t xml:space="preserve">        if (isOne(left</w:t>
      </w:r>
      <w:r w:rsidR="0038687E">
        <w:t>Expression)</w:t>
      </w:r>
      <w:r w:rsidRPr="00EC76D5">
        <w:t>) {</w:t>
      </w:r>
    </w:p>
    <w:p w14:paraId="68A33D0E" w14:textId="40ED624F" w:rsidR="00D358DA" w:rsidRPr="00EC76D5" w:rsidRDefault="00D358DA" w:rsidP="00D358DA">
      <w:pPr>
        <w:pStyle w:val="Code"/>
      </w:pPr>
      <w:r w:rsidRPr="00EC76D5">
        <w:t xml:space="preserve">          return right</w:t>
      </w:r>
      <w:r w:rsidR="0038687E">
        <w:t>Expression;</w:t>
      </w:r>
    </w:p>
    <w:p w14:paraId="596A236B" w14:textId="77777777" w:rsidR="00D358DA" w:rsidRPr="00EC76D5" w:rsidRDefault="00D358DA" w:rsidP="00D358DA">
      <w:pPr>
        <w:pStyle w:val="Code"/>
      </w:pPr>
      <w:r w:rsidRPr="00EC76D5">
        <w:t xml:space="preserve">        }</w:t>
      </w:r>
    </w:p>
    <w:p w14:paraId="57DD97D6" w14:textId="70E17A96" w:rsidR="00D358DA" w:rsidRPr="00EC76D5" w:rsidRDefault="00D358DA" w:rsidP="00D358DA">
      <w:pPr>
        <w:pStyle w:val="Code"/>
      </w:pPr>
      <w:r w:rsidRPr="00EC76D5">
        <w:t xml:space="preserve">        else if (isOne(right</w:t>
      </w:r>
      <w:r w:rsidR="0038687E">
        <w:t>Expression)</w:t>
      </w:r>
      <w:r w:rsidRPr="00EC76D5">
        <w:t>) {</w:t>
      </w:r>
    </w:p>
    <w:p w14:paraId="6B16D005" w14:textId="768B0696" w:rsidR="00D358DA" w:rsidRPr="00EC76D5" w:rsidRDefault="00D358DA" w:rsidP="00D358DA">
      <w:pPr>
        <w:pStyle w:val="Code"/>
      </w:pPr>
      <w:r w:rsidRPr="00EC76D5">
        <w:t xml:space="preserve">          return left</w:t>
      </w:r>
      <w:r w:rsidR="0038687E">
        <w:t>Expression;</w:t>
      </w:r>
    </w:p>
    <w:p w14:paraId="65374381" w14:textId="77777777" w:rsidR="00D358DA" w:rsidRPr="00EC76D5" w:rsidRDefault="00D358DA" w:rsidP="00D358DA">
      <w:pPr>
        <w:pStyle w:val="Code"/>
      </w:pPr>
      <w:r w:rsidRPr="00EC76D5">
        <w:t xml:space="preserve">        }</w:t>
      </w:r>
    </w:p>
    <w:p w14:paraId="14259717" w14:textId="5997D688"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0121FE10" w14:textId="7FD21B0C" w:rsidR="00D358DA" w:rsidRPr="00EC76D5" w:rsidRDefault="00D358DA" w:rsidP="00D358DA">
      <w:pPr>
        <w:pStyle w:val="Code"/>
      </w:pPr>
      <w:r w:rsidRPr="00EC76D5">
        <w:t xml:space="preserve">                 (!left</w:t>
      </w:r>
      <w:r w:rsidR="0038687E">
        <w:t>Expression.</w:t>
      </w:r>
      <w:r w:rsidRPr="00EC76D5">
        <w:t>hasSideEffect() &amp;&amp; isZero(right</w:t>
      </w:r>
      <w:r w:rsidR="0038687E">
        <w:t>Expression)</w:t>
      </w:r>
      <w:r w:rsidRPr="00EC76D5">
        <w:t>)) {</w:t>
      </w:r>
    </w:p>
    <w:p w14:paraId="101C61D7" w14:textId="69E04E05" w:rsidR="00D358DA" w:rsidRPr="00EC76D5" w:rsidRDefault="00D358DA" w:rsidP="00D358DA">
      <w:pPr>
        <w:pStyle w:val="Code"/>
      </w:pPr>
      <w:r w:rsidRPr="00EC76D5">
        <w:t xml:space="preserve">          return generateZeroTree(</w:t>
      </w:r>
      <w:r w:rsidR="0038687E">
        <w:t>expression</w:t>
      </w:r>
      <w:r w:rsidRPr="00EC76D5">
        <w:t>.getType());</w:t>
      </w:r>
    </w:p>
    <w:p w14:paraId="2BE22729" w14:textId="77777777" w:rsidR="00D358DA" w:rsidRPr="00EC76D5" w:rsidRDefault="00D358DA" w:rsidP="00D358DA">
      <w:pPr>
        <w:pStyle w:val="Code"/>
      </w:pPr>
      <w:r w:rsidRPr="00EC76D5">
        <w:t xml:space="preserve">        }</w:t>
      </w:r>
    </w:p>
    <w:p w14:paraId="1E051BC3" w14:textId="77777777" w:rsidR="00D358DA" w:rsidRPr="00EC76D5" w:rsidRDefault="00D358DA" w:rsidP="00D358DA">
      <w:pPr>
        <w:pStyle w:val="Code"/>
      </w:pPr>
      <w:r w:rsidRPr="00EC76D5">
        <w:t xml:space="preserve">        break;</w:t>
      </w:r>
    </w:p>
    <w:p w14:paraId="4506CB17" w14:textId="77777777" w:rsidR="00D358DA" w:rsidRPr="00EC76D5" w:rsidRDefault="00D358DA" w:rsidP="00D358DA">
      <w:pPr>
        <w:pStyle w:val="Code"/>
      </w:pPr>
      <w:r w:rsidRPr="00EC76D5">
        <w:t>// e / 1 =&gt; e</w:t>
      </w:r>
    </w:p>
    <w:p w14:paraId="30A9F8E0" w14:textId="77777777" w:rsidR="00D358DA" w:rsidRPr="00EC76D5" w:rsidRDefault="00D358DA" w:rsidP="00D358DA">
      <w:pPr>
        <w:pStyle w:val="Code"/>
      </w:pPr>
      <w:r w:rsidRPr="00EC76D5">
        <w:t>// 0 / e =&gt; 0</w:t>
      </w:r>
    </w:p>
    <w:p w14:paraId="03BD7E7F" w14:textId="77777777" w:rsidR="00D358DA" w:rsidRPr="00EC76D5" w:rsidRDefault="00D358DA" w:rsidP="00D358DA">
      <w:pPr>
        <w:pStyle w:val="Code"/>
      </w:pPr>
      <w:r w:rsidRPr="00EC76D5">
        <w:t>// e / e =&gt; 1</w:t>
      </w:r>
    </w:p>
    <w:p w14:paraId="17AA8ECD" w14:textId="77777777" w:rsidR="00D358DA" w:rsidRPr="00EC76D5" w:rsidRDefault="00D358DA" w:rsidP="00D358DA">
      <w:pPr>
        <w:pStyle w:val="Code"/>
      </w:pPr>
      <w:r w:rsidRPr="00EC76D5">
        <w:t xml:space="preserve">      case Divide:</w:t>
      </w:r>
    </w:p>
    <w:p w14:paraId="05351EF3" w14:textId="400CDC82" w:rsidR="00D358DA" w:rsidRPr="00EC76D5" w:rsidRDefault="00D358DA" w:rsidP="00D358DA">
      <w:pPr>
        <w:pStyle w:val="Code"/>
      </w:pPr>
      <w:r w:rsidRPr="00EC76D5">
        <w:t xml:space="preserve">        if (isZero(right</w:t>
      </w:r>
      <w:r w:rsidR="0038687E">
        <w:t>Expression)</w:t>
      </w:r>
      <w:r w:rsidRPr="00EC76D5">
        <w:t>) {</w:t>
      </w:r>
    </w:p>
    <w:p w14:paraId="61F106E6" w14:textId="6B88C8BD" w:rsidR="00D358DA" w:rsidRPr="00EC76D5" w:rsidRDefault="00D358DA" w:rsidP="00D358DA">
      <w:pPr>
        <w:pStyle w:val="Code"/>
      </w:pPr>
      <w:r w:rsidRPr="00EC76D5">
        <w:t xml:space="preserve">          return left</w:t>
      </w:r>
      <w:r w:rsidR="0038687E">
        <w:t>Expression;</w:t>
      </w:r>
    </w:p>
    <w:p w14:paraId="76A28F5A" w14:textId="77777777" w:rsidR="00D358DA" w:rsidRPr="00EC76D5" w:rsidRDefault="00D358DA" w:rsidP="00D358DA">
      <w:pPr>
        <w:pStyle w:val="Code"/>
      </w:pPr>
      <w:r w:rsidRPr="00EC76D5">
        <w:t xml:space="preserve">        }</w:t>
      </w:r>
    </w:p>
    <w:p w14:paraId="55625BD1" w14:textId="2BEBBDA3" w:rsidR="00D358DA" w:rsidRPr="00EC76D5" w:rsidRDefault="00D358DA" w:rsidP="00D358DA">
      <w:pPr>
        <w:pStyle w:val="Code"/>
      </w:pPr>
      <w:r w:rsidRPr="00EC76D5">
        <w:t xml:space="preserve">        else if (isZero(left</w:t>
      </w:r>
      <w:r w:rsidR="0038687E">
        <w:t>Expression)</w:t>
      </w:r>
      <w:r w:rsidRPr="00EC76D5">
        <w:t xml:space="preserve"> &amp;&amp; !right</w:t>
      </w:r>
      <w:r w:rsidR="0038687E">
        <w:t>Expression.</w:t>
      </w:r>
      <w:r w:rsidRPr="00EC76D5">
        <w:t>hasSideEffect()) {</w:t>
      </w:r>
    </w:p>
    <w:p w14:paraId="39693EF6" w14:textId="621C4F2E" w:rsidR="00D358DA" w:rsidRPr="00EC76D5" w:rsidRDefault="00D358DA" w:rsidP="00D358DA">
      <w:pPr>
        <w:pStyle w:val="Code"/>
      </w:pPr>
      <w:r w:rsidRPr="00EC76D5">
        <w:t xml:space="preserve">          return generateZeroTree(</w:t>
      </w:r>
      <w:r w:rsidR="0038687E">
        <w:t>expression</w:t>
      </w:r>
      <w:r w:rsidRPr="00EC76D5">
        <w:t>.getType());</w:t>
      </w:r>
    </w:p>
    <w:p w14:paraId="15A13BA3" w14:textId="77777777" w:rsidR="00D358DA" w:rsidRPr="00EC76D5" w:rsidRDefault="00D358DA" w:rsidP="00D358DA">
      <w:pPr>
        <w:pStyle w:val="Code"/>
      </w:pPr>
      <w:r w:rsidRPr="00EC76D5">
        <w:t xml:space="preserve">        }</w:t>
      </w:r>
    </w:p>
    <w:p w14:paraId="65798EA4" w14:textId="091A8264"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03620CCA" w14:textId="42E053ED" w:rsidR="00D358DA" w:rsidRPr="00EC76D5" w:rsidRDefault="00D358DA" w:rsidP="00D358DA">
      <w:pPr>
        <w:pStyle w:val="Code"/>
      </w:pPr>
      <w:r w:rsidRPr="00EC76D5">
        <w:t xml:space="preserve">          return generateOneTree(</w:t>
      </w:r>
      <w:r w:rsidR="0038687E">
        <w:t>expression</w:t>
      </w:r>
      <w:r w:rsidRPr="00EC76D5">
        <w:t>.getType());</w:t>
      </w:r>
    </w:p>
    <w:p w14:paraId="63914160" w14:textId="77777777" w:rsidR="00D358DA" w:rsidRPr="00EC76D5" w:rsidRDefault="00D358DA" w:rsidP="00D358DA">
      <w:pPr>
        <w:pStyle w:val="Code"/>
      </w:pPr>
      <w:r w:rsidRPr="00EC76D5">
        <w:t xml:space="preserve">        }</w:t>
      </w:r>
    </w:p>
    <w:p w14:paraId="5685EF38" w14:textId="77777777" w:rsidR="00D358DA" w:rsidRPr="00EC76D5" w:rsidRDefault="00D358DA" w:rsidP="00D358DA">
      <w:pPr>
        <w:pStyle w:val="Code"/>
      </w:pPr>
      <w:r w:rsidRPr="00EC76D5">
        <w:t xml:space="preserve">        break;</w:t>
      </w:r>
    </w:p>
    <w:p w14:paraId="6B370E09" w14:textId="77777777" w:rsidR="00D358DA" w:rsidRPr="00EC76D5" w:rsidRDefault="00D358DA" w:rsidP="00D358DA">
      <w:pPr>
        <w:pStyle w:val="Code"/>
      </w:pPr>
      <w:r w:rsidRPr="00EC76D5">
        <w:t>// e % 1 =&gt; 0</w:t>
      </w:r>
    </w:p>
    <w:p w14:paraId="3A224F2E" w14:textId="77777777" w:rsidR="00D358DA" w:rsidRPr="00EC76D5" w:rsidRDefault="00D358DA" w:rsidP="00D358DA">
      <w:pPr>
        <w:pStyle w:val="Code"/>
      </w:pPr>
      <w:r w:rsidRPr="00EC76D5">
        <w:t>// 1 % e =&gt; 0</w:t>
      </w:r>
    </w:p>
    <w:p w14:paraId="51445E5E" w14:textId="77777777" w:rsidR="00D358DA" w:rsidRPr="00EC76D5" w:rsidRDefault="00D358DA" w:rsidP="00D358DA">
      <w:pPr>
        <w:pStyle w:val="Code"/>
      </w:pPr>
      <w:r w:rsidRPr="00EC76D5">
        <w:t>// e % e =&gt; 0</w:t>
      </w:r>
    </w:p>
    <w:p w14:paraId="46E52100" w14:textId="77777777" w:rsidR="00D358DA" w:rsidRPr="00EC76D5" w:rsidRDefault="00D358DA" w:rsidP="00D358DA">
      <w:pPr>
        <w:pStyle w:val="Code"/>
      </w:pPr>
      <w:r w:rsidRPr="00EC76D5">
        <w:t xml:space="preserve">      case Modulo:</w:t>
      </w:r>
    </w:p>
    <w:p w14:paraId="5F2FE992" w14:textId="47DE5FE9" w:rsidR="00D358DA" w:rsidRPr="00EC76D5" w:rsidRDefault="00D358DA" w:rsidP="00D358DA">
      <w:pPr>
        <w:pStyle w:val="Code"/>
      </w:pPr>
      <w:r w:rsidRPr="00EC76D5">
        <w:t xml:space="preserve">        if ((!left</w:t>
      </w:r>
      <w:r w:rsidR="0038687E">
        <w:t>Expression.</w:t>
      </w:r>
      <w:r w:rsidRPr="00EC76D5">
        <w:t>hasSideEffect() &amp;&amp; isOne(right</w:t>
      </w:r>
      <w:r w:rsidR="0038687E">
        <w:t>Expression)</w:t>
      </w:r>
      <w:r w:rsidRPr="00EC76D5">
        <w:t>) ||</w:t>
      </w:r>
    </w:p>
    <w:p w14:paraId="4C206772" w14:textId="0D950E7D" w:rsidR="00D358DA" w:rsidRPr="00EC76D5" w:rsidRDefault="00D358DA" w:rsidP="00D358DA">
      <w:pPr>
        <w:pStyle w:val="Code"/>
      </w:pPr>
      <w:r w:rsidRPr="00EC76D5">
        <w:t xml:space="preserve">                 (isOne(left</w:t>
      </w:r>
      <w:r w:rsidR="0038687E">
        <w:t>Expression)</w:t>
      </w:r>
      <w:r w:rsidRPr="00EC76D5">
        <w:t xml:space="preserve"> &amp;&amp; !right</w:t>
      </w:r>
      <w:r w:rsidR="0038687E">
        <w:t>Expression.</w:t>
      </w:r>
      <w:r w:rsidRPr="00EC76D5">
        <w:t>hasSideEffect())) {</w:t>
      </w:r>
    </w:p>
    <w:p w14:paraId="122D5F5A" w14:textId="32EAE009" w:rsidR="00D358DA" w:rsidRPr="00EC76D5" w:rsidRDefault="00D358DA" w:rsidP="00D358DA">
      <w:pPr>
        <w:pStyle w:val="Code"/>
      </w:pPr>
      <w:r w:rsidRPr="00EC76D5">
        <w:t xml:space="preserve">          return generateZeroTree(</w:t>
      </w:r>
      <w:r w:rsidR="0038687E">
        <w:t>expression</w:t>
      </w:r>
      <w:r w:rsidRPr="00EC76D5">
        <w:t>.getType());</w:t>
      </w:r>
    </w:p>
    <w:p w14:paraId="71AFB87D" w14:textId="77777777" w:rsidR="00D358DA" w:rsidRPr="00EC76D5" w:rsidRDefault="00D358DA" w:rsidP="00D358DA">
      <w:pPr>
        <w:pStyle w:val="Code"/>
      </w:pPr>
      <w:r w:rsidRPr="00EC76D5">
        <w:t xml:space="preserve">        }</w:t>
      </w:r>
    </w:p>
    <w:p w14:paraId="7D458778" w14:textId="49095617"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6F6B14BB" w14:textId="0DC61D23" w:rsidR="00D358DA" w:rsidRPr="00EC76D5" w:rsidRDefault="00D358DA" w:rsidP="00D358DA">
      <w:pPr>
        <w:pStyle w:val="Code"/>
      </w:pPr>
      <w:r w:rsidRPr="00EC76D5">
        <w:t xml:space="preserve">          return generateZeroTree(</w:t>
      </w:r>
      <w:r w:rsidR="0038687E">
        <w:t>expression</w:t>
      </w:r>
      <w:r w:rsidRPr="00EC76D5">
        <w:t>.getType());</w:t>
      </w:r>
    </w:p>
    <w:p w14:paraId="7A0739CC" w14:textId="77777777" w:rsidR="00D358DA" w:rsidRPr="00EC76D5" w:rsidRDefault="00D358DA" w:rsidP="00D358DA">
      <w:pPr>
        <w:pStyle w:val="Code"/>
      </w:pPr>
      <w:r w:rsidRPr="00EC76D5">
        <w:t xml:space="preserve">        }</w:t>
      </w:r>
    </w:p>
    <w:p w14:paraId="02414EA9" w14:textId="77777777" w:rsidR="00D358DA" w:rsidRPr="00EC76D5" w:rsidRDefault="00D358DA" w:rsidP="00D358DA">
      <w:pPr>
        <w:pStyle w:val="Code"/>
      </w:pPr>
      <w:r w:rsidRPr="00EC76D5">
        <w:lastRenderedPageBreak/>
        <w:t xml:space="preserve">        break;</w:t>
      </w:r>
    </w:p>
    <w:p w14:paraId="1E734D23" w14:textId="77777777" w:rsidR="00D358DA" w:rsidRPr="00EC76D5" w:rsidRDefault="00D358DA" w:rsidP="00D358DA">
      <w:pPr>
        <w:pStyle w:val="Code"/>
      </w:pPr>
      <w:r w:rsidRPr="00EC76D5">
        <w:t>// e &lt;&lt; 0 =&gt; e, e &gt;&gt; 0 =&gt; e</w:t>
      </w:r>
    </w:p>
    <w:p w14:paraId="486303D8" w14:textId="77777777" w:rsidR="00D358DA" w:rsidRPr="00EC76D5" w:rsidRDefault="00D358DA" w:rsidP="00D358DA">
      <w:pPr>
        <w:pStyle w:val="Code"/>
      </w:pPr>
      <w:r w:rsidRPr="00EC76D5">
        <w:t xml:space="preserve">      case LeftShift: </w:t>
      </w:r>
    </w:p>
    <w:p w14:paraId="199754EE" w14:textId="77777777" w:rsidR="00D358DA" w:rsidRPr="00EC76D5" w:rsidRDefault="00D358DA" w:rsidP="00D358DA">
      <w:pPr>
        <w:pStyle w:val="Code"/>
      </w:pPr>
      <w:r w:rsidRPr="00EC76D5">
        <w:t xml:space="preserve">      case RightShift:</w:t>
      </w:r>
    </w:p>
    <w:p w14:paraId="5DA1F1AC" w14:textId="440BBB76" w:rsidR="00D358DA" w:rsidRPr="00EC76D5" w:rsidRDefault="00D358DA" w:rsidP="00D358DA">
      <w:pPr>
        <w:pStyle w:val="Code"/>
      </w:pPr>
      <w:r w:rsidRPr="00EC76D5">
        <w:t xml:space="preserve">        if (isZero(right</w:t>
      </w:r>
      <w:r w:rsidR="0038687E">
        <w:t>Expression)</w:t>
      </w:r>
      <w:r w:rsidRPr="00EC76D5">
        <w:t>) {</w:t>
      </w:r>
    </w:p>
    <w:p w14:paraId="28C12AB4" w14:textId="38425D52" w:rsidR="00D358DA" w:rsidRPr="00EC76D5" w:rsidRDefault="00D358DA" w:rsidP="00D358DA">
      <w:pPr>
        <w:pStyle w:val="Code"/>
      </w:pPr>
      <w:r w:rsidRPr="00EC76D5">
        <w:t xml:space="preserve">          return left</w:t>
      </w:r>
      <w:r w:rsidR="0038687E">
        <w:t>Expression;</w:t>
      </w:r>
    </w:p>
    <w:p w14:paraId="158FFF5A" w14:textId="77777777" w:rsidR="00D358DA" w:rsidRPr="00EC76D5" w:rsidRDefault="00D358DA" w:rsidP="00D358DA">
      <w:pPr>
        <w:pStyle w:val="Code"/>
      </w:pPr>
      <w:r w:rsidRPr="00EC76D5">
        <w:t xml:space="preserve">        }</w:t>
      </w:r>
    </w:p>
    <w:p w14:paraId="5043EFDE" w14:textId="77777777" w:rsidR="00D358DA" w:rsidRPr="00EC76D5" w:rsidRDefault="00D358DA" w:rsidP="00D358DA">
      <w:pPr>
        <w:pStyle w:val="Code"/>
      </w:pPr>
      <w:r w:rsidRPr="00EC76D5">
        <w:t xml:space="preserve">        break;</w:t>
      </w:r>
    </w:p>
    <w:p w14:paraId="5955FF20" w14:textId="77777777" w:rsidR="00D358DA" w:rsidRPr="00EC76D5" w:rsidRDefault="00D358DA" w:rsidP="00D358DA">
      <w:pPr>
        <w:pStyle w:val="Code"/>
      </w:pPr>
      <w:r w:rsidRPr="00EC76D5">
        <w:t>// 0 | e =&gt; e</w:t>
      </w:r>
    </w:p>
    <w:p w14:paraId="5329428B" w14:textId="77777777" w:rsidR="00D358DA" w:rsidRPr="00EC76D5" w:rsidRDefault="00D358DA" w:rsidP="00D358DA">
      <w:pPr>
        <w:pStyle w:val="Code"/>
      </w:pPr>
      <w:r w:rsidRPr="00EC76D5">
        <w:t>// e | 0 =&gt; e</w:t>
      </w:r>
    </w:p>
    <w:p w14:paraId="70EAB91E" w14:textId="583668FE" w:rsidR="00D358DA" w:rsidRPr="00EC76D5" w:rsidRDefault="00D358DA" w:rsidP="00D358DA">
      <w:pPr>
        <w:pStyle w:val="Code"/>
      </w:pPr>
      <w:r w:rsidRPr="00EC76D5">
        <w:t xml:space="preserve">      case Bitwise</w:t>
      </w:r>
      <w:r w:rsidR="00414C74">
        <w:t>Or</w:t>
      </w:r>
      <w:r w:rsidRPr="00EC76D5">
        <w:t>:</w:t>
      </w:r>
    </w:p>
    <w:p w14:paraId="77CC9FF1" w14:textId="1B0731A8" w:rsidR="00D358DA" w:rsidRPr="00EC76D5" w:rsidRDefault="00D358DA" w:rsidP="00D358DA">
      <w:pPr>
        <w:pStyle w:val="Code"/>
      </w:pPr>
      <w:r w:rsidRPr="00EC76D5">
        <w:t xml:space="preserve">        if (isZero(left</w:t>
      </w:r>
      <w:r w:rsidR="0038687E">
        <w:t>Expression)</w:t>
      </w:r>
      <w:r w:rsidRPr="00EC76D5">
        <w:t>) {</w:t>
      </w:r>
    </w:p>
    <w:p w14:paraId="0020DE0F" w14:textId="3831DCB8" w:rsidR="00D358DA" w:rsidRPr="00EC76D5" w:rsidRDefault="00D358DA" w:rsidP="00D358DA">
      <w:pPr>
        <w:pStyle w:val="Code"/>
      </w:pPr>
      <w:r w:rsidRPr="00EC76D5">
        <w:t xml:space="preserve">          return right</w:t>
      </w:r>
      <w:r w:rsidR="0038687E">
        <w:t>Expression;</w:t>
      </w:r>
    </w:p>
    <w:p w14:paraId="07F3A285" w14:textId="77777777" w:rsidR="00D358DA" w:rsidRPr="00EC76D5" w:rsidRDefault="00D358DA" w:rsidP="00D358DA">
      <w:pPr>
        <w:pStyle w:val="Code"/>
      </w:pPr>
      <w:r w:rsidRPr="00EC76D5">
        <w:t xml:space="preserve">        }</w:t>
      </w:r>
    </w:p>
    <w:p w14:paraId="28AE7D38" w14:textId="3247D41C" w:rsidR="00D358DA" w:rsidRPr="00EC76D5" w:rsidRDefault="00D358DA" w:rsidP="00D358DA">
      <w:pPr>
        <w:pStyle w:val="Code"/>
      </w:pPr>
      <w:r w:rsidRPr="00EC76D5">
        <w:t xml:space="preserve">        else if (isZero(right</w:t>
      </w:r>
      <w:r w:rsidR="0038687E">
        <w:t>Expression)</w:t>
      </w:r>
      <w:r w:rsidRPr="00EC76D5">
        <w:t>) {</w:t>
      </w:r>
    </w:p>
    <w:p w14:paraId="49069856" w14:textId="097BD9C1" w:rsidR="00D358DA" w:rsidRPr="00EC76D5" w:rsidRDefault="00D358DA" w:rsidP="00D358DA">
      <w:pPr>
        <w:pStyle w:val="Code"/>
      </w:pPr>
      <w:r w:rsidRPr="00EC76D5">
        <w:t xml:space="preserve">          return left</w:t>
      </w:r>
      <w:r w:rsidR="0038687E">
        <w:t>Expression;</w:t>
      </w:r>
    </w:p>
    <w:p w14:paraId="1D0F0561" w14:textId="77777777" w:rsidR="00D358DA" w:rsidRPr="00EC76D5" w:rsidRDefault="00D358DA" w:rsidP="00D358DA">
      <w:pPr>
        <w:pStyle w:val="Code"/>
      </w:pPr>
      <w:r w:rsidRPr="00EC76D5">
        <w:t xml:space="preserve">        }</w:t>
      </w:r>
    </w:p>
    <w:p w14:paraId="644E2C35" w14:textId="77777777" w:rsidR="00D358DA" w:rsidRPr="00EC76D5" w:rsidRDefault="00D358DA" w:rsidP="00D358DA">
      <w:pPr>
        <w:pStyle w:val="Code"/>
      </w:pPr>
      <w:r w:rsidRPr="00EC76D5">
        <w:t xml:space="preserve">        break;</w:t>
      </w:r>
    </w:p>
    <w:p w14:paraId="2602E285" w14:textId="77777777" w:rsidR="00D358DA" w:rsidRPr="00EC76D5" w:rsidRDefault="00D358DA" w:rsidP="00D358DA">
      <w:pPr>
        <w:pStyle w:val="Code"/>
      </w:pPr>
      <w:r w:rsidRPr="00EC76D5">
        <w:t>// 0 ^ e =&gt; e</w:t>
      </w:r>
    </w:p>
    <w:p w14:paraId="57B8C60E" w14:textId="77777777" w:rsidR="00D358DA" w:rsidRPr="00EC76D5" w:rsidRDefault="00D358DA" w:rsidP="00D358DA">
      <w:pPr>
        <w:pStyle w:val="Code"/>
      </w:pPr>
      <w:r w:rsidRPr="00EC76D5">
        <w:t>// e ^ 0 =&gt; e</w:t>
      </w:r>
    </w:p>
    <w:p w14:paraId="6692FAB3" w14:textId="77777777" w:rsidR="00D358DA" w:rsidRPr="00EC76D5" w:rsidRDefault="00D358DA" w:rsidP="00D358DA">
      <w:pPr>
        <w:pStyle w:val="Code"/>
      </w:pPr>
      <w:r w:rsidRPr="00EC76D5">
        <w:t xml:space="preserve">      case BitwiseXOr:</w:t>
      </w:r>
    </w:p>
    <w:p w14:paraId="2FA88948" w14:textId="23D3AD14" w:rsidR="00D358DA" w:rsidRPr="00EC76D5" w:rsidRDefault="00D358DA" w:rsidP="00D358DA">
      <w:pPr>
        <w:pStyle w:val="Code"/>
      </w:pPr>
      <w:r w:rsidRPr="00EC76D5">
        <w:t xml:space="preserve">        if (isZero(left</w:t>
      </w:r>
      <w:r w:rsidR="0038687E">
        <w:t>Expression)</w:t>
      </w:r>
      <w:r w:rsidRPr="00EC76D5">
        <w:t>) {</w:t>
      </w:r>
    </w:p>
    <w:p w14:paraId="6FA76A57" w14:textId="6D772BBC" w:rsidR="00D358DA" w:rsidRPr="00EC76D5" w:rsidRDefault="00D358DA" w:rsidP="00D358DA">
      <w:pPr>
        <w:pStyle w:val="Code"/>
      </w:pPr>
      <w:r w:rsidRPr="00EC76D5">
        <w:t xml:space="preserve">          return right</w:t>
      </w:r>
      <w:r w:rsidR="0038687E">
        <w:t>Expression;</w:t>
      </w:r>
    </w:p>
    <w:p w14:paraId="04A78DFC" w14:textId="77777777" w:rsidR="00D358DA" w:rsidRPr="00EC76D5" w:rsidRDefault="00D358DA" w:rsidP="00D358DA">
      <w:pPr>
        <w:pStyle w:val="Code"/>
      </w:pPr>
      <w:r w:rsidRPr="00EC76D5">
        <w:t xml:space="preserve">        }</w:t>
      </w:r>
    </w:p>
    <w:p w14:paraId="2AFEB21F" w14:textId="4042FD8A" w:rsidR="00D358DA" w:rsidRPr="00EC76D5" w:rsidRDefault="00D358DA" w:rsidP="00D358DA">
      <w:pPr>
        <w:pStyle w:val="Code"/>
      </w:pPr>
      <w:r w:rsidRPr="00EC76D5">
        <w:t xml:space="preserve">        else if (isZero(right</w:t>
      </w:r>
      <w:r w:rsidR="0038687E">
        <w:t>Expression)</w:t>
      </w:r>
      <w:r w:rsidRPr="00EC76D5">
        <w:t>) {</w:t>
      </w:r>
    </w:p>
    <w:p w14:paraId="0804243C" w14:textId="15ADD91D" w:rsidR="00D358DA" w:rsidRPr="00EC76D5" w:rsidRDefault="00D358DA" w:rsidP="00D358DA">
      <w:pPr>
        <w:pStyle w:val="Code"/>
      </w:pPr>
      <w:r w:rsidRPr="00EC76D5">
        <w:t xml:space="preserve">          return left</w:t>
      </w:r>
      <w:r w:rsidR="0038687E">
        <w:t>Expression;</w:t>
      </w:r>
    </w:p>
    <w:p w14:paraId="21EEC487" w14:textId="77777777" w:rsidR="00D358DA" w:rsidRPr="00EC76D5" w:rsidRDefault="00D358DA" w:rsidP="00D358DA">
      <w:pPr>
        <w:pStyle w:val="Code"/>
      </w:pPr>
      <w:r w:rsidRPr="00EC76D5">
        <w:t xml:space="preserve">        }</w:t>
      </w:r>
    </w:p>
    <w:p w14:paraId="5FF62165" w14:textId="77777777" w:rsidR="00D358DA" w:rsidRPr="00EC76D5" w:rsidRDefault="00D358DA" w:rsidP="00D358DA">
      <w:pPr>
        <w:pStyle w:val="Code"/>
      </w:pPr>
      <w:r w:rsidRPr="00EC76D5">
        <w:t xml:space="preserve">        break;</w:t>
      </w:r>
    </w:p>
    <w:p w14:paraId="006BFBEF" w14:textId="77777777" w:rsidR="00D358DA" w:rsidRPr="00EC76D5" w:rsidRDefault="00D358DA" w:rsidP="00D358DA">
      <w:pPr>
        <w:pStyle w:val="Code"/>
      </w:pPr>
      <w:r w:rsidRPr="00EC76D5">
        <w:t>// 0 &amp; e =&gt; 0</w:t>
      </w:r>
    </w:p>
    <w:p w14:paraId="49ACA3F0" w14:textId="77777777" w:rsidR="00D358DA" w:rsidRPr="00EC76D5" w:rsidRDefault="00D358DA" w:rsidP="00D358DA">
      <w:pPr>
        <w:pStyle w:val="Code"/>
      </w:pPr>
      <w:r w:rsidRPr="00EC76D5">
        <w:t>// e &amp; 0 =&gt; e</w:t>
      </w:r>
    </w:p>
    <w:p w14:paraId="7F1A1D27" w14:textId="77777777" w:rsidR="00D358DA" w:rsidRPr="00EC76D5" w:rsidRDefault="00D358DA" w:rsidP="00D358DA">
      <w:pPr>
        <w:pStyle w:val="Code"/>
      </w:pPr>
      <w:r w:rsidRPr="00EC76D5">
        <w:t xml:space="preserve">      case BitwiseAnd:</w:t>
      </w:r>
    </w:p>
    <w:p w14:paraId="27DD6D36" w14:textId="1C2AD960" w:rsidR="00D358DA" w:rsidRPr="00EC76D5" w:rsidRDefault="00D358DA" w:rsidP="00D358DA">
      <w:pPr>
        <w:pStyle w:val="Code"/>
      </w:pPr>
      <w:r w:rsidRPr="00EC76D5">
        <w:t xml:space="preserve">        if (isZero(left</w:t>
      </w:r>
      <w:r w:rsidR="0038687E">
        <w:t>Expression)</w:t>
      </w:r>
      <w:r w:rsidRPr="00EC76D5">
        <w:t xml:space="preserve"> &amp;&amp; !right</w:t>
      </w:r>
      <w:r w:rsidR="0038687E">
        <w:t>Expression.</w:t>
      </w:r>
      <w:r w:rsidRPr="00EC76D5">
        <w:t>hasSideEffect()) {</w:t>
      </w:r>
    </w:p>
    <w:p w14:paraId="74B376D2" w14:textId="417DF670" w:rsidR="00D358DA" w:rsidRPr="00EC76D5" w:rsidRDefault="00D358DA" w:rsidP="00D358DA">
      <w:pPr>
        <w:pStyle w:val="Code"/>
      </w:pPr>
      <w:r w:rsidRPr="00EC76D5">
        <w:t xml:space="preserve">          return right</w:t>
      </w:r>
      <w:r w:rsidR="0038687E">
        <w:t>Expression;</w:t>
      </w:r>
    </w:p>
    <w:p w14:paraId="23E25E10" w14:textId="77777777" w:rsidR="00D358DA" w:rsidRPr="00EC76D5" w:rsidRDefault="00D358DA" w:rsidP="00D358DA">
      <w:pPr>
        <w:pStyle w:val="Code"/>
      </w:pPr>
      <w:r w:rsidRPr="00EC76D5">
        <w:t xml:space="preserve">        }</w:t>
      </w:r>
    </w:p>
    <w:p w14:paraId="3E3F4462" w14:textId="20146D1C" w:rsidR="00D358DA" w:rsidRPr="00EC76D5" w:rsidRDefault="00D358DA" w:rsidP="00D358DA">
      <w:pPr>
        <w:pStyle w:val="Code"/>
      </w:pPr>
      <w:r w:rsidRPr="00EC76D5">
        <w:t xml:space="preserve">        else if (!left</w:t>
      </w:r>
      <w:r w:rsidR="0038687E">
        <w:t>Expression.</w:t>
      </w:r>
      <w:r w:rsidRPr="00EC76D5">
        <w:t>hasSideEffect() &amp;&amp; isZero(right</w:t>
      </w:r>
      <w:r w:rsidR="0038687E">
        <w:t>Expression)</w:t>
      </w:r>
      <w:r w:rsidRPr="00EC76D5">
        <w:t>) {</w:t>
      </w:r>
    </w:p>
    <w:p w14:paraId="1C2F42C3" w14:textId="4F77EC96" w:rsidR="00D358DA" w:rsidRPr="00EC76D5" w:rsidRDefault="00D358DA" w:rsidP="00D358DA">
      <w:pPr>
        <w:pStyle w:val="Code"/>
      </w:pPr>
      <w:r w:rsidRPr="00EC76D5">
        <w:t xml:space="preserve">          return left</w:t>
      </w:r>
      <w:r w:rsidR="0038687E">
        <w:t>Expression;</w:t>
      </w:r>
    </w:p>
    <w:p w14:paraId="5C21008A" w14:textId="77777777" w:rsidR="00D358DA" w:rsidRPr="00EC76D5" w:rsidRDefault="00D358DA" w:rsidP="00D358DA">
      <w:pPr>
        <w:pStyle w:val="Code"/>
      </w:pPr>
      <w:r w:rsidRPr="00EC76D5">
        <w:t xml:space="preserve">        }</w:t>
      </w:r>
    </w:p>
    <w:p w14:paraId="791E95D5" w14:textId="77777777" w:rsidR="00D358DA" w:rsidRPr="00EC76D5" w:rsidRDefault="00D358DA" w:rsidP="00D358DA">
      <w:pPr>
        <w:pStyle w:val="Code"/>
      </w:pPr>
      <w:r w:rsidRPr="00EC76D5">
        <w:t xml:space="preserve">        break;</w:t>
      </w:r>
    </w:p>
    <w:p w14:paraId="2566F535" w14:textId="77777777" w:rsidR="00D358DA" w:rsidRPr="00EC76D5" w:rsidRDefault="00D358DA" w:rsidP="00D358DA">
      <w:pPr>
        <w:pStyle w:val="Code"/>
      </w:pPr>
      <w:r w:rsidRPr="00EC76D5">
        <w:t>// true &amp;&amp; e =&gt; e</w:t>
      </w:r>
    </w:p>
    <w:p w14:paraId="79D9AA39" w14:textId="77777777" w:rsidR="00D358DA" w:rsidRPr="00EC76D5" w:rsidRDefault="00D358DA" w:rsidP="00D358DA">
      <w:pPr>
        <w:pStyle w:val="Code"/>
      </w:pPr>
      <w:r w:rsidRPr="00EC76D5">
        <w:t>// e &amp;&amp; true =&gt; e</w:t>
      </w:r>
    </w:p>
    <w:p w14:paraId="2E6440D9" w14:textId="77777777" w:rsidR="00D358DA" w:rsidRPr="00EC76D5" w:rsidRDefault="00D358DA" w:rsidP="00D358DA">
      <w:pPr>
        <w:pStyle w:val="Code"/>
      </w:pPr>
      <w:r w:rsidRPr="00EC76D5">
        <w:t>// e &amp;&amp; false =&gt; false</w:t>
      </w:r>
    </w:p>
    <w:p w14:paraId="57188D49" w14:textId="77777777" w:rsidR="00D358DA" w:rsidRPr="00EC76D5" w:rsidRDefault="00D358DA" w:rsidP="00D358DA">
      <w:pPr>
        <w:pStyle w:val="Code"/>
      </w:pPr>
      <w:r w:rsidRPr="00EC76D5">
        <w:t>// false &amp;&amp; e =&gt; false</w:t>
      </w:r>
    </w:p>
    <w:p w14:paraId="63F11C28" w14:textId="77777777" w:rsidR="00D358DA" w:rsidRPr="00EC76D5" w:rsidRDefault="00D358DA" w:rsidP="00D358DA">
      <w:pPr>
        <w:pStyle w:val="Code"/>
      </w:pPr>
      <w:r w:rsidRPr="00EC76D5">
        <w:t>// e &amp;&amp; e =&gt; e</w:t>
      </w:r>
    </w:p>
    <w:p w14:paraId="33D2274A" w14:textId="77777777" w:rsidR="00D358DA" w:rsidRPr="00EC76D5" w:rsidRDefault="00D358DA" w:rsidP="00D358DA">
      <w:pPr>
        <w:pStyle w:val="Code"/>
      </w:pPr>
      <w:r w:rsidRPr="00EC76D5">
        <w:t xml:space="preserve">      case LogicalAnd:</w:t>
      </w:r>
    </w:p>
    <w:p w14:paraId="203A05EC" w14:textId="0E3BC4C4" w:rsidR="00D358DA" w:rsidRPr="00EC76D5" w:rsidRDefault="00D358DA" w:rsidP="00D358DA">
      <w:pPr>
        <w:pStyle w:val="Code"/>
      </w:pPr>
      <w:r w:rsidRPr="00EC76D5">
        <w:t xml:space="preserve">        if (isTrue(left</w:t>
      </w:r>
      <w:r w:rsidR="0038687E">
        <w:t>Expression)</w:t>
      </w:r>
      <w:r w:rsidRPr="00EC76D5">
        <w:t>) {</w:t>
      </w:r>
    </w:p>
    <w:p w14:paraId="6D01DF83" w14:textId="371C0671" w:rsidR="00D358DA" w:rsidRPr="00EC76D5" w:rsidRDefault="00D358DA" w:rsidP="00D358DA">
      <w:pPr>
        <w:pStyle w:val="Code"/>
      </w:pPr>
      <w:r w:rsidRPr="00EC76D5">
        <w:t xml:space="preserve">          return right</w:t>
      </w:r>
      <w:r w:rsidR="0038687E">
        <w:t>Expression;</w:t>
      </w:r>
    </w:p>
    <w:p w14:paraId="7BE887F1" w14:textId="77777777" w:rsidR="00D358DA" w:rsidRPr="00EC76D5" w:rsidRDefault="00D358DA" w:rsidP="00D358DA">
      <w:pPr>
        <w:pStyle w:val="Code"/>
      </w:pPr>
      <w:r w:rsidRPr="00EC76D5">
        <w:t xml:space="preserve">        }</w:t>
      </w:r>
    </w:p>
    <w:p w14:paraId="22B4235C" w14:textId="43517523" w:rsidR="00D358DA" w:rsidRPr="00EC76D5" w:rsidRDefault="00D358DA" w:rsidP="00D358DA">
      <w:pPr>
        <w:pStyle w:val="Code"/>
      </w:pPr>
      <w:r w:rsidRPr="00EC76D5">
        <w:t xml:space="preserve">        else if (isTrue(right</w:t>
      </w:r>
      <w:r w:rsidR="0038687E">
        <w:t>Expression)</w:t>
      </w:r>
      <w:r w:rsidRPr="00EC76D5">
        <w:t>) {</w:t>
      </w:r>
    </w:p>
    <w:p w14:paraId="73BD4F2B" w14:textId="4D7BD8E4" w:rsidR="00D358DA" w:rsidRPr="00EC76D5" w:rsidRDefault="00D358DA" w:rsidP="00D358DA">
      <w:pPr>
        <w:pStyle w:val="Code"/>
      </w:pPr>
      <w:r w:rsidRPr="00EC76D5">
        <w:t xml:space="preserve">          return left</w:t>
      </w:r>
      <w:r w:rsidR="0038687E">
        <w:t>Expression;</w:t>
      </w:r>
    </w:p>
    <w:p w14:paraId="40932127" w14:textId="77777777" w:rsidR="00D358DA" w:rsidRPr="00EC76D5" w:rsidRDefault="00D358DA" w:rsidP="00D358DA">
      <w:pPr>
        <w:pStyle w:val="Code"/>
      </w:pPr>
      <w:r w:rsidRPr="00EC76D5">
        <w:t xml:space="preserve">        }</w:t>
      </w:r>
    </w:p>
    <w:p w14:paraId="676BAACF" w14:textId="6B389BA2"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2884B8A4" w14:textId="1C4148A6"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06AC4592" w14:textId="77777777" w:rsidR="00D358DA" w:rsidRPr="00EC76D5" w:rsidRDefault="00D358DA" w:rsidP="00D358DA">
      <w:pPr>
        <w:pStyle w:val="Code"/>
      </w:pPr>
      <w:r w:rsidRPr="00EC76D5">
        <w:t xml:space="preserve">          return (new SyntaxTree(MiddleOperator.Value, FalseSymbol));</w:t>
      </w:r>
    </w:p>
    <w:p w14:paraId="19F5AB49" w14:textId="77777777" w:rsidR="00D358DA" w:rsidRPr="00EC76D5" w:rsidRDefault="00D358DA" w:rsidP="00D358DA">
      <w:pPr>
        <w:pStyle w:val="Code"/>
      </w:pPr>
      <w:r w:rsidRPr="00EC76D5">
        <w:t xml:space="preserve">        }</w:t>
      </w:r>
    </w:p>
    <w:p w14:paraId="00B8E0AC" w14:textId="287C51C2" w:rsidR="00D358DA" w:rsidRPr="00EC76D5" w:rsidRDefault="00D358DA" w:rsidP="00D358DA">
      <w:pPr>
        <w:pStyle w:val="Code"/>
      </w:pPr>
      <w:r w:rsidRPr="00EC76D5">
        <w:lastRenderedPageBreak/>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F8FCF18" w14:textId="63DD8E67" w:rsidR="00D358DA" w:rsidRPr="00EC76D5" w:rsidRDefault="00D358DA" w:rsidP="00D358DA">
      <w:pPr>
        <w:pStyle w:val="Code"/>
      </w:pPr>
      <w:r w:rsidRPr="00EC76D5">
        <w:t xml:space="preserve">          return left</w:t>
      </w:r>
      <w:r w:rsidR="0038687E">
        <w:t>Expression;</w:t>
      </w:r>
    </w:p>
    <w:p w14:paraId="5B08B6CB" w14:textId="77777777" w:rsidR="00D358DA" w:rsidRPr="00EC76D5" w:rsidRDefault="00D358DA" w:rsidP="00D358DA">
      <w:pPr>
        <w:pStyle w:val="Code"/>
      </w:pPr>
      <w:r w:rsidRPr="00EC76D5">
        <w:t xml:space="preserve">        }</w:t>
      </w:r>
    </w:p>
    <w:p w14:paraId="78595E56" w14:textId="77777777" w:rsidR="00D358DA" w:rsidRPr="00EC76D5" w:rsidRDefault="00D358DA" w:rsidP="00D358DA">
      <w:pPr>
        <w:pStyle w:val="Code"/>
      </w:pPr>
      <w:r w:rsidRPr="00EC76D5">
        <w:t xml:space="preserve">        break;</w:t>
      </w:r>
    </w:p>
    <w:p w14:paraId="17850C38" w14:textId="77777777" w:rsidR="00D358DA" w:rsidRPr="00EC76D5" w:rsidRDefault="00D358DA" w:rsidP="00D358DA">
      <w:pPr>
        <w:pStyle w:val="Code"/>
      </w:pPr>
      <w:r w:rsidRPr="00EC76D5">
        <w:t>// false || e =&gt; e</w:t>
      </w:r>
    </w:p>
    <w:p w14:paraId="6632874D" w14:textId="77777777" w:rsidR="00D358DA" w:rsidRPr="00EC76D5" w:rsidRDefault="00D358DA" w:rsidP="00D358DA">
      <w:pPr>
        <w:pStyle w:val="Code"/>
      </w:pPr>
      <w:r w:rsidRPr="00EC76D5">
        <w:t>// e || false =&gt; e</w:t>
      </w:r>
    </w:p>
    <w:p w14:paraId="3B7D6F56" w14:textId="77777777" w:rsidR="00D358DA" w:rsidRPr="00EC76D5" w:rsidRDefault="00D358DA" w:rsidP="00D358DA">
      <w:pPr>
        <w:pStyle w:val="Code"/>
      </w:pPr>
      <w:r w:rsidRPr="00EC76D5">
        <w:t>// e || true =&gt; true</w:t>
      </w:r>
    </w:p>
    <w:p w14:paraId="56251254" w14:textId="77777777" w:rsidR="00D358DA" w:rsidRPr="00EC76D5" w:rsidRDefault="00D358DA" w:rsidP="00D358DA">
      <w:pPr>
        <w:pStyle w:val="Code"/>
      </w:pPr>
      <w:r w:rsidRPr="00EC76D5">
        <w:t>// true || e =&gt; true</w:t>
      </w:r>
    </w:p>
    <w:p w14:paraId="673D036B" w14:textId="77777777" w:rsidR="00D358DA" w:rsidRPr="00EC76D5" w:rsidRDefault="00D358DA" w:rsidP="00D358DA">
      <w:pPr>
        <w:pStyle w:val="Code"/>
      </w:pPr>
      <w:r w:rsidRPr="00EC76D5">
        <w:t>// e || e =&gt; e</w:t>
      </w:r>
    </w:p>
    <w:p w14:paraId="2AB91715" w14:textId="77777777" w:rsidR="00D358DA" w:rsidRPr="00EC76D5" w:rsidRDefault="00D358DA" w:rsidP="00D358DA">
      <w:pPr>
        <w:pStyle w:val="Code"/>
      </w:pPr>
      <w:r w:rsidRPr="00EC76D5">
        <w:t xml:space="preserve">      case LogicalOr:</w:t>
      </w:r>
    </w:p>
    <w:p w14:paraId="19B75A19" w14:textId="2DB1048E" w:rsidR="00D358DA" w:rsidRPr="00EC76D5" w:rsidRDefault="00D358DA" w:rsidP="00D358DA">
      <w:pPr>
        <w:pStyle w:val="Code"/>
      </w:pPr>
      <w:r w:rsidRPr="00EC76D5">
        <w:t xml:space="preserve">        if (isFalse(left</w:t>
      </w:r>
      <w:r w:rsidR="0038687E">
        <w:t>Expression)</w:t>
      </w:r>
      <w:r w:rsidRPr="00EC76D5">
        <w:t>) {</w:t>
      </w:r>
    </w:p>
    <w:p w14:paraId="2A081FEA" w14:textId="152B8B12" w:rsidR="00D358DA" w:rsidRPr="00EC76D5" w:rsidRDefault="00D358DA" w:rsidP="00D358DA">
      <w:pPr>
        <w:pStyle w:val="Code"/>
      </w:pPr>
      <w:r w:rsidRPr="00EC76D5">
        <w:t xml:space="preserve">          return right</w:t>
      </w:r>
      <w:r w:rsidR="0038687E">
        <w:t>Expression;</w:t>
      </w:r>
    </w:p>
    <w:p w14:paraId="14BD1BA4" w14:textId="77777777" w:rsidR="00D358DA" w:rsidRPr="00EC76D5" w:rsidRDefault="00D358DA" w:rsidP="00D358DA">
      <w:pPr>
        <w:pStyle w:val="Code"/>
      </w:pPr>
      <w:r w:rsidRPr="00EC76D5">
        <w:t xml:space="preserve">        }</w:t>
      </w:r>
    </w:p>
    <w:p w14:paraId="35DA2EEE" w14:textId="10B8A689" w:rsidR="00D358DA" w:rsidRPr="00EC76D5" w:rsidRDefault="00D358DA" w:rsidP="00D358DA">
      <w:pPr>
        <w:pStyle w:val="Code"/>
      </w:pPr>
      <w:r w:rsidRPr="00EC76D5">
        <w:t xml:space="preserve">        else if (isFalse(right</w:t>
      </w:r>
      <w:r w:rsidR="0038687E">
        <w:t>Expression)</w:t>
      </w:r>
      <w:r w:rsidRPr="00EC76D5">
        <w:t>) {</w:t>
      </w:r>
    </w:p>
    <w:p w14:paraId="0E473DD3" w14:textId="36AC0D2E" w:rsidR="00D358DA" w:rsidRPr="00EC76D5" w:rsidRDefault="00D358DA" w:rsidP="00D358DA">
      <w:pPr>
        <w:pStyle w:val="Code"/>
      </w:pPr>
      <w:r w:rsidRPr="00EC76D5">
        <w:t xml:space="preserve">          return left</w:t>
      </w:r>
      <w:r w:rsidR="0038687E">
        <w:t>Expression;</w:t>
      </w:r>
    </w:p>
    <w:p w14:paraId="5E1B8791" w14:textId="77777777" w:rsidR="00D358DA" w:rsidRPr="00EC76D5" w:rsidRDefault="00D358DA" w:rsidP="00D358DA">
      <w:pPr>
        <w:pStyle w:val="Code"/>
      </w:pPr>
      <w:r w:rsidRPr="00EC76D5">
        <w:t xml:space="preserve">        }</w:t>
      </w:r>
    </w:p>
    <w:p w14:paraId="612C9D31" w14:textId="332AFF48" w:rsidR="00D358DA" w:rsidRPr="00EC76D5" w:rsidRDefault="00D358DA" w:rsidP="00D358DA">
      <w:pPr>
        <w:pStyle w:val="Code"/>
      </w:pPr>
      <w:r w:rsidRPr="00EC76D5">
        <w:t xml:space="preserve">        else if ((!left</w:t>
      </w:r>
      <w:r w:rsidR="0038687E">
        <w:t>Expression.</w:t>
      </w:r>
      <w:r w:rsidRPr="00EC76D5">
        <w:t>hasSideEffect() &amp;&amp; isFalse(right</w:t>
      </w:r>
      <w:r w:rsidR="0038687E">
        <w:t>Expression)</w:t>
      </w:r>
      <w:r w:rsidRPr="00EC76D5">
        <w:t>) ||</w:t>
      </w:r>
    </w:p>
    <w:p w14:paraId="079740A3" w14:textId="21A72ECF" w:rsidR="00D358DA" w:rsidRPr="00EC76D5" w:rsidRDefault="00D358DA" w:rsidP="00D358DA">
      <w:pPr>
        <w:pStyle w:val="Code"/>
      </w:pPr>
      <w:r w:rsidRPr="00EC76D5">
        <w:t xml:space="preserve">                 (isFalse(left</w:t>
      </w:r>
      <w:r w:rsidR="0038687E">
        <w:t>Expression)</w:t>
      </w:r>
      <w:r w:rsidRPr="00EC76D5">
        <w:t xml:space="preserve"> &amp;&amp; !right</w:t>
      </w:r>
      <w:r w:rsidR="0038687E">
        <w:t>Expression.</w:t>
      </w:r>
      <w:r w:rsidRPr="00EC76D5">
        <w:t>hasSideEffect())) {</w:t>
      </w:r>
    </w:p>
    <w:p w14:paraId="50976CE7" w14:textId="77777777" w:rsidR="00D358DA" w:rsidRPr="00EC76D5" w:rsidRDefault="00D358DA" w:rsidP="00D358DA">
      <w:pPr>
        <w:pStyle w:val="Code"/>
      </w:pPr>
      <w:r w:rsidRPr="00EC76D5">
        <w:t xml:space="preserve">          return (new SyntaxTree(MiddleOperator.Value, TrueSymbol));</w:t>
      </w:r>
    </w:p>
    <w:p w14:paraId="5C39C2E4" w14:textId="77777777" w:rsidR="00D358DA" w:rsidRPr="00EC76D5" w:rsidRDefault="00D358DA" w:rsidP="00D358DA">
      <w:pPr>
        <w:pStyle w:val="Code"/>
      </w:pPr>
      <w:r w:rsidRPr="00EC76D5">
        <w:t xml:space="preserve">        }</w:t>
      </w:r>
    </w:p>
    <w:p w14:paraId="2EF69107" w14:textId="26ED0258" w:rsidR="00D358DA" w:rsidRPr="00EC76D5" w:rsidRDefault="00D358DA" w:rsidP="00D358DA">
      <w:pPr>
        <w:pStyle w:val="Code"/>
      </w:pPr>
      <w:r w:rsidRPr="00EC76D5">
        <w:t xml:space="preserve">        else if (!left</w:t>
      </w:r>
      <w:r w:rsidR="0038687E">
        <w:t>Expression.</w:t>
      </w:r>
      <w:r w:rsidRPr="00EC76D5">
        <w:t>hasSideEffect() &amp;&amp; left</w:t>
      </w:r>
      <w:r w:rsidR="0038687E">
        <w:t>Expression.</w:t>
      </w:r>
      <w:r w:rsidRPr="00EC76D5">
        <w:t>equals(right</w:t>
      </w:r>
      <w:r w:rsidR="0038687E">
        <w:t>Expression)</w:t>
      </w:r>
      <w:r w:rsidRPr="00EC76D5">
        <w:t>) {</w:t>
      </w:r>
    </w:p>
    <w:p w14:paraId="4426781C" w14:textId="05288E49" w:rsidR="00D358DA" w:rsidRPr="00EC76D5" w:rsidRDefault="00D358DA" w:rsidP="00D358DA">
      <w:pPr>
        <w:pStyle w:val="Code"/>
      </w:pPr>
      <w:r w:rsidRPr="00EC76D5">
        <w:t xml:space="preserve">          return left</w:t>
      </w:r>
      <w:r w:rsidR="0038687E">
        <w:t>Expression;</w:t>
      </w:r>
    </w:p>
    <w:p w14:paraId="12DA975A" w14:textId="77777777" w:rsidR="00D358DA" w:rsidRPr="00EC76D5" w:rsidRDefault="00D358DA" w:rsidP="00D358DA">
      <w:pPr>
        <w:pStyle w:val="Code"/>
      </w:pPr>
      <w:r w:rsidRPr="00EC76D5">
        <w:t xml:space="preserve">        }</w:t>
      </w:r>
    </w:p>
    <w:p w14:paraId="66ED0E9E" w14:textId="77777777" w:rsidR="00D358DA" w:rsidRPr="00EC76D5" w:rsidRDefault="00D358DA" w:rsidP="00D358DA">
      <w:pPr>
        <w:pStyle w:val="Code"/>
      </w:pPr>
      <w:r w:rsidRPr="00EC76D5">
        <w:t xml:space="preserve">        break;</w:t>
      </w:r>
    </w:p>
    <w:p w14:paraId="2F56A2B5" w14:textId="77777777" w:rsidR="00D358DA" w:rsidRPr="00EC76D5" w:rsidRDefault="00D358DA" w:rsidP="00D358DA">
      <w:pPr>
        <w:pStyle w:val="Code"/>
      </w:pPr>
      <w:r w:rsidRPr="00EC76D5">
        <w:t>// e == e =&gt; true</w:t>
      </w:r>
    </w:p>
    <w:p w14:paraId="29ACD565" w14:textId="77777777" w:rsidR="00D358DA" w:rsidRPr="00EC76D5" w:rsidRDefault="00D358DA" w:rsidP="00D358DA">
      <w:pPr>
        <w:pStyle w:val="Code"/>
      </w:pPr>
      <w:r w:rsidRPr="00EC76D5">
        <w:t>// e != e =&gt; false</w:t>
      </w:r>
    </w:p>
    <w:p w14:paraId="66833CC9" w14:textId="77777777" w:rsidR="00D358DA" w:rsidRPr="00EC76D5" w:rsidRDefault="00D358DA" w:rsidP="00D358DA">
      <w:pPr>
        <w:pStyle w:val="Code"/>
      </w:pPr>
      <w:r w:rsidRPr="00EC76D5">
        <w:t xml:space="preserve">      case Equal:</w:t>
      </w:r>
    </w:p>
    <w:p w14:paraId="53BFD498" w14:textId="558E1BA7"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14BA270" w14:textId="77777777" w:rsidR="00D358DA" w:rsidRPr="00EC76D5" w:rsidRDefault="00D358DA" w:rsidP="00D358DA">
      <w:pPr>
        <w:pStyle w:val="Code"/>
      </w:pPr>
      <w:r w:rsidRPr="00EC76D5">
        <w:t xml:space="preserve">          return (new SyntaxTree(MiddleOperator.Value, TrueSymbol));</w:t>
      </w:r>
    </w:p>
    <w:p w14:paraId="4DA366A6" w14:textId="77777777" w:rsidR="00D358DA" w:rsidRPr="00EC76D5" w:rsidRDefault="00D358DA" w:rsidP="00D358DA">
      <w:pPr>
        <w:pStyle w:val="Code"/>
      </w:pPr>
      <w:r w:rsidRPr="00EC76D5">
        <w:t xml:space="preserve">        }</w:t>
      </w:r>
    </w:p>
    <w:p w14:paraId="10A5BE7B" w14:textId="77777777" w:rsidR="00D358DA" w:rsidRPr="00EC76D5" w:rsidRDefault="00D358DA" w:rsidP="00D358DA">
      <w:pPr>
        <w:pStyle w:val="Code"/>
      </w:pPr>
      <w:r w:rsidRPr="00EC76D5">
        <w:t xml:space="preserve">        break;</w:t>
      </w:r>
    </w:p>
    <w:p w14:paraId="41894143" w14:textId="77777777" w:rsidR="00D358DA" w:rsidRPr="00EC76D5" w:rsidRDefault="00D358DA" w:rsidP="00D358DA">
      <w:pPr>
        <w:pStyle w:val="Code"/>
      </w:pPr>
    </w:p>
    <w:p w14:paraId="4999733E" w14:textId="77777777" w:rsidR="00D358DA" w:rsidRPr="00EC76D5" w:rsidRDefault="00D358DA" w:rsidP="00D358DA">
      <w:pPr>
        <w:pStyle w:val="Code"/>
      </w:pPr>
      <w:r w:rsidRPr="00EC76D5">
        <w:t xml:space="preserve">      case NotEqual:</w:t>
      </w:r>
    </w:p>
    <w:p w14:paraId="1EE6EB71" w14:textId="52BBDED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BE30055" w14:textId="77777777" w:rsidR="00D358DA" w:rsidRPr="00EC76D5" w:rsidRDefault="00D358DA" w:rsidP="00D358DA">
      <w:pPr>
        <w:pStyle w:val="Code"/>
      </w:pPr>
      <w:r w:rsidRPr="00EC76D5">
        <w:t xml:space="preserve">          return (new SyntaxTree(MiddleOperator.Value, FalseSymbol));</w:t>
      </w:r>
    </w:p>
    <w:p w14:paraId="6E906BC8" w14:textId="77777777" w:rsidR="00D358DA" w:rsidRPr="00EC76D5" w:rsidRDefault="00D358DA" w:rsidP="00D358DA">
      <w:pPr>
        <w:pStyle w:val="Code"/>
      </w:pPr>
      <w:r w:rsidRPr="00EC76D5">
        <w:t xml:space="preserve">        }</w:t>
      </w:r>
    </w:p>
    <w:p w14:paraId="3583CC9F" w14:textId="77777777" w:rsidR="00D358DA" w:rsidRPr="00EC76D5" w:rsidRDefault="00D358DA" w:rsidP="00D358DA">
      <w:pPr>
        <w:pStyle w:val="Code"/>
      </w:pPr>
      <w:r w:rsidRPr="00EC76D5">
        <w:t xml:space="preserve">        break;</w:t>
      </w:r>
    </w:p>
    <w:p w14:paraId="1C4DB812" w14:textId="77777777" w:rsidR="00D358DA" w:rsidRPr="00EC76D5" w:rsidRDefault="00D358DA" w:rsidP="00D358DA">
      <w:pPr>
        <w:pStyle w:val="Code"/>
      </w:pPr>
      <w:r w:rsidRPr="00EC76D5">
        <w:t>// e &lt;= e =&gt; false</w:t>
      </w:r>
    </w:p>
    <w:p w14:paraId="6C9B48E1" w14:textId="77777777" w:rsidR="00D358DA" w:rsidRPr="00EC76D5" w:rsidRDefault="00D358DA" w:rsidP="00D358DA">
      <w:pPr>
        <w:pStyle w:val="Code"/>
      </w:pPr>
      <w:r w:rsidRPr="00EC76D5">
        <w:t>// e &lt;= e =&gt; true</w:t>
      </w:r>
    </w:p>
    <w:p w14:paraId="1C47BE60" w14:textId="77777777" w:rsidR="00D358DA" w:rsidRPr="00EC76D5" w:rsidRDefault="00D358DA" w:rsidP="00D358DA">
      <w:pPr>
        <w:pStyle w:val="Code"/>
      </w:pPr>
      <w:r w:rsidRPr="00EC76D5">
        <w:t>// e &gt; e =&gt; false</w:t>
      </w:r>
    </w:p>
    <w:p w14:paraId="075F2C3D" w14:textId="77777777" w:rsidR="00D358DA" w:rsidRPr="00EC76D5" w:rsidRDefault="00D358DA" w:rsidP="00D358DA">
      <w:pPr>
        <w:pStyle w:val="Code"/>
      </w:pPr>
      <w:r w:rsidRPr="00EC76D5">
        <w:t>// e &gt;= e =&gt; true</w:t>
      </w:r>
    </w:p>
    <w:p w14:paraId="6930DEF3" w14:textId="77777777" w:rsidR="00D358DA" w:rsidRPr="00EC76D5" w:rsidRDefault="00D358DA" w:rsidP="00D358DA">
      <w:pPr>
        <w:pStyle w:val="Code"/>
      </w:pPr>
      <w:r w:rsidRPr="00EC76D5">
        <w:t xml:space="preserve">      case LessThan:</w:t>
      </w:r>
    </w:p>
    <w:p w14:paraId="12E5F25D" w14:textId="18B9BAC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1A8F8459" w14:textId="77777777" w:rsidR="00D358DA" w:rsidRPr="00EC76D5" w:rsidRDefault="00D358DA" w:rsidP="00D358DA">
      <w:pPr>
        <w:pStyle w:val="Code"/>
      </w:pPr>
      <w:r w:rsidRPr="00EC76D5">
        <w:t xml:space="preserve">          return (new SyntaxTree(MiddleOperator.Value, FalseSymbol));</w:t>
      </w:r>
    </w:p>
    <w:p w14:paraId="0ED50468" w14:textId="77777777" w:rsidR="00D358DA" w:rsidRPr="00EC76D5" w:rsidRDefault="00D358DA" w:rsidP="00D358DA">
      <w:pPr>
        <w:pStyle w:val="Code"/>
      </w:pPr>
      <w:r w:rsidRPr="00EC76D5">
        <w:t xml:space="preserve">        }</w:t>
      </w:r>
    </w:p>
    <w:p w14:paraId="1D16B47E" w14:textId="77777777" w:rsidR="00D358DA" w:rsidRPr="00EC76D5" w:rsidRDefault="00D358DA" w:rsidP="00D358DA">
      <w:pPr>
        <w:pStyle w:val="Code"/>
      </w:pPr>
      <w:r w:rsidRPr="00EC76D5">
        <w:t xml:space="preserve">        break;</w:t>
      </w:r>
    </w:p>
    <w:p w14:paraId="0B170DC8" w14:textId="77777777" w:rsidR="00D358DA" w:rsidRPr="00EC76D5" w:rsidRDefault="00D358DA" w:rsidP="00D358DA">
      <w:pPr>
        <w:pStyle w:val="Code"/>
      </w:pPr>
    </w:p>
    <w:p w14:paraId="0E787A7D" w14:textId="77777777" w:rsidR="00D358DA" w:rsidRPr="00EC76D5" w:rsidRDefault="00D358DA" w:rsidP="00D358DA">
      <w:pPr>
        <w:pStyle w:val="Code"/>
      </w:pPr>
      <w:r w:rsidRPr="00EC76D5">
        <w:t xml:space="preserve">      case LessThanEqual:</w:t>
      </w:r>
    </w:p>
    <w:p w14:paraId="3EFFD62A" w14:textId="05AAFF9D"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7C7F168" w14:textId="77777777" w:rsidR="00D358DA" w:rsidRPr="00EC76D5" w:rsidRDefault="00D358DA" w:rsidP="00D358DA">
      <w:pPr>
        <w:pStyle w:val="Code"/>
      </w:pPr>
      <w:r w:rsidRPr="00EC76D5">
        <w:lastRenderedPageBreak/>
        <w:t xml:space="preserve">          return (new SyntaxTree(MiddleOperator.Value, TrueSymbol));</w:t>
      </w:r>
    </w:p>
    <w:p w14:paraId="4C850F0D" w14:textId="77777777" w:rsidR="00D358DA" w:rsidRPr="00EC76D5" w:rsidRDefault="00D358DA" w:rsidP="00D358DA">
      <w:pPr>
        <w:pStyle w:val="Code"/>
      </w:pPr>
      <w:r w:rsidRPr="00EC76D5">
        <w:t xml:space="preserve">        }</w:t>
      </w:r>
    </w:p>
    <w:p w14:paraId="279F51B2" w14:textId="77777777" w:rsidR="00D358DA" w:rsidRPr="00EC76D5" w:rsidRDefault="00D358DA" w:rsidP="00D358DA">
      <w:pPr>
        <w:pStyle w:val="Code"/>
      </w:pPr>
      <w:r w:rsidRPr="00EC76D5">
        <w:t xml:space="preserve">        break;</w:t>
      </w:r>
    </w:p>
    <w:p w14:paraId="260DE9B0" w14:textId="77777777" w:rsidR="00D358DA" w:rsidRPr="00EC76D5" w:rsidRDefault="00D358DA" w:rsidP="00D358DA">
      <w:pPr>
        <w:pStyle w:val="Code"/>
      </w:pPr>
    </w:p>
    <w:p w14:paraId="7ECADE79" w14:textId="77777777" w:rsidR="00D358DA" w:rsidRPr="00EC76D5" w:rsidRDefault="00D358DA" w:rsidP="00D358DA">
      <w:pPr>
        <w:pStyle w:val="Code"/>
      </w:pPr>
      <w:r w:rsidRPr="00EC76D5">
        <w:t xml:space="preserve">      case GreaterThan:</w:t>
      </w:r>
    </w:p>
    <w:p w14:paraId="47C5CA7B" w14:textId="47F81874"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09F5BAB6" w14:textId="77777777" w:rsidR="00D358DA" w:rsidRPr="00EC76D5" w:rsidRDefault="00D358DA" w:rsidP="00D358DA">
      <w:pPr>
        <w:pStyle w:val="Code"/>
      </w:pPr>
      <w:r w:rsidRPr="00EC76D5">
        <w:t xml:space="preserve">          return (new SyntaxTree(MiddleOperator.Value, FalseSymbol));</w:t>
      </w:r>
    </w:p>
    <w:p w14:paraId="33088C6B" w14:textId="77777777" w:rsidR="00D358DA" w:rsidRPr="00EC76D5" w:rsidRDefault="00D358DA" w:rsidP="00D358DA">
      <w:pPr>
        <w:pStyle w:val="Code"/>
      </w:pPr>
      <w:r w:rsidRPr="00EC76D5">
        <w:t xml:space="preserve">        }</w:t>
      </w:r>
    </w:p>
    <w:p w14:paraId="69FFB677" w14:textId="77777777" w:rsidR="00D358DA" w:rsidRPr="00EC76D5" w:rsidRDefault="00D358DA" w:rsidP="00D358DA">
      <w:pPr>
        <w:pStyle w:val="Code"/>
      </w:pPr>
      <w:r w:rsidRPr="00EC76D5">
        <w:t xml:space="preserve">        break;</w:t>
      </w:r>
    </w:p>
    <w:p w14:paraId="1207EC05" w14:textId="77777777" w:rsidR="00D358DA" w:rsidRPr="00EC76D5" w:rsidRDefault="00D358DA" w:rsidP="00D358DA">
      <w:pPr>
        <w:pStyle w:val="Code"/>
      </w:pPr>
    </w:p>
    <w:p w14:paraId="54F627CC" w14:textId="77777777" w:rsidR="00D358DA" w:rsidRPr="00EC76D5" w:rsidRDefault="00D358DA" w:rsidP="00D358DA">
      <w:pPr>
        <w:pStyle w:val="Code"/>
      </w:pPr>
      <w:r w:rsidRPr="00EC76D5">
        <w:t xml:space="preserve">      case GreaterThanEqual:</w:t>
      </w:r>
    </w:p>
    <w:p w14:paraId="0261AEDB" w14:textId="07C89AF6" w:rsidR="00D358DA" w:rsidRPr="00EC76D5" w:rsidRDefault="00D358DA" w:rsidP="00D358DA">
      <w:pPr>
        <w:pStyle w:val="Code"/>
      </w:pPr>
      <w:r w:rsidRPr="00EC76D5">
        <w:t xml:space="preserve">        if (!left</w:t>
      </w:r>
      <w:r w:rsidR="0038687E">
        <w:t>Expression.</w:t>
      </w:r>
      <w:r w:rsidRPr="00EC76D5">
        <w:t>hasSideEffect() &amp;&amp; left</w:t>
      </w:r>
      <w:r w:rsidR="0038687E">
        <w:t>Expression.</w:t>
      </w:r>
      <w:r w:rsidRPr="00EC76D5">
        <w:t>equals(right</w:t>
      </w:r>
      <w:r w:rsidR="0038687E">
        <w:t>Expression)</w:t>
      </w:r>
      <w:r w:rsidRPr="00EC76D5">
        <w:t>) {</w:t>
      </w:r>
    </w:p>
    <w:p w14:paraId="787DB0B1" w14:textId="77777777" w:rsidR="00D358DA" w:rsidRPr="00EC76D5" w:rsidRDefault="00D358DA" w:rsidP="00D358DA">
      <w:pPr>
        <w:pStyle w:val="Code"/>
      </w:pPr>
      <w:r w:rsidRPr="00EC76D5">
        <w:t xml:space="preserve">          return (new SyntaxTree(MiddleOperator.Value, TrueSymbol));</w:t>
      </w:r>
    </w:p>
    <w:p w14:paraId="08F06BCB" w14:textId="77777777" w:rsidR="00D358DA" w:rsidRPr="00EC76D5" w:rsidRDefault="00D358DA" w:rsidP="00D358DA">
      <w:pPr>
        <w:pStyle w:val="Code"/>
      </w:pPr>
      <w:r w:rsidRPr="00EC76D5">
        <w:t xml:space="preserve">        }</w:t>
      </w:r>
    </w:p>
    <w:p w14:paraId="0A640E1C" w14:textId="77777777" w:rsidR="00D358DA" w:rsidRPr="00EC76D5" w:rsidRDefault="00D358DA" w:rsidP="00D358DA">
      <w:pPr>
        <w:pStyle w:val="Code"/>
      </w:pPr>
      <w:r w:rsidRPr="00EC76D5">
        <w:t xml:space="preserve">        break;</w:t>
      </w:r>
    </w:p>
    <w:p w14:paraId="3B7E06F6" w14:textId="77777777" w:rsidR="00D358DA" w:rsidRPr="00EC76D5" w:rsidRDefault="00D358DA" w:rsidP="00D358DA">
      <w:pPr>
        <w:pStyle w:val="Code"/>
      </w:pPr>
      <w:r w:rsidRPr="00EC76D5">
        <w:t xml:space="preserve">    }</w:t>
      </w:r>
    </w:p>
    <w:p w14:paraId="6CDDED72" w14:textId="77777777" w:rsidR="00D358DA" w:rsidRPr="00EC76D5" w:rsidRDefault="00D358DA" w:rsidP="00D358DA">
      <w:pPr>
        <w:pStyle w:val="Code"/>
      </w:pPr>
      <w:r w:rsidRPr="00EC76D5">
        <w:t xml:space="preserve">    </w:t>
      </w:r>
    </w:p>
    <w:p w14:paraId="18EB25B4" w14:textId="54F030A4" w:rsidR="00D358DA" w:rsidRPr="00EC76D5" w:rsidRDefault="00D358DA" w:rsidP="00D358DA">
      <w:pPr>
        <w:pStyle w:val="Code"/>
      </w:pPr>
      <w:r w:rsidRPr="00EC76D5">
        <w:t xml:space="preserve">    return </w:t>
      </w:r>
      <w:r w:rsidR="0038687E">
        <w:t>expression</w:t>
      </w:r>
      <w:r w:rsidRPr="00EC76D5">
        <w:t>;</w:t>
      </w:r>
    </w:p>
    <w:p w14:paraId="10122477" w14:textId="77777777" w:rsidR="00D358DA" w:rsidRPr="00EC76D5" w:rsidRDefault="00D358DA" w:rsidP="00D358DA">
      <w:pPr>
        <w:pStyle w:val="Code"/>
      </w:pPr>
      <w:r w:rsidRPr="00EC76D5">
        <w:t xml:space="preserve">  }</w:t>
      </w: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proofErr w:type="spellStart"/>
      <w:r w:rsidR="00FB554B" w:rsidRPr="00EC76D5">
        <w:rPr>
          <w:rStyle w:val="CodeInText0"/>
        </w:rPr>
        <w:t>BigInteger</w:t>
      </w:r>
      <w:proofErr w:type="spellEnd"/>
      <w:r w:rsidR="00FB554B" w:rsidRPr="00EC76D5">
        <w:t xml:space="preserve"> zero value or the </w:t>
      </w:r>
      <w:proofErr w:type="spellStart"/>
      <w:r w:rsidR="00FB554B" w:rsidRPr="00EC76D5">
        <w:rPr>
          <w:rStyle w:val="CodeInText0"/>
        </w:rPr>
        <w:t>BigDecimal</w:t>
      </w:r>
      <w:proofErr w:type="spellEnd"/>
      <w:r w:rsidR="00FB554B" w:rsidRPr="00EC76D5">
        <w:t xml:space="preserve"> zero value.</w:t>
      </w:r>
      <w:r w:rsidR="00A532F0" w:rsidRPr="00EC76D5">
        <w:t xml:space="preserve"> In the same way, a symbol is one if it equals the </w:t>
      </w:r>
      <w:proofErr w:type="spellStart"/>
      <w:r w:rsidR="00A532F0" w:rsidRPr="00EC76D5">
        <w:rPr>
          <w:rStyle w:val="CodeInText0"/>
        </w:rPr>
        <w:t>BigInteger</w:t>
      </w:r>
      <w:proofErr w:type="spellEnd"/>
      <w:r w:rsidR="00A532F0" w:rsidRPr="00EC76D5">
        <w:t xml:space="preserve"> one value or the </w:t>
      </w:r>
      <w:proofErr w:type="spellStart"/>
      <w:r w:rsidR="00A532F0" w:rsidRPr="00EC76D5">
        <w:rPr>
          <w:rStyle w:val="CodeInText0"/>
        </w:rPr>
        <w:t>BigDecimal</w:t>
      </w:r>
      <w:proofErr w:type="spellEnd"/>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7B4DFDBD" w14:textId="59596A02" w:rsidR="00D358DA" w:rsidRPr="00EC76D5" w:rsidRDefault="00D358DA" w:rsidP="00D358DA">
      <w:pPr>
        <w:pStyle w:val="Code"/>
      </w:pPr>
      <w:r w:rsidRPr="00EC76D5">
        <w:t xml:space="preserve">  private static boolean isZero(SyntaxTree </w:t>
      </w:r>
      <w:r w:rsidR="0038687E">
        <w:t>expression</w:t>
      </w:r>
      <w:r w:rsidRPr="00EC76D5">
        <w:t>) {</w:t>
      </w:r>
    </w:p>
    <w:p w14:paraId="4FD9010A" w14:textId="439273BE" w:rsidR="00396CBD" w:rsidRPr="00EC76D5" w:rsidRDefault="00D358DA" w:rsidP="00D358DA">
      <w:pPr>
        <w:pStyle w:val="Code"/>
      </w:pPr>
      <w:r w:rsidRPr="00EC76D5">
        <w:t xml:space="preserve">    return (</w:t>
      </w:r>
      <w:r w:rsidR="0038687E">
        <w:t>expression</w:t>
      </w:r>
      <w:r w:rsidRPr="00EC76D5">
        <w:t>.getSymbol() !=</w:t>
      </w:r>
      <w:r w:rsidR="00B82535" w:rsidRPr="00EC76D5">
        <w:t xml:space="preserve"> </w:t>
      </w:r>
      <w:r w:rsidRPr="00EC76D5">
        <w:t>null) &amp;&amp;</w:t>
      </w:r>
      <w:r w:rsidR="00396CBD" w:rsidRPr="00EC76D5">
        <w:t xml:space="preserve"> </w:t>
      </w:r>
      <w:r w:rsidR="0038687E">
        <w:t>expression</w:t>
      </w:r>
      <w:r w:rsidRPr="00EC76D5">
        <w:t>.getSymbol().</w:t>
      </w:r>
      <w:r w:rsidR="00396CBD" w:rsidRPr="00EC76D5">
        <w:t>has</w:t>
      </w:r>
      <w:r w:rsidRPr="00EC76D5">
        <w:t>Value()</w:t>
      </w:r>
      <w:r w:rsidR="00396CBD" w:rsidRPr="00EC76D5">
        <w:t xml:space="preserve"> &amp;&amp;</w:t>
      </w:r>
    </w:p>
    <w:p w14:paraId="56482069" w14:textId="13C49608" w:rsidR="00D358DA" w:rsidRPr="00EC76D5" w:rsidRDefault="00222C38" w:rsidP="00D358DA">
      <w:pPr>
        <w:pStyle w:val="Code"/>
      </w:pPr>
      <w:r w:rsidRPr="00EC76D5">
        <w:t xml:space="preserve">           ((</w:t>
      </w:r>
      <w:r w:rsidR="0038687E">
        <w:t>expression</w:t>
      </w:r>
      <w:r w:rsidR="00D358DA" w:rsidRPr="00EC76D5">
        <w:t>.getSymbol().getValue().equals(BigInteger.ZERO)) ||</w:t>
      </w:r>
    </w:p>
    <w:p w14:paraId="15354535" w14:textId="125B0A28" w:rsidR="00D358DA" w:rsidRPr="00EC76D5" w:rsidRDefault="00D358DA" w:rsidP="00D358DA">
      <w:pPr>
        <w:pStyle w:val="Code"/>
      </w:pPr>
      <w:r w:rsidRPr="00EC76D5">
        <w:t xml:space="preserve">           </w:t>
      </w:r>
      <w:r w:rsidR="00222C38" w:rsidRPr="00EC76D5">
        <w:t xml:space="preserve"> </w:t>
      </w:r>
      <w:r w:rsidRPr="00EC76D5">
        <w:t>(</w:t>
      </w:r>
      <w:r w:rsidR="0038687E">
        <w:t>expression</w:t>
      </w:r>
      <w:r w:rsidRPr="00EC76D5">
        <w:t>.getSymbol().getVa</w:t>
      </w:r>
      <w:r w:rsidR="00222C38" w:rsidRPr="00EC76D5">
        <w:t>lue().equals(BigDecimal.ZERO))</w:t>
      </w:r>
      <w:r w:rsidR="00B15DD6" w:rsidRPr="00EC76D5">
        <w:t>)</w:t>
      </w:r>
      <w:r w:rsidR="00222C38" w:rsidRPr="00EC76D5">
        <w:t>;</w:t>
      </w:r>
    </w:p>
    <w:p w14:paraId="37ACC04C" w14:textId="77777777" w:rsidR="00D358DA" w:rsidRPr="00EC76D5" w:rsidRDefault="00D358DA" w:rsidP="00D358DA">
      <w:pPr>
        <w:pStyle w:val="Code"/>
      </w:pPr>
      <w:r w:rsidRPr="00EC76D5">
        <w:t xml:space="preserve">  }</w:t>
      </w:r>
    </w:p>
    <w:p w14:paraId="7959E65E" w14:textId="77777777" w:rsidR="00D358DA" w:rsidRPr="00EC76D5" w:rsidRDefault="00D358DA" w:rsidP="00D358DA">
      <w:pPr>
        <w:pStyle w:val="Code"/>
      </w:pPr>
      <w:r w:rsidRPr="00EC76D5">
        <w:t xml:space="preserve">  </w:t>
      </w:r>
    </w:p>
    <w:p w14:paraId="08E79E49" w14:textId="4BB0B2F4" w:rsidR="00D358DA" w:rsidRPr="00EC76D5" w:rsidRDefault="00D358DA" w:rsidP="00D358DA">
      <w:pPr>
        <w:pStyle w:val="Code"/>
      </w:pPr>
      <w:r w:rsidRPr="00EC76D5">
        <w:t xml:space="preserve">  private static boolean isOne(SyntaxTree </w:t>
      </w:r>
      <w:r w:rsidR="0038687E">
        <w:t>expression</w:t>
      </w:r>
      <w:r w:rsidRPr="00EC76D5">
        <w:t>) {</w:t>
      </w:r>
    </w:p>
    <w:p w14:paraId="12FFC736" w14:textId="69A2BEE8" w:rsidR="000E7AA6" w:rsidRPr="00EC76D5" w:rsidRDefault="000E7AA6" w:rsidP="000E7AA6">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798A10FF" w14:textId="6688A34D" w:rsidR="000E7AA6" w:rsidRPr="00EC76D5" w:rsidRDefault="000E7AA6" w:rsidP="000E7AA6">
      <w:pPr>
        <w:pStyle w:val="Code"/>
      </w:pPr>
      <w:r w:rsidRPr="00EC76D5">
        <w:t xml:space="preserve">           ((</w:t>
      </w:r>
      <w:r w:rsidR="0038687E">
        <w:t>expression</w:t>
      </w:r>
      <w:r w:rsidRPr="00EC76D5">
        <w:t>.getSymbol().getValue().equals(BigInteger.ONE)) ||</w:t>
      </w:r>
    </w:p>
    <w:p w14:paraId="40BAF12F" w14:textId="1416242C" w:rsidR="000E7AA6" w:rsidRPr="00EC76D5" w:rsidRDefault="000E7AA6" w:rsidP="000E7AA6">
      <w:pPr>
        <w:pStyle w:val="Code"/>
      </w:pPr>
      <w:r w:rsidRPr="00EC76D5">
        <w:t xml:space="preserve">            (</w:t>
      </w:r>
      <w:r w:rsidR="0038687E">
        <w:t>expression</w:t>
      </w:r>
      <w:r w:rsidRPr="00EC76D5">
        <w:t>.getSymbol().getValue().equals(BigDecimal.ONE))</w:t>
      </w:r>
      <w:r w:rsidR="00B15DD6" w:rsidRPr="00EC76D5">
        <w:t>)</w:t>
      </w:r>
      <w:r w:rsidRPr="00EC76D5">
        <w:t>;</w:t>
      </w:r>
    </w:p>
    <w:p w14:paraId="79F8EE55" w14:textId="77777777" w:rsidR="00D358DA" w:rsidRPr="00EC76D5" w:rsidRDefault="00D358DA" w:rsidP="00D358DA">
      <w:pPr>
        <w:pStyle w:val="Code"/>
      </w:pPr>
      <w:r w:rsidRPr="00EC76D5">
        <w:t xml:space="preserve">  }</w:t>
      </w:r>
    </w:p>
    <w:p w14:paraId="42251D1E" w14:textId="77777777" w:rsidR="00C53403" w:rsidRPr="00EC76D5" w:rsidRDefault="00C53403" w:rsidP="00C53403">
      <w:pPr>
        <w:pStyle w:val="Code"/>
      </w:pPr>
    </w:p>
    <w:p w14:paraId="32404FBC" w14:textId="4978152F" w:rsidR="00C53403" w:rsidRPr="00EC76D5" w:rsidRDefault="00C53403" w:rsidP="00C53403">
      <w:pPr>
        <w:pStyle w:val="Code"/>
      </w:pPr>
      <w:r w:rsidRPr="00EC76D5">
        <w:t xml:space="preserve">  private static boolean isFalse(SyntaxTree </w:t>
      </w:r>
      <w:r w:rsidR="0038687E">
        <w:t>expression</w:t>
      </w:r>
      <w:r w:rsidRPr="00EC76D5">
        <w:t>) {</w:t>
      </w:r>
    </w:p>
    <w:p w14:paraId="3C8A65CF" w14:textId="6597FFDC" w:rsidR="00E461B4" w:rsidRPr="00EC76D5" w:rsidRDefault="00E461B4" w:rsidP="00E461B4">
      <w:pPr>
        <w:pStyle w:val="Code"/>
      </w:pPr>
      <w:r w:rsidRPr="00EC76D5">
        <w:t xml:space="preserve">    return (</w:t>
      </w:r>
      <w:r w:rsidR="0038687E">
        <w:t>expression</w:t>
      </w:r>
      <w:r w:rsidRPr="00EC76D5">
        <w:t xml:space="preserve">.getSymbol() != null) &amp;&amp; </w:t>
      </w:r>
      <w:r w:rsidR="0038687E">
        <w:t>expression</w:t>
      </w:r>
      <w:r w:rsidRPr="00EC76D5">
        <w:t>.getSymbol().hasValue() &amp;&amp;</w:t>
      </w:r>
    </w:p>
    <w:p w14:paraId="24707BE2" w14:textId="07EA466D" w:rsidR="00E461B4" w:rsidRPr="00EC76D5" w:rsidRDefault="00E461B4" w:rsidP="00E461B4">
      <w:pPr>
        <w:pStyle w:val="Code"/>
      </w:pPr>
      <w:r w:rsidRPr="00EC76D5">
        <w:t xml:space="preserve">           ((</w:t>
      </w:r>
      <w:r w:rsidR="0038687E">
        <w:t>expression</w:t>
      </w:r>
      <w:r w:rsidRPr="00EC76D5">
        <w:t>.getSymbol().getValue().equals(BigInteger.ZERO)) ||</w:t>
      </w:r>
    </w:p>
    <w:p w14:paraId="4E68698F" w14:textId="28C4FA45" w:rsidR="00847FA9" w:rsidRPr="00EC76D5" w:rsidRDefault="00847FA9" w:rsidP="00847FA9">
      <w:pPr>
        <w:pStyle w:val="Code"/>
      </w:pPr>
      <w:r w:rsidRPr="00EC76D5">
        <w:t xml:space="preserve">            (</w:t>
      </w:r>
      <w:r w:rsidR="0038687E">
        <w:t>expression</w:t>
      </w:r>
      <w:r w:rsidRPr="00EC76D5">
        <w:t>.getSymbol().getValue().equals(BigDecimal.ZERO)) ||</w:t>
      </w:r>
    </w:p>
    <w:p w14:paraId="16A65F3B" w14:textId="54394687" w:rsidR="00847FA9" w:rsidRPr="00EC76D5" w:rsidRDefault="00847FA9" w:rsidP="00847FA9">
      <w:pPr>
        <w:pStyle w:val="Code"/>
      </w:pPr>
      <w:r w:rsidRPr="00EC76D5">
        <w:t xml:space="preserve">            (</w:t>
      </w:r>
      <w:r w:rsidR="0038687E">
        <w:t>expression</w:t>
      </w:r>
      <w:r w:rsidRPr="00EC76D5">
        <w:t>.getSymbol().getValue().equals(Boolean.FALSE))</w:t>
      </w:r>
      <w:r w:rsidR="00B15DD6" w:rsidRPr="00EC76D5">
        <w:t>)</w:t>
      </w:r>
      <w:r w:rsidRPr="00EC76D5">
        <w:t>;</w:t>
      </w:r>
    </w:p>
    <w:p w14:paraId="642DB68F" w14:textId="77777777" w:rsidR="00C53403" w:rsidRPr="00EC76D5" w:rsidRDefault="00C53403" w:rsidP="00C53403">
      <w:pPr>
        <w:pStyle w:val="Code"/>
      </w:pPr>
      <w:r w:rsidRPr="00EC76D5">
        <w:t xml:space="preserve">  }</w:t>
      </w:r>
    </w:p>
    <w:p w14:paraId="5DDC3879" w14:textId="1C2B615D" w:rsidR="00D358DA" w:rsidRPr="00EC76D5" w:rsidRDefault="00A532F0" w:rsidP="00A532F0">
      <w:r w:rsidRPr="00EC76D5">
        <w:t xml:space="preserve">The </w:t>
      </w:r>
      <w:proofErr w:type="spellStart"/>
      <w:r w:rsidRPr="00EC76D5">
        <w:rPr>
          <w:rStyle w:val="CodeInText0"/>
        </w:rPr>
        <w:t>isTrue</w:t>
      </w:r>
      <w:proofErr w:type="spellEnd"/>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4AA7C243" w14:textId="77777777" w:rsidR="004F14B4" w:rsidRPr="00EC76D5" w:rsidRDefault="004F14B4" w:rsidP="00D358DA">
      <w:pPr>
        <w:pStyle w:val="Code"/>
      </w:pPr>
    </w:p>
    <w:p w14:paraId="1180B61B" w14:textId="77777777" w:rsidR="004F14B4" w:rsidRPr="00EC76D5" w:rsidRDefault="004F14B4" w:rsidP="00D358DA">
      <w:pPr>
        <w:pStyle w:val="Code"/>
      </w:pPr>
    </w:p>
    <w:p w14:paraId="646F7510" w14:textId="04A85491" w:rsidR="00D358DA" w:rsidRPr="00EC76D5" w:rsidRDefault="00D358DA" w:rsidP="00D358DA">
      <w:pPr>
        <w:pStyle w:val="Code"/>
      </w:pPr>
      <w:r w:rsidRPr="00EC76D5">
        <w:t xml:space="preserve">  private static boolean isTrue(SyntaxTree </w:t>
      </w:r>
      <w:r w:rsidR="0038687E">
        <w:t>expression</w:t>
      </w:r>
      <w:r w:rsidRPr="00EC76D5">
        <w:t>) {</w:t>
      </w:r>
    </w:p>
    <w:p w14:paraId="22EAD15D" w14:textId="5BE8F4E3" w:rsidR="00D358DA" w:rsidRPr="00EC76D5" w:rsidRDefault="00D358DA" w:rsidP="00D358DA">
      <w:pPr>
        <w:pStyle w:val="Code"/>
      </w:pPr>
      <w:r w:rsidRPr="00EC76D5">
        <w:t xml:space="preserve">    return (</w:t>
      </w:r>
      <w:r w:rsidR="0038687E">
        <w:t>expression</w:t>
      </w:r>
      <w:r w:rsidRPr="00EC76D5">
        <w:t>.getSymbol() !=</w:t>
      </w:r>
      <w:r w:rsidR="003F0AB1" w:rsidRPr="00EC76D5">
        <w:t xml:space="preserve"> </w:t>
      </w:r>
      <w:r w:rsidRPr="00EC76D5">
        <w:t xml:space="preserve">null) &amp;&amp; </w:t>
      </w:r>
      <w:r w:rsidR="0038687E">
        <w:t>expression</w:t>
      </w:r>
      <w:r w:rsidRPr="00EC76D5">
        <w:t>.getSymbol().</w:t>
      </w:r>
      <w:r w:rsidR="003F0AB1" w:rsidRPr="00EC76D5">
        <w:t>has</w:t>
      </w:r>
      <w:r w:rsidRPr="00EC76D5">
        <w:t>Value()</w:t>
      </w:r>
      <w:r w:rsidR="003F0AB1" w:rsidRPr="00EC76D5">
        <w:t xml:space="preserve"> </w:t>
      </w:r>
      <w:r w:rsidRPr="00EC76D5">
        <w:t>&amp;&amp;</w:t>
      </w:r>
    </w:p>
    <w:p w14:paraId="68645414" w14:textId="23386F56" w:rsidR="00D358DA" w:rsidRPr="00EC76D5" w:rsidRDefault="00D358DA" w:rsidP="00D358DA">
      <w:pPr>
        <w:pStyle w:val="Code"/>
      </w:pPr>
      <w:r w:rsidRPr="00EC76D5">
        <w:lastRenderedPageBreak/>
        <w:t xml:space="preserve">           </w:t>
      </w:r>
      <w:r w:rsidR="004F14B4" w:rsidRPr="00EC76D5">
        <w:t>(</w:t>
      </w:r>
      <w:r w:rsidRPr="00EC76D5">
        <w:t>((</w:t>
      </w:r>
      <w:r w:rsidR="0038687E">
        <w:t>expression</w:t>
      </w:r>
      <w:r w:rsidRPr="00EC76D5">
        <w:t>.getSymbol().getValue() instanceof BigInteger) &amp;&amp;</w:t>
      </w:r>
    </w:p>
    <w:p w14:paraId="6BFA6352" w14:textId="64A06AFE" w:rsidR="00D358DA" w:rsidRPr="00EC76D5" w:rsidRDefault="00D358DA" w:rsidP="00D358DA">
      <w:pPr>
        <w:pStyle w:val="Code"/>
      </w:pPr>
      <w:r w:rsidRPr="00EC76D5">
        <w:t xml:space="preserve">            !</w:t>
      </w:r>
      <w:r w:rsidR="0038687E">
        <w:t>expression</w:t>
      </w:r>
      <w:r w:rsidRPr="00EC76D5">
        <w:t>.getSymbol().getValue().equals(BigInteger.ZERO)) ||</w:t>
      </w:r>
    </w:p>
    <w:p w14:paraId="7FC13BBE" w14:textId="152A7C0D" w:rsidR="00D358DA" w:rsidRPr="00EC76D5" w:rsidRDefault="00D358DA" w:rsidP="00D358DA">
      <w:pPr>
        <w:pStyle w:val="Code"/>
      </w:pPr>
      <w:r w:rsidRPr="00EC76D5">
        <w:t xml:space="preserve">           </w:t>
      </w:r>
      <w:r w:rsidR="004F14B4" w:rsidRPr="00EC76D5">
        <w:t xml:space="preserve"> </w:t>
      </w:r>
      <w:r w:rsidRPr="00EC76D5">
        <w:t>((</w:t>
      </w:r>
      <w:r w:rsidR="0038687E">
        <w:t>expression</w:t>
      </w:r>
      <w:r w:rsidRPr="00EC76D5">
        <w:t>.getSymbol().getValue() instanceof BigDecimal) &amp;&amp;</w:t>
      </w:r>
    </w:p>
    <w:p w14:paraId="331DEB13" w14:textId="1BC42245" w:rsidR="00D358DA" w:rsidRPr="00EC76D5" w:rsidRDefault="00D358DA" w:rsidP="00D358DA">
      <w:pPr>
        <w:pStyle w:val="Code"/>
      </w:pPr>
      <w:r w:rsidRPr="00EC76D5">
        <w:t xml:space="preserve">            !</w:t>
      </w:r>
      <w:r w:rsidR="0038687E">
        <w:t>expression</w:t>
      </w:r>
      <w:r w:rsidRPr="00EC76D5">
        <w:t>.getSymbol().getVa</w:t>
      </w:r>
      <w:r w:rsidR="004A77A7" w:rsidRPr="00EC76D5">
        <w:t>lue().equals(BigDecimal.ZERO)) ||</w:t>
      </w:r>
    </w:p>
    <w:p w14:paraId="030C86AE" w14:textId="5A258B5A" w:rsidR="004A77A7" w:rsidRPr="00EC76D5" w:rsidRDefault="004F14B4" w:rsidP="004A77A7">
      <w:pPr>
        <w:pStyle w:val="Code"/>
      </w:pPr>
      <w:r w:rsidRPr="00EC76D5">
        <w:t xml:space="preserve">            </w:t>
      </w:r>
      <w:r w:rsidR="0038687E">
        <w:t>expression</w:t>
      </w:r>
      <w:r w:rsidR="004A77A7" w:rsidRPr="00EC76D5">
        <w:t>.getSymbol().getValue().equals(Boolean.TRUE));</w:t>
      </w:r>
    </w:p>
    <w:p w14:paraId="1DD005E8" w14:textId="77777777" w:rsidR="00D358DA" w:rsidRPr="00EC76D5" w:rsidRDefault="00D358DA" w:rsidP="00D358DA">
      <w:pPr>
        <w:pStyle w:val="Code"/>
      </w:pPr>
      <w:r w:rsidRPr="00EC76D5">
        <w:t xml:space="preserve">  }</w:t>
      </w:r>
    </w:p>
    <w:p w14:paraId="179C43D1" w14:textId="77777777" w:rsidR="00F94CA2" w:rsidRPr="00EC76D5" w:rsidRDefault="00F94CA2" w:rsidP="00D358DA">
      <w:pPr>
        <w:pStyle w:val="Code"/>
      </w:pPr>
    </w:p>
    <w:p w14:paraId="1BB595BF" w14:textId="6FAB2EFA" w:rsidR="00D358DA" w:rsidRPr="00EC76D5" w:rsidRDefault="00D358DA" w:rsidP="00D358DA">
      <w:pPr>
        <w:pStyle w:val="Code"/>
      </w:pPr>
      <w:r w:rsidRPr="00EC76D5">
        <w:t xml:space="preserve">  private static SyntaxTree generateZeroTree(Type type) {</w:t>
      </w:r>
    </w:p>
    <w:p w14:paraId="153620BD" w14:textId="17E76441" w:rsidR="00B16238" w:rsidRPr="00EC76D5" w:rsidRDefault="00B16238" w:rsidP="00D358DA">
      <w:pPr>
        <w:pStyle w:val="Code"/>
      </w:pPr>
      <w:r w:rsidRPr="00EC76D5">
        <w:t xml:space="preserve">    Object zeroValue = </w:t>
      </w:r>
      <w:r w:rsidR="0099517D" w:rsidRPr="00EC76D5">
        <w:t>type.isIntegral() ? BigInteger.ZERO : BigDecimal.ZERO;</w:t>
      </w:r>
    </w:p>
    <w:p w14:paraId="1A28B1D8" w14:textId="38D882C2" w:rsidR="00D358DA" w:rsidRPr="00EC76D5" w:rsidRDefault="00D358DA" w:rsidP="00D358DA">
      <w:pPr>
        <w:pStyle w:val="Code"/>
      </w:pPr>
      <w:r w:rsidRPr="00EC76D5">
        <w:t xml:space="preserve">    Symbol zeroSymbol = Symbol.createValueSymbol(type, </w:t>
      </w:r>
      <w:r w:rsidR="00F40066" w:rsidRPr="00EC76D5">
        <w:t>zeroValue</w:t>
      </w:r>
      <w:r w:rsidRPr="00EC76D5">
        <w:t>);</w:t>
      </w:r>
    </w:p>
    <w:p w14:paraId="263B6504" w14:textId="3E48EB2C" w:rsidR="00D358DA" w:rsidRPr="00EC76D5" w:rsidRDefault="00D358DA" w:rsidP="00D358DA">
      <w:pPr>
        <w:pStyle w:val="Code"/>
      </w:pPr>
      <w:r w:rsidRPr="00EC76D5">
        <w:t xml:space="preserve">    return (new SyntaxTree(MiddleOperator.Value, zeroSymbol));</w:t>
      </w:r>
    </w:p>
    <w:p w14:paraId="420EBA64" w14:textId="77777777" w:rsidR="00D358DA" w:rsidRPr="00EC76D5" w:rsidRDefault="00D358DA" w:rsidP="00D358DA">
      <w:pPr>
        <w:pStyle w:val="Code"/>
      </w:pPr>
      <w:r w:rsidRPr="00EC76D5">
        <w:t xml:space="preserve">  }</w:t>
      </w:r>
    </w:p>
    <w:p w14:paraId="4A115C07" w14:textId="77777777" w:rsidR="00D358DA" w:rsidRPr="00EC76D5" w:rsidRDefault="00D358DA" w:rsidP="00D358DA">
      <w:pPr>
        <w:pStyle w:val="Code"/>
      </w:pPr>
      <w:r w:rsidRPr="00EC76D5">
        <w:t xml:space="preserve">  </w:t>
      </w:r>
    </w:p>
    <w:p w14:paraId="1704603F" w14:textId="77777777" w:rsidR="00D358DA" w:rsidRPr="00EC76D5" w:rsidRDefault="00D358DA" w:rsidP="00D358DA">
      <w:pPr>
        <w:pStyle w:val="Code"/>
      </w:pPr>
      <w:r w:rsidRPr="00EC76D5">
        <w:t xml:space="preserve">  private static SyntaxTree generateOneTree(Type type) {</w:t>
      </w:r>
    </w:p>
    <w:p w14:paraId="413740B2" w14:textId="535FFAB4" w:rsidR="00F40066" w:rsidRPr="00EC76D5" w:rsidRDefault="00F40066" w:rsidP="00F40066">
      <w:pPr>
        <w:pStyle w:val="Code"/>
      </w:pPr>
      <w:r w:rsidRPr="00EC76D5">
        <w:t xml:space="preserve">    Object oneValue = type.isIntegral() ? BigInteger.ONE : BigDecimal.ONE;</w:t>
      </w:r>
    </w:p>
    <w:p w14:paraId="7FB9B2F1" w14:textId="151D317B" w:rsidR="00F40066" w:rsidRPr="00EC76D5" w:rsidRDefault="00F40066" w:rsidP="00F40066">
      <w:pPr>
        <w:pStyle w:val="Code"/>
      </w:pPr>
      <w:r w:rsidRPr="00EC76D5">
        <w:t xml:space="preserve">    Symbol oneSymbol = Symbol.createValueSymbol(type, oneValue);</w:t>
      </w:r>
    </w:p>
    <w:p w14:paraId="1212D64B" w14:textId="445E8B61" w:rsidR="00F40066" w:rsidRPr="00EC76D5" w:rsidRDefault="00F40066" w:rsidP="00F40066">
      <w:pPr>
        <w:pStyle w:val="Code"/>
      </w:pPr>
      <w:r w:rsidRPr="00EC76D5">
        <w:t xml:space="preserve">    return (new SyntaxTree(MiddleOperator.Value, oneSymbol));</w:t>
      </w:r>
    </w:p>
    <w:p w14:paraId="0BB1827B" w14:textId="77777777" w:rsidR="00D358DA" w:rsidRPr="00EC76D5" w:rsidRDefault="00D358DA" w:rsidP="00D358DA">
      <w:pPr>
        <w:pStyle w:val="Code"/>
      </w:pPr>
      <w:r w:rsidRPr="00EC76D5">
        <w:t xml:space="preserve">  }</w:t>
      </w:r>
    </w:p>
    <w:p w14:paraId="33E76D2B" w14:textId="77777777" w:rsidR="00D358DA" w:rsidRPr="00EC76D5" w:rsidRDefault="00D358DA" w:rsidP="00D358DA">
      <w:pPr>
        <w:pStyle w:val="Code"/>
      </w:pPr>
      <w:r w:rsidRPr="00EC76D5">
        <w:t xml:space="preserve">  </w:t>
      </w:r>
    </w:p>
    <w:p w14:paraId="5053E535" w14:textId="77777777" w:rsidR="00D358DA" w:rsidRPr="00EC76D5" w:rsidRDefault="00D358DA" w:rsidP="00D358DA">
      <w:pPr>
        <w:pStyle w:val="Code"/>
      </w:pPr>
      <w:r w:rsidRPr="00EC76D5">
        <w:t xml:space="preserve">  private static SyntaxTree generateTwoTree(Type type) {</w:t>
      </w:r>
    </w:p>
    <w:p w14:paraId="66723B1E" w14:textId="28958A88" w:rsidR="00D95758" w:rsidRPr="00EC76D5" w:rsidRDefault="00D95758" w:rsidP="00D95758">
      <w:pPr>
        <w:pStyle w:val="Code"/>
      </w:pPr>
      <w:r w:rsidRPr="00EC76D5">
        <w:t xml:space="preserve">    Object twoValue = type.isIntegral() ? (new BigInteger("2"))</w:t>
      </w:r>
    </w:p>
    <w:p w14:paraId="0F3FAA5A" w14:textId="7D03E2FC" w:rsidR="00D95758" w:rsidRPr="00EC76D5" w:rsidRDefault="00D95758" w:rsidP="00D95758">
      <w:pPr>
        <w:pStyle w:val="Code"/>
      </w:pPr>
      <w:r w:rsidRPr="00EC76D5">
        <w:t xml:space="preserve">                                        : (new BigDecimal(2.0));</w:t>
      </w:r>
    </w:p>
    <w:p w14:paraId="3B83D468" w14:textId="2D1CCEB3" w:rsidR="00D95758" w:rsidRPr="00EC76D5" w:rsidRDefault="00D95758" w:rsidP="00D95758">
      <w:pPr>
        <w:pStyle w:val="Code"/>
      </w:pPr>
      <w:r w:rsidRPr="00EC76D5">
        <w:t xml:space="preserve">    Symbol twoSymbol = Symbol.createValueSymbol(type, twoValue);</w:t>
      </w:r>
    </w:p>
    <w:p w14:paraId="4B7869A8" w14:textId="3A161B63" w:rsidR="00D95758" w:rsidRPr="00EC76D5" w:rsidRDefault="00D95758" w:rsidP="00D95758">
      <w:pPr>
        <w:pStyle w:val="Code"/>
      </w:pPr>
      <w:r w:rsidRPr="00EC76D5">
        <w:t xml:space="preserve">    return (new SyntaxTree(MiddleOperator.Value, twoSymbol));</w:t>
      </w:r>
    </w:p>
    <w:p w14:paraId="0CE2EF0D" w14:textId="77777777" w:rsidR="00D358DA" w:rsidRPr="00EC76D5" w:rsidRDefault="00D358DA" w:rsidP="00D358DA">
      <w:pPr>
        <w:pStyle w:val="Code"/>
      </w:pPr>
      <w:r w:rsidRPr="00EC76D5">
        <w:t xml:space="preserve">  }</w:t>
      </w:r>
    </w:p>
    <w:p w14:paraId="2981D356" w14:textId="78F97B4B" w:rsidR="00B63078" w:rsidRPr="00EC76D5" w:rsidRDefault="00D358DA" w:rsidP="00D358DA">
      <w:pPr>
        <w:pStyle w:val="Code"/>
      </w:pPr>
      <w:r w:rsidRPr="00EC76D5">
        <w:t>}</w:t>
      </w:r>
    </w:p>
    <w:p w14:paraId="1538D0D6" w14:textId="1682EDD1" w:rsidR="004743B6" w:rsidRPr="00EC76D5" w:rsidRDefault="004743B6" w:rsidP="006A31DF">
      <w:pPr>
        <w:pStyle w:val="Rubrik1"/>
      </w:pPr>
      <w:bookmarkStart w:id="5621" w:name="_Toc481936412"/>
      <w:r w:rsidRPr="00EC76D5">
        <w:lastRenderedPageBreak/>
        <w:t>The Middle Code</w:t>
      </w:r>
      <w:bookmarkEnd w:id="5621"/>
    </w:p>
    <w:p w14:paraId="3FB05F2F" w14:textId="77777777"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proofErr w:type="spellStart"/>
      <w:r w:rsidRPr="00EC76D5">
        <w:rPr>
          <w:rStyle w:val="CodeInText"/>
        </w:rPr>
        <w:t>m_visited</w:t>
      </w:r>
      <w:proofErr w:type="spellEnd"/>
      <w:r w:rsidRPr="00EC76D5">
        <w:t xml:space="preserve">  and </w:t>
      </w:r>
      <w:proofErr w:type="spellStart"/>
      <w:r w:rsidRPr="00EC76D5">
        <w:rPr>
          <w:rStyle w:val="CodeInText"/>
        </w:rPr>
        <w:t>m_leader</w:t>
      </w:r>
      <w:proofErr w:type="spellEnd"/>
      <w:r w:rsidRPr="00EC76D5">
        <w:t xml:space="preserve">, which is used by </w:t>
      </w:r>
      <w:proofErr w:type="spellStart"/>
      <w:r w:rsidRPr="00EC76D5">
        <w:rPr>
          <w:rStyle w:val="CodeInText"/>
        </w:rPr>
        <w:t>MiddleCodeOptimizer</w:t>
      </w:r>
      <w:proofErr w:type="spellEnd"/>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proofErr w:type="spellStart"/>
      <w:r w:rsidR="00014A5F" w:rsidRPr="00EC76D5">
        <w:rPr>
          <w:rStyle w:val="CodeInText"/>
        </w:rPr>
        <w:t>m_liveSet</w:t>
      </w:r>
      <w:proofErr w:type="spellEnd"/>
      <w:r w:rsidR="00014A5F" w:rsidRPr="00EC76D5">
        <w:t xml:space="preserve"> is generated by</w:t>
      </w:r>
      <w:r w:rsidR="00A03C89" w:rsidRPr="00EC76D5">
        <w:t xml:space="preserve"> </w:t>
      </w:r>
      <w:proofErr w:type="spellStart"/>
      <w:r w:rsidR="00014A5F" w:rsidRPr="00EC76D5">
        <w:t>MiddleCode</w:t>
      </w:r>
      <w:r w:rsidR="00A03C89" w:rsidRPr="00EC76D5">
        <w:softHyphen/>
      </w:r>
      <w:r w:rsidR="00014A5F" w:rsidRPr="00EC76D5">
        <w:t>Optimizer</w:t>
      </w:r>
      <w:proofErr w:type="spellEnd"/>
      <w:r w:rsidR="00014A5F" w:rsidRPr="00EC76D5">
        <w:t xml:space="preserve"> and used by </w:t>
      </w:r>
      <w:proofErr w:type="spellStart"/>
      <w:r w:rsidR="00014A5F" w:rsidRPr="00EC76D5">
        <w:t>ObjectCodeGenerator</w:t>
      </w:r>
      <w:proofErr w:type="spellEnd"/>
      <w:r w:rsidR="00014A5F" w:rsidRPr="00EC76D5">
        <w:t xml:space="preserve">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7D8ED14C" w14:textId="00E18B5C" w:rsidR="004743B6" w:rsidRPr="00EC76D5" w:rsidRDefault="004743B6" w:rsidP="004743B6">
      <w:pPr>
        <w:pStyle w:val="CodeHeader"/>
      </w:pPr>
      <w:proofErr w:type="spellStart"/>
      <w:r w:rsidRPr="00EC76D5">
        <w:t>MiddleCode.java</w:t>
      </w:r>
      <w:proofErr w:type="spellEnd"/>
    </w:p>
    <w:p w14:paraId="7F31ED6F" w14:textId="77777777" w:rsidR="00686808" w:rsidRPr="00EC76D5" w:rsidRDefault="00686808" w:rsidP="00686808">
      <w:pPr>
        <w:pStyle w:val="Code"/>
      </w:pPr>
      <w:r w:rsidRPr="00EC76D5">
        <w:t>package c_compiler;</w:t>
      </w:r>
    </w:p>
    <w:p w14:paraId="396EC3D8" w14:textId="77777777" w:rsidR="00686808" w:rsidRPr="00EC76D5" w:rsidRDefault="00686808" w:rsidP="00686808">
      <w:pPr>
        <w:pStyle w:val="Code"/>
      </w:pPr>
      <w:r w:rsidRPr="00EC76D5">
        <w:t>import java.util.*;</w:t>
      </w:r>
    </w:p>
    <w:p w14:paraId="695C0D82" w14:textId="77777777" w:rsidR="00686808" w:rsidRPr="00EC76D5" w:rsidRDefault="00686808" w:rsidP="00686808">
      <w:pPr>
        <w:pStyle w:val="Code"/>
      </w:pPr>
    </w:p>
    <w:p w14:paraId="0B7F1E7A" w14:textId="77777777" w:rsidR="00686808" w:rsidRPr="00EC76D5" w:rsidRDefault="00686808" w:rsidP="00686808">
      <w:pPr>
        <w:pStyle w:val="Code"/>
      </w:pPr>
      <w:r w:rsidRPr="00EC76D5">
        <w:t>public class MiddleCode {</w:t>
      </w:r>
    </w:p>
    <w:p w14:paraId="26C0F787" w14:textId="77777777" w:rsidR="00686808" w:rsidRPr="00EC76D5" w:rsidRDefault="00686808" w:rsidP="00686808">
      <w:pPr>
        <w:pStyle w:val="Code"/>
      </w:pPr>
      <w:r w:rsidRPr="00EC76D5">
        <w:t xml:space="preserve">  private MiddleOperator m_middleOperator;</w:t>
      </w:r>
    </w:p>
    <w:p w14:paraId="53E4BB47" w14:textId="77777777" w:rsidR="00686808" w:rsidRPr="00EC76D5" w:rsidRDefault="00686808" w:rsidP="00686808">
      <w:pPr>
        <w:pStyle w:val="Code"/>
      </w:pPr>
      <w:r w:rsidRPr="00EC76D5">
        <w:t xml:space="preserve">  private Object m_operand1, m_operand2, m_operand3;</w:t>
      </w:r>
    </w:p>
    <w:p w14:paraId="08F16657" w14:textId="77777777" w:rsidR="00686808" w:rsidRPr="00EC76D5" w:rsidRDefault="00686808" w:rsidP="00686808">
      <w:pPr>
        <w:pStyle w:val="Code"/>
      </w:pPr>
      <w:r w:rsidRPr="00EC76D5">
        <w:t xml:space="preserve">  private boolean[] m_loadArray = new boolean[Track.RegisterArraySize];</w:t>
      </w:r>
    </w:p>
    <w:p w14:paraId="2FEFDF63" w14:textId="77777777" w:rsidR="00686808" w:rsidRPr="00EC76D5" w:rsidRDefault="00686808" w:rsidP="00686808">
      <w:pPr>
        <w:pStyle w:val="Code"/>
      </w:pPr>
      <w:r w:rsidRPr="00EC76D5">
        <w:t xml:space="preserve">  private int[] m_addressOffsetArray = new int[Track.RegisterArraySize];</w:t>
      </w:r>
    </w:p>
    <w:p w14:paraId="2059B341" w14:textId="77777777" w:rsidR="00686808" w:rsidRPr="00EC76D5" w:rsidRDefault="00686808" w:rsidP="00686808">
      <w:pPr>
        <w:pStyle w:val="Code"/>
      </w:pPr>
      <w:r w:rsidRPr="00EC76D5">
        <w:t xml:space="preserve">  private boolean m_save, m_temporarySave;</w:t>
      </w:r>
    </w:p>
    <w:p w14:paraId="2C3E99BC" w14:textId="77777777" w:rsidR="00686808" w:rsidRPr="00EC76D5" w:rsidRDefault="00686808" w:rsidP="00686808">
      <w:pPr>
        <w:pStyle w:val="Code"/>
      </w:pPr>
      <w:r w:rsidRPr="00EC76D5">
        <w:t xml:space="preserve">  private Register[] m_registerArray = new Register[Track.RegisterArraySize];</w:t>
      </w:r>
    </w:p>
    <w:p w14:paraId="789C81F5" w14:textId="77777777" w:rsidR="00686808" w:rsidRPr="00EC76D5" w:rsidRDefault="00686808" w:rsidP="00686808">
      <w:pPr>
        <w:pStyle w:val="Code"/>
      </w:pPr>
      <w:r w:rsidRPr="00EC76D5">
        <w:t xml:space="preserve">  private boolean m_visited, m_leader, m_pop, m_rightValue;</w:t>
      </w:r>
    </w:p>
    <w:p w14:paraId="27328AD8" w14:textId="77777777" w:rsidR="00686808" w:rsidRPr="00EC76D5" w:rsidRDefault="00686808" w:rsidP="00686808">
      <w:pPr>
        <w:pStyle w:val="Code"/>
      </w:pPr>
      <w:r w:rsidRPr="00EC76D5">
        <w:t xml:space="preserve">  private Map&lt;Symbol,Integer&gt; m_liveMap;</w:t>
      </w:r>
    </w:p>
    <w:p w14:paraId="5905373D" w14:textId="77777777" w:rsidR="00686808" w:rsidRPr="00EC76D5" w:rsidRDefault="00686808" w:rsidP="00686808">
      <w:pPr>
        <w:pStyle w:val="Code"/>
      </w:pPr>
      <w:r w:rsidRPr="00EC76D5">
        <w:t xml:space="preserve">  private SymbolTable m_symbolTable;</w:t>
      </w:r>
    </w:p>
    <w:p w14:paraId="382516E5" w14:textId="77777777" w:rsidR="00686808" w:rsidRPr="00EC76D5" w:rsidRDefault="00686808" w:rsidP="00686808">
      <w:pPr>
        <w:pStyle w:val="Code"/>
      </w:pPr>
      <w:r w:rsidRPr="00EC76D5">
        <w:t xml:space="preserve">  private Pair&lt;Symbol,Register&gt; m_axPair, m_clPair;</w:t>
      </w:r>
    </w:p>
    <w:p w14:paraId="01EC3313" w14:textId="77777777" w:rsidR="00686808" w:rsidRPr="00EC76D5" w:rsidRDefault="00686808" w:rsidP="00686808">
      <w:pPr>
        <w:pStyle w:val="Code"/>
      </w:pPr>
    </w:p>
    <w:p w14:paraId="5D70183F" w14:textId="77777777" w:rsidR="00686808" w:rsidRPr="00EC76D5" w:rsidRDefault="00686808" w:rsidP="00686808">
      <w:pPr>
        <w:pStyle w:val="Code"/>
      </w:pPr>
      <w:r w:rsidRPr="00EC76D5">
        <w:t xml:space="preserve">  private Set&lt;Symbol&gt; m_defSymbolSet = new ListSet&lt;&gt;(),</w:t>
      </w:r>
    </w:p>
    <w:p w14:paraId="305F1982" w14:textId="77777777" w:rsidR="00686808" w:rsidRPr="00EC76D5" w:rsidRDefault="00686808" w:rsidP="00686808">
      <w:pPr>
        <w:pStyle w:val="Code"/>
      </w:pPr>
      <w:r w:rsidRPr="00EC76D5">
        <w:t xml:space="preserve">                      m_useSymbolSet = new ListSet&lt;&gt;();</w:t>
      </w:r>
    </w:p>
    <w:p w14:paraId="4B625AEE" w14:textId="77777777" w:rsidR="00686808" w:rsidRPr="00EC76D5" w:rsidRDefault="00686808" w:rsidP="00686808">
      <w:pPr>
        <w:pStyle w:val="Code"/>
      </w:pPr>
      <w:r w:rsidRPr="00EC76D5">
        <w:t xml:space="preserve">  private Set&lt;List&lt;Integer&gt;&gt; m_inPathSet = new ListSet&lt;&gt;(),</w:t>
      </w:r>
    </w:p>
    <w:p w14:paraId="174739F9" w14:textId="77777777" w:rsidR="00686808" w:rsidRPr="00EC76D5" w:rsidRDefault="00686808" w:rsidP="00686808">
      <w:pPr>
        <w:pStyle w:val="Code"/>
      </w:pPr>
      <w:r w:rsidRPr="00EC76D5">
        <w:t xml:space="preserve">                             m_outPathSet = new ListSet&lt;&gt;();</w:t>
      </w:r>
    </w:p>
    <w:p w14:paraId="2287D34F" w14:textId="77777777" w:rsidR="00686808" w:rsidRPr="00EC76D5" w:rsidRDefault="00686808" w:rsidP="00686808">
      <w:pPr>
        <w:pStyle w:val="Code"/>
      </w:pPr>
      <w:r w:rsidRPr="00EC76D5">
        <w:t xml:space="preserve">  </w:t>
      </w:r>
    </w:p>
    <w:p w14:paraId="4FC24CF9" w14:textId="77777777" w:rsidR="00686808" w:rsidRPr="00EC76D5" w:rsidRDefault="00686808" w:rsidP="00686808">
      <w:pPr>
        <w:pStyle w:val="Code"/>
      </w:pPr>
      <w:r w:rsidRPr="00EC76D5">
        <w:t xml:space="preserve">  public MiddleCode(MiddleOperator middleOp, Object operand1,</w:t>
      </w:r>
    </w:p>
    <w:p w14:paraId="6C0FCD0A" w14:textId="77777777" w:rsidR="00686808" w:rsidRPr="00EC76D5" w:rsidRDefault="00686808" w:rsidP="00686808">
      <w:pPr>
        <w:pStyle w:val="Code"/>
      </w:pPr>
      <w:r w:rsidRPr="00EC76D5">
        <w:t xml:space="preserve">                    Object operand2, Object operand3) {</w:t>
      </w:r>
    </w:p>
    <w:p w14:paraId="3539D7A5" w14:textId="77777777" w:rsidR="00686808" w:rsidRPr="00EC76D5" w:rsidRDefault="00686808" w:rsidP="00686808">
      <w:pPr>
        <w:pStyle w:val="Code"/>
      </w:pPr>
      <w:r w:rsidRPr="00EC76D5">
        <w:t xml:space="preserve">    m_middleOperator = middleOp;</w:t>
      </w:r>
    </w:p>
    <w:p w14:paraId="071294B6" w14:textId="77777777" w:rsidR="00686808" w:rsidRPr="00EC76D5" w:rsidRDefault="00686808" w:rsidP="00686808">
      <w:pPr>
        <w:pStyle w:val="Code"/>
      </w:pPr>
      <w:r w:rsidRPr="00EC76D5">
        <w:t xml:space="preserve">    m_operand1 = operand1;</w:t>
      </w:r>
    </w:p>
    <w:p w14:paraId="6EDFAD55" w14:textId="77777777" w:rsidR="00686808" w:rsidRPr="00EC76D5" w:rsidRDefault="00686808" w:rsidP="00686808">
      <w:pPr>
        <w:pStyle w:val="Code"/>
      </w:pPr>
      <w:r w:rsidRPr="00EC76D5">
        <w:t xml:space="preserve">    m_operand2 = operand2;</w:t>
      </w:r>
    </w:p>
    <w:p w14:paraId="16097DF5" w14:textId="77777777" w:rsidR="00686808" w:rsidRPr="00EC76D5" w:rsidRDefault="00686808" w:rsidP="00686808">
      <w:pPr>
        <w:pStyle w:val="Code"/>
      </w:pPr>
      <w:r w:rsidRPr="00EC76D5">
        <w:t xml:space="preserve">    m_operand3 = operand3;</w:t>
      </w:r>
    </w:p>
    <w:p w14:paraId="0531DF06" w14:textId="77777777" w:rsidR="00686808" w:rsidRPr="00EC76D5" w:rsidRDefault="00686808" w:rsidP="00686808">
      <w:pPr>
        <w:pStyle w:val="Code"/>
      </w:pPr>
      <w:r w:rsidRPr="00EC76D5">
        <w:t xml:space="preserve">    m_symbolTable = Main.CurrentTable;</w:t>
      </w:r>
    </w:p>
    <w:p w14:paraId="65459370" w14:textId="77777777" w:rsidR="00686808" w:rsidRPr="00EC76D5" w:rsidRDefault="00686808" w:rsidP="00686808">
      <w:pPr>
        <w:pStyle w:val="Code"/>
      </w:pPr>
      <w:r w:rsidRPr="00EC76D5">
        <w:t xml:space="preserve">  }</w:t>
      </w:r>
    </w:p>
    <w:p w14:paraId="39361A9C" w14:textId="77777777" w:rsidR="00686808" w:rsidRPr="00EC76D5" w:rsidRDefault="00686808" w:rsidP="00686808">
      <w:pPr>
        <w:pStyle w:val="Code"/>
      </w:pPr>
      <w:r w:rsidRPr="00EC76D5">
        <w:t xml:space="preserve">  </w:t>
      </w:r>
    </w:p>
    <w:p w14:paraId="6BA7B43A" w14:textId="77777777" w:rsidR="00686808" w:rsidRPr="00EC76D5" w:rsidRDefault="00686808" w:rsidP="00686808">
      <w:pPr>
        <w:pStyle w:val="Code"/>
      </w:pPr>
      <w:r w:rsidRPr="00EC76D5">
        <w:t xml:space="preserve">  public Pair&lt;Symbol,Register&gt; axPair() {</w:t>
      </w:r>
    </w:p>
    <w:p w14:paraId="1BBA01F2" w14:textId="77777777" w:rsidR="00686808" w:rsidRPr="00EC76D5" w:rsidRDefault="00686808" w:rsidP="00686808">
      <w:pPr>
        <w:pStyle w:val="Code"/>
      </w:pPr>
      <w:r w:rsidRPr="00EC76D5">
        <w:t xml:space="preserve">    return m_axPair;</w:t>
      </w:r>
    </w:p>
    <w:p w14:paraId="49E9518B" w14:textId="77777777" w:rsidR="00686808" w:rsidRPr="00EC76D5" w:rsidRDefault="00686808" w:rsidP="00686808">
      <w:pPr>
        <w:pStyle w:val="Code"/>
      </w:pPr>
      <w:r w:rsidRPr="00EC76D5">
        <w:t xml:space="preserve">  }</w:t>
      </w:r>
    </w:p>
    <w:p w14:paraId="16EA16EB" w14:textId="77777777" w:rsidR="00686808" w:rsidRPr="00EC76D5" w:rsidRDefault="00686808" w:rsidP="00686808">
      <w:pPr>
        <w:pStyle w:val="Code"/>
      </w:pPr>
      <w:r w:rsidRPr="00EC76D5">
        <w:t xml:space="preserve">  </w:t>
      </w:r>
    </w:p>
    <w:p w14:paraId="2D7DEB8C" w14:textId="77777777" w:rsidR="00686808" w:rsidRPr="00EC76D5" w:rsidRDefault="00686808" w:rsidP="00686808">
      <w:pPr>
        <w:pStyle w:val="Code"/>
      </w:pPr>
      <w:r w:rsidRPr="00EC76D5">
        <w:t xml:space="preserve">  public void axSetPair(Pair&lt;Symbol,Register&gt; pair) {</w:t>
      </w:r>
    </w:p>
    <w:p w14:paraId="52C219D9" w14:textId="77777777" w:rsidR="00686808" w:rsidRPr="00EC76D5" w:rsidRDefault="00686808" w:rsidP="00686808">
      <w:pPr>
        <w:pStyle w:val="Code"/>
      </w:pPr>
      <w:r w:rsidRPr="00EC76D5">
        <w:t xml:space="preserve">    m_axPair = pair;</w:t>
      </w:r>
    </w:p>
    <w:p w14:paraId="7B667850" w14:textId="77777777" w:rsidR="00686808" w:rsidRPr="00EC76D5" w:rsidRDefault="00686808" w:rsidP="00686808">
      <w:pPr>
        <w:pStyle w:val="Code"/>
      </w:pPr>
      <w:r w:rsidRPr="00EC76D5">
        <w:t xml:space="preserve">  }</w:t>
      </w:r>
    </w:p>
    <w:p w14:paraId="25229724" w14:textId="77777777" w:rsidR="00686808" w:rsidRPr="00EC76D5" w:rsidRDefault="00686808" w:rsidP="00686808">
      <w:pPr>
        <w:pStyle w:val="Code"/>
      </w:pPr>
    </w:p>
    <w:p w14:paraId="3B0D0024" w14:textId="77777777" w:rsidR="00686808" w:rsidRPr="00EC76D5" w:rsidRDefault="00686808" w:rsidP="00686808">
      <w:pPr>
        <w:pStyle w:val="Code"/>
      </w:pPr>
      <w:r w:rsidRPr="00EC76D5">
        <w:t xml:space="preserve">  public Pair&lt;Symbol,Register&gt; clPair() {</w:t>
      </w:r>
    </w:p>
    <w:p w14:paraId="7CCB4A87" w14:textId="77777777" w:rsidR="00686808" w:rsidRPr="00EC76D5" w:rsidRDefault="00686808" w:rsidP="00686808">
      <w:pPr>
        <w:pStyle w:val="Code"/>
      </w:pPr>
      <w:r w:rsidRPr="00EC76D5">
        <w:t xml:space="preserve">    return m_clPair;</w:t>
      </w:r>
    </w:p>
    <w:p w14:paraId="1DF71B00" w14:textId="77777777" w:rsidR="00686808" w:rsidRPr="00EC76D5" w:rsidRDefault="00686808" w:rsidP="00686808">
      <w:pPr>
        <w:pStyle w:val="Code"/>
      </w:pPr>
      <w:r w:rsidRPr="00EC76D5">
        <w:t xml:space="preserve">  }</w:t>
      </w:r>
    </w:p>
    <w:p w14:paraId="2BD38F84" w14:textId="77777777" w:rsidR="00686808" w:rsidRPr="00EC76D5" w:rsidRDefault="00686808" w:rsidP="00686808">
      <w:pPr>
        <w:pStyle w:val="Code"/>
      </w:pPr>
      <w:r w:rsidRPr="00EC76D5">
        <w:t xml:space="preserve">  </w:t>
      </w:r>
    </w:p>
    <w:p w14:paraId="6E357D7D" w14:textId="77777777" w:rsidR="00686808" w:rsidRPr="00EC76D5" w:rsidRDefault="00686808" w:rsidP="00686808">
      <w:pPr>
        <w:pStyle w:val="Code"/>
      </w:pPr>
      <w:r w:rsidRPr="00EC76D5">
        <w:t xml:space="preserve">  public void clSetPair(Pair&lt;Symbol,Register&gt; pair) {</w:t>
      </w:r>
    </w:p>
    <w:p w14:paraId="151C09A4" w14:textId="77777777" w:rsidR="00686808" w:rsidRPr="00EC76D5" w:rsidRDefault="00686808" w:rsidP="00686808">
      <w:pPr>
        <w:pStyle w:val="Code"/>
      </w:pPr>
      <w:r w:rsidRPr="00EC76D5">
        <w:lastRenderedPageBreak/>
        <w:t xml:space="preserve">    m_clPair = pair;</w:t>
      </w:r>
    </w:p>
    <w:p w14:paraId="6FAA9B56" w14:textId="77777777" w:rsidR="00686808" w:rsidRPr="00EC76D5" w:rsidRDefault="00686808" w:rsidP="00686808">
      <w:pPr>
        <w:pStyle w:val="Code"/>
      </w:pPr>
      <w:r w:rsidRPr="00EC76D5">
        <w:t xml:space="preserve">  }</w:t>
      </w:r>
    </w:p>
    <w:p w14:paraId="7F162C5F" w14:textId="77777777" w:rsidR="00686808" w:rsidRPr="00EC76D5" w:rsidRDefault="00686808" w:rsidP="00686808">
      <w:pPr>
        <w:pStyle w:val="Code"/>
      </w:pPr>
    </w:p>
    <w:p w14:paraId="10B13BB7" w14:textId="77777777" w:rsidR="00686808" w:rsidRPr="00EC76D5" w:rsidRDefault="00686808" w:rsidP="00686808">
      <w:pPr>
        <w:pStyle w:val="Code"/>
      </w:pPr>
      <w:r w:rsidRPr="00EC76D5">
        <w:t xml:space="preserve">  public boolean isRightValue() {</w:t>
      </w:r>
    </w:p>
    <w:p w14:paraId="7A4C910D" w14:textId="77777777" w:rsidR="00686808" w:rsidRPr="00EC76D5" w:rsidRDefault="00686808" w:rsidP="00686808">
      <w:pPr>
        <w:pStyle w:val="Code"/>
      </w:pPr>
      <w:r w:rsidRPr="00EC76D5">
        <w:t xml:space="preserve">    return m_rightValue;</w:t>
      </w:r>
    </w:p>
    <w:p w14:paraId="66659B0D" w14:textId="77777777" w:rsidR="00686808" w:rsidRPr="00EC76D5" w:rsidRDefault="00686808" w:rsidP="00686808">
      <w:pPr>
        <w:pStyle w:val="Code"/>
      </w:pPr>
      <w:r w:rsidRPr="00EC76D5">
        <w:t xml:space="preserve">  }</w:t>
      </w:r>
    </w:p>
    <w:p w14:paraId="62FA4153" w14:textId="77777777" w:rsidR="00686808" w:rsidRPr="00EC76D5" w:rsidRDefault="00686808" w:rsidP="00686808">
      <w:pPr>
        <w:pStyle w:val="Code"/>
      </w:pPr>
      <w:r w:rsidRPr="00EC76D5">
        <w:t xml:space="preserve">  </w:t>
      </w:r>
    </w:p>
    <w:p w14:paraId="35A8F3CE" w14:textId="77777777" w:rsidR="00686808" w:rsidRPr="00EC76D5" w:rsidRDefault="00686808" w:rsidP="00686808">
      <w:pPr>
        <w:pStyle w:val="Code"/>
      </w:pPr>
      <w:r w:rsidRPr="00EC76D5">
        <w:t xml:space="preserve">  public void setRightValue(boolean rightValue) {</w:t>
      </w:r>
    </w:p>
    <w:p w14:paraId="2D9DF9D5" w14:textId="77777777" w:rsidR="00686808" w:rsidRPr="00EC76D5" w:rsidRDefault="00686808" w:rsidP="00686808">
      <w:pPr>
        <w:pStyle w:val="Code"/>
      </w:pPr>
      <w:r w:rsidRPr="00EC76D5">
        <w:t xml:space="preserve">    m_rightValue = rightValue;</w:t>
      </w:r>
    </w:p>
    <w:p w14:paraId="20862B9C" w14:textId="77777777" w:rsidR="00686808" w:rsidRPr="00EC76D5" w:rsidRDefault="00686808" w:rsidP="00686808">
      <w:pPr>
        <w:pStyle w:val="Code"/>
      </w:pPr>
      <w:r w:rsidRPr="00EC76D5">
        <w:t xml:space="preserve">  }</w:t>
      </w:r>
    </w:p>
    <w:p w14:paraId="5643C13C" w14:textId="77777777" w:rsidR="00686808" w:rsidRPr="00EC76D5" w:rsidRDefault="00686808" w:rsidP="00686808">
      <w:pPr>
        <w:pStyle w:val="Code"/>
      </w:pPr>
      <w:r w:rsidRPr="00EC76D5">
        <w:t xml:space="preserve">  </w:t>
      </w:r>
    </w:p>
    <w:p w14:paraId="0058F22B" w14:textId="77777777" w:rsidR="00686808" w:rsidRPr="00EC76D5" w:rsidRDefault="00686808" w:rsidP="00686808">
      <w:pPr>
        <w:pStyle w:val="Code"/>
      </w:pPr>
      <w:r w:rsidRPr="00EC76D5">
        <w:t xml:space="preserve">  public int getAddressOffset(int position) {</w:t>
      </w:r>
    </w:p>
    <w:p w14:paraId="6F4F0727" w14:textId="77777777" w:rsidR="00686808" w:rsidRPr="00EC76D5" w:rsidRDefault="00686808" w:rsidP="00686808">
      <w:pPr>
        <w:pStyle w:val="Code"/>
      </w:pPr>
      <w:r w:rsidRPr="00EC76D5">
        <w:t xml:space="preserve">    return m_addressOffsetArray[position];</w:t>
      </w:r>
    </w:p>
    <w:p w14:paraId="45D25177" w14:textId="77777777" w:rsidR="00686808" w:rsidRPr="00EC76D5" w:rsidRDefault="00686808" w:rsidP="00686808">
      <w:pPr>
        <w:pStyle w:val="Code"/>
      </w:pPr>
      <w:r w:rsidRPr="00EC76D5">
        <w:t xml:space="preserve">  }</w:t>
      </w:r>
    </w:p>
    <w:p w14:paraId="308C127B" w14:textId="77777777" w:rsidR="00686808" w:rsidRPr="00EC76D5" w:rsidRDefault="00686808" w:rsidP="00686808">
      <w:pPr>
        <w:pStyle w:val="Code"/>
      </w:pPr>
      <w:r w:rsidRPr="00EC76D5">
        <w:t xml:space="preserve">  </w:t>
      </w:r>
    </w:p>
    <w:p w14:paraId="08ADC0C5" w14:textId="77777777" w:rsidR="00686808" w:rsidRPr="00EC76D5" w:rsidRDefault="00686808" w:rsidP="00686808">
      <w:pPr>
        <w:pStyle w:val="Code"/>
      </w:pPr>
      <w:r w:rsidRPr="00EC76D5">
        <w:t xml:space="preserve">  public void setAddressOffset(int position, int offset) {</w:t>
      </w:r>
    </w:p>
    <w:p w14:paraId="0CC8EF01" w14:textId="77777777" w:rsidR="00686808" w:rsidRPr="00EC76D5" w:rsidRDefault="00686808" w:rsidP="00686808">
      <w:pPr>
        <w:pStyle w:val="Code"/>
      </w:pPr>
      <w:r w:rsidRPr="00EC76D5">
        <w:t xml:space="preserve">    m_addressOffsetArray[position] = offset;</w:t>
      </w:r>
    </w:p>
    <w:p w14:paraId="1385BE00" w14:textId="77777777" w:rsidR="00686808" w:rsidRPr="00EC76D5" w:rsidRDefault="00686808" w:rsidP="00686808">
      <w:pPr>
        <w:pStyle w:val="Code"/>
      </w:pPr>
      <w:r w:rsidRPr="00EC76D5">
        <w:t xml:space="preserve">  }</w:t>
      </w:r>
    </w:p>
    <w:p w14:paraId="0CD6C82A" w14:textId="77777777" w:rsidR="00686808" w:rsidRPr="00EC76D5" w:rsidRDefault="00686808" w:rsidP="00686808">
      <w:pPr>
        <w:pStyle w:val="Code"/>
      </w:pPr>
    </w:p>
    <w:p w14:paraId="26C9B5A5" w14:textId="77777777" w:rsidR="00686808" w:rsidRPr="00EC76D5" w:rsidRDefault="00686808" w:rsidP="00686808">
      <w:pPr>
        <w:pStyle w:val="Code"/>
      </w:pPr>
      <w:r w:rsidRPr="00EC76D5">
        <w:t xml:space="preserve">  public Set&lt;List&lt;Integer&gt;&gt; getInPathSet() {</w:t>
      </w:r>
    </w:p>
    <w:p w14:paraId="234A523C" w14:textId="77777777" w:rsidR="00686808" w:rsidRPr="00EC76D5" w:rsidRDefault="00686808" w:rsidP="00686808">
      <w:pPr>
        <w:pStyle w:val="Code"/>
      </w:pPr>
      <w:r w:rsidRPr="00EC76D5">
        <w:t xml:space="preserve">    return m_inPathSet;</w:t>
      </w:r>
    </w:p>
    <w:p w14:paraId="754192B9" w14:textId="77777777" w:rsidR="00686808" w:rsidRPr="00EC76D5" w:rsidRDefault="00686808" w:rsidP="00686808">
      <w:pPr>
        <w:pStyle w:val="Code"/>
      </w:pPr>
      <w:r w:rsidRPr="00EC76D5">
        <w:t xml:space="preserve">  }</w:t>
      </w:r>
    </w:p>
    <w:p w14:paraId="6FA6B59F" w14:textId="77777777" w:rsidR="00686808" w:rsidRPr="00EC76D5" w:rsidRDefault="00686808" w:rsidP="00686808">
      <w:pPr>
        <w:pStyle w:val="Code"/>
      </w:pPr>
    </w:p>
    <w:p w14:paraId="69927CAF" w14:textId="77777777" w:rsidR="00686808" w:rsidRPr="00EC76D5" w:rsidRDefault="00686808" w:rsidP="00686808">
      <w:pPr>
        <w:pStyle w:val="Code"/>
      </w:pPr>
      <w:r w:rsidRPr="00EC76D5">
        <w:t xml:space="preserve">  public Set&lt;List&lt;Integer&gt;&gt; getOutPathSet() {</w:t>
      </w:r>
    </w:p>
    <w:p w14:paraId="33C64361" w14:textId="77777777" w:rsidR="00686808" w:rsidRPr="00EC76D5" w:rsidRDefault="00686808" w:rsidP="00686808">
      <w:pPr>
        <w:pStyle w:val="Code"/>
      </w:pPr>
      <w:r w:rsidRPr="00EC76D5">
        <w:t xml:space="preserve">    return m_outPathSet;</w:t>
      </w:r>
    </w:p>
    <w:p w14:paraId="5813B91A" w14:textId="77777777" w:rsidR="00686808" w:rsidRPr="00EC76D5" w:rsidRDefault="00686808" w:rsidP="00686808">
      <w:pPr>
        <w:pStyle w:val="Code"/>
      </w:pPr>
      <w:r w:rsidRPr="00EC76D5">
        <w:t xml:space="preserve">  }</w:t>
      </w:r>
    </w:p>
    <w:p w14:paraId="07B1049F" w14:textId="77777777" w:rsidR="00686808" w:rsidRPr="00EC76D5" w:rsidRDefault="00686808" w:rsidP="00686808">
      <w:pPr>
        <w:pStyle w:val="Code"/>
      </w:pPr>
    </w:p>
    <w:p w14:paraId="2D0B0A00" w14:textId="77777777" w:rsidR="00686808" w:rsidRPr="00EC76D5" w:rsidRDefault="00686808" w:rsidP="00686808">
      <w:pPr>
        <w:pStyle w:val="Code"/>
      </w:pPr>
      <w:r w:rsidRPr="00EC76D5">
        <w:t xml:space="preserve">  public Set&lt;Symbol&gt; getDefSymbolSet() {</w:t>
      </w:r>
    </w:p>
    <w:p w14:paraId="1B8B6B5B" w14:textId="77777777" w:rsidR="00686808" w:rsidRPr="00EC76D5" w:rsidRDefault="00686808" w:rsidP="00686808">
      <w:pPr>
        <w:pStyle w:val="Code"/>
      </w:pPr>
      <w:r w:rsidRPr="00EC76D5">
        <w:t xml:space="preserve">    return m_defSymbolSet;</w:t>
      </w:r>
    </w:p>
    <w:p w14:paraId="4EA2553A" w14:textId="77777777" w:rsidR="00686808" w:rsidRPr="00EC76D5" w:rsidRDefault="00686808" w:rsidP="00686808">
      <w:pPr>
        <w:pStyle w:val="Code"/>
      </w:pPr>
      <w:r w:rsidRPr="00EC76D5">
        <w:t xml:space="preserve">  }</w:t>
      </w:r>
    </w:p>
    <w:p w14:paraId="44AC83BD" w14:textId="77777777" w:rsidR="00686808" w:rsidRPr="00EC76D5" w:rsidRDefault="00686808" w:rsidP="00686808">
      <w:pPr>
        <w:pStyle w:val="Code"/>
      </w:pPr>
    </w:p>
    <w:p w14:paraId="2946B231" w14:textId="77777777" w:rsidR="00686808" w:rsidRPr="00EC76D5" w:rsidRDefault="00686808" w:rsidP="00686808">
      <w:pPr>
        <w:pStyle w:val="Code"/>
      </w:pPr>
      <w:r w:rsidRPr="00EC76D5">
        <w:t xml:space="preserve">  public Set&lt;Symbol&gt; getUseSymbolSet() {</w:t>
      </w:r>
    </w:p>
    <w:p w14:paraId="182ED50D" w14:textId="77777777" w:rsidR="00686808" w:rsidRPr="00EC76D5" w:rsidRDefault="00686808" w:rsidP="00686808">
      <w:pPr>
        <w:pStyle w:val="Code"/>
      </w:pPr>
      <w:r w:rsidRPr="00EC76D5">
        <w:t xml:space="preserve">    return m_useSymbolSet;</w:t>
      </w:r>
    </w:p>
    <w:p w14:paraId="57AFFFA1" w14:textId="77777777" w:rsidR="00686808" w:rsidRPr="00EC76D5" w:rsidRDefault="00686808" w:rsidP="00686808">
      <w:pPr>
        <w:pStyle w:val="Code"/>
      </w:pPr>
      <w:r w:rsidRPr="00EC76D5">
        <w:t xml:space="preserve">  }</w:t>
      </w:r>
    </w:p>
    <w:p w14:paraId="15EEAE44" w14:textId="77777777" w:rsidR="00686808" w:rsidRPr="00EC76D5" w:rsidRDefault="00686808" w:rsidP="00686808">
      <w:pPr>
        <w:pStyle w:val="Code"/>
      </w:pPr>
    </w:p>
    <w:p w14:paraId="00A013F7" w14:textId="77777777" w:rsidR="00686808" w:rsidRPr="00EC76D5" w:rsidRDefault="00686808" w:rsidP="00686808">
      <w:pPr>
        <w:pStyle w:val="Code"/>
      </w:pPr>
      <w:r w:rsidRPr="00EC76D5">
        <w:t xml:space="preserve">  public MiddleOperator getOperator() {</w:t>
      </w:r>
    </w:p>
    <w:p w14:paraId="182A931F" w14:textId="77777777" w:rsidR="00686808" w:rsidRPr="00EC76D5" w:rsidRDefault="00686808" w:rsidP="00686808">
      <w:pPr>
        <w:pStyle w:val="Code"/>
      </w:pPr>
      <w:r w:rsidRPr="00EC76D5">
        <w:t xml:space="preserve">    return m_middleOperator;</w:t>
      </w:r>
    </w:p>
    <w:p w14:paraId="345ABC11" w14:textId="77777777" w:rsidR="00686808" w:rsidRPr="00EC76D5" w:rsidRDefault="00686808" w:rsidP="00686808">
      <w:pPr>
        <w:pStyle w:val="Code"/>
      </w:pPr>
      <w:r w:rsidRPr="00EC76D5">
        <w:t xml:space="preserve">  }</w:t>
      </w:r>
    </w:p>
    <w:p w14:paraId="17EDB92C" w14:textId="77777777" w:rsidR="00686808" w:rsidRPr="00EC76D5" w:rsidRDefault="00686808" w:rsidP="00686808">
      <w:pPr>
        <w:pStyle w:val="Code"/>
      </w:pPr>
    </w:p>
    <w:p w14:paraId="15E598C7" w14:textId="77777777" w:rsidR="00686808" w:rsidRPr="00EC76D5" w:rsidRDefault="00686808" w:rsidP="00686808">
      <w:pPr>
        <w:pStyle w:val="Code"/>
      </w:pPr>
      <w:r w:rsidRPr="00EC76D5">
        <w:t xml:space="preserve">  public void setOperator(MiddleOperator operator) {</w:t>
      </w:r>
    </w:p>
    <w:p w14:paraId="2422C693" w14:textId="77777777" w:rsidR="00686808" w:rsidRPr="00EC76D5" w:rsidRDefault="00686808" w:rsidP="00686808">
      <w:pPr>
        <w:pStyle w:val="Code"/>
      </w:pPr>
      <w:r w:rsidRPr="00EC76D5">
        <w:t xml:space="preserve">    m_middleOperator = operator;</w:t>
      </w:r>
    </w:p>
    <w:p w14:paraId="6528C10A" w14:textId="77777777" w:rsidR="00686808" w:rsidRPr="00EC76D5" w:rsidRDefault="00686808" w:rsidP="00686808">
      <w:pPr>
        <w:pStyle w:val="Code"/>
      </w:pPr>
      <w:r w:rsidRPr="00EC76D5">
        <w:t xml:space="preserve">  }</w:t>
      </w:r>
    </w:p>
    <w:p w14:paraId="678297B3" w14:textId="77777777" w:rsidR="00686808" w:rsidRPr="00EC76D5" w:rsidRDefault="00686808" w:rsidP="00686808">
      <w:pPr>
        <w:pStyle w:val="Code"/>
      </w:pPr>
    </w:p>
    <w:p w14:paraId="1802A850" w14:textId="77777777" w:rsidR="00686808" w:rsidRPr="00EC76D5" w:rsidRDefault="00686808" w:rsidP="00686808">
      <w:pPr>
        <w:pStyle w:val="Code"/>
      </w:pPr>
      <w:r w:rsidRPr="00EC76D5">
        <w:t xml:space="preserve">  public boolean isSave() {</w:t>
      </w:r>
    </w:p>
    <w:p w14:paraId="38FFC953" w14:textId="77777777" w:rsidR="00686808" w:rsidRPr="00EC76D5" w:rsidRDefault="00686808" w:rsidP="00686808">
      <w:pPr>
        <w:pStyle w:val="Code"/>
      </w:pPr>
      <w:r w:rsidRPr="00EC76D5">
        <w:t xml:space="preserve">    return m_save;</w:t>
      </w:r>
    </w:p>
    <w:p w14:paraId="47DB3AD6" w14:textId="77777777" w:rsidR="00686808" w:rsidRPr="00EC76D5" w:rsidRDefault="00686808" w:rsidP="00686808">
      <w:pPr>
        <w:pStyle w:val="Code"/>
      </w:pPr>
      <w:r w:rsidRPr="00EC76D5">
        <w:t xml:space="preserve">  }</w:t>
      </w:r>
    </w:p>
    <w:p w14:paraId="406CFABC" w14:textId="77777777" w:rsidR="00686808" w:rsidRPr="00EC76D5" w:rsidRDefault="00686808" w:rsidP="00686808">
      <w:pPr>
        <w:pStyle w:val="Code"/>
      </w:pPr>
    </w:p>
    <w:p w14:paraId="2FDBD3B7" w14:textId="77777777" w:rsidR="00686808" w:rsidRPr="00EC76D5" w:rsidRDefault="00686808" w:rsidP="00686808">
      <w:pPr>
        <w:pStyle w:val="Code"/>
      </w:pPr>
      <w:r w:rsidRPr="00EC76D5">
        <w:t xml:space="preserve">  public void setSave() {</w:t>
      </w:r>
    </w:p>
    <w:p w14:paraId="1F55F005" w14:textId="77777777" w:rsidR="00686808" w:rsidRPr="00EC76D5" w:rsidRDefault="00686808" w:rsidP="00686808">
      <w:pPr>
        <w:pStyle w:val="Code"/>
      </w:pPr>
      <w:r w:rsidRPr="00EC76D5">
        <w:t xml:space="preserve">    m_save = true;</w:t>
      </w:r>
    </w:p>
    <w:p w14:paraId="3EE5AFCE" w14:textId="77777777" w:rsidR="00686808" w:rsidRPr="00EC76D5" w:rsidRDefault="00686808" w:rsidP="00686808">
      <w:pPr>
        <w:pStyle w:val="Code"/>
      </w:pPr>
      <w:r w:rsidRPr="00EC76D5">
        <w:t xml:space="preserve">  }</w:t>
      </w:r>
    </w:p>
    <w:p w14:paraId="0C965053" w14:textId="77777777" w:rsidR="00686808" w:rsidRPr="00EC76D5" w:rsidRDefault="00686808" w:rsidP="00686808">
      <w:pPr>
        <w:pStyle w:val="Code"/>
      </w:pPr>
    </w:p>
    <w:p w14:paraId="7D94357F" w14:textId="77777777" w:rsidR="00686808" w:rsidRPr="00EC76D5" w:rsidRDefault="00686808" w:rsidP="00686808">
      <w:pPr>
        <w:pStyle w:val="Code"/>
      </w:pPr>
      <w:r w:rsidRPr="00EC76D5">
        <w:t xml:space="preserve">  public boolean isTemporarySave() {</w:t>
      </w:r>
    </w:p>
    <w:p w14:paraId="39D555ED" w14:textId="77777777" w:rsidR="00686808" w:rsidRPr="00EC76D5" w:rsidRDefault="00686808" w:rsidP="00686808">
      <w:pPr>
        <w:pStyle w:val="Code"/>
      </w:pPr>
      <w:r w:rsidRPr="00EC76D5">
        <w:t xml:space="preserve">    return m_temporarySave;</w:t>
      </w:r>
    </w:p>
    <w:p w14:paraId="484E4AA0" w14:textId="77777777" w:rsidR="00686808" w:rsidRPr="00EC76D5" w:rsidRDefault="00686808" w:rsidP="00686808">
      <w:pPr>
        <w:pStyle w:val="Code"/>
      </w:pPr>
      <w:r w:rsidRPr="00EC76D5">
        <w:t xml:space="preserve">  }</w:t>
      </w:r>
    </w:p>
    <w:p w14:paraId="7E91BAAE" w14:textId="77777777" w:rsidR="00686808" w:rsidRPr="00EC76D5" w:rsidRDefault="00686808" w:rsidP="00686808">
      <w:pPr>
        <w:pStyle w:val="Code"/>
      </w:pPr>
    </w:p>
    <w:p w14:paraId="37B3AE41" w14:textId="77777777" w:rsidR="00686808" w:rsidRPr="00EC76D5" w:rsidRDefault="00686808" w:rsidP="00686808">
      <w:pPr>
        <w:pStyle w:val="Code"/>
      </w:pPr>
      <w:r w:rsidRPr="00EC76D5">
        <w:t xml:space="preserve">  public void setTemporarySave() {</w:t>
      </w:r>
    </w:p>
    <w:p w14:paraId="0330D600" w14:textId="77777777" w:rsidR="00686808" w:rsidRPr="00EC76D5" w:rsidRDefault="00686808" w:rsidP="00686808">
      <w:pPr>
        <w:pStyle w:val="Code"/>
      </w:pPr>
      <w:r w:rsidRPr="00EC76D5">
        <w:t xml:space="preserve">     m_temporarySave = true;</w:t>
      </w:r>
    </w:p>
    <w:p w14:paraId="038E5E13" w14:textId="77777777" w:rsidR="00686808" w:rsidRPr="00EC76D5" w:rsidRDefault="00686808" w:rsidP="00686808">
      <w:pPr>
        <w:pStyle w:val="Code"/>
      </w:pPr>
      <w:r w:rsidRPr="00EC76D5">
        <w:lastRenderedPageBreak/>
        <w:t xml:space="preserve">  }</w:t>
      </w:r>
    </w:p>
    <w:p w14:paraId="07BBA87E" w14:textId="77777777" w:rsidR="00686808" w:rsidRPr="00EC76D5" w:rsidRDefault="00686808" w:rsidP="00686808">
      <w:pPr>
        <w:pStyle w:val="Code"/>
      </w:pPr>
      <w:r w:rsidRPr="00EC76D5">
        <w:t xml:space="preserve">  </w:t>
      </w:r>
    </w:p>
    <w:p w14:paraId="453BACFA" w14:textId="77777777" w:rsidR="00686808" w:rsidRPr="00EC76D5" w:rsidRDefault="00686808" w:rsidP="00686808">
      <w:pPr>
        <w:pStyle w:val="Code"/>
      </w:pPr>
    </w:p>
    <w:p w14:paraId="1D67BAC8" w14:textId="77777777" w:rsidR="00686808" w:rsidRPr="00EC76D5" w:rsidRDefault="00686808" w:rsidP="00686808">
      <w:pPr>
        <w:pStyle w:val="Code"/>
      </w:pPr>
      <w:r w:rsidRPr="00EC76D5">
        <w:t xml:space="preserve">  public boolean isLoad(int position) {</w:t>
      </w:r>
    </w:p>
    <w:p w14:paraId="2F7553F0" w14:textId="77777777" w:rsidR="00686808" w:rsidRPr="00EC76D5" w:rsidRDefault="00686808" w:rsidP="00686808">
      <w:pPr>
        <w:pStyle w:val="Code"/>
      </w:pPr>
      <w:r w:rsidRPr="00EC76D5">
        <w:t xml:space="preserve">    return m_loadArray[position];</w:t>
      </w:r>
    </w:p>
    <w:p w14:paraId="4321EA64" w14:textId="77777777" w:rsidR="00686808" w:rsidRPr="00EC76D5" w:rsidRDefault="00686808" w:rsidP="00686808">
      <w:pPr>
        <w:pStyle w:val="Code"/>
      </w:pPr>
      <w:r w:rsidRPr="00EC76D5">
        <w:t xml:space="preserve">  }</w:t>
      </w:r>
    </w:p>
    <w:p w14:paraId="0729CDC2" w14:textId="77777777" w:rsidR="00686808" w:rsidRPr="00EC76D5" w:rsidRDefault="00686808" w:rsidP="00686808">
      <w:pPr>
        <w:pStyle w:val="Code"/>
      </w:pPr>
    </w:p>
    <w:p w14:paraId="69C72D44" w14:textId="77777777" w:rsidR="00686808" w:rsidRPr="00EC76D5" w:rsidRDefault="00686808" w:rsidP="00686808">
      <w:pPr>
        <w:pStyle w:val="Code"/>
      </w:pPr>
      <w:r w:rsidRPr="00EC76D5">
        <w:t xml:space="preserve">  public void setLoad(int position) {</w:t>
      </w:r>
    </w:p>
    <w:p w14:paraId="192086D6" w14:textId="77777777" w:rsidR="00686808" w:rsidRPr="00EC76D5" w:rsidRDefault="00686808" w:rsidP="00686808">
      <w:pPr>
        <w:pStyle w:val="Code"/>
      </w:pPr>
      <w:r w:rsidRPr="00EC76D5">
        <w:t xml:space="preserve">    m_loadArray[position] = true;</w:t>
      </w:r>
    </w:p>
    <w:p w14:paraId="0FE18042" w14:textId="77777777" w:rsidR="00686808" w:rsidRPr="00EC76D5" w:rsidRDefault="00686808" w:rsidP="00686808">
      <w:pPr>
        <w:pStyle w:val="Code"/>
      </w:pPr>
      <w:r w:rsidRPr="00EC76D5">
        <w:t xml:space="preserve">  }</w:t>
      </w:r>
    </w:p>
    <w:p w14:paraId="59022683" w14:textId="77777777" w:rsidR="00686808" w:rsidRPr="00EC76D5" w:rsidRDefault="00686808" w:rsidP="00686808">
      <w:pPr>
        <w:pStyle w:val="Code"/>
      </w:pPr>
      <w:r w:rsidRPr="00EC76D5">
        <w:t xml:space="preserve">    </w:t>
      </w:r>
    </w:p>
    <w:p w14:paraId="428C54D1" w14:textId="77777777" w:rsidR="00686808" w:rsidRPr="00EC76D5" w:rsidRDefault="00686808" w:rsidP="00686808">
      <w:pPr>
        <w:pStyle w:val="Code"/>
      </w:pPr>
      <w:r w:rsidRPr="00EC76D5">
        <w:t xml:space="preserve">  public Register getRegister(int position) {</w:t>
      </w:r>
    </w:p>
    <w:p w14:paraId="1C9EBEFA" w14:textId="77777777" w:rsidR="00686808" w:rsidRPr="00EC76D5" w:rsidRDefault="00686808" w:rsidP="00686808">
      <w:pPr>
        <w:pStyle w:val="Code"/>
      </w:pPr>
      <w:r w:rsidRPr="00EC76D5">
        <w:t xml:space="preserve">    return m_registerArray[position];</w:t>
      </w:r>
    </w:p>
    <w:p w14:paraId="111149A0" w14:textId="77777777" w:rsidR="00686808" w:rsidRPr="00EC76D5" w:rsidRDefault="00686808" w:rsidP="00686808">
      <w:pPr>
        <w:pStyle w:val="Code"/>
      </w:pPr>
      <w:r w:rsidRPr="00EC76D5">
        <w:t xml:space="preserve">  }</w:t>
      </w:r>
    </w:p>
    <w:p w14:paraId="5F423991" w14:textId="77777777" w:rsidR="00686808" w:rsidRPr="00EC76D5" w:rsidRDefault="00686808" w:rsidP="00686808">
      <w:pPr>
        <w:pStyle w:val="Code"/>
      </w:pPr>
    </w:p>
    <w:p w14:paraId="0AA76398" w14:textId="77777777" w:rsidR="00686808" w:rsidRPr="00EC76D5" w:rsidRDefault="00686808" w:rsidP="00686808">
      <w:pPr>
        <w:pStyle w:val="Code"/>
      </w:pPr>
      <w:r w:rsidRPr="00EC76D5">
        <w:t xml:space="preserve">  public void setRegister(int position, Register register) {</w:t>
      </w:r>
    </w:p>
    <w:p w14:paraId="52A4719E" w14:textId="77777777" w:rsidR="00686808" w:rsidRPr="00EC76D5" w:rsidRDefault="00686808" w:rsidP="00686808">
      <w:pPr>
        <w:pStyle w:val="Code"/>
      </w:pPr>
      <w:r w:rsidRPr="00EC76D5">
        <w:t xml:space="preserve">    m_registerArray[position] = register;</w:t>
      </w:r>
    </w:p>
    <w:p w14:paraId="09A7AB78" w14:textId="77777777" w:rsidR="00686808" w:rsidRPr="00EC76D5" w:rsidRDefault="00686808" w:rsidP="00686808">
      <w:pPr>
        <w:pStyle w:val="Code"/>
      </w:pPr>
      <w:r w:rsidRPr="00EC76D5">
        <w:t xml:space="preserve">  }</w:t>
      </w:r>
    </w:p>
    <w:p w14:paraId="0069D1BF" w14:textId="77777777" w:rsidR="00686808" w:rsidRPr="00EC76D5" w:rsidRDefault="00686808" w:rsidP="00686808">
      <w:pPr>
        <w:pStyle w:val="Code"/>
      </w:pPr>
    </w:p>
    <w:p w14:paraId="76A033DF" w14:textId="77777777" w:rsidR="00686808" w:rsidRPr="00EC76D5" w:rsidRDefault="00686808" w:rsidP="00686808">
      <w:pPr>
        <w:pStyle w:val="Code"/>
      </w:pPr>
      <w:r w:rsidRPr="00EC76D5">
        <w:t xml:space="preserve">  public Object getOperand(int index) {</w:t>
      </w:r>
    </w:p>
    <w:p w14:paraId="7AF2E7A6" w14:textId="77777777" w:rsidR="00686808" w:rsidRPr="00EC76D5" w:rsidRDefault="00686808" w:rsidP="00686808">
      <w:pPr>
        <w:pStyle w:val="Code"/>
      </w:pPr>
      <w:r w:rsidRPr="00EC76D5">
        <w:t xml:space="preserve">    switch (index) {</w:t>
      </w:r>
    </w:p>
    <w:p w14:paraId="53ADBA46" w14:textId="77777777" w:rsidR="00686808" w:rsidRPr="00EC76D5" w:rsidRDefault="00686808" w:rsidP="00686808">
      <w:pPr>
        <w:pStyle w:val="Code"/>
      </w:pPr>
      <w:r w:rsidRPr="00EC76D5">
        <w:t xml:space="preserve">      case 1:</w:t>
      </w:r>
    </w:p>
    <w:p w14:paraId="4ACFE9B8" w14:textId="77777777" w:rsidR="00686808" w:rsidRPr="00EC76D5" w:rsidRDefault="00686808" w:rsidP="00686808">
      <w:pPr>
        <w:pStyle w:val="Code"/>
      </w:pPr>
      <w:r w:rsidRPr="00EC76D5">
        <w:t xml:space="preserve">        return m_operand1;</w:t>
      </w:r>
    </w:p>
    <w:p w14:paraId="25460CF7" w14:textId="77777777" w:rsidR="00686808" w:rsidRPr="00EC76D5" w:rsidRDefault="00686808" w:rsidP="00686808">
      <w:pPr>
        <w:pStyle w:val="Code"/>
      </w:pPr>
      <w:r w:rsidRPr="00EC76D5">
        <w:t xml:space="preserve">        </w:t>
      </w:r>
    </w:p>
    <w:p w14:paraId="0B6C2066" w14:textId="77777777" w:rsidR="00686808" w:rsidRPr="00EC76D5" w:rsidRDefault="00686808" w:rsidP="00686808">
      <w:pPr>
        <w:pStyle w:val="Code"/>
      </w:pPr>
      <w:r w:rsidRPr="00EC76D5">
        <w:t xml:space="preserve">      case 2:</w:t>
      </w:r>
    </w:p>
    <w:p w14:paraId="4E23932A" w14:textId="77777777" w:rsidR="00686808" w:rsidRPr="00EC76D5" w:rsidRDefault="00686808" w:rsidP="00686808">
      <w:pPr>
        <w:pStyle w:val="Code"/>
      </w:pPr>
      <w:r w:rsidRPr="00EC76D5">
        <w:t xml:space="preserve">        return m_operand2;</w:t>
      </w:r>
    </w:p>
    <w:p w14:paraId="45D18F3E" w14:textId="77777777" w:rsidR="00686808" w:rsidRPr="00EC76D5" w:rsidRDefault="00686808" w:rsidP="00686808">
      <w:pPr>
        <w:pStyle w:val="Code"/>
      </w:pPr>
      <w:r w:rsidRPr="00EC76D5">
        <w:t xml:space="preserve">        </w:t>
      </w:r>
    </w:p>
    <w:p w14:paraId="13712753" w14:textId="77777777" w:rsidR="00686808" w:rsidRPr="00EC76D5" w:rsidRDefault="00686808" w:rsidP="00686808">
      <w:pPr>
        <w:pStyle w:val="Code"/>
      </w:pPr>
      <w:r w:rsidRPr="00EC76D5">
        <w:t xml:space="preserve">      case 3:</w:t>
      </w:r>
    </w:p>
    <w:p w14:paraId="76FE60E8" w14:textId="77777777" w:rsidR="00686808" w:rsidRPr="00EC76D5" w:rsidRDefault="00686808" w:rsidP="00686808">
      <w:pPr>
        <w:pStyle w:val="Code"/>
      </w:pPr>
      <w:r w:rsidRPr="00EC76D5">
        <w:t xml:space="preserve">        return m_operand3;</w:t>
      </w:r>
    </w:p>
    <w:p w14:paraId="17D8A89B" w14:textId="77777777" w:rsidR="00686808" w:rsidRPr="00EC76D5" w:rsidRDefault="00686808" w:rsidP="00686808">
      <w:pPr>
        <w:pStyle w:val="Code"/>
      </w:pPr>
      <w:r w:rsidRPr="00EC76D5">
        <w:t xml:space="preserve">    }</w:t>
      </w:r>
    </w:p>
    <w:p w14:paraId="6DC913C1" w14:textId="77777777" w:rsidR="00686808" w:rsidRPr="00EC76D5" w:rsidRDefault="00686808" w:rsidP="00686808">
      <w:pPr>
        <w:pStyle w:val="Code"/>
      </w:pPr>
      <w:r w:rsidRPr="00EC76D5">
        <w:t xml:space="preserve">    </w:t>
      </w:r>
    </w:p>
    <w:p w14:paraId="5607BDF6" w14:textId="77777777" w:rsidR="00686808" w:rsidRPr="00EC76D5" w:rsidRDefault="00686808" w:rsidP="00686808">
      <w:pPr>
        <w:pStyle w:val="Code"/>
      </w:pPr>
      <w:r w:rsidRPr="00EC76D5">
        <w:t xml:space="preserve">    return null;</w:t>
      </w:r>
    </w:p>
    <w:p w14:paraId="020F611C" w14:textId="77777777" w:rsidR="00686808" w:rsidRPr="00EC76D5" w:rsidRDefault="00686808" w:rsidP="00686808">
      <w:pPr>
        <w:pStyle w:val="Code"/>
      </w:pPr>
      <w:r w:rsidRPr="00EC76D5">
        <w:t xml:space="preserve">  }</w:t>
      </w:r>
    </w:p>
    <w:p w14:paraId="230D2160" w14:textId="77777777" w:rsidR="00686808" w:rsidRPr="00EC76D5" w:rsidRDefault="00686808" w:rsidP="00686808">
      <w:pPr>
        <w:pStyle w:val="Code"/>
      </w:pPr>
      <w:r w:rsidRPr="00EC76D5">
        <w:t xml:space="preserve">      </w:t>
      </w:r>
    </w:p>
    <w:p w14:paraId="49C62E2D" w14:textId="77777777" w:rsidR="00686808" w:rsidRPr="00EC76D5" w:rsidRDefault="00686808" w:rsidP="00686808">
      <w:pPr>
        <w:pStyle w:val="Code"/>
      </w:pPr>
      <w:r w:rsidRPr="00EC76D5">
        <w:t xml:space="preserve">  public void setOperand(int index, Object operand) {</w:t>
      </w:r>
    </w:p>
    <w:p w14:paraId="52E65E12" w14:textId="77777777" w:rsidR="00686808" w:rsidRPr="00EC76D5" w:rsidRDefault="00686808" w:rsidP="00686808">
      <w:pPr>
        <w:pStyle w:val="Code"/>
      </w:pPr>
      <w:r w:rsidRPr="00EC76D5">
        <w:t xml:space="preserve">    switch (index) {</w:t>
      </w:r>
    </w:p>
    <w:p w14:paraId="6AB3BDB1" w14:textId="77777777" w:rsidR="00686808" w:rsidRPr="00EC76D5" w:rsidRDefault="00686808" w:rsidP="00686808">
      <w:pPr>
        <w:pStyle w:val="Code"/>
      </w:pPr>
      <w:r w:rsidRPr="00EC76D5">
        <w:t xml:space="preserve">      case 1:</w:t>
      </w:r>
    </w:p>
    <w:p w14:paraId="0C811163" w14:textId="77777777" w:rsidR="00686808" w:rsidRPr="00EC76D5" w:rsidRDefault="00686808" w:rsidP="00686808">
      <w:pPr>
        <w:pStyle w:val="Code"/>
      </w:pPr>
      <w:r w:rsidRPr="00EC76D5">
        <w:t xml:space="preserve">        m_operand1 = operand;</w:t>
      </w:r>
    </w:p>
    <w:p w14:paraId="4E84AD86" w14:textId="77777777" w:rsidR="00686808" w:rsidRPr="00EC76D5" w:rsidRDefault="00686808" w:rsidP="00686808">
      <w:pPr>
        <w:pStyle w:val="Code"/>
      </w:pPr>
      <w:r w:rsidRPr="00EC76D5">
        <w:t xml:space="preserve">        </w:t>
      </w:r>
    </w:p>
    <w:p w14:paraId="5301CE1D" w14:textId="77777777" w:rsidR="00686808" w:rsidRPr="00EC76D5" w:rsidRDefault="00686808" w:rsidP="00686808">
      <w:pPr>
        <w:pStyle w:val="Code"/>
      </w:pPr>
      <w:r w:rsidRPr="00EC76D5">
        <w:t xml:space="preserve">      case 2:</w:t>
      </w:r>
    </w:p>
    <w:p w14:paraId="074CFF9D" w14:textId="77777777" w:rsidR="00686808" w:rsidRPr="00EC76D5" w:rsidRDefault="00686808" w:rsidP="00686808">
      <w:pPr>
        <w:pStyle w:val="Code"/>
      </w:pPr>
      <w:r w:rsidRPr="00EC76D5">
        <w:t xml:space="preserve">        m_operand2 = operand;</w:t>
      </w:r>
    </w:p>
    <w:p w14:paraId="2FF6CBAE" w14:textId="77777777" w:rsidR="00686808" w:rsidRPr="00EC76D5" w:rsidRDefault="00686808" w:rsidP="00686808">
      <w:pPr>
        <w:pStyle w:val="Code"/>
      </w:pPr>
      <w:r w:rsidRPr="00EC76D5">
        <w:t xml:space="preserve">        </w:t>
      </w:r>
    </w:p>
    <w:p w14:paraId="29F09B0B" w14:textId="77777777" w:rsidR="00686808" w:rsidRPr="00EC76D5" w:rsidRDefault="00686808" w:rsidP="00686808">
      <w:pPr>
        <w:pStyle w:val="Code"/>
      </w:pPr>
      <w:r w:rsidRPr="00EC76D5">
        <w:t xml:space="preserve">      case 3:</w:t>
      </w:r>
    </w:p>
    <w:p w14:paraId="0E78BDC1" w14:textId="77777777" w:rsidR="00686808" w:rsidRPr="00EC76D5" w:rsidRDefault="00686808" w:rsidP="00686808">
      <w:pPr>
        <w:pStyle w:val="Code"/>
      </w:pPr>
      <w:r w:rsidRPr="00EC76D5">
        <w:t xml:space="preserve">        m_operand3 = operand;</w:t>
      </w:r>
    </w:p>
    <w:p w14:paraId="491456E6" w14:textId="77777777" w:rsidR="00686808" w:rsidRPr="00EC76D5" w:rsidRDefault="00686808" w:rsidP="00686808">
      <w:pPr>
        <w:pStyle w:val="Code"/>
      </w:pPr>
      <w:r w:rsidRPr="00EC76D5">
        <w:t xml:space="preserve">    }</w:t>
      </w:r>
    </w:p>
    <w:p w14:paraId="2C56A1D4" w14:textId="77777777" w:rsidR="00686808" w:rsidRPr="00EC76D5" w:rsidRDefault="00686808" w:rsidP="00686808">
      <w:pPr>
        <w:pStyle w:val="Code"/>
      </w:pPr>
      <w:r w:rsidRPr="00EC76D5">
        <w:t xml:space="preserve">  }</w:t>
      </w:r>
    </w:p>
    <w:p w14:paraId="128B078D" w14:textId="77777777" w:rsidR="00686808" w:rsidRPr="00EC76D5" w:rsidRDefault="00686808" w:rsidP="00686808">
      <w:pPr>
        <w:pStyle w:val="Code"/>
      </w:pPr>
    </w:p>
    <w:p w14:paraId="7AAD7546" w14:textId="77777777" w:rsidR="00686808" w:rsidRPr="00EC76D5" w:rsidRDefault="00686808" w:rsidP="00686808">
      <w:pPr>
        <w:pStyle w:val="Code"/>
      </w:pPr>
      <w:r w:rsidRPr="00EC76D5">
        <w:t xml:space="preserve">  public boolean isLive(Symbol symbol) {</w:t>
      </w:r>
    </w:p>
    <w:p w14:paraId="6B790273" w14:textId="77777777" w:rsidR="00686808" w:rsidRPr="00EC76D5" w:rsidRDefault="00686808" w:rsidP="00686808">
      <w:pPr>
        <w:pStyle w:val="Code"/>
      </w:pPr>
      <w:r w:rsidRPr="00EC76D5">
        <w:t xml:space="preserve">    if (Main.LiveSet &amp;&amp; (m_liveMap != null) &amp;&amp; m_liveMap.containsKey(symbol)){</w:t>
      </w:r>
    </w:p>
    <w:p w14:paraId="1C5FF815" w14:textId="77777777" w:rsidR="00686808" w:rsidRPr="00EC76D5" w:rsidRDefault="00686808" w:rsidP="00686808">
      <w:pPr>
        <w:pStyle w:val="Code"/>
      </w:pPr>
      <w:r w:rsidRPr="00EC76D5">
        <w:t xml:space="preserve">      return (m_liveMap.get(symbol) &gt;= Main.LiveCount);</w:t>
      </w:r>
    </w:p>
    <w:p w14:paraId="28BCEC50" w14:textId="77777777" w:rsidR="00686808" w:rsidRPr="00EC76D5" w:rsidRDefault="00686808" w:rsidP="00686808">
      <w:pPr>
        <w:pStyle w:val="Code"/>
      </w:pPr>
      <w:r w:rsidRPr="00EC76D5">
        <w:t xml:space="preserve">    }</w:t>
      </w:r>
    </w:p>
    <w:p w14:paraId="72C272C1" w14:textId="77777777" w:rsidR="00686808" w:rsidRPr="00EC76D5" w:rsidRDefault="00686808" w:rsidP="00686808">
      <w:pPr>
        <w:pStyle w:val="Code"/>
      </w:pPr>
      <w:r w:rsidRPr="00EC76D5">
        <w:t xml:space="preserve">    </w:t>
      </w:r>
    </w:p>
    <w:p w14:paraId="28B95113" w14:textId="77777777" w:rsidR="00686808" w:rsidRPr="00EC76D5" w:rsidRDefault="00686808" w:rsidP="00686808">
      <w:pPr>
        <w:pStyle w:val="Code"/>
      </w:pPr>
      <w:r w:rsidRPr="00EC76D5">
        <w:t xml:space="preserve">    return false;</w:t>
      </w:r>
    </w:p>
    <w:p w14:paraId="6867FC39" w14:textId="77777777" w:rsidR="00686808" w:rsidRPr="00EC76D5" w:rsidRDefault="00686808" w:rsidP="00686808">
      <w:pPr>
        <w:pStyle w:val="Code"/>
      </w:pPr>
      <w:r w:rsidRPr="00EC76D5">
        <w:t xml:space="preserve">  }</w:t>
      </w:r>
    </w:p>
    <w:p w14:paraId="78440AFE" w14:textId="77777777" w:rsidR="00686808" w:rsidRPr="00EC76D5" w:rsidRDefault="00686808" w:rsidP="00686808">
      <w:pPr>
        <w:pStyle w:val="Code"/>
      </w:pPr>
      <w:r w:rsidRPr="00EC76D5">
        <w:t xml:space="preserve">  </w:t>
      </w:r>
    </w:p>
    <w:p w14:paraId="6566AEE1" w14:textId="77777777" w:rsidR="00686808" w:rsidRPr="00EC76D5" w:rsidRDefault="00686808" w:rsidP="00686808">
      <w:pPr>
        <w:pStyle w:val="Code"/>
      </w:pPr>
      <w:r w:rsidRPr="00EC76D5">
        <w:t xml:space="preserve">  public int getCount(Symbol symbol) {</w:t>
      </w:r>
    </w:p>
    <w:p w14:paraId="2F4FCA47" w14:textId="77777777" w:rsidR="00686808" w:rsidRPr="00EC76D5" w:rsidRDefault="00686808" w:rsidP="00686808">
      <w:pPr>
        <w:pStyle w:val="Code"/>
      </w:pPr>
      <w:r w:rsidRPr="00EC76D5">
        <w:t xml:space="preserve">    if (Main.LiveSet &amp;&amp; (m_liveMap != null) &amp;&amp; m_liveMap.containsKey(symbol)){</w:t>
      </w:r>
    </w:p>
    <w:p w14:paraId="230FC5C9" w14:textId="77777777" w:rsidR="00686808" w:rsidRPr="00EC76D5" w:rsidRDefault="00686808" w:rsidP="00686808">
      <w:pPr>
        <w:pStyle w:val="Code"/>
      </w:pPr>
      <w:r w:rsidRPr="00EC76D5">
        <w:lastRenderedPageBreak/>
        <w:t xml:space="preserve">      return m_liveMap.get(symbol);</w:t>
      </w:r>
    </w:p>
    <w:p w14:paraId="2F236824" w14:textId="77777777" w:rsidR="00686808" w:rsidRPr="00EC76D5" w:rsidRDefault="00686808" w:rsidP="00686808">
      <w:pPr>
        <w:pStyle w:val="Code"/>
      </w:pPr>
      <w:r w:rsidRPr="00EC76D5">
        <w:t xml:space="preserve">    }</w:t>
      </w:r>
    </w:p>
    <w:p w14:paraId="7C5F08C9" w14:textId="77777777" w:rsidR="00686808" w:rsidRPr="00EC76D5" w:rsidRDefault="00686808" w:rsidP="00686808">
      <w:pPr>
        <w:pStyle w:val="Code"/>
      </w:pPr>
      <w:r w:rsidRPr="00EC76D5">
        <w:t xml:space="preserve">    </w:t>
      </w:r>
    </w:p>
    <w:p w14:paraId="64E113CF" w14:textId="77777777" w:rsidR="00686808" w:rsidRPr="00EC76D5" w:rsidRDefault="00686808" w:rsidP="00686808">
      <w:pPr>
        <w:pStyle w:val="Code"/>
      </w:pPr>
      <w:r w:rsidRPr="00EC76D5">
        <w:t xml:space="preserve">    return 0;</w:t>
      </w:r>
    </w:p>
    <w:p w14:paraId="29C1D1BB" w14:textId="77777777" w:rsidR="00686808" w:rsidRPr="00EC76D5" w:rsidRDefault="00686808" w:rsidP="00686808">
      <w:pPr>
        <w:pStyle w:val="Code"/>
      </w:pPr>
      <w:r w:rsidRPr="00EC76D5">
        <w:t xml:space="preserve">  }</w:t>
      </w:r>
    </w:p>
    <w:p w14:paraId="0B97AB22" w14:textId="77777777" w:rsidR="00686808" w:rsidRPr="00EC76D5" w:rsidRDefault="00686808" w:rsidP="00686808">
      <w:pPr>
        <w:pStyle w:val="Code"/>
      </w:pPr>
      <w:r w:rsidRPr="00EC76D5">
        <w:t xml:space="preserve">  </w:t>
      </w:r>
    </w:p>
    <w:p w14:paraId="548CF3AB" w14:textId="77777777" w:rsidR="00686808" w:rsidRPr="00EC76D5" w:rsidRDefault="00686808" w:rsidP="00686808">
      <w:pPr>
        <w:pStyle w:val="Code"/>
      </w:pPr>
      <w:r w:rsidRPr="00EC76D5">
        <w:t xml:space="preserve">  public void setLiveMap(Map&lt;Symbol,Integer&gt; liveMap) {</w:t>
      </w:r>
    </w:p>
    <w:p w14:paraId="3E6CC96D" w14:textId="77777777" w:rsidR="00686808" w:rsidRPr="00EC76D5" w:rsidRDefault="00686808" w:rsidP="00686808">
      <w:pPr>
        <w:pStyle w:val="Code"/>
      </w:pPr>
      <w:r w:rsidRPr="00EC76D5">
        <w:t xml:space="preserve">    m_liveMap = liveMap;</w:t>
      </w:r>
    </w:p>
    <w:p w14:paraId="6E78406C" w14:textId="77777777" w:rsidR="00686808" w:rsidRPr="00EC76D5" w:rsidRDefault="00686808" w:rsidP="00686808">
      <w:pPr>
        <w:pStyle w:val="Code"/>
      </w:pPr>
      <w:r w:rsidRPr="00EC76D5">
        <w:t xml:space="preserve">  }</w:t>
      </w:r>
    </w:p>
    <w:p w14:paraId="164C69AC" w14:textId="77777777" w:rsidR="00686808" w:rsidRPr="00EC76D5" w:rsidRDefault="00686808" w:rsidP="00686808">
      <w:pPr>
        <w:pStyle w:val="Code"/>
      </w:pPr>
      <w:r w:rsidRPr="00EC76D5">
        <w:t xml:space="preserve">  </w:t>
      </w:r>
    </w:p>
    <w:p w14:paraId="0C7E9779" w14:textId="77777777" w:rsidR="00686808" w:rsidRPr="00EC76D5" w:rsidRDefault="00686808" w:rsidP="00686808">
      <w:pPr>
        <w:pStyle w:val="Code"/>
      </w:pPr>
      <w:r w:rsidRPr="00EC76D5">
        <w:t xml:space="preserve">  public void clear() {</w:t>
      </w:r>
    </w:p>
    <w:p w14:paraId="6F85A1F8" w14:textId="77777777" w:rsidR="00686808" w:rsidRPr="00EC76D5" w:rsidRDefault="00686808" w:rsidP="00686808">
      <w:pPr>
        <w:pStyle w:val="Code"/>
      </w:pPr>
      <w:r w:rsidRPr="00EC76D5">
        <w:t xml:space="preserve">    m_middleOperator = MiddleOperator.Empty;</w:t>
      </w:r>
    </w:p>
    <w:p w14:paraId="74A39CF4" w14:textId="77777777" w:rsidR="00686808" w:rsidRPr="00EC76D5" w:rsidRDefault="00686808" w:rsidP="00686808">
      <w:pPr>
        <w:pStyle w:val="Code"/>
      </w:pPr>
      <w:r w:rsidRPr="00EC76D5">
        <w:t xml:space="preserve">    m_operand1 = null;</w:t>
      </w:r>
    </w:p>
    <w:p w14:paraId="43C93234" w14:textId="77777777" w:rsidR="00686808" w:rsidRPr="00EC76D5" w:rsidRDefault="00686808" w:rsidP="00686808">
      <w:pPr>
        <w:pStyle w:val="Code"/>
      </w:pPr>
      <w:r w:rsidRPr="00EC76D5">
        <w:t xml:space="preserve">    m_operand2 = null;</w:t>
      </w:r>
    </w:p>
    <w:p w14:paraId="1897CE95" w14:textId="77777777" w:rsidR="00686808" w:rsidRPr="00EC76D5" w:rsidRDefault="00686808" w:rsidP="00686808">
      <w:pPr>
        <w:pStyle w:val="Code"/>
      </w:pPr>
      <w:r w:rsidRPr="00EC76D5">
        <w:t xml:space="preserve">    m_operand3 = null;</w:t>
      </w:r>
    </w:p>
    <w:p w14:paraId="12DCEDDE" w14:textId="77777777" w:rsidR="00686808" w:rsidRPr="00EC76D5" w:rsidRDefault="00686808" w:rsidP="00686808">
      <w:pPr>
        <w:pStyle w:val="Code"/>
      </w:pPr>
      <w:r w:rsidRPr="00EC76D5">
        <w:t xml:space="preserve">  }</w:t>
      </w:r>
    </w:p>
    <w:p w14:paraId="409E18EB" w14:textId="77777777" w:rsidR="00686808" w:rsidRPr="00EC76D5" w:rsidRDefault="00686808" w:rsidP="00686808">
      <w:pPr>
        <w:pStyle w:val="Code"/>
      </w:pPr>
    </w:p>
    <w:p w14:paraId="0C2EBCDA" w14:textId="77777777" w:rsidR="00686808" w:rsidRPr="00EC76D5" w:rsidRDefault="00686808" w:rsidP="00686808">
      <w:pPr>
        <w:pStyle w:val="Code"/>
      </w:pPr>
      <w:r w:rsidRPr="00EC76D5">
        <w:t xml:space="preserve">  public boolean isLeader() {</w:t>
      </w:r>
    </w:p>
    <w:p w14:paraId="780FA3A0" w14:textId="77777777" w:rsidR="00686808" w:rsidRPr="00EC76D5" w:rsidRDefault="00686808" w:rsidP="00686808">
      <w:pPr>
        <w:pStyle w:val="Code"/>
      </w:pPr>
      <w:r w:rsidRPr="00EC76D5">
        <w:t xml:space="preserve">    return m_leader;</w:t>
      </w:r>
    </w:p>
    <w:p w14:paraId="0B052651" w14:textId="77777777" w:rsidR="00686808" w:rsidRPr="00EC76D5" w:rsidRDefault="00686808" w:rsidP="00686808">
      <w:pPr>
        <w:pStyle w:val="Code"/>
      </w:pPr>
      <w:r w:rsidRPr="00EC76D5">
        <w:t xml:space="preserve">  }</w:t>
      </w:r>
    </w:p>
    <w:p w14:paraId="5F9BA832" w14:textId="77777777" w:rsidR="00686808" w:rsidRPr="00EC76D5" w:rsidRDefault="00686808" w:rsidP="00686808">
      <w:pPr>
        <w:pStyle w:val="Code"/>
      </w:pPr>
      <w:r w:rsidRPr="00EC76D5">
        <w:t xml:space="preserve">  </w:t>
      </w:r>
    </w:p>
    <w:p w14:paraId="71907DE6" w14:textId="77777777" w:rsidR="00686808" w:rsidRPr="00EC76D5" w:rsidRDefault="00686808" w:rsidP="00686808">
      <w:pPr>
        <w:pStyle w:val="Code"/>
      </w:pPr>
      <w:r w:rsidRPr="00EC76D5">
        <w:t xml:space="preserve">  public void setLeader() {</w:t>
      </w:r>
    </w:p>
    <w:p w14:paraId="4F3AC46F" w14:textId="77777777" w:rsidR="00686808" w:rsidRPr="00EC76D5" w:rsidRDefault="00686808" w:rsidP="00686808">
      <w:pPr>
        <w:pStyle w:val="Code"/>
      </w:pPr>
      <w:r w:rsidRPr="00EC76D5">
        <w:t xml:space="preserve">    m_leader = true;</w:t>
      </w:r>
    </w:p>
    <w:p w14:paraId="1C8EB51C" w14:textId="77777777" w:rsidR="00686808" w:rsidRPr="00EC76D5" w:rsidRDefault="00686808" w:rsidP="00686808">
      <w:pPr>
        <w:pStyle w:val="Code"/>
      </w:pPr>
      <w:r w:rsidRPr="00EC76D5">
        <w:t xml:space="preserve">  }</w:t>
      </w:r>
    </w:p>
    <w:p w14:paraId="29C6C465" w14:textId="77777777" w:rsidR="00686808" w:rsidRPr="00EC76D5" w:rsidRDefault="00686808" w:rsidP="00686808">
      <w:pPr>
        <w:pStyle w:val="Code"/>
      </w:pPr>
    </w:p>
    <w:p w14:paraId="49692CA2" w14:textId="77777777" w:rsidR="00686808" w:rsidRPr="00EC76D5" w:rsidRDefault="00686808" w:rsidP="00686808">
      <w:pPr>
        <w:pStyle w:val="Code"/>
      </w:pPr>
      <w:r w:rsidRPr="00EC76D5">
        <w:t xml:space="preserve">  public boolean isVisited() {</w:t>
      </w:r>
    </w:p>
    <w:p w14:paraId="62E229CD" w14:textId="77777777" w:rsidR="00686808" w:rsidRPr="00EC76D5" w:rsidRDefault="00686808" w:rsidP="00686808">
      <w:pPr>
        <w:pStyle w:val="Code"/>
      </w:pPr>
      <w:r w:rsidRPr="00EC76D5">
        <w:t xml:space="preserve">    return m_visited;</w:t>
      </w:r>
    </w:p>
    <w:p w14:paraId="196A8D58" w14:textId="77777777" w:rsidR="00686808" w:rsidRPr="00EC76D5" w:rsidRDefault="00686808" w:rsidP="00686808">
      <w:pPr>
        <w:pStyle w:val="Code"/>
      </w:pPr>
      <w:r w:rsidRPr="00EC76D5">
        <w:t xml:space="preserve">  }</w:t>
      </w:r>
    </w:p>
    <w:p w14:paraId="27BD23B7" w14:textId="77777777" w:rsidR="00686808" w:rsidRPr="00EC76D5" w:rsidRDefault="00686808" w:rsidP="00686808">
      <w:pPr>
        <w:pStyle w:val="Code"/>
      </w:pPr>
      <w:r w:rsidRPr="00EC76D5">
        <w:t xml:space="preserve">  </w:t>
      </w:r>
    </w:p>
    <w:p w14:paraId="1E0FE68B" w14:textId="77777777" w:rsidR="00686808" w:rsidRPr="00EC76D5" w:rsidRDefault="00686808" w:rsidP="00686808">
      <w:pPr>
        <w:pStyle w:val="Code"/>
      </w:pPr>
      <w:r w:rsidRPr="00EC76D5">
        <w:t xml:space="preserve">  public void setVisited() {</w:t>
      </w:r>
    </w:p>
    <w:p w14:paraId="630C2BC6" w14:textId="77777777" w:rsidR="00686808" w:rsidRPr="00EC76D5" w:rsidRDefault="00686808" w:rsidP="00686808">
      <w:pPr>
        <w:pStyle w:val="Code"/>
      </w:pPr>
      <w:r w:rsidRPr="00EC76D5">
        <w:t xml:space="preserve">    m_visited = true;</w:t>
      </w:r>
    </w:p>
    <w:p w14:paraId="64F83D7E" w14:textId="77777777" w:rsidR="00686808" w:rsidRPr="00EC76D5" w:rsidRDefault="00686808" w:rsidP="00686808">
      <w:pPr>
        <w:pStyle w:val="Code"/>
      </w:pPr>
      <w:r w:rsidRPr="00EC76D5">
        <w:t xml:space="preserve">  }</w:t>
      </w:r>
    </w:p>
    <w:p w14:paraId="225C0090" w14:textId="77777777" w:rsidR="00686808" w:rsidRPr="00EC76D5" w:rsidRDefault="00686808" w:rsidP="00686808">
      <w:pPr>
        <w:pStyle w:val="Code"/>
      </w:pPr>
    </w:p>
    <w:p w14:paraId="3E8E5C78" w14:textId="77777777" w:rsidR="00686808" w:rsidRPr="00EC76D5" w:rsidRDefault="00686808" w:rsidP="00686808">
      <w:pPr>
        <w:pStyle w:val="Code"/>
      </w:pPr>
      <w:r w:rsidRPr="00EC76D5">
        <w:t xml:space="preserve">  public boolean isPop() {</w:t>
      </w:r>
    </w:p>
    <w:p w14:paraId="767E3E5C" w14:textId="77777777" w:rsidR="00686808" w:rsidRPr="00EC76D5" w:rsidRDefault="00686808" w:rsidP="00686808">
      <w:pPr>
        <w:pStyle w:val="Code"/>
      </w:pPr>
      <w:r w:rsidRPr="00EC76D5">
        <w:t xml:space="preserve">    return m_pop;</w:t>
      </w:r>
    </w:p>
    <w:p w14:paraId="642B364C" w14:textId="77777777" w:rsidR="00686808" w:rsidRPr="00EC76D5" w:rsidRDefault="00686808" w:rsidP="00686808">
      <w:pPr>
        <w:pStyle w:val="Code"/>
      </w:pPr>
      <w:r w:rsidRPr="00EC76D5">
        <w:t xml:space="preserve">  }</w:t>
      </w:r>
    </w:p>
    <w:p w14:paraId="68CEEA95" w14:textId="77777777" w:rsidR="00686808" w:rsidRPr="00EC76D5" w:rsidRDefault="00686808" w:rsidP="00686808">
      <w:pPr>
        <w:pStyle w:val="Code"/>
      </w:pPr>
      <w:r w:rsidRPr="00EC76D5">
        <w:t xml:space="preserve">  </w:t>
      </w:r>
    </w:p>
    <w:p w14:paraId="650A4253" w14:textId="77777777" w:rsidR="00686808" w:rsidRPr="00EC76D5" w:rsidRDefault="00686808" w:rsidP="00686808">
      <w:pPr>
        <w:pStyle w:val="Code"/>
      </w:pPr>
      <w:r w:rsidRPr="00EC76D5">
        <w:t xml:space="preserve">  public void setPop(boolean pop) {</w:t>
      </w:r>
    </w:p>
    <w:p w14:paraId="559F4F14" w14:textId="77777777" w:rsidR="00686808" w:rsidRPr="00EC76D5" w:rsidRDefault="00686808" w:rsidP="00686808">
      <w:pPr>
        <w:pStyle w:val="Code"/>
      </w:pPr>
      <w:r w:rsidRPr="00EC76D5">
        <w:t xml:space="preserve">    m_pop = pop;</w:t>
      </w:r>
    </w:p>
    <w:p w14:paraId="5BA9A5CE" w14:textId="77777777" w:rsidR="00686808" w:rsidRPr="00EC76D5" w:rsidRDefault="00686808" w:rsidP="00686808">
      <w:pPr>
        <w:pStyle w:val="Code"/>
      </w:pPr>
      <w:r w:rsidRPr="00EC76D5">
        <w:t xml:space="preserve">  }</w:t>
      </w:r>
    </w:p>
    <w:p w14:paraId="164AAD20" w14:textId="77777777" w:rsidR="00686808" w:rsidRPr="00EC76D5" w:rsidRDefault="00686808" w:rsidP="00686808">
      <w:pPr>
        <w:pStyle w:val="Code"/>
      </w:pPr>
      <w:r w:rsidRPr="00EC76D5">
        <w:t xml:space="preserve">  </w:t>
      </w:r>
    </w:p>
    <w:p w14:paraId="49E05D92" w14:textId="77777777" w:rsidR="00686808" w:rsidRPr="00EC76D5" w:rsidRDefault="00686808" w:rsidP="00686808">
      <w:pPr>
        <w:pStyle w:val="Code"/>
      </w:pPr>
      <w:r w:rsidRPr="00EC76D5">
        <w:t xml:space="preserve">  public boolean isGoto() {</w:t>
      </w:r>
    </w:p>
    <w:p w14:paraId="3F7285AD" w14:textId="77777777" w:rsidR="00686808" w:rsidRPr="00EC76D5" w:rsidRDefault="00686808" w:rsidP="00686808">
      <w:pPr>
        <w:pStyle w:val="Code"/>
      </w:pPr>
      <w:r w:rsidRPr="00EC76D5">
        <w:t xml:space="preserve">    return (m_middleOperator == MiddleOperator.Goto);</w:t>
      </w:r>
    </w:p>
    <w:p w14:paraId="277F1D4F" w14:textId="77777777" w:rsidR="00686808" w:rsidRPr="00EC76D5" w:rsidRDefault="00686808" w:rsidP="00686808">
      <w:pPr>
        <w:pStyle w:val="Code"/>
      </w:pPr>
      <w:r w:rsidRPr="00EC76D5">
        <w:t xml:space="preserve">  }</w:t>
      </w:r>
    </w:p>
    <w:p w14:paraId="529422E9" w14:textId="77777777" w:rsidR="00686808" w:rsidRPr="00EC76D5" w:rsidRDefault="00686808" w:rsidP="00686808">
      <w:pPr>
        <w:pStyle w:val="Code"/>
      </w:pPr>
    </w:p>
    <w:p w14:paraId="180C1BDD" w14:textId="77777777" w:rsidR="00686808" w:rsidRPr="00EC76D5" w:rsidRDefault="00686808" w:rsidP="00686808">
      <w:pPr>
        <w:pStyle w:val="Code"/>
      </w:pPr>
      <w:r w:rsidRPr="00EC76D5">
        <w:t xml:space="preserve">  public boolean isMemory() {</w:t>
      </w:r>
    </w:p>
    <w:p w14:paraId="2395B13F" w14:textId="77777777" w:rsidR="00686808" w:rsidRPr="00EC76D5" w:rsidRDefault="00686808" w:rsidP="00686808">
      <w:pPr>
        <w:pStyle w:val="Code"/>
      </w:pPr>
      <w:r w:rsidRPr="00EC76D5">
        <w:t xml:space="preserve">    switch (m_middleOperator) {</w:t>
      </w:r>
    </w:p>
    <w:p w14:paraId="40BD8E0F" w14:textId="58798F28" w:rsidR="00686808" w:rsidRPr="00EC76D5" w:rsidRDefault="00686808" w:rsidP="00686808">
      <w:pPr>
        <w:pStyle w:val="Code"/>
      </w:pPr>
      <w:r w:rsidRPr="00EC76D5">
        <w:t xml:space="preserve">      case </w:t>
      </w:r>
      <w:r w:rsidR="00B02345">
        <w:t>Dereference</w:t>
      </w:r>
      <w:r w:rsidRPr="00EC76D5">
        <w:t>:</w:t>
      </w:r>
    </w:p>
    <w:p w14:paraId="42FFBCED" w14:textId="77777777" w:rsidR="00686808" w:rsidRPr="00EC76D5" w:rsidRDefault="00686808" w:rsidP="00686808">
      <w:pPr>
        <w:pStyle w:val="Code"/>
      </w:pPr>
      <w:r w:rsidRPr="00EC76D5">
        <w:t xml:space="preserve">      case Arrow:</w:t>
      </w:r>
    </w:p>
    <w:p w14:paraId="67FFA404" w14:textId="77777777" w:rsidR="00686808" w:rsidRPr="00EC76D5" w:rsidRDefault="00686808" w:rsidP="00686808">
      <w:pPr>
        <w:pStyle w:val="Code"/>
      </w:pPr>
      <w:r w:rsidRPr="00EC76D5">
        <w:t xml:space="preserve">      case Index:</w:t>
      </w:r>
    </w:p>
    <w:p w14:paraId="55441813" w14:textId="77777777" w:rsidR="00686808" w:rsidRPr="00EC76D5" w:rsidRDefault="00686808" w:rsidP="00686808">
      <w:pPr>
        <w:pStyle w:val="Code"/>
      </w:pPr>
      <w:r w:rsidRPr="00EC76D5">
        <w:t xml:space="preserve">        return true;</w:t>
      </w:r>
    </w:p>
    <w:p w14:paraId="305C7CF3" w14:textId="77777777" w:rsidR="00686808" w:rsidRPr="00EC76D5" w:rsidRDefault="00686808" w:rsidP="00686808">
      <w:pPr>
        <w:pStyle w:val="Code"/>
      </w:pPr>
      <w:r w:rsidRPr="00EC76D5">
        <w:t xml:space="preserve">        </w:t>
      </w:r>
    </w:p>
    <w:p w14:paraId="67324D44" w14:textId="77777777" w:rsidR="00686808" w:rsidRPr="00EC76D5" w:rsidRDefault="00686808" w:rsidP="00686808">
      <w:pPr>
        <w:pStyle w:val="Code"/>
      </w:pPr>
      <w:r w:rsidRPr="00EC76D5">
        <w:t xml:space="preserve">      default:</w:t>
      </w:r>
    </w:p>
    <w:p w14:paraId="0FCB257D" w14:textId="77777777" w:rsidR="00686808" w:rsidRPr="00EC76D5" w:rsidRDefault="00686808" w:rsidP="00686808">
      <w:pPr>
        <w:pStyle w:val="Code"/>
      </w:pPr>
      <w:r w:rsidRPr="00EC76D5">
        <w:t xml:space="preserve">        return false;</w:t>
      </w:r>
    </w:p>
    <w:p w14:paraId="7F69E294" w14:textId="77777777" w:rsidR="00686808" w:rsidRPr="00EC76D5" w:rsidRDefault="00686808" w:rsidP="00686808">
      <w:pPr>
        <w:pStyle w:val="Code"/>
      </w:pPr>
      <w:r w:rsidRPr="00EC76D5">
        <w:t xml:space="preserve">    }</w:t>
      </w:r>
    </w:p>
    <w:p w14:paraId="1C26547C" w14:textId="77777777" w:rsidR="00686808" w:rsidRPr="00EC76D5" w:rsidRDefault="00686808" w:rsidP="00686808">
      <w:pPr>
        <w:pStyle w:val="Code"/>
      </w:pPr>
      <w:r w:rsidRPr="00EC76D5">
        <w:t xml:space="preserve">  }</w:t>
      </w:r>
    </w:p>
    <w:p w14:paraId="0583D152" w14:textId="77777777" w:rsidR="00686808" w:rsidRPr="00EC76D5" w:rsidRDefault="00686808" w:rsidP="00686808">
      <w:pPr>
        <w:pStyle w:val="Code"/>
      </w:pPr>
    </w:p>
    <w:p w14:paraId="2D01FA13" w14:textId="77777777" w:rsidR="00686808" w:rsidRPr="00EC76D5" w:rsidRDefault="00686808" w:rsidP="00686808">
      <w:pPr>
        <w:pStyle w:val="Code"/>
      </w:pPr>
      <w:r w:rsidRPr="00EC76D5">
        <w:lastRenderedPageBreak/>
        <w:t xml:space="preserve">  public boolean isRelation() {</w:t>
      </w:r>
    </w:p>
    <w:p w14:paraId="3FE38916" w14:textId="77777777" w:rsidR="00686808" w:rsidRPr="00EC76D5" w:rsidRDefault="00686808" w:rsidP="00686808">
      <w:pPr>
        <w:pStyle w:val="Code"/>
      </w:pPr>
      <w:r w:rsidRPr="00EC76D5">
        <w:t xml:space="preserve">    switch (m_middleOperator) {</w:t>
      </w:r>
    </w:p>
    <w:p w14:paraId="170EF732" w14:textId="77777777" w:rsidR="00686808" w:rsidRPr="00EC76D5" w:rsidRDefault="00686808" w:rsidP="00686808">
      <w:pPr>
        <w:pStyle w:val="Code"/>
      </w:pPr>
      <w:r w:rsidRPr="00EC76D5">
        <w:t xml:space="preserve">      case Equal:</w:t>
      </w:r>
    </w:p>
    <w:p w14:paraId="342E09B7" w14:textId="77777777" w:rsidR="00686808" w:rsidRPr="00EC76D5" w:rsidRDefault="00686808" w:rsidP="00686808">
      <w:pPr>
        <w:pStyle w:val="Code"/>
      </w:pPr>
      <w:r w:rsidRPr="00EC76D5">
        <w:t xml:space="preserve">      case NotEqual:</w:t>
      </w:r>
    </w:p>
    <w:p w14:paraId="65376F12" w14:textId="77777777" w:rsidR="00686808" w:rsidRPr="00EC76D5" w:rsidRDefault="00686808" w:rsidP="00686808">
      <w:pPr>
        <w:pStyle w:val="Code"/>
      </w:pPr>
      <w:r w:rsidRPr="00EC76D5">
        <w:t xml:space="preserve">      case LessThan:</w:t>
      </w:r>
    </w:p>
    <w:p w14:paraId="1AACEB38" w14:textId="77777777" w:rsidR="00686808" w:rsidRPr="00EC76D5" w:rsidRDefault="00686808" w:rsidP="00686808">
      <w:pPr>
        <w:pStyle w:val="Code"/>
      </w:pPr>
      <w:r w:rsidRPr="00EC76D5">
        <w:t xml:space="preserve">      case LessThanEqual:</w:t>
      </w:r>
    </w:p>
    <w:p w14:paraId="76C88979" w14:textId="77777777" w:rsidR="00686808" w:rsidRPr="00EC76D5" w:rsidRDefault="00686808" w:rsidP="00686808">
      <w:pPr>
        <w:pStyle w:val="Code"/>
      </w:pPr>
      <w:r w:rsidRPr="00EC76D5">
        <w:t xml:space="preserve">      case GreaterThan:</w:t>
      </w:r>
    </w:p>
    <w:p w14:paraId="064EE7C3" w14:textId="77777777" w:rsidR="00686808" w:rsidRPr="00EC76D5" w:rsidRDefault="00686808" w:rsidP="00686808">
      <w:pPr>
        <w:pStyle w:val="Code"/>
      </w:pPr>
      <w:r w:rsidRPr="00EC76D5">
        <w:t xml:space="preserve">      case GreaterThanEqual:</w:t>
      </w:r>
    </w:p>
    <w:p w14:paraId="1C1DE09C" w14:textId="77777777" w:rsidR="00686808" w:rsidRPr="00EC76D5" w:rsidRDefault="00686808" w:rsidP="00686808">
      <w:pPr>
        <w:pStyle w:val="Code"/>
      </w:pPr>
      <w:r w:rsidRPr="00EC76D5">
        <w:t xml:space="preserve">        return true;</w:t>
      </w:r>
    </w:p>
    <w:p w14:paraId="413E8010" w14:textId="77777777" w:rsidR="00686808" w:rsidRPr="00EC76D5" w:rsidRDefault="00686808" w:rsidP="00686808">
      <w:pPr>
        <w:pStyle w:val="Code"/>
      </w:pPr>
      <w:r w:rsidRPr="00EC76D5">
        <w:t xml:space="preserve">        </w:t>
      </w:r>
    </w:p>
    <w:p w14:paraId="15C3B2EB" w14:textId="77777777" w:rsidR="00686808" w:rsidRPr="00EC76D5" w:rsidRDefault="00686808" w:rsidP="00686808">
      <w:pPr>
        <w:pStyle w:val="Code"/>
      </w:pPr>
      <w:r w:rsidRPr="00EC76D5">
        <w:t xml:space="preserve">      default:</w:t>
      </w:r>
    </w:p>
    <w:p w14:paraId="0FB39154" w14:textId="77777777" w:rsidR="00686808" w:rsidRPr="00EC76D5" w:rsidRDefault="00686808" w:rsidP="00686808">
      <w:pPr>
        <w:pStyle w:val="Code"/>
      </w:pPr>
      <w:r w:rsidRPr="00EC76D5">
        <w:t xml:space="preserve">        return false;</w:t>
      </w:r>
    </w:p>
    <w:p w14:paraId="76DB0094" w14:textId="77777777" w:rsidR="00686808" w:rsidRPr="00EC76D5" w:rsidRDefault="00686808" w:rsidP="00686808">
      <w:pPr>
        <w:pStyle w:val="Code"/>
      </w:pPr>
      <w:r w:rsidRPr="00EC76D5">
        <w:t xml:space="preserve">    }</w:t>
      </w:r>
    </w:p>
    <w:p w14:paraId="4AB22F64" w14:textId="77777777" w:rsidR="00686808" w:rsidRPr="00EC76D5" w:rsidRDefault="00686808" w:rsidP="00686808">
      <w:pPr>
        <w:pStyle w:val="Code"/>
      </w:pPr>
      <w:r w:rsidRPr="00EC76D5">
        <w:t xml:space="preserve">  }</w:t>
      </w:r>
    </w:p>
    <w:p w14:paraId="30D0F276" w14:textId="77777777" w:rsidR="00686808" w:rsidRPr="00EC76D5" w:rsidRDefault="00686808" w:rsidP="00686808">
      <w:pPr>
        <w:pStyle w:val="Code"/>
      </w:pPr>
    </w:p>
    <w:p w14:paraId="5AF25841" w14:textId="77777777" w:rsidR="00686808" w:rsidRPr="00EC76D5" w:rsidRDefault="00686808" w:rsidP="00686808">
      <w:pPr>
        <w:pStyle w:val="Code"/>
      </w:pPr>
      <w:r w:rsidRPr="00EC76D5">
        <w:t xml:space="preserve">  public boolean isUnary() {</w:t>
      </w:r>
    </w:p>
    <w:p w14:paraId="1E30A915" w14:textId="77777777" w:rsidR="00686808" w:rsidRPr="00EC76D5" w:rsidRDefault="00686808" w:rsidP="00686808">
      <w:pPr>
        <w:pStyle w:val="Code"/>
      </w:pPr>
      <w:r w:rsidRPr="00EC76D5">
        <w:t xml:space="preserve">    return isUnary(m_middleOperator);</w:t>
      </w:r>
    </w:p>
    <w:p w14:paraId="4BD33A95" w14:textId="77777777" w:rsidR="00686808" w:rsidRPr="00EC76D5" w:rsidRDefault="00686808" w:rsidP="00686808">
      <w:pPr>
        <w:pStyle w:val="Code"/>
      </w:pPr>
      <w:r w:rsidRPr="00EC76D5">
        <w:t xml:space="preserve">  }</w:t>
      </w:r>
    </w:p>
    <w:p w14:paraId="017B4990" w14:textId="77777777" w:rsidR="00686808" w:rsidRPr="00EC76D5" w:rsidRDefault="00686808" w:rsidP="00686808">
      <w:pPr>
        <w:pStyle w:val="Code"/>
      </w:pPr>
      <w:r w:rsidRPr="00EC76D5">
        <w:t xml:space="preserve">  </w:t>
      </w:r>
    </w:p>
    <w:p w14:paraId="71C1CE36" w14:textId="77777777" w:rsidR="00686808" w:rsidRPr="00EC76D5" w:rsidRDefault="00686808" w:rsidP="00686808">
      <w:pPr>
        <w:pStyle w:val="Code"/>
      </w:pPr>
      <w:r w:rsidRPr="00EC76D5">
        <w:t xml:space="preserve">  public static boolean isIncrement(MiddleOperator operator) {</w:t>
      </w:r>
    </w:p>
    <w:p w14:paraId="3310D09A" w14:textId="77777777" w:rsidR="00686808" w:rsidRPr="00EC76D5" w:rsidRDefault="00686808" w:rsidP="00686808">
      <w:pPr>
        <w:pStyle w:val="Code"/>
      </w:pPr>
      <w:r w:rsidRPr="00EC76D5">
        <w:t xml:space="preserve">    switch (operator) {</w:t>
      </w:r>
    </w:p>
    <w:p w14:paraId="271F6104" w14:textId="77777777" w:rsidR="00686808" w:rsidRPr="00EC76D5" w:rsidRDefault="00686808" w:rsidP="00686808">
      <w:pPr>
        <w:pStyle w:val="Code"/>
      </w:pPr>
      <w:r w:rsidRPr="00EC76D5">
        <w:t xml:space="preserve">      case PrefixIncrement:</w:t>
      </w:r>
    </w:p>
    <w:p w14:paraId="79D98B59" w14:textId="77777777" w:rsidR="00686808" w:rsidRPr="00EC76D5" w:rsidRDefault="00686808" w:rsidP="00686808">
      <w:pPr>
        <w:pStyle w:val="Code"/>
      </w:pPr>
      <w:r w:rsidRPr="00EC76D5">
        <w:t xml:space="preserve">      case PrefixDecrement:</w:t>
      </w:r>
    </w:p>
    <w:p w14:paraId="29C3DEAD" w14:textId="77777777" w:rsidR="00686808" w:rsidRPr="00EC76D5" w:rsidRDefault="00686808" w:rsidP="00686808">
      <w:pPr>
        <w:pStyle w:val="Code"/>
      </w:pPr>
      <w:r w:rsidRPr="00EC76D5">
        <w:t xml:space="preserve">      case PostfixIncrement:</w:t>
      </w:r>
    </w:p>
    <w:p w14:paraId="5A426ABD" w14:textId="77777777" w:rsidR="00686808" w:rsidRPr="00EC76D5" w:rsidRDefault="00686808" w:rsidP="00686808">
      <w:pPr>
        <w:pStyle w:val="Code"/>
      </w:pPr>
      <w:r w:rsidRPr="00EC76D5">
        <w:t xml:space="preserve">      case PostfixDecrement:        </w:t>
      </w:r>
    </w:p>
    <w:p w14:paraId="4105B0F9" w14:textId="77777777" w:rsidR="00686808" w:rsidRPr="00EC76D5" w:rsidRDefault="00686808" w:rsidP="00686808">
      <w:pPr>
        <w:pStyle w:val="Code"/>
      </w:pPr>
      <w:r w:rsidRPr="00EC76D5">
        <w:t xml:space="preserve">        return true;</w:t>
      </w:r>
    </w:p>
    <w:p w14:paraId="126311E8" w14:textId="77777777" w:rsidR="00686808" w:rsidRPr="00EC76D5" w:rsidRDefault="00686808" w:rsidP="00686808">
      <w:pPr>
        <w:pStyle w:val="Code"/>
      </w:pPr>
      <w:r w:rsidRPr="00EC76D5">
        <w:t xml:space="preserve">        </w:t>
      </w:r>
    </w:p>
    <w:p w14:paraId="7DB2B5C3" w14:textId="77777777" w:rsidR="00686808" w:rsidRPr="00EC76D5" w:rsidRDefault="00686808" w:rsidP="00686808">
      <w:pPr>
        <w:pStyle w:val="Code"/>
      </w:pPr>
      <w:r w:rsidRPr="00EC76D5">
        <w:t xml:space="preserve">      default:</w:t>
      </w:r>
    </w:p>
    <w:p w14:paraId="4BF3FACB" w14:textId="77777777" w:rsidR="00686808" w:rsidRPr="00EC76D5" w:rsidRDefault="00686808" w:rsidP="00686808">
      <w:pPr>
        <w:pStyle w:val="Code"/>
      </w:pPr>
      <w:r w:rsidRPr="00EC76D5">
        <w:t xml:space="preserve">        return false;</w:t>
      </w:r>
    </w:p>
    <w:p w14:paraId="69E90873" w14:textId="77777777" w:rsidR="00686808" w:rsidRPr="00EC76D5" w:rsidRDefault="00686808" w:rsidP="00686808">
      <w:pPr>
        <w:pStyle w:val="Code"/>
      </w:pPr>
      <w:r w:rsidRPr="00EC76D5">
        <w:t xml:space="preserve">    }</w:t>
      </w:r>
    </w:p>
    <w:p w14:paraId="2BF6014A" w14:textId="77777777" w:rsidR="00686808" w:rsidRPr="00EC76D5" w:rsidRDefault="00686808" w:rsidP="00686808">
      <w:pPr>
        <w:pStyle w:val="Code"/>
      </w:pPr>
      <w:r w:rsidRPr="00EC76D5">
        <w:t xml:space="preserve">  }</w:t>
      </w:r>
    </w:p>
    <w:p w14:paraId="179C41BC" w14:textId="77777777" w:rsidR="00686808" w:rsidRPr="00EC76D5" w:rsidRDefault="00686808" w:rsidP="00686808">
      <w:pPr>
        <w:pStyle w:val="Code"/>
      </w:pPr>
    </w:p>
    <w:p w14:paraId="60929892" w14:textId="77777777" w:rsidR="00686808" w:rsidRPr="00EC76D5" w:rsidRDefault="00686808" w:rsidP="00686808">
      <w:pPr>
        <w:pStyle w:val="Code"/>
      </w:pPr>
      <w:r w:rsidRPr="00EC76D5">
        <w:t xml:space="preserve">  public boolean isAssign() {</w:t>
      </w:r>
    </w:p>
    <w:p w14:paraId="72F3F99E" w14:textId="77777777" w:rsidR="00686808" w:rsidRPr="00EC76D5" w:rsidRDefault="00686808" w:rsidP="00686808">
      <w:pPr>
        <w:pStyle w:val="Code"/>
      </w:pPr>
      <w:r w:rsidRPr="00EC76D5">
        <w:t xml:space="preserve">    return isAssign(m_middleOperator);</w:t>
      </w:r>
    </w:p>
    <w:p w14:paraId="14BC27C6" w14:textId="77777777" w:rsidR="00686808" w:rsidRPr="00EC76D5" w:rsidRDefault="00686808" w:rsidP="00686808">
      <w:pPr>
        <w:pStyle w:val="Code"/>
      </w:pPr>
      <w:r w:rsidRPr="00EC76D5">
        <w:t xml:space="preserve">  }</w:t>
      </w:r>
    </w:p>
    <w:p w14:paraId="114E96B2" w14:textId="77777777" w:rsidR="00686808" w:rsidRPr="00EC76D5" w:rsidRDefault="00686808" w:rsidP="00686808">
      <w:pPr>
        <w:pStyle w:val="Code"/>
      </w:pPr>
      <w:r w:rsidRPr="00EC76D5">
        <w:t xml:space="preserve">  </w:t>
      </w:r>
    </w:p>
    <w:p w14:paraId="0EF7F43F" w14:textId="77777777" w:rsidR="00686808" w:rsidRPr="00EC76D5" w:rsidRDefault="00686808" w:rsidP="00686808">
      <w:pPr>
        <w:pStyle w:val="Code"/>
      </w:pPr>
      <w:r w:rsidRPr="00EC76D5">
        <w:t xml:space="preserve">  public static boolean isAssign(MiddleOperator operator) {</w:t>
      </w:r>
    </w:p>
    <w:p w14:paraId="5961D699" w14:textId="77777777" w:rsidR="00686808" w:rsidRPr="00EC76D5" w:rsidRDefault="00686808" w:rsidP="00686808">
      <w:pPr>
        <w:pStyle w:val="Code"/>
      </w:pPr>
      <w:r w:rsidRPr="00EC76D5">
        <w:t xml:space="preserve">    switch (operator) {</w:t>
      </w:r>
    </w:p>
    <w:p w14:paraId="197290E3" w14:textId="77777777" w:rsidR="00686808" w:rsidRPr="00EC76D5" w:rsidRDefault="00686808" w:rsidP="00686808">
      <w:pPr>
        <w:pStyle w:val="Code"/>
      </w:pPr>
      <w:r w:rsidRPr="00EC76D5">
        <w:t xml:space="preserve">      case Assign:</w:t>
      </w:r>
    </w:p>
    <w:p w14:paraId="5B2D1E1E" w14:textId="77777777" w:rsidR="00686808" w:rsidRPr="00EC76D5" w:rsidRDefault="00686808" w:rsidP="00686808">
      <w:pPr>
        <w:pStyle w:val="Code"/>
      </w:pPr>
      <w:r w:rsidRPr="00EC76D5">
        <w:t xml:space="preserve">      case BinaryAddAssign:</w:t>
      </w:r>
    </w:p>
    <w:p w14:paraId="6CE953F1" w14:textId="77777777" w:rsidR="00686808" w:rsidRPr="00EC76D5" w:rsidRDefault="00686808" w:rsidP="00686808">
      <w:pPr>
        <w:pStyle w:val="Code"/>
      </w:pPr>
      <w:r w:rsidRPr="00EC76D5">
        <w:t xml:space="preserve">      case BinarySubtractAssign:</w:t>
      </w:r>
    </w:p>
    <w:p w14:paraId="4E4625BB" w14:textId="77777777" w:rsidR="00686808" w:rsidRPr="00EC76D5" w:rsidRDefault="00686808" w:rsidP="00686808">
      <w:pPr>
        <w:pStyle w:val="Code"/>
      </w:pPr>
      <w:r w:rsidRPr="00EC76D5">
        <w:t xml:space="preserve">      case MultiplyAssign:</w:t>
      </w:r>
    </w:p>
    <w:p w14:paraId="74226766" w14:textId="77777777" w:rsidR="00686808" w:rsidRPr="00EC76D5" w:rsidRDefault="00686808" w:rsidP="00686808">
      <w:pPr>
        <w:pStyle w:val="Code"/>
      </w:pPr>
      <w:r w:rsidRPr="00EC76D5">
        <w:t xml:space="preserve">      case DivideAssign:</w:t>
      </w:r>
    </w:p>
    <w:p w14:paraId="66E5A68B" w14:textId="77777777" w:rsidR="00686808" w:rsidRPr="00EC76D5" w:rsidRDefault="00686808" w:rsidP="00686808">
      <w:pPr>
        <w:pStyle w:val="Code"/>
      </w:pPr>
      <w:r w:rsidRPr="00EC76D5">
        <w:t xml:space="preserve">      case ModuloAssign:</w:t>
      </w:r>
    </w:p>
    <w:p w14:paraId="13331151" w14:textId="12DCBC6A" w:rsidR="00686808" w:rsidRPr="00EC76D5" w:rsidRDefault="00686808" w:rsidP="00686808">
      <w:pPr>
        <w:pStyle w:val="Code"/>
      </w:pPr>
      <w:r w:rsidRPr="00EC76D5">
        <w:t xml:space="preserve">      case Bitwise</w:t>
      </w:r>
      <w:r w:rsidR="00414C74">
        <w:t>Or</w:t>
      </w:r>
      <w:r w:rsidRPr="00EC76D5">
        <w:t>Assign:</w:t>
      </w:r>
    </w:p>
    <w:p w14:paraId="292C1CB4" w14:textId="77777777" w:rsidR="00686808" w:rsidRPr="00EC76D5" w:rsidRDefault="00686808" w:rsidP="00686808">
      <w:pPr>
        <w:pStyle w:val="Code"/>
      </w:pPr>
      <w:r w:rsidRPr="00EC76D5">
        <w:t xml:space="preserve">      case BitwiseXOrAssign:</w:t>
      </w:r>
    </w:p>
    <w:p w14:paraId="1C55FBC9" w14:textId="77777777" w:rsidR="00686808" w:rsidRPr="00EC76D5" w:rsidRDefault="00686808" w:rsidP="00686808">
      <w:pPr>
        <w:pStyle w:val="Code"/>
      </w:pPr>
      <w:r w:rsidRPr="00EC76D5">
        <w:t xml:space="preserve">      case BitwiseAndAssign:</w:t>
      </w:r>
    </w:p>
    <w:p w14:paraId="29A9120E" w14:textId="77777777" w:rsidR="00686808" w:rsidRPr="00EC76D5" w:rsidRDefault="00686808" w:rsidP="00686808">
      <w:pPr>
        <w:pStyle w:val="Code"/>
      </w:pPr>
      <w:r w:rsidRPr="00EC76D5">
        <w:t xml:space="preserve">      case LeftShiftAssign:</w:t>
      </w:r>
    </w:p>
    <w:p w14:paraId="56267A3A" w14:textId="77777777" w:rsidR="00686808" w:rsidRPr="00EC76D5" w:rsidRDefault="00686808" w:rsidP="00686808">
      <w:pPr>
        <w:pStyle w:val="Code"/>
      </w:pPr>
      <w:r w:rsidRPr="00EC76D5">
        <w:t xml:space="preserve">      case RightShiftAssign:</w:t>
      </w:r>
    </w:p>
    <w:p w14:paraId="1D2BE66D" w14:textId="77777777" w:rsidR="00686808" w:rsidRPr="00EC76D5" w:rsidRDefault="00686808" w:rsidP="00686808">
      <w:pPr>
        <w:pStyle w:val="Code"/>
      </w:pPr>
      <w:r w:rsidRPr="00EC76D5">
        <w:t xml:space="preserve">        return true;</w:t>
      </w:r>
    </w:p>
    <w:p w14:paraId="3833B7E5" w14:textId="77777777" w:rsidR="00686808" w:rsidRPr="00EC76D5" w:rsidRDefault="00686808" w:rsidP="00686808">
      <w:pPr>
        <w:pStyle w:val="Code"/>
      </w:pPr>
      <w:r w:rsidRPr="00EC76D5">
        <w:t xml:space="preserve">        </w:t>
      </w:r>
    </w:p>
    <w:p w14:paraId="33228CEE" w14:textId="77777777" w:rsidR="00686808" w:rsidRPr="00EC76D5" w:rsidRDefault="00686808" w:rsidP="00686808">
      <w:pPr>
        <w:pStyle w:val="Code"/>
      </w:pPr>
      <w:r w:rsidRPr="00EC76D5">
        <w:t xml:space="preserve">      default:</w:t>
      </w:r>
    </w:p>
    <w:p w14:paraId="4F855DE7" w14:textId="77777777" w:rsidR="00686808" w:rsidRPr="00EC76D5" w:rsidRDefault="00686808" w:rsidP="00686808">
      <w:pPr>
        <w:pStyle w:val="Code"/>
      </w:pPr>
      <w:r w:rsidRPr="00EC76D5">
        <w:t xml:space="preserve">        return false;</w:t>
      </w:r>
    </w:p>
    <w:p w14:paraId="4A703FC8" w14:textId="77777777" w:rsidR="00686808" w:rsidRPr="00EC76D5" w:rsidRDefault="00686808" w:rsidP="00686808">
      <w:pPr>
        <w:pStyle w:val="Code"/>
      </w:pPr>
      <w:r w:rsidRPr="00EC76D5">
        <w:t xml:space="preserve">    }</w:t>
      </w:r>
    </w:p>
    <w:p w14:paraId="4F4BC5D4" w14:textId="77777777" w:rsidR="00686808" w:rsidRPr="00EC76D5" w:rsidRDefault="00686808" w:rsidP="00686808">
      <w:pPr>
        <w:pStyle w:val="Code"/>
      </w:pPr>
      <w:r w:rsidRPr="00EC76D5">
        <w:t xml:space="preserve">  }</w:t>
      </w:r>
    </w:p>
    <w:p w14:paraId="28F13E9E" w14:textId="77777777" w:rsidR="00686808" w:rsidRPr="00EC76D5" w:rsidRDefault="00686808" w:rsidP="00686808">
      <w:pPr>
        <w:pStyle w:val="Code"/>
      </w:pPr>
    </w:p>
    <w:p w14:paraId="49FBFCC1" w14:textId="77777777" w:rsidR="00686808" w:rsidRPr="00EC76D5" w:rsidRDefault="00686808" w:rsidP="00686808">
      <w:pPr>
        <w:pStyle w:val="Code"/>
      </w:pPr>
      <w:r w:rsidRPr="00EC76D5">
        <w:t xml:space="preserve">  public boolean isCompoundAssign() {</w:t>
      </w:r>
    </w:p>
    <w:p w14:paraId="631C4B48" w14:textId="77777777" w:rsidR="00686808" w:rsidRPr="00EC76D5" w:rsidRDefault="00686808" w:rsidP="00686808">
      <w:pPr>
        <w:pStyle w:val="Code"/>
      </w:pPr>
      <w:r w:rsidRPr="00EC76D5">
        <w:lastRenderedPageBreak/>
        <w:t xml:space="preserve">    return isAssign() &amp;&amp; (m_middleOperator != MiddleOperator.Assign);</w:t>
      </w:r>
    </w:p>
    <w:p w14:paraId="4F80FAD2" w14:textId="77777777" w:rsidR="00686808" w:rsidRPr="00EC76D5" w:rsidRDefault="00686808" w:rsidP="00686808">
      <w:pPr>
        <w:pStyle w:val="Code"/>
      </w:pPr>
      <w:r w:rsidRPr="00EC76D5">
        <w:t xml:space="preserve">  }</w:t>
      </w:r>
    </w:p>
    <w:p w14:paraId="2223392F" w14:textId="77777777" w:rsidR="00686808" w:rsidRPr="00EC76D5" w:rsidRDefault="00686808" w:rsidP="00686808">
      <w:pPr>
        <w:pStyle w:val="Code"/>
      </w:pPr>
    </w:p>
    <w:p w14:paraId="3C559352" w14:textId="77777777" w:rsidR="00686808" w:rsidRPr="00EC76D5" w:rsidRDefault="00686808" w:rsidP="00686808">
      <w:pPr>
        <w:pStyle w:val="Code"/>
      </w:pPr>
      <w:r w:rsidRPr="00EC76D5">
        <w:t xml:space="preserve">  public static boolean isCompoundAssign(MiddleOperator operator) {</w:t>
      </w:r>
    </w:p>
    <w:p w14:paraId="3A018310" w14:textId="77777777" w:rsidR="00686808" w:rsidRPr="00EC76D5" w:rsidRDefault="00686808" w:rsidP="00686808">
      <w:pPr>
        <w:pStyle w:val="Code"/>
      </w:pPr>
      <w:r w:rsidRPr="00EC76D5">
        <w:t xml:space="preserve">    return isAssign(operator) &amp;&amp; (operator != MiddleOperator.Assign);</w:t>
      </w:r>
    </w:p>
    <w:p w14:paraId="670DC138" w14:textId="77777777" w:rsidR="00686808" w:rsidRPr="00EC76D5" w:rsidRDefault="00686808" w:rsidP="00686808">
      <w:pPr>
        <w:pStyle w:val="Code"/>
      </w:pPr>
      <w:r w:rsidRPr="00EC76D5">
        <w:t xml:space="preserve">  }</w:t>
      </w:r>
    </w:p>
    <w:p w14:paraId="15BA7B54" w14:textId="77777777" w:rsidR="00686808" w:rsidRPr="00EC76D5" w:rsidRDefault="00686808" w:rsidP="00686808">
      <w:pPr>
        <w:pStyle w:val="Code"/>
      </w:pPr>
    </w:p>
    <w:p w14:paraId="2E1A1444" w14:textId="77777777" w:rsidR="00686808" w:rsidRPr="00EC76D5" w:rsidRDefault="00686808" w:rsidP="00686808">
      <w:pPr>
        <w:pStyle w:val="Code"/>
      </w:pPr>
      <w:r w:rsidRPr="00EC76D5">
        <w:t xml:space="preserve">  public boolean isStrictlyUnary() {</w:t>
      </w:r>
    </w:p>
    <w:p w14:paraId="39884ADF" w14:textId="77777777" w:rsidR="00686808" w:rsidRPr="00EC76D5" w:rsidRDefault="00686808" w:rsidP="00686808">
      <w:pPr>
        <w:pStyle w:val="Code"/>
      </w:pPr>
      <w:r w:rsidRPr="00EC76D5">
        <w:t xml:space="preserve">    return isStrictlyUnary(m_middleOperator);</w:t>
      </w:r>
    </w:p>
    <w:p w14:paraId="3CAD2281" w14:textId="77777777" w:rsidR="00686808" w:rsidRPr="00EC76D5" w:rsidRDefault="00686808" w:rsidP="00686808">
      <w:pPr>
        <w:pStyle w:val="Code"/>
      </w:pPr>
      <w:r w:rsidRPr="00EC76D5">
        <w:t xml:space="preserve">  }</w:t>
      </w:r>
    </w:p>
    <w:p w14:paraId="5911925E" w14:textId="77777777" w:rsidR="00686808" w:rsidRPr="00EC76D5" w:rsidRDefault="00686808" w:rsidP="00686808">
      <w:pPr>
        <w:pStyle w:val="Code"/>
      </w:pPr>
      <w:r w:rsidRPr="00EC76D5">
        <w:t xml:space="preserve">  </w:t>
      </w:r>
    </w:p>
    <w:p w14:paraId="12290262" w14:textId="77777777" w:rsidR="00686808" w:rsidRPr="00EC76D5" w:rsidRDefault="00686808" w:rsidP="00686808">
      <w:pPr>
        <w:pStyle w:val="Code"/>
      </w:pPr>
      <w:r w:rsidRPr="00EC76D5">
        <w:t xml:space="preserve">  public static boolean isStrictlyUnary(MiddleOperator operator) {</w:t>
      </w:r>
    </w:p>
    <w:p w14:paraId="4A4D2219" w14:textId="77777777" w:rsidR="00686808" w:rsidRPr="00EC76D5" w:rsidRDefault="00686808" w:rsidP="00686808">
      <w:pPr>
        <w:pStyle w:val="Code"/>
      </w:pPr>
      <w:r w:rsidRPr="00EC76D5">
        <w:t xml:space="preserve">    switch (operator) {</w:t>
      </w:r>
    </w:p>
    <w:p w14:paraId="0C21F147" w14:textId="77777777" w:rsidR="00686808" w:rsidRPr="00EC76D5" w:rsidRDefault="00686808" w:rsidP="00686808">
      <w:pPr>
        <w:pStyle w:val="Code"/>
      </w:pPr>
      <w:r w:rsidRPr="00EC76D5">
        <w:t xml:space="preserve">      case UnaryAdd:</w:t>
      </w:r>
    </w:p>
    <w:p w14:paraId="0D31DC41" w14:textId="77777777" w:rsidR="00686808" w:rsidRPr="00EC76D5" w:rsidRDefault="00686808" w:rsidP="00686808">
      <w:pPr>
        <w:pStyle w:val="Code"/>
      </w:pPr>
      <w:r w:rsidRPr="00EC76D5">
        <w:t xml:space="preserve">      case UnarySubtract:</w:t>
      </w:r>
    </w:p>
    <w:p w14:paraId="4CDB6A93" w14:textId="77777777" w:rsidR="00686808" w:rsidRPr="00EC76D5" w:rsidRDefault="00686808" w:rsidP="00686808">
      <w:pPr>
        <w:pStyle w:val="Code"/>
      </w:pPr>
      <w:r w:rsidRPr="00EC76D5">
        <w:t xml:space="preserve">      case BitwiseNot:</w:t>
      </w:r>
    </w:p>
    <w:p w14:paraId="189475C0" w14:textId="77777777" w:rsidR="00686808" w:rsidRPr="00EC76D5" w:rsidRDefault="00686808" w:rsidP="00686808">
      <w:pPr>
        <w:pStyle w:val="Code"/>
      </w:pPr>
      <w:r w:rsidRPr="00EC76D5">
        <w:t xml:space="preserve">        return true;</w:t>
      </w:r>
    </w:p>
    <w:p w14:paraId="12761341" w14:textId="77777777" w:rsidR="00686808" w:rsidRPr="00EC76D5" w:rsidRDefault="00686808" w:rsidP="00686808">
      <w:pPr>
        <w:pStyle w:val="Code"/>
      </w:pPr>
      <w:r w:rsidRPr="00EC76D5">
        <w:t xml:space="preserve">        </w:t>
      </w:r>
    </w:p>
    <w:p w14:paraId="56CD698C" w14:textId="77777777" w:rsidR="00686808" w:rsidRPr="00EC76D5" w:rsidRDefault="00686808" w:rsidP="00686808">
      <w:pPr>
        <w:pStyle w:val="Code"/>
      </w:pPr>
      <w:r w:rsidRPr="00EC76D5">
        <w:t xml:space="preserve">      default:</w:t>
      </w:r>
    </w:p>
    <w:p w14:paraId="2156FDE6" w14:textId="77777777" w:rsidR="00686808" w:rsidRPr="00EC76D5" w:rsidRDefault="00686808" w:rsidP="00686808">
      <w:pPr>
        <w:pStyle w:val="Code"/>
      </w:pPr>
      <w:r w:rsidRPr="00EC76D5">
        <w:t xml:space="preserve">        return false;</w:t>
      </w:r>
    </w:p>
    <w:p w14:paraId="21571276" w14:textId="77777777" w:rsidR="00686808" w:rsidRPr="00EC76D5" w:rsidRDefault="00686808" w:rsidP="00686808">
      <w:pPr>
        <w:pStyle w:val="Code"/>
      </w:pPr>
      <w:r w:rsidRPr="00EC76D5">
        <w:t xml:space="preserve">    }</w:t>
      </w:r>
    </w:p>
    <w:p w14:paraId="246BEB4C" w14:textId="77777777" w:rsidR="00686808" w:rsidRPr="00EC76D5" w:rsidRDefault="00686808" w:rsidP="00686808">
      <w:pPr>
        <w:pStyle w:val="Code"/>
      </w:pPr>
      <w:r w:rsidRPr="00EC76D5">
        <w:t xml:space="preserve">  }</w:t>
      </w:r>
    </w:p>
    <w:p w14:paraId="5B2E7F73" w14:textId="77777777" w:rsidR="00686808" w:rsidRPr="00EC76D5" w:rsidRDefault="00686808" w:rsidP="00686808">
      <w:pPr>
        <w:pStyle w:val="Code"/>
      </w:pPr>
    </w:p>
    <w:p w14:paraId="21DC4B80" w14:textId="77777777" w:rsidR="00686808" w:rsidRPr="00EC76D5" w:rsidRDefault="00686808" w:rsidP="00686808">
      <w:pPr>
        <w:pStyle w:val="Code"/>
      </w:pPr>
      <w:r w:rsidRPr="00EC76D5">
        <w:t xml:space="preserve">  public static boolean isUnary(MiddleOperator operator) {</w:t>
      </w:r>
    </w:p>
    <w:p w14:paraId="1B49367C" w14:textId="77777777" w:rsidR="00686808" w:rsidRPr="00EC76D5" w:rsidRDefault="00686808" w:rsidP="00686808">
      <w:pPr>
        <w:pStyle w:val="Code"/>
      </w:pPr>
      <w:r w:rsidRPr="00EC76D5">
        <w:t xml:space="preserve">    switch (operator) {</w:t>
      </w:r>
    </w:p>
    <w:p w14:paraId="62BBE360" w14:textId="77777777" w:rsidR="00686808" w:rsidRPr="00EC76D5" w:rsidRDefault="00686808" w:rsidP="00686808">
      <w:pPr>
        <w:pStyle w:val="Code"/>
      </w:pPr>
      <w:r w:rsidRPr="00EC76D5">
        <w:t xml:space="preserve">      case Assign:</w:t>
      </w:r>
    </w:p>
    <w:p w14:paraId="5D0EB9C8" w14:textId="77777777" w:rsidR="00686808" w:rsidRPr="00EC76D5" w:rsidRDefault="00686808" w:rsidP="00686808">
      <w:pPr>
        <w:pStyle w:val="Code"/>
      </w:pPr>
      <w:r w:rsidRPr="00EC76D5">
        <w:t xml:space="preserve">      case BinaryAddAssign:</w:t>
      </w:r>
    </w:p>
    <w:p w14:paraId="18FA1AAE" w14:textId="77777777" w:rsidR="00686808" w:rsidRPr="00EC76D5" w:rsidRDefault="00686808" w:rsidP="00686808">
      <w:pPr>
        <w:pStyle w:val="Code"/>
      </w:pPr>
      <w:r w:rsidRPr="00EC76D5">
        <w:t xml:space="preserve">      case BinarySubtractAssign:</w:t>
      </w:r>
    </w:p>
    <w:p w14:paraId="4DDE43B3" w14:textId="77777777" w:rsidR="00686808" w:rsidRPr="00EC76D5" w:rsidRDefault="00686808" w:rsidP="00686808">
      <w:pPr>
        <w:pStyle w:val="Code"/>
      </w:pPr>
      <w:r w:rsidRPr="00EC76D5">
        <w:t xml:space="preserve">      case MultiplyAssign:</w:t>
      </w:r>
    </w:p>
    <w:p w14:paraId="62D81699" w14:textId="77777777" w:rsidR="00686808" w:rsidRPr="00EC76D5" w:rsidRDefault="00686808" w:rsidP="00686808">
      <w:pPr>
        <w:pStyle w:val="Code"/>
      </w:pPr>
      <w:r w:rsidRPr="00EC76D5">
        <w:t xml:space="preserve">      case DivideAssign:</w:t>
      </w:r>
    </w:p>
    <w:p w14:paraId="16E7CCFE" w14:textId="77777777" w:rsidR="00686808" w:rsidRPr="00EC76D5" w:rsidRDefault="00686808" w:rsidP="00686808">
      <w:pPr>
        <w:pStyle w:val="Code"/>
      </w:pPr>
      <w:r w:rsidRPr="00EC76D5">
        <w:t xml:space="preserve">      case ModuloAssign:</w:t>
      </w:r>
    </w:p>
    <w:p w14:paraId="55AFE4D8" w14:textId="3E16037A" w:rsidR="00686808" w:rsidRPr="00EC76D5" w:rsidRDefault="00686808" w:rsidP="00686808">
      <w:pPr>
        <w:pStyle w:val="Code"/>
      </w:pPr>
      <w:r w:rsidRPr="00EC76D5">
        <w:t xml:space="preserve">      case Bitwise</w:t>
      </w:r>
      <w:r w:rsidR="00414C74">
        <w:t>Or</w:t>
      </w:r>
      <w:r w:rsidRPr="00EC76D5">
        <w:t>Assign:</w:t>
      </w:r>
    </w:p>
    <w:p w14:paraId="57EB11A0" w14:textId="77777777" w:rsidR="00686808" w:rsidRPr="00EC76D5" w:rsidRDefault="00686808" w:rsidP="00686808">
      <w:pPr>
        <w:pStyle w:val="Code"/>
      </w:pPr>
      <w:r w:rsidRPr="00EC76D5">
        <w:t xml:space="preserve">      case BitwiseXOrAssign:</w:t>
      </w:r>
    </w:p>
    <w:p w14:paraId="70101B30" w14:textId="77777777" w:rsidR="00686808" w:rsidRPr="00EC76D5" w:rsidRDefault="00686808" w:rsidP="00686808">
      <w:pPr>
        <w:pStyle w:val="Code"/>
      </w:pPr>
      <w:r w:rsidRPr="00EC76D5">
        <w:t xml:space="preserve">      case BitwiseAndAssign:</w:t>
      </w:r>
    </w:p>
    <w:p w14:paraId="34EFE824" w14:textId="77777777" w:rsidR="00686808" w:rsidRPr="00EC76D5" w:rsidRDefault="00686808" w:rsidP="00686808">
      <w:pPr>
        <w:pStyle w:val="Code"/>
      </w:pPr>
      <w:r w:rsidRPr="00EC76D5">
        <w:t xml:space="preserve">      case LeftShiftAssign:</w:t>
      </w:r>
    </w:p>
    <w:p w14:paraId="72A96F89" w14:textId="77777777" w:rsidR="00686808" w:rsidRPr="00EC76D5" w:rsidRDefault="00686808" w:rsidP="00686808">
      <w:pPr>
        <w:pStyle w:val="Code"/>
      </w:pPr>
      <w:r w:rsidRPr="00EC76D5">
        <w:t xml:space="preserve">      case RightShiftAssign:</w:t>
      </w:r>
    </w:p>
    <w:p w14:paraId="6928DF64" w14:textId="77777777" w:rsidR="00686808" w:rsidRPr="00EC76D5" w:rsidRDefault="00686808" w:rsidP="00686808">
      <w:pPr>
        <w:pStyle w:val="Code"/>
      </w:pPr>
      <w:r w:rsidRPr="00EC76D5">
        <w:t xml:space="preserve">      case PushFloat:</w:t>
      </w:r>
    </w:p>
    <w:p w14:paraId="600EECA6" w14:textId="77777777" w:rsidR="00686808" w:rsidRPr="00EC76D5" w:rsidRDefault="00686808" w:rsidP="00686808">
      <w:pPr>
        <w:pStyle w:val="Code"/>
      </w:pPr>
      <w:r w:rsidRPr="00EC76D5">
        <w:t xml:space="preserve">      case TopFloat:</w:t>
      </w:r>
    </w:p>
    <w:p w14:paraId="379976AB" w14:textId="77777777" w:rsidR="00686808" w:rsidRPr="00EC76D5" w:rsidRDefault="00686808" w:rsidP="00686808">
      <w:pPr>
        <w:pStyle w:val="Code"/>
      </w:pPr>
      <w:r w:rsidRPr="00EC76D5">
        <w:t xml:space="preserve">      case PopFloat:</w:t>
      </w:r>
    </w:p>
    <w:p w14:paraId="156A5A36" w14:textId="77777777" w:rsidR="00686808" w:rsidRPr="00EC76D5" w:rsidRDefault="00686808" w:rsidP="00686808">
      <w:pPr>
        <w:pStyle w:val="Code"/>
      </w:pPr>
      <w:r w:rsidRPr="00EC76D5">
        <w:t xml:space="preserve">      case UnaryAdd:</w:t>
      </w:r>
    </w:p>
    <w:p w14:paraId="2C138629" w14:textId="77777777" w:rsidR="00686808" w:rsidRPr="00EC76D5" w:rsidRDefault="00686808" w:rsidP="00686808">
      <w:pPr>
        <w:pStyle w:val="Code"/>
      </w:pPr>
      <w:r w:rsidRPr="00EC76D5">
        <w:t xml:space="preserve">      case UnarySubtract:</w:t>
      </w:r>
    </w:p>
    <w:p w14:paraId="040EA3BF" w14:textId="77777777" w:rsidR="00686808" w:rsidRPr="00EC76D5" w:rsidRDefault="00686808" w:rsidP="00686808">
      <w:pPr>
        <w:pStyle w:val="Code"/>
      </w:pPr>
      <w:r w:rsidRPr="00EC76D5">
        <w:t xml:space="preserve">      case BitwiseNot:</w:t>
      </w:r>
    </w:p>
    <w:p w14:paraId="40AC897D" w14:textId="77777777" w:rsidR="00686808" w:rsidRPr="00EC76D5" w:rsidRDefault="00686808" w:rsidP="00686808">
      <w:pPr>
        <w:pStyle w:val="Code"/>
      </w:pPr>
      <w:r w:rsidRPr="00EC76D5">
        <w:t xml:space="preserve">      case LogicalNot:</w:t>
      </w:r>
    </w:p>
    <w:p w14:paraId="3623559B" w14:textId="22F0F9BB" w:rsidR="00686808" w:rsidRPr="00EC76D5" w:rsidRDefault="00686808" w:rsidP="00686808">
      <w:pPr>
        <w:pStyle w:val="Code"/>
      </w:pPr>
      <w:r w:rsidRPr="00EC76D5">
        <w:t xml:space="preserve">      case </w:t>
      </w:r>
      <w:r w:rsidR="00B02345">
        <w:t>Dereference</w:t>
      </w:r>
      <w:r w:rsidRPr="00EC76D5">
        <w:t>:</w:t>
      </w:r>
    </w:p>
    <w:p w14:paraId="0497E2F2" w14:textId="77777777" w:rsidR="00686808" w:rsidRPr="00EC76D5" w:rsidRDefault="00686808" w:rsidP="00686808">
      <w:pPr>
        <w:pStyle w:val="Code"/>
      </w:pPr>
      <w:r w:rsidRPr="00EC76D5">
        <w:t xml:space="preserve">      case Address:</w:t>
      </w:r>
    </w:p>
    <w:p w14:paraId="51EA03E7" w14:textId="77777777" w:rsidR="00686808" w:rsidRPr="00EC76D5" w:rsidRDefault="00686808" w:rsidP="00686808">
      <w:pPr>
        <w:pStyle w:val="Code"/>
      </w:pPr>
      <w:r w:rsidRPr="00EC76D5">
        <w:t xml:space="preserve">      case IntegralToIntegral:</w:t>
      </w:r>
    </w:p>
    <w:p w14:paraId="19A49248" w14:textId="77777777" w:rsidR="00686808" w:rsidRPr="00EC76D5" w:rsidRDefault="00686808" w:rsidP="00686808">
      <w:pPr>
        <w:pStyle w:val="Code"/>
      </w:pPr>
      <w:r w:rsidRPr="00EC76D5">
        <w:t xml:space="preserve">      case IntegralToFloating:</w:t>
      </w:r>
    </w:p>
    <w:p w14:paraId="598C9412" w14:textId="77777777" w:rsidR="00686808" w:rsidRPr="00EC76D5" w:rsidRDefault="00686808" w:rsidP="00686808">
      <w:pPr>
        <w:pStyle w:val="Code"/>
      </w:pPr>
      <w:r w:rsidRPr="00EC76D5">
        <w:t xml:space="preserve">      case FloatingToFloating:</w:t>
      </w:r>
    </w:p>
    <w:p w14:paraId="01194E0F" w14:textId="77777777" w:rsidR="00686808" w:rsidRPr="00EC76D5" w:rsidRDefault="00686808" w:rsidP="00686808">
      <w:pPr>
        <w:pStyle w:val="Code"/>
      </w:pPr>
      <w:r w:rsidRPr="00EC76D5">
        <w:t xml:space="preserve">      case FloatingToIntegral:</w:t>
      </w:r>
    </w:p>
    <w:p w14:paraId="42D44EEB" w14:textId="77777777" w:rsidR="00686808" w:rsidRPr="00EC76D5" w:rsidRDefault="00686808" w:rsidP="00686808">
      <w:pPr>
        <w:pStyle w:val="Code"/>
      </w:pPr>
      <w:r w:rsidRPr="00EC76D5">
        <w:t xml:space="preserve">      case ArithmeticToLogical:</w:t>
      </w:r>
    </w:p>
    <w:p w14:paraId="65E4736C" w14:textId="77777777" w:rsidR="00686808" w:rsidRPr="00EC76D5" w:rsidRDefault="00686808" w:rsidP="00686808">
      <w:pPr>
        <w:pStyle w:val="Code"/>
      </w:pPr>
      <w:r w:rsidRPr="00EC76D5">
        <w:t xml:space="preserve">      case LogicalToIntegral:</w:t>
      </w:r>
    </w:p>
    <w:p w14:paraId="082CEAAD" w14:textId="77777777" w:rsidR="00686808" w:rsidRPr="00EC76D5" w:rsidRDefault="00686808" w:rsidP="00686808">
      <w:pPr>
        <w:pStyle w:val="Code"/>
      </w:pPr>
      <w:r w:rsidRPr="00EC76D5">
        <w:t xml:space="preserve">      case FunctionToPointer:</w:t>
      </w:r>
    </w:p>
    <w:p w14:paraId="3E33ACAA" w14:textId="77777777" w:rsidR="00686808" w:rsidRPr="00EC76D5" w:rsidRDefault="00686808" w:rsidP="00686808">
      <w:pPr>
        <w:pStyle w:val="Code"/>
      </w:pPr>
      <w:r w:rsidRPr="00EC76D5">
        <w:t xml:space="preserve">      case ArrayToPointer:</w:t>
      </w:r>
    </w:p>
    <w:p w14:paraId="5F73C9FA" w14:textId="77777777" w:rsidR="00686808" w:rsidRPr="00EC76D5" w:rsidRDefault="00686808" w:rsidP="00686808">
      <w:pPr>
        <w:pStyle w:val="Code"/>
      </w:pPr>
      <w:r w:rsidRPr="00EC76D5">
        <w:t xml:space="preserve">      case StringToPointer:</w:t>
      </w:r>
    </w:p>
    <w:p w14:paraId="78185BF3" w14:textId="77777777" w:rsidR="00686808" w:rsidRPr="00EC76D5" w:rsidRDefault="00686808" w:rsidP="00686808">
      <w:pPr>
        <w:pStyle w:val="Code"/>
      </w:pPr>
      <w:r w:rsidRPr="00EC76D5">
        <w:t xml:space="preserve">      case Parameter:</w:t>
      </w:r>
    </w:p>
    <w:p w14:paraId="598C7B34" w14:textId="77777777" w:rsidR="00686808" w:rsidRPr="00EC76D5" w:rsidRDefault="00686808" w:rsidP="00686808">
      <w:pPr>
        <w:pStyle w:val="Code"/>
      </w:pPr>
      <w:r w:rsidRPr="00EC76D5">
        <w:t xml:space="preserve">      case EqualZero:        </w:t>
      </w:r>
    </w:p>
    <w:p w14:paraId="7D5F5287" w14:textId="77777777" w:rsidR="00686808" w:rsidRPr="00EC76D5" w:rsidRDefault="00686808" w:rsidP="00686808">
      <w:pPr>
        <w:pStyle w:val="Code"/>
      </w:pPr>
      <w:r w:rsidRPr="00EC76D5">
        <w:t xml:space="preserve">      case PrefixIncrement:</w:t>
      </w:r>
    </w:p>
    <w:p w14:paraId="4CEE00AD" w14:textId="77777777" w:rsidR="00686808" w:rsidRPr="00EC76D5" w:rsidRDefault="00686808" w:rsidP="00686808">
      <w:pPr>
        <w:pStyle w:val="Code"/>
      </w:pPr>
      <w:r w:rsidRPr="00EC76D5">
        <w:lastRenderedPageBreak/>
        <w:t xml:space="preserve">      case PrefixDecrement:</w:t>
      </w:r>
    </w:p>
    <w:p w14:paraId="619CBB98" w14:textId="77777777" w:rsidR="00686808" w:rsidRPr="00EC76D5" w:rsidRDefault="00686808" w:rsidP="00686808">
      <w:pPr>
        <w:pStyle w:val="Code"/>
      </w:pPr>
      <w:r w:rsidRPr="00EC76D5">
        <w:t xml:space="preserve">      case PostfixIncrement:</w:t>
      </w:r>
    </w:p>
    <w:p w14:paraId="54D5B2C0" w14:textId="77777777" w:rsidR="00686808" w:rsidRPr="00EC76D5" w:rsidRDefault="00686808" w:rsidP="00686808">
      <w:pPr>
        <w:pStyle w:val="Code"/>
      </w:pPr>
      <w:r w:rsidRPr="00EC76D5">
        <w:t xml:space="preserve">      case PostfixDecrement:        </w:t>
      </w:r>
    </w:p>
    <w:p w14:paraId="2537453F" w14:textId="77777777" w:rsidR="00686808" w:rsidRPr="00EC76D5" w:rsidRDefault="00686808" w:rsidP="00686808">
      <w:pPr>
        <w:pStyle w:val="Code"/>
      </w:pPr>
      <w:r w:rsidRPr="00EC76D5">
        <w:t xml:space="preserve">        return true;</w:t>
      </w:r>
    </w:p>
    <w:p w14:paraId="54683F07" w14:textId="77777777" w:rsidR="00686808" w:rsidRPr="00EC76D5" w:rsidRDefault="00686808" w:rsidP="00686808">
      <w:pPr>
        <w:pStyle w:val="Code"/>
      </w:pPr>
      <w:r w:rsidRPr="00EC76D5">
        <w:t xml:space="preserve">        </w:t>
      </w:r>
    </w:p>
    <w:p w14:paraId="3E46D1C6" w14:textId="77777777" w:rsidR="00686808" w:rsidRPr="00EC76D5" w:rsidRDefault="00686808" w:rsidP="00686808">
      <w:pPr>
        <w:pStyle w:val="Code"/>
      </w:pPr>
      <w:r w:rsidRPr="00EC76D5">
        <w:t xml:space="preserve">      default:</w:t>
      </w:r>
    </w:p>
    <w:p w14:paraId="3DEA77CA" w14:textId="77777777" w:rsidR="00686808" w:rsidRPr="00EC76D5" w:rsidRDefault="00686808" w:rsidP="00686808">
      <w:pPr>
        <w:pStyle w:val="Code"/>
      </w:pPr>
      <w:r w:rsidRPr="00EC76D5">
        <w:t xml:space="preserve">        return false;</w:t>
      </w:r>
    </w:p>
    <w:p w14:paraId="67025892" w14:textId="77777777" w:rsidR="00686808" w:rsidRPr="00EC76D5" w:rsidRDefault="00686808" w:rsidP="00686808">
      <w:pPr>
        <w:pStyle w:val="Code"/>
      </w:pPr>
      <w:r w:rsidRPr="00EC76D5">
        <w:t xml:space="preserve">    }</w:t>
      </w:r>
    </w:p>
    <w:p w14:paraId="600CD139" w14:textId="77777777" w:rsidR="00686808" w:rsidRPr="00EC76D5" w:rsidRDefault="00686808" w:rsidP="00686808">
      <w:pPr>
        <w:pStyle w:val="Code"/>
      </w:pPr>
      <w:r w:rsidRPr="00EC76D5">
        <w:t xml:space="preserve">  }</w:t>
      </w:r>
    </w:p>
    <w:p w14:paraId="66C35F08" w14:textId="77777777" w:rsidR="00686808" w:rsidRPr="00EC76D5" w:rsidRDefault="00686808" w:rsidP="00686808">
      <w:pPr>
        <w:pStyle w:val="Code"/>
      </w:pPr>
    </w:p>
    <w:p w14:paraId="7021A240" w14:textId="77777777" w:rsidR="00686808" w:rsidRPr="00EC76D5" w:rsidRDefault="00686808" w:rsidP="00686808">
      <w:pPr>
        <w:pStyle w:val="Code"/>
      </w:pPr>
      <w:r w:rsidRPr="00EC76D5">
        <w:t xml:space="preserve">  public boolean isPostfix() {</w:t>
      </w:r>
    </w:p>
    <w:p w14:paraId="555A641D" w14:textId="77777777" w:rsidR="00686808" w:rsidRPr="00EC76D5" w:rsidRDefault="00686808" w:rsidP="00686808">
      <w:pPr>
        <w:pStyle w:val="Code"/>
      </w:pPr>
      <w:r w:rsidRPr="00EC76D5">
        <w:t xml:space="preserve">    return isPostfix(m_middleOperator);</w:t>
      </w:r>
    </w:p>
    <w:p w14:paraId="07BF97E9" w14:textId="77777777" w:rsidR="00686808" w:rsidRPr="00EC76D5" w:rsidRDefault="00686808" w:rsidP="00686808">
      <w:pPr>
        <w:pStyle w:val="Code"/>
      </w:pPr>
      <w:r w:rsidRPr="00EC76D5">
        <w:t xml:space="preserve">  }</w:t>
      </w:r>
    </w:p>
    <w:p w14:paraId="5C338448" w14:textId="77777777" w:rsidR="00686808" w:rsidRPr="00EC76D5" w:rsidRDefault="00686808" w:rsidP="00686808">
      <w:pPr>
        <w:pStyle w:val="Code"/>
      </w:pPr>
      <w:r w:rsidRPr="00EC76D5">
        <w:t xml:space="preserve">  </w:t>
      </w:r>
    </w:p>
    <w:p w14:paraId="3F66B8AA" w14:textId="77777777" w:rsidR="00686808" w:rsidRPr="00EC76D5" w:rsidRDefault="00686808" w:rsidP="00686808">
      <w:pPr>
        <w:pStyle w:val="Code"/>
      </w:pPr>
      <w:r w:rsidRPr="00EC76D5">
        <w:t xml:space="preserve">  public static boolean isPostfix(MiddleOperator operator) {</w:t>
      </w:r>
    </w:p>
    <w:p w14:paraId="62C72AEC" w14:textId="77777777" w:rsidR="00686808" w:rsidRPr="00EC76D5" w:rsidRDefault="00686808" w:rsidP="00686808">
      <w:pPr>
        <w:pStyle w:val="Code"/>
      </w:pPr>
      <w:r w:rsidRPr="00EC76D5">
        <w:t xml:space="preserve">    switch (operator) {</w:t>
      </w:r>
    </w:p>
    <w:p w14:paraId="0DC67F6C" w14:textId="77777777" w:rsidR="00686808" w:rsidRPr="00EC76D5" w:rsidRDefault="00686808" w:rsidP="00686808">
      <w:pPr>
        <w:pStyle w:val="Code"/>
      </w:pPr>
      <w:r w:rsidRPr="00EC76D5">
        <w:t xml:space="preserve">      case PostfixIncrement:</w:t>
      </w:r>
    </w:p>
    <w:p w14:paraId="131303FD" w14:textId="77777777" w:rsidR="00686808" w:rsidRPr="00EC76D5" w:rsidRDefault="00686808" w:rsidP="00686808">
      <w:pPr>
        <w:pStyle w:val="Code"/>
      </w:pPr>
      <w:r w:rsidRPr="00EC76D5">
        <w:t xml:space="preserve">      case PostfixDecrement:</w:t>
      </w:r>
    </w:p>
    <w:p w14:paraId="5B8CCBC3" w14:textId="77777777" w:rsidR="00686808" w:rsidRPr="00EC76D5" w:rsidRDefault="00686808" w:rsidP="00686808">
      <w:pPr>
        <w:pStyle w:val="Code"/>
      </w:pPr>
      <w:r w:rsidRPr="00EC76D5">
        <w:t xml:space="preserve">      case EqualZero:</w:t>
      </w:r>
    </w:p>
    <w:p w14:paraId="4371E34A" w14:textId="77777777" w:rsidR="00686808" w:rsidRPr="00EC76D5" w:rsidRDefault="00686808" w:rsidP="00686808">
      <w:pPr>
        <w:pStyle w:val="Code"/>
      </w:pPr>
      <w:r w:rsidRPr="00EC76D5">
        <w:t xml:space="preserve">        return true;</w:t>
      </w:r>
    </w:p>
    <w:p w14:paraId="0329537F" w14:textId="77777777" w:rsidR="00686808" w:rsidRPr="00EC76D5" w:rsidRDefault="00686808" w:rsidP="00686808">
      <w:pPr>
        <w:pStyle w:val="Code"/>
      </w:pPr>
      <w:r w:rsidRPr="00EC76D5">
        <w:t xml:space="preserve">        </w:t>
      </w:r>
    </w:p>
    <w:p w14:paraId="6374D8CC" w14:textId="77777777" w:rsidR="00686808" w:rsidRPr="00EC76D5" w:rsidRDefault="00686808" w:rsidP="00686808">
      <w:pPr>
        <w:pStyle w:val="Code"/>
      </w:pPr>
      <w:r w:rsidRPr="00EC76D5">
        <w:t xml:space="preserve">      default:</w:t>
      </w:r>
    </w:p>
    <w:p w14:paraId="14ADE3A7" w14:textId="77777777" w:rsidR="00686808" w:rsidRPr="00EC76D5" w:rsidRDefault="00686808" w:rsidP="00686808">
      <w:pPr>
        <w:pStyle w:val="Code"/>
      </w:pPr>
      <w:r w:rsidRPr="00EC76D5">
        <w:t xml:space="preserve">        return false;</w:t>
      </w:r>
    </w:p>
    <w:p w14:paraId="6E034A78" w14:textId="77777777" w:rsidR="00686808" w:rsidRPr="00EC76D5" w:rsidRDefault="00686808" w:rsidP="00686808">
      <w:pPr>
        <w:pStyle w:val="Code"/>
      </w:pPr>
      <w:r w:rsidRPr="00EC76D5">
        <w:t xml:space="preserve">    }</w:t>
      </w:r>
    </w:p>
    <w:p w14:paraId="0F4CBE68" w14:textId="77777777" w:rsidR="00686808" w:rsidRPr="00EC76D5" w:rsidRDefault="00686808" w:rsidP="00686808">
      <w:pPr>
        <w:pStyle w:val="Code"/>
      </w:pPr>
      <w:r w:rsidRPr="00EC76D5">
        <w:t xml:space="preserve">  }</w:t>
      </w:r>
    </w:p>
    <w:p w14:paraId="0E3142F9" w14:textId="77777777" w:rsidR="00686808" w:rsidRPr="00EC76D5" w:rsidRDefault="00686808" w:rsidP="00686808">
      <w:pPr>
        <w:pStyle w:val="Code"/>
      </w:pPr>
    </w:p>
    <w:p w14:paraId="12E2FDDC" w14:textId="77777777" w:rsidR="00686808" w:rsidRPr="00EC76D5" w:rsidRDefault="00686808" w:rsidP="00686808">
      <w:pPr>
        <w:pStyle w:val="Code"/>
      </w:pPr>
      <w:r w:rsidRPr="00EC76D5">
        <w:t xml:space="preserve">  public boolean isShift() {</w:t>
      </w:r>
    </w:p>
    <w:p w14:paraId="2931ABA1" w14:textId="77777777" w:rsidR="00686808" w:rsidRPr="00EC76D5" w:rsidRDefault="00686808" w:rsidP="00686808">
      <w:pPr>
        <w:pStyle w:val="Code"/>
      </w:pPr>
      <w:r w:rsidRPr="00EC76D5">
        <w:t xml:space="preserve">    return isShift(m_middleOperator);</w:t>
      </w:r>
    </w:p>
    <w:p w14:paraId="7191F6A2" w14:textId="77777777" w:rsidR="00686808" w:rsidRPr="00EC76D5" w:rsidRDefault="00686808" w:rsidP="00686808">
      <w:pPr>
        <w:pStyle w:val="Code"/>
      </w:pPr>
      <w:r w:rsidRPr="00EC76D5">
        <w:t xml:space="preserve">  }</w:t>
      </w:r>
    </w:p>
    <w:p w14:paraId="07AF9912" w14:textId="77777777" w:rsidR="00686808" w:rsidRPr="00EC76D5" w:rsidRDefault="00686808" w:rsidP="00686808">
      <w:pPr>
        <w:pStyle w:val="Code"/>
      </w:pPr>
      <w:r w:rsidRPr="00EC76D5">
        <w:t xml:space="preserve">  </w:t>
      </w:r>
    </w:p>
    <w:p w14:paraId="768FF086" w14:textId="77777777" w:rsidR="00686808" w:rsidRPr="00EC76D5" w:rsidRDefault="00686808" w:rsidP="00686808">
      <w:pPr>
        <w:pStyle w:val="Code"/>
      </w:pPr>
      <w:r w:rsidRPr="00EC76D5">
        <w:t xml:space="preserve">  public static boolean isShift(MiddleOperator operator) {</w:t>
      </w:r>
    </w:p>
    <w:p w14:paraId="0B0B2C3C" w14:textId="77777777" w:rsidR="00686808" w:rsidRPr="00EC76D5" w:rsidRDefault="00686808" w:rsidP="00686808">
      <w:pPr>
        <w:pStyle w:val="Code"/>
      </w:pPr>
      <w:r w:rsidRPr="00EC76D5">
        <w:t xml:space="preserve">    switch (operator) {</w:t>
      </w:r>
    </w:p>
    <w:p w14:paraId="46ACAE79" w14:textId="77777777" w:rsidR="00686808" w:rsidRPr="00EC76D5" w:rsidRDefault="00686808" w:rsidP="00686808">
      <w:pPr>
        <w:pStyle w:val="Code"/>
      </w:pPr>
      <w:r w:rsidRPr="00EC76D5">
        <w:t xml:space="preserve">      case LeftShift:</w:t>
      </w:r>
    </w:p>
    <w:p w14:paraId="69AE2608" w14:textId="77777777" w:rsidR="00686808" w:rsidRPr="00EC76D5" w:rsidRDefault="00686808" w:rsidP="00686808">
      <w:pPr>
        <w:pStyle w:val="Code"/>
      </w:pPr>
      <w:r w:rsidRPr="00EC76D5">
        <w:t xml:space="preserve">      case RightShift:</w:t>
      </w:r>
    </w:p>
    <w:p w14:paraId="58F5E516" w14:textId="77777777" w:rsidR="00686808" w:rsidRPr="00EC76D5" w:rsidRDefault="00686808" w:rsidP="00686808">
      <w:pPr>
        <w:pStyle w:val="Code"/>
      </w:pPr>
      <w:r w:rsidRPr="00EC76D5">
        <w:t xml:space="preserve">        return true;</w:t>
      </w:r>
    </w:p>
    <w:p w14:paraId="6C625136" w14:textId="77777777" w:rsidR="00686808" w:rsidRPr="00EC76D5" w:rsidRDefault="00686808" w:rsidP="00686808">
      <w:pPr>
        <w:pStyle w:val="Code"/>
      </w:pPr>
      <w:r w:rsidRPr="00EC76D5">
        <w:t xml:space="preserve">        </w:t>
      </w:r>
    </w:p>
    <w:p w14:paraId="12D264C1" w14:textId="77777777" w:rsidR="00686808" w:rsidRPr="00EC76D5" w:rsidRDefault="00686808" w:rsidP="00686808">
      <w:pPr>
        <w:pStyle w:val="Code"/>
      </w:pPr>
      <w:r w:rsidRPr="00EC76D5">
        <w:t xml:space="preserve">      default:</w:t>
      </w:r>
    </w:p>
    <w:p w14:paraId="2C6FF564" w14:textId="77777777" w:rsidR="00686808" w:rsidRPr="00EC76D5" w:rsidRDefault="00686808" w:rsidP="00686808">
      <w:pPr>
        <w:pStyle w:val="Code"/>
      </w:pPr>
      <w:r w:rsidRPr="00EC76D5">
        <w:t xml:space="preserve">        return false;</w:t>
      </w:r>
    </w:p>
    <w:p w14:paraId="5E25B66C" w14:textId="77777777" w:rsidR="00686808" w:rsidRPr="00EC76D5" w:rsidRDefault="00686808" w:rsidP="00686808">
      <w:pPr>
        <w:pStyle w:val="Code"/>
      </w:pPr>
      <w:r w:rsidRPr="00EC76D5">
        <w:t xml:space="preserve">    }</w:t>
      </w:r>
    </w:p>
    <w:p w14:paraId="67D436CE" w14:textId="77777777" w:rsidR="00686808" w:rsidRPr="00EC76D5" w:rsidRDefault="00686808" w:rsidP="00686808">
      <w:pPr>
        <w:pStyle w:val="Code"/>
      </w:pPr>
      <w:r w:rsidRPr="00EC76D5">
        <w:t xml:space="preserve">  }</w:t>
      </w:r>
    </w:p>
    <w:p w14:paraId="53477A6A" w14:textId="77777777" w:rsidR="00686808" w:rsidRPr="00EC76D5" w:rsidRDefault="00686808" w:rsidP="00686808">
      <w:pPr>
        <w:pStyle w:val="Code"/>
      </w:pPr>
    </w:p>
    <w:p w14:paraId="78301ED4" w14:textId="77777777" w:rsidR="00686808" w:rsidRPr="00EC76D5" w:rsidRDefault="00686808" w:rsidP="00686808">
      <w:pPr>
        <w:pStyle w:val="Code"/>
      </w:pPr>
      <w:r w:rsidRPr="00EC76D5">
        <w:t xml:space="preserve">  public static boolean isCommutative(MiddleOperator operator) {</w:t>
      </w:r>
    </w:p>
    <w:p w14:paraId="691BA18D" w14:textId="77777777" w:rsidR="00686808" w:rsidRPr="00EC76D5" w:rsidRDefault="00686808" w:rsidP="00686808">
      <w:pPr>
        <w:pStyle w:val="Code"/>
      </w:pPr>
      <w:r w:rsidRPr="00EC76D5">
        <w:t xml:space="preserve">    switch (operator) {</w:t>
      </w:r>
    </w:p>
    <w:p w14:paraId="641185D9" w14:textId="77777777" w:rsidR="00686808" w:rsidRPr="00EC76D5" w:rsidRDefault="00686808" w:rsidP="00686808">
      <w:pPr>
        <w:pStyle w:val="Code"/>
      </w:pPr>
      <w:r w:rsidRPr="00EC76D5">
        <w:t xml:space="preserve">      case BinaryAdd:</w:t>
      </w:r>
    </w:p>
    <w:p w14:paraId="0F48B7B1" w14:textId="77777777" w:rsidR="00686808" w:rsidRPr="00EC76D5" w:rsidRDefault="00686808" w:rsidP="00686808">
      <w:pPr>
        <w:pStyle w:val="Code"/>
      </w:pPr>
      <w:r w:rsidRPr="00EC76D5">
        <w:t xml:space="preserve">      case Multiply:</w:t>
      </w:r>
    </w:p>
    <w:p w14:paraId="73BBBD51" w14:textId="4F723CA3" w:rsidR="00686808" w:rsidRPr="00EC76D5" w:rsidRDefault="00686808" w:rsidP="00686808">
      <w:pPr>
        <w:pStyle w:val="Code"/>
      </w:pPr>
      <w:r w:rsidRPr="00EC76D5">
        <w:t xml:space="preserve">      case Bitwise</w:t>
      </w:r>
      <w:r w:rsidR="00414C74">
        <w:t>Or</w:t>
      </w:r>
      <w:r w:rsidRPr="00EC76D5">
        <w:t>:</w:t>
      </w:r>
    </w:p>
    <w:p w14:paraId="045AB93A" w14:textId="77777777" w:rsidR="00686808" w:rsidRPr="00EC76D5" w:rsidRDefault="00686808" w:rsidP="00686808">
      <w:pPr>
        <w:pStyle w:val="Code"/>
      </w:pPr>
      <w:r w:rsidRPr="00EC76D5">
        <w:t xml:space="preserve">      case BitwiseXOr:</w:t>
      </w:r>
    </w:p>
    <w:p w14:paraId="27808FA8" w14:textId="77777777" w:rsidR="00686808" w:rsidRPr="00EC76D5" w:rsidRDefault="00686808" w:rsidP="00686808">
      <w:pPr>
        <w:pStyle w:val="Code"/>
      </w:pPr>
      <w:r w:rsidRPr="00EC76D5">
        <w:t xml:space="preserve">      case BitwiseAnd:</w:t>
      </w:r>
    </w:p>
    <w:p w14:paraId="0A13F29B" w14:textId="77777777" w:rsidR="00686808" w:rsidRPr="00EC76D5" w:rsidRDefault="00686808" w:rsidP="00686808">
      <w:pPr>
        <w:pStyle w:val="Code"/>
      </w:pPr>
      <w:r w:rsidRPr="00EC76D5">
        <w:t xml:space="preserve">        return true;</w:t>
      </w:r>
    </w:p>
    <w:p w14:paraId="3A4EDE3B" w14:textId="77777777" w:rsidR="00686808" w:rsidRPr="00EC76D5" w:rsidRDefault="00686808" w:rsidP="00686808">
      <w:pPr>
        <w:pStyle w:val="Code"/>
      </w:pPr>
      <w:r w:rsidRPr="00EC76D5">
        <w:t xml:space="preserve">        </w:t>
      </w:r>
    </w:p>
    <w:p w14:paraId="7EB04091" w14:textId="77777777" w:rsidR="00686808" w:rsidRPr="00EC76D5" w:rsidRDefault="00686808" w:rsidP="00686808">
      <w:pPr>
        <w:pStyle w:val="Code"/>
      </w:pPr>
      <w:r w:rsidRPr="00EC76D5">
        <w:t xml:space="preserve">      default:</w:t>
      </w:r>
    </w:p>
    <w:p w14:paraId="4AA9F149" w14:textId="77777777" w:rsidR="00686808" w:rsidRPr="00EC76D5" w:rsidRDefault="00686808" w:rsidP="00686808">
      <w:pPr>
        <w:pStyle w:val="Code"/>
      </w:pPr>
      <w:r w:rsidRPr="00EC76D5">
        <w:t xml:space="preserve">        return false;</w:t>
      </w:r>
    </w:p>
    <w:p w14:paraId="749A6C09" w14:textId="77777777" w:rsidR="00686808" w:rsidRPr="00EC76D5" w:rsidRDefault="00686808" w:rsidP="00686808">
      <w:pPr>
        <w:pStyle w:val="Code"/>
      </w:pPr>
      <w:r w:rsidRPr="00EC76D5">
        <w:t xml:space="preserve">    }</w:t>
      </w:r>
    </w:p>
    <w:p w14:paraId="632F9266" w14:textId="77777777" w:rsidR="00686808" w:rsidRPr="00EC76D5" w:rsidRDefault="00686808" w:rsidP="00686808">
      <w:pPr>
        <w:pStyle w:val="Code"/>
      </w:pPr>
      <w:r w:rsidRPr="00EC76D5">
        <w:t xml:space="preserve">  }</w:t>
      </w:r>
    </w:p>
    <w:p w14:paraId="33103A15" w14:textId="77777777" w:rsidR="00686808" w:rsidRPr="00EC76D5" w:rsidRDefault="00686808" w:rsidP="00686808">
      <w:pPr>
        <w:pStyle w:val="Code"/>
      </w:pPr>
      <w:r w:rsidRPr="00EC76D5">
        <w:t xml:space="preserve">  </w:t>
      </w:r>
    </w:p>
    <w:p w14:paraId="1091081B" w14:textId="77777777" w:rsidR="00686808" w:rsidRPr="00EC76D5" w:rsidRDefault="00686808" w:rsidP="00686808">
      <w:pPr>
        <w:pStyle w:val="Code"/>
      </w:pPr>
      <w:r w:rsidRPr="00EC76D5">
        <w:t xml:space="preserve">  public boolean isStrictlyBinary() {</w:t>
      </w:r>
    </w:p>
    <w:p w14:paraId="26F0AA6F" w14:textId="77777777" w:rsidR="00686808" w:rsidRPr="00EC76D5" w:rsidRDefault="00686808" w:rsidP="00686808">
      <w:pPr>
        <w:pStyle w:val="Code"/>
      </w:pPr>
      <w:r w:rsidRPr="00EC76D5">
        <w:t xml:space="preserve">    return isStrictlyBinary(m_middleOperator);</w:t>
      </w:r>
    </w:p>
    <w:p w14:paraId="79C727C2" w14:textId="77777777" w:rsidR="00686808" w:rsidRPr="00EC76D5" w:rsidRDefault="00686808" w:rsidP="00686808">
      <w:pPr>
        <w:pStyle w:val="Code"/>
      </w:pPr>
      <w:r w:rsidRPr="00EC76D5">
        <w:lastRenderedPageBreak/>
        <w:t xml:space="preserve">  }</w:t>
      </w:r>
    </w:p>
    <w:p w14:paraId="684D2999" w14:textId="77777777" w:rsidR="00686808" w:rsidRPr="00EC76D5" w:rsidRDefault="00686808" w:rsidP="00686808">
      <w:pPr>
        <w:pStyle w:val="Code"/>
      </w:pPr>
      <w:r w:rsidRPr="00EC76D5">
        <w:t xml:space="preserve">  </w:t>
      </w:r>
    </w:p>
    <w:p w14:paraId="7341B09D" w14:textId="77777777" w:rsidR="00686808" w:rsidRPr="00EC76D5" w:rsidRDefault="00686808" w:rsidP="00686808">
      <w:pPr>
        <w:pStyle w:val="Code"/>
      </w:pPr>
      <w:r w:rsidRPr="00EC76D5">
        <w:t xml:space="preserve">  public static boolean isStrictlyBinary(MiddleOperator operator) {</w:t>
      </w:r>
    </w:p>
    <w:p w14:paraId="3A2175AA" w14:textId="77777777" w:rsidR="00686808" w:rsidRPr="00EC76D5" w:rsidRDefault="00686808" w:rsidP="00686808">
      <w:pPr>
        <w:pStyle w:val="Code"/>
      </w:pPr>
      <w:r w:rsidRPr="00EC76D5">
        <w:t xml:space="preserve">    switch (operator) {</w:t>
      </w:r>
    </w:p>
    <w:p w14:paraId="30ABD3B3" w14:textId="77777777" w:rsidR="00686808" w:rsidRPr="00EC76D5" w:rsidRDefault="00686808" w:rsidP="00686808">
      <w:pPr>
        <w:pStyle w:val="Code"/>
      </w:pPr>
      <w:r w:rsidRPr="00EC76D5">
        <w:t xml:space="preserve">      case BinaryAdd:</w:t>
      </w:r>
    </w:p>
    <w:p w14:paraId="4AE544CE" w14:textId="77777777" w:rsidR="00686808" w:rsidRPr="00EC76D5" w:rsidRDefault="00686808" w:rsidP="00686808">
      <w:pPr>
        <w:pStyle w:val="Code"/>
      </w:pPr>
      <w:r w:rsidRPr="00EC76D5">
        <w:t xml:space="preserve">      case BinarySubtract:</w:t>
      </w:r>
    </w:p>
    <w:p w14:paraId="588D7750" w14:textId="77777777" w:rsidR="00686808" w:rsidRPr="00EC76D5" w:rsidRDefault="00686808" w:rsidP="00686808">
      <w:pPr>
        <w:pStyle w:val="Code"/>
      </w:pPr>
      <w:r w:rsidRPr="00EC76D5">
        <w:t xml:space="preserve">      case Multiply:</w:t>
      </w:r>
    </w:p>
    <w:p w14:paraId="46272828" w14:textId="77777777" w:rsidR="00686808" w:rsidRPr="00EC76D5" w:rsidRDefault="00686808" w:rsidP="00686808">
      <w:pPr>
        <w:pStyle w:val="Code"/>
      </w:pPr>
      <w:r w:rsidRPr="00EC76D5">
        <w:t xml:space="preserve">      case Divide:</w:t>
      </w:r>
    </w:p>
    <w:p w14:paraId="673C562E" w14:textId="77777777" w:rsidR="00686808" w:rsidRPr="00EC76D5" w:rsidRDefault="00686808" w:rsidP="00686808">
      <w:pPr>
        <w:pStyle w:val="Code"/>
      </w:pPr>
      <w:r w:rsidRPr="00EC76D5">
        <w:t xml:space="preserve">      case Modulo:</w:t>
      </w:r>
    </w:p>
    <w:p w14:paraId="10C2FFC6" w14:textId="7C1DC660" w:rsidR="00686808" w:rsidRPr="00EC76D5" w:rsidRDefault="00686808" w:rsidP="00686808">
      <w:pPr>
        <w:pStyle w:val="Code"/>
      </w:pPr>
      <w:r w:rsidRPr="00EC76D5">
        <w:t xml:space="preserve">      case Bitwise</w:t>
      </w:r>
      <w:r w:rsidR="00414C74">
        <w:t>Or</w:t>
      </w:r>
      <w:r w:rsidRPr="00EC76D5">
        <w:t>:</w:t>
      </w:r>
    </w:p>
    <w:p w14:paraId="23DB1956" w14:textId="77777777" w:rsidR="00686808" w:rsidRPr="00EC76D5" w:rsidRDefault="00686808" w:rsidP="00686808">
      <w:pPr>
        <w:pStyle w:val="Code"/>
      </w:pPr>
      <w:r w:rsidRPr="00EC76D5">
        <w:t xml:space="preserve">      case BitwiseXOr:</w:t>
      </w:r>
    </w:p>
    <w:p w14:paraId="2767B9E2" w14:textId="77777777" w:rsidR="00686808" w:rsidRPr="00EC76D5" w:rsidRDefault="00686808" w:rsidP="00686808">
      <w:pPr>
        <w:pStyle w:val="Code"/>
      </w:pPr>
      <w:r w:rsidRPr="00EC76D5">
        <w:t xml:space="preserve">      case BitwiseAnd:</w:t>
      </w:r>
    </w:p>
    <w:p w14:paraId="5152CB13" w14:textId="77777777" w:rsidR="00686808" w:rsidRPr="00EC76D5" w:rsidRDefault="00686808" w:rsidP="00686808">
      <w:pPr>
        <w:pStyle w:val="Code"/>
      </w:pPr>
      <w:r w:rsidRPr="00EC76D5">
        <w:t xml:space="preserve">      case LeftShift:</w:t>
      </w:r>
    </w:p>
    <w:p w14:paraId="704565AD" w14:textId="77777777" w:rsidR="00686808" w:rsidRPr="00EC76D5" w:rsidRDefault="00686808" w:rsidP="00686808">
      <w:pPr>
        <w:pStyle w:val="Code"/>
      </w:pPr>
      <w:r w:rsidRPr="00EC76D5">
        <w:t xml:space="preserve">      case RightShift:</w:t>
      </w:r>
    </w:p>
    <w:p w14:paraId="315A8C85" w14:textId="77777777" w:rsidR="00686808" w:rsidRPr="00EC76D5" w:rsidRDefault="00686808" w:rsidP="00686808">
      <w:pPr>
        <w:pStyle w:val="Code"/>
      </w:pPr>
      <w:r w:rsidRPr="00EC76D5">
        <w:t xml:space="preserve">        return true;</w:t>
      </w:r>
    </w:p>
    <w:p w14:paraId="79CD88BA" w14:textId="77777777" w:rsidR="00686808" w:rsidRPr="00EC76D5" w:rsidRDefault="00686808" w:rsidP="00686808">
      <w:pPr>
        <w:pStyle w:val="Code"/>
      </w:pPr>
      <w:r w:rsidRPr="00EC76D5">
        <w:t xml:space="preserve">        </w:t>
      </w:r>
    </w:p>
    <w:p w14:paraId="5D035389" w14:textId="77777777" w:rsidR="00686808" w:rsidRPr="00EC76D5" w:rsidRDefault="00686808" w:rsidP="00686808">
      <w:pPr>
        <w:pStyle w:val="Code"/>
      </w:pPr>
      <w:r w:rsidRPr="00EC76D5">
        <w:t xml:space="preserve">      default:</w:t>
      </w:r>
    </w:p>
    <w:p w14:paraId="63A8944C" w14:textId="77777777" w:rsidR="00686808" w:rsidRPr="00EC76D5" w:rsidRDefault="00686808" w:rsidP="00686808">
      <w:pPr>
        <w:pStyle w:val="Code"/>
      </w:pPr>
      <w:r w:rsidRPr="00EC76D5">
        <w:t xml:space="preserve">        return false;</w:t>
      </w:r>
    </w:p>
    <w:p w14:paraId="554E062B" w14:textId="77777777" w:rsidR="00686808" w:rsidRPr="00EC76D5" w:rsidRDefault="00686808" w:rsidP="00686808">
      <w:pPr>
        <w:pStyle w:val="Code"/>
      </w:pPr>
      <w:r w:rsidRPr="00EC76D5">
        <w:t xml:space="preserve">    }</w:t>
      </w:r>
    </w:p>
    <w:p w14:paraId="2D4F824E" w14:textId="77777777" w:rsidR="00686808" w:rsidRPr="00EC76D5" w:rsidRDefault="00686808" w:rsidP="00686808">
      <w:pPr>
        <w:pStyle w:val="Code"/>
      </w:pPr>
      <w:r w:rsidRPr="00EC76D5">
        <w:t xml:space="preserve">  }</w:t>
      </w:r>
    </w:p>
    <w:p w14:paraId="5E46A647" w14:textId="77777777" w:rsidR="00686808" w:rsidRPr="00EC76D5" w:rsidRDefault="00686808" w:rsidP="00686808">
      <w:pPr>
        <w:pStyle w:val="Code"/>
      </w:pPr>
    </w:p>
    <w:p w14:paraId="5765D79F" w14:textId="77777777" w:rsidR="00686808" w:rsidRPr="00EC76D5" w:rsidRDefault="00686808" w:rsidP="00686808">
      <w:pPr>
        <w:pStyle w:val="Code"/>
      </w:pPr>
      <w:r w:rsidRPr="00EC76D5">
        <w:t xml:space="preserve">  public boolean isBinary() {</w:t>
      </w:r>
    </w:p>
    <w:p w14:paraId="790DC2D4" w14:textId="77777777" w:rsidR="00686808" w:rsidRPr="00EC76D5" w:rsidRDefault="00686808" w:rsidP="00686808">
      <w:pPr>
        <w:pStyle w:val="Code"/>
      </w:pPr>
      <w:r w:rsidRPr="00EC76D5">
        <w:t xml:space="preserve">    return isBinary(m_middleOperator);</w:t>
      </w:r>
    </w:p>
    <w:p w14:paraId="1FF83794" w14:textId="77777777" w:rsidR="00686808" w:rsidRPr="00EC76D5" w:rsidRDefault="00686808" w:rsidP="00686808">
      <w:pPr>
        <w:pStyle w:val="Code"/>
      </w:pPr>
      <w:r w:rsidRPr="00EC76D5">
        <w:t xml:space="preserve">  }</w:t>
      </w:r>
    </w:p>
    <w:p w14:paraId="1078E649" w14:textId="77777777" w:rsidR="00686808" w:rsidRPr="00EC76D5" w:rsidRDefault="00686808" w:rsidP="00686808">
      <w:pPr>
        <w:pStyle w:val="Code"/>
      </w:pPr>
      <w:r w:rsidRPr="00EC76D5">
        <w:t xml:space="preserve">  </w:t>
      </w:r>
    </w:p>
    <w:p w14:paraId="092736DF" w14:textId="77777777" w:rsidR="00686808" w:rsidRPr="00EC76D5" w:rsidRDefault="00686808" w:rsidP="00686808">
      <w:pPr>
        <w:pStyle w:val="Code"/>
      </w:pPr>
      <w:r w:rsidRPr="00EC76D5">
        <w:t xml:space="preserve">  public static boolean isBinary(MiddleOperator operator) {</w:t>
      </w:r>
    </w:p>
    <w:p w14:paraId="4070ACE7" w14:textId="77777777" w:rsidR="00686808" w:rsidRPr="00EC76D5" w:rsidRDefault="00686808" w:rsidP="00686808">
      <w:pPr>
        <w:pStyle w:val="Code"/>
      </w:pPr>
      <w:r w:rsidRPr="00EC76D5">
        <w:t xml:space="preserve">    switch (operator) {</w:t>
      </w:r>
    </w:p>
    <w:p w14:paraId="3DA5F3FB" w14:textId="77777777" w:rsidR="00686808" w:rsidRPr="00EC76D5" w:rsidRDefault="00686808" w:rsidP="00686808">
      <w:pPr>
        <w:pStyle w:val="Code"/>
      </w:pPr>
      <w:r w:rsidRPr="00EC76D5">
        <w:t xml:space="preserve">      case BinaryAdd:</w:t>
      </w:r>
    </w:p>
    <w:p w14:paraId="228DCAC3" w14:textId="77777777" w:rsidR="00686808" w:rsidRPr="00EC76D5" w:rsidRDefault="00686808" w:rsidP="00686808">
      <w:pPr>
        <w:pStyle w:val="Code"/>
      </w:pPr>
      <w:r w:rsidRPr="00EC76D5">
        <w:t xml:space="preserve">      case BinarySubtract:</w:t>
      </w:r>
    </w:p>
    <w:p w14:paraId="34A867DE" w14:textId="77777777" w:rsidR="00686808" w:rsidRPr="00EC76D5" w:rsidRDefault="00686808" w:rsidP="00686808">
      <w:pPr>
        <w:pStyle w:val="Code"/>
      </w:pPr>
      <w:r w:rsidRPr="00EC76D5">
        <w:t xml:space="preserve">      case Multiply:</w:t>
      </w:r>
    </w:p>
    <w:p w14:paraId="3BA57F00" w14:textId="77777777" w:rsidR="00686808" w:rsidRPr="00EC76D5" w:rsidRDefault="00686808" w:rsidP="00686808">
      <w:pPr>
        <w:pStyle w:val="Code"/>
      </w:pPr>
      <w:r w:rsidRPr="00EC76D5">
        <w:t xml:space="preserve">      case Divide:</w:t>
      </w:r>
    </w:p>
    <w:p w14:paraId="5705E430" w14:textId="77777777" w:rsidR="00686808" w:rsidRPr="00EC76D5" w:rsidRDefault="00686808" w:rsidP="00686808">
      <w:pPr>
        <w:pStyle w:val="Code"/>
      </w:pPr>
      <w:r w:rsidRPr="00EC76D5">
        <w:t xml:space="preserve">      case Modulo:</w:t>
      </w:r>
    </w:p>
    <w:p w14:paraId="180FE054" w14:textId="77777777" w:rsidR="00686808" w:rsidRPr="00EC76D5" w:rsidRDefault="00686808" w:rsidP="00686808">
      <w:pPr>
        <w:pStyle w:val="Code"/>
      </w:pPr>
      <w:r w:rsidRPr="00EC76D5">
        <w:t xml:space="preserve">      case LogicalOr:</w:t>
      </w:r>
    </w:p>
    <w:p w14:paraId="341DB6A8" w14:textId="77777777" w:rsidR="00686808" w:rsidRPr="00EC76D5" w:rsidRDefault="00686808" w:rsidP="00686808">
      <w:pPr>
        <w:pStyle w:val="Code"/>
      </w:pPr>
      <w:r w:rsidRPr="00EC76D5">
        <w:t xml:space="preserve">      case LogicalAnd:</w:t>
      </w:r>
    </w:p>
    <w:p w14:paraId="72F51116" w14:textId="2A9CDC89" w:rsidR="00686808" w:rsidRPr="00EC76D5" w:rsidRDefault="00686808" w:rsidP="00686808">
      <w:pPr>
        <w:pStyle w:val="Code"/>
      </w:pPr>
      <w:r w:rsidRPr="00EC76D5">
        <w:t xml:space="preserve">      case Bitwise</w:t>
      </w:r>
      <w:r w:rsidR="00414C74">
        <w:t>Or</w:t>
      </w:r>
      <w:r w:rsidRPr="00EC76D5">
        <w:t>:</w:t>
      </w:r>
    </w:p>
    <w:p w14:paraId="3E9D72D3" w14:textId="77777777" w:rsidR="00686808" w:rsidRPr="00EC76D5" w:rsidRDefault="00686808" w:rsidP="00686808">
      <w:pPr>
        <w:pStyle w:val="Code"/>
      </w:pPr>
      <w:r w:rsidRPr="00EC76D5">
        <w:t xml:space="preserve">      case BitwiseXOr:</w:t>
      </w:r>
    </w:p>
    <w:p w14:paraId="394AEFFB" w14:textId="77777777" w:rsidR="00686808" w:rsidRPr="00EC76D5" w:rsidRDefault="00686808" w:rsidP="00686808">
      <w:pPr>
        <w:pStyle w:val="Code"/>
      </w:pPr>
      <w:r w:rsidRPr="00EC76D5">
        <w:t xml:space="preserve">      case BitwiseAnd:</w:t>
      </w:r>
    </w:p>
    <w:p w14:paraId="0AE5362C" w14:textId="77777777" w:rsidR="00686808" w:rsidRPr="00EC76D5" w:rsidRDefault="00686808" w:rsidP="00686808">
      <w:pPr>
        <w:pStyle w:val="Code"/>
      </w:pPr>
      <w:r w:rsidRPr="00EC76D5">
        <w:t xml:space="preserve">      case LeftShift:</w:t>
      </w:r>
    </w:p>
    <w:p w14:paraId="165BDC20" w14:textId="77777777" w:rsidR="00686808" w:rsidRPr="00EC76D5" w:rsidRDefault="00686808" w:rsidP="00686808">
      <w:pPr>
        <w:pStyle w:val="Code"/>
      </w:pPr>
      <w:r w:rsidRPr="00EC76D5">
        <w:t xml:space="preserve">      case RightShift:</w:t>
      </w:r>
    </w:p>
    <w:p w14:paraId="5D187C8F" w14:textId="77777777" w:rsidR="00686808" w:rsidRPr="00EC76D5" w:rsidRDefault="00686808" w:rsidP="00686808">
      <w:pPr>
        <w:pStyle w:val="Code"/>
      </w:pPr>
      <w:r w:rsidRPr="00EC76D5">
        <w:t xml:space="preserve">      case Equal:</w:t>
      </w:r>
    </w:p>
    <w:p w14:paraId="0F6F57FD" w14:textId="77777777" w:rsidR="00686808" w:rsidRPr="00EC76D5" w:rsidRDefault="00686808" w:rsidP="00686808">
      <w:pPr>
        <w:pStyle w:val="Code"/>
      </w:pPr>
      <w:r w:rsidRPr="00EC76D5">
        <w:t xml:space="preserve">      case NotEqual:</w:t>
      </w:r>
    </w:p>
    <w:p w14:paraId="3D8F36D0" w14:textId="77777777" w:rsidR="00686808" w:rsidRPr="00EC76D5" w:rsidRDefault="00686808" w:rsidP="00686808">
      <w:pPr>
        <w:pStyle w:val="Code"/>
      </w:pPr>
      <w:r w:rsidRPr="00EC76D5">
        <w:t xml:space="preserve">      case LessThan:</w:t>
      </w:r>
    </w:p>
    <w:p w14:paraId="3A36A25A" w14:textId="77777777" w:rsidR="00686808" w:rsidRPr="00EC76D5" w:rsidRDefault="00686808" w:rsidP="00686808">
      <w:pPr>
        <w:pStyle w:val="Code"/>
      </w:pPr>
      <w:r w:rsidRPr="00EC76D5">
        <w:t xml:space="preserve">      case LessThanEqual:</w:t>
      </w:r>
    </w:p>
    <w:p w14:paraId="5CFF39E6" w14:textId="77777777" w:rsidR="00686808" w:rsidRPr="00EC76D5" w:rsidRDefault="00686808" w:rsidP="00686808">
      <w:pPr>
        <w:pStyle w:val="Code"/>
      </w:pPr>
      <w:r w:rsidRPr="00EC76D5">
        <w:t xml:space="preserve">      case GreaterThan:</w:t>
      </w:r>
    </w:p>
    <w:p w14:paraId="465D1947" w14:textId="77777777" w:rsidR="00686808" w:rsidRPr="00EC76D5" w:rsidRDefault="00686808" w:rsidP="00686808">
      <w:pPr>
        <w:pStyle w:val="Code"/>
      </w:pPr>
      <w:r w:rsidRPr="00EC76D5">
        <w:t xml:space="preserve">      case GreaterThanEqual:</w:t>
      </w:r>
    </w:p>
    <w:p w14:paraId="7C9F81C5" w14:textId="77777777" w:rsidR="00686808" w:rsidRPr="00EC76D5" w:rsidRDefault="00686808" w:rsidP="00686808">
      <w:pPr>
        <w:pStyle w:val="Code"/>
      </w:pPr>
      <w:r w:rsidRPr="00EC76D5">
        <w:t xml:space="preserve">      case Index:</w:t>
      </w:r>
    </w:p>
    <w:p w14:paraId="0E425FA0" w14:textId="77777777" w:rsidR="00686808" w:rsidRPr="00EC76D5" w:rsidRDefault="00686808" w:rsidP="00686808">
      <w:pPr>
        <w:pStyle w:val="Code"/>
      </w:pPr>
      <w:r w:rsidRPr="00EC76D5">
        <w:t xml:space="preserve">      case Dot:</w:t>
      </w:r>
    </w:p>
    <w:p w14:paraId="235B36BF" w14:textId="77777777" w:rsidR="00686808" w:rsidRPr="00EC76D5" w:rsidRDefault="00686808" w:rsidP="00686808">
      <w:pPr>
        <w:pStyle w:val="Code"/>
      </w:pPr>
      <w:r w:rsidRPr="00EC76D5">
        <w:t xml:space="preserve">      case Arrow:</w:t>
      </w:r>
    </w:p>
    <w:p w14:paraId="7D500B02" w14:textId="77777777" w:rsidR="00686808" w:rsidRPr="00EC76D5" w:rsidRDefault="00686808" w:rsidP="00686808">
      <w:pPr>
        <w:pStyle w:val="Code"/>
      </w:pPr>
      <w:r w:rsidRPr="00EC76D5">
        <w:t xml:space="preserve">      case Comma:</w:t>
      </w:r>
    </w:p>
    <w:p w14:paraId="02C352D4" w14:textId="77777777" w:rsidR="00686808" w:rsidRPr="00EC76D5" w:rsidRDefault="00686808" w:rsidP="00686808">
      <w:pPr>
        <w:pStyle w:val="Code"/>
      </w:pPr>
      <w:r w:rsidRPr="00EC76D5">
        <w:t xml:space="preserve">      case Sequence:</w:t>
      </w:r>
    </w:p>
    <w:p w14:paraId="1A4D2F50" w14:textId="77777777" w:rsidR="00686808" w:rsidRPr="00EC76D5" w:rsidRDefault="00686808" w:rsidP="00686808">
      <w:pPr>
        <w:pStyle w:val="Code"/>
      </w:pPr>
      <w:r w:rsidRPr="00EC76D5">
        <w:t xml:space="preserve">        return true;</w:t>
      </w:r>
    </w:p>
    <w:p w14:paraId="1E1CCE8F" w14:textId="77777777" w:rsidR="00686808" w:rsidRPr="00EC76D5" w:rsidRDefault="00686808" w:rsidP="00686808">
      <w:pPr>
        <w:pStyle w:val="Code"/>
      </w:pPr>
      <w:r w:rsidRPr="00EC76D5">
        <w:t xml:space="preserve">        </w:t>
      </w:r>
    </w:p>
    <w:p w14:paraId="522CFACC" w14:textId="77777777" w:rsidR="00686808" w:rsidRPr="00EC76D5" w:rsidRDefault="00686808" w:rsidP="00686808">
      <w:pPr>
        <w:pStyle w:val="Code"/>
      </w:pPr>
      <w:r w:rsidRPr="00EC76D5">
        <w:t xml:space="preserve">      default:</w:t>
      </w:r>
    </w:p>
    <w:p w14:paraId="229E3C74" w14:textId="77777777" w:rsidR="00686808" w:rsidRPr="00EC76D5" w:rsidRDefault="00686808" w:rsidP="00686808">
      <w:pPr>
        <w:pStyle w:val="Code"/>
      </w:pPr>
      <w:r w:rsidRPr="00EC76D5">
        <w:t xml:space="preserve">        return false;</w:t>
      </w:r>
    </w:p>
    <w:p w14:paraId="2B81E78A" w14:textId="77777777" w:rsidR="00686808" w:rsidRPr="00EC76D5" w:rsidRDefault="00686808" w:rsidP="00686808">
      <w:pPr>
        <w:pStyle w:val="Code"/>
      </w:pPr>
      <w:r w:rsidRPr="00EC76D5">
        <w:t xml:space="preserve">    }</w:t>
      </w:r>
    </w:p>
    <w:p w14:paraId="319C51DB" w14:textId="77777777" w:rsidR="00686808" w:rsidRPr="00EC76D5" w:rsidRDefault="00686808" w:rsidP="00686808">
      <w:pPr>
        <w:pStyle w:val="Code"/>
      </w:pPr>
      <w:r w:rsidRPr="00EC76D5">
        <w:t xml:space="preserve">  }</w:t>
      </w:r>
    </w:p>
    <w:p w14:paraId="54FD054A" w14:textId="77777777" w:rsidR="00686808" w:rsidRPr="00EC76D5" w:rsidRDefault="00686808" w:rsidP="00686808">
      <w:pPr>
        <w:pStyle w:val="Code"/>
      </w:pPr>
    </w:p>
    <w:p w14:paraId="09C0D3B5" w14:textId="77777777" w:rsidR="00686808" w:rsidRPr="00EC76D5" w:rsidRDefault="00686808" w:rsidP="00686808">
      <w:pPr>
        <w:pStyle w:val="Code"/>
      </w:pPr>
      <w:r w:rsidRPr="00EC76D5">
        <w:lastRenderedPageBreak/>
        <w:t xml:space="preserve">  public boolean isRelationOrGoto() {</w:t>
      </w:r>
    </w:p>
    <w:p w14:paraId="458688D7" w14:textId="77777777" w:rsidR="00686808" w:rsidRPr="00EC76D5" w:rsidRDefault="00686808" w:rsidP="00686808">
      <w:pPr>
        <w:pStyle w:val="Code"/>
      </w:pPr>
      <w:r w:rsidRPr="00EC76D5">
        <w:t xml:space="preserve">    return isGoto() || isRelation();</w:t>
      </w:r>
    </w:p>
    <w:p w14:paraId="67AC0A35" w14:textId="553C81E3" w:rsidR="00686808" w:rsidRPr="00EC76D5" w:rsidRDefault="00686808" w:rsidP="00686808">
      <w:pPr>
        <w:pStyle w:val="Code"/>
      </w:pPr>
      <w:r w:rsidRPr="00EC76D5">
        <w:t xml:space="preserve">  }</w:t>
      </w:r>
    </w:p>
    <w:p w14:paraId="09ABD871" w14:textId="1C7F03A5" w:rsidR="00FA2EEF" w:rsidRPr="00EC76D5" w:rsidRDefault="00FA2EEF" w:rsidP="00FA2EEF">
      <w:proofErr w:type="spellStart"/>
      <w:r w:rsidRPr="00EC76D5">
        <w:rPr>
          <w:rStyle w:val="CodeInText"/>
        </w:rPr>
        <w:t>InverseMap</w:t>
      </w:r>
      <w:proofErr w:type="spellEnd"/>
      <w:r w:rsidRPr="00EC76D5">
        <w:t xml:space="preserve"> holds the inverses of the equality and relation operators and is used when optimizing conditional jump instructions in </w:t>
      </w:r>
      <w:proofErr w:type="spellStart"/>
      <w:r w:rsidRPr="00EC76D5">
        <w:rPr>
          <w:rStyle w:val="CodeInText"/>
        </w:rPr>
        <w:t>MiddleCodeOptimizer</w:t>
      </w:r>
      <w:proofErr w:type="spellEnd"/>
      <w:r w:rsidRPr="00EC76D5">
        <w:t>.</w:t>
      </w:r>
    </w:p>
    <w:p w14:paraId="54B7BFE8" w14:textId="77777777" w:rsidR="008B4C1A" w:rsidRPr="00EC76D5" w:rsidRDefault="008B4C1A" w:rsidP="008B4C1A">
      <w:pPr>
        <w:pStyle w:val="Code"/>
      </w:pPr>
      <w:r w:rsidRPr="00EC76D5">
        <w:t xml:space="preserve">  public static final Map&lt;MiddleOperator,MiddleOperator&gt; InverseMap =</w:t>
      </w:r>
    </w:p>
    <w:p w14:paraId="2849FB0E" w14:textId="77777777" w:rsidR="008B4C1A" w:rsidRPr="00EC76D5" w:rsidRDefault="008B4C1A" w:rsidP="008B4C1A">
      <w:pPr>
        <w:pStyle w:val="Code"/>
      </w:pPr>
      <w:r w:rsidRPr="00EC76D5">
        <w:t xml:space="preserve">                                                         new ListMap&lt;&gt;();</w:t>
      </w:r>
    </w:p>
    <w:p w14:paraId="3930FE69" w14:textId="77777777" w:rsidR="008B4C1A" w:rsidRPr="00EC76D5" w:rsidRDefault="008B4C1A" w:rsidP="008B4C1A">
      <w:pPr>
        <w:pStyle w:val="Code"/>
      </w:pPr>
    </w:p>
    <w:p w14:paraId="279CD012" w14:textId="77777777" w:rsidR="008B4C1A" w:rsidRPr="00EC76D5" w:rsidRDefault="008B4C1A" w:rsidP="008B4C1A">
      <w:pPr>
        <w:pStyle w:val="Code"/>
      </w:pPr>
      <w:r w:rsidRPr="00EC76D5">
        <w:t xml:space="preserve">  static {</w:t>
      </w:r>
    </w:p>
    <w:p w14:paraId="45E718C8" w14:textId="77777777" w:rsidR="008B4C1A" w:rsidRPr="00EC76D5" w:rsidRDefault="008B4C1A" w:rsidP="008B4C1A">
      <w:pPr>
        <w:pStyle w:val="Code"/>
      </w:pPr>
      <w:r w:rsidRPr="00EC76D5">
        <w:t xml:space="preserve">    InverseMap.put(MiddleOperator.Equal, MiddleOperator.NotEqual);</w:t>
      </w:r>
    </w:p>
    <w:p w14:paraId="4DAE8D1E" w14:textId="77777777" w:rsidR="008B4C1A" w:rsidRPr="00EC76D5" w:rsidRDefault="008B4C1A" w:rsidP="008B4C1A">
      <w:pPr>
        <w:pStyle w:val="Code"/>
      </w:pPr>
      <w:r w:rsidRPr="00EC76D5">
        <w:t xml:space="preserve">    InverseMap.put(MiddleOperator.NotEqual, MiddleOperator.Equal);</w:t>
      </w:r>
    </w:p>
    <w:p w14:paraId="3C689748" w14:textId="77777777" w:rsidR="008B4C1A" w:rsidRPr="00EC76D5" w:rsidRDefault="008B4C1A" w:rsidP="008B4C1A">
      <w:pPr>
        <w:pStyle w:val="Code"/>
      </w:pPr>
      <w:r w:rsidRPr="00EC76D5">
        <w:t xml:space="preserve">    InverseMap.put(MiddleOperator.LessThan, MiddleOperator.GreaterThanEqual);</w:t>
      </w:r>
    </w:p>
    <w:p w14:paraId="138087C4" w14:textId="77777777" w:rsidR="008B4C1A" w:rsidRPr="00EC76D5" w:rsidRDefault="008B4C1A" w:rsidP="008B4C1A">
      <w:pPr>
        <w:pStyle w:val="Code"/>
      </w:pPr>
      <w:r w:rsidRPr="00EC76D5">
        <w:t xml:space="preserve">    InverseMap.put(MiddleOperator.LessThanEqual, MiddleOperator.GreaterThan);</w:t>
      </w:r>
    </w:p>
    <w:p w14:paraId="44E51F2D" w14:textId="77777777" w:rsidR="008B4C1A" w:rsidRPr="00EC76D5" w:rsidRDefault="008B4C1A" w:rsidP="008B4C1A">
      <w:pPr>
        <w:pStyle w:val="Code"/>
      </w:pPr>
      <w:r w:rsidRPr="00EC76D5">
        <w:t xml:space="preserve">    InverseMap.put(MiddleOperator.GreaterThan, MiddleOperator.LessThanEqual);</w:t>
      </w:r>
    </w:p>
    <w:p w14:paraId="24E9EB4C" w14:textId="77777777" w:rsidR="008B4C1A" w:rsidRPr="00EC76D5" w:rsidRDefault="008B4C1A" w:rsidP="008B4C1A">
      <w:pPr>
        <w:pStyle w:val="Code"/>
      </w:pPr>
      <w:r w:rsidRPr="00EC76D5">
        <w:t xml:space="preserve">    InverseMap.put(MiddleOperator.GreaterThanEqual, MiddleOperator.LessThan);</w:t>
      </w:r>
    </w:p>
    <w:p w14:paraId="4FBB8F22" w14:textId="3CF4964E" w:rsidR="008B4C1A" w:rsidRPr="00EC76D5" w:rsidRDefault="008B4C1A" w:rsidP="008B4C1A">
      <w:pPr>
        <w:pStyle w:val="Code"/>
      </w:pPr>
      <w:r w:rsidRPr="00EC76D5">
        <w:t xml:space="preserve">  }</w:t>
      </w:r>
    </w:p>
    <w:p w14:paraId="2AFC83C2" w14:textId="77777777" w:rsidR="00FA2EEF" w:rsidRPr="00EC76D5" w:rsidRDefault="00FA2EEF" w:rsidP="00FA2EEF">
      <w:r w:rsidRPr="00EC76D5">
        <w:t xml:space="preserve">The </w:t>
      </w:r>
      <w:proofErr w:type="spellStart"/>
      <w:r w:rsidRPr="00EC76D5">
        <w:rPr>
          <w:rStyle w:val="CodeInText"/>
        </w:rPr>
        <w:t>toString</w:t>
      </w:r>
      <w:proofErr w:type="spellEnd"/>
      <w:r w:rsidRPr="00EC76D5">
        <w:t xml:space="preserve"> method is not strictly necessary; nevertheless, it called when generating the assembler code and added as comments.</w:t>
      </w:r>
    </w:p>
    <w:p w14:paraId="20FAB42A" w14:textId="77777777" w:rsidR="008B4C1A" w:rsidRPr="00EC76D5" w:rsidRDefault="008B4C1A" w:rsidP="008B4C1A">
      <w:pPr>
        <w:pStyle w:val="Code"/>
      </w:pPr>
    </w:p>
    <w:p w14:paraId="4CDE7ADC" w14:textId="77777777" w:rsidR="008B4C1A" w:rsidRPr="00EC76D5" w:rsidRDefault="008B4C1A" w:rsidP="008B4C1A">
      <w:pPr>
        <w:pStyle w:val="Code"/>
      </w:pPr>
      <w:r w:rsidRPr="00EC76D5">
        <w:t xml:space="preserve">  public String toString() {</w:t>
      </w:r>
    </w:p>
    <w:p w14:paraId="0E1C2E54" w14:textId="77777777" w:rsidR="008B4C1A" w:rsidRPr="00EC76D5" w:rsidRDefault="008B4C1A" w:rsidP="008B4C1A">
      <w:pPr>
        <w:pStyle w:val="Code"/>
      </w:pPr>
      <w:r w:rsidRPr="00EC76D5">
        <w:t xml:space="preserve">    StringBuilder buffer = new StringBuilder();</w:t>
      </w:r>
    </w:p>
    <w:p w14:paraId="6A2A0F46" w14:textId="77777777" w:rsidR="008B4C1A" w:rsidRPr="00EC76D5" w:rsidRDefault="008B4C1A" w:rsidP="008B4C1A">
      <w:pPr>
        <w:pStyle w:val="Code"/>
      </w:pPr>
      <w:r w:rsidRPr="00EC76D5">
        <w:t xml:space="preserve">    </w:t>
      </w:r>
    </w:p>
    <w:p w14:paraId="6A98EA8F" w14:textId="77777777" w:rsidR="008B4C1A" w:rsidRPr="00EC76D5" w:rsidRDefault="008B4C1A" w:rsidP="008B4C1A">
      <w:pPr>
        <w:pStyle w:val="Code"/>
      </w:pPr>
      <w:r w:rsidRPr="00EC76D5">
        <w:t xml:space="preserve">    Object operand1 = m_operand1,</w:t>
      </w:r>
    </w:p>
    <w:p w14:paraId="076B7301" w14:textId="77777777" w:rsidR="008B4C1A" w:rsidRPr="00EC76D5" w:rsidRDefault="008B4C1A" w:rsidP="008B4C1A">
      <w:pPr>
        <w:pStyle w:val="Code"/>
      </w:pPr>
      <w:r w:rsidRPr="00EC76D5">
        <w:t xml:space="preserve">           operand2 = m_operand2,</w:t>
      </w:r>
    </w:p>
    <w:p w14:paraId="402794ED" w14:textId="77777777" w:rsidR="008B4C1A" w:rsidRPr="00EC76D5" w:rsidRDefault="008B4C1A" w:rsidP="008B4C1A">
      <w:pPr>
        <w:pStyle w:val="Code"/>
      </w:pPr>
      <w:r w:rsidRPr="00EC76D5">
        <w:t xml:space="preserve">           operand3 = m_operand3;</w:t>
      </w:r>
    </w:p>
    <w:p w14:paraId="49891E57" w14:textId="77777777" w:rsidR="008B4C1A" w:rsidRPr="00EC76D5" w:rsidRDefault="008B4C1A" w:rsidP="008B4C1A">
      <w:pPr>
        <w:pStyle w:val="Code"/>
      </w:pPr>
      <w:r w:rsidRPr="00EC76D5">
        <w:t xml:space="preserve">           </w:t>
      </w:r>
    </w:p>
    <w:p w14:paraId="2C5DCC12" w14:textId="77777777" w:rsidR="008B4C1A" w:rsidRPr="00EC76D5" w:rsidRDefault="008B4C1A" w:rsidP="008B4C1A">
      <w:pPr>
        <w:pStyle w:val="Code"/>
      </w:pPr>
      <w:r w:rsidRPr="00EC76D5">
        <w:t xml:space="preserve">    Symbol symbol1 = (operand1 instanceof Symbol) ? ((Symbol) operand1) : null,</w:t>
      </w:r>
    </w:p>
    <w:p w14:paraId="256A8790" w14:textId="77777777" w:rsidR="008B4C1A" w:rsidRPr="00EC76D5" w:rsidRDefault="008B4C1A" w:rsidP="008B4C1A">
      <w:pPr>
        <w:pStyle w:val="Code"/>
      </w:pPr>
      <w:r w:rsidRPr="00EC76D5">
        <w:t xml:space="preserve">           symbol2 = (operand2 instanceof Symbol) ? ((Symbol) operand2) : null,</w:t>
      </w:r>
    </w:p>
    <w:p w14:paraId="02DF5B8F" w14:textId="77777777" w:rsidR="008B4C1A" w:rsidRPr="00EC76D5" w:rsidRDefault="008B4C1A" w:rsidP="008B4C1A">
      <w:pPr>
        <w:pStyle w:val="Code"/>
      </w:pPr>
      <w:r w:rsidRPr="00EC76D5">
        <w:t xml:space="preserve">           symbol3 = (operand3 instanceof Symbol) ? ((Symbol) operand3) : null;         </w:t>
      </w:r>
    </w:p>
    <w:p w14:paraId="4DC831EC" w14:textId="77777777" w:rsidR="008B4C1A" w:rsidRPr="00EC76D5" w:rsidRDefault="008B4C1A" w:rsidP="008B4C1A">
      <w:pPr>
        <w:pStyle w:val="Code"/>
      </w:pPr>
      <w:r w:rsidRPr="00EC76D5">
        <w:t xml:space="preserve">    </w:t>
      </w:r>
    </w:p>
    <w:p w14:paraId="143014B0" w14:textId="77777777" w:rsidR="008B4C1A" w:rsidRPr="00EC76D5" w:rsidRDefault="008B4C1A" w:rsidP="008B4C1A">
      <w:pPr>
        <w:pStyle w:val="Code"/>
      </w:pPr>
      <w:r w:rsidRPr="00EC76D5">
        <w:t xml:space="preserve">    switch (m_middleOperator) {</w:t>
      </w:r>
    </w:p>
    <w:p w14:paraId="13966846" w14:textId="77777777" w:rsidR="008B4C1A" w:rsidRPr="00EC76D5" w:rsidRDefault="008B4C1A" w:rsidP="008B4C1A">
      <w:pPr>
        <w:pStyle w:val="Code"/>
      </w:pPr>
      <w:r w:rsidRPr="00EC76D5">
        <w:t xml:space="preserve">      case Call:</w:t>
      </w:r>
    </w:p>
    <w:p w14:paraId="0C2B1216" w14:textId="77777777" w:rsidR="008B4C1A" w:rsidRPr="00EC76D5" w:rsidRDefault="008B4C1A" w:rsidP="008B4C1A">
      <w:pPr>
        <w:pStyle w:val="Code"/>
      </w:pPr>
      <w:r w:rsidRPr="00EC76D5">
        <w:t xml:space="preserve">        buffer.append("Call " + symbol1.getName() + ", extra info " + operand2);</w:t>
      </w:r>
    </w:p>
    <w:p w14:paraId="6B61827F" w14:textId="77777777" w:rsidR="008B4C1A" w:rsidRPr="00EC76D5" w:rsidRDefault="008B4C1A" w:rsidP="008B4C1A">
      <w:pPr>
        <w:pStyle w:val="Code"/>
      </w:pPr>
      <w:r w:rsidRPr="00EC76D5">
        <w:t xml:space="preserve">        break;</w:t>
      </w:r>
    </w:p>
    <w:p w14:paraId="16D83E4C" w14:textId="77777777" w:rsidR="008B4C1A" w:rsidRPr="00EC76D5" w:rsidRDefault="008B4C1A" w:rsidP="008B4C1A">
      <w:pPr>
        <w:pStyle w:val="Code"/>
      </w:pPr>
    </w:p>
    <w:p w14:paraId="00DA9C57" w14:textId="77777777" w:rsidR="008B4C1A" w:rsidRPr="00EC76D5" w:rsidRDefault="008B4C1A" w:rsidP="008B4C1A">
      <w:pPr>
        <w:pStyle w:val="Code"/>
      </w:pPr>
      <w:r w:rsidRPr="00EC76D5">
        <w:t xml:space="preserve">      case Parameter:</w:t>
      </w:r>
    </w:p>
    <w:p w14:paraId="5DAC67F5" w14:textId="77777777" w:rsidR="008B4C1A" w:rsidRPr="00EC76D5" w:rsidRDefault="008B4C1A" w:rsidP="008B4C1A">
      <w:pPr>
        <w:pStyle w:val="Code"/>
      </w:pPr>
      <w:r w:rsidRPr="00EC76D5">
        <w:t xml:space="preserve">        buffer.append("Parameter offset " + operand1 +</w:t>
      </w:r>
    </w:p>
    <w:p w14:paraId="3A1CFE3E" w14:textId="77777777" w:rsidR="008B4C1A" w:rsidRPr="00EC76D5" w:rsidRDefault="008B4C1A" w:rsidP="008B4C1A">
      <w:pPr>
        <w:pStyle w:val="Code"/>
      </w:pPr>
      <w:r w:rsidRPr="00EC76D5">
        <w:t xml:space="preserve">                      " to " + symbol2.getName());</w:t>
      </w:r>
    </w:p>
    <w:p w14:paraId="05526678" w14:textId="77777777" w:rsidR="008B4C1A" w:rsidRPr="00EC76D5" w:rsidRDefault="008B4C1A" w:rsidP="008B4C1A">
      <w:pPr>
        <w:pStyle w:val="Code"/>
      </w:pPr>
      <w:r w:rsidRPr="00EC76D5">
        <w:t xml:space="preserve">        break;</w:t>
      </w:r>
    </w:p>
    <w:p w14:paraId="4531CA2F" w14:textId="77777777" w:rsidR="008B4C1A" w:rsidRPr="00EC76D5" w:rsidRDefault="008B4C1A" w:rsidP="008B4C1A">
      <w:pPr>
        <w:pStyle w:val="Code"/>
      </w:pPr>
    </w:p>
    <w:p w14:paraId="22263695" w14:textId="77777777" w:rsidR="008B4C1A" w:rsidRPr="00EC76D5" w:rsidRDefault="008B4C1A" w:rsidP="008B4C1A">
      <w:pPr>
        <w:pStyle w:val="Code"/>
      </w:pPr>
      <w:r w:rsidRPr="00EC76D5">
        <w:t xml:space="preserve">      case IntegralToIntegral:</w:t>
      </w:r>
    </w:p>
    <w:p w14:paraId="2F08ACE0" w14:textId="77777777" w:rsidR="008B4C1A" w:rsidRPr="00EC76D5" w:rsidRDefault="008B4C1A" w:rsidP="008B4C1A">
      <w:pPr>
        <w:pStyle w:val="Code"/>
      </w:pPr>
      <w:r w:rsidRPr="00EC76D5">
        <w:t xml:space="preserve">        buffer.append("IntegralToIntegral " + symbol2.getName() + " = " +</w:t>
      </w:r>
    </w:p>
    <w:p w14:paraId="7ADCD06F" w14:textId="77777777" w:rsidR="008B4C1A" w:rsidRPr="00EC76D5" w:rsidRDefault="008B4C1A" w:rsidP="008B4C1A">
      <w:pPr>
        <w:pStyle w:val="Code"/>
      </w:pPr>
      <w:r w:rsidRPr="00EC76D5">
        <w:t xml:space="preserve">               symbol3.getName() + " (" + symbol3.getType().getSort().name() +</w:t>
      </w:r>
    </w:p>
    <w:p w14:paraId="043521F9" w14:textId="77777777" w:rsidR="008B4C1A" w:rsidRPr="00EC76D5" w:rsidRDefault="008B4C1A" w:rsidP="008B4C1A">
      <w:pPr>
        <w:pStyle w:val="Code"/>
      </w:pPr>
      <w:r w:rsidRPr="00EC76D5">
        <w:t xml:space="preserve">               " -&gt; " + symbol2.getType().getSort().name() + ")");</w:t>
      </w:r>
    </w:p>
    <w:p w14:paraId="0564F373" w14:textId="77777777" w:rsidR="008B4C1A" w:rsidRPr="00EC76D5" w:rsidRDefault="008B4C1A" w:rsidP="008B4C1A">
      <w:pPr>
        <w:pStyle w:val="Code"/>
      </w:pPr>
      <w:r w:rsidRPr="00EC76D5">
        <w:t xml:space="preserve">        break;</w:t>
      </w:r>
    </w:p>
    <w:p w14:paraId="0CDC39C7" w14:textId="77777777" w:rsidR="008B4C1A" w:rsidRPr="00EC76D5" w:rsidRDefault="008B4C1A" w:rsidP="008B4C1A">
      <w:pPr>
        <w:pStyle w:val="Code"/>
      </w:pPr>
    </w:p>
    <w:p w14:paraId="77A14734" w14:textId="77777777" w:rsidR="008B4C1A" w:rsidRPr="00EC76D5" w:rsidRDefault="008B4C1A" w:rsidP="008B4C1A">
      <w:pPr>
        <w:pStyle w:val="Code"/>
      </w:pPr>
      <w:r w:rsidRPr="00EC76D5">
        <w:t xml:space="preserve">      case FloatingToFloating:</w:t>
      </w:r>
    </w:p>
    <w:p w14:paraId="013593C6" w14:textId="77777777" w:rsidR="008B4C1A" w:rsidRPr="00EC76D5" w:rsidRDefault="008B4C1A" w:rsidP="008B4C1A">
      <w:pPr>
        <w:pStyle w:val="Code"/>
      </w:pPr>
      <w:r w:rsidRPr="00EC76D5">
        <w:t xml:space="preserve">        buffer.append("FloatingToFloating " + symbol2.getName() + " = " +</w:t>
      </w:r>
    </w:p>
    <w:p w14:paraId="7F72CC65" w14:textId="77777777" w:rsidR="008B4C1A" w:rsidRPr="00EC76D5" w:rsidRDefault="008B4C1A" w:rsidP="008B4C1A">
      <w:pPr>
        <w:pStyle w:val="Code"/>
      </w:pPr>
      <w:r w:rsidRPr="00EC76D5">
        <w:t xml:space="preserve">               symbol3.getName() + " (" + symbol3.getType().getSort().name() +</w:t>
      </w:r>
    </w:p>
    <w:p w14:paraId="72184B1B" w14:textId="77777777" w:rsidR="008B4C1A" w:rsidRPr="00EC76D5" w:rsidRDefault="008B4C1A" w:rsidP="008B4C1A">
      <w:pPr>
        <w:pStyle w:val="Code"/>
      </w:pPr>
      <w:r w:rsidRPr="00EC76D5">
        <w:t xml:space="preserve">               " -&gt; " + symbol2.getType().getSort().name() + ")");</w:t>
      </w:r>
    </w:p>
    <w:p w14:paraId="29063F53" w14:textId="77777777" w:rsidR="008B4C1A" w:rsidRPr="00EC76D5" w:rsidRDefault="008B4C1A" w:rsidP="008B4C1A">
      <w:pPr>
        <w:pStyle w:val="Code"/>
      </w:pPr>
      <w:r w:rsidRPr="00EC76D5">
        <w:t xml:space="preserve">        break;</w:t>
      </w:r>
    </w:p>
    <w:p w14:paraId="6FB81802" w14:textId="77777777" w:rsidR="008B4C1A" w:rsidRPr="00EC76D5" w:rsidRDefault="008B4C1A" w:rsidP="008B4C1A">
      <w:pPr>
        <w:pStyle w:val="Code"/>
      </w:pPr>
    </w:p>
    <w:p w14:paraId="047E0229" w14:textId="77777777" w:rsidR="008B4C1A" w:rsidRPr="00EC76D5" w:rsidRDefault="008B4C1A" w:rsidP="008B4C1A">
      <w:pPr>
        <w:pStyle w:val="Code"/>
      </w:pPr>
      <w:r w:rsidRPr="00EC76D5">
        <w:t xml:space="preserve">      case Equal:</w:t>
      </w:r>
    </w:p>
    <w:p w14:paraId="71259511" w14:textId="77777777" w:rsidR="008B4C1A" w:rsidRPr="00EC76D5" w:rsidRDefault="008B4C1A" w:rsidP="008B4C1A">
      <w:pPr>
        <w:pStyle w:val="Code"/>
      </w:pPr>
      <w:r w:rsidRPr="00EC76D5">
        <w:t xml:space="preserve">      case NotEqual:</w:t>
      </w:r>
    </w:p>
    <w:p w14:paraId="49D49387" w14:textId="77777777" w:rsidR="008B4C1A" w:rsidRPr="00EC76D5" w:rsidRDefault="008B4C1A" w:rsidP="008B4C1A">
      <w:pPr>
        <w:pStyle w:val="Code"/>
      </w:pPr>
      <w:r w:rsidRPr="00EC76D5">
        <w:lastRenderedPageBreak/>
        <w:t xml:space="preserve">      case LessThan:</w:t>
      </w:r>
    </w:p>
    <w:p w14:paraId="7B2C80AD" w14:textId="77777777" w:rsidR="008B4C1A" w:rsidRPr="00EC76D5" w:rsidRDefault="008B4C1A" w:rsidP="008B4C1A">
      <w:pPr>
        <w:pStyle w:val="Code"/>
      </w:pPr>
      <w:r w:rsidRPr="00EC76D5">
        <w:t xml:space="preserve">      case LessThanEqual:</w:t>
      </w:r>
    </w:p>
    <w:p w14:paraId="7551567E" w14:textId="77777777" w:rsidR="008B4C1A" w:rsidRPr="00EC76D5" w:rsidRDefault="008B4C1A" w:rsidP="008B4C1A">
      <w:pPr>
        <w:pStyle w:val="Code"/>
      </w:pPr>
      <w:r w:rsidRPr="00EC76D5">
        <w:t xml:space="preserve">      case GreaterThan:</w:t>
      </w:r>
    </w:p>
    <w:p w14:paraId="4C702479" w14:textId="77777777" w:rsidR="008B4C1A" w:rsidRPr="00EC76D5" w:rsidRDefault="008B4C1A" w:rsidP="008B4C1A">
      <w:pPr>
        <w:pStyle w:val="Code"/>
      </w:pPr>
      <w:r w:rsidRPr="00EC76D5">
        <w:t xml:space="preserve">      case GreaterThanEqual:</w:t>
      </w:r>
    </w:p>
    <w:p w14:paraId="053403D0" w14:textId="77777777" w:rsidR="008B4C1A" w:rsidRPr="00EC76D5" w:rsidRDefault="008B4C1A" w:rsidP="008B4C1A">
      <w:pPr>
        <w:pStyle w:val="Code"/>
      </w:pPr>
      <w:r w:rsidRPr="00EC76D5">
        <w:t xml:space="preserve">        if (operand1 != null) {</w:t>
      </w:r>
    </w:p>
    <w:p w14:paraId="3782EB79" w14:textId="77777777" w:rsidR="008B4C1A" w:rsidRPr="00EC76D5" w:rsidRDefault="008B4C1A" w:rsidP="008B4C1A">
      <w:pPr>
        <w:pStyle w:val="Code"/>
      </w:pPr>
      <w:r w:rsidRPr="00EC76D5">
        <w:t xml:space="preserve">          buffer.append(m_middleOperator.name() + " " + operand1.toString() +</w:t>
      </w:r>
    </w:p>
    <w:p w14:paraId="3490618A" w14:textId="77777777" w:rsidR="008B4C1A" w:rsidRPr="00EC76D5" w:rsidRDefault="008B4C1A" w:rsidP="008B4C1A">
      <w:pPr>
        <w:pStyle w:val="Code"/>
      </w:pPr>
      <w:r w:rsidRPr="00EC76D5">
        <w:t xml:space="preserve">                        " " + symbol2.getName() + " " + symbol3.getName());</w:t>
      </w:r>
    </w:p>
    <w:p w14:paraId="21FACA25" w14:textId="77777777" w:rsidR="008B4C1A" w:rsidRPr="00EC76D5" w:rsidRDefault="008B4C1A" w:rsidP="008B4C1A">
      <w:pPr>
        <w:pStyle w:val="Code"/>
      </w:pPr>
      <w:r w:rsidRPr="00EC76D5">
        <w:t xml:space="preserve">        }</w:t>
      </w:r>
    </w:p>
    <w:p w14:paraId="2D29AD35" w14:textId="77777777" w:rsidR="008B4C1A" w:rsidRPr="00EC76D5" w:rsidRDefault="008B4C1A" w:rsidP="008B4C1A">
      <w:pPr>
        <w:pStyle w:val="Code"/>
      </w:pPr>
      <w:r w:rsidRPr="00EC76D5">
        <w:t xml:space="preserve">        else {</w:t>
      </w:r>
    </w:p>
    <w:p w14:paraId="32E693D6" w14:textId="77777777" w:rsidR="008B4C1A" w:rsidRPr="00EC76D5" w:rsidRDefault="008B4C1A" w:rsidP="008B4C1A">
      <w:pPr>
        <w:pStyle w:val="Code"/>
      </w:pPr>
      <w:r w:rsidRPr="00EC76D5">
        <w:t xml:space="preserve">          buffer.append(m_middleOperator.name() + " &lt;XXX&gt; " +</w:t>
      </w:r>
    </w:p>
    <w:p w14:paraId="52C23A74" w14:textId="77777777" w:rsidR="008B4C1A" w:rsidRPr="00EC76D5" w:rsidRDefault="008B4C1A" w:rsidP="008B4C1A">
      <w:pPr>
        <w:pStyle w:val="Code"/>
      </w:pPr>
      <w:r w:rsidRPr="00EC76D5">
        <w:t xml:space="preserve">                        symbol2.getName() + " " + symbol3.getName());</w:t>
      </w:r>
    </w:p>
    <w:p w14:paraId="00495973" w14:textId="77777777" w:rsidR="008B4C1A" w:rsidRPr="00EC76D5" w:rsidRDefault="008B4C1A" w:rsidP="008B4C1A">
      <w:pPr>
        <w:pStyle w:val="Code"/>
      </w:pPr>
      <w:r w:rsidRPr="00EC76D5">
        <w:t xml:space="preserve">        }</w:t>
      </w:r>
    </w:p>
    <w:p w14:paraId="18F93412" w14:textId="77777777" w:rsidR="008B4C1A" w:rsidRPr="00EC76D5" w:rsidRDefault="008B4C1A" w:rsidP="008B4C1A">
      <w:pPr>
        <w:pStyle w:val="Code"/>
      </w:pPr>
      <w:r w:rsidRPr="00EC76D5">
        <w:t xml:space="preserve">        break;</w:t>
      </w:r>
    </w:p>
    <w:p w14:paraId="2B4F5F39" w14:textId="77777777" w:rsidR="008B4C1A" w:rsidRPr="00EC76D5" w:rsidRDefault="008B4C1A" w:rsidP="008B4C1A">
      <w:pPr>
        <w:pStyle w:val="Code"/>
      </w:pPr>
    </w:p>
    <w:p w14:paraId="1F04D6E5" w14:textId="77777777" w:rsidR="008B4C1A" w:rsidRPr="00EC76D5" w:rsidRDefault="008B4C1A" w:rsidP="008B4C1A">
      <w:pPr>
        <w:pStyle w:val="Code"/>
      </w:pPr>
      <w:r w:rsidRPr="00EC76D5">
        <w:t xml:space="preserve">      case Goto:</w:t>
      </w:r>
    </w:p>
    <w:p w14:paraId="17B4DC4C" w14:textId="77777777" w:rsidR="008B4C1A" w:rsidRPr="00EC76D5" w:rsidRDefault="008B4C1A" w:rsidP="008B4C1A">
      <w:pPr>
        <w:pStyle w:val="Code"/>
      </w:pPr>
      <w:r w:rsidRPr="00EC76D5">
        <w:t xml:space="preserve">        if (operand1 != null) {</w:t>
      </w:r>
    </w:p>
    <w:p w14:paraId="1073FF91" w14:textId="77777777" w:rsidR="008B4C1A" w:rsidRPr="00EC76D5" w:rsidRDefault="008B4C1A" w:rsidP="008B4C1A">
      <w:pPr>
        <w:pStyle w:val="Code"/>
      </w:pPr>
      <w:r w:rsidRPr="00EC76D5">
        <w:t xml:space="preserve">          buffer.append("Goto " + operand1.toString());</w:t>
      </w:r>
    </w:p>
    <w:p w14:paraId="4D201ABE" w14:textId="77777777" w:rsidR="008B4C1A" w:rsidRPr="00EC76D5" w:rsidRDefault="008B4C1A" w:rsidP="008B4C1A">
      <w:pPr>
        <w:pStyle w:val="Code"/>
      </w:pPr>
      <w:r w:rsidRPr="00EC76D5">
        <w:t xml:space="preserve">        }</w:t>
      </w:r>
    </w:p>
    <w:p w14:paraId="63AEC649" w14:textId="77777777" w:rsidR="008B4C1A" w:rsidRPr="00EC76D5" w:rsidRDefault="008B4C1A" w:rsidP="008B4C1A">
      <w:pPr>
        <w:pStyle w:val="Code"/>
      </w:pPr>
      <w:r w:rsidRPr="00EC76D5">
        <w:t xml:space="preserve">        else {</w:t>
      </w:r>
    </w:p>
    <w:p w14:paraId="42F9C180" w14:textId="77777777" w:rsidR="008B4C1A" w:rsidRPr="00EC76D5" w:rsidRDefault="008B4C1A" w:rsidP="008B4C1A">
      <w:pPr>
        <w:pStyle w:val="Code"/>
      </w:pPr>
      <w:r w:rsidRPr="00EC76D5">
        <w:t xml:space="preserve">          buffer.append("Goto &lt;XXX&gt;");</w:t>
      </w:r>
    </w:p>
    <w:p w14:paraId="02812352" w14:textId="77777777" w:rsidR="008B4C1A" w:rsidRPr="00EC76D5" w:rsidRDefault="008B4C1A" w:rsidP="008B4C1A">
      <w:pPr>
        <w:pStyle w:val="Code"/>
      </w:pPr>
      <w:r w:rsidRPr="00EC76D5">
        <w:t xml:space="preserve">        }</w:t>
      </w:r>
    </w:p>
    <w:p w14:paraId="2F34AFC5" w14:textId="77777777" w:rsidR="008B4C1A" w:rsidRPr="00EC76D5" w:rsidRDefault="008B4C1A" w:rsidP="008B4C1A">
      <w:pPr>
        <w:pStyle w:val="Code"/>
      </w:pPr>
      <w:r w:rsidRPr="00EC76D5">
        <w:t xml:space="preserve">        break;</w:t>
      </w:r>
    </w:p>
    <w:p w14:paraId="1347EE24" w14:textId="77777777" w:rsidR="008B4C1A" w:rsidRPr="00EC76D5" w:rsidRDefault="008B4C1A" w:rsidP="008B4C1A">
      <w:pPr>
        <w:pStyle w:val="Code"/>
      </w:pPr>
    </w:p>
    <w:p w14:paraId="49878FD4" w14:textId="77777777" w:rsidR="008B4C1A" w:rsidRPr="00EC76D5" w:rsidRDefault="008B4C1A" w:rsidP="008B4C1A">
      <w:pPr>
        <w:pStyle w:val="Code"/>
      </w:pPr>
      <w:r w:rsidRPr="00EC76D5">
        <w:t xml:space="preserve">      case Empty:</w:t>
      </w:r>
    </w:p>
    <w:p w14:paraId="70A58D0E" w14:textId="77777777" w:rsidR="008B4C1A" w:rsidRPr="00EC76D5" w:rsidRDefault="008B4C1A" w:rsidP="008B4C1A">
      <w:pPr>
        <w:pStyle w:val="Code"/>
      </w:pPr>
      <w:r w:rsidRPr="00EC76D5">
        <w:t xml:space="preserve">        buffer.append("Empty");</w:t>
      </w:r>
    </w:p>
    <w:p w14:paraId="1A215883" w14:textId="77777777" w:rsidR="008B4C1A" w:rsidRPr="00EC76D5" w:rsidRDefault="008B4C1A" w:rsidP="008B4C1A">
      <w:pPr>
        <w:pStyle w:val="Code"/>
      </w:pPr>
      <w:r w:rsidRPr="00EC76D5">
        <w:t xml:space="preserve">        break;</w:t>
      </w:r>
    </w:p>
    <w:p w14:paraId="0C4D47F9" w14:textId="77777777" w:rsidR="008B4C1A" w:rsidRPr="00EC76D5" w:rsidRDefault="008B4C1A" w:rsidP="008B4C1A">
      <w:pPr>
        <w:pStyle w:val="Code"/>
      </w:pPr>
    </w:p>
    <w:p w14:paraId="0BCEDFA5" w14:textId="77777777" w:rsidR="008B4C1A" w:rsidRPr="00EC76D5" w:rsidRDefault="008B4C1A" w:rsidP="008B4C1A">
      <w:pPr>
        <w:pStyle w:val="Code"/>
      </w:pPr>
      <w:r w:rsidRPr="00EC76D5">
        <w:t xml:space="preserve">      case Assign: {</w:t>
      </w:r>
    </w:p>
    <w:p w14:paraId="1A667BA9" w14:textId="77777777" w:rsidR="008B4C1A" w:rsidRPr="00EC76D5" w:rsidRDefault="008B4C1A" w:rsidP="008B4C1A">
      <w:pPr>
        <w:pStyle w:val="Code"/>
      </w:pPr>
      <w:r w:rsidRPr="00EC76D5">
        <w:t xml:space="preserve">          String type = symbol2.getType().isFloating() ? "Float" : "Integer",</w:t>
      </w:r>
    </w:p>
    <w:p w14:paraId="68A2B724" w14:textId="77777777" w:rsidR="008B4C1A" w:rsidRPr="00EC76D5" w:rsidRDefault="008B4C1A" w:rsidP="008B4C1A">
      <w:pPr>
        <w:pStyle w:val="Code"/>
      </w:pPr>
      <w:r w:rsidRPr="00EC76D5">
        <w:t xml:space="preserve">                 text1 = (symbol2 != null) ? (" " + symbol2.getName()) : "",</w:t>
      </w:r>
    </w:p>
    <w:p w14:paraId="4558DB7C" w14:textId="77777777" w:rsidR="008B4C1A" w:rsidRPr="00EC76D5" w:rsidRDefault="008B4C1A" w:rsidP="008B4C1A">
      <w:pPr>
        <w:pStyle w:val="Code"/>
      </w:pPr>
      <w:r w:rsidRPr="00EC76D5">
        <w:t xml:space="preserve">                 text2 = (symbol3 != null) ? (" " + symbol3.getName()) : "";</w:t>
      </w:r>
    </w:p>
    <w:p w14:paraId="7CE9041A" w14:textId="77777777" w:rsidR="008B4C1A" w:rsidRPr="00EC76D5" w:rsidRDefault="008B4C1A" w:rsidP="008B4C1A">
      <w:pPr>
        <w:pStyle w:val="Code"/>
      </w:pPr>
      <w:r w:rsidRPr="00EC76D5">
        <w:t xml:space="preserve">          buffer.append("Assign " + type + text1 + text2);</w:t>
      </w:r>
    </w:p>
    <w:p w14:paraId="124F5468" w14:textId="77777777" w:rsidR="008B4C1A" w:rsidRPr="00EC76D5" w:rsidRDefault="008B4C1A" w:rsidP="008B4C1A">
      <w:pPr>
        <w:pStyle w:val="Code"/>
      </w:pPr>
      <w:r w:rsidRPr="00EC76D5">
        <w:t xml:space="preserve">        }</w:t>
      </w:r>
    </w:p>
    <w:p w14:paraId="0865D01C" w14:textId="77777777" w:rsidR="008B4C1A" w:rsidRPr="00EC76D5" w:rsidRDefault="008B4C1A" w:rsidP="008B4C1A">
      <w:pPr>
        <w:pStyle w:val="Code"/>
      </w:pPr>
      <w:r w:rsidRPr="00EC76D5">
        <w:t xml:space="preserve">        break;</w:t>
      </w:r>
    </w:p>
    <w:p w14:paraId="44ED69BC" w14:textId="77777777" w:rsidR="008B4C1A" w:rsidRPr="00EC76D5" w:rsidRDefault="008B4C1A" w:rsidP="008B4C1A">
      <w:pPr>
        <w:pStyle w:val="Code"/>
      </w:pPr>
      <w:r w:rsidRPr="00EC76D5">
        <w:t xml:space="preserve">          </w:t>
      </w:r>
    </w:p>
    <w:p w14:paraId="62FE278A" w14:textId="77777777" w:rsidR="008B4C1A" w:rsidRPr="00EC76D5" w:rsidRDefault="008B4C1A" w:rsidP="008B4C1A">
      <w:pPr>
        <w:pStyle w:val="Code"/>
      </w:pPr>
      <w:r w:rsidRPr="00EC76D5">
        <w:t xml:space="preserve">      default: {</w:t>
      </w:r>
    </w:p>
    <w:p w14:paraId="4B3FB598" w14:textId="77777777" w:rsidR="008B4C1A" w:rsidRPr="00EC76D5" w:rsidRDefault="008B4C1A" w:rsidP="008B4C1A">
      <w:pPr>
        <w:pStyle w:val="Code"/>
      </w:pPr>
      <w:r w:rsidRPr="00EC76D5">
        <w:t xml:space="preserve">          String text1 = (symbol1 != null) ? (" " + symbol1.getName()) : "",</w:t>
      </w:r>
    </w:p>
    <w:p w14:paraId="6626679A" w14:textId="77777777" w:rsidR="008B4C1A" w:rsidRPr="00EC76D5" w:rsidRDefault="008B4C1A" w:rsidP="008B4C1A">
      <w:pPr>
        <w:pStyle w:val="Code"/>
      </w:pPr>
      <w:r w:rsidRPr="00EC76D5">
        <w:t xml:space="preserve">                 text2 = (symbol2 != null) ? (" " + symbol2.getName()) : "",</w:t>
      </w:r>
    </w:p>
    <w:p w14:paraId="6A61618C" w14:textId="77777777" w:rsidR="008B4C1A" w:rsidRPr="00EC76D5" w:rsidRDefault="008B4C1A" w:rsidP="008B4C1A">
      <w:pPr>
        <w:pStyle w:val="Code"/>
      </w:pPr>
      <w:r w:rsidRPr="00EC76D5">
        <w:t xml:space="preserve">                 text3 = (symbol3 != null) ? (" " + symbol3.getName()) : "";</w:t>
      </w:r>
    </w:p>
    <w:p w14:paraId="34E83990" w14:textId="77777777" w:rsidR="008B4C1A" w:rsidRPr="00EC76D5" w:rsidRDefault="008B4C1A" w:rsidP="008B4C1A">
      <w:pPr>
        <w:pStyle w:val="Code"/>
      </w:pPr>
      <w:r w:rsidRPr="00EC76D5">
        <w:t xml:space="preserve">          buffer.append(m_middleOperator.name() + text1 + text2 + text3);</w:t>
      </w:r>
    </w:p>
    <w:p w14:paraId="4BF50CE6" w14:textId="77777777" w:rsidR="008B4C1A" w:rsidRPr="00EC76D5" w:rsidRDefault="008B4C1A" w:rsidP="008B4C1A">
      <w:pPr>
        <w:pStyle w:val="Code"/>
      </w:pPr>
      <w:r w:rsidRPr="00EC76D5">
        <w:t xml:space="preserve">        }</w:t>
      </w:r>
    </w:p>
    <w:p w14:paraId="12FCA741" w14:textId="77777777" w:rsidR="008B4C1A" w:rsidRPr="00EC76D5" w:rsidRDefault="008B4C1A" w:rsidP="008B4C1A">
      <w:pPr>
        <w:pStyle w:val="Code"/>
      </w:pPr>
      <w:r w:rsidRPr="00EC76D5">
        <w:t xml:space="preserve">        break;</w:t>
      </w:r>
    </w:p>
    <w:p w14:paraId="01A917F9" w14:textId="77777777" w:rsidR="008B4C1A" w:rsidRPr="00EC76D5" w:rsidRDefault="008B4C1A" w:rsidP="008B4C1A">
      <w:pPr>
        <w:pStyle w:val="Code"/>
      </w:pPr>
      <w:r w:rsidRPr="00EC76D5">
        <w:t xml:space="preserve">    }</w:t>
      </w:r>
    </w:p>
    <w:p w14:paraId="4F095724" w14:textId="77777777" w:rsidR="008B4C1A" w:rsidRPr="00EC76D5" w:rsidRDefault="008B4C1A" w:rsidP="008B4C1A">
      <w:pPr>
        <w:pStyle w:val="Code"/>
      </w:pPr>
    </w:p>
    <w:p w14:paraId="3460D5F3" w14:textId="77777777" w:rsidR="008B4C1A" w:rsidRPr="00EC76D5" w:rsidRDefault="008B4C1A" w:rsidP="008B4C1A">
      <w:pPr>
        <w:pStyle w:val="Code"/>
      </w:pPr>
      <w:r w:rsidRPr="00EC76D5">
        <w:t xml:space="preserve">    Register clearRegister = m_registerArray[Track.Clear],</w:t>
      </w:r>
    </w:p>
    <w:p w14:paraId="01FC905E" w14:textId="77777777" w:rsidR="008B4C1A" w:rsidRPr="00EC76D5" w:rsidRDefault="008B4C1A" w:rsidP="008B4C1A">
      <w:pPr>
        <w:pStyle w:val="Code"/>
      </w:pPr>
      <w:r w:rsidRPr="00EC76D5">
        <w:t xml:space="preserve">             leftRegister = m_registerArray[Track.Left],</w:t>
      </w:r>
    </w:p>
    <w:p w14:paraId="513B0565" w14:textId="77777777" w:rsidR="008B4C1A" w:rsidRPr="00EC76D5" w:rsidRDefault="008B4C1A" w:rsidP="008B4C1A">
      <w:pPr>
        <w:pStyle w:val="Code"/>
      </w:pPr>
      <w:r w:rsidRPr="00EC76D5">
        <w:t xml:space="preserve">             rightRegister = m_registerArray[Track.Right],</w:t>
      </w:r>
    </w:p>
    <w:p w14:paraId="604AC3B7" w14:textId="77777777" w:rsidR="008B4C1A" w:rsidRPr="00EC76D5" w:rsidRDefault="008B4C1A" w:rsidP="008B4C1A">
      <w:pPr>
        <w:pStyle w:val="Code"/>
      </w:pPr>
      <w:r w:rsidRPr="00EC76D5">
        <w:t xml:space="preserve">             leftAddressRegister = m_registerArray[Track.LeftAddress],</w:t>
      </w:r>
    </w:p>
    <w:p w14:paraId="2F433406" w14:textId="77777777" w:rsidR="008B4C1A" w:rsidRPr="00EC76D5" w:rsidRDefault="008B4C1A" w:rsidP="008B4C1A">
      <w:pPr>
        <w:pStyle w:val="Code"/>
      </w:pPr>
      <w:r w:rsidRPr="00EC76D5">
        <w:t xml:space="preserve">             rightAddressRegister = m_registerArray[Track.RightAddress];</w:t>
      </w:r>
    </w:p>
    <w:p w14:paraId="402F9D47" w14:textId="77777777" w:rsidR="008B4C1A" w:rsidRPr="00EC76D5" w:rsidRDefault="008B4C1A" w:rsidP="008B4C1A">
      <w:pPr>
        <w:pStyle w:val="Code"/>
      </w:pPr>
      <w:r w:rsidRPr="00EC76D5">
        <w:t xml:space="preserve">    </w:t>
      </w:r>
    </w:p>
    <w:p w14:paraId="7DB17120" w14:textId="77777777" w:rsidR="008B4C1A" w:rsidRPr="00EC76D5" w:rsidRDefault="008B4C1A" w:rsidP="008B4C1A">
      <w:pPr>
        <w:pStyle w:val="Code"/>
      </w:pPr>
      <w:r w:rsidRPr="00EC76D5">
        <w:t xml:space="preserve">    buffer.append((clearRegister!=null) ? (" (clear "+clearRegister+")") : "");</w:t>
      </w:r>
    </w:p>
    <w:p w14:paraId="1B4DCBA4" w14:textId="77777777" w:rsidR="008B4C1A" w:rsidRPr="00EC76D5" w:rsidRDefault="008B4C1A" w:rsidP="008B4C1A">
      <w:pPr>
        <w:pStyle w:val="Code"/>
      </w:pPr>
      <w:r w:rsidRPr="00EC76D5">
        <w:t xml:space="preserve">    buffer.append((leftRegister != null) ? (" (left "+leftRegister+")") : "");</w:t>
      </w:r>
    </w:p>
    <w:p w14:paraId="128A2587" w14:textId="77777777" w:rsidR="008B4C1A" w:rsidRPr="00EC76D5" w:rsidRDefault="008B4C1A" w:rsidP="008B4C1A">
      <w:pPr>
        <w:pStyle w:val="Code"/>
      </w:pPr>
      <w:r w:rsidRPr="00EC76D5">
        <w:t xml:space="preserve">    buffer.append((rightRegister != null)?(" (right "+rightRegister+")") : "");</w:t>
      </w:r>
    </w:p>
    <w:p w14:paraId="58CE6271" w14:textId="77777777" w:rsidR="008B4C1A" w:rsidRPr="00EC76D5" w:rsidRDefault="008B4C1A" w:rsidP="008B4C1A">
      <w:pPr>
        <w:pStyle w:val="Code"/>
      </w:pPr>
      <w:r w:rsidRPr="00EC76D5">
        <w:t xml:space="preserve">    buffer.append((leftAddressRegister != null) ?</w:t>
      </w:r>
    </w:p>
    <w:p w14:paraId="00A35DF3" w14:textId="77777777" w:rsidR="008B4C1A" w:rsidRPr="00EC76D5" w:rsidRDefault="008B4C1A" w:rsidP="008B4C1A">
      <w:pPr>
        <w:pStyle w:val="Code"/>
      </w:pPr>
      <w:r w:rsidRPr="00EC76D5">
        <w:t xml:space="preserve">                  (" (left address " + leftAddressRegister + ")") : "");</w:t>
      </w:r>
    </w:p>
    <w:p w14:paraId="1657DF0A" w14:textId="77777777" w:rsidR="008B4C1A" w:rsidRPr="00EC76D5" w:rsidRDefault="008B4C1A" w:rsidP="008B4C1A">
      <w:pPr>
        <w:pStyle w:val="Code"/>
      </w:pPr>
      <w:r w:rsidRPr="00EC76D5">
        <w:t xml:space="preserve">    buffer.append((rightAddressRegister != null) ?</w:t>
      </w:r>
    </w:p>
    <w:p w14:paraId="4414391B" w14:textId="77777777" w:rsidR="008B4C1A" w:rsidRPr="00EC76D5" w:rsidRDefault="008B4C1A" w:rsidP="008B4C1A">
      <w:pPr>
        <w:pStyle w:val="Code"/>
      </w:pPr>
      <w:r w:rsidRPr="00EC76D5">
        <w:t xml:space="preserve">                  (" (right address " + rightAddressRegister + ")") : "");</w:t>
      </w:r>
    </w:p>
    <w:p w14:paraId="56DFA82C" w14:textId="77777777" w:rsidR="008B4C1A" w:rsidRPr="00EC76D5" w:rsidRDefault="008B4C1A" w:rsidP="008B4C1A">
      <w:pPr>
        <w:pStyle w:val="Code"/>
      </w:pPr>
      <w:r w:rsidRPr="00EC76D5">
        <w:lastRenderedPageBreak/>
        <w:t xml:space="preserve">    </w:t>
      </w:r>
    </w:p>
    <w:p w14:paraId="5D437C98" w14:textId="77777777" w:rsidR="008B4C1A" w:rsidRPr="00EC76D5" w:rsidRDefault="008B4C1A" w:rsidP="008B4C1A">
      <w:pPr>
        <w:pStyle w:val="Code"/>
      </w:pPr>
      <w:r w:rsidRPr="00EC76D5">
        <w:t xml:space="preserve">    buffer.append(" (defSymbolSet " + m_defSymbolSet.toString() + ")");</w:t>
      </w:r>
    </w:p>
    <w:p w14:paraId="010FC08B" w14:textId="77777777" w:rsidR="008B4C1A" w:rsidRPr="00EC76D5" w:rsidRDefault="008B4C1A" w:rsidP="008B4C1A">
      <w:pPr>
        <w:pStyle w:val="Code"/>
      </w:pPr>
      <w:r w:rsidRPr="00EC76D5">
        <w:t xml:space="preserve">    buffer.append(" (useSymbolSet " + m_useSymbolSet.toString() + ")");</w:t>
      </w:r>
    </w:p>
    <w:p w14:paraId="545A487F" w14:textId="77777777" w:rsidR="008B4C1A" w:rsidRPr="00EC76D5" w:rsidRDefault="008B4C1A" w:rsidP="008B4C1A">
      <w:pPr>
        <w:pStyle w:val="Code"/>
      </w:pPr>
      <w:r w:rsidRPr="00EC76D5">
        <w:t xml:space="preserve">    buffer.append(" (inPathSet " + m_inPathSet.toString() + ")");</w:t>
      </w:r>
    </w:p>
    <w:p w14:paraId="269C0C3A" w14:textId="77777777" w:rsidR="008B4C1A" w:rsidRPr="00EC76D5" w:rsidRDefault="008B4C1A" w:rsidP="008B4C1A">
      <w:pPr>
        <w:pStyle w:val="Code"/>
      </w:pPr>
      <w:r w:rsidRPr="00EC76D5">
        <w:t xml:space="preserve">    buffer.append(" (outPathSet " + m_outPathSet.toString() + ")");</w:t>
      </w:r>
    </w:p>
    <w:p w14:paraId="4B8DD513" w14:textId="77777777" w:rsidR="008B4C1A" w:rsidRPr="00EC76D5" w:rsidRDefault="008B4C1A" w:rsidP="008B4C1A">
      <w:pPr>
        <w:pStyle w:val="Code"/>
      </w:pPr>
      <w:r w:rsidRPr="00EC76D5">
        <w:t xml:space="preserve">    return buffer.toString();</w:t>
      </w:r>
    </w:p>
    <w:p w14:paraId="1B342919" w14:textId="77777777" w:rsidR="008B4C1A" w:rsidRPr="00EC76D5" w:rsidRDefault="008B4C1A" w:rsidP="008B4C1A">
      <w:pPr>
        <w:pStyle w:val="Code"/>
      </w:pPr>
      <w:r w:rsidRPr="00EC76D5">
        <w:t xml:space="preserve">  }</w:t>
      </w:r>
    </w:p>
    <w:p w14:paraId="7D67D8BD" w14:textId="3B196CD7" w:rsidR="004743B6" w:rsidRPr="00EC76D5" w:rsidRDefault="008B4C1A" w:rsidP="008B4C1A">
      <w:pPr>
        <w:pStyle w:val="Code"/>
      </w:pPr>
      <w:r w:rsidRPr="00EC76D5">
        <w:t>}</w:t>
      </w:r>
    </w:p>
    <w:p w14:paraId="5285712C" w14:textId="7F6B81DC" w:rsidR="000648C8" w:rsidRPr="00EC76D5" w:rsidRDefault="000648C8" w:rsidP="003141FA">
      <w:pPr>
        <w:pStyle w:val="Rubrik1"/>
      </w:pPr>
      <w:bookmarkStart w:id="5622" w:name="_Toc481936413"/>
      <w:r w:rsidRPr="00EC76D5">
        <w:lastRenderedPageBreak/>
        <w:t>Middle Code Generation</w:t>
      </w:r>
      <w:bookmarkEnd w:id="5622"/>
    </w:p>
    <w:p w14:paraId="27198B23" w14:textId="4A73878D" w:rsidR="006D7FD6" w:rsidRPr="00EC76D5" w:rsidRDefault="006D7FD6" w:rsidP="006D7FD6">
      <w:pPr>
        <w:pStyle w:val="CodeListing"/>
      </w:pPr>
      <w:proofErr w:type="spellStart"/>
      <w:r w:rsidRPr="00EC76D5">
        <w:t>MiddleCodeGenerator.java</w:t>
      </w:r>
      <w:proofErr w:type="spellEnd"/>
    </w:p>
    <w:p w14:paraId="5EB99161" w14:textId="77777777" w:rsidR="00160114" w:rsidRPr="00EC76D5" w:rsidRDefault="00160114" w:rsidP="00160114">
      <w:pPr>
        <w:pStyle w:val="Code"/>
      </w:pPr>
      <w:r w:rsidRPr="00EC76D5">
        <w:t>package c_compiler;</w:t>
      </w:r>
    </w:p>
    <w:p w14:paraId="100B18FF" w14:textId="77777777" w:rsidR="00160114" w:rsidRPr="00EC76D5" w:rsidRDefault="00160114" w:rsidP="00160114">
      <w:pPr>
        <w:pStyle w:val="Code"/>
      </w:pPr>
      <w:r w:rsidRPr="00EC76D5">
        <w:t>import java.math.*;</w:t>
      </w:r>
    </w:p>
    <w:p w14:paraId="14CAB18D" w14:textId="77777777" w:rsidR="00160114" w:rsidRPr="00EC76D5" w:rsidRDefault="00160114" w:rsidP="00160114">
      <w:pPr>
        <w:pStyle w:val="Code"/>
      </w:pPr>
      <w:r w:rsidRPr="00EC76D5">
        <w:t>import java.util.*;</w:t>
      </w:r>
    </w:p>
    <w:p w14:paraId="3F0A2991" w14:textId="77777777" w:rsidR="00160114" w:rsidRPr="00EC76D5" w:rsidRDefault="00160114" w:rsidP="00160114">
      <w:pPr>
        <w:pStyle w:val="Code"/>
      </w:pPr>
    </w:p>
    <w:p w14:paraId="03E97420" w14:textId="77777777" w:rsidR="00160114" w:rsidRPr="00EC76D5" w:rsidRDefault="00160114" w:rsidP="00160114">
      <w:pPr>
        <w:pStyle w:val="Code"/>
      </w:pPr>
      <w:r w:rsidRPr="00EC76D5">
        <w:t>public class MiddleCodeGenerator {</w:t>
      </w:r>
    </w:p>
    <w:p w14:paraId="2E1897F0" w14:textId="77777777" w:rsidR="00160114" w:rsidRPr="00EC76D5" w:rsidRDefault="00160114" w:rsidP="00160114">
      <w:pPr>
        <w:pStyle w:val="Code"/>
      </w:pPr>
      <w:r w:rsidRPr="00EC76D5">
        <w:t xml:space="preserve">  private List&lt;MiddleCode&gt; m_middleCodeList;</w:t>
      </w:r>
    </w:p>
    <w:p w14:paraId="0089A164" w14:textId="77777777" w:rsidR="00160114" w:rsidRPr="00EC76D5" w:rsidRDefault="00160114" w:rsidP="00160114">
      <w:pPr>
        <w:pStyle w:val="Code"/>
      </w:pPr>
    </w:p>
    <w:p w14:paraId="3B012C94" w14:textId="77777777" w:rsidR="00160114" w:rsidRPr="00EC76D5" w:rsidRDefault="00160114" w:rsidP="00160114">
      <w:pPr>
        <w:pStyle w:val="Code"/>
      </w:pPr>
      <w:r w:rsidRPr="00EC76D5">
        <w:t xml:space="preserve">  public MiddleCodeGenerator(List&lt;MiddleCode&gt; middleCodeList) {</w:t>
      </w:r>
    </w:p>
    <w:p w14:paraId="37180CE6" w14:textId="77777777" w:rsidR="00160114" w:rsidRPr="00EC76D5" w:rsidRDefault="00160114" w:rsidP="00160114">
      <w:pPr>
        <w:pStyle w:val="Code"/>
      </w:pPr>
      <w:r w:rsidRPr="00EC76D5">
        <w:t xml:space="preserve">    m_middleCodeList = middleCodeList;</w:t>
      </w:r>
    </w:p>
    <w:p w14:paraId="30B39E69" w14:textId="77777777" w:rsidR="00160114" w:rsidRPr="00EC76D5" w:rsidRDefault="00160114" w:rsidP="00160114">
      <w:pPr>
        <w:pStyle w:val="Code"/>
      </w:pPr>
      <w:r w:rsidRPr="00EC76D5">
        <w:t xml:space="preserve">  }</w:t>
      </w:r>
    </w:p>
    <w:p w14:paraId="75D0E73A" w14:textId="77777777" w:rsidR="00160114" w:rsidRPr="00EC76D5" w:rsidRDefault="00160114" w:rsidP="00160114">
      <w:pPr>
        <w:pStyle w:val="Code"/>
      </w:pPr>
      <w:r w:rsidRPr="00EC76D5">
        <w:t xml:space="preserve">  </w:t>
      </w:r>
    </w:p>
    <w:p w14:paraId="6A43880A" w14:textId="77777777" w:rsidR="00160114" w:rsidRPr="00EC76D5" w:rsidRDefault="00160114" w:rsidP="00160114">
      <w:pPr>
        <w:pStyle w:val="Code"/>
      </w:pPr>
      <w:r w:rsidRPr="00EC76D5">
        <w:t xml:space="preserve">  public void addMiddleCode(MiddleCode middleCode) {</w:t>
      </w:r>
    </w:p>
    <w:p w14:paraId="3BC6DE18" w14:textId="77777777" w:rsidR="00160114" w:rsidRPr="00EC76D5" w:rsidRDefault="00160114" w:rsidP="00160114">
      <w:pPr>
        <w:pStyle w:val="Code"/>
      </w:pPr>
      <w:r w:rsidRPr="00EC76D5">
        <w:t xml:space="preserve">    m_middleCodeList.add(middleCode);</w:t>
      </w:r>
    </w:p>
    <w:p w14:paraId="57431F3A" w14:textId="77777777" w:rsidR="00160114" w:rsidRPr="00EC76D5" w:rsidRDefault="00160114" w:rsidP="00160114">
      <w:pPr>
        <w:pStyle w:val="Code"/>
      </w:pPr>
      <w:r w:rsidRPr="00EC76D5">
        <w:t xml:space="preserve">  }</w:t>
      </w:r>
    </w:p>
    <w:p w14:paraId="4511CC1C" w14:textId="77777777" w:rsidR="00160114" w:rsidRPr="00EC76D5" w:rsidRDefault="00160114" w:rsidP="00160114">
      <w:pPr>
        <w:pStyle w:val="Code"/>
      </w:pPr>
    </w:p>
    <w:p w14:paraId="56D0386B" w14:textId="77777777" w:rsidR="00160114" w:rsidRPr="00EC76D5" w:rsidRDefault="00160114" w:rsidP="00160114">
      <w:pPr>
        <w:pStyle w:val="Code"/>
      </w:pPr>
      <w:r w:rsidRPr="00EC76D5">
        <w:t xml:space="preserve">  public MiddleCode addMiddleCode(MiddleOperator op) {</w:t>
      </w:r>
    </w:p>
    <w:p w14:paraId="0D115071" w14:textId="77777777" w:rsidR="00160114" w:rsidRPr="00EC76D5" w:rsidRDefault="00160114" w:rsidP="00160114">
      <w:pPr>
        <w:pStyle w:val="Code"/>
      </w:pPr>
      <w:r w:rsidRPr="00EC76D5">
        <w:t xml:space="preserve">    MiddleCode middleCode = new MiddleCode(op, null, null, null);</w:t>
      </w:r>
    </w:p>
    <w:p w14:paraId="6C47C448" w14:textId="77777777" w:rsidR="00160114" w:rsidRPr="00EC76D5" w:rsidRDefault="00160114" w:rsidP="00160114">
      <w:pPr>
        <w:pStyle w:val="Code"/>
      </w:pPr>
      <w:r w:rsidRPr="00EC76D5">
        <w:t xml:space="preserve">    m_middleCodeList.add(middleCode);</w:t>
      </w:r>
    </w:p>
    <w:p w14:paraId="1841F811" w14:textId="77777777" w:rsidR="00160114" w:rsidRPr="00EC76D5" w:rsidRDefault="00160114" w:rsidP="00160114">
      <w:pPr>
        <w:pStyle w:val="Code"/>
      </w:pPr>
      <w:r w:rsidRPr="00EC76D5">
        <w:t xml:space="preserve">    return middleCode;</w:t>
      </w:r>
    </w:p>
    <w:p w14:paraId="35D66C08" w14:textId="77777777" w:rsidR="00160114" w:rsidRPr="00EC76D5" w:rsidRDefault="00160114" w:rsidP="00160114">
      <w:pPr>
        <w:pStyle w:val="Code"/>
      </w:pPr>
      <w:r w:rsidRPr="00EC76D5">
        <w:t xml:space="preserve">  }</w:t>
      </w:r>
    </w:p>
    <w:p w14:paraId="7DFB5029" w14:textId="77777777" w:rsidR="00160114" w:rsidRPr="00EC76D5" w:rsidRDefault="00160114" w:rsidP="00160114">
      <w:pPr>
        <w:pStyle w:val="Code"/>
      </w:pPr>
    </w:p>
    <w:p w14:paraId="2D3F2C42" w14:textId="77777777" w:rsidR="00160114" w:rsidRPr="00EC76D5" w:rsidRDefault="00160114" w:rsidP="00160114">
      <w:pPr>
        <w:pStyle w:val="Code"/>
      </w:pPr>
      <w:r w:rsidRPr="00EC76D5">
        <w:t xml:space="preserve">  public MiddleCode addMiddleCode(MiddleOperator op, Object operand1) {</w:t>
      </w:r>
    </w:p>
    <w:p w14:paraId="6B91A116" w14:textId="77777777" w:rsidR="00160114" w:rsidRPr="00EC76D5" w:rsidRDefault="00160114" w:rsidP="00160114">
      <w:pPr>
        <w:pStyle w:val="Code"/>
      </w:pPr>
      <w:r w:rsidRPr="00EC76D5">
        <w:t xml:space="preserve">    MiddleCode middleCode = new MiddleCode(op, operand1, null, null);</w:t>
      </w:r>
    </w:p>
    <w:p w14:paraId="4CDDC346" w14:textId="77777777" w:rsidR="00160114" w:rsidRPr="00EC76D5" w:rsidRDefault="00160114" w:rsidP="00160114">
      <w:pPr>
        <w:pStyle w:val="Code"/>
      </w:pPr>
      <w:r w:rsidRPr="00EC76D5">
        <w:t xml:space="preserve">    m_middleCodeList.add(middleCode);</w:t>
      </w:r>
    </w:p>
    <w:p w14:paraId="72993F0D" w14:textId="77777777" w:rsidR="00160114" w:rsidRPr="00EC76D5" w:rsidRDefault="00160114" w:rsidP="00160114">
      <w:pPr>
        <w:pStyle w:val="Code"/>
      </w:pPr>
      <w:r w:rsidRPr="00EC76D5">
        <w:t xml:space="preserve">    return middleCode;</w:t>
      </w:r>
    </w:p>
    <w:p w14:paraId="7C14C1C4" w14:textId="77777777" w:rsidR="00160114" w:rsidRPr="00EC76D5" w:rsidRDefault="00160114" w:rsidP="00160114">
      <w:pPr>
        <w:pStyle w:val="Code"/>
      </w:pPr>
      <w:r w:rsidRPr="00EC76D5">
        <w:t xml:space="preserve">  }</w:t>
      </w:r>
    </w:p>
    <w:p w14:paraId="435A79B5" w14:textId="77777777" w:rsidR="00160114" w:rsidRPr="00EC76D5" w:rsidRDefault="00160114" w:rsidP="00160114">
      <w:pPr>
        <w:pStyle w:val="Code"/>
      </w:pPr>
    </w:p>
    <w:p w14:paraId="00FBF830" w14:textId="77777777" w:rsidR="00160114" w:rsidRPr="00EC76D5" w:rsidRDefault="00160114" w:rsidP="00160114">
      <w:pPr>
        <w:pStyle w:val="Code"/>
      </w:pPr>
      <w:r w:rsidRPr="00EC76D5">
        <w:t xml:space="preserve">  public MiddleCode addMiddleCode(MiddleOperator op, Object operand1,</w:t>
      </w:r>
    </w:p>
    <w:p w14:paraId="5D6CFE56" w14:textId="77777777" w:rsidR="00160114" w:rsidRPr="00EC76D5" w:rsidRDefault="00160114" w:rsidP="00160114">
      <w:pPr>
        <w:pStyle w:val="Code"/>
      </w:pPr>
      <w:r w:rsidRPr="00EC76D5">
        <w:t xml:space="preserve">                                  Object operand2) {</w:t>
      </w:r>
    </w:p>
    <w:p w14:paraId="39660C39" w14:textId="77777777" w:rsidR="00160114" w:rsidRPr="00EC76D5" w:rsidRDefault="00160114" w:rsidP="00160114">
      <w:pPr>
        <w:pStyle w:val="Code"/>
      </w:pPr>
      <w:r w:rsidRPr="00EC76D5">
        <w:t xml:space="preserve">    MiddleCode middleCode = new MiddleCode(op, operand1, operand2, null);</w:t>
      </w:r>
    </w:p>
    <w:p w14:paraId="1AEFC9FD" w14:textId="77777777" w:rsidR="00160114" w:rsidRPr="00EC76D5" w:rsidRDefault="00160114" w:rsidP="00160114">
      <w:pPr>
        <w:pStyle w:val="Code"/>
      </w:pPr>
      <w:r w:rsidRPr="00EC76D5">
        <w:t xml:space="preserve">    m_middleCodeList.add(middleCode);</w:t>
      </w:r>
    </w:p>
    <w:p w14:paraId="7C24BC3C" w14:textId="77777777" w:rsidR="00160114" w:rsidRPr="00EC76D5" w:rsidRDefault="00160114" w:rsidP="00160114">
      <w:pPr>
        <w:pStyle w:val="Code"/>
      </w:pPr>
      <w:r w:rsidRPr="00EC76D5">
        <w:t xml:space="preserve">    return middleCode;</w:t>
      </w:r>
    </w:p>
    <w:p w14:paraId="28563505" w14:textId="77777777" w:rsidR="00160114" w:rsidRPr="00EC76D5" w:rsidRDefault="00160114" w:rsidP="00160114">
      <w:pPr>
        <w:pStyle w:val="Code"/>
      </w:pPr>
      <w:r w:rsidRPr="00EC76D5">
        <w:t xml:space="preserve">  }</w:t>
      </w:r>
    </w:p>
    <w:p w14:paraId="0E3CD7F6" w14:textId="77777777" w:rsidR="00160114" w:rsidRPr="00EC76D5" w:rsidRDefault="00160114" w:rsidP="00160114">
      <w:pPr>
        <w:pStyle w:val="Code"/>
      </w:pPr>
    </w:p>
    <w:p w14:paraId="4F35B55C" w14:textId="77777777" w:rsidR="00160114" w:rsidRPr="00EC76D5" w:rsidRDefault="00160114" w:rsidP="00160114">
      <w:pPr>
        <w:pStyle w:val="Code"/>
      </w:pPr>
      <w:r w:rsidRPr="00EC76D5">
        <w:t xml:space="preserve">  public MiddleCode addMiddleCode(MiddleOperator op, Object operand1,</w:t>
      </w:r>
    </w:p>
    <w:p w14:paraId="5A7B5EB7" w14:textId="77777777" w:rsidR="00160114" w:rsidRPr="00EC76D5" w:rsidRDefault="00160114" w:rsidP="00160114">
      <w:pPr>
        <w:pStyle w:val="Code"/>
      </w:pPr>
      <w:r w:rsidRPr="00EC76D5">
        <w:t xml:space="preserve">                                  Object operand2, Object operand3) {</w:t>
      </w:r>
    </w:p>
    <w:p w14:paraId="49ED7995" w14:textId="77777777" w:rsidR="00160114" w:rsidRPr="00EC76D5" w:rsidRDefault="00160114" w:rsidP="00160114">
      <w:pPr>
        <w:pStyle w:val="Code"/>
      </w:pPr>
      <w:r w:rsidRPr="00EC76D5">
        <w:t xml:space="preserve">    MiddleCode middleCode = new MiddleCode(op, operand1, operand2, operand3);</w:t>
      </w:r>
    </w:p>
    <w:p w14:paraId="365E2092" w14:textId="77777777" w:rsidR="00160114" w:rsidRPr="00EC76D5" w:rsidRDefault="00160114" w:rsidP="00160114">
      <w:pPr>
        <w:pStyle w:val="Code"/>
      </w:pPr>
      <w:r w:rsidRPr="00EC76D5">
        <w:t xml:space="preserve">    m_middleCodeList.add(middleCode);</w:t>
      </w:r>
    </w:p>
    <w:p w14:paraId="541459E7" w14:textId="77777777" w:rsidR="00160114" w:rsidRPr="00EC76D5" w:rsidRDefault="00160114" w:rsidP="00160114">
      <w:pPr>
        <w:pStyle w:val="Code"/>
      </w:pPr>
      <w:r w:rsidRPr="00EC76D5">
        <w:t xml:space="preserve">    return middleCode;</w:t>
      </w:r>
    </w:p>
    <w:p w14:paraId="2BC9DD18" w14:textId="77777777" w:rsidR="00160114" w:rsidRPr="00EC76D5" w:rsidRDefault="00160114" w:rsidP="00160114">
      <w:pPr>
        <w:pStyle w:val="Code"/>
      </w:pPr>
      <w:r w:rsidRPr="00EC76D5">
        <w:t xml:space="preserve">  }</w:t>
      </w:r>
    </w:p>
    <w:p w14:paraId="7A33A3F4" w14:textId="77777777" w:rsidR="00160114" w:rsidRPr="00EC76D5" w:rsidRDefault="00160114" w:rsidP="00160114">
      <w:pPr>
        <w:pStyle w:val="Code"/>
      </w:pPr>
    </w:p>
    <w:p w14:paraId="2A25B75C" w14:textId="77777777" w:rsidR="00160114" w:rsidRPr="00EC76D5" w:rsidRDefault="00160114" w:rsidP="00160114">
      <w:pPr>
        <w:pStyle w:val="Code"/>
      </w:pPr>
      <w:r w:rsidRPr="00EC76D5">
        <w:t xml:space="preserve">  public static void appendMiddleCodeList(List&lt;MiddleCode&gt; leftList,</w:t>
      </w:r>
    </w:p>
    <w:p w14:paraId="03F817AC" w14:textId="77777777" w:rsidR="00160114" w:rsidRPr="00EC76D5" w:rsidRDefault="00160114" w:rsidP="00160114">
      <w:pPr>
        <w:pStyle w:val="Code"/>
      </w:pPr>
      <w:r w:rsidRPr="00EC76D5">
        <w:t xml:space="preserve">                                          List&lt;MiddleCode&gt; rightList) {</w:t>
      </w:r>
    </w:p>
    <w:p w14:paraId="5FB0CD64" w14:textId="77777777" w:rsidR="00160114" w:rsidRPr="00EC76D5" w:rsidRDefault="00160114" w:rsidP="00160114">
      <w:pPr>
        <w:pStyle w:val="Code"/>
      </w:pPr>
      <w:r w:rsidRPr="00EC76D5">
        <w:t xml:space="preserve">    int leftSize = leftList.size();</w:t>
      </w:r>
    </w:p>
    <w:p w14:paraId="1CC4601A" w14:textId="77777777" w:rsidR="00160114" w:rsidRPr="00EC76D5" w:rsidRDefault="00160114" w:rsidP="00160114">
      <w:pPr>
        <w:pStyle w:val="Code"/>
      </w:pPr>
    </w:p>
    <w:p w14:paraId="34A79911" w14:textId="77777777" w:rsidR="00160114" w:rsidRPr="00EC76D5" w:rsidRDefault="00160114" w:rsidP="00160114">
      <w:pPr>
        <w:pStyle w:val="Code"/>
      </w:pPr>
      <w:r w:rsidRPr="00EC76D5">
        <w:t xml:space="preserve">    for (MiddleCode middleCode : rightList) {</w:t>
      </w:r>
    </w:p>
    <w:p w14:paraId="1CA7EFEE" w14:textId="77777777" w:rsidR="00160114" w:rsidRPr="00EC76D5" w:rsidRDefault="00160114" w:rsidP="00160114">
      <w:pPr>
        <w:pStyle w:val="Code"/>
      </w:pPr>
      <w:r w:rsidRPr="00EC76D5">
        <w:t xml:space="preserve">      if (middleCode.isRelation() || middleCode.isGoto()) {</w:t>
      </w:r>
    </w:p>
    <w:p w14:paraId="71AC2D43" w14:textId="77777777" w:rsidR="00160114" w:rsidRPr="00EC76D5" w:rsidRDefault="00160114" w:rsidP="00160114">
      <w:pPr>
        <w:pStyle w:val="Code"/>
      </w:pPr>
      <w:r w:rsidRPr="00EC76D5">
        <w:t xml:space="preserve">        middleCode.setOperand(1, ((int) middleCode.getOperand(1)) + leftSize);</w:t>
      </w:r>
    </w:p>
    <w:p w14:paraId="75515F32" w14:textId="77777777" w:rsidR="00160114" w:rsidRPr="00EC76D5" w:rsidRDefault="00160114" w:rsidP="00160114">
      <w:pPr>
        <w:pStyle w:val="Code"/>
      </w:pPr>
      <w:r w:rsidRPr="00EC76D5">
        <w:t xml:space="preserve">      }</w:t>
      </w:r>
    </w:p>
    <w:p w14:paraId="4DBDE4BE" w14:textId="77777777" w:rsidR="00160114" w:rsidRPr="00EC76D5" w:rsidRDefault="00160114" w:rsidP="00160114">
      <w:pPr>
        <w:pStyle w:val="Code"/>
      </w:pPr>
      <w:r w:rsidRPr="00EC76D5">
        <w:t xml:space="preserve">    }</w:t>
      </w:r>
    </w:p>
    <w:p w14:paraId="08FD364D" w14:textId="77777777" w:rsidR="00160114" w:rsidRPr="00EC76D5" w:rsidRDefault="00160114" w:rsidP="00160114">
      <w:pPr>
        <w:pStyle w:val="Code"/>
      </w:pPr>
    </w:p>
    <w:p w14:paraId="7518E350" w14:textId="77777777" w:rsidR="00160114" w:rsidRPr="00EC76D5" w:rsidRDefault="00160114" w:rsidP="00160114">
      <w:pPr>
        <w:pStyle w:val="Code"/>
      </w:pPr>
      <w:r w:rsidRPr="00EC76D5">
        <w:t xml:space="preserve">    leftList.addAll(rightList);</w:t>
      </w:r>
    </w:p>
    <w:p w14:paraId="56D56EDE" w14:textId="77777777" w:rsidR="00160114" w:rsidRPr="00EC76D5" w:rsidRDefault="00160114" w:rsidP="00160114">
      <w:pPr>
        <w:pStyle w:val="Code"/>
      </w:pPr>
      <w:r w:rsidRPr="00EC76D5">
        <w:lastRenderedPageBreak/>
        <w:t xml:space="preserve">  }</w:t>
      </w:r>
    </w:p>
    <w:p w14:paraId="550B2FC3" w14:textId="77777777" w:rsidR="00160114" w:rsidRPr="00EC76D5" w:rsidRDefault="00160114" w:rsidP="00160114">
      <w:pPr>
        <w:pStyle w:val="Code"/>
      </w:pPr>
    </w:p>
    <w:p w14:paraId="29342202" w14:textId="77777777" w:rsidR="00160114" w:rsidRPr="00EC76D5" w:rsidRDefault="00160114" w:rsidP="00160114">
      <w:pPr>
        <w:pStyle w:val="Code"/>
      </w:pPr>
      <w:r w:rsidRPr="00EC76D5">
        <w:t xml:space="preserve">  public void backpatch(Integer source) {</w:t>
      </w:r>
    </w:p>
    <w:p w14:paraId="50097C38" w14:textId="77777777" w:rsidR="00160114" w:rsidRPr="00EC76D5" w:rsidRDefault="00160114" w:rsidP="00160114">
      <w:pPr>
        <w:pStyle w:val="Code"/>
      </w:pPr>
      <w:r w:rsidRPr="00EC76D5">
        <w:t xml:space="preserve">    backpatch(source, m_middleCodeList.size());</w:t>
      </w:r>
    </w:p>
    <w:p w14:paraId="16EF53DA" w14:textId="77777777" w:rsidR="00160114" w:rsidRPr="00EC76D5" w:rsidRDefault="00160114" w:rsidP="00160114">
      <w:pPr>
        <w:pStyle w:val="Code"/>
      </w:pPr>
      <w:r w:rsidRPr="00EC76D5">
        <w:t xml:space="preserve">  }</w:t>
      </w:r>
    </w:p>
    <w:p w14:paraId="76708E0F" w14:textId="77777777" w:rsidR="00160114" w:rsidRPr="00EC76D5" w:rsidRDefault="00160114" w:rsidP="00160114">
      <w:pPr>
        <w:pStyle w:val="Code"/>
      </w:pPr>
      <w:r w:rsidRPr="00EC76D5">
        <w:t xml:space="preserve">    </w:t>
      </w:r>
    </w:p>
    <w:p w14:paraId="5706DAAC" w14:textId="77777777" w:rsidR="00160114" w:rsidRPr="00EC76D5" w:rsidRDefault="00160114" w:rsidP="00160114">
      <w:pPr>
        <w:pStyle w:val="Code"/>
      </w:pPr>
      <w:r w:rsidRPr="00EC76D5">
        <w:t xml:space="preserve">  public void backpatch(Set&lt;Integer&gt; sourceSet) {</w:t>
      </w:r>
    </w:p>
    <w:p w14:paraId="3CFFD0D3" w14:textId="77777777" w:rsidR="00160114" w:rsidRPr="00EC76D5" w:rsidRDefault="00160114" w:rsidP="00160114">
      <w:pPr>
        <w:pStyle w:val="Code"/>
      </w:pPr>
      <w:r w:rsidRPr="00EC76D5">
        <w:t xml:space="preserve">    backpatch(sourceSet, m_middleCodeList.size());</w:t>
      </w:r>
    </w:p>
    <w:p w14:paraId="3CFB0E69" w14:textId="77777777" w:rsidR="00160114" w:rsidRPr="00EC76D5" w:rsidRDefault="00160114" w:rsidP="00160114">
      <w:pPr>
        <w:pStyle w:val="Code"/>
      </w:pPr>
      <w:r w:rsidRPr="00EC76D5">
        <w:t xml:space="preserve">  }</w:t>
      </w:r>
    </w:p>
    <w:p w14:paraId="0664B13B" w14:textId="77777777" w:rsidR="00160114" w:rsidRPr="00EC76D5" w:rsidRDefault="00160114" w:rsidP="00160114">
      <w:pPr>
        <w:pStyle w:val="Code"/>
      </w:pPr>
      <w:r w:rsidRPr="00EC76D5">
        <w:t xml:space="preserve">    </w:t>
      </w:r>
    </w:p>
    <w:p w14:paraId="5FEFEB2A" w14:textId="77777777" w:rsidR="00160114" w:rsidRPr="00EC76D5" w:rsidRDefault="00160114" w:rsidP="00160114">
      <w:pPr>
        <w:pStyle w:val="Code"/>
      </w:pPr>
      <w:r w:rsidRPr="00EC76D5">
        <w:t xml:space="preserve">  public void backpatch(Integer source, int target) {</w:t>
      </w:r>
    </w:p>
    <w:p w14:paraId="121D9615" w14:textId="77777777" w:rsidR="00160114" w:rsidRPr="00EC76D5" w:rsidRDefault="00160114" w:rsidP="00160114">
      <w:pPr>
        <w:pStyle w:val="Code"/>
      </w:pPr>
      <w:r w:rsidRPr="00EC76D5">
        <w:t xml:space="preserve">    MiddleCode middleCode = m_middleCodeList.get(source);</w:t>
      </w:r>
    </w:p>
    <w:p w14:paraId="141365B8" w14:textId="77777777" w:rsidR="00160114" w:rsidRPr="00EC76D5" w:rsidRDefault="00160114" w:rsidP="00160114">
      <w:pPr>
        <w:pStyle w:val="Code"/>
      </w:pPr>
      <w:r w:rsidRPr="00EC76D5">
        <w:t xml:space="preserve">    middleCode.setOperand(1, target);</w:t>
      </w:r>
    </w:p>
    <w:p w14:paraId="4731FF43" w14:textId="77777777" w:rsidR="00160114" w:rsidRPr="00EC76D5" w:rsidRDefault="00160114" w:rsidP="00160114">
      <w:pPr>
        <w:pStyle w:val="Code"/>
      </w:pPr>
      <w:r w:rsidRPr="00EC76D5">
        <w:t xml:space="preserve">  }</w:t>
      </w:r>
    </w:p>
    <w:p w14:paraId="641A88C0" w14:textId="77777777" w:rsidR="00160114" w:rsidRPr="00EC76D5" w:rsidRDefault="00160114" w:rsidP="00160114">
      <w:pPr>
        <w:pStyle w:val="Code"/>
      </w:pPr>
      <w:r w:rsidRPr="00EC76D5">
        <w:t xml:space="preserve">    </w:t>
      </w:r>
    </w:p>
    <w:p w14:paraId="68FD1EAA" w14:textId="77777777" w:rsidR="00160114" w:rsidRPr="00EC76D5" w:rsidRDefault="00160114" w:rsidP="00160114">
      <w:pPr>
        <w:pStyle w:val="Code"/>
      </w:pPr>
      <w:r w:rsidRPr="00EC76D5">
        <w:t xml:space="preserve">  public void backpatch(Set&lt;Integer&gt; sourceSet, int target) {</w:t>
      </w:r>
    </w:p>
    <w:p w14:paraId="518E55B2" w14:textId="77777777" w:rsidR="00160114" w:rsidRPr="00EC76D5" w:rsidRDefault="00160114" w:rsidP="00160114">
      <w:pPr>
        <w:pStyle w:val="Code"/>
      </w:pPr>
      <w:r w:rsidRPr="00EC76D5">
        <w:t xml:space="preserve">    if (sourceSet != null) {</w:t>
      </w:r>
    </w:p>
    <w:p w14:paraId="5C7A63C1" w14:textId="77777777" w:rsidR="00160114" w:rsidRPr="00EC76D5" w:rsidRDefault="00160114" w:rsidP="00160114">
      <w:pPr>
        <w:pStyle w:val="Code"/>
      </w:pPr>
      <w:r w:rsidRPr="00EC76D5">
        <w:t xml:space="preserve">      for (int source : sourceSet) {</w:t>
      </w:r>
    </w:p>
    <w:p w14:paraId="5E51D800" w14:textId="77777777" w:rsidR="00160114" w:rsidRPr="00EC76D5" w:rsidRDefault="00160114" w:rsidP="00160114">
      <w:pPr>
        <w:pStyle w:val="Code"/>
      </w:pPr>
      <w:r w:rsidRPr="00EC76D5">
        <w:t xml:space="preserve">        backpatch(source, target);</w:t>
      </w:r>
    </w:p>
    <w:p w14:paraId="04D85FA1" w14:textId="77777777" w:rsidR="00160114" w:rsidRPr="00EC76D5" w:rsidRDefault="00160114" w:rsidP="00160114">
      <w:pPr>
        <w:pStyle w:val="Code"/>
      </w:pPr>
      <w:r w:rsidRPr="00EC76D5">
        <w:t xml:space="preserve">      }</w:t>
      </w:r>
    </w:p>
    <w:p w14:paraId="7BD95EFA" w14:textId="77777777" w:rsidR="00160114" w:rsidRPr="00EC76D5" w:rsidRDefault="00160114" w:rsidP="00160114">
      <w:pPr>
        <w:pStyle w:val="Code"/>
      </w:pPr>
      <w:r w:rsidRPr="00EC76D5">
        <w:t xml:space="preserve">    }</w:t>
      </w:r>
    </w:p>
    <w:p w14:paraId="5D1DA590" w14:textId="77777777" w:rsidR="00160114" w:rsidRPr="00EC76D5" w:rsidRDefault="00160114" w:rsidP="00160114">
      <w:pPr>
        <w:pStyle w:val="Code"/>
      </w:pPr>
      <w:r w:rsidRPr="00EC76D5">
        <w:t xml:space="preserve">  }  </w:t>
      </w:r>
    </w:p>
    <w:p w14:paraId="5565722F" w14:textId="77777777" w:rsidR="00160114" w:rsidRPr="00EC76D5" w:rsidRDefault="00160114" w:rsidP="00160114">
      <w:pPr>
        <w:pStyle w:val="Code"/>
      </w:pPr>
      <w:r w:rsidRPr="00EC76D5">
        <w:t xml:space="preserve">  </w:t>
      </w:r>
    </w:p>
    <w:p w14:paraId="2FDA4BFE" w14:textId="77777777" w:rsidR="00160114" w:rsidRPr="00EC76D5" w:rsidRDefault="00160114" w:rsidP="00160114">
      <w:pPr>
        <w:pStyle w:val="Code"/>
      </w:pPr>
      <w:r w:rsidRPr="00EC76D5">
        <w:t xml:space="preserve">  public Stack&lt;Map&lt;BigInteger,Integer&gt;&gt; m_caseMapStack = new Stack&lt;&gt;();</w:t>
      </w:r>
    </w:p>
    <w:p w14:paraId="64A21DB9" w14:textId="77777777" w:rsidR="00160114" w:rsidRPr="00EC76D5" w:rsidRDefault="00160114" w:rsidP="00160114">
      <w:pPr>
        <w:pStyle w:val="Code"/>
      </w:pPr>
      <w:r w:rsidRPr="00EC76D5">
        <w:t xml:space="preserve">  public Stack&lt;Integer&gt; m_defaultStack = new Stack&lt;&gt;();</w:t>
      </w:r>
    </w:p>
    <w:p w14:paraId="3A5B22DD" w14:textId="77777777" w:rsidR="00160114" w:rsidRPr="00EC76D5" w:rsidRDefault="00160114" w:rsidP="00160114">
      <w:pPr>
        <w:pStyle w:val="Code"/>
      </w:pPr>
      <w:r w:rsidRPr="00EC76D5">
        <w:t xml:space="preserve">  public Stack&lt;Set&lt;Integer&gt;&gt; m_breakSetStack = new Stack&lt;&gt;();</w:t>
      </w:r>
    </w:p>
    <w:p w14:paraId="55555E43" w14:textId="77777777" w:rsidR="00160114" w:rsidRPr="00EC76D5" w:rsidRDefault="00160114" w:rsidP="00160114">
      <w:pPr>
        <w:pStyle w:val="Code"/>
      </w:pPr>
      <w:r w:rsidRPr="00EC76D5">
        <w:t xml:space="preserve">  public Stack&lt;Symbol&gt; m_switchStack = new Stack&lt;&gt;();</w:t>
      </w:r>
    </w:p>
    <w:p w14:paraId="470E1259" w14:textId="77777777" w:rsidR="00160114" w:rsidRPr="00EC76D5" w:rsidRDefault="00160114" w:rsidP="00160114">
      <w:pPr>
        <w:pStyle w:val="Code"/>
      </w:pPr>
      <w:r w:rsidRPr="00EC76D5">
        <w:t xml:space="preserve">  public Stack&lt;Set&lt;Integer&gt;&gt; m_continueSetStack = new Stack&lt;&gt;();</w:t>
      </w:r>
    </w:p>
    <w:p w14:paraId="01E2AA4A" w14:textId="77777777" w:rsidR="00160114" w:rsidRPr="00EC76D5" w:rsidRDefault="00160114" w:rsidP="00160114">
      <w:pPr>
        <w:pStyle w:val="Code"/>
      </w:pPr>
      <w:r w:rsidRPr="00EC76D5">
        <w:t xml:space="preserve">  public Map&lt;String,Integer&gt; m_labelMap = new ListMap&lt;&gt;();</w:t>
      </w:r>
    </w:p>
    <w:p w14:paraId="6FAB9712" w14:textId="33D5BB86" w:rsidR="00160114" w:rsidRPr="00EC76D5" w:rsidRDefault="00160114" w:rsidP="00160114">
      <w:pPr>
        <w:pStyle w:val="Code"/>
      </w:pPr>
      <w:r w:rsidRPr="00EC76D5">
        <w:t xml:space="preserve">  public Map&lt;String,Set&lt;Integer&gt;&gt; m_</w:t>
      </w:r>
      <w:r w:rsidR="00116B2B">
        <w:t>m_gotoSetMap</w:t>
      </w:r>
      <w:r w:rsidRPr="00EC76D5">
        <w:t xml:space="preserve"> = new ListMap&lt;&gt;();</w:t>
      </w:r>
    </w:p>
    <w:p w14:paraId="24CF849B" w14:textId="77777777" w:rsidR="00160114" w:rsidRPr="00EC76D5" w:rsidRDefault="00160114" w:rsidP="00160114">
      <w:pPr>
        <w:pStyle w:val="Code"/>
      </w:pPr>
      <w:r w:rsidRPr="00EC76D5">
        <w:t xml:space="preserve">  </w:t>
      </w:r>
    </w:p>
    <w:p w14:paraId="481EEA7A" w14:textId="77777777" w:rsidR="00160114" w:rsidRPr="00EC76D5" w:rsidRDefault="00160114" w:rsidP="00160114">
      <w:pPr>
        <w:pStyle w:val="Code"/>
      </w:pPr>
      <w:r w:rsidRPr="00EC76D5">
        <w:t xml:space="preserve">  public void generateStatement(SyntaxTree tree) {</w:t>
      </w:r>
    </w:p>
    <w:p w14:paraId="65161EB0" w14:textId="77777777" w:rsidR="00160114" w:rsidRPr="00EC76D5" w:rsidRDefault="00160114" w:rsidP="00160114">
      <w:pPr>
        <w:pStyle w:val="Code"/>
      </w:pPr>
      <w:r w:rsidRPr="00EC76D5">
        <w:t xml:space="preserve">    if (tree == null) {</w:t>
      </w:r>
    </w:p>
    <w:p w14:paraId="1CA43402" w14:textId="77777777" w:rsidR="00160114" w:rsidRPr="00EC76D5" w:rsidRDefault="00160114" w:rsidP="00160114">
      <w:pPr>
        <w:pStyle w:val="Code"/>
      </w:pPr>
      <w:r w:rsidRPr="00EC76D5">
        <w:t xml:space="preserve">      return;</w:t>
      </w:r>
    </w:p>
    <w:p w14:paraId="626C040C" w14:textId="77777777" w:rsidR="00160114" w:rsidRPr="00EC76D5" w:rsidRDefault="00160114" w:rsidP="00160114">
      <w:pPr>
        <w:pStyle w:val="Code"/>
      </w:pPr>
      <w:r w:rsidRPr="00EC76D5">
        <w:t xml:space="preserve">    }</w:t>
      </w:r>
    </w:p>
    <w:p w14:paraId="64E41999" w14:textId="77777777" w:rsidR="00160114" w:rsidRPr="00EC76D5" w:rsidRDefault="00160114" w:rsidP="00160114">
      <w:pPr>
        <w:pStyle w:val="Code"/>
      </w:pPr>
      <w:r w:rsidRPr="00EC76D5">
        <w:t xml:space="preserve">    </w:t>
      </w:r>
    </w:p>
    <w:p w14:paraId="1DB6E93C" w14:textId="77777777" w:rsidR="00160114" w:rsidRPr="00EC76D5" w:rsidRDefault="00160114" w:rsidP="00160114">
      <w:pPr>
        <w:pStyle w:val="Code"/>
      </w:pPr>
      <w:r w:rsidRPr="00EC76D5">
        <w:t xml:space="preserve">    switch (tree.getOperator()) {</w:t>
      </w:r>
    </w:p>
    <w:p w14:paraId="0D1E76CC" w14:textId="77777777" w:rsidR="00160114" w:rsidRPr="00EC76D5" w:rsidRDefault="00160114" w:rsidP="00160114">
      <w:pPr>
        <w:pStyle w:val="Code"/>
      </w:pPr>
      <w:r w:rsidRPr="00EC76D5">
        <w:t xml:space="preserve">      case Block:</w:t>
      </w:r>
    </w:p>
    <w:p w14:paraId="64C014F9" w14:textId="77777777" w:rsidR="00160114" w:rsidRPr="00EC76D5" w:rsidRDefault="00160114" w:rsidP="00160114">
      <w:pPr>
        <w:pStyle w:val="Code"/>
      </w:pPr>
      <w:r w:rsidRPr="00EC76D5">
        <w:t xml:space="preserve">        for (SyntaxTree stat : tree.getChildList()) {</w:t>
      </w:r>
    </w:p>
    <w:p w14:paraId="37F17C62" w14:textId="77777777" w:rsidR="00160114" w:rsidRPr="00EC76D5" w:rsidRDefault="00160114" w:rsidP="00160114">
      <w:pPr>
        <w:pStyle w:val="Code"/>
      </w:pPr>
      <w:r w:rsidRPr="00EC76D5">
        <w:t xml:space="preserve">          generateStatement(SyntaxTreeOptimizer.optimizeStatement(stat));</w:t>
      </w:r>
    </w:p>
    <w:p w14:paraId="463D92F8" w14:textId="77777777" w:rsidR="00160114" w:rsidRPr="00EC76D5" w:rsidRDefault="00160114" w:rsidP="00160114">
      <w:pPr>
        <w:pStyle w:val="Code"/>
      </w:pPr>
      <w:r w:rsidRPr="00EC76D5">
        <w:t xml:space="preserve">        }</w:t>
      </w:r>
    </w:p>
    <w:p w14:paraId="433C05FE" w14:textId="77777777" w:rsidR="00160114" w:rsidRPr="00EC76D5" w:rsidRDefault="00160114" w:rsidP="00160114">
      <w:pPr>
        <w:pStyle w:val="Code"/>
      </w:pPr>
      <w:r w:rsidRPr="00EC76D5">
        <w:t xml:space="preserve">        break;</w:t>
      </w:r>
    </w:p>
    <w:p w14:paraId="70BEA934" w14:textId="77777777" w:rsidR="00160114" w:rsidRPr="00EC76D5" w:rsidRDefault="00160114" w:rsidP="00160114">
      <w:pPr>
        <w:pStyle w:val="Code"/>
      </w:pPr>
    </w:p>
    <w:p w14:paraId="5D6E181D" w14:textId="77777777" w:rsidR="00160114" w:rsidRPr="00EC76D5" w:rsidRDefault="00160114" w:rsidP="00160114">
      <w:pPr>
        <w:pStyle w:val="Code"/>
      </w:pPr>
      <w:r w:rsidRPr="00EC76D5">
        <w:t xml:space="preserve">      case If:</w:t>
      </w:r>
    </w:p>
    <w:p w14:paraId="63A003D9" w14:textId="77777777" w:rsidR="00160114" w:rsidRPr="00EC76D5" w:rsidRDefault="00160114" w:rsidP="00160114">
      <w:pPr>
        <w:pStyle w:val="Code"/>
      </w:pPr>
      <w:r w:rsidRPr="00EC76D5">
        <w:t xml:space="preserve">        generateIfStatement(SyntaxTreeOptimizer.optimizeStatement(tree));</w:t>
      </w:r>
    </w:p>
    <w:p w14:paraId="0CC08A94" w14:textId="77777777" w:rsidR="00160114" w:rsidRPr="00EC76D5" w:rsidRDefault="00160114" w:rsidP="00160114">
      <w:pPr>
        <w:pStyle w:val="Code"/>
      </w:pPr>
      <w:r w:rsidRPr="00EC76D5">
        <w:t xml:space="preserve">        break;</w:t>
      </w:r>
    </w:p>
    <w:p w14:paraId="51911513" w14:textId="77777777" w:rsidR="00160114" w:rsidRPr="00EC76D5" w:rsidRDefault="00160114" w:rsidP="00160114">
      <w:pPr>
        <w:pStyle w:val="Code"/>
      </w:pPr>
    </w:p>
    <w:p w14:paraId="45E2546A" w14:textId="77777777" w:rsidR="00160114" w:rsidRPr="00EC76D5" w:rsidRDefault="00160114" w:rsidP="00160114">
      <w:pPr>
        <w:pStyle w:val="Code"/>
      </w:pPr>
      <w:r w:rsidRPr="00EC76D5">
        <w:t xml:space="preserve">      case IfElse:</w:t>
      </w:r>
    </w:p>
    <w:p w14:paraId="16CD5089" w14:textId="77777777" w:rsidR="00160114" w:rsidRPr="00EC76D5" w:rsidRDefault="00160114" w:rsidP="00160114">
      <w:pPr>
        <w:pStyle w:val="Code"/>
      </w:pPr>
      <w:r w:rsidRPr="00EC76D5">
        <w:t xml:space="preserve">        generateIfElseStatement(SyntaxTreeOptimizer.optimizeStatement(tree));</w:t>
      </w:r>
    </w:p>
    <w:p w14:paraId="5D974C11" w14:textId="77777777" w:rsidR="00160114" w:rsidRPr="00EC76D5" w:rsidRDefault="00160114" w:rsidP="00160114">
      <w:pPr>
        <w:pStyle w:val="Code"/>
      </w:pPr>
      <w:r w:rsidRPr="00EC76D5">
        <w:t xml:space="preserve">        break;</w:t>
      </w:r>
    </w:p>
    <w:p w14:paraId="104E2024" w14:textId="77777777" w:rsidR="00160114" w:rsidRPr="00EC76D5" w:rsidRDefault="00160114" w:rsidP="00160114">
      <w:pPr>
        <w:pStyle w:val="Code"/>
      </w:pPr>
    </w:p>
    <w:p w14:paraId="2033B123" w14:textId="77777777" w:rsidR="00160114" w:rsidRPr="00EC76D5" w:rsidRDefault="00160114" w:rsidP="00160114">
      <w:pPr>
        <w:pStyle w:val="Code"/>
      </w:pPr>
      <w:r w:rsidRPr="00EC76D5">
        <w:t xml:space="preserve">      case Switch:</w:t>
      </w:r>
    </w:p>
    <w:p w14:paraId="7A1F5E0F" w14:textId="77777777" w:rsidR="00160114" w:rsidRPr="00EC76D5" w:rsidRDefault="00160114" w:rsidP="00160114">
      <w:pPr>
        <w:pStyle w:val="Code"/>
      </w:pPr>
      <w:r w:rsidRPr="00EC76D5">
        <w:t xml:space="preserve">        generateSwitchStatement(SyntaxTreeOptimizer.optimizeStatement(tree));</w:t>
      </w:r>
    </w:p>
    <w:p w14:paraId="20685731" w14:textId="77777777" w:rsidR="00160114" w:rsidRPr="00EC76D5" w:rsidRDefault="00160114" w:rsidP="00160114">
      <w:pPr>
        <w:pStyle w:val="Code"/>
      </w:pPr>
      <w:r w:rsidRPr="00EC76D5">
        <w:t xml:space="preserve">        break;</w:t>
      </w:r>
    </w:p>
    <w:p w14:paraId="5DE5C273" w14:textId="77777777" w:rsidR="00160114" w:rsidRPr="00EC76D5" w:rsidRDefault="00160114" w:rsidP="00160114">
      <w:pPr>
        <w:pStyle w:val="Code"/>
      </w:pPr>
    </w:p>
    <w:p w14:paraId="526192D6" w14:textId="77777777" w:rsidR="00160114" w:rsidRPr="00EC76D5" w:rsidRDefault="00160114" w:rsidP="00160114">
      <w:pPr>
        <w:pStyle w:val="Code"/>
      </w:pPr>
      <w:r w:rsidRPr="00EC76D5">
        <w:t xml:space="preserve">      case Case:</w:t>
      </w:r>
    </w:p>
    <w:p w14:paraId="044B0C83" w14:textId="77777777" w:rsidR="00160114" w:rsidRPr="00EC76D5" w:rsidRDefault="00160114" w:rsidP="00160114">
      <w:pPr>
        <w:pStyle w:val="Code"/>
      </w:pPr>
      <w:r w:rsidRPr="00EC76D5">
        <w:t xml:space="preserve">        generateCaseStatement(SyntaxTreeOptimizer.optimizeStatement(tree));</w:t>
      </w:r>
    </w:p>
    <w:p w14:paraId="4E2BBF3A" w14:textId="77777777" w:rsidR="00160114" w:rsidRPr="00EC76D5" w:rsidRDefault="00160114" w:rsidP="00160114">
      <w:pPr>
        <w:pStyle w:val="Code"/>
      </w:pPr>
      <w:r w:rsidRPr="00EC76D5">
        <w:lastRenderedPageBreak/>
        <w:t xml:space="preserve">        break;</w:t>
      </w:r>
    </w:p>
    <w:p w14:paraId="7F53F267" w14:textId="77777777" w:rsidR="00160114" w:rsidRPr="00EC76D5" w:rsidRDefault="00160114" w:rsidP="00160114">
      <w:pPr>
        <w:pStyle w:val="Code"/>
      </w:pPr>
    </w:p>
    <w:p w14:paraId="52874D8E" w14:textId="77777777" w:rsidR="00160114" w:rsidRPr="00EC76D5" w:rsidRDefault="00160114" w:rsidP="00160114">
      <w:pPr>
        <w:pStyle w:val="Code"/>
      </w:pPr>
      <w:r w:rsidRPr="00EC76D5">
        <w:t xml:space="preserve">      case Default:</w:t>
      </w:r>
    </w:p>
    <w:p w14:paraId="2BB72F68" w14:textId="77777777" w:rsidR="00160114" w:rsidRPr="00EC76D5" w:rsidRDefault="00160114" w:rsidP="00160114">
      <w:pPr>
        <w:pStyle w:val="Code"/>
      </w:pPr>
      <w:r w:rsidRPr="00EC76D5">
        <w:t xml:space="preserve">        generateDefaultStatement(SyntaxTreeOptimizer.optimizeStatement(tree));</w:t>
      </w:r>
    </w:p>
    <w:p w14:paraId="2DA2750F" w14:textId="77777777" w:rsidR="00160114" w:rsidRPr="00EC76D5" w:rsidRDefault="00160114" w:rsidP="00160114">
      <w:pPr>
        <w:pStyle w:val="Code"/>
      </w:pPr>
      <w:r w:rsidRPr="00EC76D5">
        <w:t xml:space="preserve">        break;</w:t>
      </w:r>
    </w:p>
    <w:p w14:paraId="4C7196D7" w14:textId="77777777" w:rsidR="00160114" w:rsidRPr="00EC76D5" w:rsidRDefault="00160114" w:rsidP="00160114">
      <w:pPr>
        <w:pStyle w:val="Code"/>
      </w:pPr>
    </w:p>
    <w:p w14:paraId="3CB4A081" w14:textId="77777777" w:rsidR="00160114" w:rsidRPr="00EC76D5" w:rsidRDefault="00160114" w:rsidP="00160114">
      <w:pPr>
        <w:pStyle w:val="Code"/>
      </w:pPr>
      <w:r w:rsidRPr="00EC76D5">
        <w:t xml:space="preserve">      case Break:</w:t>
      </w:r>
    </w:p>
    <w:p w14:paraId="787E4C00" w14:textId="77777777" w:rsidR="00160114" w:rsidRPr="00EC76D5" w:rsidRDefault="00160114" w:rsidP="00160114">
      <w:pPr>
        <w:pStyle w:val="Code"/>
      </w:pPr>
      <w:r w:rsidRPr="00EC76D5">
        <w:t xml:space="preserve">        generateBreakStatement(SyntaxTreeOptimizer.optimizeStatement(tree));</w:t>
      </w:r>
    </w:p>
    <w:p w14:paraId="2036A5B8" w14:textId="77777777" w:rsidR="00160114" w:rsidRPr="00EC76D5" w:rsidRDefault="00160114" w:rsidP="00160114">
      <w:pPr>
        <w:pStyle w:val="Code"/>
      </w:pPr>
      <w:r w:rsidRPr="00EC76D5">
        <w:t xml:space="preserve">        break;</w:t>
      </w:r>
    </w:p>
    <w:p w14:paraId="6B805849" w14:textId="77777777" w:rsidR="00160114" w:rsidRPr="00EC76D5" w:rsidRDefault="00160114" w:rsidP="00160114">
      <w:pPr>
        <w:pStyle w:val="Code"/>
      </w:pPr>
    </w:p>
    <w:p w14:paraId="35C7DD8F" w14:textId="77777777" w:rsidR="00160114" w:rsidRPr="00EC76D5" w:rsidRDefault="00160114" w:rsidP="00160114">
      <w:pPr>
        <w:pStyle w:val="Code"/>
      </w:pPr>
      <w:r w:rsidRPr="00EC76D5">
        <w:t xml:space="preserve">      case Continue:</w:t>
      </w:r>
    </w:p>
    <w:p w14:paraId="4F8B864C" w14:textId="77777777" w:rsidR="00160114" w:rsidRPr="00EC76D5" w:rsidRDefault="00160114" w:rsidP="00160114">
      <w:pPr>
        <w:pStyle w:val="Code"/>
      </w:pPr>
      <w:r w:rsidRPr="00EC76D5">
        <w:t xml:space="preserve">        generateContinueStatement(SyntaxTreeOptimizer.optimizeStatement(tree));</w:t>
      </w:r>
    </w:p>
    <w:p w14:paraId="36ABF929" w14:textId="77777777" w:rsidR="00160114" w:rsidRPr="00EC76D5" w:rsidRDefault="00160114" w:rsidP="00160114">
      <w:pPr>
        <w:pStyle w:val="Code"/>
      </w:pPr>
      <w:r w:rsidRPr="00EC76D5">
        <w:t xml:space="preserve">        break;</w:t>
      </w:r>
    </w:p>
    <w:p w14:paraId="7E8274C7" w14:textId="77777777" w:rsidR="00160114" w:rsidRPr="00EC76D5" w:rsidRDefault="00160114" w:rsidP="00160114">
      <w:pPr>
        <w:pStyle w:val="Code"/>
      </w:pPr>
    </w:p>
    <w:p w14:paraId="6DC70328" w14:textId="77777777" w:rsidR="00160114" w:rsidRPr="00EC76D5" w:rsidRDefault="00160114" w:rsidP="00160114">
      <w:pPr>
        <w:pStyle w:val="Code"/>
      </w:pPr>
      <w:r w:rsidRPr="00EC76D5">
        <w:t xml:space="preserve">      case While:</w:t>
      </w:r>
    </w:p>
    <w:p w14:paraId="06D101F5" w14:textId="77777777" w:rsidR="00160114" w:rsidRPr="00EC76D5" w:rsidRDefault="00160114" w:rsidP="00160114">
      <w:pPr>
        <w:pStyle w:val="Code"/>
      </w:pPr>
      <w:r w:rsidRPr="00EC76D5">
        <w:t xml:space="preserve">        generateWhileStatement(SyntaxTreeOptimizer.optimizeStatement(tree));</w:t>
      </w:r>
    </w:p>
    <w:p w14:paraId="1B44C130" w14:textId="77777777" w:rsidR="00160114" w:rsidRPr="00EC76D5" w:rsidRDefault="00160114" w:rsidP="00160114">
      <w:pPr>
        <w:pStyle w:val="Code"/>
      </w:pPr>
      <w:r w:rsidRPr="00EC76D5">
        <w:t xml:space="preserve">        break;</w:t>
      </w:r>
    </w:p>
    <w:p w14:paraId="37B41638" w14:textId="77777777" w:rsidR="00160114" w:rsidRPr="00EC76D5" w:rsidRDefault="00160114" w:rsidP="00160114">
      <w:pPr>
        <w:pStyle w:val="Code"/>
      </w:pPr>
    </w:p>
    <w:p w14:paraId="12C53CA3" w14:textId="77777777" w:rsidR="00160114" w:rsidRPr="00EC76D5" w:rsidRDefault="00160114" w:rsidP="00160114">
      <w:pPr>
        <w:pStyle w:val="Code"/>
      </w:pPr>
      <w:r w:rsidRPr="00EC76D5">
        <w:t xml:space="preserve">      case Do:</w:t>
      </w:r>
    </w:p>
    <w:p w14:paraId="33B3E7F9" w14:textId="77777777" w:rsidR="00160114" w:rsidRPr="00EC76D5" w:rsidRDefault="00160114" w:rsidP="00160114">
      <w:pPr>
        <w:pStyle w:val="Code"/>
      </w:pPr>
      <w:r w:rsidRPr="00EC76D5">
        <w:t xml:space="preserve">        generateDoStatement(SyntaxTreeOptimizer.optimizeStatement(tree));</w:t>
      </w:r>
    </w:p>
    <w:p w14:paraId="17D6FC1F" w14:textId="77777777" w:rsidR="00160114" w:rsidRPr="00EC76D5" w:rsidRDefault="00160114" w:rsidP="00160114">
      <w:pPr>
        <w:pStyle w:val="Code"/>
      </w:pPr>
      <w:r w:rsidRPr="00EC76D5">
        <w:t xml:space="preserve">        break;</w:t>
      </w:r>
    </w:p>
    <w:p w14:paraId="2D9301BC" w14:textId="77777777" w:rsidR="00160114" w:rsidRPr="00EC76D5" w:rsidRDefault="00160114" w:rsidP="00160114">
      <w:pPr>
        <w:pStyle w:val="Code"/>
      </w:pPr>
    </w:p>
    <w:p w14:paraId="7BB66648" w14:textId="77777777" w:rsidR="00160114" w:rsidRPr="00EC76D5" w:rsidRDefault="00160114" w:rsidP="00160114">
      <w:pPr>
        <w:pStyle w:val="Code"/>
      </w:pPr>
      <w:r w:rsidRPr="00EC76D5">
        <w:t xml:space="preserve">      case For:</w:t>
      </w:r>
    </w:p>
    <w:p w14:paraId="1F7EC1F5" w14:textId="77777777" w:rsidR="00160114" w:rsidRPr="00EC76D5" w:rsidRDefault="00160114" w:rsidP="00160114">
      <w:pPr>
        <w:pStyle w:val="Code"/>
      </w:pPr>
      <w:r w:rsidRPr="00EC76D5">
        <w:t xml:space="preserve">        generateForStatement(SyntaxTreeOptimizer.optimizeStatement(tree));</w:t>
      </w:r>
    </w:p>
    <w:p w14:paraId="5CE399C3" w14:textId="77777777" w:rsidR="00160114" w:rsidRPr="00EC76D5" w:rsidRDefault="00160114" w:rsidP="00160114">
      <w:pPr>
        <w:pStyle w:val="Code"/>
      </w:pPr>
      <w:r w:rsidRPr="00EC76D5">
        <w:t xml:space="preserve">        break;</w:t>
      </w:r>
    </w:p>
    <w:p w14:paraId="228EABCD" w14:textId="77777777" w:rsidR="00160114" w:rsidRPr="00EC76D5" w:rsidRDefault="00160114" w:rsidP="00160114">
      <w:pPr>
        <w:pStyle w:val="Code"/>
      </w:pPr>
    </w:p>
    <w:p w14:paraId="5661A8C5" w14:textId="77777777" w:rsidR="00160114" w:rsidRPr="00EC76D5" w:rsidRDefault="00160114" w:rsidP="00160114">
      <w:pPr>
        <w:pStyle w:val="Code"/>
      </w:pPr>
      <w:r w:rsidRPr="00EC76D5">
        <w:t xml:space="preserve">      case Label:</w:t>
      </w:r>
    </w:p>
    <w:p w14:paraId="7B946A79" w14:textId="77777777" w:rsidR="00160114" w:rsidRPr="00EC76D5" w:rsidRDefault="00160114" w:rsidP="00160114">
      <w:pPr>
        <w:pStyle w:val="Code"/>
      </w:pPr>
      <w:r w:rsidRPr="00EC76D5">
        <w:t xml:space="preserve">        generateLabelStatement(SyntaxTreeOptimizer.optimizeStatement(tree));</w:t>
      </w:r>
    </w:p>
    <w:p w14:paraId="07C5AD28" w14:textId="77777777" w:rsidR="00160114" w:rsidRPr="00EC76D5" w:rsidRDefault="00160114" w:rsidP="00160114">
      <w:pPr>
        <w:pStyle w:val="Code"/>
      </w:pPr>
      <w:r w:rsidRPr="00EC76D5">
        <w:t xml:space="preserve">        break;</w:t>
      </w:r>
    </w:p>
    <w:p w14:paraId="45907B1F" w14:textId="77777777" w:rsidR="00160114" w:rsidRPr="00EC76D5" w:rsidRDefault="00160114" w:rsidP="00160114">
      <w:pPr>
        <w:pStyle w:val="Code"/>
      </w:pPr>
    </w:p>
    <w:p w14:paraId="52D038D1" w14:textId="77777777" w:rsidR="00160114" w:rsidRPr="00EC76D5" w:rsidRDefault="00160114" w:rsidP="00160114">
      <w:pPr>
        <w:pStyle w:val="Code"/>
      </w:pPr>
      <w:r w:rsidRPr="00EC76D5">
        <w:t xml:space="preserve">      case Goto:</w:t>
      </w:r>
    </w:p>
    <w:p w14:paraId="19207AA0" w14:textId="77777777" w:rsidR="00160114" w:rsidRPr="00EC76D5" w:rsidRDefault="00160114" w:rsidP="00160114">
      <w:pPr>
        <w:pStyle w:val="Code"/>
      </w:pPr>
      <w:r w:rsidRPr="00EC76D5">
        <w:t xml:space="preserve">        generateGotoStatement(SyntaxTreeOptimizer.optimizeStatement(tree));</w:t>
      </w:r>
    </w:p>
    <w:p w14:paraId="0E0D17A8" w14:textId="77777777" w:rsidR="00160114" w:rsidRPr="00EC76D5" w:rsidRDefault="00160114" w:rsidP="00160114">
      <w:pPr>
        <w:pStyle w:val="Code"/>
      </w:pPr>
      <w:r w:rsidRPr="00EC76D5">
        <w:t xml:space="preserve">        break;</w:t>
      </w:r>
    </w:p>
    <w:p w14:paraId="27513F1B" w14:textId="77777777" w:rsidR="00160114" w:rsidRPr="00EC76D5" w:rsidRDefault="00160114" w:rsidP="00160114">
      <w:pPr>
        <w:pStyle w:val="Code"/>
      </w:pPr>
    </w:p>
    <w:p w14:paraId="72EEB5B0" w14:textId="77777777" w:rsidR="00160114" w:rsidRPr="00EC76D5" w:rsidRDefault="00160114" w:rsidP="00160114">
      <w:pPr>
        <w:pStyle w:val="Code"/>
      </w:pPr>
      <w:r w:rsidRPr="00EC76D5">
        <w:t xml:space="preserve">      case Return:</w:t>
      </w:r>
    </w:p>
    <w:p w14:paraId="4ABD1AB2" w14:textId="77777777" w:rsidR="00160114" w:rsidRPr="00EC76D5" w:rsidRDefault="00160114" w:rsidP="00160114">
      <w:pPr>
        <w:pStyle w:val="Code"/>
      </w:pPr>
      <w:r w:rsidRPr="00EC76D5">
        <w:t xml:space="preserve">        generateReturnStatement(SyntaxTreeOptimizer.optimizeStatement(tree));</w:t>
      </w:r>
    </w:p>
    <w:p w14:paraId="53B5FEF2" w14:textId="77777777" w:rsidR="00160114" w:rsidRPr="00EC76D5" w:rsidRDefault="00160114" w:rsidP="00160114">
      <w:pPr>
        <w:pStyle w:val="Code"/>
      </w:pPr>
      <w:r w:rsidRPr="00EC76D5">
        <w:t xml:space="preserve">        break;</w:t>
      </w:r>
    </w:p>
    <w:p w14:paraId="0802736B" w14:textId="77777777" w:rsidR="00160114" w:rsidRPr="00EC76D5" w:rsidRDefault="00160114" w:rsidP="00160114">
      <w:pPr>
        <w:pStyle w:val="Code"/>
      </w:pPr>
    </w:p>
    <w:p w14:paraId="611279C1" w14:textId="77777777" w:rsidR="00160114" w:rsidRPr="00EC76D5" w:rsidRDefault="00160114" w:rsidP="00160114">
      <w:pPr>
        <w:pStyle w:val="Code"/>
      </w:pPr>
      <w:r w:rsidRPr="00EC76D5">
        <w:t xml:space="preserve">      case Exit:</w:t>
      </w:r>
    </w:p>
    <w:p w14:paraId="1CD5CF8F" w14:textId="77777777" w:rsidR="00160114" w:rsidRPr="00EC76D5" w:rsidRDefault="00160114" w:rsidP="00160114">
      <w:pPr>
        <w:pStyle w:val="Code"/>
      </w:pPr>
      <w:r w:rsidRPr="00EC76D5">
        <w:t xml:space="preserve">        generateExitStatement(SyntaxTreeOptimizer.optimizeStatement(tree));</w:t>
      </w:r>
    </w:p>
    <w:p w14:paraId="518870BF" w14:textId="77777777" w:rsidR="00160114" w:rsidRPr="00EC76D5" w:rsidRDefault="00160114" w:rsidP="00160114">
      <w:pPr>
        <w:pStyle w:val="Code"/>
      </w:pPr>
      <w:r w:rsidRPr="00EC76D5">
        <w:t xml:space="preserve">        break;</w:t>
      </w:r>
    </w:p>
    <w:p w14:paraId="7A5A3A62" w14:textId="77777777" w:rsidR="00160114" w:rsidRPr="00EC76D5" w:rsidRDefault="00160114" w:rsidP="00160114">
      <w:pPr>
        <w:pStyle w:val="Code"/>
      </w:pPr>
    </w:p>
    <w:p w14:paraId="727EAA20" w14:textId="77777777" w:rsidR="00160114" w:rsidRPr="00EC76D5" w:rsidRDefault="00160114" w:rsidP="00160114">
      <w:pPr>
        <w:pStyle w:val="Code"/>
      </w:pPr>
      <w:r w:rsidRPr="00EC76D5">
        <w:t xml:space="preserve">      case LoadToRegister:</w:t>
      </w:r>
    </w:p>
    <w:p w14:paraId="00517674" w14:textId="77777777" w:rsidR="00160114" w:rsidRPr="00EC76D5" w:rsidRDefault="00160114" w:rsidP="00160114">
      <w:pPr>
        <w:pStyle w:val="Code"/>
      </w:pPr>
      <w:r w:rsidRPr="00EC76D5">
        <w:t xml:space="preserve">        generateLoadToRegisterStatement</w:t>
      </w:r>
    </w:p>
    <w:p w14:paraId="5039F81D" w14:textId="77777777" w:rsidR="00160114" w:rsidRPr="00EC76D5" w:rsidRDefault="00160114" w:rsidP="00160114">
      <w:pPr>
        <w:pStyle w:val="Code"/>
      </w:pPr>
      <w:r w:rsidRPr="00EC76D5">
        <w:t xml:space="preserve">                              (SyntaxTreeOptimizer.optimizeStatement(tree));</w:t>
      </w:r>
    </w:p>
    <w:p w14:paraId="5AF03E50" w14:textId="77777777" w:rsidR="00160114" w:rsidRPr="00EC76D5" w:rsidRDefault="00160114" w:rsidP="00160114">
      <w:pPr>
        <w:pStyle w:val="Code"/>
      </w:pPr>
      <w:r w:rsidRPr="00EC76D5">
        <w:t xml:space="preserve">        break;</w:t>
      </w:r>
    </w:p>
    <w:p w14:paraId="4D9359C1" w14:textId="77777777" w:rsidR="00160114" w:rsidRPr="00EC76D5" w:rsidRDefault="00160114" w:rsidP="00160114">
      <w:pPr>
        <w:pStyle w:val="Code"/>
      </w:pPr>
    </w:p>
    <w:p w14:paraId="28E72106" w14:textId="77777777" w:rsidR="00160114" w:rsidRPr="00EC76D5" w:rsidRDefault="00160114" w:rsidP="00160114">
      <w:pPr>
        <w:pStyle w:val="Code"/>
      </w:pPr>
      <w:r w:rsidRPr="00EC76D5">
        <w:t xml:space="preserve">      case SaveFromRegister:</w:t>
      </w:r>
    </w:p>
    <w:p w14:paraId="45EAA9D6" w14:textId="77777777" w:rsidR="00160114" w:rsidRPr="00EC76D5" w:rsidRDefault="00160114" w:rsidP="00160114">
      <w:pPr>
        <w:pStyle w:val="Code"/>
      </w:pPr>
      <w:r w:rsidRPr="00EC76D5">
        <w:t xml:space="preserve">        generateSaveFromRegisterStatement</w:t>
      </w:r>
    </w:p>
    <w:p w14:paraId="56825B98" w14:textId="77777777" w:rsidR="00160114" w:rsidRPr="00EC76D5" w:rsidRDefault="00160114" w:rsidP="00160114">
      <w:pPr>
        <w:pStyle w:val="Code"/>
      </w:pPr>
      <w:r w:rsidRPr="00EC76D5">
        <w:t xml:space="preserve">                                (SyntaxTreeOptimizer.optimizeStatement(tree));</w:t>
      </w:r>
    </w:p>
    <w:p w14:paraId="6200C2CA" w14:textId="77777777" w:rsidR="00160114" w:rsidRPr="00EC76D5" w:rsidRDefault="00160114" w:rsidP="00160114">
      <w:pPr>
        <w:pStyle w:val="Code"/>
      </w:pPr>
      <w:r w:rsidRPr="00EC76D5">
        <w:t xml:space="preserve">        break;</w:t>
      </w:r>
    </w:p>
    <w:p w14:paraId="523DA0CA" w14:textId="77777777" w:rsidR="00160114" w:rsidRPr="00EC76D5" w:rsidRDefault="00160114" w:rsidP="00160114">
      <w:pPr>
        <w:pStyle w:val="Code"/>
      </w:pPr>
    </w:p>
    <w:p w14:paraId="214E4452" w14:textId="77777777" w:rsidR="00160114" w:rsidRPr="00EC76D5" w:rsidRDefault="00160114" w:rsidP="00160114">
      <w:pPr>
        <w:pStyle w:val="Code"/>
      </w:pPr>
      <w:r w:rsidRPr="00EC76D5">
        <w:t xml:space="preserve">      case ClearRegisters:</w:t>
      </w:r>
    </w:p>
    <w:p w14:paraId="529FB695" w14:textId="77777777" w:rsidR="00160114" w:rsidRPr="00EC76D5" w:rsidRDefault="00160114" w:rsidP="00160114">
      <w:pPr>
        <w:pStyle w:val="Code"/>
      </w:pPr>
      <w:r w:rsidRPr="00EC76D5">
        <w:t xml:space="preserve">        generateClearRegistersStatement</w:t>
      </w:r>
    </w:p>
    <w:p w14:paraId="542C6631" w14:textId="77777777" w:rsidR="00160114" w:rsidRPr="00EC76D5" w:rsidRDefault="00160114" w:rsidP="00160114">
      <w:pPr>
        <w:pStyle w:val="Code"/>
      </w:pPr>
      <w:r w:rsidRPr="00EC76D5">
        <w:lastRenderedPageBreak/>
        <w:t xml:space="preserve">                              (SyntaxTreeOptimizer.optimizeStatement(tree));</w:t>
      </w:r>
    </w:p>
    <w:p w14:paraId="46594D80" w14:textId="77777777" w:rsidR="00160114" w:rsidRPr="00EC76D5" w:rsidRDefault="00160114" w:rsidP="00160114">
      <w:pPr>
        <w:pStyle w:val="Code"/>
      </w:pPr>
      <w:r w:rsidRPr="00EC76D5">
        <w:t xml:space="preserve">        break;</w:t>
      </w:r>
    </w:p>
    <w:p w14:paraId="6AFF1053" w14:textId="77777777" w:rsidR="00160114" w:rsidRPr="00EC76D5" w:rsidRDefault="00160114" w:rsidP="00160114">
      <w:pPr>
        <w:pStyle w:val="Code"/>
      </w:pPr>
    </w:p>
    <w:p w14:paraId="56221E69" w14:textId="77777777" w:rsidR="00160114" w:rsidRPr="00EC76D5" w:rsidRDefault="00160114" w:rsidP="00160114">
      <w:pPr>
        <w:pStyle w:val="Code"/>
      </w:pPr>
      <w:r w:rsidRPr="00EC76D5">
        <w:t xml:space="preserve">      case SaveFromFlagByte:</w:t>
      </w:r>
    </w:p>
    <w:p w14:paraId="75F58F76" w14:textId="77777777" w:rsidR="00160114" w:rsidRPr="00EC76D5" w:rsidRDefault="00160114" w:rsidP="00160114">
      <w:pPr>
        <w:pStyle w:val="Code"/>
      </w:pPr>
      <w:r w:rsidRPr="00EC76D5">
        <w:t xml:space="preserve">        generateSaveFlagByteRegisterStatement</w:t>
      </w:r>
    </w:p>
    <w:p w14:paraId="688DA298" w14:textId="77777777" w:rsidR="00160114" w:rsidRPr="00EC76D5" w:rsidRDefault="00160114" w:rsidP="00160114">
      <w:pPr>
        <w:pStyle w:val="Code"/>
      </w:pPr>
      <w:r w:rsidRPr="00EC76D5">
        <w:t xml:space="preserve">                            (SyntaxTreeOptimizer.optimizeStatement(tree));</w:t>
      </w:r>
    </w:p>
    <w:p w14:paraId="1CA37D75" w14:textId="77777777" w:rsidR="00160114" w:rsidRPr="00EC76D5" w:rsidRDefault="00160114" w:rsidP="00160114">
      <w:pPr>
        <w:pStyle w:val="Code"/>
      </w:pPr>
      <w:r w:rsidRPr="00EC76D5">
        <w:t xml:space="preserve">        break;</w:t>
      </w:r>
    </w:p>
    <w:p w14:paraId="4710BBFC" w14:textId="77777777" w:rsidR="00160114" w:rsidRPr="00EC76D5" w:rsidRDefault="00160114" w:rsidP="00160114">
      <w:pPr>
        <w:pStyle w:val="Code"/>
      </w:pPr>
    </w:p>
    <w:p w14:paraId="68087B26" w14:textId="77777777" w:rsidR="00160114" w:rsidRPr="00EC76D5" w:rsidRDefault="00160114" w:rsidP="00160114">
      <w:pPr>
        <w:pStyle w:val="Code"/>
      </w:pPr>
      <w:r w:rsidRPr="00EC76D5">
        <w:t xml:space="preserve">      case JumpRegister:</w:t>
      </w:r>
    </w:p>
    <w:p w14:paraId="28696162" w14:textId="77777777" w:rsidR="00160114" w:rsidRPr="00EC76D5" w:rsidRDefault="00160114" w:rsidP="00160114">
      <w:pPr>
        <w:pStyle w:val="Code"/>
      </w:pPr>
      <w:r w:rsidRPr="00EC76D5">
        <w:t xml:space="preserve">        generateJumpRegisterStatement</w:t>
      </w:r>
    </w:p>
    <w:p w14:paraId="6DC9BAC0" w14:textId="77777777" w:rsidR="00160114" w:rsidRPr="00EC76D5" w:rsidRDefault="00160114" w:rsidP="00160114">
      <w:pPr>
        <w:pStyle w:val="Code"/>
      </w:pPr>
      <w:r w:rsidRPr="00EC76D5">
        <w:t xml:space="preserve">                            (SyntaxTreeOptimizer.optimizeStatement(tree));</w:t>
      </w:r>
    </w:p>
    <w:p w14:paraId="6F0E42E5" w14:textId="77777777" w:rsidR="00160114" w:rsidRPr="00EC76D5" w:rsidRDefault="00160114" w:rsidP="00160114">
      <w:pPr>
        <w:pStyle w:val="Code"/>
      </w:pPr>
      <w:r w:rsidRPr="00EC76D5">
        <w:t xml:space="preserve">        break;</w:t>
      </w:r>
    </w:p>
    <w:p w14:paraId="112941CE" w14:textId="77777777" w:rsidR="00160114" w:rsidRPr="00EC76D5" w:rsidRDefault="00160114" w:rsidP="00160114">
      <w:pPr>
        <w:pStyle w:val="Code"/>
      </w:pPr>
    </w:p>
    <w:p w14:paraId="76CE43FD" w14:textId="77777777" w:rsidR="00160114" w:rsidRPr="00EC76D5" w:rsidRDefault="00160114" w:rsidP="00160114">
      <w:pPr>
        <w:pStyle w:val="Code"/>
      </w:pPr>
      <w:r w:rsidRPr="00EC76D5">
        <w:t xml:space="preserve">      case Interrupt:</w:t>
      </w:r>
    </w:p>
    <w:p w14:paraId="62133E0A" w14:textId="77777777" w:rsidR="00160114" w:rsidRPr="00EC76D5" w:rsidRDefault="00160114" w:rsidP="00160114">
      <w:pPr>
        <w:pStyle w:val="Code"/>
      </w:pPr>
      <w:r w:rsidRPr="00EC76D5">
        <w:t xml:space="preserve">        generateInterruptStatement</w:t>
      </w:r>
    </w:p>
    <w:p w14:paraId="173FECA9" w14:textId="77777777" w:rsidR="00160114" w:rsidRPr="00EC76D5" w:rsidRDefault="00160114" w:rsidP="00160114">
      <w:pPr>
        <w:pStyle w:val="Code"/>
      </w:pPr>
      <w:r w:rsidRPr="00EC76D5">
        <w:t xml:space="preserve">                         (SyntaxTreeOptimizer.optimizeStatement(tree));</w:t>
      </w:r>
    </w:p>
    <w:p w14:paraId="0A66DFDF" w14:textId="77777777" w:rsidR="00160114" w:rsidRPr="00EC76D5" w:rsidRDefault="00160114" w:rsidP="00160114">
      <w:pPr>
        <w:pStyle w:val="Code"/>
      </w:pPr>
      <w:r w:rsidRPr="00EC76D5">
        <w:t xml:space="preserve">        break;</w:t>
      </w:r>
    </w:p>
    <w:p w14:paraId="27A724A3" w14:textId="77777777" w:rsidR="00160114" w:rsidRPr="00EC76D5" w:rsidRDefault="00160114" w:rsidP="00160114">
      <w:pPr>
        <w:pStyle w:val="Code"/>
      </w:pPr>
    </w:p>
    <w:p w14:paraId="523544A6" w14:textId="77777777" w:rsidR="00160114" w:rsidRPr="00EC76D5" w:rsidRDefault="00160114" w:rsidP="00160114">
      <w:pPr>
        <w:pStyle w:val="Code"/>
      </w:pPr>
      <w:r w:rsidRPr="00EC76D5">
        <w:t xml:space="preserve">      case Declaration:</w:t>
      </w:r>
    </w:p>
    <w:p w14:paraId="6097806D" w14:textId="77777777" w:rsidR="00160114" w:rsidRPr="00EC76D5" w:rsidRDefault="00160114" w:rsidP="00160114">
      <w:pPr>
        <w:pStyle w:val="Code"/>
      </w:pPr>
      <w:r w:rsidRPr="00EC76D5">
        <w:t xml:space="preserve">        generateDeclarationStatement</w:t>
      </w:r>
    </w:p>
    <w:p w14:paraId="2F26B38F" w14:textId="77777777" w:rsidR="00160114" w:rsidRPr="00EC76D5" w:rsidRDefault="00160114" w:rsidP="00160114">
      <w:pPr>
        <w:pStyle w:val="Code"/>
      </w:pPr>
      <w:r w:rsidRPr="00EC76D5">
        <w:t xml:space="preserve">                           (SyntaxTreeOptimizer.optimizeStatement(tree));</w:t>
      </w:r>
    </w:p>
    <w:p w14:paraId="7AC3463E" w14:textId="77777777" w:rsidR="00160114" w:rsidRPr="00EC76D5" w:rsidRDefault="00160114" w:rsidP="00160114">
      <w:pPr>
        <w:pStyle w:val="Code"/>
      </w:pPr>
      <w:r w:rsidRPr="00EC76D5">
        <w:t xml:space="preserve">        break;</w:t>
      </w:r>
    </w:p>
    <w:p w14:paraId="306ABBCD" w14:textId="77777777" w:rsidR="00160114" w:rsidRPr="00EC76D5" w:rsidRDefault="00160114" w:rsidP="00160114">
      <w:pPr>
        <w:pStyle w:val="Code"/>
      </w:pPr>
    </w:p>
    <w:p w14:paraId="09B363F2" w14:textId="77777777" w:rsidR="00160114" w:rsidRPr="00EC76D5" w:rsidRDefault="00160114" w:rsidP="00160114">
      <w:pPr>
        <w:pStyle w:val="Code"/>
      </w:pPr>
      <w:r w:rsidRPr="00EC76D5">
        <w:t xml:space="preserve">      case Expression: {</w:t>
      </w:r>
    </w:p>
    <w:p w14:paraId="420DDE6E" w14:textId="112533B8" w:rsidR="00160114" w:rsidRPr="00EC76D5" w:rsidRDefault="00160114" w:rsidP="00160114">
      <w:pPr>
        <w:pStyle w:val="Code"/>
      </w:pPr>
      <w:r w:rsidRPr="00EC76D5">
        <w:t xml:space="preserve">          SyntaxTree </w:t>
      </w:r>
      <w:r w:rsidR="0038687E">
        <w:t>expression</w:t>
      </w:r>
      <w:r w:rsidRPr="00EC76D5">
        <w:t xml:space="preserve"> = tree.getChild(0);</w:t>
      </w:r>
    </w:p>
    <w:p w14:paraId="291AFF8C" w14:textId="77777777" w:rsidR="00160114" w:rsidRPr="00EC76D5" w:rsidRDefault="00160114" w:rsidP="00160114">
      <w:pPr>
        <w:pStyle w:val="Code"/>
      </w:pPr>
    </w:p>
    <w:p w14:paraId="0BCA72AF" w14:textId="6F50798F" w:rsidR="00160114" w:rsidRPr="00EC76D5" w:rsidRDefault="00160114" w:rsidP="00160114">
      <w:pPr>
        <w:pStyle w:val="Code"/>
      </w:pPr>
      <w:r w:rsidRPr="00EC76D5">
        <w:t xml:space="preserve">          if (</w:t>
      </w:r>
      <w:r w:rsidR="0038687E">
        <w:t>expression</w:t>
      </w:r>
      <w:r w:rsidRPr="00EC76D5">
        <w:t xml:space="preserve"> != null) {</w:t>
      </w:r>
    </w:p>
    <w:p w14:paraId="709E485D" w14:textId="27617874" w:rsidR="00160114" w:rsidRPr="00EC76D5" w:rsidRDefault="00160114" w:rsidP="00160114">
      <w:pPr>
        <w:pStyle w:val="Code"/>
      </w:pPr>
      <w:r w:rsidRPr="00EC76D5">
        <w:t xml:space="preserve">            generateExpression(</w:t>
      </w:r>
      <w:r w:rsidR="0038687E">
        <w:t>expression</w:t>
      </w:r>
      <w:r w:rsidRPr="00EC76D5">
        <w:t>);</w:t>
      </w:r>
    </w:p>
    <w:p w14:paraId="034AF8BF" w14:textId="77777777" w:rsidR="00160114" w:rsidRPr="00EC76D5" w:rsidRDefault="00160114" w:rsidP="00160114">
      <w:pPr>
        <w:pStyle w:val="Code"/>
      </w:pPr>
      <w:r w:rsidRPr="00EC76D5">
        <w:t xml:space="preserve">          }</w:t>
      </w:r>
    </w:p>
    <w:p w14:paraId="6E356CA9" w14:textId="77777777" w:rsidR="00160114" w:rsidRPr="00EC76D5" w:rsidRDefault="00160114" w:rsidP="00160114">
      <w:pPr>
        <w:pStyle w:val="Code"/>
      </w:pPr>
      <w:r w:rsidRPr="00EC76D5">
        <w:t xml:space="preserve">        }</w:t>
      </w:r>
    </w:p>
    <w:p w14:paraId="12966EDC" w14:textId="77777777" w:rsidR="00160114" w:rsidRPr="00EC76D5" w:rsidRDefault="00160114" w:rsidP="00160114">
      <w:pPr>
        <w:pStyle w:val="Code"/>
      </w:pPr>
      <w:r w:rsidRPr="00EC76D5">
        <w:t xml:space="preserve">        break;</w:t>
      </w:r>
    </w:p>
    <w:p w14:paraId="3027A1D9" w14:textId="77777777" w:rsidR="00160114" w:rsidRPr="00EC76D5" w:rsidRDefault="00160114" w:rsidP="00160114">
      <w:pPr>
        <w:pStyle w:val="Code"/>
      </w:pPr>
    </w:p>
    <w:p w14:paraId="7B78D6F3" w14:textId="77777777" w:rsidR="00160114" w:rsidRPr="00EC76D5" w:rsidRDefault="00160114" w:rsidP="00160114">
      <w:pPr>
        <w:pStyle w:val="Code"/>
      </w:pPr>
      <w:r w:rsidRPr="00EC76D5">
        <w:t xml:space="preserve">      default:</w:t>
      </w:r>
    </w:p>
    <w:p w14:paraId="65DB0F4D" w14:textId="77777777" w:rsidR="00160114" w:rsidRPr="00EC76D5" w:rsidRDefault="00160114" w:rsidP="00160114">
      <w:pPr>
        <w:pStyle w:val="Code"/>
      </w:pPr>
      <w:r w:rsidRPr="00EC76D5">
        <w:t xml:space="preserve">        Assert.error("generate statement code " + tree.getOperator().name());</w:t>
      </w:r>
    </w:p>
    <w:p w14:paraId="1FE6F3E3" w14:textId="77777777" w:rsidR="00160114" w:rsidRPr="00EC76D5" w:rsidRDefault="00160114" w:rsidP="00160114">
      <w:pPr>
        <w:pStyle w:val="Code"/>
      </w:pPr>
      <w:r w:rsidRPr="00EC76D5">
        <w:t xml:space="preserve">        break;</w:t>
      </w:r>
    </w:p>
    <w:p w14:paraId="7A27090D" w14:textId="77777777" w:rsidR="00160114" w:rsidRPr="00EC76D5" w:rsidRDefault="00160114" w:rsidP="00160114">
      <w:pPr>
        <w:pStyle w:val="Code"/>
      </w:pPr>
      <w:r w:rsidRPr="00EC76D5">
        <w:t xml:space="preserve">    }</w:t>
      </w:r>
    </w:p>
    <w:p w14:paraId="469343C3" w14:textId="77777777" w:rsidR="00160114" w:rsidRPr="00EC76D5" w:rsidRDefault="00160114" w:rsidP="00160114">
      <w:pPr>
        <w:pStyle w:val="Code"/>
      </w:pPr>
      <w:r w:rsidRPr="00EC76D5">
        <w:t xml:space="preserve">  }</w:t>
      </w:r>
    </w:p>
    <w:p w14:paraId="1A9B7C6A" w14:textId="77777777" w:rsidR="00160114" w:rsidRPr="00EC76D5" w:rsidRDefault="00160114" w:rsidP="00160114">
      <w:pPr>
        <w:pStyle w:val="Code"/>
      </w:pPr>
      <w:r w:rsidRPr="00EC76D5">
        <w:t xml:space="preserve">  </w:t>
      </w:r>
    </w:p>
    <w:p w14:paraId="5A00A98D" w14:textId="77777777" w:rsidR="00160114" w:rsidRPr="00EC76D5" w:rsidRDefault="00160114" w:rsidP="00160114">
      <w:pPr>
        <w:pStyle w:val="Code"/>
      </w:pPr>
      <w:r w:rsidRPr="00EC76D5">
        <w:t xml:space="preserve">  public void generateIfStatement(SyntaxTree tree) {</w:t>
      </w:r>
    </w:p>
    <w:p w14:paraId="66756528" w14:textId="5976E838"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0B68EB1" w14:textId="3A07FAB6" w:rsidR="00160114" w:rsidRPr="00EC76D5" w:rsidRDefault="00160114" w:rsidP="00160114">
      <w:pPr>
        <w:pStyle w:val="Code"/>
      </w:pPr>
      <w:r w:rsidRPr="00EC76D5">
        <w:t xml:space="preserve">    Symbol symbol = generateExpression(</w:t>
      </w:r>
      <w:r w:rsidR="0038687E">
        <w:t>expression</w:t>
      </w:r>
      <w:r w:rsidRPr="00EC76D5">
        <w:t>);</w:t>
      </w:r>
    </w:p>
    <w:p w14:paraId="368CEA01" w14:textId="77777777" w:rsidR="00160114" w:rsidRPr="00EC76D5" w:rsidRDefault="00160114" w:rsidP="00160114">
      <w:pPr>
        <w:pStyle w:val="Code"/>
      </w:pPr>
      <w:r w:rsidRPr="00EC76D5">
        <w:t xml:space="preserve">    backpatch(symbol.getType().getTrueSet());</w:t>
      </w:r>
    </w:p>
    <w:p w14:paraId="56F9E9B3" w14:textId="77777777" w:rsidR="00160114" w:rsidRPr="00EC76D5" w:rsidRDefault="00160114" w:rsidP="00160114">
      <w:pPr>
        <w:pStyle w:val="Code"/>
      </w:pPr>
      <w:r w:rsidRPr="00EC76D5">
        <w:t xml:space="preserve">    generateStatement(stat);    </w:t>
      </w:r>
    </w:p>
    <w:p w14:paraId="4C8760DA" w14:textId="77777777" w:rsidR="00160114" w:rsidRPr="00EC76D5" w:rsidRDefault="00160114" w:rsidP="00160114">
      <w:pPr>
        <w:pStyle w:val="Code"/>
      </w:pPr>
      <w:r w:rsidRPr="00EC76D5">
        <w:t xml:space="preserve">    backpatch(symbol.getType().getFalseSet());</w:t>
      </w:r>
    </w:p>
    <w:p w14:paraId="009B6976" w14:textId="77777777" w:rsidR="00160114" w:rsidRPr="00EC76D5" w:rsidRDefault="00160114" w:rsidP="00160114">
      <w:pPr>
        <w:pStyle w:val="Code"/>
      </w:pPr>
      <w:r w:rsidRPr="00EC76D5">
        <w:t xml:space="preserve">  }</w:t>
      </w:r>
    </w:p>
    <w:p w14:paraId="6529744F" w14:textId="77777777" w:rsidR="00160114" w:rsidRPr="00EC76D5" w:rsidRDefault="00160114" w:rsidP="00160114">
      <w:pPr>
        <w:pStyle w:val="Code"/>
      </w:pPr>
      <w:r w:rsidRPr="00EC76D5">
        <w:t xml:space="preserve">  </w:t>
      </w:r>
    </w:p>
    <w:p w14:paraId="025FED7F" w14:textId="77777777" w:rsidR="00160114" w:rsidRPr="00EC76D5" w:rsidRDefault="00160114" w:rsidP="00160114">
      <w:pPr>
        <w:pStyle w:val="Code"/>
      </w:pPr>
      <w:r w:rsidRPr="00EC76D5">
        <w:t xml:space="preserve">  public void generateIfElseStatement(SyntaxTree tree) {</w:t>
      </w:r>
    </w:p>
    <w:p w14:paraId="3526C434" w14:textId="654B6BA9" w:rsidR="00160114" w:rsidRPr="00EC76D5" w:rsidRDefault="00160114" w:rsidP="00160114">
      <w:pPr>
        <w:pStyle w:val="Code"/>
      </w:pPr>
      <w:r w:rsidRPr="00EC76D5">
        <w:t xml:space="preserve">    SyntaxTree </w:t>
      </w:r>
      <w:r w:rsidR="0038687E">
        <w:t>expression</w:t>
      </w:r>
      <w:r w:rsidRPr="00EC76D5">
        <w:t xml:space="preserve"> = tree.getChild(0),</w:t>
      </w:r>
    </w:p>
    <w:p w14:paraId="2B41D909" w14:textId="77777777" w:rsidR="00160114" w:rsidRPr="00EC76D5" w:rsidRDefault="00160114" w:rsidP="00160114">
      <w:pPr>
        <w:pStyle w:val="Code"/>
      </w:pPr>
      <w:r w:rsidRPr="00EC76D5">
        <w:t xml:space="preserve">               trueStat = tree.getChild(1),</w:t>
      </w:r>
    </w:p>
    <w:p w14:paraId="182FE618" w14:textId="77777777" w:rsidR="00160114" w:rsidRPr="00EC76D5" w:rsidRDefault="00160114" w:rsidP="00160114">
      <w:pPr>
        <w:pStyle w:val="Code"/>
      </w:pPr>
      <w:r w:rsidRPr="00EC76D5">
        <w:t xml:space="preserve">               falseStat = tree.getChild(2);</w:t>
      </w:r>
    </w:p>
    <w:p w14:paraId="009AE690" w14:textId="77777777" w:rsidR="00160114" w:rsidRPr="00EC76D5" w:rsidRDefault="00160114" w:rsidP="00160114">
      <w:pPr>
        <w:pStyle w:val="Code"/>
      </w:pPr>
    </w:p>
    <w:p w14:paraId="518BCC7F" w14:textId="2F481AEB" w:rsidR="00160114" w:rsidRPr="00EC76D5" w:rsidRDefault="00160114" w:rsidP="00160114">
      <w:pPr>
        <w:pStyle w:val="Code"/>
      </w:pPr>
      <w:r w:rsidRPr="00EC76D5">
        <w:t xml:space="preserve">    Symbol symbol = generateExpression(</w:t>
      </w:r>
      <w:r w:rsidR="0038687E">
        <w:t>expression</w:t>
      </w:r>
      <w:r w:rsidRPr="00EC76D5">
        <w:t xml:space="preserve">);    </w:t>
      </w:r>
    </w:p>
    <w:p w14:paraId="7B310817" w14:textId="77777777" w:rsidR="00160114" w:rsidRPr="00EC76D5" w:rsidRDefault="00160114" w:rsidP="00160114">
      <w:pPr>
        <w:pStyle w:val="Code"/>
      </w:pPr>
      <w:r w:rsidRPr="00EC76D5">
        <w:t xml:space="preserve">    backpatch(symbol.getType().getTrueSet());</w:t>
      </w:r>
    </w:p>
    <w:p w14:paraId="23104B80" w14:textId="77777777" w:rsidR="00160114" w:rsidRPr="00EC76D5" w:rsidRDefault="00160114" w:rsidP="00160114">
      <w:pPr>
        <w:pStyle w:val="Code"/>
      </w:pPr>
      <w:r w:rsidRPr="00EC76D5">
        <w:t xml:space="preserve">    generateStatement(trueStat);</w:t>
      </w:r>
    </w:p>
    <w:p w14:paraId="432D2BC4" w14:textId="77777777" w:rsidR="00160114" w:rsidRPr="00EC76D5" w:rsidRDefault="00160114" w:rsidP="00160114">
      <w:pPr>
        <w:pStyle w:val="Code"/>
      </w:pPr>
      <w:r w:rsidRPr="00EC76D5">
        <w:t xml:space="preserve">    </w:t>
      </w:r>
    </w:p>
    <w:p w14:paraId="36F4D5DF" w14:textId="77777777" w:rsidR="00160114" w:rsidRPr="00EC76D5" w:rsidRDefault="00160114" w:rsidP="00160114">
      <w:pPr>
        <w:pStyle w:val="Code"/>
      </w:pPr>
      <w:r w:rsidRPr="00EC76D5">
        <w:t xml:space="preserve">    int gotoLine = m_middleCodeList.size();    </w:t>
      </w:r>
    </w:p>
    <w:p w14:paraId="69BD936B" w14:textId="77777777" w:rsidR="00160114" w:rsidRPr="00EC76D5" w:rsidRDefault="00160114" w:rsidP="00160114">
      <w:pPr>
        <w:pStyle w:val="Code"/>
      </w:pPr>
      <w:r w:rsidRPr="00EC76D5">
        <w:t xml:space="preserve">    addMiddleCode(MiddleOperator.Goto);</w:t>
      </w:r>
    </w:p>
    <w:p w14:paraId="28CD4DAF" w14:textId="77777777" w:rsidR="00160114" w:rsidRPr="00EC76D5" w:rsidRDefault="00160114" w:rsidP="00160114">
      <w:pPr>
        <w:pStyle w:val="Code"/>
      </w:pPr>
    </w:p>
    <w:p w14:paraId="6729F5EF" w14:textId="77777777" w:rsidR="00160114" w:rsidRPr="00EC76D5" w:rsidRDefault="00160114" w:rsidP="00160114">
      <w:pPr>
        <w:pStyle w:val="Code"/>
      </w:pPr>
      <w:r w:rsidRPr="00EC76D5">
        <w:t xml:space="preserve">    backpatch(symbol.getType().getFalseSet());</w:t>
      </w:r>
    </w:p>
    <w:p w14:paraId="4FCCB6FA" w14:textId="77777777" w:rsidR="00160114" w:rsidRPr="00EC76D5" w:rsidRDefault="00160114" w:rsidP="00160114">
      <w:pPr>
        <w:pStyle w:val="Code"/>
      </w:pPr>
      <w:r w:rsidRPr="00EC76D5">
        <w:t xml:space="preserve">    generateStatement(falseStat);</w:t>
      </w:r>
    </w:p>
    <w:p w14:paraId="7B9476E6" w14:textId="77777777" w:rsidR="00160114" w:rsidRPr="00EC76D5" w:rsidRDefault="00160114" w:rsidP="00160114">
      <w:pPr>
        <w:pStyle w:val="Code"/>
      </w:pPr>
      <w:r w:rsidRPr="00EC76D5">
        <w:t xml:space="preserve">    </w:t>
      </w:r>
    </w:p>
    <w:p w14:paraId="09A24CD8" w14:textId="77777777" w:rsidR="00160114" w:rsidRPr="00EC76D5" w:rsidRDefault="00160114" w:rsidP="00160114">
      <w:pPr>
        <w:pStyle w:val="Code"/>
      </w:pPr>
      <w:r w:rsidRPr="00EC76D5">
        <w:t xml:space="preserve">    m_middleCodeList.get(gotoLine).setOperand(1, m_middleCodeList.size());</w:t>
      </w:r>
    </w:p>
    <w:p w14:paraId="326AB48A" w14:textId="77777777" w:rsidR="00160114" w:rsidRPr="00EC76D5" w:rsidRDefault="00160114" w:rsidP="00160114">
      <w:pPr>
        <w:pStyle w:val="Code"/>
      </w:pPr>
      <w:r w:rsidRPr="00EC76D5">
        <w:t xml:space="preserve">  }</w:t>
      </w:r>
    </w:p>
    <w:p w14:paraId="429CE335" w14:textId="77777777" w:rsidR="00160114" w:rsidRPr="00EC76D5" w:rsidRDefault="00160114" w:rsidP="00160114">
      <w:pPr>
        <w:pStyle w:val="Code"/>
      </w:pPr>
    </w:p>
    <w:p w14:paraId="17C53043" w14:textId="77777777" w:rsidR="00160114" w:rsidRPr="00EC76D5" w:rsidRDefault="00160114" w:rsidP="00160114">
      <w:pPr>
        <w:pStyle w:val="Code"/>
      </w:pPr>
      <w:r w:rsidRPr="00EC76D5">
        <w:t xml:space="preserve">  public void generateSwitchStatement(SyntaxTree tree) {</w:t>
      </w:r>
    </w:p>
    <w:p w14:paraId="02D9432D" w14:textId="397967A3" w:rsidR="00160114" w:rsidRPr="00EC76D5" w:rsidRDefault="00160114" w:rsidP="00160114">
      <w:pPr>
        <w:pStyle w:val="Code"/>
      </w:pPr>
      <w:r w:rsidRPr="00EC76D5">
        <w:t xml:space="preserve">    SyntaxTree switch</w:t>
      </w:r>
      <w:r w:rsidR="0038687E">
        <w:t xml:space="preserve">Expression </w:t>
      </w:r>
      <w:r w:rsidRPr="00EC76D5">
        <w:t>= tree.getChild(0);</w:t>
      </w:r>
    </w:p>
    <w:p w14:paraId="63F2B7BD" w14:textId="71B641AD" w:rsidR="00160114" w:rsidRPr="00EC76D5" w:rsidRDefault="00160114" w:rsidP="00160114">
      <w:pPr>
        <w:pStyle w:val="Code"/>
      </w:pPr>
      <w:r w:rsidRPr="00EC76D5">
        <w:t xml:space="preserve">    Symbol switchSymbol = generateExpression(switch</w:t>
      </w:r>
      <w:r w:rsidR="0038687E">
        <w:t>Expression)</w:t>
      </w:r>
      <w:r w:rsidRPr="00EC76D5">
        <w:t>;</w:t>
      </w:r>
    </w:p>
    <w:p w14:paraId="717FB5CF" w14:textId="77777777" w:rsidR="00160114" w:rsidRPr="00EC76D5" w:rsidRDefault="00160114" w:rsidP="00160114">
      <w:pPr>
        <w:pStyle w:val="Code"/>
      </w:pPr>
      <w:r w:rsidRPr="00EC76D5">
        <w:t xml:space="preserve">    </w:t>
      </w:r>
    </w:p>
    <w:p w14:paraId="4B6EC979" w14:textId="77777777" w:rsidR="00160114" w:rsidRPr="00EC76D5" w:rsidRDefault="00160114" w:rsidP="00160114">
      <w:pPr>
        <w:pStyle w:val="Code"/>
      </w:pPr>
      <w:r w:rsidRPr="00EC76D5">
        <w:t xml:space="preserve">    Pair&lt;Set&lt;BigInteger&gt;,Boolean&gt; pair = (Pair) tree.getInfo();</w:t>
      </w:r>
    </w:p>
    <w:p w14:paraId="743409C9" w14:textId="77777777" w:rsidR="00160114" w:rsidRPr="00EC76D5" w:rsidRDefault="00160114" w:rsidP="00160114">
      <w:pPr>
        <w:pStyle w:val="Code"/>
      </w:pPr>
      <w:r w:rsidRPr="00EC76D5">
        <w:t xml:space="preserve">    Set&lt;BigInteger&gt; caseValueSet = pair.getFirst();</w:t>
      </w:r>
    </w:p>
    <w:p w14:paraId="0B685444" w14:textId="77777777" w:rsidR="00160114" w:rsidRPr="00EC76D5" w:rsidRDefault="00160114" w:rsidP="00160114">
      <w:pPr>
        <w:pStyle w:val="Code"/>
      </w:pPr>
      <w:r w:rsidRPr="00EC76D5">
        <w:t xml:space="preserve">    boolean isDefault = pair.getSecond();</w:t>
      </w:r>
    </w:p>
    <w:p w14:paraId="3C756C13" w14:textId="77777777" w:rsidR="00160114" w:rsidRPr="00EC76D5" w:rsidRDefault="00160114" w:rsidP="00160114">
      <w:pPr>
        <w:pStyle w:val="Code"/>
      </w:pPr>
      <w:r w:rsidRPr="00EC76D5">
        <w:t xml:space="preserve">    </w:t>
      </w:r>
    </w:p>
    <w:p w14:paraId="7FBFF7A7" w14:textId="77777777" w:rsidR="00160114" w:rsidRPr="00EC76D5" w:rsidRDefault="00160114" w:rsidP="00160114">
      <w:pPr>
        <w:pStyle w:val="Code"/>
      </w:pPr>
      <w:r w:rsidRPr="00EC76D5">
        <w:t xml:space="preserve">    Map&lt;BigInteger,Integer&gt; caseMap = new ListMap&lt;&gt;();</w:t>
      </w:r>
    </w:p>
    <w:p w14:paraId="028CD14F" w14:textId="77777777" w:rsidR="00160114" w:rsidRPr="00EC76D5" w:rsidRDefault="00160114" w:rsidP="00160114">
      <w:pPr>
        <w:pStyle w:val="Code"/>
      </w:pPr>
      <w:r w:rsidRPr="00EC76D5">
        <w:t xml:space="preserve">    m_caseMapStack.push(caseMap);            </w:t>
      </w:r>
    </w:p>
    <w:p w14:paraId="6F467F1D" w14:textId="77777777" w:rsidR="00160114" w:rsidRPr="00EC76D5" w:rsidRDefault="00160114" w:rsidP="00160114">
      <w:pPr>
        <w:pStyle w:val="Code"/>
      </w:pPr>
      <w:r w:rsidRPr="00EC76D5">
        <w:t xml:space="preserve">    </w:t>
      </w:r>
    </w:p>
    <w:p w14:paraId="7E877D4F" w14:textId="77777777" w:rsidR="00160114" w:rsidRPr="00EC76D5" w:rsidRDefault="00160114" w:rsidP="00160114">
      <w:pPr>
        <w:pStyle w:val="Code"/>
      </w:pPr>
      <w:r w:rsidRPr="00EC76D5">
        <w:t xml:space="preserve">    for (BigInteger caseValue : caseValueSet) {</w:t>
      </w:r>
    </w:p>
    <w:p w14:paraId="2EDF47B2" w14:textId="77777777" w:rsidR="00160114" w:rsidRPr="00EC76D5" w:rsidRDefault="00160114" w:rsidP="00160114">
      <w:pPr>
        <w:pStyle w:val="Code"/>
      </w:pPr>
      <w:r w:rsidRPr="00EC76D5">
        <w:t xml:space="preserve">      Symbol caseSymbol =</w:t>
      </w:r>
    </w:p>
    <w:p w14:paraId="46CE4537" w14:textId="77777777" w:rsidR="00160114" w:rsidRPr="00EC76D5" w:rsidRDefault="00160114" w:rsidP="00160114">
      <w:pPr>
        <w:pStyle w:val="Code"/>
      </w:pPr>
      <w:r w:rsidRPr="00EC76D5">
        <w:t xml:space="preserve">        Symbol.createValueSymbol(switchSymbol.getType(), caseValue);</w:t>
      </w:r>
    </w:p>
    <w:p w14:paraId="724228BE" w14:textId="77777777" w:rsidR="00160114" w:rsidRPr="00EC76D5" w:rsidRDefault="00160114" w:rsidP="00160114">
      <w:pPr>
        <w:pStyle w:val="Code"/>
      </w:pPr>
      <w:r w:rsidRPr="00EC76D5">
        <w:t xml:space="preserve">      caseMap.put(caseValue, m_middleCodeList.size());</w:t>
      </w:r>
    </w:p>
    <w:p w14:paraId="6F21F216" w14:textId="77777777" w:rsidR="00160114" w:rsidRPr="00EC76D5" w:rsidRDefault="00160114" w:rsidP="00160114">
      <w:pPr>
        <w:pStyle w:val="Code"/>
      </w:pPr>
      <w:r w:rsidRPr="00EC76D5">
        <w:t xml:space="preserve">      addMiddleCode(MiddleOperator.Equal, null, switchSymbol, caseSymbol);</w:t>
      </w:r>
    </w:p>
    <w:p w14:paraId="045139F2" w14:textId="77777777" w:rsidR="00160114" w:rsidRPr="00EC76D5" w:rsidRDefault="00160114" w:rsidP="00160114">
      <w:pPr>
        <w:pStyle w:val="Code"/>
      </w:pPr>
      <w:r w:rsidRPr="00EC76D5">
        <w:t xml:space="preserve">    }</w:t>
      </w:r>
    </w:p>
    <w:p w14:paraId="3B28A772" w14:textId="77777777" w:rsidR="00160114" w:rsidRPr="00EC76D5" w:rsidRDefault="00160114" w:rsidP="00160114">
      <w:pPr>
        <w:pStyle w:val="Code"/>
      </w:pPr>
      <w:r w:rsidRPr="00EC76D5">
        <w:t xml:space="preserve">    </w:t>
      </w:r>
    </w:p>
    <w:p w14:paraId="21AC928A" w14:textId="77777777" w:rsidR="00160114" w:rsidRPr="00EC76D5" w:rsidRDefault="00160114" w:rsidP="00160114">
      <w:pPr>
        <w:pStyle w:val="Code"/>
      </w:pPr>
      <w:r w:rsidRPr="00EC76D5">
        <w:t xml:space="preserve">    Set&lt;Integer&gt; breakStack = new ListSet&lt;&gt;();</w:t>
      </w:r>
    </w:p>
    <w:p w14:paraId="747E6E9A" w14:textId="77777777" w:rsidR="00160114" w:rsidRPr="00EC76D5" w:rsidRDefault="00160114" w:rsidP="00160114">
      <w:pPr>
        <w:pStyle w:val="Code"/>
      </w:pPr>
      <w:r w:rsidRPr="00EC76D5">
        <w:t xml:space="preserve">    m_breakSetStack.push(breakStack);</w:t>
      </w:r>
    </w:p>
    <w:p w14:paraId="31660C2C" w14:textId="77777777" w:rsidR="00160114" w:rsidRPr="00EC76D5" w:rsidRDefault="00160114" w:rsidP="00160114">
      <w:pPr>
        <w:pStyle w:val="Code"/>
      </w:pPr>
    </w:p>
    <w:p w14:paraId="32EDC223" w14:textId="77777777" w:rsidR="00160114" w:rsidRPr="00EC76D5" w:rsidRDefault="00160114" w:rsidP="00160114">
      <w:pPr>
        <w:pStyle w:val="Code"/>
      </w:pPr>
      <w:r w:rsidRPr="00EC76D5">
        <w:t xml:space="preserve">    if (isDefault) {</w:t>
      </w:r>
    </w:p>
    <w:p w14:paraId="663D7D7F" w14:textId="77777777" w:rsidR="00160114" w:rsidRPr="00EC76D5" w:rsidRDefault="00160114" w:rsidP="00160114">
      <w:pPr>
        <w:pStyle w:val="Code"/>
      </w:pPr>
      <w:r w:rsidRPr="00EC76D5">
        <w:t xml:space="preserve">      m_defaultStack.push(m_middleCodeList.size());</w:t>
      </w:r>
    </w:p>
    <w:p w14:paraId="60046799" w14:textId="77777777" w:rsidR="00160114" w:rsidRPr="00EC76D5" w:rsidRDefault="00160114" w:rsidP="00160114">
      <w:pPr>
        <w:pStyle w:val="Code"/>
      </w:pPr>
      <w:r w:rsidRPr="00EC76D5">
        <w:t xml:space="preserve">      addMiddleCode(MiddleOperator.Goto);</w:t>
      </w:r>
    </w:p>
    <w:p w14:paraId="24073917" w14:textId="77777777" w:rsidR="00160114" w:rsidRPr="00EC76D5" w:rsidRDefault="00160114" w:rsidP="00160114">
      <w:pPr>
        <w:pStyle w:val="Code"/>
      </w:pPr>
      <w:r w:rsidRPr="00EC76D5">
        <w:t xml:space="preserve">    }</w:t>
      </w:r>
    </w:p>
    <w:p w14:paraId="4425FF65" w14:textId="77777777" w:rsidR="00160114" w:rsidRPr="00EC76D5" w:rsidRDefault="00160114" w:rsidP="00160114">
      <w:pPr>
        <w:pStyle w:val="Code"/>
      </w:pPr>
      <w:r w:rsidRPr="00EC76D5">
        <w:t xml:space="preserve">    else {</w:t>
      </w:r>
    </w:p>
    <w:p w14:paraId="00C3AFF2" w14:textId="77777777" w:rsidR="00160114" w:rsidRPr="00EC76D5" w:rsidRDefault="00160114" w:rsidP="00160114">
      <w:pPr>
        <w:pStyle w:val="Code"/>
      </w:pPr>
      <w:r w:rsidRPr="00EC76D5">
        <w:t xml:space="preserve">      m_defaultStack.push(0);</w:t>
      </w:r>
    </w:p>
    <w:p w14:paraId="6E4179C1" w14:textId="77777777" w:rsidR="00160114" w:rsidRPr="00EC76D5" w:rsidRDefault="00160114" w:rsidP="00160114">
      <w:pPr>
        <w:pStyle w:val="Code"/>
      </w:pPr>
      <w:r w:rsidRPr="00EC76D5">
        <w:t xml:space="preserve">      breakStack.add(m_middleCodeList.size());</w:t>
      </w:r>
    </w:p>
    <w:p w14:paraId="60E8CCB6" w14:textId="77777777" w:rsidR="00160114" w:rsidRPr="00EC76D5" w:rsidRDefault="00160114" w:rsidP="00160114">
      <w:pPr>
        <w:pStyle w:val="Code"/>
      </w:pPr>
      <w:r w:rsidRPr="00EC76D5">
        <w:t xml:space="preserve">      addMiddleCode(MiddleOperator.Goto);</w:t>
      </w:r>
    </w:p>
    <w:p w14:paraId="5E024133" w14:textId="77777777" w:rsidR="00160114" w:rsidRPr="00EC76D5" w:rsidRDefault="00160114" w:rsidP="00160114">
      <w:pPr>
        <w:pStyle w:val="Code"/>
      </w:pPr>
      <w:r w:rsidRPr="00EC76D5">
        <w:t xml:space="preserve">    }</w:t>
      </w:r>
    </w:p>
    <w:p w14:paraId="178C2EA0" w14:textId="77777777" w:rsidR="00160114" w:rsidRPr="00EC76D5" w:rsidRDefault="00160114" w:rsidP="00160114">
      <w:pPr>
        <w:pStyle w:val="Code"/>
      </w:pPr>
    </w:p>
    <w:p w14:paraId="77E57595" w14:textId="77777777" w:rsidR="00160114" w:rsidRPr="00EC76D5" w:rsidRDefault="00160114" w:rsidP="00160114">
      <w:pPr>
        <w:pStyle w:val="Code"/>
      </w:pPr>
      <w:r w:rsidRPr="00EC76D5">
        <w:t xml:space="preserve">    SyntaxTree stat = tree.getChild(1);</w:t>
      </w:r>
    </w:p>
    <w:p w14:paraId="38DCBD94" w14:textId="77777777" w:rsidR="00160114" w:rsidRPr="00EC76D5" w:rsidRDefault="00160114" w:rsidP="00160114">
      <w:pPr>
        <w:pStyle w:val="Code"/>
      </w:pPr>
      <w:r w:rsidRPr="00EC76D5">
        <w:t xml:space="preserve">    generateStatement(stat);</w:t>
      </w:r>
    </w:p>
    <w:p w14:paraId="0761B8B3" w14:textId="77777777" w:rsidR="00160114" w:rsidRPr="00EC76D5" w:rsidRDefault="00160114" w:rsidP="00160114">
      <w:pPr>
        <w:pStyle w:val="Code"/>
      </w:pPr>
      <w:r w:rsidRPr="00EC76D5">
        <w:t xml:space="preserve">    m_caseMapStack.pop();</w:t>
      </w:r>
    </w:p>
    <w:p w14:paraId="4AF76E03" w14:textId="77777777" w:rsidR="00160114" w:rsidRPr="00EC76D5" w:rsidRDefault="00160114" w:rsidP="00160114">
      <w:pPr>
        <w:pStyle w:val="Code"/>
      </w:pPr>
      <w:r w:rsidRPr="00EC76D5">
        <w:t xml:space="preserve">    m_defaultStack.pop();</w:t>
      </w:r>
    </w:p>
    <w:p w14:paraId="114451C5" w14:textId="77777777" w:rsidR="00160114" w:rsidRPr="00EC76D5" w:rsidRDefault="00160114" w:rsidP="00160114">
      <w:pPr>
        <w:pStyle w:val="Code"/>
      </w:pPr>
      <w:r w:rsidRPr="00EC76D5">
        <w:t xml:space="preserve">    backpatch(m_breakSetStack.pop());</w:t>
      </w:r>
    </w:p>
    <w:p w14:paraId="05019C88" w14:textId="77777777" w:rsidR="00160114" w:rsidRPr="00EC76D5" w:rsidRDefault="00160114" w:rsidP="00160114">
      <w:pPr>
        <w:pStyle w:val="Code"/>
      </w:pPr>
      <w:r w:rsidRPr="00EC76D5">
        <w:t xml:space="preserve">  }</w:t>
      </w:r>
    </w:p>
    <w:p w14:paraId="29DEB618" w14:textId="77777777" w:rsidR="00160114" w:rsidRPr="00EC76D5" w:rsidRDefault="00160114" w:rsidP="00160114">
      <w:pPr>
        <w:pStyle w:val="Code"/>
      </w:pPr>
    </w:p>
    <w:p w14:paraId="5FFC8265" w14:textId="77777777" w:rsidR="00160114" w:rsidRPr="00EC76D5" w:rsidRDefault="00160114" w:rsidP="00160114">
      <w:pPr>
        <w:pStyle w:val="Code"/>
      </w:pPr>
      <w:r w:rsidRPr="00EC76D5">
        <w:t xml:space="preserve">  public void generateCaseStatement(SyntaxTree tree) {</w:t>
      </w:r>
    </w:p>
    <w:p w14:paraId="75234810" w14:textId="77777777" w:rsidR="00160114" w:rsidRPr="00EC76D5" w:rsidRDefault="00160114" w:rsidP="00160114">
      <w:pPr>
        <w:pStyle w:val="Code"/>
      </w:pPr>
      <w:r w:rsidRPr="00EC76D5">
        <w:t xml:space="preserve">    BigInteger caseValue = (BigInteger) tree.getSymbol().getValue();</w:t>
      </w:r>
    </w:p>
    <w:p w14:paraId="659072D0" w14:textId="77777777" w:rsidR="00160114" w:rsidRPr="00EC76D5" w:rsidRDefault="00160114" w:rsidP="00160114">
      <w:pPr>
        <w:pStyle w:val="Code"/>
      </w:pPr>
      <w:r w:rsidRPr="00EC76D5">
        <w:t xml:space="preserve">    int address = m_caseMapStack.peek().get(caseValue);</w:t>
      </w:r>
    </w:p>
    <w:p w14:paraId="71919011" w14:textId="77777777" w:rsidR="00160114" w:rsidRPr="00EC76D5" w:rsidRDefault="00160114" w:rsidP="00160114">
      <w:pPr>
        <w:pStyle w:val="Code"/>
      </w:pPr>
      <w:r w:rsidRPr="00EC76D5">
        <w:t xml:space="preserve">    backpatch(address);</w:t>
      </w:r>
    </w:p>
    <w:p w14:paraId="7850DBB3" w14:textId="77777777" w:rsidR="00160114" w:rsidRPr="00EC76D5" w:rsidRDefault="00160114" w:rsidP="00160114">
      <w:pPr>
        <w:pStyle w:val="Code"/>
      </w:pPr>
      <w:r w:rsidRPr="00EC76D5">
        <w:t xml:space="preserve">    SyntaxTree stat = tree.getChild(0);</w:t>
      </w:r>
    </w:p>
    <w:p w14:paraId="51096839" w14:textId="77777777" w:rsidR="00160114" w:rsidRPr="00EC76D5" w:rsidRDefault="00160114" w:rsidP="00160114">
      <w:pPr>
        <w:pStyle w:val="Code"/>
      </w:pPr>
      <w:r w:rsidRPr="00EC76D5">
        <w:t xml:space="preserve">    generateStatement(stat);</w:t>
      </w:r>
    </w:p>
    <w:p w14:paraId="70F038D5" w14:textId="77777777" w:rsidR="00160114" w:rsidRPr="00EC76D5" w:rsidRDefault="00160114" w:rsidP="00160114">
      <w:pPr>
        <w:pStyle w:val="Code"/>
      </w:pPr>
      <w:r w:rsidRPr="00EC76D5">
        <w:t xml:space="preserve">  }</w:t>
      </w:r>
    </w:p>
    <w:p w14:paraId="4AC13352" w14:textId="77777777" w:rsidR="00160114" w:rsidRPr="00EC76D5" w:rsidRDefault="00160114" w:rsidP="00160114">
      <w:pPr>
        <w:pStyle w:val="Code"/>
      </w:pPr>
      <w:r w:rsidRPr="00EC76D5">
        <w:t xml:space="preserve">  </w:t>
      </w:r>
    </w:p>
    <w:p w14:paraId="70DAB903" w14:textId="77777777" w:rsidR="00160114" w:rsidRPr="00EC76D5" w:rsidRDefault="00160114" w:rsidP="00160114">
      <w:pPr>
        <w:pStyle w:val="Code"/>
      </w:pPr>
      <w:r w:rsidRPr="00EC76D5">
        <w:t xml:space="preserve">  public void generateDefaultStatement(SyntaxTree tree) {</w:t>
      </w:r>
    </w:p>
    <w:p w14:paraId="11F89B55" w14:textId="77777777" w:rsidR="00160114" w:rsidRPr="00EC76D5" w:rsidRDefault="00160114" w:rsidP="00160114">
      <w:pPr>
        <w:pStyle w:val="Code"/>
      </w:pPr>
      <w:r w:rsidRPr="00EC76D5">
        <w:t xml:space="preserve">    int address = m_defaultStack.peek();</w:t>
      </w:r>
    </w:p>
    <w:p w14:paraId="096BCD72" w14:textId="77777777" w:rsidR="00160114" w:rsidRPr="00EC76D5" w:rsidRDefault="00160114" w:rsidP="00160114">
      <w:pPr>
        <w:pStyle w:val="Code"/>
      </w:pPr>
      <w:r w:rsidRPr="00EC76D5">
        <w:t xml:space="preserve">    backpatch(address);</w:t>
      </w:r>
    </w:p>
    <w:p w14:paraId="07B53F6C" w14:textId="77777777" w:rsidR="00160114" w:rsidRPr="00EC76D5" w:rsidRDefault="00160114" w:rsidP="00160114">
      <w:pPr>
        <w:pStyle w:val="Code"/>
      </w:pPr>
      <w:r w:rsidRPr="00EC76D5">
        <w:t xml:space="preserve">    SyntaxTree stat = tree.getChild(0);</w:t>
      </w:r>
    </w:p>
    <w:p w14:paraId="4F4EBDC4" w14:textId="77777777" w:rsidR="00160114" w:rsidRPr="00EC76D5" w:rsidRDefault="00160114" w:rsidP="00160114">
      <w:pPr>
        <w:pStyle w:val="Code"/>
      </w:pPr>
      <w:r w:rsidRPr="00EC76D5">
        <w:lastRenderedPageBreak/>
        <w:t xml:space="preserve">    generateStatement(stat);</w:t>
      </w:r>
    </w:p>
    <w:p w14:paraId="1AD2F680" w14:textId="77777777" w:rsidR="00160114" w:rsidRPr="00EC76D5" w:rsidRDefault="00160114" w:rsidP="00160114">
      <w:pPr>
        <w:pStyle w:val="Code"/>
      </w:pPr>
      <w:r w:rsidRPr="00EC76D5">
        <w:t xml:space="preserve">  }</w:t>
      </w:r>
    </w:p>
    <w:p w14:paraId="2A474E5D" w14:textId="77777777" w:rsidR="00160114" w:rsidRPr="00EC76D5" w:rsidRDefault="00160114" w:rsidP="00160114">
      <w:pPr>
        <w:pStyle w:val="Code"/>
      </w:pPr>
    </w:p>
    <w:p w14:paraId="0C9612AA" w14:textId="77777777" w:rsidR="00160114" w:rsidRPr="00EC76D5" w:rsidRDefault="00160114" w:rsidP="00160114">
      <w:pPr>
        <w:pStyle w:val="Code"/>
      </w:pPr>
      <w:r w:rsidRPr="00EC76D5">
        <w:t xml:space="preserve">  public void generateBreakStatement(SyntaxTree tree) {</w:t>
      </w:r>
    </w:p>
    <w:p w14:paraId="7456C52B" w14:textId="77777777" w:rsidR="00160114" w:rsidRPr="00EC76D5" w:rsidRDefault="00160114" w:rsidP="00160114">
      <w:pPr>
        <w:pStyle w:val="Code"/>
      </w:pPr>
      <w:r w:rsidRPr="00EC76D5">
        <w:t xml:space="preserve">    m_breakSetStack.peek().add(m_middleCodeList.size());</w:t>
      </w:r>
    </w:p>
    <w:p w14:paraId="3FD6F26A" w14:textId="77777777" w:rsidR="00160114" w:rsidRPr="00EC76D5" w:rsidRDefault="00160114" w:rsidP="00160114">
      <w:pPr>
        <w:pStyle w:val="Code"/>
      </w:pPr>
      <w:r w:rsidRPr="00EC76D5">
        <w:t xml:space="preserve">    addMiddleCode(MiddleOperator.Goto);</w:t>
      </w:r>
    </w:p>
    <w:p w14:paraId="341EA6A6" w14:textId="77777777" w:rsidR="00160114" w:rsidRPr="00EC76D5" w:rsidRDefault="00160114" w:rsidP="00160114">
      <w:pPr>
        <w:pStyle w:val="Code"/>
      </w:pPr>
      <w:r w:rsidRPr="00EC76D5">
        <w:t xml:space="preserve">  }</w:t>
      </w:r>
    </w:p>
    <w:p w14:paraId="16EBF57D" w14:textId="77777777" w:rsidR="00160114" w:rsidRPr="00EC76D5" w:rsidRDefault="00160114" w:rsidP="00160114">
      <w:pPr>
        <w:pStyle w:val="Code"/>
      </w:pPr>
      <w:r w:rsidRPr="00EC76D5">
        <w:t xml:space="preserve">  </w:t>
      </w:r>
    </w:p>
    <w:p w14:paraId="75358550" w14:textId="77777777" w:rsidR="00160114" w:rsidRPr="00EC76D5" w:rsidRDefault="00160114" w:rsidP="00160114">
      <w:pPr>
        <w:pStyle w:val="Code"/>
      </w:pPr>
      <w:r w:rsidRPr="00EC76D5">
        <w:t xml:space="preserve">  public void generateContinueStatement(SyntaxTree tree) {</w:t>
      </w:r>
    </w:p>
    <w:p w14:paraId="21484427" w14:textId="77777777" w:rsidR="00160114" w:rsidRPr="00EC76D5" w:rsidRDefault="00160114" w:rsidP="00160114">
      <w:pPr>
        <w:pStyle w:val="Code"/>
      </w:pPr>
      <w:r w:rsidRPr="00EC76D5">
        <w:t xml:space="preserve">    m_continueSetStack.peek().add(m_middleCodeList.size());</w:t>
      </w:r>
    </w:p>
    <w:p w14:paraId="6C6B49D5" w14:textId="77777777" w:rsidR="00160114" w:rsidRPr="00EC76D5" w:rsidRDefault="00160114" w:rsidP="00160114">
      <w:pPr>
        <w:pStyle w:val="Code"/>
      </w:pPr>
      <w:r w:rsidRPr="00EC76D5">
        <w:t xml:space="preserve">    addMiddleCode(MiddleOperator.Goto);</w:t>
      </w:r>
    </w:p>
    <w:p w14:paraId="6AFC5D06" w14:textId="77777777" w:rsidR="00160114" w:rsidRPr="00EC76D5" w:rsidRDefault="00160114" w:rsidP="00160114">
      <w:pPr>
        <w:pStyle w:val="Code"/>
      </w:pPr>
      <w:r w:rsidRPr="00EC76D5">
        <w:t xml:space="preserve">  }</w:t>
      </w:r>
    </w:p>
    <w:p w14:paraId="6E8997B4" w14:textId="77777777" w:rsidR="00160114" w:rsidRPr="00EC76D5" w:rsidRDefault="00160114" w:rsidP="00160114">
      <w:pPr>
        <w:pStyle w:val="Code"/>
      </w:pPr>
      <w:r w:rsidRPr="00EC76D5">
        <w:t xml:space="preserve">  </w:t>
      </w:r>
    </w:p>
    <w:p w14:paraId="2F8DBD37" w14:textId="77777777" w:rsidR="00160114" w:rsidRPr="00EC76D5" w:rsidRDefault="00160114" w:rsidP="00160114">
      <w:pPr>
        <w:pStyle w:val="Code"/>
      </w:pPr>
      <w:r w:rsidRPr="00EC76D5">
        <w:t xml:space="preserve">  public void generateWhileStatement(SyntaxTree tree) {</w:t>
      </w:r>
    </w:p>
    <w:p w14:paraId="6BA0C550" w14:textId="77777777" w:rsidR="00160114" w:rsidRPr="00EC76D5" w:rsidRDefault="00160114" w:rsidP="00160114">
      <w:pPr>
        <w:pStyle w:val="Code"/>
      </w:pPr>
      <w:r w:rsidRPr="00EC76D5">
        <w:t xml:space="preserve">    m_breakSetStack.push(new ListSet&lt;Integer&gt;());</w:t>
      </w:r>
    </w:p>
    <w:p w14:paraId="11BE8234" w14:textId="77777777" w:rsidR="00160114" w:rsidRPr="00EC76D5" w:rsidRDefault="00160114" w:rsidP="00160114">
      <w:pPr>
        <w:pStyle w:val="Code"/>
      </w:pPr>
      <w:r w:rsidRPr="00EC76D5">
        <w:t xml:space="preserve">    m_continueSetStack.push(new ListSet&lt;Integer&gt;());</w:t>
      </w:r>
    </w:p>
    <w:p w14:paraId="5495CD58" w14:textId="77777777" w:rsidR="00160114" w:rsidRPr="00EC76D5" w:rsidRDefault="00160114" w:rsidP="00160114">
      <w:pPr>
        <w:pStyle w:val="Code"/>
      </w:pPr>
      <w:r w:rsidRPr="00EC76D5">
        <w:t xml:space="preserve">    </w:t>
      </w:r>
    </w:p>
    <w:p w14:paraId="11F39B9D" w14:textId="5A7E72BA"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49A58610" w14:textId="77777777" w:rsidR="00160114" w:rsidRPr="00EC76D5" w:rsidRDefault="00160114" w:rsidP="00160114">
      <w:pPr>
        <w:pStyle w:val="Code"/>
      </w:pPr>
      <w:r w:rsidRPr="00EC76D5">
        <w:t xml:space="preserve">    int whileLine = m_middleCodeList.size();</w:t>
      </w:r>
    </w:p>
    <w:p w14:paraId="6E14FE35" w14:textId="7922CC93" w:rsidR="00160114" w:rsidRPr="00EC76D5" w:rsidRDefault="00160114" w:rsidP="00160114">
      <w:pPr>
        <w:pStyle w:val="Code"/>
      </w:pPr>
      <w:r w:rsidRPr="00EC76D5">
        <w:t xml:space="preserve">    Symbol symbol = generateExpression(</w:t>
      </w:r>
      <w:r w:rsidR="0038687E">
        <w:t>expression</w:t>
      </w:r>
      <w:r w:rsidRPr="00EC76D5">
        <w:t>);</w:t>
      </w:r>
    </w:p>
    <w:p w14:paraId="366934C2" w14:textId="77777777" w:rsidR="00160114" w:rsidRPr="00EC76D5" w:rsidRDefault="00160114" w:rsidP="00160114">
      <w:pPr>
        <w:pStyle w:val="Code"/>
      </w:pPr>
      <w:r w:rsidRPr="00EC76D5">
        <w:t xml:space="preserve">    backpatch(symbol.getType().getTrueSet());</w:t>
      </w:r>
    </w:p>
    <w:p w14:paraId="7D19D9E7" w14:textId="77777777" w:rsidR="00160114" w:rsidRPr="00EC76D5" w:rsidRDefault="00160114" w:rsidP="00160114">
      <w:pPr>
        <w:pStyle w:val="Code"/>
      </w:pPr>
      <w:r w:rsidRPr="00EC76D5">
        <w:t xml:space="preserve">    generateStatement(stat);</w:t>
      </w:r>
    </w:p>
    <w:p w14:paraId="63C9748B" w14:textId="77777777" w:rsidR="00160114" w:rsidRPr="00EC76D5" w:rsidRDefault="00160114" w:rsidP="00160114">
      <w:pPr>
        <w:pStyle w:val="Code"/>
      </w:pPr>
      <w:r w:rsidRPr="00EC76D5">
        <w:t xml:space="preserve">    addMiddleCode(MiddleOperator.Goto, whileLine);</w:t>
      </w:r>
    </w:p>
    <w:p w14:paraId="4288DBA0" w14:textId="77777777" w:rsidR="00160114" w:rsidRPr="00EC76D5" w:rsidRDefault="00160114" w:rsidP="00160114">
      <w:pPr>
        <w:pStyle w:val="Code"/>
      </w:pPr>
      <w:r w:rsidRPr="00EC76D5">
        <w:t xml:space="preserve">    backpatch(symbol.getType().getFalseSet());</w:t>
      </w:r>
    </w:p>
    <w:p w14:paraId="175E6EE1" w14:textId="77777777" w:rsidR="00160114" w:rsidRPr="00EC76D5" w:rsidRDefault="00160114" w:rsidP="00160114">
      <w:pPr>
        <w:pStyle w:val="Code"/>
      </w:pPr>
    </w:p>
    <w:p w14:paraId="1CD07AD8" w14:textId="77777777" w:rsidR="00160114" w:rsidRPr="00EC76D5" w:rsidRDefault="00160114" w:rsidP="00160114">
      <w:pPr>
        <w:pStyle w:val="Code"/>
      </w:pPr>
      <w:r w:rsidRPr="00EC76D5">
        <w:t xml:space="preserve">    backpatch(m_continueSetStack.pop(), whileLine);</w:t>
      </w:r>
    </w:p>
    <w:p w14:paraId="0505606D" w14:textId="77777777" w:rsidR="00160114" w:rsidRPr="00EC76D5" w:rsidRDefault="00160114" w:rsidP="00160114">
      <w:pPr>
        <w:pStyle w:val="Code"/>
      </w:pPr>
      <w:r w:rsidRPr="00EC76D5">
        <w:t xml:space="preserve">    backpatch(m_breakSetStack.pop());</w:t>
      </w:r>
    </w:p>
    <w:p w14:paraId="3A50F2AA" w14:textId="77777777" w:rsidR="00160114" w:rsidRPr="00EC76D5" w:rsidRDefault="00160114" w:rsidP="00160114">
      <w:pPr>
        <w:pStyle w:val="Code"/>
      </w:pPr>
      <w:r w:rsidRPr="00EC76D5">
        <w:t xml:space="preserve">  }</w:t>
      </w:r>
    </w:p>
    <w:p w14:paraId="4E7A3F05" w14:textId="77777777" w:rsidR="00160114" w:rsidRPr="00EC76D5" w:rsidRDefault="00160114" w:rsidP="00160114">
      <w:pPr>
        <w:pStyle w:val="Code"/>
      </w:pPr>
      <w:r w:rsidRPr="00EC76D5">
        <w:t xml:space="preserve">  </w:t>
      </w:r>
    </w:p>
    <w:p w14:paraId="42D085CC" w14:textId="77777777" w:rsidR="00160114" w:rsidRPr="00EC76D5" w:rsidRDefault="00160114" w:rsidP="00160114">
      <w:pPr>
        <w:pStyle w:val="Code"/>
      </w:pPr>
      <w:r w:rsidRPr="00EC76D5">
        <w:t xml:space="preserve">  public void generateDoStatement(SyntaxTree tree) {</w:t>
      </w:r>
    </w:p>
    <w:p w14:paraId="54A9BAED" w14:textId="77777777" w:rsidR="00160114" w:rsidRPr="00EC76D5" w:rsidRDefault="00160114" w:rsidP="00160114">
      <w:pPr>
        <w:pStyle w:val="Code"/>
      </w:pPr>
      <w:r w:rsidRPr="00EC76D5">
        <w:t xml:space="preserve">    m_breakSetStack.push(new ListSet&lt;Integer&gt;());</w:t>
      </w:r>
    </w:p>
    <w:p w14:paraId="0E74EB72" w14:textId="77777777" w:rsidR="00160114" w:rsidRPr="00EC76D5" w:rsidRDefault="00160114" w:rsidP="00160114">
      <w:pPr>
        <w:pStyle w:val="Code"/>
      </w:pPr>
      <w:r w:rsidRPr="00EC76D5">
        <w:t xml:space="preserve">    m_continueSetStack.push(new ListSet&lt;Integer&gt;());</w:t>
      </w:r>
    </w:p>
    <w:p w14:paraId="3679239F" w14:textId="77777777" w:rsidR="00160114" w:rsidRPr="00EC76D5" w:rsidRDefault="00160114" w:rsidP="00160114">
      <w:pPr>
        <w:pStyle w:val="Code"/>
      </w:pPr>
      <w:r w:rsidRPr="00EC76D5">
        <w:t xml:space="preserve">    </w:t>
      </w:r>
    </w:p>
    <w:p w14:paraId="60584EDF" w14:textId="27942890" w:rsidR="00160114" w:rsidRPr="00EC76D5" w:rsidRDefault="00160114" w:rsidP="00160114">
      <w:pPr>
        <w:pStyle w:val="Code"/>
      </w:pPr>
      <w:r w:rsidRPr="00EC76D5">
        <w:t xml:space="preserve">    SyntaxTree </w:t>
      </w:r>
      <w:r w:rsidR="0038687E">
        <w:t>expression</w:t>
      </w:r>
      <w:r w:rsidRPr="00EC76D5">
        <w:t xml:space="preserve"> = tree.getChild(0), stat = tree.getChild(1);</w:t>
      </w:r>
    </w:p>
    <w:p w14:paraId="36D69F1F" w14:textId="77777777" w:rsidR="00160114" w:rsidRPr="00EC76D5" w:rsidRDefault="00160114" w:rsidP="00160114">
      <w:pPr>
        <w:pStyle w:val="Code"/>
      </w:pPr>
      <w:r w:rsidRPr="00EC76D5">
        <w:t xml:space="preserve">    int doLine = m_middleCodeList.size();</w:t>
      </w:r>
    </w:p>
    <w:p w14:paraId="62A3477E" w14:textId="77777777" w:rsidR="00160114" w:rsidRPr="00EC76D5" w:rsidRDefault="00160114" w:rsidP="00160114">
      <w:pPr>
        <w:pStyle w:val="Code"/>
      </w:pPr>
      <w:r w:rsidRPr="00EC76D5">
        <w:t xml:space="preserve">    generateStatement(stat);</w:t>
      </w:r>
    </w:p>
    <w:p w14:paraId="2CFAA7CF" w14:textId="5BDE94B7" w:rsidR="00160114" w:rsidRPr="00EC76D5" w:rsidRDefault="00160114" w:rsidP="00160114">
      <w:pPr>
        <w:pStyle w:val="Code"/>
      </w:pPr>
      <w:r w:rsidRPr="00EC76D5">
        <w:t xml:space="preserve">    Symbol symbol = generateExpression(</w:t>
      </w:r>
      <w:r w:rsidR="0038687E">
        <w:t>expression</w:t>
      </w:r>
      <w:r w:rsidRPr="00EC76D5">
        <w:t>);</w:t>
      </w:r>
    </w:p>
    <w:p w14:paraId="27046D6B" w14:textId="77777777" w:rsidR="00160114" w:rsidRPr="00EC76D5" w:rsidRDefault="00160114" w:rsidP="00160114">
      <w:pPr>
        <w:pStyle w:val="Code"/>
      </w:pPr>
      <w:r w:rsidRPr="00EC76D5">
        <w:t xml:space="preserve">    backpatch(symbol.getType().getTrueSet(), doLine);</w:t>
      </w:r>
    </w:p>
    <w:p w14:paraId="6FE664B4" w14:textId="77777777" w:rsidR="00160114" w:rsidRPr="00EC76D5" w:rsidRDefault="00160114" w:rsidP="00160114">
      <w:pPr>
        <w:pStyle w:val="Code"/>
      </w:pPr>
      <w:r w:rsidRPr="00EC76D5">
        <w:t xml:space="preserve">    backpatch(symbol.getType().getFalseSet());</w:t>
      </w:r>
    </w:p>
    <w:p w14:paraId="74B24E7D" w14:textId="77777777" w:rsidR="00160114" w:rsidRPr="00EC76D5" w:rsidRDefault="00160114" w:rsidP="00160114">
      <w:pPr>
        <w:pStyle w:val="Code"/>
      </w:pPr>
    </w:p>
    <w:p w14:paraId="777A1069" w14:textId="77777777" w:rsidR="00160114" w:rsidRPr="00EC76D5" w:rsidRDefault="00160114" w:rsidP="00160114">
      <w:pPr>
        <w:pStyle w:val="Code"/>
      </w:pPr>
      <w:r w:rsidRPr="00EC76D5">
        <w:t xml:space="preserve">    backpatch(m_continueSetStack.pop(), doLine);</w:t>
      </w:r>
    </w:p>
    <w:p w14:paraId="20D487DA" w14:textId="77777777" w:rsidR="00160114" w:rsidRPr="00EC76D5" w:rsidRDefault="00160114" w:rsidP="00160114">
      <w:pPr>
        <w:pStyle w:val="Code"/>
      </w:pPr>
      <w:r w:rsidRPr="00EC76D5">
        <w:t xml:space="preserve">    backpatch(m_breakSetStack.pop());</w:t>
      </w:r>
    </w:p>
    <w:p w14:paraId="146C8BD7" w14:textId="77777777" w:rsidR="00160114" w:rsidRPr="00EC76D5" w:rsidRDefault="00160114" w:rsidP="00160114">
      <w:pPr>
        <w:pStyle w:val="Code"/>
      </w:pPr>
      <w:r w:rsidRPr="00EC76D5">
        <w:t xml:space="preserve">  }</w:t>
      </w:r>
    </w:p>
    <w:p w14:paraId="233D8230" w14:textId="77777777" w:rsidR="00160114" w:rsidRPr="00EC76D5" w:rsidRDefault="00160114" w:rsidP="00160114">
      <w:pPr>
        <w:pStyle w:val="Code"/>
      </w:pPr>
      <w:r w:rsidRPr="00EC76D5">
        <w:t xml:space="preserve">  </w:t>
      </w:r>
    </w:p>
    <w:p w14:paraId="09B81F11" w14:textId="77777777" w:rsidR="00160114" w:rsidRPr="00EC76D5" w:rsidRDefault="00160114" w:rsidP="00160114">
      <w:pPr>
        <w:pStyle w:val="Code"/>
      </w:pPr>
      <w:r w:rsidRPr="00EC76D5">
        <w:t xml:space="preserve">  public void generateForStatement(SyntaxTree tree) {</w:t>
      </w:r>
    </w:p>
    <w:p w14:paraId="778C886B" w14:textId="77777777" w:rsidR="00160114" w:rsidRPr="00EC76D5" w:rsidRDefault="00160114" w:rsidP="00160114">
      <w:pPr>
        <w:pStyle w:val="Code"/>
      </w:pPr>
      <w:r w:rsidRPr="00EC76D5">
        <w:t xml:space="preserve">    m_breakSetStack.push(new ListSet&lt;Integer&gt;());</w:t>
      </w:r>
    </w:p>
    <w:p w14:paraId="655A6861" w14:textId="77777777" w:rsidR="00160114" w:rsidRPr="00EC76D5" w:rsidRDefault="00160114" w:rsidP="00160114">
      <w:pPr>
        <w:pStyle w:val="Code"/>
      </w:pPr>
      <w:r w:rsidRPr="00EC76D5">
        <w:t xml:space="preserve">    m_continueSetStack.push(new ListSet&lt;Integer&gt;());</w:t>
      </w:r>
    </w:p>
    <w:p w14:paraId="586346A6" w14:textId="77777777" w:rsidR="00160114" w:rsidRPr="00EC76D5" w:rsidRDefault="00160114" w:rsidP="00160114">
      <w:pPr>
        <w:pStyle w:val="Code"/>
      </w:pPr>
      <w:r w:rsidRPr="00EC76D5">
        <w:t xml:space="preserve">    </w:t>
      </w:r>
    </w:p>
    <w:p w14:paraId="739A4058" w14:textId="247F43D3" w:rsidR="00160114" w:rsidRPr="00EC76D5" w:rsidRDefault="00160114" w:rsidP="00160114">
      <w:pPr>
        <w:pStyle w:val="Code"/>
      </w:pPr>
      <w:r w:rsidRPr="00EC76D5">
        <w:t xml:space="preserve">    SyntaxTree </w:t>
      </w:r>
      <w:r w:rsidR="002F35C1">
        <w:t>initializer</w:t>
      </w:r>
      <w:r w:rsidR="0038687E">
        <w:t xml:space="preserve">Expression </w:t>
      </w:r>
      <w:r w:rsidRPr="00EC76D5">
        <w:t>= tree.getChild(0),</w:t>
      </w:r>
    </w:p>
    <w:p w14:paraId="7FA35B56" w14:textId="3B1E707E" w:rsidR="00160114" w:rsidRPr="00EC76D5" w:rsidRDefault="00160114" w:rsidP="00160114">
      <w:pPr>
        <w:pStyle w:val="Code"/>
      </w:pPr>
      <w:r w:rsidRPr="00EC76D5">
        <w:t xml:space="preserve">               test</w:t>
      </w:r>
      <w:r w:rsidR="0038687E">
        <w:t xml:space="preserve">Expression </w:t>
      </w:r>
      <w:r w:rsidRPr="00EC76D5">
        <w:t>= tree.getChild(1),</w:t>
      </w:r>
    </w:p>
    <w:p w14:paraId="38F3FDAF" w14:textId="1B82600F" w:rsidR="00160114" w:rsidRPr="00EC76D5" w:rsidRDefault="00160114" w:rsidP="00160114">
      <w:pPr>
        <w:pStyle w:val="Code"/>
      </w:pPr>
      <w:r w:rsidRPr="00EC76D5">
        <w:t xml:space="preserve">               next</w:t>
      </w:r>
      <w:r w:rsidR="0038687E">
        <w:t xml:space="preserve">Expression </w:t>
      </w:r>
      <w:r w:rsidRPr="00EC76D5">
        <w:t>= tree.getChild(2),</w:t>
      </w:r>
    </w:p>
    <w:p w14:paraId="0357FDC4" w14:textId="77777777" w:rsidR="00160114" w:rsidRPr="00EC76D5" w:rsidRDefault="00160114" w:rsidP="00160114">
      <w:pPr>
        <w:pStyle w:val="Code"/>
      </w:pPr>
      <w:r w:rsidRPr="00EC76D5">
        <w:t xml:space="preserve">               stat = tree.getChild(3);</w:t>
      </w:r>
    </w:p>
    <w:p w14:paraId="61AEFDDA" w14:textId="77777777" w:rsidR="00160114" w:rsidRPr="00EC76D5" w:rsidRDefault="00160114" w:rsidP="00160114">
      <w:pPr>
        <w:pStyle w:val="Code"/>
      </w:pPr>
      <w:r w:rsidRPr="00EC76D5">
        <w:t xml:space="preserve">               </w:t>
      </w:r>
    </w:p>
    <w:p w14:paraId="114D7023" w14:textId="2C9F7047" w:rsidR="00160114" w:rsidRPr="00EC76D5" w:rsidRDefault="00160114" w:rsidP="00160114">
      <w:pPr>
        <w:pStyle w:val="Code"/>
      </w:pPr>
      <w:r w:rsidRPr="00EC76D5">
        <w:t xml:space="preserve">    if (</w:t>
      </w:r>
      <w:r w:rsidR="002F35C1">
        <w:t>initializer</w:t>
      </w:r>
      <w:r w:rsidR="0038687E">
        <w:t xml:space="preserve">Expression </w:t>
      </w:r>
      <w:r w:rsidRPr="00EC76D5">
        <w:t>!= null) {</w:t>
      </w:r>
    </w:p>
    <w:p w14:paraId="62D39D52" w14:textId="5929B7C3" w:rsidR="00160114" w:rsidRPr="00EC76D5" w:rsidRDefault="00160114" w:rsidP="00160114">
      <w:pPr>
        <w:pStyle w:val="Code"/>
      </w:pPr>
      <w:r w:rsidRPr="00EC76D5">
        <w:t xml:space="preserve">      Symbol </w:t>
      </w:r>
      <w:r w:rsidR="002F35C1">
        <w:t>initializer</w:t>
      </w:r>
      <w:r w:rsidRPr="00EC76D5">
        <w:t>Symbol = generateExpression(</w:t>
      </w:r>
      <w:r w:rsidR="002F35C1">
        <w:t>initializer</w:t>
      </w:r>
      <w:r w:rsidR="0038687E">
        <w:t>Expression)</w:t>
      </w:r>
      <w:r w:rsidRPr="00EC76D5">
        <w:t>;</w:t>
      </w:r>
    </w:p>
    <w:p w14:paraId="6B472BE0" w14:textId="11AEBE97" w:rsidR="00160114" w:rsidRPr="00EC76D5" w:rsidRDefault="00160114" w:rsidP="00160114">
      <w:pPr>
        <w:pStyle w:val="Code"/>
      </w:pPr>
      <w:r w:rsidRPr="00EC76D5">
        <w:t xml:space="preserve">      backpatch(</w:t>
      </w:r>
      <w:r w:rsidR="002F35C1">
        <w:t>initializer</w:t>
      </w:r>
      <w:r w:rsidRPr="00EC76D5">
        <w:t>Symbol.getType().getTrueSet());</w:t>
      </w:r>
    </w:p>
    <w:p w14:paraId="246B2F75" w14:textId="5BD4C111" w:rsidR="00160114" w:rsidRPr="00EC76D5" w:rsidRDefault="00160114" w:rsidP="00160114">
      <w:pPr>
        <w:pStyle w:val="Code"/>
      </w:pPr>
      <w:r w:rsidRPr="00EC76D5">
        <w:t xml:space="preserve">      backpatch(</w:t>
      </w:r>
      <w:r w:rsidR="002F35C1">
        <w:t>initializer</w:t>
      </w:r>
      <w:r w:rsidRPr="00EC76D5">
        <w:t>Symbol.getType().getFalseSet());</w:t>
      </w:r>
    </w:p>
    <w:p w14:paraId="3F085161" w14:textId="77777777" w:rsidR="00160114" w:rsidRPr="00EC76D5" w:rsidRDefault="00160114" w:rsidP="00160114">
      <w:pPr>
        <w:pStyle w:val="Code"/>
      </w:pPr>
      <w:r w:rsidRPr="00EC76D5">
        <w:lastRenderedPageBreak/>
        <w:t xml:space="preserve">    }</w:t>
      </w:r>
    </w:p>
    <w:p w14:paraId="3D26C0B8" w14:textId="77777777" w:rsidR="00160114" w:rsidRPr="00EC76D5" w:rsidRDefault="00160114" w:rsidP="00160114">
      <w:pPr>
        <w:pStyle w:val="Code"/>
      </w:pPr>
    </w:p>
    <w:p w14:paraId="12BC1B74" w14:textId="77777777" w:rsidR="00160114" w:rsidRPr="00EC76D5" w:rsidRDefault="00160114" w:rsidP="00160114">
      <w:pPr>
        <w:pStyle w:val="Code"/>
      </w:pPr>
      <w:r w:rsidRPr="00EC76D5">
        <w:t xml:space="preserve">    int testLine = m_middleCodeList.size();</w:t>
      </w:r>
    </w:p>
    <w:p w14:paraId="5575E4FD" w14:textId="77777777" w:rsidR="00160114" w:rsidRPr="00EC76D5" w:rsidRDefault="00160114" w:rsidP="00160114">
      <w:pPr>
        <w:pStyle w:val="Code"/>
      </w:pPr>
      <w:r w:rsidRPr="00EC76D5">
        <w:t xml:space="preserve">    Symbol testSymbol = null;</w:t>
      </w:r>
    </w:p>
    <w:p w14:paraId="26DEB26D" w14:textId="77777777" w:rsidR="00160114" w:rsidRPr="00EC76D5" w:rsidRDefault="00160114" w:rsidP="00160114">
      <w:pPr>
        <w:pStyle w:val="Code"/>
      </w:pPr>
      <w:r w:rsidRPr="00EC76D5">
        <w:t xml:space="preserve">    </w:t>
      </w:r>
    </w:p>
    <w:p w14:paraId="486FC462" w14:textId="1D91568C" w:rsidR="00160114" w:rsidRPr="00EC76D5" w:rsidRDefault="00160114" w:rsidP="00160114">
      <w:pPr>
        <w:pStyle w:val="Code"/>
      </w:pPr>
      <w:r w:rsidRPr="00EC76D5">
        <w:t xml:space="preserve">    if (test</w:t>
      </w:r>
      <w:r w:rsidR="0038687E">
        <w:t xml:space="preserve">Expression </w:t>
      </w:r>
      <w:r w:rsidRPr="00EC76D5">
        <w:t>!= null) {</w:t>
      </w:r>
    </w:p>
    <w:p w14:paraId="02CDB3B4" w14:textId="72BA6FC2" w:rsidR="00160114" w:rsidRPr="00EC76D5" w:rsidRDefault="00160114" w:rsidP="00160114">
      <w:pPr>
        <w:pStyle w:val="Code"/>
      </w:pPr>
      <w:r w:rsidRPr="00EC76D5">
        <w:t xml:space="preserve">      testSymbol = generateExpression(test</w:t>
      </w:r>
      <w:r w:rsidR="0038687E">
        <w:t>Expression)</w:t>
      </w:r>
      <w:r w:rsidRPr="00EC76D5">
        <w:t>;</w:t>
      </w:r>
    </w:p>
    <w:p w14:paraId="2873BA89" w14:textId="77777777" w:rsidR="00160114" w:rsidRPr="00EC76D5" w:rsidRDefault="00160114" w:rsidP="00160114">
      <w:pPr>
        <w:pStyle w:val="Code"/>
      </w:pPr>
      <w:r w:rsidRPr="00EC76D5">
        <w:t xml:space="preserve">      backpatch(testSymbol.getType().getTrueSet());</w:t>
      </w:r>
    </w:p>
    <w:p w14:paraId="7AC7F1CF" w14:textId="77777777" w:rsidR="00160114" w:rsidRPr="00EC76D5" w:rsidRDefault="00160114" w:rsidP="00160114">
      <w:pPr>
        <w:pStyle w:val="Code"/>
      </w:pPr>
      <w:r w:rsidRPr="00EC76D5">
        <w:t xml:space="preserve">    }</w:t>
      </w:r>
    </w:p>
    <w:p w14:paraId="63949373" w14:textId="77777777" w:rsidR="00160114" w:rsidRPr="00EC76D5" w:rsidRDefault="00160114" w:rsidP="00160114">
      <w:pPr>
        <w:pStyle w:val="Code"/>
      </w:pPr>
      <w:r w:rsidRPr="00EC76D5">
        <w:t xml:space="preserve">    </w:t>
      </w:r>
    </w:p>
    <w:p w14:paraId="55E9895A" w14:textId="77777777" w:rsidR="00160114" w:rsidRPr="00EC76D5" w:rsidRDefault="00160114" w:rsidP="00160114">
      <w:pPr>
        <w:pStyle w:val="Code"/>
      </w:pPr>
      <w:r w:rsidRPr="00EC76D5">
        <w:t xml:space="preserve">    generateStatement(stat);</w:t>
      </w:r>
    </w:p>
    <w:p w14:paraId="7B473515" w14:textId="77777777" w:rsidR="00160114" w:rsidRPr="00EC76D5" w:rsidRDefault="00160114" w:rsidP="00160114">
      <w:pPr>
        <w:pStyle w:val="Code"/>
      </w:pPr>
    </w:p>
    <w:p w14:paraId="75CC5C57" w14:textId="2379B447" w:rsidR="00160114" w:rsidRPr="00EC76D5" w:rsidRDefault="00160114" w:rsidP="00160114">
      <w:pPr>
        <w:pStyle w:val="Code"/>
      </w:pPr>
      <w:r w:rsidRPr="00EC76D5">
        <w:t xml:space="preserve">    if (next</w:t>
      </w:r>
      <w:r w:rsidR="0038687E">
        <w:t xml:space="preserve">Expression </w:t>
      </w:r>
      <w:r w:rsidRPr="00EC76D5">
        <w:t>!= null) {</w:t>
      </w:r>
    </w:p>
    <w:p w14:paraId="3BFF5D3B" w14:textId="4294C8C4" w:rsidR="00160114" w:rsidRPr="00EC76D5" w:rsidRDefault="00160114" w:rsidP="00160114">
      <w:pPr>
        <w:pStyle w:val="Code"/>
      </w:pPr>
      <w:r w:rsidRPr="00EC76D5">
        <w:t xml:space="preserve">      Symbol nextSymbol = generateExpression(next</w:t>
      </w:r>
      <w:r w:rsidR="0038687E">
        <w:t>Expression)</w:t>
      </w:r>
      <w:r w:rsidRPr="00EC76D5">
        <w:t>;</w:t>
      </w:r>
    </w:p>
    <w:p w14:paraId="4EA8825D" w14:textId="77777777" w:rsidR="00160114" w:rsidRPr="00EC76D5" w:rsidRDefault="00160114" w:rsidP="00160114">
      <w:pPr>
        <w:pStyle w:val="Code"/>
      </w:pPr>
      <w:r w:rsidRPr="00EC76D5">
        <w:t xml:space="preserve">      backpatch(nextSymbol.getType().getTrueSet(), testLine);</w:t>
      </w:r>
    </w:p>
    <w:p w14:paraId="319E1323" w14:textId="77777777" w:rsidR="00160114" w:rsidRPr="00EC76D5" w:rsidRDefault="00160114" w:rsidP="00160114">
      <w:pPr>
        <w:pStyle w:val="Code"/>
      </w:pPr>
      <w:r w:rsidRPr="00EC76D5">
        <w:t xml:space="preserve">      backpatch(nextSymbol.getType().getFalseSet(), testLine);</w:t>
      </w:r>
    </w:p>
    <w:p w14:paraId="1850E807" w14:textId="77777777" w:rsidR="00160114" w:rsidRPr="00EC76D5" w:rsidRDefault="00160114" w:rsidP="00160114">
      <w:pPr>
        <w:pStyle w:val="Code"/>
      </w:pPr>
      <w:r w:rsidRPr="00EC76D5">
        <w:t xml:space="preserve">    }</w:t>
      </w:r>
    </w:p>
    <w:p w14:paraId="72E224DD" w14:textId="77777777" w:rsidR="00160114" w:rsidRPr="00EC76D5" w:rsidRDefault="00160114" w:rsidP="00160114">
      <w:pPr>
        <w:pStyle w:val="Code"/>
      </w:pPr>
    </w:p>
    <w:p w14:paraId="68AD27B2" w14:textId="77777777" w:rsidR="00160114" w:rsidRPr="00EC76D5" w:rsidRDefault="00160114" w:rsidP="00160114">
      <w:pPr>
        <w:pStyle w:val="Code"/>
      </w:pPr>
      <w:r w:rsidRPr="00EC76D5">
        <w:t xml:space="preserve">    addMiddleCode(MiddleOperator.Goto, testLine);</w:t>
      </w:r>
    </w:p>
    <w:p w14:paraId="55D8C9C7" w14:textId="77777777" w:rsidR="00160114" w:rsidRPr="00EC76D5" w:rsidRDefault="00160114" w:rsidP="00160114">
      <w:pPr>
        <w:pStyle w:val="Code"/>
      </w:pPr>
    </w:p>
    <w:p w14:paraId="78C1C9A1" w14:textId="77777777" w:rsidR="00160114" w:rsidRPr="00EC76D5" w:rsidRDefault="00160114" w:rsidP="00160114">
      <w:pPr>
        <w:pStyle w:val="Code"/>
      </w:pPr>
      <w:r w:rsidRPr="00EC76D5">
        <w:t xml:space="preserve">    if (testSymbol != null) {</w:t>
      </w:r>
    </w:p>
    <w:p w14:paraId="3D612CBC" w14:textId="77777777" w:rsidR="00160114" w:rsidRPr="00EC76D5" w:rsidRDefault="00160114" w:rsidP="00160114">
      <w:pPr>
        <w:pStyle w:val="Code"/>
      </w:pPr>
      <w:r w:rsidRPr="00EC76D5">
        <w:t xml:space="preserve">      backpatch(testSymbol.getType().getFalseSet());</w:t>
      </w:r>
    </w:p>
    <w:p w14:paraId="53FDFCE4" w14:textId="77777777" w:rsidR="00160114" w:rsidRPr="00EC76D5" w:rsidRDefault="00160114" w:rsidP="00160114">
      <w:pPr>
        <w:pStyle w:val="Code"/>
      </w:pPr>
      <w:r w:rsidRPr="00EC76D5">
        <w:t xml:space="preserve">    }</w:t>
      </w:r>
    </w:p>
    <w:p w14:paraId="51DB9370" w14:textId="77777777" w:rsidR="00160114" w:rsidRPr="00EC76D5" w:rsidRDefault="00160114" w:rsidP="00160114">
      <w:pPr>
        <w:pStyle w:val="Code"/>
      </w:pPr>
      <w:r w:rsidRPr="00EC76D5">
        <w:t xml:space="preserve">    </w:t>
      </w:r>
    </w:p>
    <w:p w14:paraId="6FB41D01" w14:textId="77777777" w:rsidR="00160114" w:rsidRPr="00EC76D5" w:rsidRDefault="00160114" w:rsidP="00160114">
      <w:pPr>
        <w:pStyle w:val="Code"/>
      </w:pPr>
      <w:r w:rsidRPr="00EC76D5">
        <w:t xml:space="preserve">    backpatch(m_continueSetStack.pop(), testLine);</w:t>
      </w:r>
    </w:p>
    <w:p w14:paraId="6BC9B016" w14:textId="77777777" w:rsidR="00160114" w:rsidRPr="00EC76D5" w:rsidRDefault="00160114" w:rsidP="00160114">
      <w:pPr>
        <w:pStyle w:val="Code"/>
      </w:pPr>
      <w:r w:rsidRPr="00EC76D5">
        <w:t xml:space="preserve">    backpatch(m_breakSetStack.pop());</w:t>
      </w:r>
    </w:p>
    <w:p w14:paraId="33753E98" w14:textId="77777777" w:rsidR="00160114" w:rsidRPr="00EC76D5" w:rsidRDefault="00160114" w:rsidP="00160114">
      <w:pPr>
        <w:pStyle w:val="Code"/>
      </w:pPr>
      <w:r w:rsidRPr="00EC76D5">
        <w:t xml:space="preserve">  }</w:t>
      </w:r>
    </w:p>
    <w:p w14:paraId="33EF17C6" w14:textId="77777777" w:rsidR="00160114" w:rsidRPr="00EC76D5" w:rsidRDefault="00160114" w:rsidP="00160114">
      <w:pPr>
        <w:pStyle w:val="Code"/>
      </w:pPr>
      <w:r w:rsidRPr="00EC76D5">
        <w:t xml:space="preserve">  </w:t>
      </w:r>
    </w:p>
    <w:p w14:paraId="766FD680" w14:textId="77777777" w:rsidR="00160114" w:rsidRPr="00EC76D5" w:rsidRDefault="00160114" w:rsidP="00160114">
      <w:pPr>
        <w:pStyle w:val="Code"/>
      </w:pPr>
      <w:r w:rsidRPr="00EC76D5">
        <w:t xml:space="preserve">  public void generateLabelStatement(SyntaxTree tree) {</w:t>
      </w:r>
    </w:p>
    <w:p w14:paraId="3B84E8F5" w14:textId="77777777" w:rsidR="00160114" w:rsidRPr="00EC76D5" w:rsidRDefault="00160114" w:rsidP="00160114">
      <w:pPr>
        <w:pStyle w:val="Code"/>
      </w:pPr>
      <w:r w:rsidRPr="00EC76D5">
        <w:t xml:space="preserve">    m_labelMap.put((String) tree.getSymbol().getValue(),</w:t>
      </w:r>
    </w:p>
    <w:p w14:paraId="74E9CD9A" w14:textId="77777777" w:rsidR="00160114" w:rsidRPr="00EC76D5" w:rsidRDefault="00160114" w:rsidP="00160114">
      <w:pPr>
        <w:pStyle w:val="Code"/>
      </w:pPr>
      <w:r w:rsidRPr="00EC76D5">
        <w:t xml:space="preserve">                   m_middleCodeList.size());</w:t>
      </w:r>
    </w:p>
    <w:p w14:paraId="48817B8A" w14:textId="77777777" w:rsidR="00160114" w:rsidRPr="00EC76D5" w:rsidRDefault="00160114" w:rsidP="00160114">
      <w:pPr>
        <w:pStyle w:val="Code"/>
      </w:pPr>
      <w:r w:rsidRPr="00EC76D5">
        <w:t xml:space="preserve">  }</w:t>
      </w:r>
    </w:p>
    <w:p w14:paraId="2A6D3ADF" w14:textId="77777777" w:rsidR="00160114" w:rsidRPr="00EC76D5" w:rsidRDefault="00160114" w:rsidP="00160114">
      <w:pPr>
        <w:pStyle w:val="Code"/>
      </w:pPr>
    </w:p>
    <w:p w14:paraId="3B783968" w14:textId="77777777" w:rsidR="00160114" w:rsidRPr="00EC76D5" w:rsidRDefault="00160114" w:rsidP="00160114">
      <w:pPr>
        <w:pStyle w:val="Code"/>
      </w:pPr>
      <w:r w:rsidRPr="00EC76D5">
        <w:t xml:space="preserve">  public void generateGotoStatement(SyntaxTree tree) {</w:t>
      </w:r>
    </w:p>
    <w:p w14:paraId="0E3F0DB2" w14:textId="77777777" w:rsidR="00160114" w:rsidRPr="00EC76D5" w:rsidRDefault="00160114" w:rsidP="00160114">
      <w:pPr>
        <w:pStyle w:val="Code"/>
      </w:pPr>
      <w:r w:rsidRPr="00EC76D5">
        <w:t xml:space="preserve">    String label = (String) tree.getSymbol().getValue();</w:t>
      </w:r>
    </w:p>
    <w:p w14:paraId="23FD2102" w14:textId="77777777" w:rsidR="00160114" w:rsidRPr="00EC76D5" w:rsidRDefault="00160114" w:rsidP="00160114">
      <w:pPr>
        <w:pStyle w:val="Code"/>
      </w:pPr>
      <w:r w:rsidRPr="00EC76D5">
        <w:t xml:space="preserve">    </w:t>
      </w:r>
    </w:p>
    <w:p w14:paraId="40E81E2C" w14:textId="598CA88B" w:rsidR="00160114" w:rsidRPr="00EC76D5" w:rsidRDefault="00160114" w:rsidP="00160114">
      <w:pPr>
        <w:pStyle w:val="Code"/>
      </w:pPr>
      <w:r w:rsidRPr="00EC76D5">
        <w:t xml:space="preserve">    if (!m_</w:t>
      </w:r>
      <w:r w:rsidR="00116B2B">
        <w:t>m_gotoSetMap</w:t>
      </w:r>
      <w:r w:rsidRPr="00EC76D5">
        <w:t>.containsKey(label)) {</w:t>
      </w:r>
    </w:p>
    <w:p w14:paraId="23DA4CA9" w14:textId="76C705B8" w:rsidR="00160114" w:rsidRPr="00EC76D5" w:rsidRDefault="00160114" w:rsidP="00160114">
      <w:pPr>
        <w:pStyle w:val="Code"/>
      </w:pPr>
      <w:r w:rsidRPr="00EC76D5">
        <w:t xml:space="preserve">      m_</w:t>
      </w:r>
      <w:r w:rsidR="00116B2B">
        <w:t>m_gotoSetMap</w:t>
      </w:r>
      <w:r w:rsidRPr="00EC76D5">
        <w:t>.put(label, new ListSet&lt;Integer&gt;());</w:t>
      </w:r>
    </w:p>
    <w:p w14:paraId="08BBBE99" w14:textId="77777777" w:rsidR="00160114" w:rsidRPr="00EC76D5" w:rsidRDefault="00160114" w:rsidP="00160114">
      <w:pPr>
        <w:pStyle w:val="Code"/>
      </w:pPr>
      <w:r w:rsidRPr="00EC76D5">
        <w:t xml:space="preserve">    }</w:t>
      </w:r>
    </w:p>
    <w:p w14:paraId="258BA6D6" w14:textId="77777777" w:rsidR="00160114" w:rsidRPr="00EC76D5" w:rsidRDefault="00160114" w:rsidP="00160114">
      <w:pPr>
        <w:pStyle w:val="Code"/>
      </w:pPr>
      <w:r w:rsidRPr="00EC76D5">
        <w:t xml:space="preserve">    </w:t>
      </w:r>
    </w:p>
    <w:p w14:paraId="798C1C81" w14:textId="6ABFF009" w:rsidR="00160114" w:rsidRPr="00EC76D5" w:rsidRDefault="00160114" w:rsidP="00160114">
      <w:pPr>
        <w:pStyle w:val="Code"/>
      </w:pPr>
      <w:r w:rsidRPr="00EC76D5">
        <w:t xml:space="preserve">    m_</w:t>
      </w:r>
      <w:r w:rsidR="00116B2B">
        <w:t>m_gotoSetMap</w:t>
      </w:r>
      <w:r w:rsidRPr="00EC76D5">
        <w:t>.get(label).add(m_middleCodeList.size());</w:t>
      </w:r>
    </w:p>
    <w:p w14:paraId="0F2E8CFC" w14:textId="77777777" w:rsidR="00160114" w:rsidRPr="00EC76D5" w:rsidRDefault="00160114" w:rsidP="00160114">
      <w:pPr>
        <w:pStyle w:val="Code"/>
      </w:pPr>
      <w:r w:rsidRPr="00EC76D5">
        <w:t xml:space="preserve">    addMiddleCode(MiddleOperator.Goto);</w:t>
      </w:r>
    </w:p>
    <w:p w14:paraId="07E34670" w14:textId="77777777" w:rsidR="00160114" w:rsidRPr="00EC76D5" w:rsidRDefault="00160114" w:rsidP="00160114">
      <w:pPr>
        <w:pStyle w:val="Code"/>
      </w:pPr>
      <w:r w:rsidRPr="00EC76D5">
        <w:t xml:space="preserve">  }</w:t>
      </w:r>
    </w:p>
    <w:p w14:paraId="3511F494" w14:textId="77777777" w:rsidR="00160114" w:rsidRPr="00EC76D5" w:rsidRDefault="00160114" w:rsidP="00160114">
      <w:pPr>
        <w:pStyle w:val="Code"/>
      </w:pPr>
    </w:p>
    <w:p w14:paraId="0CE0ACF5" w14:textId="77777777" w:rsidR="00160114" w:rsidRPr="00EC76D5" w:rsidRDefault="00160114" w:rsidP="00160114">
      <w:pPr>
        <w:pStyle w:val="Code"/>
      </w:pPr>
      <w:r w:rsidRPr="00EC76D5">
        <w:t xml:space="preserve">  public void generateGotoSet() {</w:t>
      </w:r>
    </w:p>
    <w:p w14:paraId="2257E8A8" w14:textId="77777777" w:rsidR="00160114" w:rsidRPr="00EC76D5" w:rsidRDefault="00160114" w:rsidP="00160114">
      <w:pPr>
        <w:pStyle w:val="Code"/>
      </w:pPr>
      <w:r w:rsidRPr="00EC76D5">
        <w:t xml:space="preserve">    for (Map.Entry&lt;Integer,String&gt; entry : Main.GotoMap.entrySet()) {</w:t>
      </w:r>
    </w:p>
    <w:p w14:paraId="21852A9B" w14:textId="77777777" w:rsidR="00160114" w:rsidRPr="00EC76D5" w:rsidRDefault="00160114" w:rsidP="00160114">
      <w:pPr>
        <w:pStyle w:val="Code"/>
      </w:pPr>
      <w:r w:rsidRPr="00EC76D5">
        <w:t xml:space="preserve">      int gotoLine = entry.getKey();</w:t>
      </w:r>
    </w:p>
    <w:p w14:paraId="0CC05148" w14:textId="77777777" w:rsidR="00160114" w:rsidRPr="00EC76D5" w:rsidRDefault="00160114" w:rsidP="00160114">
      <w:pPr>
        <w:pStyle w:val="Code"/>
      </w:pPr>
      <w:r w:rsidRPr="00EC76D5">
        <w:t xml:space="preserve">      String label = entry.getValue();</w:t>
      </w:r>
    </w:p>
    <w:p w14:paraId="48FAE9E2" w14:textId="77777777" w:rsidR="00160114" w:rsidRPr="00EC76D5" w:rsidRDefault="00160114" w:rsidP="00160114">
      <w:pPr>
        <w:pStyle w:val="Code"/>
      </w:pPr>
      <w:r w:rsidRPr="00EC76D5">
        <w:t xml:space="preserve">      int labelLine = Main.LabelMap.get(label);</w:t>
      </w:r>
    </w:p>
    <w:p w14:paraId="5CEB5BD1" w14:textId="77777777" w:rsidR="00160114" w:rsidRPr="00EC76D5" w:rsidRDefault="00160114" w:rsidP="00160114">
      <w:pPr>
        <w:pStyle w:val="Code"/>
      </w:pPr>
      <w:r w:rsidRPr="00EC76D5">
        <w:t xml:space="preserve">      backpatch(gotoLine, labelLine);</w:t>
      </w:r>
    </w:p>
    <w:p w14:paraId="4C2E3D29" w14:textId="77777777" w:rsidR="00160114" w:rsidRPr="00EC76D5" w:rsidRDefault="00160114" w:rsidP="00160114">
      <w:pPr>
        <w:pStyle w:val="Code"/>
      </w:pPr>
      <w:r w:rsidRPr="00EC76D5">
        <w:t xml:space="preserve">    }</w:t>
      </w:r>
    </w:p>
    <w:p w14:paraId="24ED3EBD" w14:textId="77777777" w:rsidR="00160114" w:rsidRPr="00EC76D5" w:rsidRDefault="00160114" w:rsidP="00160114">
      <w:pPr>
        <w:pStyle w:val="Code"/>
      </w:pPr>
      <w:r w:rsidRPr="00EC76D5">
        <w:t xml:space="preserve">    </w:t>
      </w:r>
    </w:p>
    <w:p w14:paraId="3C8CA144" w14:textId="77777777" w:rsidR="00160114" w:rsidRPr="00EC76D5" w:rsidRDefault="00160114" w:rsidP="00160114">
      <w:pPr>
        <w:pStyle w:val="Code"/>
      </w:pPr>
      <w:r w:rsidRPr="00EC76D5">
        <w:t xml:space="preserve">    Main.LabelMap.clear();</w:t>
      </w:r>
    </w:p>
    <w:p w14:paraId="7A1387EA" w14:textId="77777777" w:rsidR="00160114" w:rsidRPr="00EC76D5" w:rsidRDefault="00160114" w:rsidP="00160114">
      <w:pPr>
        <w:pStyle w:val="Code"/>
      </w:pPr>
      <w:r w:rsidRPr="00EC76D5">
        <w:t xml:space="preserve">    Main.GotoMap.clear();</w:t>
      </w:r>
    </w:p>
    <w:p w14:paraId="5A521085" w14:textId="77777777" w:rsidR="00160114" w:rsidRPr="00EC76D5" w:rsidRDefault="00160114" w:rsidP="00160114">
      <w:pPr>
        <w:pStyle w:val="Code"/>
      </w:pPr>
      <w:r w:rsidRPr="00EC76D5">
        <w:t xml:space="preserve">  }</w:t>
      </w:r>
    </w:p>
    <w:p w14:paraId="1950A98B" w14:textId="77777777" w:rsidR="00160114" w:rsidRPr="00EC76D5" w:rsidRDefault="00160114" w:rsidP="00160114">
      <w:pPr>
        <w:pStyle w:val="Code"/>
      </w:pPr>
      <w:r w:rsidRPr="00EC76D5">
        <w:t xml:space="preserve">  </w:t>
      </w:r>
    </w:p>
    <w:p w14:paraId="4684EA33" w14:textId="77777777" w:rsidR="00160114" w:rsidRPr="00EC76D5" w:rsidRDefault="00160114" w:rsidP="00160114">
      <w:pPr>
        <w:pStyle w:val="Code"/>
      </w:pPr>
      <w:r w:rsidRPr="00EC76D5">
        <w:t xml:space="preserve">  public void backpatchGoto() {</w:t>
      </w:r>
    </w:p>
    <w:p w14:paraId="741982E9" w14:textId="2246FCF9" w:rsidR="00160114" w:rsidRPr="00EC76D5" w:rsidRDefault="00160114" w:rsidP="00160114">
      <w:pPr>
        <w:pStyle w:val="Code"/>
      </w:pPr>
      <w:r w:rsidRPr="00EC76D5">
        <w:lastRenderedPageBreak/>
        <w:t xml:space="preserve">    for (Map.Entry&lt;String,Set&lt;Integer&gt;&gt; entry : m_</w:t>
      </w:r>
      <w:r w:rsidR="00116B2B">
        <w:t>m_gotoSetMap</w:t>
      </w:r>
      <w:r w:rsidRPr="00EC76D5">
        <w:t xml:space="preserve">.entrySet()) {      </w:t>
      </w:r>
    </w:p>
    <w:p w14:paraId="11C0236D" w14:textId="77777777" w:rsidR="00160114" w:rsidRPr="00EC76D5" w:rsidRDefault="00160114" w:rsidP="00160114">
      <w:pPr>
        <w:pStyle w:val="Code"/>
      </w:pPr>
      <w:r w:rsidRPr="00EC76D5">
        <w:t xml:space="preserve">      String label = entry.getKey();</w:t>
      </w:r>
    </w:p>
    <w:p w14:paraId="131BCCF7" w14:textId="77777777" w:rsidR="00160114" w:rsidRPr="00EC76D5" w:rsidRDefault="00160114" w:rsidP="00160114">
      <w:pPr>
        <w:pStyle w:val="Code"/>
      </w:pPr>
      <w:r w:rsidRPr="00EC76D5">
        <w:t xml:space="preserve">      Set&lt;Integer&gt; gotoSet = entry.getValue();</w:t>
      </w:r>
    </w:p>
    <w:p w14:paraId="2C92D455" w14:textId="77777777" w:rsidR="00160114" w:rsidRPr="00EC76D5" w:rsidRDefault="00160114" w:rsidP="00160114">
      <w:pPr>
        <w:pStyle w:val="Code"/>
      </w:pPr>
      <w:r w:rsidRPr="00EC76D5">
        <w:t xml:space="preserve">      int labelLine = m_labelMap.get(label);</w:t>
      </w:r>
    </w:p>
    <w:p w14:paraId="17E887FD" w14:textId="77777777" w:rsidR="00160114" w:rsidRPr="00EC76D5" w:rsidRDefault="00160114" w:rsidP="00160114">
      <w:pPr>
        <w:pStyle w:val="Code"/>
      </w:pPr>
      <w:r w:rsidRPr="00EC76D5">
        <w:t xml:space="preserve">      backpatch(gotoSet, labelLine);</w:t>
      </w:r>
    </w:p>
    <w:p w14:paraId="4EB5B6D9" w14:textId="77777777" w:rsidR="00160114" w:rsidRPr="00EC76D5" w:rsidRDefault="00160114" w:rsidP="00160114">
      <w:pPr>
        <w:pStyle w:val="Code"/>
      </w:pPr>
      <w:r w:rsidRPr="00EC76D5">
        <w:t xml:space="preserve">    }</w:t>
      </w:r>
    </w:p>
    <w:p w14:paraId="2C3476AE" w14:textId="77777777" w:rsidR="00160114" w:rsidRPr="00EC76D5" w:rsidRDefault="00160114" w:rsidP="00160114">
      <w:pPr>
        <w:pStyle w:val="Code"/>
      </w:pPr>
      <w:r w:rsidRPr="00EC76D5">
        <w:t xml:space="preserve">  }  </w:t>
      </w:r>
    </w:p>
    <w:p w14:paraId="73B9AE80" w14:textId="77777777" w:rsidR="00160114" w:rsidRPr="00EC76D5" w:rsidRDefault="00160114" w:rsidP="00160114">
      <w:pPr>
        <w:pStyle w:val="Code"/>
      </w:pPr>
    </w:p>
    <w:p w14:paraId="356854AB" w14:textId="77777777" w:rsidR="00160114" w:rsidRPr="00EC76D5" w:rsidRDefault="00160114" w:rsidP="00160114">
      <w:pPr>
        <w:pStyle w:val="Code"/>
      </w:pPr>
      <w:r w:rsidRPr="00EC76D5">
        <w:t xml:space="preserve">  public void generateReturnStatement(SyntaxTree tree) {</w:t>
      </w:r>
    </w:p>
    <w:p w14:paraId="7E84FACF" w14:textId="55ABABDF" w:rsidR="00160114" w:rsidRPr="00EC76D5" w:rsidRDefault="00160114" w:rsidP="00160114">
      <w:pPr>
        <w:pStyle w:val="Code"/>
      </w:pPr>
      <w:r w:rsidRPr="00EC76D5">
        <w:t xml:space="preserve">    SyntaxTree </w:t>
      </w:r>
      <w:r w:rsidR="0038687E">
        <w:t>expression</w:t>
      </w:r>
      <w:r w:rsidRPr="00EC76D5">
        <w:t xml:space="preserve"> = tree.getChild(0);</w:t>
      </w:r>
    </w:p>
    <w:p w14:paraId="4E96DD78" w14:textId="77777777" w:rsidR="00160114" w:rsidRPr="00EC76D5" w:rsidRDefault="00160114" w:rsidP="00160114">
      <w:pPr>
        <w:pStyle w:val="Code"/>
      </w:pPr>
      <w:r w:rsidRPr="00EC76D5">
        <w:t xml:space="preserve">    </w:t>
      </w:r>
    </w:p>
    <w:p w14:paraId="0CBB319E" w14:textId="714A1AC6" w:rsidR="00160114" w:rsidRPr="00EC76D5" w:rsidRDefault="00160114" w:rsidP="00160114">
      <w:pPr>
        <w:pStyle w:val="Code"/>
      </w:pPr>
      <w:r w:rsidRPr="00EC76D5">
        <w:t xml:space="preserve">    if (</w:t>
      </w:r>
      <w:r w:rsidR="0038687E">
        <w:t>expression</w:t>
      </w:r>
      <w:r w:rsidRPr="00EC76D5">
        <w:t xml:space="preserve"> != null) {</w:t>
      </w:r>
    </w:p>
    <w:p w14:paraId="046B38E5" w14:textId="5E554645" w:rsidR="00160114" w:rsidRPr="00EC76D5" w:rsidRDefault="00160114" w:rsidP="00160114">
      <w:pPr>
        <w:pStyle w:val="Code"/>
      </w:pPr>
      <w:r w:rsidRPr="00EC76D5">
        <w:t xml:space="preserve">      if (</w:t>
      </w:r>
      <w:r w:rsidR="0038687E">
        <w:t>expression</w:t>
      </w:r>
      <w:r w:rsidRPr="00EC76D5">
        <w:t>.getType().isFloating()) {</w:t>
      </w:r>
    </w:p>
    <w:p w14:paraId="2072490A" w14:textId="77777777" w:rsidR="00160114" w:rsidRPr="00EC76D5" w:rsidRDefault="00160114" w:rsidP="00160114">
      <w:pPr>
        <w:pStyle w:val="Code"/>
      </w:pPr>
      <w:r w:rsidRPr="00EC76D5">
        <w:t xml:space="preserve">        Symbol checkSymbol = Symbol.createSolidSymbol(Type.SignedCharType);</w:t>
      </w:r>
    </w:p>
    <w:p w14:paraId="5B68BFAD" w14:textId="77777777" w:rsidR="00160114" w:rsidRPr="00EC76D5" w:rsidRDefault="00160114" w:rsidP="00160114">
      <w:pPr>
        <w:pStyle w:val="Code"/>
      </w:pPr>
      <w:r w:rsidRPr="00EC76D5">
        <w:t xml:space="preserve">        checkSymbol.setOffset(SymbolTable.UseResultOffset);</w:t>
      </w:r>
    </w:p>
    <w:p w14:paraId="5C8E2EC8" w14:textId="77777777" w:rsidR="00160114" w:rsidRPr="00EC76D5" w:rsidRDefault="00160114" w:rsidP="00160114">
      <w:pPr>
        <w:pStyle w:val="Code"/>
      </w:pPr>
      <w:r w:rsidRPr="00EC76D5">
        <w:t xml:space="preserve">        Symbol zeroSymbol =</w:t>
      </w:r>
    </w:p>
    <w:p w14:paraId="55A58DD0" w14:textId="77777777" w:rsidR="00160114" w:rsidRPr="00EC76D5" w:rsidRDefault="00160114" w:rsidP="00160114">
      <w:pPr>
        <w:pStyle w:val="Code"/>
      </w:pPr>
      <w:r w:rsidRPr="00EC76D5">
        <w:t xml:space="preserve">          Symbol.createValueSymbol(Type.SignedCharType, BigInteger.ZERO);</w:t>
      </w:r>
    </w:p>
    <w:p w14:paraId="4B3E58A0" w14:textId="77777777" w:rsidR="00160114" w:rsidRPr="00EC76D5" w:rsidRDefault="00160114" w:rsidP="00160114">
      <w:pPr>
        <w:pStyle w:val="Code"/>
      </w:pPr>
      <w:r w:rsidRPr="00EC76D5">
        <w:t xml:space="preserve">        </w:t>
      </w:r>
    </w:p>
    <w:p w14:paraId="31DAD9D4" w14:textId="77777777" w:rsidR="00160114" w:rsidRPr="00EC76D5" w:rsidRDefault="00160114" w:rsidP="00160114">
      <w:pPr>
        <w:pStyle w:val="Code"/>
      </w:pPr>
      <w:r w:rsidRPr="00EC76D5">
        <w:t xml:space="preserve">        int checkIndex = m_middleCodeList.size();</w:t>
      </w:r>
    </w:p>
    <w:p w14:paraId="33E35C7A" w14:textId="77777777" w:rsidR="00160114" w:rsidRPr="00EC76D5" w:rsidRDefault="00160114" w:rsidP="00160114">
      <w:pPr>
        <w:pStyle w:val="Code"/>
      </w:pPr>
      <w:r w:rsidRPr="00EC76D5">
        <w:t xml:space="preserve">        addMiddleCode(MiddleOperator.Equal, null, checkSymbol, zeroSymbol);</w:t>
      </w:r>
    </w:p>
    <w:p w14:paraId="345F9295" w14:textId="23669B91" w:rsidR="00160114" w:rsidRPr="00EC76D5" w:rsidRDefault="00160114" w:rsidP="00160114">
      <w:pPr>
        <w:pStyle w:val="Code"/>
      </w:pPr>
      <w:r w:rsidRPr="00EC76D5">
        <w:t xml:space="preserve">        Symbol symbol = generateExpression(</w:t>
      </w:r>
      <w:r w:rsidR="0038687E">
        <w:t>expression</w:t>
      </w:r>
      <w:r w:rsidRPr="00EC76D5">
        <w:t>);</w:t>
      </w:r>
    </w:p>
    <w:p w14:paraId="518724EF" w14:textId="77777777" w:rsidR="00160114" w:rsidRPr="00EC76D5" w:rsidRDefault="00160114" w:rsidP="00160114">
      <w:pPr>
        <w:pStyle w:val="Code"/>
      </w:pPr>
      <w:r w:rsidRPr="00EC76D5">
        <w:t xml:space="preserve">        addMiddleCode(MiddleOperator.SetReturnValue, null, symbol);</w:t>
      </w:r>
    </w:p>
    <w:p w14:paraId="48A0D79D" w14:textId="77777777" w:rsidR="00160114" w:rsidRPr="00EC76D5" w:rsidRDefault="00160114" w:rsidP="00160114">
      <w:pPr>
        <w:pStyle w:val="Code"/>
      </w:pPr>
    </w:p>
    <w:p w14:paraId="5D7C865D" w14:textId="77777777" w:rsidR="00160114" w:rsidRPr="00EC76D5" w:rsidRDefault="00160114" w:rsidP="00160114">
      <w:pPr>
        <w:pStyle w:val="Code"/>
      </w:pPr>
      <w:r w:rsidRPr="00EC76D5">
        <w:t xml:space="preserve">        int gotoIndex = m_middleCodeList.size();</w:t>
      </w:r>
    </w:p>
    <w:p w14:paraId="0D3B7FF2" w14:textId="77777777" w:rsidR="00160114" w:rsidRPr="00EC76D5" w:rsidRDefault="00160114" w:rsidP="00160114">
      <w:pPr>
        <w:pStyle w:val="Code"/>
      </w:pPr>
      <w:r w:rsidRPr="00EC76D5">
        <w:t xml:space="preserve">        addMiddleCode(MiddleOperator.Goto);</w:t>
      </w:r>
    </w:p>
    <w:p w14:paraId="3EA81871" w14:textId="77777777" w:rsidR="00160114" w:rsidRPr="00EC76D5" w:rsidRDefault="00160114" w:rsidP="00160114">
      <w:pPr>
        <w:pStyle w:val="Code"/>
      </w:pPr>
      <w:r w:rsidRPr="00EC76D5">
        <w:t xml:space="preserve">        m_middleCodeList.get(checkIndex).setOperand(1, gotoIndex + 1);</w:t>
      </w:r>
    </w:p>
    <w:p w14:paraId="51BE835D" w14:textId="77777777" w:rsidR="00160114" w:rsidRPr="00EC76D5" w:rsidRDefault="00160114" w:rsidP="00160114">
      <w:pPr>
        <w:pStyle w:val="Code"/>
      </w:pPr>
    </w:p>
    <w:p w14:paraId="14C2583C" w14:textId="47BB86BD" w:rsidR="00160114" w:rsidRPr="00EC76D5" w:rsidRDefault="00160114" w:rsidP="00160114">
      <w:pPr>
        <w:pStyle w:val="Code"/>
      </w:pPr>
      <w:r w:rsidRPr="00EC76D5">
        <w:t xml:space="preserve">        generateExpression(SyntaxTreeOptimizer.clearExpression(</w:t>
      </w:r>
      <w:r w:rsidR="0038687E">
        <w:t>expression</w:t>
      </w:r>
      <w:r w:rsidRPr="00EC76D5">
        <w:t>));</w:t>
      </w:r>
    </w:p>
    <w:p w14:paraId="7EBFBA47" w14:textId="77777777" w:rsidR="00160114" w:rsidRPr="00EC76D5" w:rsidRDefault="00160114" w:rsidP="00160114">
      <w:pPr>
        <w:pStyle w:val="Code"/>
      </w:pPr>
      <w:r w:rsidRPr="00EC76D5">
        <w:t xml:space="preserve">        m_middleCodeList.get(gotoIndex).setOperand(1, m_middleCodeList.size());</w:t>
      </w:r>
    </w:p>
    <w:p w14:paraId="1C5A36BF" w14:textId="77777777" w:rsidR="00160114" w:rsidRPr="00EC76D5" w:rsidRDefault="00160114" w:rsidP="00160114">
      <w:pPr>
        <w:pStyle w:val="Code"/>
      </w:pPr>
      <w:r w:rsidRPr="00EC76D5">
        <w:t xml:space="preserve">      }</w:t>
      </w:r>
    </w:p>
    <w:p w14:paraId="4BF30817" w14:textId="77777777" w:rsidR="00160114" w:rsidRPr="00EC76D5" w:rsidRDefault="00160114" w:rsidP="00160114">
      <w:pPr>
        <w:pStyle w:val="Code"/>
      </w:pPr>
      <w:r w:rsidRPr="00EC76D5">
        <w:t xml:space="preserve">      else {</w:t>
      </w:r>
    </w:p>
    <w:p w14:paraId="458A37DE" w14:textId="55D53A81" w:rsidR="00160114" w:rsidRPr="00EC76D5" w:rsidRDefault="00160114" w:rsidP="00160114">
      <w:pPr>
        <w:pStyle w:val="Code"/>
      </w:pPr>
      <w:r w:rsidRPr="00EC76D5">
        <w:t xml:space="preserve">        Symbol symbol = generateExpression(</w:t>
      </w:r>
      <w:r w:rsidR="0038687E">
        <w:t>expression</w:t>
      </w:r>
      <w:r w:rsidRPr="00EC76D5">
        <w:t>);</w:t>
      </w:r>
    </w:p>
    <w:p w14:paraId="628E0D7F" w14:textId="77777777" w:rsidR="00160114" w:rsidRPr="00EC76D5" w:rsidRDefault="00160114" w:rsidP="00160114">
      <w:pPr>
        <w:pStyle w:val="Code"/>
      </w:pPr>
      <w:r w:rsidRPr="00EC76D5">
        <w:t xml:space="preserve">        addMiddleCode(MiddleOperator.SetReturnValue, null, symbol);</w:t>
      </w:r>
    </w:p>
    <w:p w14:paraId="7EA8B6C5" w14:textId="77777777" w:rsidR="00160114" w:rsidRPr="00EC76D5" w:rsidRDefault="00160114" w:rsidP="00160114">
      <w:pPr>
        <w:pStyle w:val="Code"/>
      </w:pPr>
      <w:r w:rsidRPr="00EC76D5">
        <w:t xml:space="preserve">      }</w:t>
      </w:r>
    </w:p>
    <w:p w14:paraId="2978AA84" w14:textId="77777777" w:rsidR="00160114" w:rsidRPr="00EC76D5" w:rsidRDefault="00160114" w:rsidP="00160114">
      <w:pPr>
        <w:pStyle w:val="Code"/>
      </w:pPr>
      <w:r w:rsidRPr="00EC76D5">
        <w:t xml:space="preserve">    }</w:t>
      </w:r>
    </w:p>
    <w:p w14:paraId="153242AD" w14:textId="77777777" w:rsidR="00160114" w:rsidRPr="00EC76D5" w:rsidRDefault="00160114" w:rsidP="00160114">
      <w:pPr>
        <w:pStyle w:val="Code"/>
      </w:pPr>
      <w:r w:rsidRPr="00EC76D5">
        <w:t xml:space="preserve">    </w:t>
      </w:r>
    </w:p>
    <w:p w14:paraId="4434AD94" w14:textId="77777777" w:rsidR="00160114" w:rsidRPr="00EC76D5" w:rsidRDefault="00160114" w:rsidP="00160114">
      <w:pPr>
        <w:pStyle w:val="Code"/>
      </w:pPr>
      <w:r w:rsidRPr="00EC76D5">
        <w:t xml:space="preserve">    addMiddleCode(MiddleOperator.Return);</w:t>
      </w:r>
    </w:p>
    <w:p w14:paraId="33F3F297" w14:textId="77777777" w:rsidR="00160114" w:rsidRPr="00EC76D5" w:rsidRDefault="00160114" w:rsidP="00160114">
      <w:pPr>
        <w:pStyle w:val="Code"/>
      </w:pPr>
      <w:r w:rsidRPr="00EC76D5">
        <w:t xml:space="preserve">  }</w:t>
      </w:r>
    </w:p>
    <w:p w14:paraId="30AE4CF2" w14:textId="77777777" w:rsidR="00160114" w:rsidRPr="00EC76D5" w:rsidRDefault="00160114" w:rsidP="00160114">
      <w:pPr>
        <w:pStyle w:val="Code"/>
      </w:pPr>
    </w:p>
    <w:p w14:paraId="29CA9B55" w14:textId="77777777" w:rsidR="00160114" w:rsidRPr="00EC76D5" w:rsidRDefault="00160114" w:rsidP="00160114">
      <w:pPr>
        <w:pStyle w:val="Code"/>
      </w:pPr>
      <w:r w:rsidRPr="00EC76D5">
        <w:t xml:space="preserve">  public void generateExitStatement(SyntaxTree tree) {</w:t>
      </w:r>
    </w:p>
    <w:p w14:paraId="5CB5E74A" w14:textId="54CEE397" w:rsidR="00160114" w:rsidRPr="00EC76D5" w:rsidRDefault="00160114" w:rsidP="00160114">
      <w:pPr>
        <w:pStyle w:val="Code"/>
      </w:pPr>
      <w:r w:rsidRPr="00EC76D5">
        <w:t xml:space="preserve">    SyntaxTree </w:t>
      </w:r>
      <w:r w:rsidR="0038687E">
        <w:t>expression</w:t>
      </w:r>
      <w:r w:rsidRPr="00EC76D5">
        <w:t xml:space="preserve"> = tree.getChild(0);</w:t>
      </w:r>
    </w:p>
    <w:p w14:paraId="4976F2CD" w14:textId="192E0DF6" w:rsidR="00160114" w:rsidRPr="00EC76D5" w:rsidRDefault="00160114" w:rsidP="00160114">
      <w:pPr>
        <w:pStyle w:val="Code"/>
      </w:pPr>
      <w:r w:rsidRPr="00EC76D5">
        <w:t xml:space="preserve">    Symbol symbol = (</w:t>
      </w:r>
      <w:r w:rsidR="0038687E">
        <w:t>expression</w:t>
      </w:r>
      <w:r w:rsidRPr="00EC76D5">
        <w:t xml:space="preserve"> != null) ? generateExpression(</w:t>
      </w:r>
      <w:r w:rsidR="0038687E">
        <w:t>expression</w:t>
      </w:r>
      <w:r w:rsidRPr="00EC76D5">
        <w:t>) : null;</w:t>
      </w:r>
    </w:p>
    <w:p w14:paraId="734D720B" w14:textId="77777777" w:rsidR="00160114" w:rsidRPr="00EC76D5" w:rsidRDefault="00160114" w:rsidP="00160114">
      <w:pPr>
        <w:pStyle w:val="Code"/>
      </w:pPr>
      <w:r w:rsidRPr="00EC76D5">
        <w:t xml:space="preserve">    addMiddleCode(MiddleOperator.Exit, symbol);</w:t>
      </w:r>
    </w:p>
    <w:p w14:paraId="7D1D0C73" w14:textId="77777777" w:rsidR="00160114" w:rsidRPr="00EC76D5" w:rsidRDefault="00160114" w:rsidP="00160114">
      <w:pPr>
        <w:pStyle w:val="Code"/>
      </w:pPr>
      <w:r w:rsidRPr="00EC76D5">
        <w:t xml:space="preserve">  }</w:t>
      </w:r>
    </w:p>
    <w:p w14:paraId="5E738CBD" w14:textId="77777777" w:rsidR="00160114" w:rsidRPr="00EC76D5" w:rsidRDefault="00160114" w:rsidP="00160114">
      <w:pPr>
        <w:pStyle w:val="Code"/>
      </w:pPr>
    </w:p>
    <w:p w14:paraId="11EB1D55" w14:textId="77777777" w:rsidR="00160114" w:rsidRPr="00EC76D5" w:rsidRDefault="00160114" w:rsidP="00160114">
      <w:pPr>
        <w:pStyle w:val="Code"/>
      </w:pPr>
      <w:r w:rsidRPr="00EC76D5">
        <w:t xml:space="preserve">  public void generateLoadToRegisterStatement(SyntaxTree tree) {</w:t>
      </w:r>
    </w:p>
    <w:p w14:paraId="03D10439" w14:textId="77777777" w:rsidR="00160114" w:rsidRPr="00EC76D5" w:rsidRDefault="00160114" w:rsidP="00160114">
      <w:pPr>
        <w:pStyle w:val="Code"/>
      </w:pPr>
      <w:r w:rsidRPr="00EC76D5">
        <w:t xml:space="preserve">    Register register = (Register) tree.getInfo();</w:t>
      </w:r>
    </w:p>
    <w:p w14:paraId="049BB6FB" w14:textId="519CFAA1" w:rsidR="00160114" w:rsidRPr="00EC76D5" w:rsidRDefault="00160114" w:rsidP="00160114">
      <w:pPr>
        <w:pStyle w:val="Code"/>
      </w:pPr>
      <w:r w:rsidRPr="00EC76D5">
        <w:t xml:space="preserve">    SyntaxTree </w:t>
      </w:r>
      <w:r w:rsidR="0038687E">
        <w:t>expression</w:t>
      </w:r>
      <w:r w:rsidRPr="00EC76D5">
        <w:t xml:space="preserve"> = tree.getChild(0);</w:t>
      </w:r>
    </w:p>
    <w:p w14:paraId="64C77E78" w14:textId="7345A662" w:rsidR="00160114" w:rsidRPr="00EC76D5" w:rsidRDefault="00160114" w:rsidP="00160114">
      <w:pPr>
        <w:pStyle w:val="Code"/>
      </w:pPr>
      <w:r w:rsidRPr="00EC76D5">
        <w:t xml:space="preserve">    Symbol symbol = generateExpression(</w:t>
      </w:r>
      <w:r w:rsidR="0038687E">
        <w:t>expression</w:t>
      </w:r>
      <w:r w:rsidRPr="00EC76D5">
        <w:t>);</w:t>
      </w:r>
    </w:p>
    <w:p w14:paraId="544B9FC7" w14:textId="77777777" w:rsidR="00160114" w:rsidRPr="00EC76D5" w:rsidRDefault="00160114" w:rsidP="00160114">
      <w:pPr>
        <w:pStyle w:val="Code"/>
      </w:pPr>
      <w:r w:rsidRPr="00EC76D5">
        <w:t xml:space="preserve">    addMiddleCode(MiddleOperator.LoadToRegister, register, symbol);</w:t>
      </w:r>
    </w:p>
    <w:p w14:paraId="743D7B7E" w14:textId="77777777" w:rsidR="00160114" w:rsidRPr="00EC76D5" w:rsidRDefault="00160114" w:rsidP="00160114">
      <w:pPr>
        <w:pStyle w:val="Code"/>
      </w:pPr>
      <w:r w:rsidRPr="00EC76D5">
        <w:t xml:space="preserve">  }</w:t>
      </w:r>
    </w:p>
    <w:p w14:paraId="75B787AF" w14:textId="77777777" w:rsidR="00160114" w:rsidRPr="00EC76D5" w:rsidRDefault="00160114" w:rsidP="00160114">
      <w:pPr>
        <w:pStyle w:val="Code"/>
      </w:pPr>
    </w:p>
    <w:p w14:paraId="1CDD289B" w14:textId="77777777" w:rsidR="00160114" w:rsidRPr="00EC76D5" w:rsidRDefault="00160114" w:rsidP="00160114">
      <w:pPr>
        <w:pStyle w:val="Code"/>
      </w:pPr>
      <w:r w:rsidRPr="00EC76D5">
        <w:t xml:space="preserve">  public void generateSaveFromRegisterStatement(SyntaxTree tree) {</w:t>
      </w:r>
    </w:p>
    <w:p w14:paraId="6B6B88AA" w14:textId="77777777" w:rsidR="00160114" w:rsidRPr="00EC76D5" w:rsidRDefault="00160114" w:rsidP="00160114">
      <w:pPr>
        <w:pStyle w:val="Code"/>
      </w:pPr>
      <w:r w:rsidRPr="00EC76D5">
        <w:t xml:space="preserve">    Register register = (Register) tree.getInfo();</w:t>
      </w:r>
    </w:p>
    <w:p w14:paraId="1766D11B" w14:textId="566085CB" w:rsidR="00160114" w:rsidRPr="00EC76D5" w:rsidRDefault="00160114" w:rsidP="00160114">
      <w:pPr>
        <w:pStyle w:val="Code"/>
      </w:pPr>
      <w:r w:rsidRPr="00EC76D5">
        <w:t xml:space="preserve">    SyntaxTree </w:t>
      </w:r>
      <w:r w:rsidR="0038687E">
        <w:t>expression</w:t>
      </w:r>
      <w:r w:rsidRPr="00EC76D5">
        <w:t xml:space="preserve"> = tree.getChild(0);</w:t>
      </w:r>
    </w:p>
    <w:p w14:paraId="5E70A949" w14:textId="362F5D5D" w:rsidR="00160114" w:rsidRPr="00EC76D5" w:rsidRDefault="00160114" w:rsidP="00160114">
      <w:pPr>
        <w:pStyle w:val="Code"/>
      </w:pPr>
      <w:r w:rsidRPr="00EC76D5">
        <w:lastRenderedPageBreak/>
        <w:t xml:space="preserve">    Symbol symbol = generateExpression(</w:t>
      </w:r>
      <w:r w:rsidR="0038687E">
        <w:t>expression</w:t>
      </w:r>
      <w:r w:rsidRPr="00EC76D5">
        <w:t>);</w:t>
      </w:r>
    </w:p>
    <w:p w14:paraId="231B435E" w14:textId="77777777" w:rsidR="00160114" w:rsidRPr="00EC76D5" w:rsidRDefault="00160114" w:rsidP="00160114">
      <w:pPr>
        <w:pStyle w:val="Code"/>
      </w:pPr>
      <w:r w:rsidRPr="00EC76D5">
        <w:t xml:space="preserve">    addMiddleCode(MiddleOperator.SaveFromRegister, symbol, register);</w:t>
      </w:r>
    </w:p>
    <w:p w14:paraId="67F42B90" w14:textId="77777777" w:rsidR="00160114" w:rsidRPr="00EC76D5" w:rsidRDefault="00160114" w:rsidP="00160114">
      <w:pPr>
        <w:pStyle w:val="Code"/>
      </w:pPr>
      <w:r w:rsidRPr="00EC76D5">
        <w:t xml:space="preserve">  }</w:t>
      </w:r>
    </w:p>
    <w:p w14:paraId="1D3818EB" w14:textId="77777777" w:rsidR="00160114" w:rsidRPr="00EC76D5" w:rsidRDefault="00160114" w:rsidP="00160114">
      <w:pPr>
        <w:pStyle w:val="Code"/>
      </w:pPr>
      <w:r w:rsidRPr="00EC76D5">
        <w:t xml:space="preserve">  </w:t>
      </w:r>
    </w:p>
    <w:p w14:paraId="0C20AE8A" w14:textId="77777777" w:rsidR="00160114" w:rsidRPr="00EC76D5" w:rsidRDefault="00160114" w:rsidP="00160114">
      <w:pPr>
        <w:pStyle w:val="Code"/>
      </w:pPr>
      <w:r w:rsidRPr="00EC76D5">
        <w:t xml:space="preserve">  public void generateClearRegistersStatement(SyntaxTree tree) {</w:t>
      </w:r>
    </w:p>
    <w:p w14:paraId="5CD49C54" w14:textId="77777777" w:rsidR="00160114" w:rsidRPr="00EC76D5" w:rsidRDefault="00160114" w:rsidP="00160114">
      <w:pPr>
        <w:pStyle w:val="Code"/>
      </w:pPr>
      <w:r w:rsidRPr="00EC76D5">
        <w:t xml:space="preserve">    addMiddleCode(MiddleOperator.ClearRegisters, null, null, null);</w:t>
      </w:r>
    </w:p>
    <w:p w14:paraId="637E2532" w14:textId="77777777" w:rsidR="00160114" w:rsidRPr="00EC76D5" w:rsidRDefault="00160114" w:rsidP="00160114">
      <w:pPr>
        <w:pStyle w:val="Code"/>
      </w:pPr>
      <w:r w:rsidRPr="00EC76D5">
        <w:t xml:space="preserve">  }</w:t>
      </w:r>
    </w:p>
    <w:p w14:paraId="7965D178" w14:textId="77777777" w:rsidR="00160114" w:rsidRPr="00EC76D5" w:rsidRDefault="00160114" w:rsidP="00160114">
      <w:pPr>
        <w:pStyle w:val="Code"/>
      </w:pPr>
      <w:r w:rsidRPr="00EC76D5">
        <w:t xml:space="preserve">  </w:t>
      </w:r>
    </w:p>
    <w:p w14:paraId="5221CE6C" w14:textId="77777777" w:rsidR="00160114" w:rsidRPr="00EC76D5" w:rsidRDefault="00160114" w:rsidP="00160114">
      <w:pPr>
        <w:pStyle w:val="Code"/>
      </w:pPr>
      <w:r w:rsidRPr="00EC76D5">
        <w:t xml:space="preserve">  public void generateSaveFlagByteRegisterStatement(SyntaxTree tree) {</w:t>
      </w:r>
    </w:p>
    <w:p w14:paraId="75F8D960" w14:textId="4FD7609A" w:rsidR="00160114" w:rsidRPr="00EC76D5" w:rsidRDefault="00160114" w:rsidP="00160114">
      <w:pPr>
        <w:pStyle w:val="Code"/>
      </w:pPr>
      <w:r w:rsidRPr="00EC76D5">
        <w:t xml:space="preserve">    SyntaxTree </w:t>
      </w:r>
      <w:r w:rsidR="0038687E">
        <w:t>expression</w:t>
      </w:r>
      <w:r w:rsidRPr="00EC76D5">
        <w:t xml:space="preserve"> = tree.getChild(0);</w:t>
      </w:r>
    </w:p>
    <w:p w14:paraId="66B83767" w14:textId="2182659D" w:rsidR="00160114" w:rsidRPr="00EC76D5" w:rsidRDefault="00160114" w:rsidP="00160114">
      <w:pPr>
        <w:pStyle w:val="Code"/>
      </w:pPr>
      <w:r w:rsidRPr="00EC76D5">
        <w:t xml:space="preserve">    Symbol symbol = generateExpression(</w:t>
      </w:r>
      <w:r w:rsidR="0038687E">
        <w:t>expression</w:t>
      </w:r>
      <w:r w:rsidRPr="00EC76D5">
        <w:t>);</w:t>
      </w:r>
    </w:p>
    <w:p w14:paraId="44324A40" w14:textId="77777777" w:rsidR="00160114" w:rsidRPr="00EC76D5" w:rsidRDefault="00160114" w:rsidP="00160114">
      <w:pPr>
        <w:pStyle w:val="Code"/>
      </w:pPr>
      <w:r w:rsidRPr="00EC76D5">
        <w:t xml:space="preserve">    addMiddleCode(MiddleOperator.SaveFromFlagByte, symbol);</w:t>
      </w:r>
    </w:p>
    <w:p w14:paraId="58575F4D" w14:textId="77777777" w:rsidR="00160114" w:rsidRPr="00EC76D5" w:rsidRDefault="00160114" w:rsidP="00160114">
      <w:pPr>
        <w:pStyle w:val="Code"/>
      </w:pPr>
      <w:r w:rsidRPr="00EC76D5">
        <w:t xml:space="preserve">  }</w:t>
      </w:r>
    </w:p>
    <w:p w14:paraId="2AEFF5F3" w14:textId="77777777" w:rsidR="00160114" w:rsidRPr="00EC76D5" w:rsidRDefault="00160114" w:rsidP="00160114">
      <w:pPr>
        <w:pStyle w:val="Code"/>
      </w:pPr>
      <w:r w:rsidRPr="00EC76D5">
        <w:t xml:space="preserve">  </w:t>
      </w:r>
    </w:p>
    <w:p w14:paraId="044D1239" w14:textId="77777777" w:rsidR="00417B45" w:rsidRPr="00EC76D5" w:rsidRDefault="00417B45" w:rsidP="00417B45">
      <w:pPr>
        <w:pStyle w:val="Code"/>
      </w:pPr>
      <w:r w:rsidRPr="00EC76D5">
        <w:t xml:space="preserve">  public void generateJumpRegisterStatement(SyntaxTree tree) {</w:t>
      </w:r>
    </w:p>
    <w:p w14:paraId="1BC0CF9A" w14:textId="77777777" w:rsidR="00417B45" w:rsidRPr="00EC76D5" w:rsidRDefault="00417B45" w:rsidP="00417B45">
      <w:pPr>
        <w:pStyle w:val="Code"/>
      </w:pPr>
      <w:r w:rsidRPr="00EC76D5">
        <w:t xml:space="preserve">    addMiddleCode(MiddleOperator.JumpRegister, (Register) tree.getInfo());</w:t>
      </w:r>
    </w:p>
    <w:p w14:paraId="1D0BEE69" w14:textId="5F485FF3" w:rsidR="00160114" w:rsidRPr="00EC76D5" w:rsidRDefault="00417B45" w:rsidP="00417B45">
      <w:pPr>
        <w:pStyle w:val="Code"/>
      </w:pPr>
      <w:r w:rsidRPr="00EC76D5">
        <w:t xml:space="preserve">  }</w:t>
      </w:r>
    </w:p>
    <w:p w14:paraId="7695E097" w14:textId="77777777" w:rsidR="00417B45" w:rsidRPr="00EC76D5" w:rsidRDefault="00417B45" w:rsidP="00417B45">
      <w:pPr>
        <w:pStyle w:val="Code"/>
      </w:pPr>
    </w:p>
    <w:p w14:paraId="6DC6058A" w14:textId="77777777" w:rsidR="00160114" w:rsidRPr="00EC76D5" w:rsidRDefault="00160114" w:rsidP="00160114">
      <w:pPr>
        <w:pStyle w:val="Code"/>
      </w:pPr>
      <w:r w:rsidRPr="00EC76D5">
        <w:t xml:space="preserve">  public void generateInterruptStatement(SyntaxTree tree) {</w:t>
      </w:r>
    </w:p>
    <w:p w14:paraId="60CF5F57" w14:textId="77777777" w:rsidR="00160114" w:rsidRPr="00EC76D5" w:rsidRDefault="00160114" w:rsidP="00160114">
      <w:pPr>
        <w:pStyle w:val="Code"/>
      </w:pPr>
      <w:r w:rsidRPr="00EC76D5">
        <w:t xml:space="preserve">    addMiddleCode(MiddleOperator.Interrupt, tree.getSymbol().getValue());</w:t>
      </w:r>
    </w:p>
    <w:p w14:paraId="0E896F24" w14:textId="77777777" w:rsidR="00160114" w:rsidRPr="00EC76D5" w:rsidRDefault="00160114" w:rsidP="00160114">
      <w:pPr>
        <w:pStyle w:val="Code"/>
      </w:pPr>
      <w:r w:rsidRPr="00EC76D5">
        <w:t xml:space="preserve">  }</w:t>
      </w:r>
    </w:p>
    <w:p w14:paraId="49796615" w14:textId="77777777" w:rsidR="00160114" w:rsidRPr="00EC76D5" w:rsidRDefault="00160114" w:rsidP="00160114">
      <w:pPr>
        <w:pStyle w:val="Code"/>
      </w:pPr>
    </w:p>
    <w:p w14:paraId="514E21B3" w14:textId="77777777" w:rsidR="00160114" w:rsidRPr="00EC76D5" w:rsidRDefault="00160114" w:rsidP="00160114">
      <w:pPr>
        <w:pStyle w:val="Code"/>
      </w:pPr>
      <w:r w:rsidRPr="00EC76D5">
        <w:t xml:space="preserve">  public void generateDeclarationStatement(SyntaxTree tree) {</w:t>
      </w:r>
    </w:p>
    <w:p w14:paraId="3D6FA359" w14:textId="77777777" w:rsidR="00160114" w:rsidRPr="00EC76D5" w:rsidRDefault="00160114" w:rsidP="00160114">
      <w:pPr>
        <w:pStyle w:val="Code"/>
      </w:pPr>
      <w:r w:rsidRPr="00EC76D5">
        <w:t xml:space="preserve">    appendMiddleCodeList(m_middleCodeList, (List&lt;MiddleCode&gt;) tree.getInfo());</w:t>
      </w:r>
    </w:p>
    <w:p w14:paraId="7EDA6691" w14:textId="77777777" w:rsidR="00160114" w:rsidRPr="00EC76D5" w:rsidRDefault="00160114" w:rsidP="00160114">
      <w:pPr>
        <w:pStyle w:val="Code"/>
      </w:pPr>
      <w:r w:rsidRPr="00EC76D5">
        <w:t xml:space="preserve">  }</w:t>
      </w:r>
    </w:p>
    <w:p w14:paraId="1B9DD5B2" w14:textId="77777777" w:rsidR="00160114" w:rsidRPr="00EC76D5" w:rsidRDefault="00160114" w:rsidP="00160114">
      <w:pPr>
        <w:pStyle w:val="Code"/>
      </w:pPr>
    </w:p>
    <w:p w14:paraId="111BBB73" w14:textId="77777777" w:rsidR="00160114" w:rsidRPr="00EC76D5" w:rsidRDefault="00160114" w:rsidP="00160114">
      <w:pPr>
        <w:pStyle w:val="Code"/>
      </w:pPr>
      <w:r w:rsidRPr="00EC76D5">
        <w:t xml:space="preserve">  public Symbol generateExpression(SyntaxTree tree) {</w:t>
      </w:r>
    </w:p>
    <w:p w14:paraId="6FF2DD93" w14:textId="77777777" w:rsidR="00160114" w:rsidRPr="00EC76D5" w:rsidRDefault="00160114" w:rsidP="00160114">
      <w:pPr>
        <w:pStyle w:val="Code"/>
      </w:pPr>
      <w:r w:rsidRPr="00EC76D5">
        <w:t xml:space="preserve">    tree = SyntaxTreeOptimizer.optimizeExpression(tree);</w:t>
      </w:r>
    </w:p>
    <w:p w14:paraId="532B5673" w14:textId="77777777" w:rsidR="00160114" w:rsidRPr="00EC76D5" w:rsidRDefault="00160114" w:rsidP="00160114">
      <w:pPr>
        <w:pStyle w:val="Code"/>
      </w:pPr>
    </w:p>
    <w:p w14:paraId="40A051F8" w14:textId="77777777" w:rsidR="00160114" w:rsidRPr="00EC76D5" w:rsidRDefault="00160114" w:rsidP="00160114">
      <w:pPr>
        <w:pStyle w:val="Code"/>
      </w:pPr>
      <w:r w:rsidRPr="00EC76D5">
        <w:t xml:space="preserve">    if (tree == null) {</w:t>
      </w:r>
    </w:p>
    <w:p w14:paraId="617568EA" w14:textId="77777777" w:rsidR="00160114" w:rsidRPr="00EC76D5" w:rsidRDefault="00160114" w:rsidP="00160114">
      <w:pPr>
        <w:pStyle w:val="Code"/>
      </w:pPr>
      <w:r w:rsidRPr="00EC76D5">
        <w:t xml:space="preserve">      return null;</w:t>
      </w:r>
    </w:p>
    <w:p w14:paraId="7046C055" w14:textId="77777777" w:rsidR="00160114" w:rsidRPr="00EC76D5" w:rsidRDefault="00160114" w:rsidP="00160114">
      <w:pPr>
        <w:pStyle w:val="Code"/>
      </w:pPr>
      <w:r w:rsidRPr="00EC76D5">
        <w:t xml:space="preserve">    }</w:t>
      </w:r>
    </w:p>
    <w:p w14:paraId="654D6939" w14:textId="77777777" w:rsidR="00160114" w:rsidRPr="00EC76D5" w:rsidRDefault="00160114" w:rsidP="00160114">
      <w:pPr>
        <w:pStyle w:val="Code"/>
      </w:pPr>
      <w:r w:rsidRPr="00EC76D5">
        <w:t xml:space="preserve">    </w:t>
      </w:r>
    </w:p>
    <w:p w14:paraId="65CAA2B8" w14:textId="77777777" w:rsidR="00160114" w:rsidRPr="00EC76D5" w:rsidRDefault="00160114" w:rsidP="00160114">
      <w:pPr>
        <w:pStyle w:val="Code"/>
      </w:pPr>
      <w:r w:rsidRPr="00EC76D5">
        <w:t xml:space="preserve">    switch (tree.getOperator()) {</w:t>
      </w:r>
    </w:p>
    <w:p w14:paraId="29D16614" w14:textId="77777777" w:rsidR="00160114" w:rsidRPr="00EC76D5" w:rsidRDefault="00160114" w:rsidP="00160114">
      <w:pPr>
        <w:pStyle w:val="Code"/>
      </w:pPr>
      <w:r w:rsidRPr="00EC76D5">
        <w:t xml:space="preserve">      case Comma:</w:t>
      </w:r>
    </w:p>
    <w:p w14:paraId="6145E30F" w14:textId="77777777" w:rsidR="00160114" w:rsidRPr="00EC76D5" w:rsidRDefault="00160114" w:rsidP="00160114">
      <w:pPr>
        <w:pStyle w:val="Code"/>
      </w:pPr>
      <w:r w:rsidRPr="00EC76D5">
        <w:t xml:space="preserve">        return generateCommaExpression(tree);</w:t>
      </w:r>
    </w:p>
    <w:p w14:paraId="51248F77" w14:textId="77777777" w:rsidR="00160114" w:rsidRPr="00EC76D5" w:rsidRDefault="00160114" w:rsidP="00160114">
      <w:pPr>
        <w:pStyle w:val="Code"/>
      </w:pPr>
    </w:p>
    <w:p w14:paraId="02A099FB" w14:textId="77777777" w:rsidR="00160114" w:rsidRPr="00EC76D5" w:rsidRDefault="00160114" w:rsidP="00160114">
      <w:pPr>
        <w:pStyle w:val="Code"/>
      </w:pPr>
      <w:r w:rsidRPr="00EC76D5">
        <w:t xml:space="preserve">      case Sequence:</w:t>
      </w:r>
    </w:p>
    <w:p w14:paraId="663FEC2D" w14:textId="77777777" w:rsidR="00160114" w:rsidRPr="00EC76D5" w:rsidRDefault="00160114" w:rsidP="00160114">
      <w:pPr>
        <w:pStyle w:val="Code"/>
      </w:pPr>
      <w:r w:rsidRPr="00EC76D5">
        <w:t xml:space="preserve">        return generateSequencialExpression(tree);</w:t>
      </w:r>
    </w:p>
    <w:p w14:paraId="3D546AD1" w14:textId="77777777" w:rsidR="00160114" w:rsidRPr="00EC76D5" w:rsidRDefault="00160114" w:rsidP="00160114">
      <w:pPr>
        <w:pStyle w:val="Code"/>
      </w:pPr>
    </w:p>
    <w:p w14:paraId="6A92B70E" w14:textId="77777777" w:rsidR="00160114" w:rsidRPr="00EC76D5" w:rsidRDefault="00160114" w:rsidP="00160114">
      <w:pPr>
        <w:pStyle w:val="Code"/>
      </w:pPr>
      <w:r w:rsidRPr="00EC76D5">
        <w:t xml:space="preserve">      case Conditional:</w:t>
      </w:r>
    </w:p>
    <w:p w14:paraId="198579D7" w14:textId="77777777" w:rsidR="00160114" w:rsidRPr="00EC76D5" w:rsidRDefault="00160114" w:rsidP="00160114">
      <w:pPr>
        <w:pStyle w:val="Code"/>
      </w:pPr>
      <w:r w:rsidRPr="00EC76D5">
        <w:t xml:space="preserve">        return generateConditionalExpression(tree);</w:t>
      </w:r>
    </w:p>
    <w:p w14:paraId="309FFA35" w14:textId="77777777" w:rsidR="00160114" w:rsidRPr="00EC76D5" w:rsidRDefault="00160114" w:rsidP="00160114">
      <w:pPr>
        <w:pStyle w:val="Code"/>
      </w:pPr>
    </w:p>
    <w:p w14:paraId="044E9993" w14:textId="77777777" w:rsidR="00160114" w:rsidRPr="00EC76D5" w:rsidRDefault="00160114" w:rsidP="00160114">
      <w:pPr>
        <w:pStyle w:val="Code"/>
      </w:pPr>
      <w:r w:rsidRPr="00EC76D5">
        <w:t xml:space="preserve">      case LogicalAnd:</w:t>
      </w:r>
    </w:p>
    <w:p w14:paraId="56665978" w14:textId="77777777" w:rsidR="00160114" w:rsidRPr="00EC76D5" w:rsidRDefault="00160114" w:rsidP="00160114">
      <w:pPr>
        <w:pStyle w:val="Code"/>
      </w:pPr>
      <w:r w:rsidRPr="00EC76D5">
        <w:t xml:space="preserve">        return generateLogicalAndExpression(tree);</w:t>
      </w:r>
    </w:p>
    <w:p w14:paraId="2F832BDC" w14:textId="77777777" w:rsidR="00160114" w:rsidRPr="00EC76D5" w:rsidRDefault="00160114" w:rsidP="00160114">
      <w:pPr>
        <w:pStyle w:val="Code"/>
      </w:pPr>
    </w:p>
    <w:p w14:paraId="5636538A" w14:textId="77777777" w:rsidR="00160114" w:rsidRPr="00EC76D5" w:rsidRDefault="00160114" w:rsidP="00160114">
      <w:pPr>
        <w:pStyle w:val="Code"/>
      </w:pPr>
      <w:r w:rsidRPr="00EC76D5">
        <w:t xml:space="preserve">      case LogicalOr:</w:t>
      </w:r>
    </w:p>
    <w:p w14:paraId="7D2FACF2" w14:textId="77777777" w:rsidR="00160114" w:rsidRPr="00EC76D5" w:rsidRDefault="00160114" w:rsidP="00160114">
      <w:pPr>
        <w:pStyle w:val="Code"/>
      </w:pPr>
      <w:r w:rsidRPr="00EC76D5">
        <w:t xml:space="preserve">        return generateLogicalOrExpression(tree);</w:t>
      </w:r>
    </w:p>
    <w:p w14:paraId="290ABB9F" w14:textId="77777777" w:rsidR="00160114" w:rsidRPr="00EC76D5" w:rsidRDefault="00160114" w:rsidP="00160114">
      <w:pPr>
        <w:pStyle w:val="Code"/>
      </w:pPr>
    </w:p>
    <w:p w14:paraId="1BCC9868" w14:textId="77777777" w:rsidR="00160114" w:rsidRPr="00EC76D5" w:rsidRDefault="00160114" w:rsidP="00160114">
      <w:pPr>
        <w:pStyle w:val="Code"/>
      </w:pPr>
      <w:r w:rsidRPr="00EC76D5">
        <w:t xml:space="preserve">      case LogicalNot:</w:t>
      </w:r>
    </w:p>
    <w:p w14:paraId="12FF98DD" w14:textId="77777777" w:rsidR="00160114" w:rsidRPr="00EC76D5" w:rsidRDefault="00160114" w:rsidP="00160114">
      <w:pPr>
        <w:pStyle w:val="Code"/>
      </w:pPr>
      <w:r w:rsidRPr="00EC76D5">
        <w:t xml:space="preserve">        return generateLogicalNotExpression(tree);</w:t>
      </w:r>
    </w:p>
    <w:p w14:paraId="729809E8" w14:textId="77777777" w:rsidR="00160114" w:rsidRPr="00EC76D5" w:rsidRDefault="00160114" w:rsidP="00160114">
      <w:pPr>
        <w:pStyle w:val="Code"/>
      </w:pPr>
    </w:p>
    <w:p w14:paraId="4DC10F41" w14:textId="77777777" w:rsidR="00160114" w:rsidRPr="00EC76D5" w:rsidRDefault="00160114" w:rsidP="00160114">
      <w:pPr>
        <w:pStyle w:val="Code"/>
      </w:pPr>
      <w:r w:rsidRPr="00EC76D5">
        <w:t xml:space="preserve">      case UnaryAdd:</w:t>
      </w:r>
    </w:p>
    <w:p w14:paraId="027301C4" w14:textId="77777777" w:rsidR="00160114" w:rsidRPr="00EC76D5" w:rsidRDefault="00160114" w:rsidP="00160114">
      <w:pPr>
        <w:pStyle w:val="Code"/>
      </w:pPr>
      <w:r w:rsidRPr="00EC76D5">
        <w:t xml:space="preserve">      case UnarySubtract:</w:t>
      </w:r>
    </w:p>
    <w:p w14:paraId="111764D1" w14:textId="77777777" w:rsidR="00160114" w:rsidRPr="00EC76D5" w:rsidRDefault="00160114" w:rsidP="00160114">
      <w:pPr>
        <w:pStyle w:val="Code"/>
      </w:pPr>
      <w:r w:rsidRPr="00EC76D5">
        <w:t xml:space="preserve">      case BitwiseNot:</w:t>
      </w:r>
    </w:p>
    <w:p w14:paraId="49836AA3" w14:textId="77777777" w:rsidR="00160114" w:rsidRPr="00EC76D5" w:rsidRDefault="00160114" w:rsidP="00160114">
      <w:pPr>
        <w:pStyle w:val="Code"/>
      </w:pPr>
      <w:r w:rsidRPr="00EC76D5">
        <w:t xml:space="preserve">      case Address:</w:t>
      </w:r>
    </w:p>
    <w:p w14:paraId="519ECF59" w14:textId="77777777" w:rsidR="00160114" w:rsidRPr="00EC76D5" w:rsidRDefault="00160114" w:rsidP="00160114">
      <w:pPr>
        <w:pStyle w:val="Code"/>
      </w:pPr>
      <w:r w:rsidRPr="00EC76D5">
        <w:t xml:space="preserve">        return generateUnaryExpression(tree);</w:t>
      </w:r>
    </w:p>
    <w:p w14:paraId="548564E5" w14:textId="77777777" w:rsidR="00160114" w:rsidRPr="00EC76D5" w:rsidRDefault="00160114" w:rsidP="00160114">
      <w:pPr>
        <w:pStyle w:val="Code"/>
      </w:pPr>
    </w:p>
    <w:p w14:paraId="1C7C7DAF" w14:textId="77777777" w:rsidR="00160114" w:rsidRPr="00EC76D5" w:rsidRDefault="00160114" w:rsidP="00160114">
      <w:pPr>
        <w:pStyle w:val="Code"/>
      </w:pPr>
      <w:r w:rsidRPr="00EC76D5">
        <w:t xml:space="preserve">      case IntegralToIntegral:</w:t>
      </w:r>
    </w:p>
    <w:p w14:paraId="6EEE69E7" w14:textId="77777777" w:rsidR="00160114" w:rsidRPr="00EC76D5" w:rsidRDefault="00160114" w:rsidP="00160114">
      <w:pPr>
        <w:pStyle w:val="Code"/>
      </w:pPr>
      <w:r w:rsidRPr="00EC76D5">
        <w:t xml:space="preserve">        return generateIntegralToIntegralExpression(tree);</w:t>
      </w:r>
    </w:p>
    <w:p w14:paraId="4B61C01F" w14:textId="77777777" w:rsidR="00160114" w:rsidRPr="00EC76D5" w:rsidRDefault="00160114" w:rsidP="00160114">
      <w:pPr>
        <w:pStyle w:val="Code"/>
      </w:pPr>
    </w:p>
    <w:p w14:paraId="00145330" w14:textId="77777777" w:rsidR="00160114" w:rsidRPr="00EC76D5" w:rsidRDefault="00160114" w:rsidP="00160114">
      <w:pPr>
        <w:pStyle w:val="Code"/>
      </w:pPr>
      <w:r w:rsidRPr="00EC76D5">
        <w:t xml:space="preserve">      case FloatingToFloating:</w:t>
      </w:r>
    </w:p>
    <w:p w14:paraId="26C7F776" w14:textId="77777777" w:rsidR="00160114" w:rsidRPr="00EC76D5" w:rsidRDefault="00160114" w:rsidP="00160114">
      <w:pPr>
        <w:pStyle w:val="Code"/>
      </w:pPr>
      <w:r w:rsidRPr="00EC76D5">
        <w:t xml:space="preserve">        return generateFloatingToFloatingExpression(tree);</w:t>
      </w:r>
    </w:p>
    <w:p w14:paraId="606D24FC" w14:textId="77777777" w:rsidR="00160114" w:rsidRPr="00EC76D5" w:rsidRDefault="00160114" w:rsidP="00160114">
      <w:pPr>
        <w:pStyle w:val="Code"/>
      </w:pPr>
    </w:p>
    <w:p w14:paraId="5630CB16" w14:textId="77777777" w:rsidR="00160114" w:rsidRPr="00EC76D5" w:rsidRDefault="00160114" w:rsidP="00160114">
      <w:pPr>
        <w:pStyle w:val="Code"/>
      </w:pPr>
      <w:r w:rsidRPr="00EC76D5">
        <w:t xml:space="preserve">      case IntegralToFloating:</w:t>
      </w:r>
    </w:p>
    <w:p w14:paraId="28EBE848" w14:textId="77777777" w:rsidR="00160114" w:rsidRPr="00EC76D5" w:rsidRDefault="00160114" w:rsidP="00160114">
      <w:pPr>
        <w:pStyle w:val="Code"/>
      </w:pPr>
      <w:r w:rsidRPr="00EC76D5">
        <w:t xml:space="preserve">        return generateIntegralToFloatingExpression(tree);</w:t>
      </w:r>
    </w:p>
    <w:p w14:paraId="7D3ACB19" w14:textId="77777777" w:rsidR="00160114" w:rsidRPr="00EC76D5" w:rsidRDefault="00160114" w:rsidP="00160114">
      <w:pPr>
        <w:pStyle w:val="Code"/>
      </w:pPr>
    </w:p>
    <w:p w14:paraId="538E8015" w14:textId="77777777" w:rsidR="00160114" w:rsidRPr="00EC76D5" w:rsidRDefault="00160114" w:rsidP="00160114">
      <w:pPr>
        <w:pStyle w:val="Code"/>
      </w:pPr>
      <w:r w:rsidRPr="00EC76D5">
        <w:t xml:space="preserve">      case FloatingToIntegral:</w:t>
      </w:r>
    </w:p>
    <w:p w14:paraId="1CD4852A" w14:textId="77777777" w:rsidR="00160114" w:rsidRPr="00EC76D5" w:rsidRDefault="00160114" w:rsidP="00160114">
      <w:pPr>
        <w:pStyle w:val="Code"/>
      </w:pPr>
      <w:r w:rsidRPr="00EC76D5">
        <w:t xml:space="preserve">        return generateFloatingToIntegralExpression(tree);</w:t>
      </w:r>
    </w:p>
    <w:p w14:paraId="20056670" w14:textId="77777777" w:rsidR="00160114" w:rsidRPr="00EC76D5" w:rsidRDefault="00160114" w:rsidP="00160114">
      <w:pPr>
        <w:pStyle w:val="Code"/>
      </w:pPr>
    </w:p>
    <w:p w14:paraId="0A37A9C9" w14:textId="77777777" w:rsidR="00160114" w:rsidRPr="00EC76D5" w:rsidRDefault="00160114" w:rsidP="00160114">
      <w:pPr>
        <w:pStyle w:val="Code"/>
      </w:pPr>
      <w:r w:rsidRPr="00EC76D5">
        <w:t xml:space="preserve">      case LogicalToIntegral:</w:t>
      </w:r>
    </w:p>
    <w:p w14:paraId="1479485B" w14:textId="77777777" w:rsidR="00160114" w:rsidRPr="00EC76D5" w:rsidRDefault="00160114" w:rsidP="00160114">
      <w:pPr>
        <w:pStyle w:val="Code"/>
      </w:pPr>
      <w:r w:rsidRPr="00EC76D5">
        <w:t xml:space="preserve">        return generateLogicalToIntegralExpression(tree);</w:t>
      </w:r>
    </w:p>
    <w:p w14:paraId="0BD997B7" w14:textId="77777777" w:rsidR="00160114" w:rsidRPr="00EC76D5" w:rsidRDefault="00160114" w:rsidP="00160114">
      <w:pPr>
        <w:pStyle w:val="Code"/>
      </w:pPr>
    </w:p>
    <w:p w14:paraId="359DF3FD" w14:textId="77777777" w:rsidR="00160114" w:rsidRPr="00EC76D5" w:rsidRDefault="00160114" w:rsidP="00160114">
      <w:pPr>
        <w:pStyle w:val="Code"/>
      </w:pPr>
      <w:r w:rsidRPr="00EC76D5">
        <w:t xml:space="preserve">      case ArithmeticToLogical:</w:t>
      </w:r>
    </w:p>
    <w:p w14:paraId="07A606B5" w14:textId="77777777" w:rsidR="00160114" w:rsidRPr="00EC76D5" w:rsidRDefault="00160114" w:rsidP="00160114">
      <w:pPr>
        <w:pStyle w:val="Code"/>
      </w:pPr>
      <w:r w:rsidRPr="00EC76D5">
        <w:t xml:space="preserve">        return generateArithmeticToLogicalExpression(tree);</w:t>
      </w:r>
    </w:p>
    <w:p w14:paraId="075C0069" w14:textId="77777777" w:rsidR="00160114" w:rsidRPr="00EC76D5" w:rsidRDefault="00160114" w:rsidP="00160114">
      <w:pPr>
        <w:pStyle w:val="Code"/>
      </w:pPr>
    </w:p>
    <w:p w14:paraId="6F886787" w14:textId="77777777" w:rsidR="00160114" w:rsidRPr="00EC76D5" w:rsidRDefault="00160114" w:rsidP="00160114">
      <w:pPr>
        <w:pStyle w:val="Code"/>
      </w:pPr>
      <w:r w:rsidRPr="00EC76D5">
        <w:t xml:space="preserve">      case FunctionToPointer:</w:t>
      </w:r>
    </w:p>
    <w:p w14:paraId="5EF88666" w14:textId="77777777" w:rsidR="00160114" w:rsidRPr="00EC76D5" w:rsidRDefault="00160114" w:rsidP="00160114">
      <w:pPr>
        <w:pStyle w:val="Code"/>
      </w:pPr>
      <w:r w:rsidRPr="00EC76D5">
        <w:t xml:space="preserve">        return generateFunctionToPointerExpression(tree);</w:t>
      </w:r>
    </w:p>
    <w:p w14:paraId="7F48E7AB" w14:textId="77777777" w:rsidR="00160114" w:rsidRPr="00EC76D5" w:rsidRDefault="00160114" w:rsidP="00160114">
      <w:pPr>
        <w:pStyle w:val="Code"/>
      </w:pPr>
    </w:p>
    <w:p w14:paraId="2AEC8B8D" w14:textId="77777777" w:rsidR="00160114" w:rsidRPr="00EC76D5" w:rsidRDefault="00160114" w:rsidP="00160114">
      <w:pPr>
        <w:pStyle w:val="Code"/>
      </w:pPr>
      <w:r w:rsidRPr="00EC76D5">
        <w:t xml:space="preserve">      case ArrayToPointer:</w:t>
      </w:r>
    </w:p>
    <w:p w14:paraId="4FB26096" w14:textId="77777777" w:rsidR="00160114" w:rsidRPr="00EC76D5" w:rsidRDefault="00160114" w:rsidP="00160114">
      <w:pPr>
        <w:pStyle w:val="Code"/>
      </w:pPr>
      <w:r w:rsidRPr="00EC76D5">
        <w:t xml:space="preserve">        return generateArrayToPointerExpression(tree);</w:t>
      </w:r>
    </w:p>
    <w:p w14:paraId="09303575" w14:textId="77777777" w:rsidR="00160114" w:rsidRPr="00EC76D5" w:rsidRDefault="00160114" w:rsidP="00160114">
      <w:pPr>
        <w:pStyle w:val="Code"/>
      </w:pPr>
    </w:p>
    <w:p w14:paraId="197F909D" w14:textId="77777777" w:rsidR="00160114" w:rsidRPr="00EC76D5" w:rsidRDefault="00160114" w:rsidP="00160114">
      <w:pPr>
        <w:pStyle w:val="Code"/>
      </w:pPr>
      <w:r w:rsidRPr="00EC76D5">
        <w:t xml:space="preserve">      case StringToPointer:</w:t>
      </w:r>
    </w:p>
    <w:p w14:paraId="4DDB98F9" w14:textId="77777777" w:rsidR="00160114" w:rsidRPr="00EC76D5" w:rsidRDefault="00160114" w:rsidP="00160114">
      <w:pPr>
        <w:pStyle w:val="Code"/>
      </w:pPr>
      <w:r w:rsidRPr="00EC76D5">
        <w:t xml:space="preserve">        return generateStringToPointerExpression(tree);</w:t>
      </w:r>
    </w:p>
    <w:p w14:paraId="7C885C4C" w14:textId="77777777" w:rsidR="00160114" w:rsidRPr="00EC76D5" w:rsidRDefault="00160114" w:rsidP="00160114">
      <w:pPr>
        <w:pStyle w:val="Code"/>
      </w:pPr>
    </w:p>
    <w:p w14:paraId="1649D9A1" w14:textId="77777777" w:rsidR="00160114" w:rsidRPr="00EC76D5" w:rsidRDefault="00160114" w:rsidP="00160114">
      <w:pPr>
        <w:pStyle w:val="Code"/>
      </w:pPr>
      <w:r w:rsidRPr="00EC76D5">
        <w:t xml:space="preserve">      case BinaryAdd:</w:t>
      </w:r>
    </w:p>
    <w:p w14:paraId="2A2EBF72" w14:textId="77777777" w:rsidR="00160114" w:rsidRPr="00EC76D5" w:rsidRDefault="00160114" w:rsidP="00160114">
      <w:pPr>
        <w:pStyle w:val="Code"/>
      </w:pPr>
      <w:r w:rsidRPr="00EC76D5">
        <w:t xml:space="preserve">      case BinarySubtract:</w:t>
      </w:r>
    </w:p>
    <w:p w14:paraId="5E73369A" w14:textId="77777777" w:rsidR="00160114" w:rsidRPr="00EC76D5" w:rsidRDefault="00160114" w:rsidP="00160114">
      <w:pPr>
        <w:pStyle w:val="Code"/>
      </w:pPr>
      <w:r w:rsidRPr="00EC76D5">
        <w:t xml:space="preserve">      case Multiply:</w:t>
      </w:r>
    </w:p>
    <w:p w14:paraId="0502A903" w14:textId="77777777" w:rsidR="00160114" w:rsidRPr="00EC76D5" w:rsidRDefault="00160114" w:rsidP="00160114">
      <w:pPr>
        <w:pStyle w:val="Code"/>
      </w:pPr>
      <w:r w:rsidRPr="00EC76D5">
        <w:t xml:space="preserve">      case Divide:</w:t>
      </w:r>
    </w:p>
    <w:p w14:paraId="521A7D41" w14:textId="77777777" w:rsidR="00160114" w:rsidRPr="00EC76D5" w:rsidRDefault="00160114" w:rsidP="00160114">
      <w:pPr>
        <w:pStyle w:val="Code"/>
      </w:pPr>
      <w:r w:rsidRPr="00EC76D5">
        <w:t xml:space="preserve">      case Modulo:</w:t>
      </w:r>
    </w:p>
    <w:p w14:paraId="5D44040C" w14:textId="77777777" w:rsidR="00160114" w:rsidRPr="00EC76D5" w:rsidRDefault="00160114" w:rsidP="00160114">
      <w:pPr>
        <w:pStyle w:val="Code"/>
      </w:pPr>
      <w:r w:rsidRPr="00EC76D5">
        <w:t xml:space="preserve">      case BitwiseAnd:</w:t>
      </w:r>
    </w:p>
    <w:p w14:paraId="155C2D9C" w14:textId="4F7EEB07" w:rsidR="00160114" w:rsidRPr="00EC76D5" w:rsidRDefault="00160114" w:rsidP="00160114">
      <w:pPr>
        <w:pStyle w:val="Code"/>
      </w:pPr>
      <w:r w:rsidRPr="00EC76D5">
        <w:t xml:space="preserve">      case Bitwise</w:t>
      </w:r>
      <w:r w:rsidR="00414C74">
        <w:t>Or</w:t>
      </w:r>
      <w:r w:rsidRPr="00EC76D5">
        <w:t>:</w:t>
      </w:r>
    </w:p>
    <w:p w14:paraId="0C4E66B5" w14:textId="77777777" w:rsidR="00160114" w:rsidRPr="00EC76D5" w:rsidRDefault="00160114" w:rsidP="00160114">
      <w:pPr>
        <w:pStyle w:val="Code"/>
      </w:pPr>
      <w:r w:rsidRPr="00EC76D5">
        <w:t xml:space="preserve">      case BitwiseXOr:</w:t>
      </w:r>
    </w:p>
    <w:p w14:paraId="36C6E799" w14:textId="77777777" w:rsidR="00160114" w:rsidRPr="00EC76D5" w:rsidRDefault="00160114" w:rsidP="00160114">
      <w:pPr>
        <w:pStyle w:val="Code"/>
      </w:pPr>
      <w:r w:rsidRPr="00EC76D5">
        <w:t xml:space="preserve">      case LeftShift:</w:t>
      </w:r>
    </w:p>
    <w:p w14:paraId="07AFBB1E" w14:textId="77777777" w:rsidR="00160114" w:rsidRPr="00EC76D5" w:rsidRDefault="00160114" w:rsidP="00160114">
      <w:pPr>
        <w:pStyle w:val="Code"/>
      </w:pPr>
      <w:r w:rsidRPr="00EC76D5">
        <w:t xml:space="preserve">      case RightShift:</w:t>
      </w:r>
    </w:p>
    <w:p w14:paraId="7BAA1BE7" w14:textId="77777777" w:rsidR="00160114" w:rsidRPr="00EC76D5" w:rsidRDefault="00160114" w:rsidP="00160114">
      <w:pPr>
        <w:pStyle w:val="Code"/>
      </w:pPr>
      <w:r w:rsidRPr="00EC76D5">
        <w:t xml:space="preserve">        return generateArithmeticExpression(tree);</w:t>
      </w:r>
    </w:p>
    <w:p w14:paraId="47FD5AFD" w14:textId="77777777" w:rsidR="00160114" w:rsidRPr="00EC76D5" w:rsidRDefault="00160114" w:rsidP="00160114">
      <w:pPr>
        <w:pStyle w:val="Code"/>
      </w:pPr>
    </w:p>
    <w:p w14:paraId="5D986F4E" w14:textId="77777777" w:rsidR="00160114" w:rsidRPr="00EC76D5" w:rsidRDefault="00160114" w:rsidP="00160114">
      <w:pPr>
        <w:pStyle w:val="Code"/>
      </w:pPr>
      <w:r w:rsidRPr="00EC76D5">
        <w:t xml:space="preserve">      case Equal:</w:t>
      </w:r>
    </w:p>
    <w:p w14:paraId="3BF2E38B" w14:textId="77777777" w:rsidR="00160114" w:rsidRPr="00EC76D5" w:rsidRDefault="00160114" w:rsidP="00160114">
      <w:pPr>
        <w:pStyle w:val="Code"/>
      </w:pPr>
      <w:r w:rsidRPr="00EC76D5">
        <w:t xml:space="preserve">      case NotEqual:</w:t>
      </w:r>
    </w:p>
    <w:p w14:paraId="70102E06" w14:textId="77777777" w:rsidR="00160114" w:rsidRPr="00EC76D5" w:rsidRDefault="00160114" w:rsidP="00160114">
      <w:pPr>
        <w:pStyle w:val="Code"/>
      </w:pPr>
      <w:r w:rsidRPr="00EC76D5">
        <w:t xml:space="preserve">      case LessThan:</w:t>
      </w:r>
    </w:p>
    <w:p w14:paraId="37C296EA" w14:textId="77777777" w:rsidR="00160114" w:rsidRPr="00EC76D5" w:rsidRDefault="00160114" w:rsidP="00160114">
      <w:pPr>
        <w:pStyle w:val="Code"/>
      </w:pPr>
      <w:r w:rsidRPr="00EC76D5">
        <w:t xml:space="preserve">      case LessThanEqual:</w:t>
      </w:r>
    </w:p>
    <w:p w14:paraId="3F2456DD" w14:textId="77777777" w:rsidR="00160114" w:rsidRPr="00EC76D5" w:rsidRDefault="00160114" w:rsidP="00160114">
      <w:pPr>
        <w:pStyle w:val="Code"/>
      </w:pPr>
      <w:r w:rsidRPr="00EC76D5">
        <w:t xml:space="preserve">      case GreaterThan:</w:t>
      </w:r>
    </w:p>
    <w:p w14:paraId="70253D8A" w14:textId="77777777" w:rsidR="00160114" w:rsidRPr="00EC76D5" w:rsidRDefault="00160114" w:rsidP="00160114">
      <w:pPr>
        <w:pStyle w:val="Code"/>
      </w:pPr>
      <w:r w:rsidRPr="00EC76D5">
        <w:t xml:space="preserve">      case GreaterThanEqual:</w:t>
      </w:r>
    </w:p>
    <w:p w14:paraId="5FB6CE7E" w14:textId="77777777" w:rsidR="00160114" w:rsidRPr="00EC76D5" w:rsidRDefault="00160114" w:rsidP="00160114">
      <w:pPr>
        <w:pStyle w:val="Code"/>
      </w:pPr>
      <w:r w:rsidRPr="00EC76D5">
        <w:t xml:space="preserve">        return generateRelationalExpression(tree);</w:t>
      </w:r>
    </w:p>
    <w:p w14:paraId="031C9F41" w14:textId="77777777" w:rsidR="00160114" w:rsidRPr="00EC76D5" w:rsidRDefault="00160114" w:rsidP="00160114">
      <w:pPr>
        <w:pStyle w:val="Code"/>
      </w:pPr>
    </w:p>
    <w:p w14:paraId="7C162E2B" w14:textId="24BF08CA" w:rsidR="00160114" w:rsidRPr="00EC76D5" w:rsidRDefault="00160114" w:rsidP="00160114">
      <w:pPr>
        <w:pStyle w:val="Code"/>
      </w:pPr>
      <w:r w:rsidRPr="00EC76D5">
        <w:t xml:space="preserve">      case </w:t>
      </w:r>
      <w:r w:rsidR="00B02345">
        <w:t>Dereference</w:t>
      </w:r>
      <w:r w:rsidRPr="00EC76D5">
        <w:t>:</w:t>
      </w:r>
    </w:p>
    <w:p w14:paraId="79F6123E" w14:textId="3895A608" w:rsidR="00160114" w:rsidRPr="00EC76D5" w:rsidRDefault="00160114" w:rsidP="00160114">
      <w:pPr>
        <w:pStyle w:val="Code"/>
      </w:pPr>
      <w:r w:rsidRPr="00EC76D5">
        <w:t xml:space="preserve">        return generate</w:t>
      </w:r>
      <w:r w:rsidR="00B02345">
        <w:t>Dereference</w:t>
      </w:r>
      <w:r w:rsidRPr="00EC76D5">
        <w:t>Expression(tree);</w:t>
      </w:r>
    </w:p>
    <w:p w14:paraId="7026D792" w14:textId="77777777" w:rsidR="00160114" w:rsidRPr="00EC76D5" w:rsidRDefault="00160114" w:rsidP="00160114">
      <w:pPr>
        <w:pStyle w:val="Code"/>
      </w:pPr>
    </w:p>
    <w:p w14:paraId="1D28F068" w14:textId="77777777" w:rsidR="00160114" w:rsidRPr="00EC76D5" w:rsidRDefault="00160114" w:rsidP="00160114">
      <w:pPr>
        <w:pStyle w:val="Code"/>
      </w:pPr>
      <w:r w:rsidRPr="00EC76D5">
        <w:t xml:space="preserve">      case Index:</w:t>
      </w:r>
    </w:p>
    <w:p w14:paraId="469B7CB4" w14:textId="77777777" w:rsidR="00160114" w:rsidRPr="00EC76D5" w:rsidRDefault="00160114" w:rsidP="00160114">
      <w:pPr>
        <w:pStyle w:val="Code"/>
      </w:pPr>
      <w:r w:rsidRPr="00EC76D5">
        <w:t xml:space="preserve">        return generateIndexExpression(tree);</w:t>
      </w:r>
    </w:p>
    <w:p w14:paraId="560BE4B3" w14:textId="77777777" w:rsidR="00160114" w:rsidRPr="00EC76D5" w:rsidRDefault="00160114" w:rsidP="00160114">
      <w:pPr>
        <w:pStyle w:val="Code"/>
      </w:pPr>
    </w:p>
    <w:p w14:paraId="215182AB" w14:textId="77777777" w:rsidR="00160114" w:rsidRPr="00EC76D5" w:rsidRDefault="00160114" w:rsidP="00160114">
      <w:pPr>
        <w:pStyle w:val="Code"/>
      </w:pPr>
      <w:r w:rsidRPr="00EC76D5">
        <w:t xml:space="preserve">      case Dot:</w:t>
      </w:r>
    </w:p>
    <w:p w14:paraId="4F0E9337" w14:textId="77777777" w:rsidR="00160114" w:rsidRPr="00EC76D5" w:rsidRDefault="00160114" w:rsidP="00160114">
      <w:pPr>
        <w:pStyle w:val="Code"/>
      </w:pPr>
      <w:r w:rsidRPr="00EC76D5">
        <w:t xml:space="preserve">        return generateDotExpression(tree);</w:t>
      </w:r>
    </w:p>
    <w:p w14:paraId="7D328E8D" w14:textId="77777777" w:rsidR="00160114" w:rsidRPr="00EC76D5" w:rsidRDefault="00160114" w:rsidP="00160114">
      <w:pPr>
        <w:pStyle w:val="Code"/>
      </w:pPr>
    </w:p>
    <w:p w14:paraId="1793B4CE" w14:textId="77777777" w:rsidR="00160114" w:rsidRPr="00EC76D5" w:rsidRDefault="00160114" w:rsidP="00160114">
      <w:pPr>
        <w:pStyle w:val="Code"/>
      </w:pPr>
      <w:r w:rsidRPr="00EC76D5">
        <w:lastRenderedPageBreak/>
        <w:t xml:space="preserve">      case Arrow:</w:t>
      </w:r>
    </w:p>
    <w:p w14:paraId="188C06CC" w14:textId="77777777" w:rsidR="00160114" w:rsidRPr="00EC76D5" w:rsidRDefault="00160114" w:rsidP="00160114">
      <w:pPr>
        <w:pStyle w:val="Code"/>
      </w:pPr>
      <w:r w:rsidRPr="00EC76D5">
        <w:t xml:space="preserve">        return generateArrowExpression(tree);</w:t>
      </w:r>
    </w:p>
    <w:p w14:paraId="4EED9048" w14:textId="77777777" w:rsidR="00160114" w:rsidRPr="00EC76D5" w:rsidRDefault="00160114" w:rsidP="00160114">
      <w:pPr>
        <w:pStyle w:val="Code"/>
      </w:pPr>
    </w:p>
    <w:p w14:paraId="0AC501A3" w14:textId="77777777" w:rsidR="00160114" w:rsidRPr="00EC76D5" w:rsidRDefault="00160114" w:rsidP="00160114">
      <w:pPr>
        <w:pStyle w:val="Code"/>
      </w:pPr>
      <w:r w:rsidRPr="00EC76D5">
        <w:t xml:space="preserve">      case Assign:</w:t>
      </w:r>
    </w:p>
    <w:p w14:paraId="42DC77C5" w14:textId="77777777" w:rsidR="00160114" w:rsidRPr="00EC76D5" w:rsidRDefault="00160114" w:rsidP="00160114">
      <w:pPr>
        <w:pStyle w:val="Code"/>
      </w:pPr>
      <w:r w:rsidRPr="00EC76D5">
        <w:t xml:space="preserve">        return generateSimpleAssignExpression(tree);</w:t>
      </w:r>
    </w:p>
    <w:p w14:paraId="1EEBAB31" w14:textId="77777777" w:rsidR="00160114" w:rsidRPr="00EC76D5" w:rsidRDefault="00160114" w:rsidP="00160114">
      <w:pPr>
        <w:pStyle w:val="Code"/>
      </w:pPr>
    </w:p>
    <w:p w14:paraId="52133C7C" w14:textId="77777777" w:rsidR="00160114" w:rsidRPr="00EC76D5" w:rsidRDefault="00160114" w:rsidP="00160114">
      <w:pPr>
        <w:pStyle w:val="Code"/>
      </w:pPr>
      <w:r w:rsidRPr="00EC76D5">
        <w:t xml:space="preserve">      case BinaryAddAssign:</w:t>
      </w:r>
    </w:p>
    <w:p w14:paraId="4704380A" w14:textId="77777777" w:rsidR="00160114" w:rsidRPr="00EC76D5" w:rsidRDefault="00160114" w:rsidP="00160114">
      <w:pPr>
        <w:pStyle w:val="Code"/>
      </w:pPr>
      <w:r w:rsidRPr="00EC76D5">
        <w:t xml:space="preserve">      case BinarySubtractAssign:</w:t>
      </w:r>
    </w:p>
    <w:p w14:paraId="07E6AD0E" w14:textId="77777777" w:rsidR="00160114" w:rsidRPr="00EC76D5" w:rsidRDefault="00160114" w:rsidP="00160114">
      <w:pPr>
        <w:pStyle w:val="Code"/>
      </w:pPr>
      <w:r w:rsidRPr="00EC76D5">
        <w:t xml:space="preserve">      case MultiplyAssign:</w:t>
      </w:r>
    </w:p>
    <w:p w14:paraId="3789A843" w14:textId="77777777" w:rsidR="00160114" w:rsidRPr="00EC76D5" w:rsidRDefault="00160114" w:rsidP="00160114">
      <w:pPr>
        <w:pStyle w:val="Code"/>
      </w:pPr>
      <w:r w:rsidRPr="00EC76D5">
        <w:t xml:space="preserve">      case DivideAssign:</w:t>
      </w:r>
    </w:p>
    <w:p w14:paraId="3708D254" w14:textId="77777777" w:rsidR="00160114" w:rsidRPr="00EC76D5" w:rsidRDefault="00160114" w:rsidP="00160114">
      <w:pPr>
        <w:pStyle w:val="Code"/>
      </w:pPr>
      <w:r w:rsidRPr="00EC76D5">
        <w:t xml:space="preserve">      case ModuloAssign:</w:t>
      </w:r>
    </w:p>
    <w:p w14:paraId="6879BF00" w14:textId="77777777" w:rsidR="00160114" w:rsidRPr="00EC76D5" w:rsidRDefault="00160114" w:rsidP="00160114">
      <w:pPr>
        <w:pStyle w:val="Code"/>
      </w:pPr>
      <w:r w:rsidRPr="00EC76D5">
        <w:t xml:space="preserve">      case BitwiseAndAssign:</w:t>
      </w:r>
    </w:p>
    <w:p w14:paraId="21A13EB7" w14:textId="7434DDF7" w:rsidR="00160114" w:rsidRPr="00EC76D5" w:rsidRDefault="00160114" w:rsidP="00160114">
      <w:pPr>
        <w:pStyle w:val="Code"/>
      </w:pPr>
      <w:r w:rsidRPr="00EC76D5">
        <w:t xml:space="preserve">      case Bitwise</w:t>
      </w:r>
      <w:r w:rsidR="00414C74">
        <w:t>Or</w:t>
      </w:r>
      <w:r w:rsidRPr="00EC76D5">
        <w:t>Assign:</w:t>
      </w:r>
    </w:p>
    <w:p w14:paraId="41EFB28B" w14:textId="77777777" w:rsidR="00160114" w:rsidRPr="00EC76D5" w:rsidRDefault="00160114" w:rsidP="00160114">
      <w:pPr>
        <w:pStyle w:val="Code"/>
      </w:pPr>
      <w:r w:rsidRPr="00EC76D5">
        <w:t xml:space="preserve">      case BitwiseXOrAssign:</w:t>
      </w:r>
    </w:p>
    <w:p w14:paraId="23A163F3" w14:textId="77777777" w:rsidR="00160114" w:rsidRPr="00EC76D5" w:rsidRDefault="00160114" w:rsidP="00160114">
      <w:pPr>
        <w:pStyle w:val="Code"/>
      </w:pPr>
      <w:r w:rsidRPr="00EC76D5">
        <w:t xml:space="preserve">      case LeftShiftAssign:</w:t>
      </w:r>
    </w:p>
    <w:p w14:paraId="018438DF" w14:textId="77777777" w:rsidR="00160114" w:rsidRPr="00EC76D5" w:rsidRDefault="00160114" w:rsidP="00160114">
      <w:pPr>
        <w:pStyle w:val="Code"/>
      </w:pPr>
      <w:r w:rsidRPr="00EC76D5">
        <w:t xml:space="preserve">      case RightShiftAssign:</w:t>
      </w:r>
    </w:p>
    <w:p w14:paraId="48868373" w14:textId="77777777" w:rsidR="00160114" w:rsidRPr="00EC76D5" w:rsidRDefault="00160114" w:rsidP="00160114">
      <w:pPr>
        <w:pStyle w:val="Code"/>
      </w:pPr>
      <w:r w:rsidRPr="00EC76D5">
        <w:t xml:space="preserve">        return generateCompoundAssignExpression(tree);</w:t>
      </w:r>
    </w:p>
    <w:p w14:paraId="6B6DB4B5" w14:textId="77777777" w:rsidR="00160114" w:rsidRPr="00EC76D5" w:rsidRDefault="00160114" w:rsidP="00160114">
      <w:pPr>
        <w:pStyle w:val="Code"/>
      </w:pPr>
    </w:p>
    <w:p w14:paraId="6ABA7891" w14:textId="77777777" w:rsidR="00160114" w:rsidRPr="00EC76D5" w:rsidRDefault="00160114" w:rsidP="00160114">
      <w:pPr>
        <w:pStyle w:val="Code"/>
      </w:pPr>
      <w:r w:rsidRPr="00EC76D5">
        <w:t xml:space="preserve">      case PrefixIncrement:</w:t>
      </w:r>
    </w:p>
    <w:p w14:paraId="0EB03369" w14:textId="77777777" w:rsidR="00160114" w:rsidRPr="00EC76D5" w:rsidRDefault="00160114" w:rsidP="00160114">
      <w:pPr>
        <w:pStyle w:val="Code"/>
      </w:pPr>
      <w:r w:rsidRPr="00EC76D5">
        <w:t xml:space="preserve">      case PrefixDecrement:</w:t>
      </w:r>
    </w:p>
    <w:p w14:paraId="18B109BB" w14:textId="77777777" w:rsidR="00160114" w:rsidRPr="00EC76D5" w:rsidRDefault="00160114" w:rsidP="00160114">
      <w:pPr>
        <w:pStyle w:val="Code"/>
      </w:pPr>
      <w:r w:rsidRPr="00EC76D5">
        <w:t xml:space="preserve">        return generatePrefixIncrementExpression(tree);</w:t>
      </w:r>
    </w:p>
    <w:p w14:paraId="5ACF0274" w14:textId="77777777" w:rsidR="00160114" w:rsidRPr="00EC76D5" w:rsidRDefault="00160114" w:rsidP="00160114">
      <w:pPr>
        <w:pStyle w:val="Code"/>
      </w:pPr>
    </w:p>
    <w:p w14:paraId="529E0CD5" w14:textId="77777777" w:rsidR="00160114" w:rsidRPr="00EC76D5" w:rsidRDefault="00160114" w:rsidP="00160114">
      <w:pPr>
        <w:pStyle w:val="Code"/>
      </w:pPr>
      <w:r w:rsidRPr="00EC76D5">
        <w:t xml:space="preserve">      case PostfixIncrement:</w:t>
      </w:r>
    </w:p>
    <w:p w14:paraId="145F286A" w14:textId="77777777" w:rsidR="00160114" w:rsidRPr="00EC76D5" w:rsidRDefault="00160114" w:rsidP="00160114">
      <w:pPr>
        <w:pStyle w:val="Code"/>
      </w:pPr>
      <w:r w:rsidRPr="00EC76D5">
        <w:t xml:space="preserve">      case PostfixDecrement:</w:t>
      </w:r>
    </w:p>
    <w:p w14:paraId="219E269A" w14:textId="77777777" w:rsidR="00160114" w:rsidRPr="00EC76D5" w:rsidRDefault="00160114" w:rsidP="00160114">
      <w:pPr>
        <w:pStyle w:val="Code"/>
      </w:pPr>
      <w:r w:rsidRPr="00EC76D5">
        <w:t xml:space="preserve">        return generatePostfixIncrementExpression(tree);</w:t>
      </w:r>
    </w:p>
    <w:p w14:paraId="4B3BAF59" w14:textId="77777777" w:rsidR="00160114" w:rsidRPr="00EC76D5" w:rsidRDefault="00160114" w:rsidP="00160114">
      <w:pPr>
        <w:pStyle w:val="Code"/>
      </w:pPr>
    </w:p>
    <w:p w14:paraId="4BC2B529" w14:textId="77777777" w:rsidR="00160114" w:rsidRPr="00EC76D5" w:rsidRDefault="00160114" w:rsidP="00160114">
      <w:pPr>
        <w:pStyle w:val="Code"/>
      </w:pPr>
      <w:r w:rsidRPr="00EC76D5">
        <w:t xml:space="preserve">      case Call:</w:t>
      </w:r>
    </w:p>
    <w:p w14:paraId="07ACB8D8" w14:textId="77777777" w:rsidR="00160114" w:rsidRPr="00EC76D5" w:rsidRDefault="00160114" w:rsidP="00160114">
      <w:pPr>
        <w:pStyle w:val="Code"/>
      </w:pPr>
      <w:r w:rsidRPr="00EC76D5">
        <w:t xml:space="preserve">        return generateFunctionCallExpression(tree);</w:t>
      </w:r>
    </w:p>
    <w:p w14:paraId="083BECDF" w14:textId="77777777" w:rsidR="00160114" w:rsidRPr="00EC76D5" w:rsidRDefault="00160114" w:rsidP="00160114">
      <w:pPr>
        <w:pStyle w:val="Code"/>
      </w:pPr>
    </w:p>
    <w:p w14:paraId="7DFAD58A" w14:textId="77777777" w:rsidR="00160114" w:rsidRPr="00EC76D5" w:rsidRDefault="00160114" w:rsidP="00160114">
      <w:pPr>
        <w:pStyle w:val="Code"/>
      </w:pPr>
      <w:r w:rsidRPr="00EC76D5">
        <w:t xml:space="preserve">      case Variable:</w:t>
      </w:r>
    </w:p>
    <w:p w14:paraId="1ADF079F" w14:textId="77777777" w:rsidR="00160114" w:rsidRPr="00EC76D5" w:rsidRDefault="00160114" w:rsidP="00160114">
      <w:pPr>
        <w:pStyle w:val="Code"/>
      </w:pPr>
      <w:r w:rsidRPr="00EC76D5">
        <w:t xml:space="preserve">        return generateVariableExpression(tree);</w:t>
      </w:r>
    </w:p>
    <w:p w14:paraId="7934153B" w14:textId="77777777" w:rsidR="00160114" w:rsidRPr="00EC76D5" w:rsidRDefault="00160114" w:rsidP="00160114">
      <w:pPr>
        <w:pStyle w:val="Code"/>
      </w:pPr>
    </w:p>
    <w:p w14:paraId="5E1F7AA8" w14:textId="77777777" w:rsidR="00160114" w:rsidRPr="00EC76D5" w:rsidRDefault="00160114" w:rsidP="00160114">
      <w:pPr>
        <w:pStyle w:val="Code"/>
      </w:pPr>
      <w:r w:rsidRPr="00EC76D5">
        <w:t xml:space="preserve">      case Value:</w:t>
      </w:r>
    </w:p>
    <w:p w14:paraId="78B1738B" w14:textId="77777777" w:rsidR="00160114" w:rsidRPr="00EC76D5" w:rsidRDefault="00160114" w:rsidP="00160114">
      <w:pPr>
        <w:pStyle w:val="Code"/>
      </w:pPr>
      <w:r w:rsidRPr="00EC76D5">
        <w:t xml:space="preserve">        return generateValueExpression(tree);</w:t>
      </w:r>
    </w:p>
    <w:p w14:paraId="4AAA86A5" w14:textId="77777777" w:rsidR="00160114" w:rsidRPr="00EC76D5" w:rsidRDefault="00160114" w:rsidP="00160114">
      <w:pPr>
        <w:pStyle w:val="Code"/>
      </w:pPr>
    </w:p>
    <w:p w14:paraId="0AFC3831" w14:textId="77777777" w:rsidR="00160114" w:rsidRPr="00EC76D5" w:rsidRDefault="00160114" w:rsidP="00160114">
      <w:pPr>
        <w:pStyle w:val="Code"/>
      </w:pPr>
      <w:r w:rsidRPr="00EC76D5">
        <w:t xml:space="preserve">      default:</w:t>
      </w:r>
    </w:p>
    <w:p w14:paraId="090477E3" w14:textId="77777777" w:rsidR="00160114" w:rsidRPr="00EC76D5" w:rsidRDefault="00160114" w:rsidP="00160114">
      <w:pPr>
        <w:pStyle w:val="Code"/>
      </w:pPr>
      <w:r w:rsidRPr="00EC76D5">
        <w:t xml:space="preserve">        Assert.error("generate expression code " + tree.getOperator().name());</w:t>
      </w:r>
    </w:p>
    <w:p w14:paraId="0B77E8E7" w14:textId="77777777" w:rsidR="00160114" w:rsidRPr="00EC76D5" w:rsidRDefault="00160114" w:rsidP="00160114">
      <w:pPr>
        <w:pStyle w:val="Code"/>
      </w:pPr>
      <w:r w:rsidRPr="00EC76D5">
        <w:t xml:space="preserve">        return null;</w:t>
      </w:r>
    </w:p>
    <w:p w14:paraId="122EAA8E" w14:textId="77777777" w:rsidR="00160114" w:rsidRPr="00EC76D5" w:rsidRDefault="00160114" w:rsidP="00160114">
      <w:pPr>
        <w:pStyle w:val="Code"/>
      </w:pPr>
      <w:r w:rsidRPr="00EC76D5">
        <w:t xml:space="preserve">    }</w:t>
      </w:r>
    </w:p>
    <w:p w14:paraId="2351CBC0" w14:textId="77777777" w:rsidR="00160114" w:rsidRPr="00EC76D5" w:rsidRDefault="00160114" w:rsidP="00160114">
      <w:pPr>
        <w:pStyle w:val="Code"/>
      </w:pPr>
      <w:r w:rsidRPr="00EC76D5">
        <w:t xml:space="preserve">  }</w:t>
      </w:r>
    </w:p>
    <w:p w14:paraId="14024724" w14:textId="77777777" w:rsidR="00160114" w:rsidRPr="00EC76D5" w:rsidRDefault="00160114" w:rsidP="00160114">
      <w:pPr>
        <w:pStyle w:val="Code"/>
      </w:pPr>
      <w:r w:rsidRPr="00EC76D5">
        <w:t xml:space="preserve">  </w:t>
      </w:r>
    </w:p>
    <w:p w14:paraId="366FE102" w14:textId="77777777" w:rsidR="00160114" w:rsidRPr="00EC76D5" w:rsidRDefault="00160114" w:rsidP="00160114">
      <w:pPr>
        <w:pStyle w:val="Code"/>
      </w:pPr>
      <w:r w:rsidRPr="00EC76D5">
        <w:t xml:space="preserve">  public Symbol generateCommaExpression(SyntaxTree tree) {</w:t>
      </w:r>
    </w:p>
    <w:p w14:paraId="7D17D4A7" w14:textId="77777777" w:rsidR="00160114" w:rsidRPr="00EC76D5" w:rsidRDefault="00160114" w:rsidP="00160114">
      <w:pPr>
        <w:pStyle w:val="Code"/>
      </w:pPr>
      <w:r w:rsidRPr="00EC76D5">
        <w:t xml:space="preserve">    generateExpression(tree.getChild(0));</w:t>
      </w:r>
    </w:p>
    <w:p w14:paraId="1645FD16" w14:textId="77777777" w:rsidR="00160114" w:rsidRPr="00EC76D5" w:rsidRDefault="00160114" w:rsidP="00160114">
      <w:pPr>
        <w:pStyle w:val="Code"/>
      </w:pPr>
      <w:r w:rsidRPr="00EC76D5">
        <w:t xml:space="preserve">    return generateExpression(tree.getChild(1));</w:t>
      </w:r>
    </w:p>
    <w:p w14:paraId="160AF68F" w14:textId="77777777" w:rsidR="00160114" w:rsidRPr="00EC76D5" w:rsidRDefault="00160114" w:rsidP="00160114">
      <w:pPr>
        <w:pStyle w:val="Code"/>
      </w:pPr>
      <w:r w:rsidRPr="00EC76D5">
        <w:t xml:space="preserve">  }</w:t>
      </w:r>
    </w:p>
    <w:p w14:paraId="3DA17CF4" w14:textId="77777777" w:rsidR="00160114" w:rsidRPr="00EC76D5" w:rsidRDefault="00160114" w:rsidP="00160114">
      <w:pPr>
        <w:pStyle w:val="Code"/>
      </w:pPr>
      <w:r w:rsidRPr="00EC76D5">
        <w:t xml:space="preserve">  </w:t>
      </w:r>
    </w:p>
    <w:p w14:paraId="77436E89" w14:textId="77777777" w:rsidR="00160114" w:rsidRPr="00EC76D5" w:rsidRDefault="00160114" w:rsidP="00160114">
      <w:pPr>
        <w:pStyle w:val="Code"/>
      </w:pPr>
      <w:r w:rsidRPr="00EC76D5">
        <w:t xml:space="preserve">  public Symbol generateSequencialExpression(SyntaxTree tree) {</w:t>
      </w:r>
    </w:p>
    <w:p w14:paraId="70F46C10" w14:textId="77777777" w:rsidR="00160114" w:rsidRPr="00EC76D5" w:rsidRDefault="00160114" w:rsidP="00160114">
      <w:pPr>
        <w:pStyle w:val="Code"/>
      </w:pPr>
      <w:r w:rsidRPr="00EC76D5">
        <w:t xml:space="preserve">    generateExpression(tree.getChild(0));</w:t>
      </w:r>
    </w:p>
    <w:p w14:paraId="6BE28A09" w14:textId="77777777" w:rsidR="00160114" w:rsidRPr="00EC76D5" w:rsidRDefault="00160114" w:rsidP="00160114">
      <w:pPr>
        <w:pStyle w:val="Code"/>
      </w:pPr>
      <w:r w:rsidRPr="00EC76D5">
        <w:t xml:space="preserve">    generateExpression(tree.getChild(1));</w:t>
      </w:r>
    </w:p>
    <w:p w14:paraId="6CD66E95" w14:textId="77777777" w:rsidR="00160114" w:rsidRPr="00EC76D5" w:rsidRDefault="00160114" w:rsidP="00160114">
      <w:pPr>
        <w:pStyle w:val="Code"/>
      </w:pPr>
      <w:r w:rsidRPr="00EC76D5">
        <w:t xml:space="preserve">    return null;</w:t>
      </w:r>
    </w:p>
    <w:p w14:paraId="795D38F2" w14:textId="77777777" w:rsidR="00160114" w:rsidRPr="00EC76D5" w:rsidRDefault="00160114" w:rsidP="00160114">
      <w:pPr>
        <w:pStyle w:val="Code"/>
      </w:pPr>
      <w:r w:rsidRPr="00EC76D5">
        <w:t xml:space="preserve">  }</w:t>
      </w:r>
    </w:p>
    <w:p w14:paraId="085E8EA2" w14:textId="77777777" w:rsidR="00160114" w:rsidRPr="00EC76D5" w:rsidRDefault="00160114" w:rsidP="00160114">
      <w:pPr>
        <w:pStyle w:val="Code"/>
      </w:pPr>
    </w:p>
    <w:p w14:paraId="2E9293ED" w14:textId="77777777" w:rsidR="00160114" w:rsidRPr="00EC76D5" w:rsidRDefault="00160114" w:rsidP="00160114">
      <w:pPr>
        <w:pStyle w:val="Code"/>
      </w:pPr>
      <w:r w:rsidRPr="00EC76D5">
        <w:t xml:space="preserve">  public Symbol generateIntegralToIntegralExpression(SyntaxTree tree) {</w:t>
      </w:r>
    </w:p>
    <w:p w14:paraId="4841B1FB" w14:textId="77777777" w:rsidR="00160114" w:rsidRPr="00EC76D5" w:rsidRDefault="00160114" w:rsidP="00160114">
      <w:pPr>
        <w:pStyle w:val="Code"/>
      </w:pPr>
      <w:r w:rsidRPr="00EC76D5">
        <w:t xml:space="preserve">    Symbol symbol = generateExpression(tree.getChild(0));</w:t>
      </w:r>
    </w:p>
    <w:p w14:paraId="1B55BD95" w14:textId="77777777" w:rsidR="00160114" w:rsidRPr="00EC76D5" w:rsidRDefault="00160114" w:rsidP="00160114">
      <w:pPr>
        <w:pStyle w:val="Code"/>
      </w:pPr>
      <w:r w:rsidRPr="00EC76D5">
        <w:t xml:space="preserve">    Symbol resultSymbol = Symbol.createTemporarySymbol(tree.getType());</w:t>
      </w:r>
    </w:p>
    <w:p w14:paraId="4356B6F9" w14:textId="77777777" w:rsidR="00160114" w:rsidRPr="00EC76D5" w:rsidRDefault="00160114" w:rsidP="00160114">
      <w:pPr>
        <w:pStyle w:val="Code"/>
      </w:pPr>
      <w:r w:rsidRPr="00EC76D5">
        <w:t xml:space="preserve">    addMiddleCode(MiddleOperator.IntegralToIntegral,</w:t>
      </w:r>
    </w:p>
    <w:p w14:paraId="70B650FC" w14:textId="77777777" w:rsidR="00160114" w:rsidRPr="00EC76D5" w:rsidRDefault="00160114" w:rsidP="00160114">
      <w:pPr>
        <w:pStyle w:val="Code"/>
      </w:pPr>
      <w:r w:rsidRPr="00EC76D5">
        <w:t xml:space="preserve">                  null, resultSymbol, symbol);</w:t>
      </w:r>
    </w:p>
    <w:p w14:paraId="1D4DCE48" w14:textId="77777777" w:rsidR="00160114" w:rsidRPr="00EC76D5" w:rsidRDefault="00160114" w:rsidP="00160114">
      <w:pPr>
        <w:pStyle w:val="Code"/>
      </w:pPr>
      <w:r w:rsidRPr="00EC76D5">
        <w:lastRenderedPageBreak/>
        <w:t xml:space="preserve">    return resultSymbol;</w:t>
      </w:r>
    </w:p>
    <w:p w14:paraId="4CEF6803" w14:textId="77777777" w:rsidR="00160114" w:rsidRPr="00EC76D5" w:rsidRDefault="00160114" w:rsidP="00160114">
      <w:pPr>
        <w:pStyle w:val="Code"/>
      </w:pPr>
      <w:r w:rsidRPr="00EC76D5">
        <w:t xml:space="preserve">  }</w:t>
      </w:r>
    </w:p>
    <w:p w14:paraId="17761C59" w14:textId="77777777" w:rsidR="00160114" w:rsidRPr="00EC76D5" w:rsidRDefault="00160114" w:rsidP="00160114">
      <w:pPr>
        <w:pStyle w:val="Code"/>
      </w:pPr>
    </w:p>
    <w:p w14:paraId="292A5355" w14:textId="77777777" w:rsidR="00160114" w:rsidRPr="00EC76D5" w:rsidRDefault="00160114" w:rsidP="00160114">
      <w:pPr>
        <w:pStyle w:val="Code"/>
      </w:pPr>
      <w:r w:rsidRPr="00EC76D5">
        <w:t xml:space="preserve">  public Symbol generateFloatingToFloatingExpression(SyntaxTree tree) {</w:t>
      </w:r>
    </w:p>
    <w:p w14:paraId="57CBA4EA" w14:textId="77777777" w:rsidR="00160114" w:rsidRPr="00EC76D5" w:rsidRDefault="00160114" w:rsidP="00160114">
      <w:pPr>
        <w:pStyle w:val="Code"/>
      </w:pPr>
      <w:r w:rsidRPr="00EC76D5">
        <w:t xml:space="preserve">    return generateExpression(tree.getChild(0));</w:t>
      </w:r>
    </w:p>
    <w:p w14:paraId="3A829853" w14:textId="77777777" w:rsidR="00160114" w:rsidRPr="00EC76D5" w:rsidRDefault="00160114" w:rsidP="00160114">
      <w:pPr>
        <w:pStyle w:val="Code"/>
      </w:pPr>
      <w:r w:rsidRPr="00EC76D5">
        <w:t xml:space="preserve">  }</w:t>
      </w:r>
    </w:p>
    <w:p w14:paraId="3F1A7089" w14:textId="77777777" w:rsidR="00160114" w:rsidRPr="00EC76D5" w:rsidRDefault="00160114" w:rsidP="00160114">
      <w:pPr>
        <w:pStyle w:val="Code"/>
      </w:pPr>
    </w:p>
    <w:p w14:paraId="745BFD13" w14:textId="77777777" w:rsidR="00160114" w:rsidRPr="00EC76D5" w:rsidRDefault="00160114" w:rsidP="00160114">
      <w:pPr>
        <w:pStyle w:val="Code"/>
      </w:pPr>
      <w:r w:rsidRPr="00EC76D5">
        <w:t xml:space="preserve">  public Symbol generateIntegralToFloatingExpression(SyntaxTree tree) {</w:t>
      </w:r>
    </w:p>
    <w:p w14:paraId="0808C2C8" w14:textId="77777777" w:rsidR="00160114" w:rsidRPr="00EC76D5" w:rsidRDefault="00160114" w:rsidP="00160114">
      <w:pPr>
        <w:pStyle w:val="Code"/>
      </w:pPr>
      <w:r w:rsidRPr="00EC76D5">
        <w:t xml:space="preserve">    Symbol symbol = generateExpression(tree.getChild(0));</w:t>
      </w:r>
    </w:p>
    <w:p w14:paraId="53253651" w14:textId="77777777" w:rsidR="00160114" w:rsidRPr="00EC76D5" w:rsidRDefault="00160114" w:rsidP="00160114">
      <w:pPr>
        <w:pStyle w:val="Code"/>
      </w:pPr>
      <w:r w:rsidRPr="00EC76D5">
        <w:t xml:space="preserve">    </w:t>
      </w:r>
    </w:p>
    <w:p w14:paraId="55A19C17" w14:textId="77777777" w:rsidR="00160114" w:rsidRPr="00EC76D5" w:rsidRDefault="00160114" w:rsidP="00160114">
      <w:pPr>
        <w:pStyle w:val="Code"/>
      </w:pPr>
      <w:r w:rsidRPr="00EC76D5">
        <w:t xml:space="preserve">    if (symbol.isTemporary() &amp;&amp; (symbol.getOffset() == 0)) {</w:t>
      </w:r>
    </w:p>
    <w:p w14:paraId="33EDEFF4" w14:textId="77777777" w:rsidR="00160114" w:rsidRPr="00EC76D5" w:rsidRDefault="00160114" w:rsidP="00160114">
      <w:pPr>
        <w:pStyle w:val="Code"/>
      </w:pPr>
      <w:r w:rsidRPr="00EC76D5">
        <w:t xml:space="preserve">      //symbol.addToSymbolTable();</w:t>
      </w:r>
    </w:p>
    <w:p w14:paraId="4A1B3610" w14:textId="77777777" w:rsidR="00160114" w:rsidRPr="00EC76D5" w:rsidRDefault="00160114" w:rsidP="00160114">
      <w:pPr>
        <w:pStyle w:val="Code"/>
      </w:pPr>
      <w:r w:rsidRPr="00EC76D5">
        <w:t xml:space="preserve">      Main.CurrentTable.addSymbol(symbol);</w:t>
      </w:r>
    </w:p>
    <w:p w14:paraId="10F5D629" w14:textId="77777777" w:rsidR="00160114" w:rsidRPr="00EC76D5" w:rsidRDefault="00160114" w:rsidP="00160114">
      <w:pPr>
        <w:pStyle w:val="Code"/>
      </w:pPr>
      <w:r w:rsidRPr="00EC76D5">
        <w:t xml:space="preserve">    }</w:t>
      </w:r>
    </w:p>
    <w:p w14:paraId="4225AE46" w14:textId="77777777" w:rsidR="00160114" w:rsidRPr="00EC76D5" w:rsidRDefault="00160114" w:rsidP="00160114">
      <w:pPr>
        <w:pStyle w:val="Code"/>
      </w:pPr>
    </w:p>
    <w:p w14:paraId="3A9B82EE" w14:textId="77777777" w:rsidR="00160114" w:rsidRPr="00EC76D5" w:rsidRDefault="00160114" w:rsidP="00160114">
      <w:pPr>
        <w:pStyle w:val="Code"/>
      </w:pPr>
      <w:r w:rsidRPr="00EC76D5">
        <w:t xml:space="preserve">    addMiddleCode(MiddleOperator.PushFloat, symbol);</w:t>
      </w:r>
    </w:p>
    <w:p w14:paraId="7AFAB395" w14:textId="77777777" w:rsidR="00160114" w:rsidRPr="00EC76D5" w:rsidRDefault="00160114" w:rsidP="00160114">
      <w:pPr>
        <w:pStyle w:val="Code"/>
      </w:pPr>
      <w:r w:rsidRPr="00EC76D5">
        <w:t xml:space="preserve">    return Symbol.createTemporarySymbol(tree.getType());</w:t>
      </w:r>
    </w:p>
    <w:p w14:paraId="7EC85422" w14:textId="77777777" w:rsidR="00160114" w:rsidRPr="00EC76D5" w:rsidRDefault="00160114" w:rsidP="00160114">
      <w:pPr>
        <w:pStyle w:val="Code"/>
      </w:pPr>
      <w:r w:rsidRPr="00EC76D5">
        <w:t xml:space="preserve">  }</w:t>
      </w:r>
    </w:p>
    <w:p w14:paraId="6650AA0A" w14:textId="77777777" w:rsidR="00160114" w:rsidRPr="00EC76D5" w:rsidRDefault="00160114" w:rsidP="00160114">
      <w:pPr>
        <w:pStyle w:val="Code"/>
      </w:pPr>
    </w:p>
    <w:p w14:paraId="3F982E0E" w14:textId="77777777" w:rsidR="00160114" w:rsidRPr="00EC76D5" w:rsidRDefault="00160114" w:rsidP="00160114">
      <w:pPr>
        <w:pStyle w:val="Code"/>
      </w:pPr>
      <w:r w:rsidRPr="00EC76D5">
        <w:t xml:space="preserve">  public Symbol generateFloatingToIntegralExpression(SyntaxTree tree) {</w:t>
      </w:r>
    </w:p>
    <w:p w14:paraId="4C2BA28E" w14:textId="77777777" w:rsidR="00160114" w:rsidRPr="00EC76D5" w:rsidRDefault="00160114" w:rsidP="00160114">
      <w:pPr>
        <w:pStyle w:val="Code"/>
      </w:pPr>
      <w:r w:rsidRPr="00EC76D5">
        <w:t xml:space="preserve">    generateExpression(tree.getChild(0));</w:t>
      </w:r>
    </w:p>
    <w:p w14:paraId="410808C3" w14:textId="77777777" w:rsidR="00160114" w:rsidRPr="00EC76D5" w:rsidRDefault="00160114" w:rsidP="00160114">
      <w:pPr>
        <w:pStyle w:val="Code"/>
      </w:pPr>
      <w:r w:rsidRPr="00EC76D5">
        <w:t xml:space="preserve">    Symbol resultSymbol = Symbol.createTemporarySymbol(tree.getType());</w:t>
      </w:r>
    </w:p>
    <w:p w14:paraId="6C44FF3F" w14:textId="77777777" w:rsidR="00160114" w:rsidRPr="00EC76D5" w:rsidRDefault="00160114" w:rsidP="00160114">
      <w:pPr>
        <w:pStyle w:val="Code"/>
      </w:pPr>
      <w:r w:rsidRPr="00EC76D5">
        <w:t xml:space="preserve">    //resultSymbol.addToSymbolTable();</w:t>
      </w:r>
    </w:p>
    <w:p w14:paraId="2E010EFF" w14:textId="77777777" w:rsidR="00160114" w:rsidRPr="00EC76D5" w:rsidRDefault="00160114" w:rsidP="00160114">
      <w:pPr>
        <w:pStyle w:val="Code"/>
      </w:pPr>
      <w:r w:rsidRPr="00EC76D5">
        <w:t xml:space="preserve">    Main.CurrentTable.addSymbol(resultSymbol);</w:t>
      </w:r>
    </w:p>
    <w:p w14:paraId="79A910E5" w14:textId="77777777" w:rsidR="00160114" w:rsidRPr="00EC76D5" w:rsidRDefault="00160114" w:rsidP="00160114">
      <w:pPr>
        <w:pStyle w:val="Code"/>
      </w:pPr>
      <w:r w:rsidRPr="00EC76D5">
        <w:t xml:space="preserve">    boolean pop = !useResult(tree);</w:t>
      </w:r>
    </w:p>
    <w:p w14:paraId="65FA0D3C" w14:textId="77777777" w:rsidR="00160114" w:rsidRPr="00EC76D5" w:rsidRDefault="00160114" w:rsidP="00160114">
      <w:pPr>
        <w:pStyle w:val="Code"/>
      </w:pPr>
      <w:r w:rsidRPr="00EC76D5">
        <w:t xml:space="preserve">    addMiddleCode(MiddleOperator.FloatingToIntegral, pop, resultSymbol, null);</w:t>
      </w:r>
    </w:p>
    <w:p w14:paraId="44DAB44D" w14:textId="77777777" w:rsidR="00160114" w:rsidRPr="00EC76D5" w:rsidRDefault="00160114" w:rsidP="00160114">
      <w:pPr>
        <w:pStyle w:val="Code"/>
      </w:pPr>
      <w:r w:rsidRPr="00EC76D5">
        <w:t xml:space="preserve">    return resultSymbol;</w:t>
      </w:r>
    </w:p>
    <w:p w14:paraId="1543D155" w14:textId="77777777" w:rsidR="00160114" w:rsidRPr="00EC76D5" w:rsidRDefault="00160114" w:rsidP="00160114">
      <w:pPr>
        <w:pStyle w:val="Code"/>
      </w:pPr>
      <w:r w:rsidRPr="00EC76D5">
        <w:t xml:space="preserve">  }</w:t>
      </w:r>
    </w:p>
    <w:p w14:paraId="65C257CF" w14:textId="77777777" w:rsidR="00160114" w:rsidRPr="00EC76D5" w:rsidRDefault="00160114" w:rsidP="00160114">
      <w:pPr>
        <w:pStyle w:val="Code"/>
      </w:pPr>
    </w:p>
    <w:p w14:paraId="6BAF874C" w14:textId="77777777" w:rsidR="00160114" w:rsidRPr="00EC76D5" w:rsidRDefault="00160114" w:rsidP="00160114">
      <w:pPr>
        <w:pStyle w:val="Code"/>
      </w:pPr>
      <w:r w:rsidRPr="00EC76D5">
        <w:t xml:space="preserve">  private static Symbol ZeroIntegerSymbol =</w:t>
      </w:r>
    </w:p>
    <w:p w14:paraId="47E66C6A" w14:textId="77777777" w:rsidR="00160114" w:rsidRPr="00EC76D5" w:rsidRDefault="00160114" w:rsidP="00160114">
      <w:pPr>
        <w:pStyle w:val="Code"/>
      </w:pPr>
      <w:r w:rsidRPr="00EC76D5">
        <w:t xml:space="preserve">             Symbol.createValueSymbol(Type.SignedIntegerType, BigInteger.ZERO);</w:t>
      </w:r>
    </w:p>
    <w:p w14:paraId="6DD9F772" w14:textId="77777777" w:rsidR="00160114" w:rsidRPr="00EC76D5" w:rsidRDefault="00160114" w:rsidP="00160114">
      <w:pPr>
        <w:pStyle w:val="Code"/>
      </w:pPr>
      <w:r w:rsidRPr="00EC76D5">
        <w:t xml:space="preserve">  private static Symbol ZeroDoubleSymbol =</w:t>
      </w:r>
    </w:p>
    <w:p w14:paraId="5DF6C18E" w14:textId="77777777" w:rsidR="00160114" w:rsidRPr="00EC76D5" w:rsidRDefault="00160114" w:rsidP="00160114">
      <w:pPr>
        <w:pStyle w:val="Code"/>
      </w:pPr>
      <w:r w:rsidRPr="00EC76D5">
        <w:t xml:space="preserve">             Symbol.createValueSymbol(Type.DoubleType, BigDecimal.ZERO);</w:t>
      </w:r>
    </w:p>
    <w:p w14:paraId="5E6C4937" w14:textId="77777777" w:rsidR="00160114" w:rsidRPr="00EC76D5" w:rsidRDefault="00160114" w:rsidP="00160114">
      <w:pPr>
        <w:pStyle w:val="Code"/>
      </w:pPr>
      <w:r w:rsidRPr="00EC76D5">
        <w:t xml:space="preserve">  private static Symbol OneIntegerSymbol =</w:t>
      </w:r>
    </w:p>
    <w:p w14:paraId="7B419AA5" w14:textId="77777777" w:rsidR="00160114" w:rsidRPr="00EC76D5" w:rsidRDefault="00160114" w:rsidP="00160114">
      <w:pPr>
        <w:pStyle w:val="Code"/>
      </w:pPr>
      <w:r w:rsidRPr="00EC76D5">
        <w:t xml:space="preserve">             Symbol.createValueSymbol(Type.SignedIntegerType, BigInteger.ONE);</w:t>
      </w:r>
    </w:p>
    <w:p w14:paraId="1ED699B7" w14:textId="77777777" w:rsidR="00160114" w:rsidRPr="00EC76D5" w:rsidRDefault="00160114" w:rsidP="00160114">
      <w:pPr>
        <w:pStyle w:val="Code"/>
      </w:pPr>
    </w:p>
    <w:p w14:paraId="29D3B901" w14:textId="77777777" w:rsidR="00160114" w:rsidRPr="00EC76D5" w:rsidRDefault="00160114" w:rsidP="00160114">
      <w:pPr>
        <w:pStyle w:val="Code"/>
      </w:pPr>
      <w:r w:rsidRPr="00EC76D5">
        <w:t xml:space="preserve">  public Symbol generateLogicalToIntegralExpression(SyntaxTree tree) {</w:t>
      </w:r>
    </w:p>
    <w:p w14:paraId="3A6D25B1" w14:textId="77777777" w:rsidR="00160114" w:rsidRPr="00EC76D5" w:rsidRDefault="00160114" w:rsidP="00160114">
      <w:pPr>
        <w:pStyle w:val="Code"/>
      </w:pPr>
      <w:r w:rsidRPr="00EC76D5">
        <w:t xml:space="preserve">    Symbol symbol = generateExpression(tree.getChild(0));</w:t>
      </w:r>
    </w:p>
    <w:p w14:paraId="084BD856" w14:textId="77777777" w:rsidR="00160114" w:rsidRPr="00EC76D5" w:rsidRDefault="00160114" w:rsidP="00160114">
      <w:pPr>
        <w:pStyle w:val="Code"/>
      </w:pPr>
      <w:r w:rsidRPr="00EC76D5">
        <w:t xml:space="preserve">    Symbol resultSymbol = Symbol.createSolidSymbol(tree.getType());</w:t>
      </w:r>
    </w:p>
    <w:p w14:paraId="60B71755" w14:textId="77777777" w:rsidR="00160114" w:rsidRPr="00EC76D5" w:rsidRDefault="00160114" w:rsidP="00160114">
      <w:pPr>
        <w:pStyle w:val="Code"/>
      </w:pPr>
      <w:r w:rsidRPr="00EC76D5">
        <w:t xml:space="preserve">    //resultSymbol.addToSymbolTable();</w:t>
      </w:r>
    </w:p>
    <w:p w14:paraId="6B070BA4" w14:textId="77777777" w:rsidR="00160114" w:rsidRPr="00EC76D5" w:rsidRDefault="00160114" w:rsidP="00160114">
      <w:pPr>
        <w:pStyle w:val="Code"/>
      </w:pPr>
      <w:r w:rsidRPr="00EC76D5">
        <w:t xml:space="preserve">    Main.CurrentTable.addSymbol(resultSymbol);</w:t>
      </w:r>
    </w:p>
    <w:p w14:paraId="085684C6" w14:textId="77777777" w:rsidR="00160114" w:rsidRPr="00EC76D5" w:rsidRDefault="00160114" w:rsidP="00160114">
      <w:pPr>
        <w:pStyle w:val="Code"/>
      </w:pPr>
    </w:p>
    <w:p w14:paraId="7A304C82" w14:textId="77777777" w:rsidR="00160114" w:rsidRPr="00EC76D5" w:rsidRDefault="00160114" w:rsidP="00160114">
      <w:pPr>
        <w:pStyle w:val="Code"/>
      </w:pPr>
      <w:r w:rsidRPr="00EC76D5">
        <w:t xml:space="preserve">    backpatch(symbol.getType().getTrueSet());</w:t>
      </w:r>
    </w:p>
    <w:p w14:paraId="29F41A5A" w14:textId="77777777" w:rsidR="00160114" w:rsidRPr="00EC76D5" w:rsidRDefault="00160114" w:rsidP="00160114">
      <w:pPr>
        <w:pStyle w:val="Code"/>
      </w:pPr>
      <w:r w:rsidRPr="00EC76D5">
        <w:t xml:space="preserve">    addMiddleCode(MiddleOperator.Assign, null, resultSymbol, OneIntegerSymbol);</w:t>
      </w:r>
    </w:p>
    <w:p w14:paraId="14A3C3BE" w14:textId="77777777" w:rsidR="00160114" w:rsidRPr="00EC76D5" w:rsidRDefault="00160114" w:rsidP="00160114">
      <w:pPr>
        <w:pStyle w:val="Code"/>
      </w:pPr>
      <w:r w:rsidRPr="00EC76D5">
        <w:t xml:space="preserve">    addMiddleCode(MiddleOperator.Goto, m_middleCodeList.size() + 2, null,null);</w:t>
      </w:r>
    </w:p>
    <w:p w14:paraId="699909B7" w14:textId="77777777" w:rsidR="00160114" w:rsidRPr="00EC76D5" w:rsidRDefault="00160114" w:rsidP="00160114">
      <w:pPr>
        <w:pStyle w:val="Code"/>
      </w:pPr>
      <w:r w:rsidRPr="00EC76D5">
        <w:t xml:space="preserve">    backpatch(symbol.getType().getFalseSet());</w:t>
      </w:r>
    </w:p>
    <w:p w14:paraId="2F16AC70" w14:textId="77777777" w:rsidR="00160114" w:rsidRPr="00EC76D5" w:rsidRDefault="00160114" w:rsidP="00160114">
      <w:pPr>
        <w:pStyle w:val="Code"/>
      </w:pPr>
      <w:r w:rsidRPr="00EC76D5">
        <w:t xml:space="preserve">    addMiddleCode(MiddleOperator.Assign, null, resultSymbol,ZeroIntegerSymbol);</w:t>
      </w:r>
    </w:p>
    <w:p w14:paraId="13E2214D" w14:textId="77777777" w:rsidR="00160114" w:rsidRPr="00EC76D5" w:rsidRDefault="00160114" w:rsidP="00160114">
      <w:pPr>
        <w:pStyle w:val="Code"/>
      </w:pPr>
      <w:r w:rsidRPr="00EC76D5">
        <w:t xml:space="preserve">    </w:t>
      </w:r>
    </w:p>
    <w:p w14:paraId="65244DEE" w14:textId="77777777" w:rsidR="00160114" w:rsidRPr="00EC76D5" w:rsidRDefault="00160114" w:rsidP="00160114">
      <w:pPr>
        <w:pStyle w:val="Code"/>
      </w:pPr>
      <w:r w:rsidRPr="00EC76D5">
        <w:t xml:space="preserve">    return resultSymbol;</w:t>
      </w:r>
    </w:p>
    <w:p w14:paraId="3CCE7DD3" w14:textId="77777777" w:rsidR="00160114" w:rsidRPr="00EC76D5" w:rsidRDefault="00160114" w:rsidP="00160114">
      <w:pPr>
        <w:pStyle w:val="Code"/>
      </w:pPr>
      <w:r w:rsidRPr="00EC76D5">
        <w:t xml:space="preserve">  }</w:t>
      </w:r>
    </w:p>
    <w:p w14:paraId="58BDE3BD" w14:textId="77777777" w:rsidR="00160114" w:rsidRPr="00EC76D5" w:rsidRDefault="00160114" w:rsidP="00160114">
      <w:pPr>
        <w:pStyle w:val="Code"/>
      </w:pPr>
    </w:p>
    <w:p w14:paraId="07D6AC92" w14:textId="77777777" w:rsidR="00160114" w:rsidRPr="00EC76D5" w:rsidRDefault="00160114" w:rsidP="00160114">
      <w:pPr>
        <w:pStyle w:val="Code"/>
      </w:pPr>
      <w:r w:rsidRPr="00EC76D5">
        <w:t xml:space="preserve">  public Symbol generateArithmeticToLogicalExpression(SyntaxTree tree) {</w:t>
      </w:r>
    </w:p>
    <w:p w14:paraId="51A70786" w14:textId="77777777" w:rsidR="00160114" w:rsidRPr="00EC76D5" w:rsidRDefault="00160114" w:rsidP="00160114">
      <w:pPr>
        <w:pStyle w:val="Code"/>
      </w:pPr>
      <w:r w:rsidRPr="00EC76D5">
        <w:t xml:space="preserve">    Symbol symbol = generateExpression(tree.getChild(0));</w:t>
      </w:r>
    </w:p>
    <w:p w14:paraId="0FD87926" w14:textId="77777777" w:rsidR="00160114" w:rsidRPr="00EC76D5" w:rsidRDefault="00160114" w:rsidP="00160114">
      <w:pPr>
        <w:pStyle w:val="Code"/>
      </w:pPr>
      <w:r w:rsidRPr="00EC76D5">
        <w:lastRenderedPageBreak/>
        <w:t xml:space="preserve">    Set&lt;Integer&gt; trueSet = new ListSet(m_middleCodeList.size());</w:t>
      </w:r>
    </w:p>
    <w:p w14:paraId="7EAC55A2" w14:textId="77777777" w:rsidR="00160114" w:rsidRPr="00EC76D5" w:rsidRDefault="00160114" w:rsidP="00160114">
      <w:pPr>
        <w:pStyle w:val="Code"/>
      </w:pPr>
      <w:r w:rsidRPr="00EC76D5">
        <w:t xml:space="preserve">    </w:t>
      </w:r>
    </w:p>
    <w:p w14:paraId="345E15D9" w14:textId="77777777" w:rsidR="00160114" w:rsidRPr="00EC76D5" w:rsidRDefault="00160114" w:rsidP="00160114">
      <w:pPr>
        <w:pStyle w:val="Code"/>
      </w:pPr>
      <w:r w:rsidRPr="00EC76D5">
        <w:t xml:space="preserve">    Symbol zeroSymbol = symbol.getType().isIntegralOrPointer() ?</w:t>
      </w:r>
    </w:p>
    <w:p w14:paraId="1878F230" w14:textId="77777777" w:rsidR="00160114" w:rsidRPr="00EC76D5" w:rsidRDefault="00160114" w:rsidP="00160114">
      <w:pPr>
        <w:pStyle w:val="Code"/>
      </w:pPr>
      <w:r w:rsidRPr="00EC76D5">
        <w:t xml:space="preserve">                        ZeroIntegerSymbol : ZeroDoubleSymbol;</w:t>
      </w:r>
    </w:p>
    <w:p w14:paraId="72EFD26F" w14:textId="77777777" w:rsidR="00160114" w:rsidRPr="00EC76D5" w:rsidRDefault="00160114" w:rsidP="00160114">
      <w:pPr>
        <w:pStyle w:val="Code"/>
      </w:pPr>
      <w:r w:rsidRPr="00EC76D5">
        <w:t xml:space="preserve">    addMiddleCode(MiddleOperator.NotEqual, null, symbol, zeroSymbol);</w:t>
      </w:r>
    </w:p>
    <w:p w14:paraId="7568D299" w14:textId="77777777" w:rsidR="00160114" w:rsidRPr="00EC76D5" w:rsidRDefault="00160114" w:rsidP="00160114">
      <w:pPr>
        <w:pStyle w:val="Code"/>
      </w:pPr>
    </w:p>
    <w:p w14:paraId="51643589" w14:textId="77777777" w:rsidR="00160114" w:rsidRPr="00EC76D5" w:rsidRDefault="00160114" w:rsidP="00160114">
      <w:pPr>
        <w:pStyle w:val="Code"/>
      </w:pPr>
      <w:r w:rsidRPr="00EC76D5">
        <w:t xml:space="preserve">    Set&lt;Integer&gt; falseSet = new ListSet(m_middleCodeList.size());</w:t>
      </w:r>
    </w:p>
    <w:p w14:paraId="0C66AFA6" w14:textId="77777777" w:rsidR="00160114" w:rsidRPr="00EC76D5" w:rsidRDefault="00160114" w:rsidP="00160114">
      <w:pPr>
        <w:pStyle w:val="Code"/>
      </w:pPr>
      <w:r w:rsidRPr="00EC76D5">
        <w:t xml:space="preserve">    addMiddleCode(MiddleOperator.Goto);</w:t>
      </w:r>
    </w:p>
    <w:p w14:paraId="5A6D35D7" w14:textId="77777777" w:rsidR="00160114" w:rsidRPr="00EC76D5" w:rsidRDefault="00160114" w:rsidP="00160114">
      <w:pPr>
        <w:pStyle w:val="Code"/>
      </w:pPr>
    </w:p>
    <w:p w14:paraId="2AB75E56" w14:textId="77777777" w:rsidR="00160114" w:rsidRPr="00EC76D5" w:rsidRDefault="00160114" w:rsidP="00160114">
      <w:pPr>
        <w:pStyle w:val="Code"/>
      </w:pPr>
      <w:r w:rsidRPr="00EC76D5">
        <w:t xml:space="preserve">    return Symbol.createLogicalSymbol(trueSet, falseSet);</w:t>
      </w:r>
    </w:p>
    <w:p w14:paraId="57AACBED" w14:textId="77777777" w:rsidR="00160114" w:rsidRPr="00EC76D5" w:rsidRDefault="00160114" w:rsidP="00160114">
      <w:pPr>
        <w:pStyle w:val="Code"/>
      </w:pPr>
      <w:r w:rsidRPr="00EC76D5">
        <w:t xml:space="preserve">  }</w:t>
      </w:r>
    </w:p>
    <w:p w14:paraId="4E5E3643" w14:textId="77777777" w:rsidR="00160114" w:rsidRPr="00EC76D5" w:rsidRDefault="00160114" w:rsidP="00160114">
      <w:pPr>
        <w:pStyle w:val="Code"/>
      </w:pPr>
    </w:p>
    <w:p w14:paraId="0F548927" w14:textId="77777777" w:rsidR="00160114" w:rsidRPr="00EC76D5" w:rsidRDefault="00160114" w:rsidP="00160114">
      <w:pPr>
        <w:pStyle w:val="Code"/>
      </w:pPr>
      <w:r w:rsidRPr="00EC76D5">
        <w:t xml:space="preserve">  public Symbol generateFunctionToPointerExpression(SyntaxTree tree) {</w:t>
      </w:r>
    </w:p>
    <w:p w14:paraId="391E445B" w14:textId="77777777" w:rsidR="00160114" w:rsidRPr="00EC76D5" w:rsidRDefault="00160114" w:rsidP="00160114">
      <w:pPr>
        <w:pStyle w:val="Code"/>
      </w:pPr>
      <w:r w:rsidRPr="00EC76D5">
        <w:t xml:space="preserve">    Symbol symbol = generateExpression(tree.getChild(0));</w:t>
      </w:r>
    </w:p>
    <w:p w14:paraId="593130D2" w14:textId="77777777" w:rsidR="00160114" w:rsidRPr="00EC76D5" w:rsidRDefault="00160114" w:rsidP="00160114">
      <w:pPr>
        <w:pStyle w:val="Code"/>
      </w:pPr>
      <w:r w:rsidRPr="00EC76D5">
        <w:t xml:space="preserve">    return symbol;</w:t>
      </w:r>
    </w:p>
    <w:p w14:paraId="4F2AD95B" w14:textId="77777777" w:rsidR="00160114" w:rsidRPr="00EC76D5" w:rsidRDefault="00160114" w:rsidP="00160114">
      <w:pPr>
        <w:pStyle w:val="Code"/>
      </w:pPr>
      <w:r w:rsidRPr="00EC76D5">
        <w:t xml:space="preserve">  }</w:t>
      </w:r>
    </w:p>
    <w:p w14:paraId="39E15592" w14:textId="77777777" w:rsidR="00160114" w:rsidRPr="00EC76D5" w:rsidRDefault="00160114" w:rsidP="00160114">
      <w:pPr>
        <w:pStyle w:val="Code"/>
      </w:pPr>
    </w:p>
    <w:p w14:paraId="149C8FE4" w14:textId="77777777" w:rsidR="00160114" w:rsidRPr="00EC76D5" w:rsidRDefault="00160114" w:rsidP="00160114">
      <w:pPr>
        <w:pStyle w:val="Code"/>
      </w:pPr>
      <w:r w:rsidRPr="00EC76D5">
        <w:t xml:space="preserve">  public Symbol generateArrayToPointerExpression(SyntaxTree tree) {</w:t>
      </w:r>
    </w:p>
    <w:p w14:paraId="5548ED1A" w14:textId="77777777" w:rsidR="00160114" w:rsidRPr="00EC76D5" w:rsidRDefault="00160114" w:rsidP="00160114">
      <w:pPr>
        <w:pStyle w:val="Code"/>
      </w:pPr>
      <w:r w:rsidRPr="00EC76D5">
        <w:t xml:space="preserve">    Symbol symbol = generateExpression(tree.getChild(0));</w:t>
      </w:r>
    </w:p>
    <w:p w14:paraId="69BCDF07" w14:textId="77777777" w:rsidR="00160114" w:rsidRPr="00EC76D5" w:rsidRDefault="00160114" w:rsidP="00160114">
      <w:pPr>
        <w:pStyle w:val="Code"/>
      </w:pPr>
      <w:r w:rsidRPr="00EC76D5">
        <w:t xml:space="preserve">    return symbol;</w:t>
      </w:r>
    </w:p>
    <w:p w14:paraId="0DC4EE8E" w14:textId="77777777" w:rsidR="00160114" w:rsidRPr="00EC76D5" w:rsidRDefault="00160114" w:rsidP="00160114">
      <w:pPr>
        <w:pStyle w:val="Code"/>
      </w:pPr>
      <w:r w:rsidRPr="00EC76D5">
        <w:t xml:space="preserve">  }</w:t>
      </w:r>
    </w:p>
    <w:p w14:paraId="57007D59" w14:textId="77777777" w:rsidR="00160114" w:rsidRPr="00EC76D5" w:rsidRDefault="00160114" w:rsidP="00160114">
      <w:pPr>
        <w:pStyle w:val="Code"/>
      </w:pPr>
      <w:r w:rsidRPr="00EC76D5">
        <w:t xml:space="preserve">  </w:t>
      </w:r>
    </w:p>
    <w:p w14:paraId="48D5AF46" w14:textId="77777777" w:rsidR="00160114" w:rsidRPr="00EC76D5" w:rsidRDefault="00160114" w:rsidP="00160114">
      <w:pPr>
        <w:pStyle w:val="Code"/>
      </w:pPr>
      <w:r w:rsidRPr="00EC76D5">
        <w:t xml:space="preserve">  public Symbol generateStringToPointerExpression(SyntaxTree tree) {</w:t>
      </w:r>
    </w:p>
    <w:p w14:paraId="48B1F881" w14:textId="77777777" w:rsidR="00160114" w:rsidRPr="00EC76D5" w:rsidRDefault="00160114" w:rsidP="00160114">
      <w:pPr>
        <w:pStyle w:val="Code"/>
      </w:pPr>
      <w:r w:rsidRPr="00EC76D5">
        <w:t xml:space="preserve">    Symbol symbol = generateExpression(tree.getChild(0));</w:t>
      </w:r>
    </w:p>
    <w:p w14:paraId="6E97522A" w14:textId="77777777" w:rsidR="00160114" w:rsidRPr="00EC76D5" w:rsidRDefault="00160114" w:rsidP="00160114">
      <w:pPr>
        <w:pStyle w:val="Code"/>
      </w:pPr>
      <w:r w:rsidRPr="00EC76D5">
        <w:t xml:space="preserve">    return symbol;</w:t>
      </w:r>
    </w:p>
    <w:p w14:paraId="3E380547" w14:textId="77777777" w:rsidR="00160114" w:rsidRPr="00EC76D5" w:rsidRDefault="00160114" w:rsidP="00160114">
      <w:pPr>
        <w:pStyle w:val="Code"/>
      </w:pPr>
      <w:r w:rsidRPr="00EC76D5">
        <w:t xml:space="preserve">  }</w:t>
      </w:r>
    </w:p>
    <w:p w14:paraId="062F3D8D" w14:textId="77777777" w:rsidR="00160114" w:rsidRPr="00EC76D5" w:rsidRDefault="00160114" w:rsidP="00160114">
      <w:pPr>
        <w:pStyle w:val="Code"/>
      </w:pPr>
    </w:p>
    <w:p w14:paraId="5D590C02" w14:textId="77777777" w:rsidR="00160114" w:rsidRPr="00EC76D5" w:rsidRDefault="00160114" w:rsidP="00160114">
      <w:pPr>
        <w:pStyle w:val="Code"/>
      </w:pPr>
      <w:r w:rsidRPr="00EC76D5">
        <w:t xml:space="preserve">  public Symbol generateConditionalExpression(SyntaxTree tree) {</w:t>
      </w:r>
    </w:p>
    <w:p w14:paraId="3C2E9500" w14:textId="77777777" w:rsidR="00160114" w:rsidRPr="00EC76D5" w:rsidRDefault="00160114" w:rsidP="00160114">
      <w:pPr>
        <w:pStyle w:val="Code"/>
      </w:pPr>
      <w:r w:rsidRPr="00EC76D5">
        <w:t xml:space="preserve">    Symbol testSymbol = generateExpression(tree.getChild(0));</w:t>
      </w:r>
    </w:p>
    <w:p w14:paraId="6216E688" w14:textId="77777777" w:rsidR="00160114" w:rsidRPr="00EC76D5" w:rsidRDefault="00160114" w:rsidP="00160114">
      <w:pPr>
        <w:pStyle w:val="Code"/>
      </w:pPr>
      <w:r w:rsidRPr="00EC76D5">
        <w:t xml:space="preserve">    backpatch(testSymbol.getType().getTrueSet());</w:t>
      </w:r>
    </w:p>
    <w:p w14:paraId="2396DED4" w14:textId="77777777" w:rsidR="00160114" w:rsidRPr="00EC76D5" w:rsidRDefault="00160114" w:rsidP="00160114">
      <w:pPr>
        <w:pStyle w:val="Code"/>
      </w:pPr>
    </w:p>
    <w:p w14:paraId="6DEF224F" w14:textId="77777777" w:rsidR="00160114" w:rsidRPr="00EC76D5" w:rsidRDefault="00160114" w:rsidP="00160114">
      <w:pPr>
        <w:pStyle w:val="Code"/>
      </w:pPr>
      <w:r w:rsidRPr="00EC76D5">
        <w:t xml:space="preserve">    boolean pop = !useResult(tree);</w:t>
      </w:r>
    </w:p>
    <w:p w14:paraId="0A0432DA" w14:textId="77777777" w:rsidR="00160114" w:rsidRPr="00EC76D5" w:rsidRDefault="00160114" w:rsidP="00160114">
      <w:pPr>
        <w:pStyle w:val="Code"/>
      </w:pPr>
      <w:r w:rsidRPr="00EC76D5">
        <w:t xml:space="preserve">    Symbol trueSymbol = generateExpression(tree.getChild(1));</w:t>
      </w:r>
    </w:p>
    <w:p w14:paraId="5E1F9C4D" w14:textId="77777777" w:rsidR="00160114" w:rsidRPr="00EC76D5" w:rsidRDefault="00160114" w:rsidP="00160114">
      <w:pPr>
        <w:pStyle w:val="Code"/>
      </w:pPr>
      <w:r w:rsidRPr="00EC76D5">
        <w:t xml:space="preserve">    Symbol resultSymbol = Symbol.createSolidSymbol(tree.getType());</w:t>
      </w:r>
    </w:p>
    <w:p w14:paraId="7DBC1E45" w14:textId="77777777" w:rsidR="00160114" w:rsidRPr="00EC76D5" w:rsidRDefault="00160114" w:rsidP="00160114">
      <w:pPr>
        <w:pStyle w:val="Code"/>
      </w:pPr>
      <w:r w:rsidRPr="00EC76D5">
        <w:t xml:space="preserve">    //resultSymbol.addToSymbolTable();</w:t>
      </w:r>
    </w:p>
    <w:p w14:paraId="34E23747" w14:textId="77777777" w:rsidR="00160114" w:rsidRPr="00EC76D5" w:rsidRDefault="00160114" w:rsidP="00160114">
      <w:pPr>
        <w:pStyle w:val="Code"/>
      </w:pPr>
      <w:r w:rsidRPr="00EC76D5">
        <w:t xml:space="preserve">    Main.CurrentTable.addSymbol(resultSymbol);</w:t>
      </w:r>
    </w:p>
    <w:p w14:paraId="656F5C28" w14:textId="77777777" w:rsidR="00160114" w:rsidRPr="00EC76D5" w:rsidRDefault="00160114" w:rsidP="00160114">
      <w:pPr>
        <w:pStyle w:val="Code"/>
      </w:pPr>
      <w:r w:rsidRPr="00EC76D5">
        <w:t xml:space="preserve">    </w:t>
      </w:r>
    </w:p>
    <w:p w14:paraId="7C2F61AA" w14:textId="77777777" w:rsidR="00160114" w:rsidRPr="00EC76D5" w:rsidRDefault="00160114" w:rsidP="00160114">
      <w:pPr>
        <w:pStyle w:val="Code"/>
      </w:pPr>
      <w:r w:rsidRPr="00EC76D5">
        <w:t xml:space="preserve">    if (!resultSymbol.getType().isFloating()) {</w:t>
      </w:r>
    </w:p>
    <w:p w14:paraId="40C2AF9E" w14:textId="77777777" w:rsidR="00160114" w:rsidRPr="00EC76D5" w:rsidRDefault="00160114" w:rsidP="00160114">
      <w:pPr>
        <w:pStyle w:val="Code"/>
      </w:pPr>
      <w:r w:rsidRPr="00EC76D5">
        <w:t xml:space="preserve">      addMiddleCode(MiddleOperator.Assign, pop, resultSymbol, trueSymbol);</w:t>
      </w:r>
    </w:p>
    <w:p w14:paraId="07D819CB" w14:textId="77777777" w:rsidR="00160114" w:rsidRPr="00EC76D5" w:rsidRDefault="00160114" w:rsidP="00160114">
      <w:pPr>
        <w:pStyle w:val="Code"/>
      </w:pPr>
      <w:r w:rsidRPr="00EC76D5">
        <w:t xml:space="preserve">    }</w:t>
      </w:r>
    </w:p>
    <w:p w14:paraId="0862289D" w14:textId="77777777" w:rsidR="00160114" w:rsidRPr="00EC76D5" w:rsidRDefault="00160114" w:rsidP="00160114">
      <w:pPr>
        <w:pStyle w:val="Code"/>
      </w:pPr>
      <w:r w:rsidRPr="00EC76D5">
        <w:t xml:space="preserve">    </w:t>
      </w:r>
    </w:p>
    <w:p w14:paraId="38BCB46D" w14:textId="77777777" w:rsidR="00160114" w:rsidRPr="00EC76D5" w:rsidRDefault="00160114" w:rsidP="00160114">
      <w:pPr>
        <w:pStyle w:val="Code"/>
      </w:pPr>
      <w:r w:rsidRPr="00EC76D5">
        <w:t xml:space="preserve">    int gotoLineNo = m_middleCodeList.size();</w:t>
      </w:r>
    </w:p>
    <w:p w14:paraId="3A628593" w14:textId="77777777" w:rsidR="00160114" w:rsidRPr="00EC76D5" w:rsidRDefault="00160114" w:rsidP="00160114">
      <w:pPr>
        <w:pStyle w:val="Code"/>
      </w:pPr>
      <w:r w:rsidRPr="00EC76D5">
        <w:t xml:space="preserve">    addMiddleCode(MiddleOperator.Goto);</w:t>
      </w:r>
    </w:p>
    <w:p w14:paraId="70AB3948" w14:textId="77777777" w:rsidR="00160114" w:rsidRPr="00EC76D5" w:rsidRDefault="00160114" w:rsidP="00160114">
      <w:pPr>
        <w:pStyle w:val="Code"/>
      </w:pPr>
      <w:r w:rsidRPr="00EC76D5">
        <w:t xml:space="preserve">    </w:t>
      </w:r>
    </w:p>
    <w:p w14:paraId="73C17A09" w14:textId="77777777" w:rsidR="00160114" w:rsidRPr="00EC76D5" w:rsidRDefault="00160114" w:rsidP="00160114">
      <w:pPr>
        <w:pStyle w:val="Code"/>
      </w:pPr>
      <w:r w:rsidRPr="00EC76D5">
        <w:t xml:space="preserve">    backpatch(testSymbol.getType().getFalseSet());</w:t>
      </w:r>
    </w:p>
    <w:p w14:paraId="6073A746" w14:textId="77777777" w:rsidR="00160114" w:rsidRPr="00EC76D5" w:rsidRDefault="00160114" w:rsidP="00160114">
      <w:pPr>
        <w:pStyle w:val="Code"/>
      </w:pPr>
      <w:r w:rsidRPr="00EC76D5">
        <w:t xml:space="preserve">    Symbol falseSymbol = generateExpression(tree.getChild(2));</w:t>
      </w:r>
    </w:p>
    <w:p w14:paraId="4FE519F2" w14:textId="77777777" w:rsidR="00160114" w:rsidRPr="00EC76D5" w:rsidRDefault="00160114" w:rsidP="00160114">
      <w:pPr>
        <w:pStyle w:val="Code"/>
      </w:pPr>
    </w:p>
    <w:p w14:paraId="232139E0" w14:textId="77777777" w:rsidR="00160114" w:rsidRPr="00EC76D5" w:rsidRDefault="00160114" w:rsidP="00160114">
      <w:pPr>
        <w:pStyle w:val="Code"/>
      </w:pPr>
      <w:r w:rsidRPr="00EC76D5">
        <w:t xml:space="preserve">    if (!resultSymbol.getType().isFloating()) {</w:t>
      </w:r>
    </w:p>
    <w:p w14:paraId="4CB5FB80" w14:textId="77777777" w:rsidR="00160114" w:rsidRPr="00EC76D5" w:rsidRDefault="00160114" w:rsidP="00160114">
      <w:pPr>
        <w:pStyle w:val="Code"/>
      </w:pPr>
      <w:r w:rsidRPr="00EC76D5">
        <w:t xml:space="preserve">      addMiddleCode(MiddleOperator.Assign, pop, resultSymbol, falseSymbol);</w:t>
      </w:r>
    </w:p>
    <w:p w14:paraId="7C7E2F05" w14:textId="77777777" w:rsidR="00160114" w:rsidRPr="00EC76D5" w:rsidRDefault="00160114" w:rsidP="00160114">
      <w:pPr>
        <w:pStyle w:val="Code"/>
      </w:pPr>
      <w:r w:rsidRPr="00EC76D5">
        <w:t xml:space="preserve">    }</w:t>
      </w:r>
    </w:p>
    <w:p w14:paraId="0FDEC4A3" w14:textId="77777777" w:rsidR="00160114" w:rsidRPr="00EC76D5" w:rsidRDefault="00160114" w:rsidP="00160114">
      <w:pPr>
        <w:pStyle w:val="Code"/>
      </w:pPr>
    </w:p>
    <w:p w14:paraId="702A5164" w14:textId="77777777" w:rsidR="00160114" w:rsidRPr="00EC76D5" w:rsidRDefault="00160114" w:rsidP="00160114">
      <w:pPr>
        <w:pStyle w:val="Code"/>
      </w:pPr>
      <w:r w:rsidRPr="00EC76D5">
        <w:t xml:space="preserve">    backpatch(gotoLineNo);</w:t>
      </w:r>
    </w:p>
    <w:p w14:paraId="228161AA" w14:textId="77777777" w:rsidR="00160114" w:rsidRPr="00EC76D5" w:rsidRDefault="00160114" w:rsidP="00160114">
      <w:pPr>
        <w:pStyle w:val="Code"/>
      </w:pPr>
      <w:r w:rsidRPr="00EC76D5">
        <w:t xml:space="preserve">    return resultSymbol;</w:t>
      </w:r>
    </w:p>
    <w:p w14:paraId="588C85CE" w14:textId="77777777" w:rsidR="00160114" w:rsidRPr="00EC76D5" w:rsidRDefault="00160114" w:rsidP="00160114">
      <w:pPr>
        <w:pStyle w:val="Code"/>
      </w:pPr>
      <w:r w:rsidRPr="00EC76D5">
        <w:t xml:space="preserve">  }</w:t>
      </w:r>
    </w:p>
    <w:p w14:paraId="21F621E1" w14:textId="77777777" w:rsidR="00160114" w:rsidRPr="00EC76D5" w:rsidRDefault="00160114" w:rsidP="00160114">
      <w:pPr>
        <w:pStyle w:val="Code"/>
      </w:pPr>
      <w:r w:rsidRPr="00EC76D5">
        <w:t xml:space="preserve">  </w:t>
      </w:r>
    </w:p>
    <w:p w14:paraId="7A7E79BE" w14:textId="77777777" w:rsidR="00160114" w:rsidRPr="00EC76D5" w:rsidRDefault="00160114" w:rsidP="00160114">
      <w:pPr>
        <w:pStyle w:val="Code"/>
      </w:pPr>
      <w:r w:rsidRPr="00EC76D5">
        <w:t xml:space="preserve">  public Symbol generateLogicalAndExpression(SyntaxTree tree) {</w:t>
      </w:r>
    </w:p>
    <w:p w14:paraId="61117963" w14:textId="77777777" w:rsidR="00160114" w:rsidRPr="00EC76D5" w:rsidRDefault="00160114" w:rsidP="00160114">
      <w:pPr>
        <w:pStyle w:val="Code"/>
      </w:pPr>
      <w:r w:rsidRPr="00EC76D5">
        <w:t xml:space="preserve">    Symbol leftSymbol = generateExpression(tree.getChild(0));</w:t>
      </w:r>
    </w:p>
    <w:p w14:paraId="766AC578" w14:textId="77777777" w:rsidR="00160114" w:rsidRPr="00EC76D5" w:rsidRDefault="00160114" w:rsidP="00160114">
      <w:pPr>
        <w:pStyle w:val="Code"/>
      </w:pPr>
      <w:r w:rsidRPr="00EC76D5">
        <w:lastRenderedPageBreak/>
        <w:t xml:space="preserve">    backpatch(leftSymbol.getType().getTrueSet());</w:t>
      </w:r>
    </w:p>
    <w:p w14:paraId="79268C1E" w14:textId="77777777" w:rsidR="00160114" w:rsidRPr="00EC76D5" w:rsidRDefault="00160114" w:rsidP="00160114">
      <w:pPr>
        <w:pStyle w:val="Code"/>
      </w:pPr>
      <w:r w:rsidRPr="00EC76D5">
        <w:t xml:space="preserve">    </w:t>
      </w:r>
    </w:p>
    <w:p w14:paraId="56DA6118" w14:textId="77777777" w:rsidR="00160114" w:rsidRPr="00EC76D5" w:rsidRDefault="00160114" w:rsidP="00160114">
      <w:pPr>
        <w:pStyle w:val="Code"/>
      </w:pPr>
      <w:r w:rsidRPr="00EC76D5">
        <w:t xml:space="preserve">    Symbol rightSymbol = generateExpression(tree.getChild(1));</w:t>
      </w:r>
    </w:p>
    <w:p w14:paraId="12CBBBD9" w14:textId="77777777" w:rsidR="00160114" w:rsidRPr="00EC76D5" w:rsidRDefault="00160114" w:rsidP="00160114">
      <w:pPr>
        <w:pStyle w:val="Code"/>
      </w:pPr>
      <w:r w:rsidRPr="00EC76D5">
        <w:t xml:space="preserve">    Set&lt;Integer&gt; falseSet = leftSymbol.getType().getFalseSet();    </w:t>
      </w:r>
    </w:p>
    <w:p w14:paraId="2CF23D6A" w14:textId="77777777" w:rsidR="00160114" w:rsidRPr="00EC76D5" w:rsidRDefault="00160114" w:rsidP="00160114">
      <w:pPr>
        <w:pStyle w:val="Code"/>
      </w:pPr>
      <w:r w:rsidRPr="00EC76D5">
        <w:t xml:space="preserve">    falseSet.addAll(rightSymbol.getType().getFalseSet());</w:t>
      </w:r>
    </w:p>
    <w:p w14:paraId="642ACD38" w14:textId="77777777" w:rsidR="00160114" w:rsidRPr="00EC76D5" w:rsidRDefault="00160114" w:rsidP="00160114">
      <w:pPr>
        <w:pStyle w:val="Code"/>
      </w:pPr>
      <w:r w:rsidRPr="00EC76D5">
        <w:t xml:space="preserve">    </w:t>
      </w:r>
    </w:p>
    <w:p w14:paraId="590FC2A5" w14:textId="77777777" w:rsidR="00160114" w:rsidRPr="00EC76D5" w:rsidRDefault="00160114" w:rsidP="00160114">
      <w:pPr>
        <w:pStyle w:val="Code"/>
      </w:pPr>
      <w:r w:rsidRPr="00EC76D5">
        <w:t xml:space="preserve">    return Symbol.createLogicalSymbol(rightSymbol.getType().getTrueSet(),</w:t>
      </w:r>
    </w:p>
    <w:p w14:paraId="4CAB23F5" w14:textId="77777777" w:rsidR="00160114" w:rsidRPr="00EC76D5" w:rsidRDefault="00160114" w:rsidP="00160114">
      <w:pPr>
        <w:pStyle w:val="Code"/>
      </w:pPr>
      <w:r w:rsidRPr="00EC76D5">
        <w:t xml:space="preserve">                                      falseSet);</w:t>
      </w:r>
    </w:p>
    <w:p w14:paraId="5C8F5D0C" w14:textId="77777777" w:rsidR="00160114" w:rsidRPr="00EC76D5" w:rsidRDefault="00160114" w:rsidP="00160114">
      <w:pPr>
        <w:pStyle w:val="Code"/>
      </w:pPr>
      <w:r w:rsidRPr="00EC76D5">
        <w:t xml:space="preserve">  }</w:t>
      </w:r>
    </w:p>
    <w:p w14:paraId="02F1768C" w14:textId="77777777" w:rsidR="00160114" w:rsidRPr="00EC76D5" w:rsidRDefault="00160114" w:rsidP="00160114">
      <w:pPr>
        <w:pStyle w:val="Code"/>
      </w:pPr>
      <w:r w:rsidRPr="00EC76D5">
        <w:t xml:space="preserve">  </w:t>
      </w:r>
    </w:p>
    <w:p w14:paraId="045D7C87" w14:textId="77777777" w:rsidR="00160114" w:rsidRPr="00EC76D5" w:rsidRDefault="00160114" w:rsidP="00160114">
      <w:pPr>
        <w:pStyle w:val="Code"/>
      </w:pPr>
      <w:r w:rsidRPr="00EC76D5">
        <w:t xml:space="preserve">  public Symbol generateLogicalOrExpression(SyntaxTree tree) {</w:t>
      </w:r>
    </w:p>
    <w:p w14:paraId="117F0C35" w14:textId="77777777" w:rsidR="00160114" w:rsidRPr="00EC76D5" w:rsidRDefault="00160114" w:rsidP="00160114">
      <w:pPr>
        <w:pStyle w:val="Code"/>
      </w:pPr>
      <w:r w:rsidRPr="00EC76D5">
        <w:t xml:space="preserve">    Symbol leftSymbol = generateExpression(tree.getChild(0));</w:t>
      </w:r>
    </w:p>
    <w:p w14:paraId="52040A76" w14:textId="77777777" w:rsidR="00160114" w:rsidRPr="00EC76D5" w:rsidRDefault="00160114" w:rsidP="00160114">
      <w:pPr>
        <w:pStyle w:val="Code"/>
      </w:pPr>
      <w:r w:rsidRPr="00EC76D5">
        <w:t xml:space="preserve">    backpatch(leftSymbol.getType().getFalseSet());</w:t>
      </w:r>
    </w:p>
    <w:p w14:paraId="00122AD3" w14:textId="77777777" w:rsidR="00160114" w:rsidRPr="00EC76D5" w:rsidRDefault="00160114" w:rsidP="00160114">
      <w:pPr>
        <w:pStyle w:val="Code"/>
      </w:pPr>
      <w:r w:rsidRPr="00EC76D5">
        <w:t xml:space="preserve">    Symbol rightSymbol = generateExpression(tree.getChild(1));</w:t>
      </w:r>
    </w:p>
    <w:p w14:paraId="54018345" w14:textId="77777777" w:rsidR="00160114" w:rsidRPr="00EC76D5" w:rsidRDefault="00160114" w:rsidP="00160114">
      <w:pPr>
        <w:pStyle w:val="Code"/>
      </w:pPr>
      <w:r w:rsidRPr="00EC76D5">
        <w:t xml:space="preserve">    </w:t>
      </w:r>
    </w:p>
    <w:p w14:paraId="5915C4C2" w14:textId="77777777" w:rsidR="00160114" w:rsidRPr="00EC76D5" w:rsidRDefault="00160114" w:rsidP="00160114">
      <w:pPr>
        <w:pStyle w:val="Code"/>
      </w:pPr>
      <w:r w:rsidRPr="00EC76D5">
        <w:t xml:space="preserve">    Set&lt;Integer&gt; trueSet = leftSymbol.getType().getTrueSet();</w:t>
      </w:r>
    </w:p>
    <w:p w14:paraId="332A3406" w14:textId="77777777" w:rsidR="00160114" w:rsidRPr="00EC76D5" w:rsidRDefault="00160114" w:rsidP="00160114">
      <w:pPr>
        <w:pStyle w:val="Code"/>
      </w:pPr>
      <w:r w:rsidRPr="00EC76D5">
        <w:t xml:space="preserve">    trueSet.addAll(rightSymbol.getType().getTrueSet());</w:t>
      </w:r>
    </w:p>
    <w:p w14:paraId="751A9315" w14:textId="77777777" w:rsidR="00160114" w:rsidRPr="00EC76D5" w:rsidRDefault="00160114" w:rsidP="00160114">
      <w:pPr>
        <w:pStyle w:val="Code"/>
      </w:pPr>
      <w:r w:rsidRPr="00EC76D5">
        <w:t xml:space="preserve">    return Symbol.createLogicalSymbol(trueSet,</w:t>
      </w:r>
    </w:p>
    <w:p w14:paraId="178982B8" w14:textId="77777777" w:rsidR="00160114" w:rsidRPr="00EC76D5" w:rsidRDefault="00160114" w:rsidP="00160114">
      <w:pPr>
        <w:pStyle w:val="Code"/>
      </w:pPr>
      <w:r w:rsidRPr="00EC76D5">
        <w:t xml:space="preserve">                                      rightSymbol.getType().getFalseSet());</w:t>
      </w:r>
    </w:p>
    <w:p w14:paraId="11688A83" w14:textId="77777777" w:rsidR="00160114" w:rsidRPr="00EC76D5" w:rsidRDefault="00160114" w:rsidP="00160114">
      <w:pPr>
        <w:pStyle w:val="Code"/>
      </w:pPr>
      <w:r w:rsidRPr="00EC76D5">
        <w:t xml:space="preserve">  }</w:t>
      </w:r>
    </w:p>
    <w:p w14:paraId="729689DF" w14:textId="77777777" w:rsidR="00160114" w:rsidRPr="00EC76D5" w:rsidRDefault="00160114" w:rsidP="00160114">
      <w:pPr>
        <w:pStyle w:val="Code"/>
      </w:pPr>
    </w:p>
    <w:p w14:paraId="14341864" w14:textId="77777777" w:rsidR="00160114" w:rsidRPr="00EC76D5" w:rsidRDefault="00160114" w:rsidP="00160114">
      <w:pPr>
        <w:pStyle w:val="Code"/>
      </w:pPr>
      <w:r w:rsidRPr="00EC76D5">
        <w:t xml:space="preserve">  public Symbol generateLogicalNotExpression(SyntaxTree tree) {</w:t>
      </w:r>
    </w:p>
    <w:p w14:paraId="2D9868DB" w14:textId="77777777" w:rsidR="00160114" w:rsidRPr="00EC76D5" w:rsidRDefault="00160114" w:rsidP="00160114">
      <w:pPr>
        <w:pStyle w:val="Code"/>
      </w:pPr>
      <w:r w:rsidRPr="00EC76D5">
        <w:t xml:space="preserve">    Symbol symbol = generateExpression(tree.getChild(0));</w:t>
      </w:r>
    </w:p>
    <w:p w14:paraId="4AFB59B2" w14:textId="77777777" w:rsidR="00160114" w:rsidRPr="00EC76D5" w:rsidRDefault="00160114" w:rsidP="00160114">
      <w:pPr>
        <w:pStyle w:val="Code"/>
      </w:pPr>
      <w:r w:rsidRPr="00EC76D5">
        <w:t xml:space="preserve">    return Symbol.createLogicalSymbol(symbol.getType().getFalseSet(),</w:t>
      </w:r>
    </w:p>
    <w:p w14:paraId="27ACEE16" w14:textId="77777777" w:rsidR="00160114" w:rsidRPr="00EC76D5" w:rsidRDefault="00160114" w:rsidP="00160114">
      <w:pPr>
        <w:pStyle w:val="Code"/>
      </w:pPr>
      <w:r w:rsidRPr="00EC76D5">
        <w:t xml:space="preserve">                                      symbol.getType().getTrueSet());</w:t>
      </w:r>
    </w:p>
    <w:p w14:paraId="30369577" w14:textId="77777777" w:rsidR="00160114" w:rsidRPr="00EC76D5" w:rsidRDefault="00160114" w:rsidP="00160114">
      <w:pPr>
        <w:pStyle w:val="Code"/>
      </w:pPr>
      <w:r w:rsidRPr="00EC76D5">
        <w:t xml:space="preserve">  }</w:t>
      </w:r>
    </w:p>
    <w:p w14:paraId="3910B70B" w14:textId="77777777" w:rsidR="00160114" w:rsidRPr="00EC76D5" w:rsidRDefault="00160114" w:rsidP="00160114">
      <w:pPr>
        <w:pStyle w:val="Code"/>
      </w:pPr>
    </w:p>
    <w:p w14:paraId="514AFF68" w14:textId="77777777" w:rsidR="00160114" w:rsidRPr="00EC76D5" w:rsidRDefault="00160114" w:rsidP="00160114">
      <w:pPr>
        <w:pStyle w:val="Code"/>
      </w:pPr>
      <w:r w:rsidRPr="00EC76D5">
        <w:t xml:space="preserve">  public Symbol generateRelationalExpression(SyntaxTree tree) {</w:t>
      </w:r>
    </w:p>
    <w:p w14:paraId="45350D86" w14:textId="77777777" w:rsidR="00160114" w:rsidRPr="00EC76D5" w:rsidRDefault="00160114" w:rsidP="00160114">
      <w:pPr>
        <w:pStyle w:val="Code"/>
      </w:pPr>
      <w:r w:rsidRPr="00EC76D5">
        <w:t xml:space="preserve">    Symbol leftSymbol = generateExpression(tree.getChild(0));</w:t>
      </w:r>
    </w:p>
    <w:p w14:paraId="1F54B83B" w14:textId="77777777" w:rsidR="00160114" w:rsidRPr="00EC76D5" w:rsidRDefault="00160114" w:rsidP="00160114">
      <w:pPr>
        <w:pStyle w:val="Code"/>
      </w:pPr>
      <w:r w:rsidRPr="00EC76D5">
        <w:t xml:space="preserve">    Symbol rightSymbol = generateExpression(tree.getChild(1));</w:t>
      </w:r>
    </w:p>
    <w:p w14:paraId="102C6E27" w14:textId="77777777" w:rsidR="00160114" w:rsidRPr="00EC76D5" w:rsidRDefault="00160114" w:rsidP="00160114">
      <w:pPr>
        <w:pStyle w:val="Code"/>
      </w:pPr>
      <w:r w:rsidRPr="00EC76D5">
        <w:t xml:space="preserve">    </w:t>
      </w:r>
    </w:p>
    <w:p w14:paraId="138A82EC" w14:textId="77777777" w:rsidR="00160114" w:rsidRPr="00EC76D5" w:rsidRDefault="00160114" w:rsidP="00160114">
      <w:pPr>
        <w:pStyle w:val="Code"/>
      </w:pPr>
      <w:r w:rsidRPr="00EC76D5">
        <w:t xml:space="preserve">    Set&lt;Integer&gt; trueSet = new ListSet(m_middleCodeList.size());</w:t>
      </w:r>
    </w:p>
    <w:p w14:paraId="43CD466A" w14:textId="77777777" w:rsidR="00160114" w:rsidRPr="00EC76D5" w:rsidRDefault="00160114" w:rsidP="00160114">
      <w:pPr>
        <w:pStyle w:val="Code"/>
      </w:pPr>
      <w:r w:rsidRPr="00EC76D5">
        <w:t xml:space="preserve">    addMiddleCode(tree.getOperator(), null, leftSymbol, rightSymbol);</w:t>
      </w:r>
    </w:p>
    <w:p w14:paraId="35133091" w14:textId="77777777" w:rsidR="00160114" w:rsidRPr="00EC76D5" w:rsidRDefault="00160114" w:rsidP="00160114">
      <w:pPr>
        <w:pStyle w:val="Code"/>
      </w:pPr>
    </w:p>
    <w:p w14:paraId="3C3AFF45" w14:textId="77777777" w:rsidR="00160114" w:rsidRPr="00EC76D5" w:rsidRDefault="00160114" w:rsidP="00160114">
      <w:pPr>
        <w:pStyle w:val="Code"/>
      </w:pPr>
      <w:r w:rsidRPr="00EC76D5">
        <w:t xml:space="preserve">    Set&lt;Integer&gt; falseSet = new ListSet(m_middleCodeList.size());</w:t>
      </w:r>
    </w:p>
    <w:p w14:paraId="3E5FD6AE" w14:textId="77777777" w:rsidR="00160114" w:rsidRPr="00EC76D5" w:rsidRDefault="00160114" w:rsidP="00160114">
      <w:pPr>
        <w:pStyle w:val="Code"/>
      </w:pPr>
      <w:r w:rsidRPr="00EC76D5">
        <w:t xml:space="preserve">    addMiddleCode(MiddleOperator.Goto);</w:t>
      </w:r>
    </w:p>
    <w:p w14:paraId="7DBB982A" w14:textId="77777777" w:rsidR="00160114" w:rsidRPr="00EC76D5" w:rsidRDefault="00160114" w:rsidP="00160114">
      <w:pPr>
        <w:pStyle w:val="Code"/>
      </w:pPr>
    </w:p>
    <w:p w14:paraId="20C983FD" w14:textId="77777777" w:rsidR="00160114" w:rsidRPr="00EC76D5" w:rsidRDefault="00160114" w:rsidP="00160114">
      <w:pPr>
        <w:pStyle w:val="Code"/>
      </w:pPr>
      <w:r w:rsidRPr="00EC76D5">
        <w:t xml:space="preserve">    return Symbol.createLogicalSymbol(trueSet, falseSet);</w:t>
      </w:r>
    </w:p>
    <w:p w14:paraId="6DD936C8" w14:textId="77777777" w:rsidR="00160114" w:rsidRPr="00EC76D5" w:rsidRDefault="00160114" w:rsidP="00160114">
      <w:pPr>
        <w:pStyle w:val="Code"/>
      </w:pPr>
      <w:r w:rsidRPr="00EC76D5">
        <w:t xml:space="preserve">  }</w:t>
      </w:r>
    </w:p>
    <w:p w14:paraId="41178780" w14:textId="77777777" w:rsidR="00160114" w:rsidRPr="00EC76D5" w:rsidRDefault="00160114" w:rsidP="00160114">
      <w:pPr>
        <w:pStyle w:val="Code"/>
      </w:pPr>
      <w:r w:rsidRPr="00EC76D5">
        <w:t xml:space="preserve">  </w:t>
      </w:r>
    </w:p>
    <w:p w14:paraId="3EB60241" w14:textId="77777777" w:rsidR="00160114" w:rsidRPr="00EC76D5" w:rsidRDefault="00160114" w:rsidP="00160114">
      <w:pPr>
        <w:pStyle w:val="Code"/>
      </w:pPr>
      <w:r w:rsidRPr="00EC76D5">
        <w:t xml:space="preserve">  public Symbol generateArithmeticExpression(SyntaxTree tree) {</w:t>
      </w:r>
    </w:p>
    <w:p w14:paraId="67815FC3" w14:textId="77777777" w:rsidR="00160114" w:rsidRPr="00EC76D5" w:rsidRDefault="00160114" w:rsidP="00160114">
      <w:pPr>
        <w:pStyle w:val="Code"/>
      </w:pPr>
      <w:r w:rsidRPr="00EC76D5">
        <w:t xml:space="preserve">    Symbol leftSymbol = generateExpression(tree.getChild(0)),</w:t>
      </w:r>
    </w:p>
    <w:p w14:paraId="6943A81C" w14:textId="77777777" w:rsidR="00160114" w:rsidRPr="00EC76D5" w:rsidRDefault="00160114" w:rsidP="00160114">
      <w:pPr>
        <w:pStyle w:val="Code"/>
      </w:pPr>
      <w:r w:rsidRPr="00EC76D5">
        <w:t xml:space="preserve">           rightSymbol = generateExpression(tree.getChild(1));</w:t>
      </w:r>
    </w:p>
    <w:p w14:paraId="63952611" w14:textId="77777777" w:rsidR="00160114" w:rsidRPr="00EC76D5" w:rsidRDefault="00160114" w:rsidP="00160114">
      <w:pPr>
        <w:pStyle w:val="Code"/>
      </w:pPr>
      <w:r w:rsidRPr="00EC76D5">
        <w:t xml:space="preserve">    Type leftType = leftSymbol.getType(), rightType = rightSymbol.getType();</w:t>
      </w:r>
    </w:p>
    <w:p w14:paraId="6BE24997" w14:textId="77777777" w:rsidR="00160114" w:rsidRPr="00EC76D5" w:rsidRDefault="00160114" w:rsidP="00160114">
      <w:pPr>
        <w:pStyle w:val="Code"/>
      </w:pPr>
      <w:r w:rsidRPr="00EC76D5">
        <w:t xml:space="preserve">    </w:t>
      </w:r>
    </w:p>
    <w:p w14:paraId="632E29E1" w14:textId="77777777" w:rsidR="00160114" w:rsidRPr="00EC76D5" w:rsidRDefault="00160114" w:rsidP="00160114">
      <w:pPr>
        <w:pStyle w:val="Code"/>
      </w:pPr>
      <w:r w:rsidRPr="00EC76D5">
        <w:t xml:space="preserve">    if (leftType.isPointerOrArray() &amp;&amp; rightType.isPointerOrArray() &amp;&amp;</w:t>
      </w:r>
    </w:p>
    <w:p w14:paraId="7D0978AC" w14:textId="77777777" w:rsidR="00160114" w:rsidRPr="00EC76D5" w:rsidRDefault="00160114" w:rsidP="00160114">
      <w:pPr>
        <w:pStyle w:val="Code"/>
      </w:pPr>
      <w:r w:rsidRPr="00EC76D5">
        <w:t xml:space="preserve">        (leftType.getPointerOrArrayType().getSize() &gt; 1)) {</w:t>
      </w:r>
    </w:p>
    <w:p w14:paraId="6F6759D0" w14:textId="77777777" w:rsidR="00160114" w:rsidRPr="00EC76D5" w:rsidRDefault="00160114" w:rsidP="00160114">
      <w:pPr>
        <w:pStyle w:val="Code"/>
      </w:pPr>
      <w:r w:rsidRPr="00EC76D5">
        <w:t xml:space="preserve">      Type pointerType = Type.createPointerType(leftType.getPointerOrArrayType());</w:t>
      </w:r>
    </w:p>
    <w:p w14:paraId="6AED802A" w14:textId="77777777" w:rsidR="00160114" w:rsidRPr="00EC76D5" w:rsidRDefault="00160114" w:rsidP="00160114">
      <w:pPr>
        <w:pStyle w:val="Code"/>
      </w:pPr>
      <w:r w:rsidRPr="00EC76D5">
        <w:t xml:space="preserve">      Symbol tempSymbol = Symbol.createTemporarySymbol(pointerType);</w:t>
      </w:r>
    </w:p>
    <w:p w14:paraId="345AB1FC" w14:textId="77777777" w:rsidR="00160114" w:rsidRPr="00EC76D5" w:rsidRDefault="00160114" w:rsidP="00160114">
      <w:pPr>
        <w:pStyle w:val="Code"/>
      </w:pPr>
      <w:r w:rsidRPr="00EC76D5">
        <w:t xml:space="preserve">      addMiddleCode(tree.getOperator(), tempSymbol, leftSymbol, rightSymbol);</w:t>
      </w:r>
    </w:p>
    <w:p w14:paraId="166AEB96" w14:textId="77777777" w:rsidR="00160114" w:rsidRPr="00EC76D5" w:rsidRDefault="00160114" w:rsidP="00160114">
      <w:pPr>
        <w:pStyle w:val="Code"/>
      </w:pPr>
      <w:r w:rsidRPr="00EC76D5">
        <w:t xml:space="preserve">      int typeSize = leftType.getPointerOrArrayType().getSize();</w:t>
      </w:r>
    </w:p>
    <w:p w14:paraId="1EDCA792" w14:textId="77777777" w:rsidR="00160114" w:rsidRPr="00EC76D5" w:rsidRDefault="00160114" w:rsidP="00160114">
      <w:pPr>
        <w:pStyle w:val="Code"/>
      </w:pPr>
      <w:r w:rsidRPr="00EC76D5">
        <w:t xml:space="preserve">      Symbol sizeSymbol = Symbol.createValueSymbol(Type.SignedIntegerType,</w:t>
      </w:r>
    </w:p>
    <w:p w14:paraId="121549DC" w14:textId="77777777" w:rsidR="00160114" w:rsidRPr="00EC76D5" w:rsidRDefault="00160114" w:rsidP="00160114">
      <w:pPr>
        <w:pStyle w:val="Code"/>
      </w:pPr>
      <w:r w:rsidRPr="00EC76D5">
        <w:t xml:space="preserve">                                            BigInteger.valueOf(typeSize));</w:t>
      </w:r>
    </w:p>
    <w:p w14:paraId="55BF2AC7" w14:textId="77777777" w:rsidR="00160114" w:rsidRPr="00EC76D5" w:rsidRDefault="00160114" w:rsidP="00160114">
      <w:pPr>
        <w:pStyle w:val="Code"/>
      </w:pPr>
      <w:r w:rsidRPr="00EC76D5">
        <w:t xml:space="preserve">      Symbol resultSymbol = Symbol.createTemporarySymbol(pointerType);</w:t>
      </w:r>
    </w:p>
    <w:p w14:paraId="21D8F46E" w14:textId="77777777" w:rsidR="00160114" w:rsidRPr="00EC76D5" w:rsidRDefault="00160114" w:rsidP="00160114">
      <w:pPr>
        <w:pStyle w:val="Code"/>
      </w:pPr>
      <w:r w:rsidRPr="00EC76D5">
        <w:t xml:space="preserve">      addMiddleCode(MiddleOperator.Divide, resultSymbol,</w:t>
      </w:r>
    </w:p>
    <w:p w14:paraId="1B25D52A" w14:textId="77777777" w:rsidR="00160114" w:rsidRPr="00EC76D5" w:rsidRDefault="00160114" w:rsidP="00160114">
      <w:pPr>
        <w:pStyle w:val="Code"/>
      </w:pPr>
      <w:r w:rsidRPr="00EC76D5">
        <w:t xml:space="preserve">                    tempSymbol, sizeSymbol);</w:t>
      </w:r>
    </w:p>
    <w:p w14:paraId="156F5E63" w14:textId="77777777" w:rsidR="00160114" w:rsidRPr="00EC76D5" w:rsidRDefault="00160114" w:rsidP="00160114">
      <w:pPr>
        <w:pStyle w:val="Code"/>
      </w:pPr>
      <w:r w:rsidRPr="00EC76D5">
        <w:lastRenderedPageBreak/>
        <w:t xml:space="preserve">      return resultSymbol;</w:t>
      </w:r>
    </w:p>
    <w:p w14:paraId="6C84C34B" w14:textId="77777777" w:rsidR="00160114" w:rsidRPr="00EC76D5" w:rsidRDefault="00160114" w:rsidP="00160114">
      <w:pPr>
        <w:pStyle w:val="Code"/>
      </w:pPr>
      <w:r w:rsidRPr="00EC76D5">
        <w:t xml:space="preserve">    }</w:t>
      </w:r>
    </w:p>
    <w:p w14:paraId="3C451174" w14:textId="77777777" w:rsidR="00160114" w:rsidRPr="00EC76D5" w:rsidRDefault="00160114" w:rsidP="00160114">
      <w:pPr>
        <w:pStyle w:val="Code"/>
      </w:pPr>
      <w:r w:rsidRPr="00EC76D5">
        <w:t xml:space="preserve">    else if (leftType.isPointerOrArray() &amp;&amp; rightType.isIntegral() &amp;&amp;</w:t>
      </w:r>
    </w:p>
    <w:p w14:paraId="40BB56B3" w14:textId="77777777" w:rsidR="00160114" w:rsidRPr="00EC76D5" w:rsidRDefault="00160114" w:rsidP="00160114">
      <w:pPr>
        <w:pStyle w:val="Code"/>
      </w:pPr>
      <w:r w:rsidRPr="00EC76D5">
        <w:t xml:space="preserve">             (leftType.getPointerOrArrayType().getSize() &gt; 1)) {</w:t>
      </w:r>
    </w:p>
    <w:p w14:paraId="6DF9D669" w14:textId="77777777" w:rsidR="00160114" w:rsidRPr="00EC76D5" w:rsidRDefault="00160114" w:rsidP="00160114">
      <w:pPr>
        <w:pStyle w:val="Code"/>
      </w:pPr>
      <w:r w:rsidRPr="00EC76D5">
        <w:t xml:space="preserve">      Type pointerType =</w:t>
      </w:r>
    </w:p>
    <w:p w14:paraId="24A35BA1" w14:textId="77777777" w:rsidR="00160114" w:rsidRPr="00EC76D5" w:rsidRDefault="00160114" w:rsidP="00160114">
      <w:pPr>
        <w:pStyle w:val="Code"/>
      </w:pPr>
      <w:r w:rsidRPr="00EC76D5">
        <w:t xml:space="preserve">        Type.createPointerType(leftType.getPointerOrArrayType());</w:t>
      </w:r>
    </w:p>
    <w:p w14:paraId="29FEEF1B" w14:textId="77777777" w:rsidR="00160114" w:rsidRPr="00EC76D5" w:rsidRDefault="00160114" w:rsidP="00160114">
      <w:pPr>
        <w:pStyle w:val="Code"/>
      </w:pPr>
      <w:r w:rsidRPr="00EC76D5">
        <w:t xml:space="preserve">      Symbol tempSymbol = Symbol.createTemporarySymbol(pointerType);</w:t>
      </w:r>
    </w:p>
    <w:p w14:paraId="34279A74" w14:textId="77777777" w:rsidR="00160114" w:rsidRPr="00EC76D5" w:rsidRDefault="00160114" w:rsidP="00160114">
      <w:pPr>
        <w:pStyle w:val="Code"/>
      </w:pPr>
      <w:r w:rsidRPr="00EC76D5">
        <w:t xml:space="preserve">      int typeSize = leftType.getPointerOrArrayType().getSize();</w:t>
      </w:r>
    </w:p>
    <w:p w14:paraId="6E5D1E18" w14:textId="77777777" w:rsidR="00160114" w:rsidRPr="00EC76D5" w:rsidRDefault="00160114" w:rsidP="00160114">
      <w:pPr>
        <w:pStyle w:val="Code"/>
      </w:pPr>
      <w:r w:rsidRPr="00EC76D5">
        <w:t xml:space="preserve">      Symbol sizeSymbol = Symbol.createValueSymbol(Type.SignedIntegerType,</w:t>
      </w:r>
    </w:p>
    <w:p w14:paraId="05586347" w14:textId="77777777" w:rsidR="00160114" w:rsidRPr="00EC76D5" w:rsidRDefault="00160114" w:rsidP="00160114">
      <w:pPr>
        <w:pStyle w:val="Code"/>
      </w:pPr>
      <w:r w:rsidRPr="00EC76D5">
        <w:t xml:space="preserve">                                            BigInteger.valueOf(typeSize));</w:t>
      </w:r>
    </w:p>
    <w:p w14:paraId="2AE54547" w14:textId="77777777" w:rsidR="00160114" w:rsidRPr="00EC76D5" w:rsidRDefault="00160114" w:rsidP="00160114">
      <w:pPr>
        <w:pStyle w:val="Code"/>
      </w:pPr>
      <w:r w:rsidRPr="00EC76D5">
        <w:t xml:space="preserve">      addMiddleCode(MiddleOperator.Multiply, tempSymbol,</w:t>
      </w:r>
    </w:p>
    <w:p w14:paraId="389F8E42" w14:textId="77777777" w:rsidR="00160114" w:rsidRPr="00EC76D5" w:rsidRDefault="00160114" w:rsidP="00160114">
      <w:pPr>
        <w:pStyle w:val="Code"/>
      </w:pPr>
      <w:r w:rsidRPr="00EC76D5">
        <w:t xml:space="preserve">                    rightSymbol, sizeSymbol);</w:t>
      </w:r>
    </w:p>
    <w:p w14:paraId="5C214F2B" w14:textId="77777777" w:rsidR="00160114" w:rsidRPr="00EC76D5" w:rsidRDefault="00160114" w:rsidP="00160114">
      <w:pPr>
        <w:pStyle w:val="Code"/>
      </w:pPr>
      <w:r w:rsidRPr="00EC76D5">
        <w:t xml:space="preserve">      Symbol resultSymbol = Symbol.createTemporarySymbol(pointerType);</w:t>
      </w:r>
    </w:p>
    <w:p w14:paraId="04E7129F" w14:textId="77777777" w:rsidR="00160114" w:rsidRPr="00EC76D5" w:rsidRDefault="00160114" w:rsidP="00160114">
      <w:pPr>
        <w:pStyle w:val="Code"/>
      </w:pPr>
      <w:r w:rsidRPr="00EC76D5">
        <w:t xml:space="preserve">      addMiddleCode(tree.getOperator(), resultSymbol, leftSymbol, tempSymbol);</w:t>
      </w:r>
    </w:p>
    <w:p w14:paraId="2FC203C0" w14:textId="77777777" w:rsidR="00160114" w:rsidRPr="00EC76D5" w:rsidRDefault="00160114" w:rsidP="00160114">
      <w:pPr>
        <w:pStyle w:val="Code"/>
      </w:pPr>
      <w:r w:rsidRPr="00EC76D5">
        <w:t xml:space="preserve">      return resultSymbol;</w:t>
      </w:r>
    </w:p>
    <w:p w14:paraId="4116BA1C" w14:textId="77777777" w:rsidR="00160114" w:rsidRPr="00EC76D5" w:rsidRDefault="00160114" w:rsidP="00160114">
      <w:pPr>
        <w:pStyle w:val="Code"/>
      </w:pPr>
      <w:r w:rsidRPr="00EC76D5">
        <w:t xml:space="preserve">    }</w:t>
      </w:r>
    </w:p>
    <w:p w14:paraId="1FEEAA74" w14:textId="77777777" w:rsidR="00160114" w:rsidRPr="00EC76D5" w:rsidRDefault="00160114" w:rsidP="00160114">
      <w:pPr>
        <w:pStyle w:val="Code"/>
      </w:pPr>
      <w:r w:rsidRPr="00EC76D5">
        <w:t xml:space="preserve">    else if (leftType.isIntegral() &amp;&amp; rightType.isPointerOrArray() &amp;&amp;</w:t>
      </w:r>
    </w:p>
    <w:p w14:paraId="220DD54C" w14:textId="77777777" w:rsidR="00160114" w:rsidRPr="00EC76D5" w:rsidRDefault="00160114" w:rsidP="00160114">
      <w:pPr>
        <w:pStyle w:val="Code"/>
      </w:pPr>
      <w:r w:rsidRPr="00EC76D5">
        <w:t xml:space="preserve">             (rightType.getPointerOrArrayType().getSize() &gt; 1)) {</w:t>
      </w:r>
    </w:p>
    <w:p w14:paraId="07BC7E15" w14:textId="77777777" w:rsidR="00160114" w:rsidRPr="00EC76D5" w:rsidRDefault="00160114" w:rsidP="00160114">
      <w:pPr>
        <w:pStyle w:val="Code"/>
      </w:pPr>
      <w:r w:rsidRPr="00EC76D5">
        <w:t xml:space="preserve">      Type pointerType =</w:t>
      </w:r>
    </w:p>
    <w:p w14:paraId="653DAB51" w14:textId="77777777" w:rsidR="00160114" w:rsidRPr="00EC76D5" w:rsidRDefault="00160114" w:rsidP="00160114">
      <w:pPr>
        <w:pStyle w:val="Code"/>
      </w:pPr>
      <w:r w:rsidRPr="00EC76D5">
        <w:t xml:space="preserve">        Type.createPointerType(leftType.getPointerOrArrayType());</w:t>
      </w:r>
    </w:p>
    <w:p w14:paraId="09E22B67" w14:textId="77777777" w:rsidR="00160114" w:rsidRPr="00EC76D5" w:rsidRDefault="00160114" w:rsidP="00160114">
      <w:pPr>
        <w:pStyle w:val="Code"/>
      </w:pPr>
      <w:r w:rsidRPr="00EC76D5">
        <w:t xml:space="preserve">      Symbol tempSymbol = Symbol.createTemporarySymbol(pointerType);</w:t>
      </w:r>
    </w:p>
    <w:p w14:paraId="44A7D440" w14:textId="77777777" w:rsidR="00160114" w:rsidRPr="00EC76D5" w:rsidRDefault="00160114" w:rsidP="00160114">
      <w:pPr>
        <w:pStyle w:val="Code"/>
      </w:pPr>
      <w:r w:rsidRPr="00EC76D5">
        <w:t xml:space="preserve">      int typeSize = rightType.getPointerType().getSize();</w:t>
      </w:r>
    </w:p>
    <w:p w14:paraId="7586802D" w14:textId="77777777" w:rsidR="00160114" w:rsidRPr="00EC76D5" w:rsidRDefault="00160114" w:rsidP="00160114">
      <w:pPr>
        <w:pStyle w:val="Code"/>
      </w:pPr>
      <w:r w:rsidRPr="00EC76D5">
        <w:t xml:space="preserve">      Symbol sizeSymbol = Symbol.createValueSymbol(Type.SignedIntegerType,</w:t>
      </w:r>
    </w:p>
    <w:p w14:paraId="43F031E3" w14:textId="77777777" w:rsidR="00160114" w:rsidRPr="00EC76D5" w:rsidRDefault="00160114" w:rsidP="00160114">
      <w:pPr>
        <w:pStyle w:val="Code"/>
      </w:pPr>
      <w:r w:rsidRPr="00EC76D5">
        <w:t xml:space="preserve">                                            BigInteger.valueOf(typeSize));</w:t>
      </w:r>
    </w:p>
    <w:p w14:paraId="70B6AEE6" w14:textId="77777777" w:rsidR="00160114" w:rsidRPr="00EC76D5" w:rsidRDefault="00160114" w:rsidP="00160114">
      <w:pPr>
        <w:pStyle w:val="Code"/>
      </w:pPr>
      <w:r w:rsidRPr="00EC76D5">
        <w:t xml:space="preserve">      addMiddleCode(MiddleOperator.Multiply, tempSymbol,</w:t>
      </w:r>
    </w:p>
    <w:p w14:paraId="2B609ACD" w14:textId="77777777" w:rsidR="00160114" w:rsidRPr="00EC76D5" w:rsidRDefault="00160114" w:rsidP="00160114">
      <w:pPr>
        <w:pStyle w:val="Code"/>
      </w:pPr>
      <w:r w:rsidRPr="00EC76D5">
        <w:t xml:space="preserve">                    leftSymbol, sizeSymbol);</w:t>
      </w:r>
    </w:p>
    <w:p w14:paraId="341F7E05" w14:textId="77777777" w:rsidR="00160114" w:rsidRPr="00EC76D5" w:rsidRDefault="00160114" w:rsidP="00160114">
      <w:pPr>
        <w:pStyle w:val="Code"/>
      </w:pPr>
      <w:r w:rsidRPr="00EC76D5">
        <w:t xml:space="preserve">      Symbol resultSymbol = Symbol.createTemporarySymbol(pointerType);</w:t>
      </w:r>
    </w:p>
    <w:p w14:paraId="37324D99" w14:textId="77777777" w:rsidR="00160114" w:rsidRPr="00EC76D5" w:rsidRDefault="00160114" w:rsidP="00160114">
      <w:pPr>
        <w:pStyle w:val="Code"/>
      </w:pPr>
      <w:r w:rsidRPr="00EC76D5">
        <w:t xml:space="preserve">      addMiddleCode(tree.getOperator(), resultSymbol, tempSymbol, rightSymbol);</w:t>
      </w:r>
    </w:p>
    <w:p w14:paraId="1FD7C0DF" w14:textId="77777777" w:rsidR="00160114" w:rsidRPr="00EC76D5" w:rsidRDefault="00160114" w:rsidP="00160114">
      <w:pPr>
        <w:pStyle w:val="Code"/>
      </w:pPr>
      <w:r w:rsidRPr="00EC76D5">
        <w:t xml:space="preserve">      return resultSymbol;</w:t>
      </w:r>
    </w:p>
    <w:p w14:paraId="330F0022" w14:textId="77777777" w:rsidR="00160114" w:rsidRPr="00EC76D5" w:rsidRDefault="00160114" w:rsidP="00160114">
      <w:pPr>
        <w:pStyle w:val="Code"/>
      </w:pPr>
      <w:r w:rsidRPr="00EC76D5">
        <w:t xml:space="preserve">    }</w:t>
      </w:r>
    </w:p>
    <w:p w14:paraId="6184D903" w14:textId="77777777" w:rsidR="00160114" w:rsidRPr="00EC76D5" w:rsidRDefault="00160114" w:rsidP="00160114">
      <w:pPr>
        <w:pStyle w:val="Code"/>
      </w:pPr>
      <w:r w:rsidRPr="00EC76D5">
        <w:t xml:space="preserve">    else {</w:t>
      </w:r>
    </w:p>
    <w:p w14:paraId="40863EED" w14:textId="77777777" w:rsidR="00160114" w:rsidRPr="00EC76D5" w:rsidRDefault="00160114" w:rsidP="00160114">
      <w:pPr>
        <w:pStyle w:val="Code"/>
      </w:pPr>
      <w:r w:rsidRPr="00EC76D5">
        <w:t xml:space="preserve">      Symbol resultSymbol = Symbol.createTemporarySymbol(tree.getType());</w:t>
      </w:r>
    </w:p>
    <w:p w14:paraId="7928E715" w14:textId="77777777" w:rsidR="00160114" w:rsidRPr="00EC76D5" w:rsidRDefault="00160114" w:rsidP="00160114">
      <w:pPr>
        <w:pStyle w:val="Code"/>
      </w:pPr>
      <w:r w:rsidRPr="00EC76D5">
        <w:t xml:space="preserve">      addMiddleCode(tree.getOperator(), resultSymbol, leftSymbol, rightSymbol);</w:t>
      </w:r>
    </w:p>
    <w:p w14:paraId="3135FA6E" w14:textId="77777777" w:rsidR="00160114" w:rsidRPr="00EC76D5" w:rsidRDefault="00160114" w:rsidP="00160114">
      <w:pPr>
        <w:pStyle w:val="Code"/>
      </w:pPr>
      <w:r w:rsidRPr="00EC76D5">
        <w:t xml:space="preserve">      return resultSymbol;</w:t>
      </w:r>
    </w:p>
    <w:p w14:paraId="7ED513B7" w14:textId="77777777" w:rsidR="00160114" w:rsidRPr="00EC76D5" w:rsidRDefault="00160114" w:rsidP="00160114">
      <w:pPr>
        <w:pStyle w:val="Code"/>
      </w:pPr>
      <w:r w:rsidRPr="00EC76D5">
        <w:t xml:space="preserve">    }    </w:t>
      </w:r>
    </w:p>
    <w:p w14:paraId="4F6257CE" w14:textId="77777777" w:rsidR="00160114" w:rsidRPr="00EC76D5" w:rsidRDefault="00160114" w:rsidP="00160114">
      <w:pPr>
        <w:pStyle w:val="Code"/>
      </w:pPr>
      <w:r w:rsidRPr="00EC76D5">
        <w:t xml:space="preserve">  }</w:t>
      </w:r>
    </w:p>
    <w:p w14:paraId="0ACF4B49" w14:textId="77777777" w:rsidR="00160114" w:rsidRPr="00EC76D5" w:rsidRDefault="00160114" w:rsidP="00160114">
      <w:pPr>
        <w:pStyle w:val="Code"/>
      </w:pPr>
    </w:p>
    <w:p w14:paraId="4D87F401" w14:textId="77777777" w:rsidR="00160114" w:rsidRPr="00EC76D5" w:rsidRDefault="00160114" w:rsidP="00160114">
      <w:pPr>
        <w:pStyle w:val="Code"/>
      </w:pPr>
      <w:r w:rsidRPr="00EC76D5">
        <w:t xml:space="preserve">  // ------------------------------------------------------------------------</w:t>
      </w:r>
    </w:p>
    <w:p w14:paraId="73A8A4F3" w14:textId="77777777" w:rsidR="00160114" w:rsidRPr="00EC76D5" w:rsidRDefault="00160114" w:rsidP="00160114">
      <w:pPr>
        <w:pStyle w:val="Code"/>
      </w:pPr>
      <w:r w:rsidRPr="00EC76D5">
        <w:t xml:space="preserve">  </w:t>
      </w:r>
    </w:p>
    <w:p w14:paraId="27CCEF45" w14:textId="77777777" w:rsidR="00160114" w:rsidRPr="00EC76D5" w:rsidRDefault="00160114" w:rsidP="00160114">
      <w:pPr>
        <w:pStyle w:val="Code"/>
      </w:pPr>
      <w:r w:rsidRPr="00EC76D5">
        <w:t xml:space="preserve">  public Symbol generateUnaryExpression(SyntaxTree tree){</w:t>
      </w:r>
    </w:p>
    <w:p w14:paraId="7C04009B" w14:textId="77777777" w:rsidR="00160114" w:rsidRPr="00EC76D5" w:rsidRDefault="00160114" w:rsidP="00160114">
      <w:pPr>
        <w:pStyle w:val="Code"/>
      </w:pPr>
      <w:r w:rsidRPr="00EC76D5">
        <w:t xml:space="preserve">    Symbol unarySymbol = generateExpression(tree.getChild(0));</w:t>
      </w:r>
    </w:p>
    <w:p w14:paraId="409832A5" w14:textId="77777777" w:rsidR="00160114" w:rsidRPr="00EC76D5" w:rsidRDefault="00160114" w:rsidP="00160114">
      <w:pPr>
        <w:pStyle w:val="Code"/>
      </w:pPr>
      <w:r w:rsidRPr="00EC76D5">
        <w:t xml:space="preserve">    Assert.error(unarySymbol.getStorage() != Storage.Register,</w:t>
      </w:r>
    </w:p>
    <w:p w14:paraId="29DBB2FE" w14:textId="77777777" w:rsidR="00160114" w:rsidRPr="00EC76D5" w:rsidRDefault="00160114" w:rsidP="00160114">
      <w:pPr>
        <w:pStyle w:val="Code"/>
      </w:pPr>
      <w:r w:rsidRPr="00EC76D5">
        <w:t xml:space="preserve">                 unarySymbol, "address of register storage not allowed");</w:t>
      </w:r>
    </w:p>
    <w:p w14:paraId="6C6E85F3" w14:textId="77777777" w:rsidR="00160114" w:rsidRPr="00EC76D5" w:rsidRDefault="00160114" w:rsidP="00160114">
      <w:pPr>
        <w:pStyle w:val="Code"/>
      </w:pPr>
      <w:r w:rsidRPr="00EC76D5">
        <w:t xml:space="preserve">    Symbol resultSymbol = Symbol.createTemporarySymbol(tree.getType());</w:t>
      </w:r>
    </w:p>
    <w:p w14:paraId="6715A6A6" w14:textId="77777777" w:rsidR="00160114" w:rsidRPr="00EC76D5" w:rsidRDefault="00160114" w:rsidP="00160114">
      <w:pPr>
        <w:pStyle w:val="Code"/>
      </w:pPr>
      <w:r w:rsidRPr="00EC76D5">
        <w:t xml:space="preserve">    addMiddleCode(tree.getOperator(), resultSymbol, unarySymbol);</w:t>
      </w:r>
    </w:p>
    <w:p w14:paraId="44A71362" w14:textId="77777777" w:rsidR="00160114" w:rsidRPr="00EC76D5" w:rsidRDefault="00160114" w:rsidP="00160114">
      <w:pPr>
        <w:pStyle w:val="Code"/>
      </w:pPr>
      <w:r w:rsidRPr="00EC76D5">
        <w:t xml:space="preserve">    return resultSymbol;</w:t>
      </w:r>
    </w:p>
    <w:p w14:paraId="589F71B7" w14:textId="77777777" w:rsidR="00160114" w:rsidRPr="00EC76D5" w:rsidRDefault="00160114" w:rsidP="00160114">
      <w:pPr>
        <w:pStyle w:val="Code"/>
      </w:pPr>
      <w:r w:rsidRPr="00EC76D5">
        <w:t xml:space="preserve">  }</w:t>
      </w:r>
    </w:p>
    <w:p w14:paraId="77DA4E85" w14:textId="77777777" w:rsidR="00160114" w:rsidRPr="00EC76D5" w:rsidRDefault="00160114" w:rsidP="00160114">
      <w:pPr>
        <w:pStyle w:val="Code"/>
      </w:pPr>
    </w:p>
    <w:p w14:paraId="0D034ABE" w14:textId="77777777" w:rsidR="00160114" w:rsidRPr="00EC76D5" w:rsidRDefault="00160114" w:rsidP="00160114">
      <w:pPr>
        <w:pStyle w:val="Code"/>
      </w:pPr>
      <w:r w:rsidRPr="00EC76D5">
        <w:t xml:space="preserve">  // x-&gt;y</w:t>
      </w:r>
    </w:p>
    <w:p w14:paraId="52570967" w14:textId="77777777" w:rsidR="00160114" w:rsidRPr="00EC76D5" w:rsidRDefault="00160114" w:rsidP="00160114">
      <w:pPr>
        <w:pStyle w:val="Code"/>
      </w:pPr>
      <w:r w:rsidRPr="00EC76D5">
        <w:t xml:space="preserve">  // (*x).y</w:t>
      </w:r>
    </w:p>
    <w:p w14:paraId="70109EF7" w14:textId="77777777" w:rsidR="00160114" w:rsidRPr="00EC76D5" w:rsidRDefault="00160114" w:rsidP="00160114">
      <w:pPr>
        <w:pStyle w:val="Code"/>
      </w:pPr>
      <w:r w:rsidRPr="00EC76D5">
        <w:t xml:space="preserve">  </w:t>
      </w:r>
    </w:p>
    <w:p w14:paraId="48AF4ECF" w14:textId="44EBA7A8" w:rsidR="00160114" w:rsidRPr="00EC76D5" w:rsidRDefault="00160114" w:rsidP="00160114">
      <w:pPr>
        <w:pStyle w:val="Code"/>
      </w:pPr>
      <w:r w:rsidRPr="00EC76D5">
        <w:t xml:space="preserve">  public Symbol generate</w:t>
      </w:r>
      <w:r w:rsidR="00B02345">
        <w:t>Dereference</w:t>
      </w:r>
      <w:r w:rsidRPr="00EC76D5">
        <w:t>Expression(SyntaxTree tree) {</w:t>
      </w:r>
    </w:p>
    <w:p w14:paraId="086F3664" w14:textId="527698A7" w:rsidR="00160114" w:rsidRPr="00EC76D5" w:rsidRDefault="00160114" w:rsidP="00160114">
      <w:pPr>
        <w:pStyle w:val="Code"/>
      </w:pPr>
      <w:r w:rsidRPr="00EC76D5">
        <w:t xml:space="preserve">    Symbol </w:t>
      </w:r>
      <w:r w:rsidR="00B02345">
        <w:t>dereference</w:t>
      </w:r>
      <w:r w:rsidRPr="00EC76D5">
        <w:t>Symbol = generateExpression(tree.getChild(0));</w:t>
      </w:r>
    </w:p>
    <w:p w14:paraId="2D864FFA" w14:textId="4EE4E8F7" w:rsidR="00160114" w:rsidRPr="00EC76D5" w:rsidRDefault="00160114" w:rsidP="00160114">
      <w:pPr>
        <w:pStyle w:val="Code"/>
      </w:pPr>
      <w:r w:rsidRPr="00EC76D5">
        <w:t xml:space="preserve">    Type baseType = </w:t>
      </w:r>
      <w:r w:rsidR="00B02345">
        <w:t>dereference</w:t>
      </w:r>
      <w:r w:rsidRPr="00EC76D5">
        <w:t>Symbol.getType().getPointerOrArrayType();</w:t>
      </w:r>
    </w:p>
    <w:p w14:paraId="14B705C3" w14:textId="77777777" w:rsidR="00160114" w:rsidRPr="00EC76D5" w:rsidRDefault="00160114" w:rsidP="00160114">
      <w:pPr>
        <w:pStyle w:val="Code"/>
      </w:pPr>
      <w:r w:rsidRPr="00EC76D5">
        <w:t xml:space="preserve">    Symbol resultSymbol = Symbol.createTemporarySymbol(baseType);</w:t>
      </w:r>
    </w:p>
    <w:p w14:paraId="4C64B872" w14:textId="6AD3F1EF" w:rsidR="00160114" w:rsidRPr="00EC76D5" w:rsidRDefault="00160114" w:rsidP="00160114">
      <w:pPr>
        <w:pStyle w:val="Code"/>
      </w:pPr>
      <w:r w:rsidRPr="00EC76D5">
        <w:lastRenderedPageBreak/>
        <w:t xml:space="preserve">    resultSymbol.setAddressSymbol(</w:t>
      </w:r>
      <w:r w:rsidR="00B02345">
        <w:t>dereference</w:t>
      </w:r>
      <w:r w:rsidRPr="00EC76D5">
        <w:t>Symbol);</w:t>
      </w:r>
    </w:p>
    <w:p w14:paraId="4F04C681" w14:textId="77777777" w:rsidR="00160114" w:rsidRPr="00EC76D5" w:rsidRDefault="00160114" w:rsidP="00160114">
      <w:pPr>
        <w:pStyle w:val="Code"/>
      </w:pPr>
      <w:r w:rsidRPr="00EC76D5">
        <w:t xml:space="preserve">    resultSymbol.setAddressOffset(0);</w:t>
      </w:r>
    </w:p>
    <w:p w14:paraId="05401B95" w14:textId="62059138" w:rsidR="00160114" w:rsidRPr="00EC76D5" w:rsidRDefault="00160114" w:rsidP="00160114">
      <w:pPr>
        <w:pStyle w:val="Code"/>
      </w:pPr>
      <w:r w:rsidRPr="00EC76D5">
        <w:t xml:space="preserve">    MiddleCode </w:t>
      </w:r>
      <w:r w:rsidR="00B02345">
        <w:t>dereference</w:t>
      </w:r>
      <w:r w:rsidRPr="00EC76D5">
        <w:t xml:space="preserve">Code = </w:t>
      </w:r>
    </w:p>
    <w:p w14:paraId="076ED902" w14:textId="5FA99F59" w:rsidR="00160114" w:rsidRPr="00EC76D5" w:rsidRDefault="00160114" w:rsidP="00160114">
      <w:pPr>
        <w:pStyle w:val="Code"/>
      </w:pPr>
      <w:r w:rsidRPr="00EC76D5">
        <w:t xml:space="preserve">      addMiddleCode(MiddleOperator.</w:t>
      </w:r>
      <w:r w:rsidR="00B02345">
        <w:t>Dereference</w:t>
      </w:r>
      <w:r w:rsidRPr="00EC76D5">
        <w:t xml:space="preserve">, 0, resultSymbol, </w:t>
      </w:r>
      <w:r w:rsidR="00B02345">
        <w:t>dereference</w:t>
      </w:r>
      <w:r w:rsidRPr="00EC76D5">
        <w:t>Symbol);</w:t>
      </w:r>
    </w:p>
    <w:p w14:paraId="4287C5D8" w14:textId="5301DA36" w:rsidR="00160114" w:rsidRPr="00EC76D5" w:rsidRDefault="00160114" w:rsidP="00160114">
      <w:pPr>
        <w:pStyle w:val="Code"/>
      </w:pPr>
      <w:r w:rsidRPr="00EC76D5">
        <w:t xml:space="preserve">    </w:t>
      </w:r>
      <w:r w:rsidR="00B02345">
        <w:t>dereference</w:t>
      </w:r>
      <w:r w:rsidRPr="00EC76D5">
        <w:t>Code.setRightValue(tree.isRightValue());</w:t>
      </w:r>
    </w:p>
    <w:p w14:paraId="6DBDB812" w14:textId="77777777" w:rsidR="00160114" w:rsidRPr="00EC76D5" w:rsidRDefault="00160114" w:rsidP="00160114">
      <w:pPr>
        <w:pStyle w:val="Code"/>
      </w:pPr>
      <w:r w:rsidRPr="00EC76D5">
        <w:t xml:space="preserve">    return resultSymbol;</w:t>
      </w:r>
    </w:p>
    <w:p w14:paraId="224B8B1E" w14:textId="77777777" w:rsidR="00160114" w:rsidRPr="00EC76D5" w:rsidRDefault="00160114" w:rsidP="00160114">
      <w:pPr>
        <w:pStyle w:val="Code"/>
      </w:pPr>
      <w:r w:rsidRPr="00EC76D5">
        <w:t xml:space="preserve">  }</w:t>
      </w:r>
    </w:p>
    <w:p w14:paraId="4724CC0C" w14:textId="77777777" w:rsidR="00160114" w:rsidRPr="00EC76D5" w:rsidRDefault="00160114" w:rsidP="00160114">
      <w:pPr>
        <w:pStyle w:val="Code"/>
      </w:pPr>
      <w:r w:rsidRPr="00EC76D5">
        <w:t xml:space="preserve">  </w:t>
      </w:r>
    </w:p>
    <w:p w14:paraId="69B4D381" w14:textId="77777777" w:rsidR="00160114" w:rsidRPr="00EC76D5" w:rsidRDefault="00160114" w:rsidP="00160114">
      <w:pPr>
        <w:pStyle w:val="Code"/>
      </w:pPr>
      <w:r w:rsidRPr="00EC76D5">
        <w:t xml:space="preserve">  public Symbol generateArrowExpression(SyntaxTree tree) {</w:t>
      </w:r>
    </w:p>
    <w:p w14:paraId="5922F253" w14:textId="77777777" w:rsidR="00160114" w:rsidRPr="00EC76D5" w:rsidRDefault="00160114" w:rsidP="00160114">
      <w:pPr>
        <w:pStyle w:val="Code"/>
      </w:pPr>
      <w:r w:rsidRPr="00EC76D5">
        <w:t xml:space="preserve">    Symbol pointerSymbol = generateExpression(tree.getChild(0));</w:t>
      </w:r>
    </w:p>
    <w:p w14:paraId="2CB73AA9" w14:textId="77777777" w:rsidR="00160114" w:rsidRPr="00EC76D5" w:rsidRDefault="00160114" w:rsidP="00160114">
      <w:pPr>
        <w:pStyle w:val="Code"/>
      </w:pPr>
      <w:r w:rsidRPr="00EC76D5">
        <w:t xml:space="preserve">    Symbol memberSymbol = generateExpression(tree.getChild(1));</w:t>
      </w:r>
    </w:p>
    <w:p w14:paraId="0C523D70" w14:textId="77777777" w:rsidR="00160114" w:rsidRPr="00EC76D5" w:rsidRDefault="00160114" w:rsidP="00160114">
      <w:pPr>
        <w:pStyle w:val="Code"/>
      </w:pPr>
      <w:r w:rsidRPr="00EC76D5">
        <w:t xml:space="preserve">    Symbol resultSymbol = Symbol.createTemporarySymbol(tree.getType());</w:t>
      </w:r>
    </w:p>
    <w:p w14:paraId="4A0BB592" w14:textId="77777777" w:rsidR="00160114" w:rsidRPr="00EC76D5" w:rsidRDefault="00160114" w:rsidP="00160114">
      <w:pPr>
        <w:pStyle w:val="Code"/>
      </w:pPr>
      <w:r w:rsidRPr="00EC76D5">
        <w:t xml:space="preserve">    resultSymbol.setAddressSymbol(pointerSymbol);</w:t>
      </w:r>
    </w:p>
    <w:p w14:paraId="3E41919C" w14:textId="77777777" w:rsidR="00160114" w:rsidRPr="00EC76D5" w:rsidRDefault="00160114" w:rsidP="00160114">
      <w:pPr>
        <w:pStyle w:val="Code"/>
      </w:pPr>
      <w:r w:rsidRPr="00EC76D5">
        <w:t xml:space="preserve">    int memberOffset = memberSymbol.getOffset();</w:t>
      </w:r>
    </w:p>
    <w:p w14:paraId="747BD2E7" w14:textId="77777777" w:rsidR="00160114" w:rsidRPr="00EC76D5" w:rsidRDefault="00160114" w:rsidP="00160114">
      <w:pPr>
        <w:pStyle w:val="Code"/>
      </w:pPr>
      <w:r w:rsidRPr="00EC76D5">
        <w:t xml:space="preserve">    resultSymbol.setAddressOffset(memberOffset);</w:t>
      </w:r>
    </w:p>
    <w:p w14:paraId="4D56E1D3" w14:textId="77777777" w:rsidR="00160114" w:rsidRPr="00EC76D5" w:rsidRDefault="00160114" w:rsidP="00160114">
      <w:pPr>
        <w:pStyle w:val="Code"/>
      </w:pPr>
      <w:r w:rsidRPr="00EC76D5">
        <w:t xml:space="preserve">    resultSymbol.setAddressSymbol(pointerSymbol);</w:t>
      </w:r>
    </w:p>
    <w:p w14:paraId="192249E0" w14:textId="77777777" w:rsidR="00160114" w:rsidRPr="00EC76D5" w:rsidRDefault="00160114" w:rsidP="00160114">
      <w:pPr>
        <w:pStyle w:val="Code"/>
      </w:pPr>
      <w:r w:rsidRPr="00EC76D5">
        <w:t xml:space="preserve">    MiddleCode arrowCode =</w:t>
      </w:r>
    </w:p>
    <w:p w14:paraId="5378D145" w14:textId="77777777" w:rsidR="00160114" w:rsidRPr="00EC76D5" w:rsidRDefault="00160114" w:rsidP="00160114">
      <w:pPr>
        <w:pStyle w:val="Code"/>
      </w:pPr>
      <w:r w:rsidRPr="00EC76D5">
        <w:t xml:space="preserve">      addMiddleCode(MiddleOperator.Arrow, memberOffset, resultSymbol, pointerSymbol);</w:t>
      </w:r>
    </w:p>
    <w:p w14:paraId="5D011510" w14:textId="77777777" w:rsidR="00160114" w:rsidRPr="00EC76D5" w:rsidRDefault="00160114" w:rsidP="00160114">
      <w:pPr>
        <w:pStyle w:val="Code"/>
      </w:pPr>
      <w:r w:rsidRPr="00EC76D5">
        <w:t xml:space="preserve">    arrowCode.setRightValue(tree.isRightValue());</w:t>
      </w:r>
    </w:p>
    <w:p w14:paraId="0D91EE38" w14:textId="77777777" w:rsidR="00160114" w:rsidRPr="00EC76D5" w:rsidRDefault="00160114" w:rsidP="00160114">
      <w:pPr>
        <w:pStyle w:val="Code"/>
      </w:pPr>
      <w:r w:rsidRPr="00EC76D5">
        <w:t xml:space="preserve">    return resultSymbol;</w:t>
      </w:r>
    </w:p>
    <w:p w14:paraId="326C80EF" w14:textId="77777777" w:rsidR="00160114" w:rsidRPr="00EC76D5" w:rsidRDefault="00160114" w:rsidP="00160114">
      <w:pPr>
        <w:pStyle w:val="Code"/>
      </w:pPr>
      <w:r w:rsidRPr="00EC76D5">
        <w:t xml:space="preserve">  }</w:t>
      </w:r>
    </w:p>
    <w:p w14:paraId="079B1935" w14:textId="77777777" w:rsidR="00160114" w:rsidRPr="00EC76D5" w:rsidRDefault="00160114" w:rsidP="00160114">
      <w:pPr>
        <w:pStyle w:val="Code"/>
      </w:pPr>
      <w:r w:rsidRPr="00EC76D5">
        <w:t xml:space="preserve">  </w:t>
      </w:r>
    </w:p>
    <w:p w14:paraId="37647259" w14:textId="77777777" w:rsidR="00333814" w:rsidRPr="00EC76D5" w:rsidRDefault="00333814" w:rsidP="00333814">
      <w:pPr>
        <w:pStyle w:val="Code"/>
      </w:pPr>
      <w:r w:rsidRPr="00EC76D5">
        <w:t xml:space="preserve">  public Symbol generatePrefixIncrementExpression(SyntaxTree tree) {</w:t>
      </w:r>
    </w:p>
    <w:p w14:paraId="2383A2B7" w14:textId="77777777" w:rsidR="00333814" w:rsidRPr="00EC76D5" w:rsidRDefault="00333814" w:rsidP="00333814">
      <w:pPr>
        <w:pStyle w:val="Code"/>
      </w:pPr>
      <w:r w:rsidRPr="00EC76D5">
        <w:t xml:space="preserve">    Symbol incSymbol = generateExpression(tree.getChild(0));</w:t>
      </w:r>
    </w:p>
    <w:p w14:paraId="0C060CEB" w14:textId="77777777" w:rsidR="00333814" w:rsidRPr="00EC76D5" w:rsidRDefault="00333814" w:rsidP="00333814">
      <w:pPr>
        <w:pStyle w:val="Code"/>
      </w:pPr>
      <w:r w:rsidRPr="00EC76D5">
        <w:t xml:space="preserve">    boolean use = useResult(tree);</w:t>
      </w:r>
    </w:p>
    <w:p w14:paraId="5F2A3CF4" w14:textId="77777777" w:rsidR="00333814" w:rsidRPr="00EC76D5" w:rsidRDefault="00333814" w:rsidP="00333814">
      <w:pPr>
        <w:pStyle w:val="Code"/>
      </w:pPr>
      <w:r w:rsidRPr="00EC76D5">
        <w:t xml:space="preserve">    addMiddleCode(tree.getOperator(), !use, null, incSymbol);</w:t>
      </w:r>
    </w:p>
    <w:p w14:paraId="050DF212" w14:textId="77777777" w:rsidR="006449CD" w:rsidRPr="00EC76D5" w:rsidRDefault="006449CD" w:rsidP="006449CD">
      <w:pPr>
        <w:pStyle w:val="Code"/>
      </w:pPr>
      <w:r w:rsidRPr="00EC76D5">
        <w:t xml:space="preserve">    BigInteger bitFieldMask = incSymbol.getType().getBitfieldMask();          </w:t>
      </w:r>
    </w:p>
    <w:p w14:paraId="030C4CA6" w14:textId="77777777" w:rsidR="006449CD" w:rsidRPr="00EC76D5" w:rsidRDefault="006449CD" w:rsidP="006449CD">
      <w:pPr>
        <w:pStyle w:val="Code"/>
      </w:pPr>
    </w:p>
    <w:p w14:paraId="14D7F378" w14:textId="77777777" w:rsidR="00E729F2" w:rsidRPr="00EC76D5" w:rsidRDefault="00E729F2" w:rsidP="00E729F2">
      <w:pPr>
        <w:pStyle w:val="Code"/>
      </w:pPr>
      <w:r w:rsidRPr="00EC76D5">
        <w:t xml:space="preserve">    if (bitFieldMask != null) {</w:t>
      </w:r>
    </w:p>
    <w:p w14:paraId="3BA3EDE7" w14:textId="77777777" w:rsidR="00E729F2" w:rsidRPr="00EC76D5" w:rsidRDefault="00E729F2" w:rsidP="00E729F2">
      <w:pPr>
        <w:pStyle w:val="Code"/>
      </w:pPr>
      <w:r w:rsidRPr="00EC76D5">
        <w:t xml:space="preserve">      Symbol maskSymbol =</w:t>
      </w:r>
    </w:p>
    <w:p w14:paraId="1AEA904F" w14:textId="77777777" w:rsidR="00E729F2" w:rsidRPr="00EC76D5" w:rsidRDefault="00E729F2" w:rsidP="00E729F2">
      <w:pPr>
        <w:pStyle w:val="Code"/>
      </w:pPr>
      <w:r w:rsidRPr="00EC76D5">
        <w:t xml:space="preserve">             Symbol.createValueSymbol(incSymbol.getType(), bitFieldMask);</w:t>
      </w:r>
    </w:p>
    <w:p w14:paraId="33AEF4ED" w14:textId="77777777" w:rsidR="00E729F2" w:rsidRPr="00EC76D5" w:rsidRDefault="00E729F2" w:rsidP="00E729F2">
      <w:pPr>
        <w:pStyle w:val="Code"/>
      </w:pPr>
      <w:r w:rsidRPr="00EC76D5">
        <w:t xml:space="preserve">      addMiddleCode(MiddleOperator.BitwiseAnd, incSymbol,</w:t>
      </w:r>
    </w:p>
    <w:p w14:paraId="59F6F3D9" w14:textId="77777777" w:rsidR="00E729F2" w:rsidRPr="00EC76D5" w:rsidRDefault="00E729F2" w:rsidP="00E729F2">
      <w:pPr>
        <w:pStyle w:val="Code"/>
      </w:pPr>
      <w:r w:rsidRPr="00EC76D5">
        <w:t xml:space="preserve">                   incSymbol, maskSymbol);</w:t>
      </w:r>
    </w:p>
    <w:p w14:paraId="71F5BE2B" w14:textId="77777777" w:rsidR="00E729F2" w:rsidRPr="00EC76D5" w:rsidRDefault="00E729F2" w:rsidP="00E729F2">
      <w:pPr>
        <w:pStyle w:val="Code"/>
      </w:pPr>
      <w:r w:rsidRPr="00EC76D5">
        <w:t xml:space="preserve">    }</w:t>
      </w:r>
    </w:p>
    <w:p w14:paraId="53891FE8" w14:textId="77777777" w:rsidR="00333814" w:rsidRPr="00EC76D5" w:rsidRDefault="00333814" w:rsidP="00333814">
      <w:pPr>
        <w:pStyle w:val="Code"/>
      </w:pPr>
      <w:r w:rsidRPr="00EC76D5">
        <w:t xml:space="preserve">    </w:t>
      </w:r>
    </w:p>
    <w:p w14:paraId="4E99D7AE" w14:textId="77777777" w:rsidR="00333814" w:rsidRPr="00EC76D5" w:rsidRDefault="00333814" w:rsidP="00333814">
      <w:pPr>
        <w:pStyle w:val="Code"/>
      </w:pPr>
      <w:r w:rsidRPr="00EC76D5">
        <w:t xml:space="preserve">    return incSymbol;</w:t>
      </w:r>
    </w:p>
    <w:p w14:paraId="7EF4043A" w14:textId="77777777" w:rsidR="00333814" w:rsidRPr="00EC76D5" w:rsidRDefault="00333814" w:rsidP="00333814">
      <w:pPr>
        <w:pStyle w:val="Code"/>
      </w:pPr>
      <w:r w:rsidRPr="00EC76D5">
        <w:t xml:space="preserve">  }</w:t>
      </w:r>
    </w:p>
    <w:p w14:paraId="725312FD" w14:textId="77777777" w:rsidR="00333814" w:rsidRPr="00EC76D5" w:rsidRDefault="00333814" w:rsidP="00333814">
      <w:pPr>
        <w:pStyle w:val="Code"/>
      </w:pPr>
      <w:r w:rsidRPr="00EC76D5">
        <w:t xml:space="preserve">  </w:t>
      </w:r>
    </w:p>
    <w:p w14:paraId="780C5FBB" w14:textId="77777777" w:rsidR="00333814" w:rsidRPr="00EC76D5" w:rsidRDefault="00333814" w:rsidP="00333814">
      <w:pPr>
        <w:pStyle w:val="Code"/>
      </w:pPr>
      <w:r w:rsidRPr="00EC76D5">
        <w:t xml:space="preserve">  public Symbol generatePostfixIncrementExpression(SyntaxTree tree) {</w:t>
      </w:r>
    </w:p>
    <w:p w14:paraId="0DC17176" w14:textId="77777777" w:rsidR="00333814" w:rsidRPr="00EC76D5" w:rsidRDefault="00333814" w:rsidP="00333814">
      <w:pPr>
        <w:pStyle w:val="Code"/>
      </w:pPr>
      <w:r w:rsidRPr="00EC76D5">
        <w:t xml:space="preserve">    Symbol incSymbol = generateExpression(tree.getChild(0)),</w:t>
      </w:r>
    </w:p>
    <w:p w14:paraId="512A7E54" w14:textId="77777777" w:rsidR="00333814" w:rsidRPr="00EC76D5" w:rsidRDefault="00333814" w:rsidP="00333814">
      <w:pPr>
        <w:pStyle w:val="Code"/>
      </w:pPr>
      <w:r w:rsidRPr="00EC76D5">
        <w:t xml:space="preserve">           resultSymbol;    </w:t>
      </w:r>
    </w:p>
    <w:p w14:paraId="663D3AC6" w14:textId="77777777" w:rsidR="00333814" w:rsidRPr="00EC76D5" w:rsidRDefault="00333814" w:rsidP="00333814">
      <w:pPr>
        <w:pStyle w:val="Code"/>
      </w:pPr>
      <w:r w:rsidRPr="00EC76D5">
        <w:t xml:space="preserve">    </w:t>
      </w:r>
    </w:p>
    <w:p w14:paraId="5604AB19" w14:textId="77777777" w:rsidR="00333814" w:rsidRPr="00EC76D5" w:rsidRDefault="00333814" w:rsidP="00333814">
      <w:pPr>
        <w:pStyle w:val="Code"/>
      </w:pPr>
      <w:r w:rsidRPr="00EC76D5">
        <w:t xml:space="preserve">    if (useResult(tree)) {</w:t>
      </w:r>
    </w:p>
    <w:p w14:paraId="0C24D0E0" w14:textId="77777777" w:rsidR="00333814" w:rsidRPr="00EC76D5" w:rsidRDefault="00333814" w:rsidP="00333814">
      <w:pPr>
        <w:pStyle w:val="Code"/>
      </w:pPr>
      <w:r w:rsidRPr="00EC76D5">
        <w:t xml:space="preserve">      if (incSymbol.getType().isFloating()) {</w:t>
      </w:r>
    </w:p>
    <w:p w14:paraId="7B6DDF56" w14:textId="77777777" w:rsidR="00333814" w:rsidRPr="00EC76D5" w:rsidRDefault="00333814" w:rsidP="00333814">
      <w:pPr>
        <w:pStyle w:val="Code"/>
      </w:pPr>
      <w:r w:rsidRPr="00EC76D5">
        <w:t xml:space="preserve">        resultSymbol = Symbol.createSolidSymbol(incSymbol.getType());</w:t>
      </w:r>
    </w:p>
    <w:p w14:paraId="411DEEC3" w14:textId="77777777" w:rsidR="00333814" w:rsidRPr="00EC76D5" w:rsidRDefault="00333814" w:rsidP="00333814">
      <w:pPr>
        <w:pStyle w:val="Code"/>
      </w:pPr>
      <w:r w:rsidRPr="00EC76D5">
        <w:t xml:space="preserve">        //resultSymbol.addToSymbolTable();</w:t>
      </w:r>
    </w:p>
    <w:p w14:paraId="345D86E2" w14:textId="77777777" w:rsidR="00333814" w:rsidRPr="00EC76D5" w:rsidRDefault="00333814" w:rsidP="00333814">
      <w:pPr>
        <w:pStyle w:val="Code"/>
      </w:pPr>
      <w:r w:rsidRPr="00EC76D5">
        <w:t xml:space="preserve">        Main.CurrentTable.addSymbol(resultSymbol);</w:t>
      </w:r>
    </w:p>
    <w:p w14:paraId="030C4FFE" w14:textId="77777777" w:rsidR="00333814" w:rsidRPr="00EC76D5" w:rsidRDefault="00333814" w:rsidP="00333814">
      <w:pPr>
        <w:pStyle w:val="Code"/>
      </w:pPr>
      <w:r w:rsidRPr="00EC76D5">
        <w:t xml:space="preserve">        addMiddleCode(tree.getOperator(), false, resultSymbol, incSymbol);</w:t>
      </w:r>
    </w:p>
    <w:p w14:paraId="0A65661E" w14:textId="77777777" w:rsidR="00333814" w:rsidRPr="00EC76D5" w:rsidRDefault="00333814" w:rsidP="00333814">
      <w:pPr>
        <w:pStyle w:val="Code"/>
      </w:pPr>
      <w:r w:rsidRPr="00EC76D5">
        <w:t xml:space="preserve">      }</w:t>
      </w:r>
    </w:p>
    <w:p w14:paraId="6F0B5222" w14:textId="77777777" w:rsidR="00333814" w:rsidRPr="00EC76D5" w:rsidRDefault="00333814" w:rsidP="00333814">
      <w:pPr>
        <w:pStyle w:val="Code"/>
      </w:pPr>
      <w:r w:rsidRPr="00EC76D5">
        <w:t xml:space="preserve">      else {</w:t>
      </w:r>
    </w:p>
    <w:p w14:paraId="205ACCE4" w14:textId="77777777" w:rsidR="00333814" w:rsidRPr="00EC76D5" w:rsidRDefault="00333814" w:rsidP="00333814">
      <w:pPr>
        <w:pStyle w:val="Code"/>
      </w:pPr>
      <w:r w:rsidRPr="00EC76D5">
        <w:t xml:space="preserve">        resultSymbol = Symbol.createTemporarySymbol(incSymbol.getType());</w:t>
      </w:r>
    </w:p>
    <w:p w14:paraId="56731CC5" w14:textId="77777777" w:rsidR="00333814" w:rsidRPr="00EC76D5" w:rsidRDefault="00333814" w:rsidP="00333814">
      <w:pPr>
        <w:pStyle w:val="Code"/>
      </w:pPr>
      <w:r w:rsidRPr="00EC76D5">
        <w:t xml:space="preserve">        addMiddleCode(tree.getOperator(), false, resultSymbol, incSymbol);</w:t>
      </w:r>
    </w:p>
    <w:p w14:paraId="19239885" w14:textId="77777777" w:rsidR="00333814" w:rsidRPr="00EC76D5" w:rsidRDefault="00333814" w:rsidP="00333814">
      <w:pPr>
        <w:pStyle w:val="Code"/>
      </w:pPr>
      <w:r w:rsidRPr="00EC76D5">
        <w:t xml:space="preserve">      }</w:t>
      </w:r>
    </w:p>
    <w:p w14:paraId="059EEFD3" w14:textId="77777777" w:rsidR="00333814" w:rsidRPr="00EC76D5" w:rsidRDefault="00333814" w:rsidP="00333814">
      <w:pPr>
        <w:pStyle w:val="Code"/>
      </w:pPr>
      <w:r w:rsidRPr="00EC76D5">
        <w:t xml:space="preserve">    }</w:t>
      </w:r>
    </w:p>
    <w:p w14:paraId="3D632C66" w14:textId="77777777" w:rsidR="00333814" w:rsidRPr="00EC76D5" w:rsidRDefault="00333814" w:rsidP="00333814">
      <w:pPr>
        <w:pStyle w:val="Code"/>
      </w:pPr>
      <w:r w:rsidRPr="00EC76D5">
        <w:t xml:space="preserve">    else {</w:t>
      </w:r>
    </w:p>
    <w:p w14:paraId="20AB081E" w14:textId="77777777" w:rsidR="00333814" w:rsidRPr="00EC76D5" w:rsidRDefault="00333814" w:rsidP="00333814">
      <w:pPr>
        <w:pStyle w:val="Code"/>
      </w:pPr>
      <w:r w:rsidRPr="00EC76D5">
        <w:lastRenderedPageBreak/>
        <w:t xml:space="preserve">      resultSymbol = null;</w:t>
      </w:r>
    </w:p>
    <w:p w14:paraId="5C63302D" w14:textId="77777777" w:rsidR="00333814" w:rsidRPr="00EC76D5" w:rsidRDefault="00333814" w:rsidP="00333814">
      <w:pPr>
        <w:pStyle w:val="Code"/>
      </w:pPr>
      <w:r w:rsidRPr="00EC76D5">
        <w:t xml:space="preserve">      MiddleOperator operator = MiddleOperator.valueOf</w:t>
      </w:r>
    </w:p>
    <w:p w14:paraId="643C20E9" w14:textId="77777777" w:rsidR="00333814" w:rsidRPr="00EC76D5" w:rsidRDefault="00333814" w:rsidP="00333814">
      <w:pPr>
        <w:pStyle w:val="Code"/>
      </w:pPr>
      <w:r w:rsidRPr="00EC76D5">
        <w:t xml:space="preserve">                     (tree.getOperator().name().replace("Postfix", "Prefix"));</w:t>
      </w:r>
    </w:p>
    <w:p w14:paraId="71C7806E" w14:textId="77777777" w:rsidR="00333814" w:rsidRPr="00EC76D5" w:rsidRDefault="00333814" w:rsidP="00333814">
      <w:pPr>
        <w:pStyle w:val="Code"/>
      </w:pPr>
      <w:r w:rsidRPr="00EC76D5">
        <w:t xml:space="preserve">      addMiddleCode(operator, true, incSymbol, incSymbol);</w:t>
      </w:r>
    </w:p>
    <w:p w14:paraId="0D96EA7C" w14:textId="77777777" w:rsidR="00333814" w:rsidRPr="00EC76D5" w:rsidRDefault="00333814" w:rsidP="00333814">
      <w:pPr>
        <w:pStyle w:val="Code"/>
      </w:pPr>
      <w:r w:rsidRPr="00EC76D5">
        <w:t xml:space="preserve">    }</w:t>
      </w:r>
    </w:p>
    <w:p w14:paraId="71AE4786" w14:textId="77777777" w:rsidR="00333814" w:rsidRPr="00EC76D5" w:rsidRDefault="00333814" w:rsidP="00333814">
      <w:pPr>
        <w:pStyle w:val="Code"/>
      </w:pPr>
    </w:p>
    <w:p w14:paraId="45FACD86" w14:textId="77777777" w:rsidR="00333814" w:rsidRPr="00EC76D5" w:rsidRDefault="00333814" w:rsidP="00333814">
      <w:pPr>
        <w:pStyle w:val="Code"/>
      </w:pPr>
      <w:r w:rsidRPr="00EC76D5">
        <w:t xml:space="preserve">    BigInteger bitFieldMask = incSymbol.getType().getBitfieldMask();          </w:t>
      </w:r>
    </w:p>
    <w:p w14:paraId="41AB729C" w14:textId="77777777" w:rsidR="00333814" w:rsidRPr="00EC76D5" w:rsidRDefault="00333814" w:rsidP="00333814">
      <w:pPr>
        <w:pStyle w:val="Code"/>
      </w:pPr>
    </w:p>
    <w:p w14:paraId="695897D9" w14:textId="77777777" w:rsidR="00333814" w:rsidRPr="00EC76D5" w:rsidRDefault="00333814" w:rsidP="00333814">
      <w:pPr>
        <w:pStyle w:val="Code"/>
      </w:pPr>
      <w:r w:rsidRPr="00EC76D5">
        <w:t xml:space="preserve">    if (bitFieldMask != null) {</w:t>
      </w:r>
    </w:p>
    <w:p w14:paraId="7756C259" w14:textId="77777777" w:rsidR="00B83710" w:rsidRPr="00EC76D5" w:rsidRDefault="00333814" w:rsidP="00333814">
      <w:pPr>
        <w:pStyle w:val="Code"/>
      </w:pPr>
      <w:r w:rsidRPr="00EC76D5">
        <w:t xml:space="preserve">      Symbol maskSymbol =</w:t>
      </w:r>
    </w:p>
    <w:p w14:paraId="06C63D1F" w14:textId="3874398E" w:rsidR="00333814" w:rsidRPr="00EC76D5" w:rsidRDefault="00B83710" w:rsidP="00333814">
      <w:pPr>
        <w:pStyle w:val="Code"/>
      </w:pPr>
      <w:r w:rsidRPr="00EC76D5">
        <w:t xml:space="preserve">            </w:t>
      </w:r>
      <w:r w:rsidR="00333814" w:rsidRPr="00EC76D5">
        <w:t xml:space="preserve"> Symbol.createValueSymbol(incSymbol.getType(), bitFieldMask);</w:t>
      </w:r>
    </w:p>
    <w:p w14:paraId="2E8E32FB" w14:textId="77777777" w:rsidR="00B83710" w:rsidRPr="00EC76D5" w:rsidRDefault="00333814" w:rsidP="00333814">
      <w:pPr>
        <w:pStyle w:val="Code"/>
      </w:pPr>
      <w:r w:rsidRPr="00EC76D5">
        <w:t xml:space="preserve">      addMiddleCode(MiddleOperator.BitwiseAnd, incSymbol,</w:t>
      </w:r>
    </w:p>
    <w:p w14:paraId="7E238734" w14:textId="59592605" w:rsidR="00333814" w:rsidRPr="00EC76D5" w:rsidRDefault="00B83710" w:rsidP="00333814">
      <w:pPr>
        <w:pStyle w:val="Code"/>
      </w:pPr>
      <w:r w:rsidRPr="00EC76D5">
        <w:t xml:space="preserve">                  </w:t>
      </w:r>
      <w:r w:rsidR="00333814" w:rsidRPr="00EC76D5">
        <w:t xml:space="preserve"> incSymbol, maskSymbol);</w:t>
      </w:r>
    </w:p>
    <w:p w14:paraId="3406D7E4" w14:textId="77777777" w:rsidR="00333814" w:rsidRPr="00EC76D5" w:rsidRDefault="00333814" w:rsidP="00333814">
      <w:pPr>
        <w:pStyle w:val="Code"/>
      </w:pPr>
      <w:r w:rsidRPr="00EC76D5">
        <w:t xml:space="preserve">    }</w:t>
      </w:r>
    </w:p>
    <w:p w14:paraId="0595255E" w14:textId="77777777" w:rsidR="00333814" w:rsidRPr="00EC76D5" w:rsidRDefault="00333814" w:rsidP="00333814">
      <w:pPr>
        <w:pStyle w:val="Code"/>
      </w:pPr>
    </w:p>
    <w:p w14:paraId="45C72AF7" w14:textId="77777777" w:rsidR="00333814" w:rsidRPr="00EC76D5" w:rsidRDefault="00333814" w:rsidP="00333814">
      <w:pPr>
        <w:pStyle w:val="Code"/>
      </w:pPr>
      <w:r w:rsidRPr="00EC76D5">
        <w:t xml:space="preserve">    return resultSymbol;</w:t>
      </w:r>
    </w:p>
    <w:p w14:paraId="162F8F7A" w14:textId="0B6D415B" w:rsidR="00160114" w:rsidRPr="00EC76D5" w:rsidRDefault="00333814" w:rsidP="00333814">
      <w:pPr>
        <w:pStyle w:val="Code"/>
      </w:pPr>
      <w:r w:rsidRPr="00EC76D5">
        <w:t xml:space="preserve">  }</w:t>
      </w:r>
    </w:p>
    <w:p w14:paraId="7970E658" w14:textId="77777777" w:rsidR="00333814" w:rsidRPr="00EC76D5" w:rsidRDefault="00333814" w:rsidP="00333814">
      <w:pPr>
        <w:pStyle w:val="Code"/>
      </w:pPr>
    </w:p>
    <w:p w14:paraId="399FFD08" w14:textId="77777777" w:rsidR="00160114" w:rsidRPr="00EC76D5" w:rsidRDefault="00160114" w:rsidP="00160114">
      <w:pPr>
        <w:pStyle w:val="Code"/>
      </w:pPr>
      <w:r w:rsidRPr="00EC76D5">
        <w:t xml:space="preserve">  // push pop =&gt; nothing</w:t>
      </w:r>
    </w:p>
    <w:p w14:paraId="49BB0136" w14:textId="77777777" w:rsidR="00160114" w:rsidRPr="00EC76D5" w:rsidRDefault="00160114" w:rsidP="00160114">
      <w:pPr>
        <w:pStyle w:val="Code"/>
      </w:pPr>
      <w:r w:rsidRPr="00EC76D5">
        <w:t xml:space="preserve">  // pop push =&gt; top</w:t>
      </w:r>
    </w:p>
    <w:p w14:paraId="262A3E46" w14:textId="77777777" w:rsidR="00160114" w:rsidRPr="00EC76D5" w:rsidRDefault="00160114" w:rsidP="00160114">
      <w:pPr>
        <w:pStyle w:val="Code"/>
      </w:pPr>
    </w:p>
    <w:p w14:paraId="2B718E33" w14:textId="77777777" w:rsidR="006449CD" w:rsidRPr="00EC76D5" w:rsidRDefault="006449CD" w:rsidP="006449CD">
      <w:pPr>
        <w:pStyle w:val="Code"/>
      </w:pPr>
      <w:r w:rsidRPr="00EC76D5">
        <w:t xml:space="preserve">  public Symbol generateSimpleAssignExpression(SyntaxTree tree) {</w:t>
      </w:r>
    </w:p>
    <w:p w14:paraId="3E6906E1" w14:textId="77777777" w:rsidR="006449CD" w:rsidRPr="00EC76D5" w:rsidRDefault="006449CD" w:rsidP="006449CD">
      <w:pPr>
        <w:pStyle w:val="Code"/>
      </w:pPr>
      <w:r w:rsidRPr="00EC76D5">
        <w:t xml:space="preserve">    boolean pop = !useResult(tree);</w:t>
      </w:r>
    </w:p>
    <w:p w14:paraId="5E39C319" w14:textId="6E6BE401" w:rsidR="006449CD" w:rsidRPr="00EC76D5" w:rsidRDefault="006449CD" w:rsidP="006449CD">
      <w:pPr>
        <w:pStyle w:val="Code"/>
      </w:pPr>
      <w:r w:rsidRPr="00EC76D5">
        <w:t xml:space="preserve">    SyntaxTree left</w:t>
      </w:r>
      <w:r w:rsidR="0038687E">
        <w:t xml:space="preserve">Expression </w:t>
      </w:r>
      <w:r w:rsidRPr="00EC76D5">
        <w:t>= tree.getChild(0),</w:t>
      </w:r>
    </w:p>
    <w:p w14:paraId="68FE7C5B" w14:textId="58B41D21" w:rsidR="006449CD" w:rsidRPr="00EC76D5" w:rsidRDefault="006449CD" w:rsidP="006449CD">
      <w:pPr>
        <w:pStyle w:val="Code"/>
      </w:pPr>
      <w:r w:rsidRPr="00EC76D5">
        <w:t xml:space="preserve">               right</w:t>
      </w:r>
      <w:r w:rsidR="0038687E">
        <w:t xml:space="preserve">Expression </w:t>
      </w:r>
      <w:r w:rsidRPr="00EC76D5">
        <w:t>= tree.getChild(1);</w:t>
      </w:r>
    </w:p>
    <w:p w14:paraId="05F5ACF1" w14:textId="15906672" w:rsidR="006449CD" w:rsidRPr="00EC76D5" w:rsidRDefault="006449CD" w:rsidP="006449CD">
      <w:pPr>
        <w:pStyle w:val="Code"/>
      </w:pPr>
      <w:r w:rsidRPr="00EC76D5">
        <w:t xml:space="preserve">    Symbol leftSymbol = generateExpression(left</w:t>
      </w:r>
      <w:r w:rsidR="0038687E">
        <w:t>Expression)</w:t>
      </w:r>
      <w:r w:rsidRPr="00EC76D5">
        <w:t>;</w:t>
      </w:r>
    </w:p>
    <w:p w14:paraId="3CF85305" w14:textId="77777777" w:rsidR="006449CD" w:rsidRPr="00EC76D5" w:rsidRDefault="006449CD" w:rsidP="006449CD">
      <w:pPr>
        <w:pStyle w:val="Code"/>
      </w:pPr>
    </w:p>
    <w:p w14:paraId="1D95CCDF" w14:textId="38B47554" w:rsidR="006449CD" w:rsidRPr="00EC76D5" w:rsidRDefault="006449CD" w:rsidP="006449CD">
      <w:pPr>
        <w:pStyle w:val="Code"/>
      </w:pPr>
      <w:r w:rsidRPr="00EC76D5">
        <w:t xml:space="preserve">   if (right</w:t>
      </w:r>
      <w:r w:rsidR="0038687E">
        <w:t>Expression.</w:t>
      </w:r>
      <w:r w:rsidRPr="00EC76D5">
        <w:t>getOperator() == MiddleOperator.FloatingToIntegral) {</w:t>
      </w:r>
    </w:p>
    <w:p w14:paraId="16E149A0" w14:textId="4131EDF6" w:rsidR="006449CD" w:rsidRPr="00EC76D5" w:rsidRDefault="006449CD" w:rsidP="006449CD">
      <w:pPr>
        <w:pStyle w:val="Code"/>
      </w:pPr>
      <w:r w:rsidRPr="00EC76D5">
        <w:t xml:space="preserve">      SyntaxTree floating</w:t>
      </w:r>
      <w:r w:rsidR="0038687E">
        <w:t xml:space="preserve">Expression </w:t>
      </w:r>
      <w:r w:rsidRPr="00EC76D5">
        <w:t>= right</w:t>
      </w:r>
      <w:r w:rsidR="0038687E">
        <w:t>Expression.</w:t>
      </w:r>
      <w:r w:rsidRPr="00EC76D5">
        <w:t>getChild(0);</w:t>
      </w:r>
    </w:p>
    <w:p w14:paraId="5BD244F5" w14:textId="055BAF20" w:rsidR="006449CD" w:rsidRPr="00EC76D5" w:rsidRDefault="006449CD" w:rsidP="006449CD">
      <w:pPr>
        <w:pStyle w:val="Code"/>
      </w:pPr>
      <w:r w:rsidRPr="00EC76D5">
        <w:t xml:space="preserve">      generateExpression(floating</w:t>
      </w:r>
      <w:r w:rsidR="0038687E">
        <w:t>Expression)</w:t>
      </w:r>
      <w:r w:rsidRPr="00EC76D5">
        <w:t>;</w:t>
      </w:r>
    </w:p>
    <w:p w14:paraId="2CAC4FEF" w14:textId="77777777" w:rsidR="006449CD" w:rsidRPr="00EC76D5" w:rsidRDefault="006449CD" w:rsidP="006449CD">
      <w:pPr>
        <w:pStyle w:val="Code"/>
      </w:pPr>
      <w:r w:rsidRPr="00EC76D5">
        <w:t xml:space="preserve">      addMiddleCode(MiddleOperator.FloatingToIntegral, pop, leftSymbol, null);</w:t>
      </w:r>
    </w:p>
    <w:p w14:paraId="69835100" w14:textId="77777777" w:rsidR="006449CD" w:rsidRPr="00EC76D5" w:rsidRDefault="006449CD" w:rsidP="006449CD">
      <w:pPr>
        <w:pStyle w:val="Code"/>
      </w:pPr>
      <w:r w:rsidRPr="00EC76D5">
        <w:t xml:space="preserve">    }</w:t>
      </w:r>
    </w:p>
    <w:p w14:paraId="6DC74A49" w14:textId="77777777" w:rsidR="006449CD" w:rsidRPr="00EC76D5" w:rsidRDefault="006449CD" w:rsidP="006449CD">
      <w:pPr>
        <w:pStyle w:val="Code"/>
      </w:pPr>
      <w:r w:rsidRPr="00EC76D5">
        <w:t xml:space="preserve">    else {</w:t>
      </w:r>
    </w:p>
    <w:p w14:paraId="1179B1D5" w14:textId="7CC91FE5" w:rsidR="006449CD" w:rsidRPr="00EC76D5" w:rsidRDefault="006449CD" w:rsidP="006449CD">
      <w:pPr>
        <w:pStyle w:val="Code"/>
      </w:pPr>
      <w:r w:rsidRPr="00EC76D5">
        <w:t xml:space="preserve">      Symbol rightSymbol = generateExpression(right</w:t>
      </w:r>
      <w:r w:rsidR="0038687E">
        <w:t>Expression)</w:t>
      </w:r>
      <w:r w:rsidRPr="00EC76D5">
        <w:t>;</w:t>
      </w:r>
    </w:p>
    <w:p w14:paraId="04A7EDA8" w14:textId="77777777" w:rsidR="006449CD" w:rsidRPr="00EC76D5" w:rsidRDefault="006449CD" w:rsidP="006449CD">
      <w:pPr>
        <w:pStyle w:val="Code"/>
      </w:pPr>
      <w:r w:rsidRPr="00EC76D5">
        <w:t xml:space="preserve">      addMiddleCode(MiddleOperator.Assign, pop, leftSymbol, rightSymbol);</w:t>
      </w:r>
    </w:p>
    <w:p w14:paraId="3954FF21" w14:textId="77777777" w:rsidR="006449CD" w:rsidRPr="00EC76D5" w:rsidRDefault="006449CD" w:rsidP="006449CD">
      <w:pPr>
        <w:pStyle w:val="Code"/>
      </w:pPr>
      <w:r w:rsidRPr="00EC76D5">
        <w:t xml:space="preserve">      </w:t>
      </w:r>
    </w:p>
    <w:p w14:paraId="0CCC5834" w14:textId="77777777" w:rsidR="006449CD" w:rsidRPr="00EC76D5" w:rsidRDefault="006449CD" w:rsidP="006449CD">
      <w:pPr>
        <w:pStyle w:val="Code"/>
      </w:pPr>
      <w:r w:rsidRPr="00EC76D5">
        <w:t xml:space="preserve">      BigInteger bitFieldMask = leftSymbol.getType().getBitfieldMask();          </w:t>
      </w:r>
    </w:p>
    <w:p w14:paraId="166073BF" w14:textId="77777777" w:rsidR="006449CD" w:rsidRPr="00EC76D5" w:rsidRDefault="006449CD" w:rsidP="006449CD">
      <w:pPr>
        <w:pStyle w:val="Code"/>
      </w:pPr>
      <w:r w:rsidRPr="00EC76D5">
        <w:t xml:space="preserve">      if (bitFieldMask != null) {</w:t>
      </w:r>
    </w:p>
    <w:p w14:paraId="6C528CBB" w14:textId="77777777" w:rsidR="00564E28" w:rsidRPr="00EC76D5" w:rsidRDefault="006449CD" w:rsidP="006449CD">
      <w:pPr>
        <w:pStyle w:val="Code"/>
      </w:pPr>
      <w:r w:rsidRPr="00EC76D5">
        <w:t xml:space="preserve">        Symbol maskSymbol =</w:t>
      </w:r>
    </w:p>
    <w:p w14:paraId="0D452A5A" w14:textId="494FB7E8" w:rsidR="006449CD" w:rsidRPr="00EC76D5" w:rsidRDefault="00564E28" w:rsidP="006449CD">
      <w:pPr>
        <w:pStyle w:val="Code"/>
      </w:pPr>
      <w:r w:rsidRPr="00EC76D5">
        <w:t xml:space="preserve">              </w:t>
      </w:r>
      <w:r w:rsidR="006449CD" w:rsidRPr="00EC76D5">
        <w:t xml:space="preserve"> Symbol.createValueSymbol(leftSymbol.getType(), bitFieldMask);</w:t>
      </w:r>
    </w:p>
    <w:p w14:paraId="7EF3D265" w14:textId="77777777" w:rsidR="00564E28" w:rsidRPr="00EC76D5" w:rsidRDefault="006449CD" w:rsidP="006449CD">
      <w:pPr>
        <w:pStyle w:val="Code"/>
      </w:pPr>
      <w:r w:rsidRPr="00EC76D5">
        <w:t xml:space="preserve">        addMiddleCode(MiddleOperator.BitwiseAnd, leftSymbol,</w:t>
      </w:r>
    </w:p>
    <w:p w14:paraId="31766882" w14:textId="152789D0" w:rsidR="006449CD" w:rsidRPr="00EC76D5" w:rsidRDefault="00564E28" w:rsidP="006449CD">
      <w:pPr>
        <w:pStyle w:val="Code"/>
      </w:pPr>
      <w:r w:rsidRPr="00EC76D5">
        <w:t xml:space="preserve">                     </w:t>
      </w:r>
      <w:r w:rsidR="006449CD" w:rsidRPr="00EC76D5">
        <w:t xml:space="preserve"> leftSymbol, maskSymbol);</w:t>
      </w:r>
    </w:p>
    <w:p w14:paraId="26940457" w14:textId="77777777" w:rsidR="006449CD" w:rsidRPr="00EC76D5" w:rsidRDefault="006449CD" w:rsidP="006449CD">
      <w:pPr>
        <w:pStyle w:val="Code"/>
      </w:pPr>
      <w:r w:rsidRPr="00EC76D5">
        <w:t xml:space="preserve">      }</w:t>
      </w:r>
    </w:p>
    <w:p w14:paraId="17775187" w14:textId="77777777" w:rsidR="006449CD" w:rsidRPr="00EC76D5" w:rsidRDefault="006449CD" w:rsidP="006449CD">
      <w:pPr>
        <w:pStyle w:val="Code"/>
      </w:pPr>
      <w:r w:rsidRPr="00EC76D5">
        <w:t xml:space="preserve">    }</w:t>
      </w:r>
    </w:p>
    <w:p w14:paraId="577F6C4D" w14:textId="77777777" w:rsidR="006449CD" w:rsidRPr="00EC76D5" w:rsidRDefault="006449CD" w:rsidP="006449CD">
      <w:pPr>
        <w:pStyle w:val="Code"/>
      </w:pPr>
    </w:p>
    <w:p w14:paraId="4E6AB205" w14:textId="77777777" w:rsidR="006449CD" w:rsidRPr="00EC76D5" w:rsidRDefault="006449CD" w:rsidP="006449CD">
      <w:pPr>
        <w:pStyle w:val="Code"/>
      </w:pPr>
      <w:r w:rsidRPr="00EC76D5">
        <w:t xml:space="preserve">    return leftSymbol;</w:t>
      </w:r>
    </w:p>
    <w:p w14:paraId="04A11FF8" w14:textId="188F1A9F" w:rsidR="00E37C59" w:rsidRPr="00EC76D5" w:rsidRDefault="006449CD" w:rsidP="006449CD">
      <w:pPr>
        <w:pStyle w:val="Code"/>
      </w:pPr>
      <w:r w:rsidRPr="00EC76D5">
        <w:t xml:space="preserve">  }</w:t>
      </w:r>
    </w:p>
    <w:p w14:paraId="44FCFBEF" w14:textId="77777777" w:rsidR="006449CD" w:rsidRPr="00EC76D5" w:rsidRDefault="006449CD" w:rsidP="006449CD">
      <w:pPr>
        <w:pStyle w:val="Code"/>
      </w:pPr>
    </w:p>
    <w:p w14:paraId="515F38C6" w14:textId="77777777" w:rsidR="00186744" w:rsidRPr="00EC76D5" w:rsidRDefault="00160114" w:rsidP="00160114">
      <w:pPr>
        <w:pStyle w:val="Code"/>
      </w:pPr>
      <w:r w:rsidRPr="00EC76D5">
        <w:t xml:space="preserve">  private final Map&lt;MiddleOperator,MiddleOperator&gt; m_compoundMap =</w:t>
      </w:r>
    </w:p>
    <w:p w14:paraId="739D9FBC" w14:textId="6BD44066" w:rsidR="00160114" w:rsidRPr="00EC76D5" w:rsidRDefault="00186744" w:rsidP="00160114">
      <w:pPr>
        <w:pStyle w:val="Code"/>
      </w:pPr>
      <w:r w:rsidRPr="00EC76D5">
        <w:t xml:space="preserve">   </w:t>
      </w:r>
      <w:r w:rsidR="00160114" w:rsidRPr="00EC76D5">
        <w:t xml:space="preserve"> new ListMap&lt;&gt;();</w:t>
      </w:r>
    </w:p>
    <w:p w14:paraId="0105E457" w14:textId="77777777" w:rsidR="00160114" w:rsidRPr="00EC76D5" w:rsidRDefault="00160114" w:rsidP="00160114">
      <w:pPr>
        <w:pStyle w:val="Code"/>
      </w:pPr>
      <w:r w:rsidRPr="00EC76D5">
        <w:t xml:space="preserve">  </w:t>
      </w:r>
    </w:p>
    <w:p w14:paraId="2F444F18" w14:textId="237CD0F6" w:rsidR="00C851C3" w:rsidRPr="00EC76D5" w:rsidRDefault="00160114" w:rsidP="008B5C17">
      <w:pPr>
        <w:pStyle w:val="Code"/>
      </w:pPr>
      <w:r w:rsidRPr="00EC76D5">
        <w:t xml:space="preserve">  { m_compoundMap.put(MiddleOperator.BinaryAddAssign,</w:t>
      </w:r>
    </w:p>
    <w:p w14:paraId="06D93669" w14:textId="147E87E5" w:rsidR="00160114" w:rsidRPr="00EC76D5" w:rsidRDefault="00C851C3" w:rsidP="00160114">
      <w:pPr>
        <w:pStyle w:val="Code"/>
      </w:pPr>
      <w:r w:rsidRPr="00EC76D5">
        <w:t xml:space="preserve">                      </w:t>
      </w:r>
      <w:r w:rsidR="00160114" w:rsidRPr="00EC76D5">
        <w:t>MiddleOperator.BinaryAdd);</w:t>
      </w:r>
    </w:p>
    <w:p w14:paraId="1DBB110C" w14:textId="77777777" w:rsidR="00C851C3" w:rsidRPr="00EC76D5" w:rsidRDefault="00160114" w:rsidP="00160114">
      <w:pPr>
        <w:pStyle w:val="Code"/>
      </w:pPr>
      <w:r w:rsidRPr="00EC76D5">
        <w:t xml:space="preserve">    m_compoundMap.put(MiddleOperator.BinarySubtractAssign,</w:t>
      </w:r>
    </w:p>
    <w:p w14:paraId="56091A22" w14:textId="1347D392" w:rsidR="00160114" w:rsidRPr="00EC76D5" w:rsidRDefault="00C851C3" w:rsidP="00160114">
      <w:pPr>
        <w:pStyle w:val="Code"/>
      </w:pPr>
      <w:r w:rsidRPr="00EC76D5">
        <w:t xml:space="preserve">                      </w:t>
      </w:r>
      <w:r w:rsidR="00160114" w:rsidRPr="00EC76D5">
        <w:t>MiddleOperator.BinarySubtract);</w:t>
      </w:r>
    </w:p>
    <w:p w14:paraId="363C68D6" w14:textId="77777777" w:rsidR="00160114" w:rsidRPr="00EC76D5" w:rsidRDefault="00160114" w:rsidP="00160114">
      <w:pPr>
        <w:pStyle w:val="Code"/>
      </w:pPr>
      <w:r w:rsidRPr="00EC76D5">
        <w:t xml:space="preserve">    m_compoundMap.put(MiddleOperator.MultiplyAssign, MiddleOperator.Multiply);</w:t>
      </w:r>
    </w:p>
    <w:p w14:paraId="468EB574" w14:textId="77777777" w:rsidR="00160114" w:rsidRPr="00EC76D5" w:rsidRDefault="00160114" w:rsidP="00160114">
      <w:pPr>
        <w:pStyle w:val="Code"/>
      </w:pPr>
      <w:r w:rsidRPr="00EC76D5">
        <w:t xml:space="preserve">    m_compoundMap.put(MiddleOperator.DivideAssign, MiddleOperator.Divide);</w:t>
      </w:r>
    </w:p>
    <w:p w14:paraId="6BD40991" w14:textId="77777777" w:rsidR="00160114" w:rsidRPr="00EC76D5" w:rsidRDefault="00160114" w:rsidP="00160114">
      <w:pPr>
        <w:pStyle w:val="Code"/>
      </w:pPr>
      <w:r w:rsidRPr="00EC76D5">
        <w:lastRenderedPageBreak/>
        <w:t xml:space="preserve">    m_compoundMap.put(MiddleOperator.ModuloAssign, MiddleOperator.Modulo);</w:t>
      </w:r>
    </w:p>
    <w:p w14:paraId="068DFFB6" w14:textId="77777777" w:rsidR="00105916" w:rsidRPr="00EC76D5" w:rsidRDefault="00160114" w:rsidP="00160114">
      <w:pPr>
        <w:pStyle w:val="Code"/>
      </w:pPr>
      <w:r w:rsidRPr="00EC76D5">
        <w:t xml:space="preserve">    m_compoundMap.put(MiddleOperator.BitwiseAndAssign,</w:t>
      </w:r>
    </w:p>
    <w:p w14:paraId="407FE521" w14:textId="4A6E137E" w:rsidR="00160114" w:rsidRPr="00EC76D5" w:rsidRDefault="00105916" w:rsidP="00160114">
      <w:pPr>
        <w:pStyle w:val="Code"/>
      </w:pPr>
      <w:r w:rsidRPr="00EC76D5">
        <w:t xml:space="preserve">                     </w:t>
      </w:r>
      <w:r w:rsidR="00160114" w:rsidRPr="00EC76D5">
        <w:t xml:space="preserve"> MiddleOperator.BitwiseAnd);</w:t>
      </w:r>
    </w:p>
    <w:p w14:paraId="0E14C4DF" w14:textId="112D5680" w:rsidR="00105916" w:rsidRPr="00EC76D5" w:rsidRDefault="00160114" w:rsidP="00160114">
      <w:pPr>
        <w:pStyle w:val="Code"/>
      </w:pPr>
      <w:r w:rsidRPr="00EC76D5">
        <w:t xml:space="preserve">    m_compoundMap.put(MiddleOperator.Bitwise</w:t>
      </w:r>
      <w:r w:rsidR="00414C74">
        <w:t>Or</w:t>
      </w:r>
      <w:r w:rsidRPr="00EC76D5">
        <w:t>Assign,</w:t>
      </w:r>
    </w:p>
    <w:p w14:paraId="0585FABC" w14:textId="539F04D3" w:rsidR="00160114" w:rsidRPr="00EC76D5" w:rsidRDefault="00105916" w:rsidP="00160114">
      <w:pPr>
        <w:pStyle w:val="Code"/>
      </w:pPr>
      <w:r w:rsidRPr="00EC76D5">
        <w:t xml:space="preserve">                     </w:t>
      </w:r>
      <w:r w:rsidR="00160114" w:rsidRPr="00EC76D5">
        <w:t xml:space="preserve"> MiddleOperator.Bitwise</w:t>
      </w:r>
      <w:r w:rsidR="00414C74">
        <w:t>Or</w:t>
      </w:r>
      <w:r w:rsidR="00160114" w:rsidRPr="00EC76D5">
        <w:t>);</w:t>
      </w:r>
    </w:p>
    <w:p w14:paraId="389583D6" w14:textId="77777777" w:rsidR="00105916" w:rsidRPr="00EC76D5" w:rsidRDefault="00160114" w:rsidP="00160114">
      <w:pPr>
        <w:pStyle w:val="Code"/>
      </w:pPr>
      <w:r w:rsidRPr="00EC76D5">
        <w:t xml:space="preserve">    m_compoundMap.put(MiddleOperator.BitwiseXOrAssign,</w:t>
      </w:r>
    </w:p>
    <w:p w14:paraId="7FF0A64E" w14:textId="0797C553" w:rsidR="00160114" w:rsidRPr="00EC76D5" w:rsidRDefault="00105916" w:rsidP="00160114">
      <w:pPr>
        <w:pStyle w:val="Code"/>
      </w:pPr>
      <w:r w:rsidRPr="00EC76D5">
        <w:t xml:space="preserve">                     </w:t>
      </w:r>
      <w:r w:rsidR="00160114" w:rsidRPr="00EC76D5">
        <w:t xml:space="preserve"> MiddleOperator.BitwiseXOr);</w:t>
      </w:r>
    </w:p>
    <w:p w14:paraId="2E6C1B22" w14:textId="77777777" w:rsidR="00105916" w:rsidRPr="00EC76D5" w:rsidRDefault="00160114" w:rsidP="00160114">
      <w:pPr>
        <w:pStyle w:val="Code"/>
      </w:pPr>
      <w:r w:rsidRPr="00EC76D5">
        <w:t xml:space="preserve">    m_compoundMap.put(MiddleOperator.LeftShiftAssign,</w:t>
      </w:r>
    </w:p>
    <w:p w14:paraId="4E28FE63" w14:textId="61748A55" w:rsidR="00160114" w:rsidRPr="00EC76D5" w:rsidRDefault="00105916" w:rsidP="00160114">
      <w:pPr>
        <w:pStyle w:val="Code"/>
      </w:pPr>
      <w:r w:rsidRPr="00EC76D5">
        <w:t xml:space="preserve">                     </w:t>
      </w:r>
      <w:r w:rsidR="00160114" w:rsidRPr="00EC76D5">
        <w:t xml:space="preserve"> MiddleOperator.LeftShift);</w:t>
      </w:r>
    </w:p>
    <w:p w14:paraId="447ED7FD" w14:textId="77777777" w:rsidR="00105916" w:rsidRPr="00EC76D5" w:rsidRDefault="00160114" w:rsidP="00160114">
      <w:pPr>
        <w:pStyle w:val="Code"/>
      </w:pPr>
      <w:r w:rsidRPr="00EC76D5">
        <w:t xml:space="preserve">    m_compoundMap.put(MiddleOperator.RightShiftAssign,</w:t>
      </w:r>
    </w:p>
    <w:p w14:paraId="15B40624" w14:textId="01BF1A51" w:rsidR="00160114" w:rsidRPr="00EC76D5" w:rsidRDefault="00105916" w:rsidP="00160114">
      <w:pPr>
        <w:pStyle w:val="Code"/>
      </w:pPr>
      <w:r w:rsidRPr="00EC76D5">
        <w:t xml:space="preserve">                     </w:t>
      </w:r>
      <w:r w:rsidR="00160114" w:rsidRPr="00EC76D5">
        <w:t xml:space="preserve"> MiddleOperator.RightShift);</w:t>
      </w:r>
    </w:p>
    <w:p w14:paraId="365C5551" w14:textId="77777777" w:rsidR="00160114" w:rsidRPr="00EC76D5" w:rsidRDefault="00160114" w:rsidP="00160114">
      <w:pPr>
        <w:pStyle w:val="Code"/>
      </w:pPr>
      <w:r w:rsidRPr="00EC76D5">
        <w:t xml:space="preserve">  }</w:t>
      </w:r>
    </w:p>
    <w:p w14:paraId="0F41CDC9" w14:textId="77777777" w:rsidR="00160114" w:rsidRPr="00EC76D5" w:rsidRDefault="00160114" w:rsidP="00160114">
      <w:pPr>
        <w:pStyle w:val="Code"/>
      </w:pPr>
      <w:r w:rsidRPr="00EC76D5">
        <w:t xml:space="preserve">  </w:t>
      </w:r>
    </w:p>
    <w:p w14:paraId="387D1464" w14:textId="77777777" w:rsidR="003D793A" w:rsidRPr="00EC76D5" w:rsidRDefault="003D793A" w:rsidP="003D793A">
      <w:pPr>
        <w:pStyle w:val="Code"/>
      </w:pPr>
      <w:r w:rsidRPr="00EC76D5">
        <w:t xml:space="preserve">  public Symbol generateCompoundAssignExpression(SyntaxTree tree) {</w:t>
      </w:r>
    </w:p>
    <w:p w14:paraId="31840484" w14:textId="77777777" w:rsidR="003D793A" w:rsidRPr="00EC76D5" w:rsidRDefault="003D793A" w:rsidP="003D793A">
      <w:pPr>
        <w:pStyle w:val="Code"/>
      </w:pPr>
      <w:r w:rsidRPr="00EC76D5">
        <w:t xml:space="preserve">    Symbol leftSymbol = generateExpression(tree.getChild(0));</w:t>
      </w:r>
    </w:p>
    <w:p w14:paraId="30AE11AC" w14:textId="77777777" w:rsidR="003D793A" w:rsidRPr="00EC76D5" w:rsidRDefault="003D793A" w:rsidP="003D793A">
      <w:pPr>
        <w:pStyle w:val="Code"/>
      </w:pPr>
      <w:r w:rsidRPr="00EC76D5">
        <w:t xml:space="preserve">    Symbol rightSymbol = generateExpression(tree.getChild(1));</w:t>
      </w:r>
    </w:p>
    <w:p w14:paraId="20E8C588" w14:textId="77777777" w:rsidR="003D793A" w:rsidRPr="00EC76D5" w:rsidRDefault="003D793A" w:rsidP="003D793A">
      <w:pPr>
        <w:pStyle w:val="Code"/>
      </w:pPr>
      <w:r w:rsidRPr="00EC76D5">
        <w:t xml:space="preserve">    Symbol tempSymbol = Symbol.createTemporarySymbol(tree.getType());</w:t>
      </w:r>
    </w:p>
    <w:p w14:paraId="1CEEC847" w14:textId="77777777" w:rsidR="003D793A" w:rsidRPr="00EC76D5" w:rsidRDefault="003D793A" w:rsidP="003D793A">
      <w:pPr>
        <w:pStyle w:val="Code"/>
      </w:pPr>
      <w:r w:rsidRPr="00EC76D5">
        <w:t xml:space="preserve">    </w:t>
      </w:r>
    </w:p>
    <w:p w14:paraId="0F86056B" w14:textId="77777777" w:rsidR="003D793A" w:rsidRPr="00EC76D5" w:rsidRDefault="003D793A" w:rsidP="003D793A">
      <w:pPr>
        <w:pStyle w:val="Code"/>
      </w:pPr>
      <w:r w:rsidRPr="00EC76D5">
        <w:t xml:space="preserve">    String operatorName = tree.getOperator().name().replace("Assign", "");</w:t>
      </w:r>
    </w:p>
    <w:p w14:paraId="238A8123" w14:textId="77777777" w:rsidR="003D793A" w:rsidRPr="00EC76D5" w:rsidRDefault="003D793A" w:rsidP="003D793A">
      <w:pPr>
        <w:pStyle w:val="Code"/>
      </w:pPr>
      <w:r w:rsidRPr="00EC76D5">
        <w:t xml:space="preserve">    MiddleOperator operator = MiddleOperator.valueOf(operatorName);</w:t>
      </w:r>
    </w:p>
    <w:p w14:paraId="1388D616" w14:textId="77777777" w:rsidR="003D793A" w:rsidRPr="00EC76D5" w:rsidRDefault="003D793A" w:rsidP="003D793A">
      <w:pPr>
        <w:pStyle w:val="Code"/>
      </w:pPr>
      <w:r w:rsidRPr="00EC76D5">
        <w:t xml:space="preserve">    addMiddleCode(operator, tempSymbol, leftSymbol, rightSymbol);</w:t>
      </w:r>
    </w:p>
    <w:p w14:paraId="0389D094" w14:textId="77777777" w:rsidR="003D793A" w:rsidRPr="00EC76D5" w:rsidRDefault="003D793A" w:rsidP="003D793A">
      <w:pPr>
        <w:pStyle w:val="Code"/>
      </w:pPr>
    </w:p>
    <w:p w14:paraId="59137549" w14:textId="77777777" w:rsidR="003D793A" w:rsidRPr="00EC76D5" w:rsidRDefault="003D793A" w:rsidP="003D793A">
      <w:pPr>
        <w:pStyle w:val="Code"/>
      </w:pPr>
      <w:r w:rsidRPr="00EC76D5">
        <w:t xml:space="preserve">    boolean pop = !useResult(tree);</w:t>
      </w:r>
    </w:p>
    <w:p w14:paraId="5A876236" w14:textId="77777777" w:rsidR="003D793A" w:rsidRPr="00EC76D5" w:rsidRDefault="003D793A" w:rsidP="003D793A">
      <w:pPr>
        <w:pStyle w:val="Code"/>
      </w:pPr>
      <w:r w:rsidRPr="00EC76D5">
        <w:t xml:space="preserve">    addMiddleCode(MiddleOperator.Assign, pop, leftSymbol, tempSymbol);</w:t>
      </w:r>
    </w:p>
    <w:p w14:paraId="16CF92A7" w14:textId="77777777" w:rsidR="003D793A" w:rsidRPr="00EC76D5" w:rsidRDefault="003D793A" w:rsidP="003D793A">
      <w:pPr>
        <w:pStyle w:val="Code"/>
      </w:pPr>
      <w:r w:rsidRPr="00EC76D5">
        <w:t xml:space="preserve">    </w:t>
      </w:r>
    </w:p>
    <w:p w14:paraId="3439CCC3" w14:textId="77777777" w:rsidR="003D793A" w:rsidRPr="00EC76D5" w:rsidRDefault="003D793A" w:rsidP="003D793A">
      <w:pPr>
        <w:pStyle w:val="Code"/>
      </w:pPr>
      <w:r w:rsidRPr="00EC76D5">
        <w:t xml:space="preserve">    BigInteger bitFieldMask = leftSymbol.getType().getBitfieldMask();          </w:t>
      </w:r>
    </w:p>
    <w:p w14:paraId="2871223E" w14:textId="77777777" w:rsidR="003D793A" w:rsidRPr="00EC76D5" w:rsidRDefault="003D793A" w:rsidP="003D793A">
      <w:pPr>
        <w:pStyle w:val="Code"/>
      </w:pPr>
      <w:r w:rsidRPr="00EC76D5">
        <w:t xml:space="preserve">    if (bitFieldMask != null) {</w:t>
      </w:r>
    </w:p>
    <w:p w14:paraId="173B705B" w14:textId="77777777" w:rsidR="003D793A" w:rsidRPr="00EC76D5" w:rsidRDefault="003D793A" w:rsidP="003D793A">
      <w:pPr>
        <w:pStyle w:val="Code"/>
      </w:pPr>
      <w:r w:rsidRPr="00EC76D5">
        <w:t xml:space="preserve">      Symbol maskSymbol =</w:t>
      </w:r>
    </w:p>
    <w:p w14:paraId="5E51FFA4" w14:textId="77777777" w:rsidR="003D793A" w:rsidRPr="00EC76D5" w:rsidRDefault="003D793A" w:rsidP="003D793A">
      <w:pPr>
        <w:pStyle w:val="Code"/>
      </w:pPr>
      <w:r w:rsidRPr="00EC76D5">
        <w:t xml:space="preserve">             Symbol.createValueSymbol(leftSymbol.getType(), bitFieldMask);</w:t>
      </w:r>
    </w:p>
    <w:p w14:paraId="0AC91358" w14:textId="77777777" w:rsidR="003D793A" w:rsidRPr="00EC76D5" w:rsidRDefault="003D793A" w:rsidP="003D793A">
      <w:pPr>
        <w:pStyle w:val="Code"/>
      </w:pPr>
      <w:r w:rsidRPr="00EC76D5">
        <w:t xml:space="preserve">      addMiddleCode(MiddleOperator.BitwiseAnd, leftSymbol,</w:t>
      </w:r>
    </w:p>
    <w:p w14:paraId="5EF7C57F" w14:textId="77777777" w:rsidR="003D793A" w:rsidRPr="00EC76D5" w:rsidRDefault="003D793A" w:rsidP="003D793A">
      <w:pPr>
        <w:pStyle w:val="Code"/>
      </w:pPr>
      <w:r w:rsidRPr="00EC76D5">
        <w:t xml:space="preserve">                    leftSymbol, maskSymbol);</w:t>
      </w:r>
    </w:p>
    <w:p w14:paraId="6260919F" w14:textId="77777777" w:rsidR="003D793A" w:rsidRPr="00EC76D5" w:rsidRDefault="003D793A" w:rsidP="003D793A">
      <w:pPr>
        <w:pStyle w:val="Code"/>
      </w:pPr>
      <w:r w:rsidRPr="00EC76D5">
        <w:t xml:space="preserve">    }</w:t>
      </w:r>
    </w:p>
    <w:p w14:paraId="2DBF5D99" w14:textId="77777777" w:rsidR="003D793A" w:rsidRPr="00EC76D5" w:rsidRDefault="003D793A" w:rsidP="003D793A">
      <w:pPr>
        <w:pStyle w:val="Code"/>
      </w:pPr>
    </w:p>
    <w:p w14:paraId="21769272" w14:textId="77777777" w:rsidR="003D793A" w:rsidRPr="00EC76D5" w:rsidRDefault="003D793A" w:rsidP="003D793A">
      <w:pPr>
        <w:pStyle w:val="Code"/>
      </w:pPr>
      <w:r w:rsidRPr="00EC76D5">
        <w:t xml:space="preserve">    return leftSymbol;</w:t>
      </w:r>
    </w:p>
    <w:p w14:paraId="1062E330" w14:textId="77777777" w:rsidR="003D793A" w:rsidRPr="00EC76D5" w:rsidRDefault="003D793A" w:rsidP="003D793A">
      <w:pPr>
        <w:pStyle w:val="Code"/>
      </w:pPr>
      <w:r w:rsidRPr="00EC76D5">
        <w:t xml:space="preserve">  }</w:t>
      </w:r>
    </w:p>
    <w:p w14:paraId="22600777" w14:textId="77777777" w:rsidR="003D793A" w:rsidRPr="00EC76D5" w:rsidRDefault="003D793A" w:rsidP="003D793A">
      <w:pPr>
        <w:pStyle w:val="Code"/>
      </w:pPr>
    </w:p>
    <w:p w14:paraId="1FC51472" w14:textId="3CB261D5" w:rsidR="00160114" w:rsidRPr="00EC76D5" w:rsidRDefault="00160114" w:rsidP="003D793A">
      <w:pPr>
        <w:pStyle w:val="Code"/>
      </w:pPr>
      <w:r w:rsidRPr="00EC76D5">
        <w:t xml:space="preserve">  public Symbol generateDotExpression(SyntaxTree tree) {</w:t>
      </w:r>
    </w:p>
    <w:p w14:paraId="66AE2697" w14:textId="77777777" w:rsidR="00160114" w:rsidRPr="00EC76D5" w:rsidRDefault="00160114" w:rsidP="00160114">
      <w:pPr>
        <w:pStyle w:val="Code"/>
      </w:pPr>
      <w:r w:rsidRPr="00EC76D5">
        <w:t xml:space="preserve">    Symbol parentSymbol = generateExpression(tree.getChild(0));</w:t>
      </w:r>
    </w:p>
    <w:p w14:paraId="420B4C24" w14:textId="77777777" w:rsidR="00160114" w:rsidRPr="00EC76D5" w:rsidRDefault="00160114" w:rsidP="00160114">
      <w:pPr>
        <w:pStyle w:val="Code"/>
      </w:pPr>
      <w:r w:rsidRPr="00EC76D5">
        <w:t xml:space="preserve">    Symbol memberSymbol = generateExpression(tree.getChild(1)),</w:t>
      </w:r>
    </w:p>
    <w:p w14:paraId="4674E063" w14:textId="77777777" w:rsidR="00160114" w:rsidRPr="00EC76D5" w:rsidRDefault="00160114" w:rsidP="00160114">
      <w:pPr>
        <w:pStyle w:val="Code"/>
      </w:pPr>
      <w:r w:rsidRPr="00EC76D5">
        <w:t xml:space="preserve">           resultSymbol;</w:t>
      </w:r>
    </w:p>
    <w:p w14:paraId="0CD1119B" w14:textId="77777777" w:rsidR="00160114" w:rsidRPr="00EC76D5" w:rsidRDefault="00160114" w:rsidP="00160114">
      <w:pPr>
        <w:pStyle w:val="Code"/>
      </w:pPr>
    </w:p>
    <w:p w14:paraId="4B9D2067" w14:textId="77777777" w:rsidR="00160114" w:rsidRPr="00EC76D5" w:rsidRDefault="00160114" w:rsidP="00160114">
      <w:pPr>
        <w:pStyle w:val="Code"/>
      </w:pPr>
      <w:r w:rsidRPr="00EC76D5">
        <w:t xml:space="preserve">    if (parentSymbol.hasAddressSymbol()) {</w:t>
      </w:r>
    </w:p>
    <w:p w14:paraId="65F0F8FD" w14:textId="77777777" w:rsidR="00160114" w:rsidRPr="00EC76D5" w:rsidRDefault="00160114" w:rsidP="00160114">
      <w:pPr>
        <w:pStyle w:val="Code"/>
      </w:pPr>
      <w:r w:rsidRPr="00EC76D5">
        <w:t xml:space="preserve">      resultSymbol = Symbol.createMemorySymbol(parentSymbol, tree.getType(),</w:t>
      </w:r>
    </w:p>
    <w:p w14:paraId="688CFF7D" w14:textId="77777777" w:rsidR="00160114" w:rsidRPr="00EC76D5" w:rsidRDefault="00160114" w:rsidP="00160114">
      <w:pPr>
        <w:pStyle w:val="Code"/>
      </w:pPr>
      <w:r w:rsidRPr="00EC76D5">
        <w:t xml:space="preserve">                                               memberSymbol);</w:t>
      </w:r>
    </w:p>
    <w:p w14:paraId="043248BD" w14:textId="77777777" w:rsidR="00160114" w:rsidRPr="00EC76D5" w:rsidRDefault="00160114" w:rsidP="00160114">
      <w:pPr>
        <w:pStyle w:val="Code"/>
      </w:pPr>
      <w:r w:rsidRPr="00EC76D5">
        <w:t xml:space="preserve">    }</w:t>
      </w:r>
    </w:p>
    <w:p w14:paraId="181D2479" w14:textId="77777777" w:rsidR="00160114" w:rsidRPr="00EC76D5" w:rsidRDefault="00160114" w:rsidP="00160114">
      <w:pPr>
        <w:pStyle w:val="Code"/>
      </w:pPr>
      <w:r w:rsidRPr="00EC76D5">
        <w:t xml:space="preserve">    else {</w:t>
      </w:r>
    </w:p>
    <w:p w14:paraId="310CF712" w14:textId="77777777" w:rsidR="00160114" w:rsidRPr="00EC76D5" w:rsidRDefault="00160114" w:rsidP="00160114">
      <w:pPr>
        <w:pStyle w:val="Code"/>
      </w:pPr>
      <w:r w:rsidRPr="00EC76D5">
        <w:t xml:space="preserve">      resultSymbol = Symbol.createTemporarySymbol(tree.getType());</w:t>
      </w:r>
    </w:p>
    <w:p w14:paraId="596F4175" w14:textId="77777777" w:rsidR="00160114" w:rsidRPr="00EC76D5" w:rsidRDefault="00160114" w:rsidP="00160114">
      <w:pPr>
        <w:pStyle w:val="Code"/>
      </w:pPr>
      <w:r w:rsidRPr="00EC76D5">
        <w:t xml:space="preserve">      resultSymbol.setOffset(parentSymbol.getOffset() +</w:t>
      </w:r>
    </w:p>
    <w:p w14:paraId="1C2F1021" w14:textId="77777777" w:rsidR="00160114" w:rsidRPr="00EC76D5" w:rsidRDefault="00160114" w:rsidP="00160114">
      <w:pPr>
        <w:pStyle w:val="Code"/>
      </w:pPr>
      <w:r w:rsidRPr="00EC76D5">
        <w:t xml:space="preserve">                             memberSymbol.getOffset());</w:t>
      </w:r>
    </w:p>
    <w:p w14:paraId="548A87AC" w14:textId="77777777" w:rsidR="00160114" w:rsidRPr="00EC76D5" w:rsidRDefault="00160114" w:rsidP="00160114">
      <w:pPr>
        <w:pStyle w:val="Code"/>
      </w:pPr>
      <w:r w:rsidRPr="00EC76D5">
        <w:t xml:space="preserve">      //resultSymbol.setAddressSymbol(parentSymbol.getAddressSymbol());</w:t>
      </w:r>
    </w:p>
    <w:p w14:paraId="6183A879" w14:textId="77777777" w:rsidR="00160114" w:rsidRPr="00EC76D5" w:rsidRDefault="00160114" w:rsidP="00160114">
      <w:pPr>
        <w:pStyle w:val="Code"/>
      </w:pPr>
      <w:r w:rsidRPr="00EC76D5">
        <w:t xml:space="preserve">      //resultSymbol.setAddressOffset(parentSymbol.getAddressOffset() + memberSymbol.getOffset());</w:t>
      </w:r>
    </w:p>
    <w:p w14:paraId="12E325BE" w14:textId="77777777" w:rsidR="00160114" w:rsidRPr="00EC76D5" w:rsidRDefault="00160114" w:rsidP="00160114">
      <w:pPr>
        <w:pStyle w:val="Code"/>
      </w:pPr>
      <w:r w:rsidRPr="00EC76D5">
        <w:t xml:space="preserve">    }</w:t>
      </w:r>
    </w:p>
    <w:p w14:paraId="2F2BA033" w14:textId="77777777" w:rsidR="00160114" w:rsidRPr="00EC76D5" w:rsidRDefault="00160114" w:rsidP="00160114">
      <w:pPr>
        <w:pStyle w:val="Code"/>
      </w:pPr>
    </w:p>
    <w:p w14:paraId="37AD8484" w14:textId="77777777" w:rsidR="00160114" w:rsidRPr="00EC76D5" w:rsidRDefault="00160114" w:rsidP="00160114">
      <w:pPr>
        <w:pStyle w:val="Code"/>
      </w:pPr>
      <w:r w:rsidRPr="00EC76D5">
        <w:t xml:space="preserve">    resultSymbol.setParentSymbol(parentSymbol);</w:t>
      </w:r>
    </w:p>
    <w:p w14:paraId="16C19A71" w14:textId="77777777" w:rsidR="00160114" w:rsidRPr="00EC76D5" w:rsidRDefault="00160114" w:rsidP="00160114">
      <w:pPr>
        <w:pStyle w:val="Code"/>
      </w:pPr>
      <w:r w:rsidRPr="00EC76D5">
        <w:t xml:space="preserve">    parentSymbol.addChildSymbol(resultSymbol);</w:t>
      </w:r>
    </w:p>
    <w:p w14:paraId="1C4E9667" w14:textId="77777777" w:rsidR="00160114" w:rsidRPr="00EC76D5" w:rsidRDefault="00160114" w:rsidP="00160114">
      <w:pPr>
        <w:pStyle w:val="Code"/>
      </w:pPr>
      <w:r w:rsidRPr="00EC76D5">
        <w:t xml:space="preserve">    </w:t>
      </w:r>
    </w:p>
    <w:p w14:paraId="0DECAD7C" w14:textId="77777777" w:rsidR="00160114" w:rsidRPr="00EC76D5" w:rsidRDefault="00160114" w:rsidP="00160114">
      <w:pPr>
        <w:pStyle w:val="Code"/>
      </w:pPr>
      <w:r w:rsidRPr="00EC76D5">
        <w:lastRenderedPageBreak/>
        <w:t xml:space="preserve">    if (tree.isRightValue() &amp;&amp; resultSymbol.getType().isFloating()) {</w:t>
      </w:r>
    </w:p>
    <w:p w14:paraId="4BC82D23" w14:textId="77777777" w:rsidR="00160114" w:rsidRPr="00EC76D5" w:rsidRDefault="00160114" w:rsidP="00160114">
      <w:pPr>
        <w:pStyle w:val="Code"/>
      </w:pPr>
      <w:r w:rsidRPr="00EC76D5">
        <w:t xml:space="preserve">      if (resultSymbol.isTemporary() &amp;&amp; (resultSymbol.getOffset() == 0)) {</w:t>
      </w:r>
    </w:p>
    <w:p w14:paraId="59786F4E" w14:textId="77777777" w:rsidR="00160114" w:rsidRPr="00EC76D5" w:rsidRDefault="00160114" w:rsidP="00160114">
      <w:pPr>
        <w:pStyle w:val="Code"/>
      </w:pPr>
      <w:r w:rsidRPr="00EC76D5">
        <w:t xml:space="preserve">        //symbol.addToSymbolTable();</w:t>
      </w:r>
    </w:p>
    <w:p w14:paraId="7C52EA22" w14:textId="77777777" w:rsidR="00160114" w:rsidRPr="00EC76D5" w:rsidRDefault="00160114" w:rsidP="00160114">
      <w:pPr>
        <w:pStyle w:val="Code"/>
      </w:pPr>
      <w:r w:rsidRPr="00EC76D5">
        <w:t xml:space="preserve">        Main.CurrentTable.addSymbol(resultSymbol);</w:t>
      </w:r>
    </w:p>
    <w:p w14:paraId="13ED22A6" w14:textId="77777777" w:rsidR="00160114" w:rsidRPr="00EC76D5" w:rsidRDefault="00160114" w:rsidP="00160114">
      <w:pPr>
        <w:pStyle w:val="Code"/>
      </w:pPr>
      <w:r w:rsidRPr="00EC76D5">
        <w:t xml:space="preserve">      }</w:t>
      </w:r>
    </w:p>
    <w:p w14:paraId="0B56FD5E" w14:textId="77777777" w:rsidR="00160114" w:rsidRPr="00EC76D5" w:rsidRDefault="00160114" w:rsidP="00160114">
      <w:pPr>
        <w:pStyle w:val="Code"/>
      </w:pPr>
    </w:p>
    <w:p w14:paraId="2342C86E" w14:textId="77777777" w:rsidR="00160114" w:rsidRPr="00EC76D5" w:rsidRDefault="00160114" w:rsidP="00160114">
      <w:pPr>
        <w:pStyle w:val="Code"/>
      </w:pPr>
      <w:r w:rsidRPr="00EC76D5">
        <w:t xml:space="preserve">      addMiddleCode(MiddleOperator.PushFloat, resultSymbol);</w:t>
      </w:r>
    </w:p>
    <w:p w14:paraId="540FF02A" w14:textId="77777777" w:rsidR="00160114" w:rsidRPr="00EC76D5" w:rsidRDefault="00160114" w:rsidP="00160114">
      <w:pPr>
        <w:pStyle w:val="Code"/>
      </w:pPr>
      <w:r w:rsidRPr="00EC76D5">
        <w:t xml:space="preserve">    }</w:t>
      </w:r>
    </w:p>
    <w:p w14:paraId="027D4AB0" w14:textId="77777777" w:rsidR="00160114" w:rsidRPr="00EC76D5" w:rsidRDefault="00160114" w:rsidP="00160114">
      <w:pPr>
        <w:pStyle w:val="Code"/>
      </w:pPr>
      <w:r w:rsidRPr="00EC76D5">
        <w:t xml:space="preserve">      </w:t>
      </w:r>
    </w:p>
    <w:p w14:paraId="1BA6E3BC" w14:textId="77777777" w:rsidR="00160114" w:rsidRPr="00EC76D5" w:rsidRDefault="00160114" w:rsidP="00160114">
      <w:pPr>
        <w:pStyle w:val="Code"/>
      </w:pPr>
      <w:r w:rsidRPr="00EC76D5">
        <w:t xml:space="preserve">    return resultSymbol;</w:t>
      </w:r>
    </w:p>
    <w:p w14:paraId="6C7B53B3" w14:textId="77777777" w:rsidR="00160114" w:rsidRPr="00EC76D5" w:rsidRDefault="00160114" w:rsidP="00160114">
      <w:pPr>
        <w:pStyle w:val="Code"/>
      </w:pPr>
      <w:r w:rsidRPr="00EC76D5">
        <w:t xml:space="preserve">  }</w:t>
      </w:r>
    </w:p>
    <w:p w14:paraId="5246F7E8" w14:textId="77777777" w:rsidR="00160114" w:rsidRPr="00EC76D5" w:rsidRDefault="00160114" w:rsidP="00160114">
      <w:pPr>
        <w:pStyle w:val="Code"/>
      </w:pPr>
      <w:r w:rsidRPr="00EC76D5">
        <w:t xml:space="preserve">    </w:t>
      </w:r>
    </w:p>
    <w:p w14:paraId="07A15F1E" w14:textId="77777777" w:rsidR="00160114" w:rsidRPr="00EC76D5" w:rsidRDefault="00160114" w:rsidP="00160114">
      <w:pPr>
        <w:pStyle w:val="Code"/>
      </w:pPr>
      <w:r w:rsidRPr="00EC76D5">
        <w:t xml:space="preserve">  public Symbol generateIndexExpression(SyntaxTree tree) {</w:t>
      </w:r>
    </w:p>
    <w:p w14:paraId="54CAC196" w14:textId="77777777" w:rsidR="00160114" w:rsidRPr="00EC76D5" w:rsidRDefault="00160114" w:rsidP="00160114">
      <w:pPr>
        <w:pStyle w:val="Code"/>
      </w:pPr>
      <w:r w:rsidRPr="00EC76D5">
        <w:t xml:space="preserve">    Symbol pointerSymbol = generateExpression(tree.getChild(0));</w:t>
      </w:r>
    </w:p>
    <w:p w14:paraId="01718079" w14:textId="77777777" w:rsidR="00160114" w:rsidRPr="00EC76D5" w:rsidRDefault="00160114" w:rsidP="00160114">
      <w:pPr>
        <w:pStyle w:val="Code"/>
      </w:pPr>
      <w:r w:rsidRPr="00EC76D5">
        <w:t xml:space="preserve">    SyntaxTree indexTree = tree.getChild(1);</w:t>
      </w:r>
    </w:p>
    <w:p w14:paraId="7A5A416C" w14:textId="77777777" w:rsidR="00160114" w:rsidRPr="00EC76D5" w:rsidRDefault="00160114" w:rsidP="00160114">
      <w:pPr>
        <w:pStyle w:val="Code"/>
      </w:pPr>
      <w:r w:rsidRPr="00EC76D5">
        <w:t xml:space="preserve">    </w:t>
      </w:r>
    </w:p>
    <w:p w14:paraId="738CD786" w14:textId="77777777" w:rsidR="00160114" w:rsidRPr="00EC76D5" w:rsidRDefault="00160114" w:rsidP="00160114">
      <w:pPr>
        <w:pStyle w:val="Code"/>
      </w:pPr>
      <w:r w:rsidRPr="00EC76D5">
        <w:t xml:space="preserve">    Symbol indexSymbol = generateExpression(indexTree);</w:t>
      </w:r>
    </w:p>
    <w:p w14:paraId="7D352ED4" w14:textId="77777777" w:rsidR="00160114" w:rsidRPr="00EC76D5" w:rsidRDefault="00160114" w:rsidP="00160114">
      <w:pPr>
        <w:pStyle w:val="Code"/>
      </w:pPr>
      <w:r w:rsidRPr="00EC76D5">
        <w:t xml:space="preserve">    int indexSize = pointerSymbol.getType().getPointerOrArrayType().getSize();</w:t>
      </w:r>
    </w:p>
    <w:p w14:paraId="7C5284A8" w14:textId="77777777" w:rsidR="00160114" w:rsidRPr="00EC76D5" w:rsidRDefault="00160114" w:rsidP="00160114">
      <w:pPr>
        <w:pStyle w:val="Code"/>
      </w:pPr>
      <w:r w:rsidRPr="00EC76D5">
        <w:t xml:space="preserve">    Symbol resultSymbol;</w:t>
      </w:r>
    </w:p>
    <w:p w14:paraId="04B814CD" w14:textId="77777777" w:rsidR="00160114" w:rsidRPr="00EC76D5" w:rsidRDefault="00160114" w:rsidP="00160114">
      <w:pPr>
        <w:pStyle w:val="Code"/>
      </w:pPr>
      <w:r w:rsidRPr="00EC76D5">
        <w:t xml:space="preserve">    </w:t>
      </w:r>
    </w:p>
    <w:p w14:paraId="2502A204" w14:textId="77777777" w:rsidR="00160114" w:rsidRPr="00EC76D5" w:rsidRDefault="00160114" w:rsidP="00160114">
      <w:pPr>
        <w:pStyle w:val="Code"/>
      </w:pPr>
      <w:r w:rsidRPr="00EC76D5">
        <w:t xml:space="preserve">    if (indexTree.getOperator() == MiddleOperator.Value) {</w:t>
      </w:r>
    </w:p>
    <w:p w14:paraId="710E2700" w14:textId="77777777" w:rsidR="00160114" w:rsidRPr="00EC76D5" w:rsidRDefault="00160114" w:rsidP="00160114">
      <w:pPr>
        <w:pStyle w:val="Code"/>
      </w:pPr>
      <w:r w:rsidRPr="00EC76D5">
        <w:t xml:space="preserve">      resultSymbol = Symbol.createTemporarySymbol(tree.getType());</w:t>
      </w:r>
    </w:p>
    <w:p w14:paraId="46FB2A01" w14:textId="77777777" w:rsidR="00160114" w:rsidRPr="00EC76D5" w:rsidRDefault="00160114" w:rsidP="00160114">
      <w:pPr>
        <w:pStyle w:val="Code"/>
      </w:pPr>
      <w:r w:rsidRPr="00EC76D5">
        <w:t xml:space="preserve">      resultSymbol.setAddressSymbol(pointerSymbol);</w:t>
      </w:r>
    </w:p>
    <w:p w14:paraId="2C873DB5" w14:textId="77777777" w:rsidR="00160114" w:rsidRPr="00EC76D5" w:rsidRDefault="00160114" w:rsidP="00160114">
      <w:pPr>
        <w:pStyle w:val="Code"/>
      </w:pPr>
      <w:r w:rsidRPr="00EC76D5">
        <w:t xml:space="preserve">      resultSymbol.setParentSymbol(pointerSymbol);</w:t>
      </w:r>
    </w:p>
    <w:p w14:paraId="5B571E52" w14:textId="77777777" w:rsidR="00160114" w:rsidRPr="00EC76D5" w:rsidRDefault="00160114" w:rsidP="00160114">
      <w:pPr>
        <w:pStyle w:val="Code"/>
      </w:pPr>
      <w:r w:rsidRPr="00EC76D5">
        <w:t xml:space="preserve">      pointerSymbol.addChildSymbol(resultSymbol);</w:t>
      </w:r>
    </w:p>
    <w:p w14:paraId="38331A43" w14:textId="77777777" w:rsidR="00160114" w:rsidRPr="00EC76D5" w:rsidRDefault="00160114" w:rsidP="00160114">
      <w:pPr>
        <w:pStyle w:val="Code"/>
      </w:pPr>
      <w:r w:rsidRPr="00EC76D5">
        <w:t xml:space="preserve">      int indexValue =</w:t>
      </w:r>
    </w:p>
    <w:p w14:paraId="1B835A74" w14:textId="77777777" w:rsidR="00160114" w:rsidRPr="00EC76D5" w:rsidRDefault="00160114" w:rsidP="00160114">
      <w:pPr>
        <w:pStyle w:val="Code"/>
      </w:pPr>
      <w:r w:rsidRPr="00EC76D5">
        <w:t xml:space="preserve">        ((BigInteger) indexTree.getSymbol().getValue()).intValue();</w:t>
      </w:r>
    </w:p>
    <w:p w14:paraId="1931CD04" w14:textId="77777777" w:rsidR="00160114" w:rsidRPr="00EC76D5" w:rsidRDefault="00160114" w:rsidP="00160114">
      <w:pPr>
        <w:pStyle w:val="Code"/>
      </w:pPr>
      <w:r w:rsidRPr="00EC76D5">
        <w:t xml:space="preserve">      int memberOffset = indexValue * indexSize;</w:t>
      </w:r>
    </w:p>
    <w:p w14:paraId="2692C0C3" w14:textId="77777777" w:rsidR="00160114" w:rsidRPr="00EC76D5" w:rsidRDefault="00160114" w:rsidP="00160114">
      <w:pPr>
        <w:pStyle w:val="Code"/>
      </w:pPr>
      <w:r w:rsidRPr="00EC76D5">
        <w:t xml:space="preserve">      resultSymbol.setAddressOffset(memberOffset);</w:t>
      </w:r>
    </w:p>
    <w:p w14:paraId="66F9B60E" w14:textId="77777777" w:rsidR="00160114" w:rsidRPr="00EC76D5" w:rsidRDefault="00160114" w:rsidP="00160114">
      <w:pPr>
        <w:pStyle w:val="Code"/>
      </w:pPr>
      <w:r w:rsidRPr="00EC76D5">
        <w:t xml:space="preserve">      MiddleCode indexCode =</w:t>
      </w:r>
    </w:p>
    <w:p w14:paraId="14CA204A" w14:textId="77777777" w:rsidR="00160114" w:rsidRPr="00EC76D5" w:rsidRDefault="00160114" w:rsidP="00160114">
      <w:pPr>
        <w:pStyle w:val="Code"/>
      </w:pPr>
      <w:r w:rsidRPr="00EC76D5">
        <w:t xml:space="preserve">        addMiddleCode(MiddleOperator.Index, memberOffset, resultSymbol, pointerSymbol);</w:t>
      </w:r>
    </w:p>
    <w:p w14:paraId="29456B42" w14:textId="77777777" w:rsidR="00160114" w:rsidRPr="00EC76D5" w:rsidRDefault="00160114" w:rsidP="00160114">
      <w:pPr>
        <w:pStyle w:val="Code"/>
      </w:pPr>
      <w:r w:rsidRPr="00EC76D5">
        <w:t xml:space="preserve">      indexCode.setRightValue(tree.isRightValue());</w:t>
      </w:r>
    </w:p>
    <w:p w14:paraId="67309B8A" w14:textId="77777777" w:rsidR="00160114" w:rsidRPr="00EC76D5" w:rsidRDefault="00160114" w:rsidP="00160114">
      <w:pPr>
        <w:pStyle w:val="Code"/>
      </w:pPr>
      <w:r w:rsidRPr="00EC76D5">
        <w:t xml:space="preserve">    }</w:t>
      </w:r>
    </w:p>
    <w:p w14:paraId="4ECBF1CC" w14:textId="77777777" w:rsidR="00160114" w:rsidRPr="00EC76D5" w:rsidRDefault="00160114" w:rsidP="00160114">
      <w:pPr>
        <w:pStyle w:val="Code"/>
      </w:pPr>
      <w:r w:rsidRPr="00EC76D5">
        <w:t xml:space="preserve">    else if (indexSize == 1) {</w:t>
      </w:r>
    </w:p>
    <w:p w14:paraId="0107F1D6" w14:textId="77777777" w:rsidR="00160114" w:rsidRPr="00EC76D5" w:rsidRDefault="00160114" w:rsidP="00160114">
      <w:pPr>
        <w:pStyle w:val="Code"/>
      </w:pPr>
      <w:r w:rsidRPr="00EC76D5">
        <w:t xml:space="preserve">      Symbol addSymbol = Symbol.createTemporarySymbol(indexSymbol.getType());</w:t>
      </w:r>
    </w:p>
    <w:p w14:paraId="28D5403D" w14:textId="77777777" w:rsidR="00160114" w:rsidRPr="00EC76D5" w:rsidRDefault="00160114" w:rsidP="00160114">
      <w:pPr>
        <w:pStyle w:val="Code"/>
      </w:pPr>
      <w:r w:rsidRPr="00EC76D5">
        <w:t xml:space="preserve">      addMiddleCode(MiddleOperator.BinaryAdd, addSymbol,</w:t>
      </w:r>
    </w:p>
    <w:p w14:paraId="180E1F0F" w14:textId="77777777" w:rsidR="00160114" w:rsidRPr="00EC76D5" w:rsidRDefault="00160114" w:rsidP="00160114">
      <w:pPr>
        <w:pStyle w:val="Code"/>
      </w:pPr>
      <w:r w:rsidRPr="00EC76D5">
        <w:t xml:space="preserve">                    pointerSymbol, indexSymbol);</w:t>
      </w:r>
    </w:p>
    <w:p w14:paraId="70CA3895" w14:textId="77777777" w:rsidR="00160114" w:rsidRPr="00EC76D5" w:rsidRDefault="00160114" w:rsidP="00160114">
      <w:pPr>
        <w:pStyle w:val="Code"/>
      </w:pPr>
      <w:r w:rsidRPr="00EC76D5">
        <w:t xml:space="preserve">      resultSymbol = Symbol.createTemporarySymbol(pointerSymbol.getType().getPointerOrArrayType());</w:t>
      </w:r>
    </w:p>
    <w:p w14:paraId="18E9A22E" w14:textId="77777777" w:rsidR="00160114" w:rsidRPr="00EC76D5" w:rsidRDefault="00160114" w:rsidP="00160114">
      <w:pPr>
        <w:pStyle w:val="Code"/>
      </w:pPr>
      <w:r w:rsidRPr="00EC76D5">
        <w:t xml:space="preserve">      resultSymbol.setParentSymbol(pointerSymbol);</w:t>
      </w:r>
    </w:p>
    <w:p w14:paraId="55FF8C1C" w14:textId="77777777" w:rsidR="00160114" w:rsidRPr="00EC76D5" w:rsidRDefault="00160114" w:rsidP="00160114">
      <w:pPr>
        <w:pStyle w:val="Code"/>
      </w:pPr>
      <w:r w:rsidRPr="00EC76D5">
        <w:t xml:space="preserve">      pointerSymbol.addChildSymbol(resultSymbol);</w:t>
      </w:r>
    </w:p>
    <w:p w14:paraId="47AF005D" w14:textId="77777777" w:rsidR="00160114" w:rsidRPr="00EC76D5" w:rsidRDefault="00160114" w:rsidP="00160114">
      <w:pPr>
        <w:pStyle w:val="Code"/>
      </w:pPr>
      <w:r w:rsidRPr="00EC76D5">
        <w:t xml:space="preserve">      resultSymbol.setAddressSymbol(addSymbol);</w:t>
      </w:r>
    </w:p>
    <w:p w14:paraId="1FADC2BC" w14:textId="77777777" w:rsidR="00160114" w:rsidRPr="00EC76D5" w:rsidRDefault="00160114" w:rsidP="00160114">
      <w:pPr>
        <w:pStyle w:val="Code"/>
      </w:pPr>
      <w:r w:rsidRPr="00EC76D5">
        <w:t xml:space="preserve">      resultSymbol.setAddressOffset(0);</w:t>
      </w:r>
    </w:p>
    <w:p w14:paraId="68145CB1" w14:textId="77777777" w:rsidR="00160114" w:rsidRPr="00EC76D5" w:rsidRDefault="00160114" w:rsidP="00160114">
      <w:pPr>
        <w:pStyle w:val="Code"/>
      </w:pPr>
      <w:r w:rsidRPr="00EC76D5">
        <w:t xml:space="preserve">      </w:t>
      </w:r>
    </w:p>
    <w:p w14:paraId="7034ED8E" w14:textId="77777777" w:rsidR="00160114" w:rsidRPr="00EC76D5" w:rsidRDefault="00160114" w:rsidP="00160114">
      <w:pPr>
        <w:pStyle w:val="Code"/>
      </w:pPr>
      <w:r w:rsidRPr="00EC76D5">
        <w:t xml:space="preserve">      MiddleCode indexCode =</w:t>
      </w:r>
    </w:p>
    <w:p w14:paraId="398A5912" w14:textId="77777777" w:rsidR="00160114" w:rsidRPr="00EC76D5" w:rsidRDefault="00160114" w:rsidP="00160114">
      <w:pPr>
        <w:pStyle w:val="Code"/>
      </w:pPr>
      <w:r w:rsidRPr="00EC76D5">
        <w:t xml:space="preserve">        addMiddleCode(MiddleOperator.Index, 0, resultSymbol, addSymbol);</w:t>
      </w:r>
    </w:p>
    <w:p w14:paraId="0B87E461" w14:textId="77777777" w:rsidR="00160114" w:rsidRPr="00EC76D5" w:rsidRDefault="00160114" w:rsidP="00160114">
      <w:pPr>
        <w:pStyle w:val="Code"/>
      </w:pPr>
      <w:r w:rsidRPr="00EC76D5">
        <w:t xml:space="preserve">      indexCode.setRightValue(tree.isRightValue());</w:t>
      </w:r>
    </w:p>
    <w:p w14:paraId="775112BC" w14:textId="77777777" w:rsidR="00160114" w:rsidRPr="00EC76D5" w:rsidRDefault="00160114" w:rsidP="00160114">
      <w:pPr>
        <w:pStyle w:val="Code"/>
      </w:pPr>
      <w:r w:rsidRPr="00EC76D5">
        <w:t xml:space="preserve">    }</w:t>
      </w:r>
    </w:p>
    <w:p w14:paraId="7C48AAA8" w14:textId="77777777" w:rsidR="00160114" w:rsidRPr="00EC76D5" w:rsidRDefault="00160114" w:rsidP="00160114">
      <w:pPr>
        <w:pStyle w:val="Code"/>
      </w:pPr>
      <w:r w:rsidRPr="00EC76D5">
        <w:t xml:space="preserve">    else {</w:t>
      </w:r>
    </w:p>
    <w:p w14:paraId="0AC7F2AF" w14:textId="77777777" w:rsidR="00160114" w:rsidRPr="00EC76D5" w:rsidRDefault="00160114" w:rsidP="00160114">
      <w:pPr>
        <w:pStyle w:val="Code"/>
      </w:pPr>
      <w:r w:rsidRPr="00EC76D5">
        <w:t xml:space="preserve">      Symbol sizeSymbol = Symbol.createValueSymbol(indexSymbol.getType(), BigInteger.valueOf(indexSize));</w:t>
      </w:r>
    </w:p>
    <w:p w14:paraId="33B5DC99" w14:textId="77777777" w:rsidR="00160114" w:rsidRPr="00EC76D5" w:rsidRDefault="00160114" w:rsidP="00160114">
      <w:pPr>
        <w:pStyle w:val="Code"/>
      </w:pPr>
      <w:r w:rsidRPr="00EC76D5">
        <w:t xml:space="preserve">      Symbol mulSymbol = Symbol.createTemporarySymbol(indexSymbol.getType());</w:t>
      </w:r>
    </w:p>
    <w:p w14:paraId="62DC95D3" w14:textId="77777777" w:rsidR="00160114" w:rsidRPr="00EC76D5" w:rsidRDefault="00160114" w:rsidP="00160114">
      <w:pPr>
        <w:pStyle w:val="Code"/>
      </w:pPr>
      <w:r w:rsidRPr="00EC76D5">
        <w:t xml:space="preserve">      addMiddleCode(MiddleOperator.Multiply, mulSymbol, indexSymbol, sizeSymbol);</w:t>
      </w:r>
    </w:p>
    <w:p w14:paraId="436C9AFD" w14:textId="77777777" w:rsidR="00160114" w:rsidRPr="00EC76D5" w:rsidRDefault="00160114" w:rsidP="00160114">
      <w:pPr>
        <w:pStyle w:val="Code"/>
      </w:pPr>
      <w:r w:rsidRPr="00EC76D5">
        <w:t xml:space="preserve">      Symbol addSymbol = Symbol.createTemporarySymbol(indexSymbol.getType());</w:t>
      </w:r>
    </w:p>
    <w:p w14:paraId="3882C5DC" w14:textId="77777777" w:rsidR="00160114" w:rsidRPr="00EC76D5" w:rsidRDefault="00160114" w:rsidP="00160114">
      <w:pPr>
        <w:pStyle w:val="Code"/>
      </w:pPr>
      <w:r w:rsidRPr="00EC76D5">
        <w:lastRenderedPageBreak/>
        <w:t xml:space="preserve">      addMiddleCode(MiddleOperator.BinaryAdd, addSymbol, pointerSymbol, mulSymbol);</w:t>
      </w:r>
    </w:p>
    <w:p w14:paraId="0BED5C9F" w14:textId="77777777" w:rsidR="00160114" w:rsidRPr="00EC76D5" w:rsidRDefault="00160114" w:rsidP="00160114">
      <w:pPr>
        <w:pStyle w:val="Code"/>
      </w:pPr>
      <w:r w:rsidRPr="00EC76D5">
        <w:t xml:space="preserve">      resultSymbol = Symbol.createTemporarySymbol(pointerSymbol.getType().getPointerOrArrayType());</w:t>
      </w:r>
    </w:p>
    <w:p w14:paraId="2C06EF1E" w14:textId="77777777" w:rsidR="00160114" w:rsidRPr="00EC76D5" w:rsidRDefault="00160114" w:rsidP="00160114">
      <w:pPr>
        <w:pStyle w:val="Code"/>
      </w:pPr>
      <w:r w:rsidRPr="00EC76D5">
        <w:t xml:space="preserve">      resultSymbol.setParentSymbol(pointerSymbol);</w:t>
      </w:r>
    </w:p>
    <w:p w14:paraId="211023F2" w14:textId="77777777" w:rsidR="00160114" w:rsidRPr="00EC76D5" w:rsidRDefault="00160114" w:rsidP="00160114">
      <w:pPr>
        <w:pStyle w:val="Code"/>
      </w:pPr>
      <w:r w:rsidRPr="00EC76D5">
        <w:t xml:space="preserve">      pointerSymbol.addChildSymbol(resultSymbol);</w:t>
      </w:r>
    </w:p>
    <w:p w14:paraId="033FD0C9" w14:textId="77777777" w:rsidR="00160114" w:rsidRPr="00EC76D5" w:rsidRDefault="00160114" w:rsidP="00160114">
      <w:pPr>
        <w:pStyle w:val="Code"/>
      </w:pPr>
      <w:r w:rsidRPr="00EC76D5">
        <w:t xml:space="preserve">      resultSymbol.setAddressSymbol(addSymbol);</w:t>
      </w:r>
    </w:p>
    <w:p w14:paraId="423968A4" w14:textId="77777777" w:rsidR="00160114" w:rsidRPr="00EC76D5" w:rsidRDefault="00160114" w:rsidP="00160114">
      <w:pPr>
        <w:pStyle w:val="Code"/>
      </w:pPr>
      <w:r w:rsidRPr="00EC76D5">
        <w:t xml:space="preserve">      resultSymbol.setAddressOffset(0);</w:t>
      </w:r>
    </w:p>
    <w:p w14:paraId="2F702935" w14:textId="77777777" w:rsidR="00160114" w:rsidRPr="00EC76D5" w:rsidRDefault="00160114" w:rsidP="00160114">
      <w:pPr>
        <w:pStyle w:val="Code"/>
      </w:pPr>
      <w:r w:rsidRPr="00EC76D5">
        <w:t xml:space="preserve">      MiddleCode indexCode =</w:t>
      </w:r>
    </w:p>
    <w:p w14:paraId="7CE9A79F" w14:textId="77777777" w:rsidR="00160114" w:rsidRPr="00EC76D5" w:rsidRDefault="00160114" w:rsidP="00160114">
      <w:pPr>
        <w:pStyle w:val="Code"/>
      </w:pPr>
      <w:r w:rsidRPr="00EC76D5">
        <w:t xml:space="preserve">        addMiddleCode(MiddleOperator.Index, 0, resultSymbol, addSymbol);</w:t>
      </w:r>
    </w:p>
    <w:p w14:paraId="2AD08902" w14:textId="77777777" w:rsidR="00160114" w:rsidRPr="00EC76D5" w:rsidRDefault="00160114" w:rsidP="00160114">
      <w:pPr>
        <w:pStyle w:val="Code"/>
      </w:pPr>
      <w:r w:rsidRPr="00EC76D5">
        <w:t xml:space="preserve">      indexCode.setRightValue(tree.isRightValue());</w:t>
      </w:r>
    </w:p>
    <w:p w14:paraId="1D24CA26" w14:textId="77777777" w:rsidR="00160114" w:rsidRPr="00EC76D5" w:rsidRDefault="00160114" w:rsidP="00160114">
      <w:pPr>
        <w:pStyle w:val="Code"/>
      </w:pPr>
      <w:r w:rsidRPr="00EC76D5">
        <w:t xml:space="preserve">    }</w:t>
      </w:r>
    </w:p>
    <w:p w14:paraId="276BE507" w14:textId="77777777" w:rsidR="00160114" w:rsidRPr="00EC76D5" w:rsidRDefault="00160114" w:rsidP="00160114">
      <w:pPr>
        <w:pStyle w:val="Code"/>
      </w:pPr>
    </w:p>
    <w:p w14:paraId="713E137C" w14:textId="77777777" w:rsidR="00160114" w:rsidRPr="00EC76D5" w:rsidRDefault="00160114" w:rsidP="00160114">
      <w:pPr>
        <w:pStyle w:val="Code"/>
      </w:pPr>
      <w:r w:rsidRPr="00EC76D5">
        <w:t xml:space="preserve">    return resultSymbol;</w:t>
      </w:r>
    </w:p>
    <w:p w14:paraId="757E62FF" w14:textId="77777777" w:rsidR="00160114" w:rsidRPr="00EC76D5" w:rsidRDefault="00160114" w:rsidP="00160114">
      <w:pPr>
        <w:pStyle w:val="Code"/>
      </w:pPr>
      <w:r w:rsidRPr="00EC76D5">
        <w:t xml:space="preserve">  }</w:t>
      </w:r>
    </w:p>
    <w:p w14:paraId="0CA8C0A8" w14:textId="77777777" w:rsidR="00160114" w:rsidRPr="00EC76D5" w:rsidRDefault="00160114" w:rsidP="00160114">
      <w:pPr>
        <w:pStyle w:val="Code"/>
      </w:pPr>
    </w:p>
    <w:p w14:paraId="40F3B5C9" w14:textId="77777777" w:rsidR="00160114" w:rsidRPr="00EC76D5" w:rsidRDefault="00160114" w:rsidP="00160114">
      <w:pPr>
        <w:pStyle w:val="Code"/>
      </w:pPr>
      <w:r w:rsidRPr="00EC76D5">
        <w:t xml:space="preserve">  boolean useResult(SyntaxTree tree) {</w:t>
      </w:r>
    </w:p>
    <w:p w14:paraId="6091C82B" w14:textId="77777777" w:rsidR="00160114" w:rsidRPr="00EC76D5" w:rsidRDefault="00160114" w:rsidP="00160114">
      <w:pPr>
        <w:pStyle w:val="Code"/>
      </w:pPr>
      <w:r w:rsidRPr="00EC76D5">
        <w:t xml:space="preserve">    SyntaxTree parentTree = tree.getParent();</w:t>
      </w:r>
    </w:p>
    <w:p w14:paraId="53B905E4" w14:textId="77777777" w:rsidR="00160114" w:rsidRPr="00EC76D5" w:rsidRDefault="00160114" w:rsidP="00160114">
      <w:pPr>
        <w:pStyle w:val="Code"/>
      </w:pPr>
      <w:r w:rsidRPr="00EC76D5">
        <w:t xml:space="preserve">    </w:t>
      </w:r>
    </w:p>
    <w:p w14:paraId="7C23E7B9" w14:textId="77777777" w:rsidR="00160114" w:rsidRPr="00EC76D5" w:rsidRDefault="00160114" w:rsidP="00160114">
      <w:pPr>
        <w:pStyle w:val="Code"/>
      </w:pPr>
      <w:r w:rsidRPr="00EC76D5">
        <w:t xml:space="preserve">    if (parentTree == null) {</w:t>
      </w:r>
    </w:p>
    <w:p w14:paraId="087D93A1" w14:textId="77777777" w:rsidR="00160114" w:rsidRPr="00EC76D5" w:rsidRDefault="00160114" w:rsidP="00160114">
      <w:pPr>
        <w:pStyle w:val="Code"/>
      </w:pPr>
      <w:r w:rsidRPr="00EC76D5">
        <w:t xml:space="preserve">      return false;</w:t>
      </w:r>
    </w:p>
    <w:p w14:paraId="54953EDC" w14:textId="77777777" w:rsidR="00160114" w:rsidRPr="00EC76D5" w:rsidRDefault="00160114" w:rsidP="00160114">
      <w:pPr>
        <w:pStyle w:val="Code"/>
      </w:pPr>
      <w:r w:rsidRPr="00EC76D5">
        <w:t xml:space="preserve">    }</w:t>
      </w:r>
    </w:p>
    <w:p w14:paraId="7C9960AD" w14:textId="77777777" w:rsidR="00160114" w:rsidRPr="00EC76D5" w:rsidRDefault="00160114" w:rsidP="00160114">
      <w:pPr>
        <w:pStyle w:val="Code"/>
      </w:pPr>
      <w:r w:rsidRPr="00EC76D5">
        <w:t xml:space="preserve">    else {</w:t>
      </w:r>
    </w:p>
    <w:p w14:paraId="231EB620" w14:textId="77777777" w:rsidR="00160114" w:rsidRPr="00EC76D5" w:rsidRDefault="00160114" w:rsidP="00160114">
      <w:pPr>
        <w:pStyle w:val="Code"/>
      </w:pPr>
      <w:r w:rsidRPr="00EC76D5">
        <w:t xml:space="preserve">      switch (parentTree.getOperator()) {</w:t>
      </w:r>
    </w:p>
    <w:p w14:paraId="6C3DA50A" w14:textId="77777777" w:rsidR="00160114" w:rsidRPr="00EC76D5" w:rsidRDefault="00160114" w:rsidP="00160114">
      <w:pPr>
        <w:pStyle w:val="Code"/>
      </w:pPr>
      <w:r w:rsidRPr="00EC76D5">
        <w:t xml:space="preserve">        case For:</w:t>
      </w:r>
    </w:p>
    <w:p w14:paraId="13F17269" w14:textId="77777777" w:rsidR="00160114" w:rsidRPr="00EC76D5" w:rsidRDefault="00160114" w:rsidP="00160114">
      <w:pPr>
        <w:pStyle w:val="Code"/>
      </w:pPr>
      <w:r w:rsidRPr="00EC76D5">
        <w:t xml:space="preserve">          return (tree == parentTree.getChild(0)) ||</w:t>
      </w:r>
    </w:p>
    <w:p w14:paraId="30BEF0B3" w14:textId="77777777" w:rsidR="00160114" w:rsidRPr="00EC76D5" w:rsidRDefault="00160114" w:rsidP="00160114">
      <w:pPr>
        <w:pStyle w:val="Code"/>
      </w:pPr>
      <w:r w:rsidRPr="00EC76D5">
        <w:t xml:space="preserve">                 (tree == parentTree.getChild(2));</w:t>
      </w:r>
    </w:p>
    <w:p w14:paraId="2824D29A" w14:textId="77777777" w:rsidR="00160114" w:rsidRPr="00EC76D5" w:rsidRDefault="00160114" w:rsidP="00160114">
      <w:pPr>
        <w:pStyle w:val="Code"/>
      </w:pPr>
    </w:p>
    <w:p w14:paraId="27B0340A" w14:textId="77777777" w:rsidR="00160114" w:rsidRPr="00EC76D5" w:rsidRDefault="00160114" w:rsidP="00160114">
      <w:pPr>
        <w:pStyle w:val="Code"/>
      </w:pPr>
      <w:r w:rsidRPr="00EC76D5">
        <w:t xml:space="preserve">        case Expression:</w:t>
      </w:r>
    </w:p>
    <w:p w14:paraId="2DC93229" w14:textId="77777777" w:rsidR="00160114" w:rsidRPr="00EC76D5" w:rsidRDefault="00160114" w:rsidP="00160114">
      <w:pPr>
        <w:pStyle w:val="Code"/>
      </w:pPr>
      <w:r w:rsidRPr="00EC76D5">
        <w:t xml:space="preserve">        case Sequence:</w:t>
      </w:r>
    </w:p>
    <w:p w14:paraId="1A961029" w14:textId="77777777" w:rsidR="00160114" w:rsidRPr="00EC76D5" w:rsidRDefault="00160114" w:rsidP="00160114">
      <w:pPr>
        <w:pStyle w:val="Code"/>
      </w:pPr>
      <w:r w:rsidRPr="00EC76D5">
        <w:t xml:space="preserve">          return false;</w:t>
      </w:r>
    </w:p>
    <w:p w14:paraId="09F6B064" w14:textId="77777777" w:rsidR="00160114" w:rsidRPr="00EC76D5" w:rsidRDefault="00160114" w:rsidP="00160114">
      <w:pPr>
        <w:pStyle w:val="Code"/>
      </w:pPr>
    </w:p>
    <w:p w14:paraId="57D9A858" w14:textId="77777777" w:rsidR="00160114" w:rsidRPr="00EC76D5" w:rsidRDefault="00160114" w:rsidP="00160114">
      <w:pPr>
        <w:pStyle w:val="Code"/>
      </w:pPr>
      <w:r w:rsidRPr="00EC76D5">
        <w:t xml:space="preserve">        default:</w:t>
      </w:r>
    </w:p>
    <w:p w14:paraId="541C24C4" w14:textId="77777777" w:rsidR="00160114" w:rsidRPr="00EC76D5" w:rsidRDefault="00160114" w:rsidP="00160114">
      <w:pPr>
        <w:pStyle w:val="Code"/>
      </w:pPr>
      <w:r w:rsidRPr="00EC76D5">
        <w:t xml:space="preserve">          return true;</w:t>
      </w:r>
    </w:p>
    <w:p w14:paraId="56BB4327" w14:textId="77777777" w:rsidR="00160114" w:rsidRPr="00EC76D5" w:rsidRDefault="00160114" w:rsidP="00160114">
      <w:pPr>
        <w:pStyle w:val="Code"/>
      </w:pPr>
      <w:r w:rsidRPr="00EC76D5">
        <w:t xml:space="preserve">      }</w:t>
      </w:r>
    </w:p>
    <w:p w14:paraId="690C01BD" w14:textId="77777777" w:rsidR="00160114" w:rsidRPr="00EC76D5" w:rsidRDefault="00160114" w:rsidP="00160114">
      <w:pPr>
        <w:pStyle w:val="Code"/>
      </w:pPr>
      <w:r w:rsidRPr="00EC76D5">
        <w:t xml:space="preserve">    }</w:t>
      </w:r>
    </w:p>
    <w:p w14:paraId="0CAB8FF2" w14:textId="77777777" w:rsidR="00160114" w:rsidRPr="00EC76D5" w:rsidRDefault="00160114" w:rsidP="00160114">
      <w:pPr>
        <w:pStyle w:val="Code"/>
      </w:pPr>
      <w:r w:rsidRPr="00EC76D5">
        <w:t xml:space="preserve">  }</w:t>
      </w:r>
    </w:p>
    <w:p w14:paraId="2CBDFA0D" w14:textId="77777777" w:rsidR="00160114" w:rsidRPr="00EC76D5" w:rsidRDefault="00160114" w:rsidP="00160114">
      <w:pPr>
        <w:pStyle w:val="Code"/>
      </w:pPr>
    </w:p>
    <w:p w14:paraId="0F2E94F9" w14:textId="77777777" w:rsidR="00160114" w:rsidRPr="00EC76D5" w:rsidRDefault="00160114" w:rsidP="00160114">
      <w:pPr>
        <w:pStyle w:val="Code"/>
      </w:pPr>
      <w:r w:rsidRPr="00EC76D5">
        <w:t xml:space="preserve">  public Symbol generateFunctionCallExpression(SyntaxTree tree) {</w:t>
      </w:r>
    </w:p>
    <w:p w14:paraId="0915DC8B" w14:textId="77777777" w:rsidR="00160114" w:rsidRPr="00EC76D5" w:rsidRDefault="00160114" w:rsidP="00160114">
      <w:pPr>
        <w:pStyle w:val="Code"/>
      </w:pPr>
      <w:r w:rsidRPr="00EC76D5">
        <w:t xml:space="preserve">    Symbol calleeSymbol = generateExpression(tree.getChild(0));</w:t>
      </w:r>
    </w:p>
    <w:p w14:paraId="26BA69EF" w14:textId="77777777" w:rsidR="00160114" w:rsidRPr="00EC76D5" w:rsidRDefault="00160114" w:rsidP="00160114">
      <w:pPr>
        <w:pStyle w:val="Code"/>
      </w:pPr>
      <w:r w:rsidRPr="00EC76D5">
        <w:t xml:space="preserve">    Type returnType = calleeSymbol.getType().isFunction() ?</w:t>
      </w:r>
    </w:p>
    <w:p w14:paraId="587EBA75" w14:textId="77777777" w:rsidR="00160114" w:rsidRPr="00EC76D5" w:rsidRDefault="00160114" w:rsidP="00160114">
      <w:pPr>
        <w:pStyle w:val="Code"/>
      </w:pPr>
      <w:r w:rsidRPr="00EC76D5">
        <w:t xml:space="preserve">                      calleeSymbol.getType().getReturnType() :</w:t>
      </w:r>
    </w:p>
    <w:p w14:paraId="10C40308" w14:textId="77777777" w:rsidR="00160114" w:rsidRPr="00EC76D5" w:rsidRDefault="00160114" w:rsidP="00160114">
      <w:pPr>
        <w:pStyle w:val="Code"/>
      </w:pPr>
      <w:r w:rsidRPr="00EC76D5">
        <w:t xml:space="preserve">                      calleeSymbol.getType().getPointerType().getReturnType();</w:t>
      </w:r>
    </w:p>
    <w:p w14:paraId="4AB50C4B" w14:textId="77777777" w:rsidR="00160114" w:rsidRPr="00EC76D5" w:rsidRDefault="00160114" w:rsidP="00160114">
      <w:pPr>
        <w:pStyle w:val="Code"/>
      </w:pPr>
      <w:r w:rsidRPr="00EC76D5">
        <w:t xml:space="preserve">    int prevTotalOffset = Main.TotalParamOffset;    </w:t>
      </w:r>
    </w:p>
    <w:p w14:paraId="1EA5708A" w14:textId="66BEE630" w:rsidR="00160114" w:rsidRPr="00EC76D5" w:rsidRDefault="00160114" w:rsidP="00160114">
      <w:pPr>
        <w:pStyle w:val="Code"/>
      </w:pPr>
      <w:r w:rsidRPr="00EC76D5">
        <w:t xml:space="preserve">    int </w:t>
      </w:r>
      <w:r w:rsidR="002F35C1">
        <w:t>initializer</w:t>
      </w:r>
      <w:r w:rsidRPr="00EC76D5">
        <w:t>Size = returnType.isFloating()?SymbolTable.FunctionFloating</w:t>
      </w:r>
      <w:r w:rsidR="002F35C1">
        <w:t>Initializer</w:t>
      </w:r>
      <w:r w:rsidRPr="00EC76D5">
        <w:t>Size</w:t>
      </w:r>
    </w:p>
    <w:p w14:paraId="4BDB2910" w14:textId="491E206D" w:rsidR="00160114" w:rsidRPr="00EC76D5" w:rsidRDefault="00160114" w:rsidP="00160114">
      <w:pPr>
        <w:pStyle w:val="Code"/>
      </w:pPr>
      <w:r w:rsidRPr="00EC76D5">
        <w:t xml:space="preserve">                                          :SymbolTable.FunctionRegular</w:t>
      </w:r>
      <w:r w:rsidR="002F35C1">
        <w:t>Initializer</w:t>
      </w:r>
      <w:r w:rsidRPr="00EC76D5">
        <w:t>Size;</w:t>
      </w:r>
    </w:p>
    <w:p w14:paraId="31C316DE" w14:textId="2535967A" w:rsidR="00160114" w:rsidRPr="00EC76D5" w:rsidRDefault="00160114" w:rsidP="00160114">
      <w:pPr>
        <w:pStyle w:val="Code"/>
      </w:pPr>
      <w:r w:rsidRPr="00EC76D5">
        <w:t xml:space="preserve">    Main.TotalParamOffset += </w:t>
      </w:r>
      <w:r w:rsidR="002F35C1">
        <w:t>initializer</w:t>
      </w:r>
      <w:r w:rsidRPr="00EC76D5">
        <w:t>Size;</w:t>
      </w:r>
    </w:p>
    <w:p w14:paraId="24510423" w14:textId="77777777" w:rsidR="00160114" w:rsidRPr="00EC76D5" w:rsidRDefault="00160114" w:rsidP="00160114">
      <w:pPr>
        <w:pStyle w:val="Code"/>
      </w:pPr>
    </w:p>
    <w:p w14:paraId="5318831D" w14:textId="77777777" w:rsidR="00160114" w:rsidRPr="00EC76D5" w:rsidRDefault="00160114" w:rsidP="00160114">
      <w:pPr>
        <w:pStyle w:val="Code"/>
      </w:pPr>
      <w:r w:rsidRPr="00EC76D5">
        <w:t xml:space="preserve">    for (int index = 1; index &lt; tree.getChildList().size(); ++index) {</w:t>
      </w:r>
    </w:p>
    <w:p w14:paraId="6E6AC58D" w14:textId="77777777" w:rsidR="00160114" w:rsidRPr="00EC76D5" w:rsidRDefault="00160114" w:rsidP="00160114">
      <w:pPr>
        <w:pStyle w:val="Code"/>
      </w:pPr>
      <w:r w:rsidRPr="00EC76D5">
        <w:t xml:space="preserve">      Symbol paramSymbol = generateExpression(tree.getChild(index));</w:t>
      </w:r>
    </w:p>
    <w:p w14:paraId="1129A025" w14:textId="77777777" w:rsidR="00160114" w:rsidRPr="00EC76D5" w:rsidRDefault="00160114" w:rsidP="00160114">
      <w:pPr>
        <w:pStyle w:val="Code"/>
      </w:pPr>
      <w:r w:rsidRPr="00EC76D5">
        <w:t xml:space="preserve">      addMiddleCode(MiddleOperator.Parameter, Main.TotalParamOffset,</w:t>
      </w:r>
    </w:p>
    <w:p w14:paraId="04F170E7" w14:textId="77777777" w:rsidR="00160114" w:rsidRPr="00EC76D5" w:rsidRDefault="00160114" w:rsidP="00160114">
      <w:pPr>
        <w:pStyle w:val="Code"/>
      </w:pPr>
      <w:r w:rsidRPr="00EC76D5">
        <w:t xml:space="preserve">                    paramSymbol, null);</w:t>
      </w:r>
    </w:p>
    <w:p w14:paraId="3D851001" w14:textId="77777777" w:rsidR="00160114" w:rsidRPr="00EC76D5" w:rsidRDefault="00160114" w:rsidP="00160114">
      <w:pPr>
        <w:pStyle w:val="Code"/>
      </w:pPr>
      <w:r w:rsidRPr="00EC76D5">
        <w:t xml:space="preserve">      int paramSize = paramSymbol.getType().isFunctionArrayOrString() ?</w:t>
      </w:r>
    </w:p>
    <w:p w14:paraId="34C3D825" w14:textId="3224462B" w:rsidR="00160114" w:rsidRPr="00EC76D5" w:rsidRDefault="00160114" w:rsidP="00160114">
      <w:pPr>
        <w:pStyle w:val="Code"/>
      </w:pPr>
      <w:r w:rsidRPr="00EC76D5">
        <w:lastRenderedPageBreak/>
        <w:t xml:space="preserve">                      </w:t>
      </w:r>
      <w:r w:rsidR="00BA53A2">
        <w:t>TypeSize.PointerSize</w:t>
      </w:r>
      <w:r w:rsidRPr="00EC76D5">
        <w:t xml:space="preserve"> : paramSymbol.getType().getSize();</w:t>
      </w:r>
    </w:p>
    <w:p w14:paraId="5847DEDA" w14:textId="77777777" w:rsidR="00160114" w:rsidRPr="00EC76D5" w:rsidRDefault="00160114" w:rsidP="00160114">
      <w:pPr>
        <w:pStyle w:val="Code"/>
      </w:pPr>
      <w:r w:rsidRPr="00EC76D5">
        <w:t xml:space="preserve">      Main.TotalParamOffset += paramSize;</w:t>
      </w:r>
    </w:p>
    <w:p w14:paraId="583D421C" w14:textId="77777777" w:rsidR="00160114" w:rsidRPr="00EC76D5" w:rsidRDefault="00160114" w:rsidP="00160114">
      <w:pPr>
        <w:pStyle w:val="Code"/>
      </w:pPr>
      <w:r w:rsidRPr="00EC76D5">
        <w:t xml:space="preserve">    }</w:t>
      </w:r>
    </w:p>
    <w:p w14:paraId="411E221C" w14:textId="77777777" w:rsidR="00160114" w:rsidRPr="00EC76D5" w:rsidRDefault="00160114" w:rsidP="00160114">
      <w:pPr>
        <w:pStyle w:val="Code"/>
      </w:pPr>
      <w:r w:rsidRPr="00EC76D5">
        <w:t xml:space="preserve">    </w:t>
      </w:r>
    </w:p>
    <w:p w14:paraId="3C0F6244" w14:textId="77777777" w:rsidR="00160114" w:rsidRPr="00EC76D5" w:rsidRDefault="00160114" w:rsidP="00160114">
      <w:pPr>
        <w:pStyle w:val="Code"/>
      </w:pPr>
      <w:r w:rsidRPr="00EC76D5">
        <w:t xml:space="preserve">    Main.TotalParamOffset = prevTotalOffset;</w:t>
      </w:r>
    </w:p>
    <w:p w14:paraId="3539993B" w14:textId="77777777" w:rsidR="00160114" w:rsidRPr="00EC76D5" w:rsidRDefault="00160114" w:rsidP="00160114">
      <w:pPr>
        <w:pStyle w:val="Code"/>
      </w:pPr>
      <w:r w:rsidRPr="00EC76D5">
        <w:t xml:space="preserve">    int extra = (Integer) tree.getInfo();</w:t>
      </w:r>
    </w:p>
    <w:p w14:paraId="7DB82DB1" w14:textId="77777777" w:rsidR="00160114" w:rsidRPr="00EC76D5" w:rsidRDefault="00160114" w:rsidP="00160114">
      <w:pPr>
        <w:pStyle w:val="Code"/>
      </w:pPr>
      <w:r w:rsidRPr="00EC76D5">
        <w:t xml:space="preserve">    Pair&lt;Integer,Boolean&gt; pair = new Pair&lt;&gt;(extra, useResult(tree));    </w:t>
      </w:r>
    </w:p>
    <w:p w14:paraId="1DBDE786" w14:textId="77777777" w:rsidR="00160114" w:rsidRPr="00EC76D5" w:rsidRDefault="00160114" w:rsidP="00160114">
      <w:pPr>
        <w:pStyle w:val="Code"/>
      </w:pPr>
      <w:r w:rsidRPr="00EC76D5">
        <w:t xml:space="preserve">    addMiddleCode(MiddleOperator.Call, calleeSymbol,</w:t>
      </w:r>
    </w:p>
    <w:p w14:paraId="1967BBDA" w14:textId="77777777" w:rsidR="00160114" w:rsidRPr="00EC76D5" w:rsidRDefault="00160114" w:rsidP="00160114">
      <w:pPr>
        <w:pStyle w:val="Code"/>
      </w:pPr>
      <w:r w:rsidRPr="00EC76D5">
        <w:t xml:space="preserve">                  pair, Main.TotalParamOffset);</w:t>
      </w:r>
    </w:p>
    <w:p w14:paraId="3B9E4834" w14:textId="77777777" w:rsidR="00160114" w:rsidRPr="00EC76D5" w:rsidRDefault="00160114" w:rsidP="00160114">
      <w:pPr>
        <w:pStyle w:val="Code"/>
      </w:pPr>
      <w:r w:rsidRPr="00EC76D5">
        <w:t xml:space="preserve">    </w:t>
      </w:r>
    </w:p>
    <w:p w14:paraId="4244BA99" w14:textId="77777777" w:rsidR="00160114" w:rsidRPr="00EC76D5" w:rsidRDefault="00160114" w:rsidP="00160114">
      <w:pPr>
        <w:pStyle w:val="Code"/>
      </w:pPr>
      <w:r w:rsidRPr="00EC76D5">
        <w:t xml:space="preserve">    if (!returnType.isVoid()) {</w:t>
      </w:r>
    </w:p>
    <w:p w14:paraId="61B752E7" w14:textId="77777777" w:rsidR="00160114" w:rsidRPr="00EC76D5" w:rsidRDefault="00160114" w:rsidP="00160114">
      <w:pPr>
        <w:pStyle w:val="Code"/>
      </w:pPr>
      <w:r w:rsidRPr="00EC76D5">
        <w:t xml:space="preserve">      if (useResult(tree)) {</w:t>
      </w:r>
    </w:p>
    <w:p w14:paraId="50F44128" w14:textId="77777777" w:rsidR="00160114" w:rsidRPr="00EC76D5" w:rsidRDefault="00160114" w:rsidP="00160114">
      <w:pPr>
        <w:pStyle w:val="Code"/>
      </w:pPr>
      <w:r w:rsidRPr="00EC76D5">
        <w:t xml:space="preserve">        SyntaxTree returnTree = tree.getReturnTree();</w:t>
      </w:r>
    </w:p>
    <w:p w14:paraId="4574822F" w14:textId="77777777" w:rsidR="00160114" w:rsidRPr="00EC76D5" w:rsidRDefault="00160114" w:rsidP="00160114">
      <w:pPr>
        <w:pStyle w:val="Code"/>
      </w:pPr>
      <w:r w:rsidRPr="00EC76D5">
        <w:t xml:space="preserve">        </w:t>
      </w:r>
    </w:p>
    <w:p w14:paraId="21B31912" w14:textId="77777777" w:rsidR="00160114" w:rsidRPr="00EC76D5" w:rsidRDefault="00160114" w:rsidP="00160114">
      <w:pPr>
        <w:pStyle w:val="Code"/>
      </w:pPr>
      <w:r w:rsidRPr="00EC76D5">
        <w:t xml:space="preserve">        if (returnTree != null) {</w:t>
      </w:r>
    </w:p>
    <w:p w14:paraId="6ED592C4" w14:textId="77777777" w:rsidR="00160114" w:rsidRPr="00EC76D5" w:rsidRDefault="00160114" w:rsidP="00160114">
      <w:pPr>
        <w:pStyle w:val="Code"/>
      </w:pPr>
      <w:r w:rsidRPr="00EC76D5">
        <w:t xml:space="preserve">          Symbol returnSymbol = generateExpression(returnTree);</w:t>
      </w:r>
    </w:p>
    <w:p w14:paraId="126C5122" w14:textId="77777777" w:rsidR="00160114" w:rsidRPr="00EC76D5" w:rsidRDefault="00160114" w:rsidP="00160114">
      <w:pPr>
        <w:pStyle w:val="Code"/>
      </w:pPr>
      <w:r w:rsidRPr="00EC76D5">
        <w:t xml:space="preserve">          addMiddleCode(MiddleOperator.GetReturnValue,</w:t>
      </w:r>
    </w:p>
    <w:p w14:paraId="6071366E" w14:textId="77777777" w:rsidR="00160114" w:rsidRPr="00EC76D5" w:rsidRDefault="00160114" w:rsidP="00160114">
      <w:pPr>
        <w:pStyle w:val="Code"/>
      </w:pPr>
      <w:r w:rsidRPr="00EC76D5">
        <w:t xml:space="preserve">                        returnSymbol, null, null);</w:t>
      </w:r>
    </w:p>
    <w:p w14:paraId="7241F2D3" w14:textId="77777777" w:rsidR="00160114" w:rsidRPr="00EC76D5" w:rsidRDefault="00160114" w:rsidP="00160114">
      <w:pPr>
        <w:pStyle w:val="Code"/>
      </w:pPr>
      <w:r w:rsidRPr="00EC76D5">
        <w:t xml:space="preserve">          return returnSymbol;</w:t>
      </w:r>
    </w:p>
    <w:p w14:paraId="670D72D3" w14:textId="77777777" w:rsidR="00160114" w:rsidRPr="00EC76D5" w:rsidRDefault="00160114" w:rsidP="00160114">
      <w:pPr>
        <w:pStyle w:val="Code"/>
      </w:pPr>
      <w:r w:rsidRPr="00EC76D5">
        <w:t xml:space="preserve">        }</w:t>
      </w:r>
    </w:p>
    <w:p w14:paraId="09FAF155" w14:textId="77777777" w:rsidR="00160114" w:rsidRPr="00EC76D5" w:rsidRDefault="00160114" w:rsidP="00160114">
      <w:pPr>
        <w:pStyle w:val="Code"/>
      </w:pPr>
      <w:r w:rsidRPr="00EC76D5">
        <w:t xml:space="preserve">        else {</w:t>
      </w:r>
    </w:p>
    <w:p w14:paraId="7B08F3D6" w14:textId="77777777" w:rsidR="00160114" w:rsidRPr="00EC76D5" w:rsidRDefault="00160114" w:rsidP="00160114">
      <w:pPr>
        <w:pStyle w:val="Code"/>
      </w:pPr>
      <w:r w:rsidRPr="00EC76D5">
        <w:t xml:space="preserve">          Symbol returnSymbol = Symbol.createTemporarySymbol(tree.getType());</w:t>
      </w:r>
    </w:p>
    <w:p w14:paraId="217F4E28" w14:textId="77777777" w:rsidR="00160114" w:rsidRPr="00EC76D5" w:rsidRDefault="00160114" w:rsidP="00160114">
      <w:pPr>
        <w:pStyle w:val="Code"/>
      </w:pPr>
    </w:p>
    <w:p w14:paraId="2BE62049" w14:textId="77777777" w:rsidR="00160114" w:rsidRPr="00EC76D5" w:rsidRDefault="00160114" w:rsidP="00160114">
      <w:pPr>
        <w:pStyle w:val="Code"/>
      </w:pPr>
      <w:r w:rsidRPr="00EC76D5">
        <w:t xml:space="preserve">          if (tree.getType().isStructOrUnion()) {</w:t>
      </w:r>
    </w:p>
    <w:p w14:paraId="36715C7F" w14:textId="77777777" w:rsidR="00160114" w:rsidRPr="00EC76D5" w:rsidRDefault="00160114" w:rsidP="00160114">
      <w:pPr>
        <w:pStyle w:val="Code"/>
      </w:pPr>
      <w:r w:rsidRPr="00EC76D5">
        <w:t xml:space="preserve">            Main.CurrentTable.addSymbol(returnSymbol);</w:t>
      </w:r>
    </w:p>
    <w:p w14:paraId="35F65505" w14:textId="77777777" w:rsidR="00160114" w:rsidRPr="00EC76D5" w:rsidRDefault="00160114" w:rsidP="00160114">
      <w:pPr>
        <w:pStyle w:val="Code"/>
      </w:pPr>
      <w:r w:rsidRPr="00EC76D5">
        <w:t xml:space="preserve">          }</w:t>
      </w:r>
    </w:p>
    <w:p w14:paraId="46287556" w14:textId="77777777" w:rsidR="00160114" w:rsidRPr="00EC76D5" w:rsidRDefault="00160114" w:rsidP="00160114">
      <w:pPr>
        <w:pStyle w:val="Code"/>
      </w:pPr>
    </w:p>
    <w:p w14:paraId="192A39E3" w14:textId="77777777" w:rsidR="00160114" w:rsidRPr="00EC76D5" w:rsidRDefault="00160114" w:rsidP="00160114">
      <w:pPr>
        <w:pStyle w:val="Code"/>
      </w:pPr>
      <w:r w:rsidRPr="00EC76D5">
        <w:t xml:space="preserve">          addMiddleCode(MiddleOperator.GetReturnValue,</w:t>
      </w:r>
    </w:p>
    <w:p w14:paraId="03FB848C" w14:textId="77777777" w:rsidR="00160114" w:rsidRPr="00EC76D5" w:rsidRDefault="00160114" w:rsidP="00160114">
      <w:pPr>
        <w:pStyle w:val="Code"/>
      </w:pPr>
      <w:r w:rsidRPr="00EC76D5">
        <w:t xml:space="preserve">                        returnSymbol, null, null);</w:t>
      </w:r>
    </w:p>
    <w:p w14:paraId="6318A27C" w14:textId="77777777" w:rsidR="00160114" w:rsidRPr="00EC76D5" w:rsidRDefault="00160114" w:rsidP="00160114">
      <w:pPr>
        <w:pStyle w:val="Code"/>
      </w:pPr>
      <w:r w:rsidRPr="00EC76D5">
        <w:t xml:space="preserve">          return returnSymbol;</w:t>
      </w:r>
    </w:p>
    <w:p w14:paraId="431E4EA8" w14:textId="77777777" w:rsidR="00160114" w:rsidRPr="00EC76D5" w:rsidRDefault="00160114" w:rsidP="00160114">
      <w:pPr>
        <w:pStyle w:val="Code"/>
      </w:pPr>
      <w:r w:rsidRPr="00EC76D5">
        <w:t xml:space="preserve">        }</w:t>
      </w:r>
    </w:p>
    <w:p w14:paraId="7CBC542D" w14:textId="77777777" w:rsidR="00160114" w:rsidRPr="00EC76D5" w:rsidRDefault="00160114" w:rsidP="00160114">
      <w:pPr>
        <w:pStyle w:val="Code"/>
      </w:pPr>
      <w:r w:rsidRPr="00EC76D5">
        <w:t xml:space="preserve">      }</w:t>
      </w:r>
    </w:p>
    <w:p w14:paraId="5FF637AF" w14:textId="77777777" w:rsidR="00160114" w:rsidRPr="00EC76D5" w:rsidRDefault="00160114" w:rsidP="00160114">
      <w:pPr>
        <w:pStyle w:val="Code"/>
      </w:pPr>
      <w:r w:rsidRPr="00EC76D5">
        <w:t xml:space="preserve">    }</w:t>
      </w:r>
    </w:p>
    <w:p w14:paraId="03C31FCD" w14:textId="77777777" w:rsidR="00160114" w:rsidRPr="00EC76D5" w:rsidRDefault="00160114" w:rsidP="00160114">
      <w:pPr>
        <w:pStyle w:val="Code"/>
      </w:pPr>
    </w:p>
    <w:p w14:paraId="6FA7AC2C" w14:textId="77777777" w:rsidR="00160114" w:rsidRPr="00EC76D5" w:rsidRDefault="00160114" w:rsidP="00160114">
      <w:pPr>
        <w:pStyle w:val="Code"/>
      </w:pPr>
      <w:r w:rsidRPr="00EC76D5">
        <w:t xml:space="preserve">    return null;</w:t>
      </w:r>
    </w:p>
    <w:p w14:paraId="0E8516BD" w14:textId="77777777" w:rsidR="00160114" w:rsidRPr="00EC76D5" w:rsidRDefault="00160114" w:rsidP="00160114">
      <w:pPr>
        <w:pStyle w:val="Code"/>
      </w:pPr>
      <w:r w:rsidRPr="00EC76D5">
        <w:t xml:space="preserve">  }</w:t>
      </w:r>
    </w:p>
    <w:p w14:paraId="22C602CA" w14:textId="77777777" w:rsidR="00160114" w:rsidRPr="00EC76D5" w:rsidRDefault="00160114" w:rsidP="00160114">
      <w:pPr>
        <w:pStyle w:val="Code"/>
      </w:pPr>
      <w:r w:rsidRPr="00EC76D5">
        <w:t xml:space="preserve">  </w:t>
      </w:r>
    </w:p>
    <w:p w14:paraId="2165C6B7" w14:textId="77777777" w:rsidR="00160114" w:rsidRPr="00EC76D5" w:rsidRDefault="00160114" w:rsidP="00160114">
      <w:pPr>
        <w:pStyle w:val="Code"/>
      </w:pPr>
      <w:r w:rsidRPr="00EC76D5">
        <w:t xml:space="preserve">  public Symbol generateVariableExpression(SyntaxTree tree) {</w:t>
      </w:r>
    </w:p>
    <w:p w14:paraId="58853152" w14:textId="77777777" w:rsidR="00160114" w:rsidRPr="00EC76D5" w:rsidRDefault="00160114" w:rsidP="00160114">
      <w:pPr>
        <w:pStyle w:val="Code"/>
      </w:pPr>
      <w:r w:rsidRPr="00EC76D5">
        <w:t xml:space="preserve">    Symbol variableSymbol = tree.getSymbol();</w:t>
      </w:r>
    </w:p>
    <w:p w14:paraId="08C204A3" w14:textId="77777777" w:rsidR="00160114" w:rsidRPr="00EC76D5" w:rsidRDefault="00160114" w:rsidP="00160114">
      <w:pPr>
        <w:pStyle w:val="Code"/>
      </w:pPr>
      <w:r w:rsidRPr="00EC76D5">
        <w:t xml:space="preserve">    </w:t>
      </w:r>
    </w:p>
    <w:p w14:paraId="16389FA2" w14:textId="77777777" w:rsidR="00160114" w:rsidRPr="00EC76D5" w:rsidRDefault="00160114" w:rsidP="00160114">
      <w:pPr>
        <w:pStyle w:val="Code"/>
      </w:pPr>
      <w:r w:rsidRPr="00EC76D5">
        <w:t xml:space="preserve">    if (tree.isRightValue() &amp;&amp; variableSymbol.getType().isFloating()) {</w:t>
      </w:r>
    </w:p>
    <w:p w14:paraId="1550C918" w14:textId="77777777" w:rsidR="00160114" w:rsidRPr="00EC76D5" w:rsidRDefault="00160114" w:rsidP="00160114">
      <w:pPr>
        <w:pStyle w:val="Code"/>
      </w:pPr>
      <w:r w:rsidRPr="00EC76D5">
        <w:t xml:space="preserve">      if (variableSymbol.isTemporary() &amp;&amp; (variableSymbol.getOffset() == 0)) {</w:t>
      </w:r>
    </w:p>
    <w:p w14:paraId="573F5CE2" w14:textId="77777777" w:rsidR="00160114" w:rsidRPr="00EC76D5" w:rsidRDefault="00160114" w:rsidP="00160114">
      <w:pPr>
        <w:pStyle w:val="Code"/>
      </w:pPr>
      <w:r w:rsidRPr="00EC76D5">
        <w:t xml:space="preserve">        //symbol.addToSymbolTable();</w:t>
      </w:r>
    </w:p>
    <w:p w14:paraId="34DB28A9" w14:textId="77777777" w:rsidR="00160114" w:rsidRPr="00EC76D5" w:rsidRDefault="00160114" w:rsidP="00160114">
      <w:pPr>
        <w:pStyle w:val="Code"/>
      </w:pPr>
      <w:r w:rsidRPr="00EC76D5">
        <w:t xml:space="preserve">        Main.CurrentTable.addSymbol(variableSymbol);</w:t>
      </w:r>
    </w:p>
    <w:p w14:paraId="56B3BE13" w14:textId="77777777" w:rsidR="00160114" w:rsidRPr="00EC76D5" w:rsidRDefault="00160114" w:rsidP="00160114">
      <w:pPr>
        <w:pStyle w:val="Code"/>
      </w:pPr>
      <w:r w:rsidRPr="00EC76D5">
        <w:t xml:space="preserve">      }</w:t>
      </w:r>
    </w:p>
    <w:p w14:paraId="488FC135" w14:textId="77777777" w:rsidR="00160114" w:rsidRPr="00EC76D5" w:rsidRDefault="00160114" w:rsidP="00160114">
      <w:pPr>
        <w:pStyle w:val="Code"/>
      </w:pPr>
    </w:p>
    <w:p w14:paraId="4DF3F415" w14:textId="77777777" w:rsidR="00160114" w:rsidRPr="00EC76D5" w:rsidRDefault="00160114" w:rsidP="00160114">
      <w:pPr>
        <w:pStyle w:val="Code"/>
      </w:pPr>
      <w:r w:rsidRPr="00EC76D5">
        <w:t xml:space="preserve">      addMiddleCode(MiddleOperator.PushFloat, variableSymbol);</w:t>
      </w:r>
    </w:p>
    <w:p w14:paraId="22E79DB3" w14:textId="77777777" w:rsidR="00160114" w:rsidRPr="00EC76D5" w:rsidRDefault="00160114" w:rsidP="00160114">
      <w:pPr>
        <w:pStyle w:val="Code"/>
      </w:pPr>
      <w:r w:rsidRPr="00EC76D5">
        <w:t xml:space="preserve">    }</w:t>
      </w:r>
    </w:p>
    <w:p w14:paraId="2A99AE3A" w14:textId="77777777" w:rsidR="00160114" w:rsidRPr="00EC76D5" w:rsidRDefault="00160114" w:rsidP="00160114">
      <w:pPr>
        <w:pStyle w:val="Code"/>
      </w:pPr>
    </w:p>
    <w:p w14:paraId="64BDA482" w14:textId="77777777" w:rsidR="00160114" w:rsidRPr="00EC76D5" w:rsidRDefault="00160114" w:rsidP="00160114">
      <w:pPr>
        <w:pStyle w:val="Code"/>
      </w:pPr>
      <w:r w:rsidRPr="00EC76D5">
        <w:t xml:space="preserve">    return variableSymbol;</w:t>
      </w:r>
    </w:p>
    <w:p w14:paraId="5A5D0D54" w14:textId="77777777" w:rsidR="00160114" w:rsidRPr="00EC76D5" w:rsidRDefault="00160114" w:rsidP="00160114">
      <w:pPr>
        <w:pStyle w:val="Code"/>
      </w:pPr>
      <w:r w:rsidRPr="00EC76D5">
        <w:t xml:space="preserve">  }</w:t>
      </w:r>
    </w:p>
    <w:p w14:paraId="3ED54441" w14:textId="77777777" w:rsidR="00160114" w:rsidRPr="00EC76D5" w:rsidRDefault="00160114" w:rsidP="00160114">
      <w:pPr>
        <w:pStyle w:val="Code"/>
      </w:pPr>
    </w:p>
    <w:p w14:paraId="16A84B4E" w14:textId="77777777" w:rsidR="00160114" w:rsidRPr="00EC76D5" w:rsidRDefault="00160114" w:rsidP="00160114">
      <w:pPr>
        <w:pStyle w:val="Code"/>
      </w:pPr>
      <w:r w:rsidRPr="00EC76D5">
        <w:t xml:space="preserve">  public Symbol generateValueExpression(SyntaxTree tree) {</w:t>
      </w:r>
    </w:p>
    <w:p w14:paraId="515DB312" w14:textId="77777777" w:rsidR="00160114" w:rsidRPr="00EC76D5" w:rsidRDefault="00160114" w:rsidP="00160114">
      <w:pPr>
        <w:pStyle w:val="Code"/>
      </w:pPr>
      <w:r w:rsidRPr="00EC76D5">
        <w:t xml:space="preserve">    if (tree.getType().isFloating()) {</w:t>
      </w:r>
    </w:p>
    <w:p w14:paraId="12AB9B2C" w14:textId="77777777" w:rsidR="00160114" w:rsidRPr="00EC76D5" w:rsidRDefault="00160114" w:rsidP="00160114">
      <w:pPr>
        <w:pStyle w:val="Code"/>
      </w:pPr>
      <w:r w:rsidRPr="00EC76D5">
        <w:t xml:space="preserve">      Assert.error(tree.getSymbol().isStaticOrExtern());</w:t>
      </w:r>
    </w:p>
    <w:p w14:paraId="5C6CB475" w14:textId="77777777" w:rsidR="00160114" w:rsidRPr="00EC76D5" w:rsidRDefault="00160114" w:rsidP="00160114">
      <w:pPr>
        <w:pStyle w:val="Code"/>
      </w:pPr>
      <w:r w:rsidRPr="00EC76D5">
        <w:t xml:space="preserve">      //tree.getSymbol().addToSymbolTable();</w:t>
      </w:r>
    </w:p>
    <w:p w14:paraId="5153E5AA" w14:textId="77777777" w:rsidR="00160114" w:rsidRPr="00EC76D5" w:rsidRDefault="00160114" w:rsidP="00160114">
      <w:pPr>
        <w:pStyle w:val="Code"/>
      </w:pPr>
      <w:r w:rsidRPr="00EC76D5">
        <w:t xml:space="preserve">      Main.CurrentTable.addSymbol(tree.getSymbol());</w:t>
      </w:r>
    </w:p>
    <w:p w14:paraId="1A9E7996" w14:textId="77777777" w:rsidR="00160114" w:rsidRPr="00EC76D5" w:rsidRDefault="00160114" w:rsidP="00160114">
      <w:pPr>
        <w:pStyle w:val="Code"/>
      </w:pPr>
      <w:r w:rsidRPr="00EC76D5">
        <w:lastRenderedPageBreak/>
        <w:t xml:space="preserve">      addMiddleCode(MiddleOperator.PushFloat, tree.getSymbol());</w:t>
      </w:r>
    </w:p>
    <w:p w14:paraId="4CAB2644" w14:textId="77777777" w:rsidR="00160114" w:rsidRPr="00EC76D5" w:rsidRDefault="00160114" w:rsidP="00160114">
      <w:pPr>
        <w:pStyle w:val="Code"/>
      </w:pPr>
      <w:r w:rsidRPr="00EC76D5">
        <w:t xml:space="preserve">    }</w:t>
      </w:r>
    </w:p>
    <w:p w14:paraId="5CE7D013" w14:textId="77777777" w:rsidR="00160114" w:rsidRPr="00EC76D5" w:rsidRDefault="00160114" w:rsidP="00160114">
      <w:pPr>
        <w:pStyle w:val="Code"/>
      </w:pPr>
      <w:r w:rsidRPr="00EC76D5">
        <w:t xml:space="preserve">    </w:t>
      </w:r>
    </w:p>
    <w:p w14:paraId="44264CC8" w14:textId="77777777" w:rsidR="00160114" w:rsidRPr="00EC76D5" w:rsidRDefault="00160114" w:rsidP="00160114">
      <w:pPr>
        <w:pStyle w:val="Code"/>
      </w:pPr>
      <w:r w:rsidRPr="00EC76D5">
        <w:t xml:space="preserve">    return tree.getSymbol();</w:t>
      </w:r>
    </w:p>
    <w:p w14:paraId="0C5C735E" w14:textId="77777777" w:rsidR="00160114" w:rsidRPr="00EC76D5" w:rsidRDefault="00160114" w:rsidP="00160114">
      <w:pPr>
        <w:pStyle w:val="Code"/>
      </w:pPr>
      <w:r w:rsidRPr="00EC76D5">
        <w:t xml:space="preserve">  }</w:t>
      </w:r>
    </w:p>
    <w:p w14:paraId="4D241798" w14:textId="51C2A767" w:rsidR="006D7FD6" w:rsidRPr="00EC76D5" w:rsidRDefault="00160114" w:rsidP="00160114">
      <w:pPr>
        <w:pStyle w:val="Code"/>
      </w:pPr>
      <w:r w:rsidRPr="00EC76D5">
        <w:t>}</w:t>
      </w:r>
    </w:p>
    <w:p w14:paraId="454F5751" w14:textId="55D38510" w:rsidR="003141FA" w:rsidRPr="00EC76D5" w:rsidRDefault="002F35C1" w:rsidP="003141FA">
      <w:pPr>
        <w:pStyle w:val="Rubrik1"/>
      </w:pPr>
      <w:r>
        <w:lastRenderedPageBreak/>
        <w:t>Initializer</w:t>
      </w:r>
    </w:p>
    <w:p w14:paraId="0FD5883C" w14:textId="3AAAC285" w:rsidR="003141FA" w:rsidRPr="00EC76D5" w:rsidRDefault="003141FA" w:rsidP="003141FA">
      <w:r w:rsidRPr="00EC76D5">
        <w:t xml:space="preserve">In C, it is possible to </w:t>
      </w:r>
      <w:proofErr w:type="spellStart"/>
      <w:r w:rsidR="002F35C1">
        <w:t>initializer</w:t>
      </w:r>
      <w:r w:rsidRPr="00EC76D5">
        <w:t>ialize</w:t>
      </w:r>
      <w:proofErr w:type="spellEnd"/>
      <w:r w:rsidRPr="00EC76D5">
        <w:t xml:space="preserve"> simple and compound variables. Therefore, we need </w:t>
      </w:r>
      <w:ins w:id="5623" w:author="Stefan Bjornander" w:date="2015-04-25T17:28:00Z">
        <w:r w:rsidRPr="00EC76D5">
          <w:t xml:space="preserve">to check that </w:t>
        </w:r>
      </w:ins>
      <w:del w:id="5624" w:author="Stefan Bjornander" w:date="2015-04-25T17:28:00Z">
        <w:r w:rsidRPr="00EC76D5" w:rsidDel="00A35C17">
          <w:delText>a way to make sure</w:delText>
        </w:r>
      </w:del>
      <w:ins w:id="5625" w:author="Stefan Bjornander" w:date="2015-04-25T17:27:00Z">
        <w:r w:rsidRPr="00EC76D5">
          <w:t xml:space="preserve">the </w:t>
        </w:r>
      </w:ins>
      <w:r w:rsidR="00266D64">
        <w:t>initialized</w:t>
      </w:r>
      <w:r w:rsidRPr="00EC76D5">
        <w:t xml:space="preserve"> </w:t>
      </w:r>
      <w:ins w:id="5626"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5627" w:author="Stefan Bjornander" w:date="2015-04-25T17:29:00Z"/>
        </w:rPr>
        <w:pPrChange w:id="5628" w:author="Stefan Bjornander" w:date="2015-04-25T17:29:00Z">
          <w:pPr>
            <w:pStyle w:val="Code"/>
          </w:pPr>
        </w:pPrChange>
      </w:pPr>
      <w:bookmarkStart w:id="5629" w:name="_Toc481936415"/>
      <w:ins w:id="5630" w:author="Stefan Bjornander" w:date="2015-04-25T17:28:00Z">
        <w:r w:rsidRPr="00EC76D5">
          <w:t xml:space="preserve">Static </w:t>
        </w:r>
      </w:ins>
      <w:r w:rsidR="00C37108">
        <w:t>Initialization</w:t>
      </w:r>
      <w:bookmarkEnd w:id="5629"/>
    </w:p>
    <w:p w14:paraId="35D2C9AA" w14:textId="31769B89" w:rsidR="003141FA" w:rsidRPr="00EC76D5" w:rsidRDefault="003141FA">
      <w:pPr>
        <w:pPrChange w:id="5631" w:author="Stefan Bjornander" w:date="2015-04-25T17:29:00Z">
          <w:pPr>
            <w:pStyle w:val="Rubrik3"/>
          </w:pPr>
        </w:pPrChange>
      </w:pPr>
      <w:ins w:id="5632" w:author="Stefan Bjornander" w:date="2015-04-25T17:29:00Z">
        <w:r w:rsidRPr="00EC76D5">
          <w:t xml:space="preserve">Static </w:t>
        </w:r>
      </w:ins>
      <w:r w:rsidR="00F4217C">
        <w:t>initialization</w:t>
      </w:r>
      <w:ins w:id="5633" w:author="Stefan Bjornander" w:date="2015-04-25T17:29:00Z">
        <w:r w:rsidRPr="00EC76D5">
          <w:t xml:space="preserve"> occurs when a static variable </w:t>
        </w:r>
      </w:ins>
      <w:r w:rsidRPr="00EC76D5">
        <w:t>becomes</w:t>
      </w:r>
      <w:ins w:id="5634" w:author="Stefan Bjornander" w:date="2015-04-25T17:29:00Z">
        <w:r w:rsidRPr="00EC76D5">
          <w:t xml:space="preserve"> </w:t>
        </w:r>
      </w:ins>
      <w:r w:rsidR="00266D64">
        <w:t>initialized</w:t>
      </w:r>
      <w:ins w:id="5635" w:author="Stefan Bjornander" w:date="2015-04-25T17:29:00Z">
        <w:r w:rsidRPr="00EC76D5">
          <w:t>.</w:t>
        </w:r>
      </w:ins>
      <w:ins w:id="5636" w:author="Stefan Bjornander" w:date="2015-04-25T17:32:00Z">
        <w:r w:rsidRPr="00EC76D5">
          <w:t xml:space="preserve"> The </w:t>
        </w:r>
      </w:ins>
      <w:r w:rsidR="00F4217C">
        <w:t>initialization</w:t>
      </w:r>
      <w:ins w:id="5637" w:author="Stefan Bjornander" w:date="2015-04-25T17:32:00Z">
        <w:r w:rsidRPr="00EC76D5">
          <w:t xml:space="preserve"> value </w:t>
        </w:r>
        <w:proofErr w:type="gramStart"/>
        <w:r w:rsidRPr="00EC76D5">
          <w:t>has to</w:t>
        </w:r>
        <w:proofErr w:type="gramEnd"/>
        <w:r w:rsidRPr="00EC76D5">
          <w:t xml:space="preserve"> be constant and known at compile time. No code is generated, instead a m</w:t>
        </w:r>
      </w:ins>
      <w:r w:rsidRPr="00EC76D5">
        <w:t>e</w:t>
      </w:r>
      <w:ins w:id="5638"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proofErr w:type="spellStart"/>
      <w:r w:rsidRPr="00EC76D5">
        <w:t>Generate</w:t>
      </w:r>
      <w:r w:rsidR="002F35C1">
        <w:t>Initializer</w:t>
      </w:r>
      <w:r w:rsidRPr="00EC76D5">
        <w:t>.java</w:t>
      </w:r>
      <w:proofErr w:type="spellEnd"/>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7F2A903E" w:rsidR="003141FA" w:rsidRPr="00EC76D5" w:rsidRDefault="003141FA" w:rsidP="003141FA">
      <w:r w:rsidRPr="00EC76D5">
        <w:t xml:space="preserve">If the variable type is a pointer (signed or unsigned) char and the </w:t>
      </w:r>
      <w:proofErr w:type="spellStart"/>
      <w:r w:rsidR="002F35C1">
        <w:t>initializer</w:t>
      </w:r>
      <w:r w:rsidRPr="00EC76D5">
        <w:t>ializat</w:t>
      </w:r>
      <w:r w:rsidR="00414C74">
        <w:t>or</w:t>
      </w:r>
      <w:proofErr w:type="spellEnd"/>
      <w:r w:rsidRPr="00EC76D5">
        <w:t xml:space="preserve"> is a string, the address is stored in the access map and a zero address is stored in the block, it will later be properly looked up  and set by the linker.</w:t>
      </w:r>
    </w:p>
    <w:p w14:paraId="415E8F4B" w14:textId="54F0E2A4" w:rsidR="003141FA" w:rsidRPr="00EC76D5" w:rsidRDefault="003141FA" w:rsidP="003141FA">
      <w:pPr>
        <w:pStyle w:val="CodeHeader"/>
      </w:pPr>
      <w:proofErr w:type="spellStart"/>
      <w:r w:rsidRPr="00EC76D5">
        <w:t>Generate</w:t>
      </w:r>
      <w:r w:rsidR="002F35C1">
        <w:t>Initializer</w:t>
      </w:r>
      <w:r w:rsidRPr="00EC76D5">
        <w:t>.java</w:t>
      </w:r>
      <w:proofErr w:type="spellEnd"/>
    </w:p>
    <w:p w14:paraId="7E93D16F" w14:textId="77777777" w:rsidR="00197B3C" w:rsidRPr="00EC76D5" w:rsidRDefault="00197B3C" w:rsidP="00197B3C">
      <w:pPr>
        <w:pStyle w:val="Code"/>
      </w:pPr>
      <w:r w:rsidRPr="00EC76D5">
        <w:t>package c_compiler;</w:t>
      </w:r>
    </w:p>
    <w:p w14:paraId="07D69586" w14:textId="77777777" w:rsidR="00197B3C" w:rsidRPr="00EC76D5" w:rsidRDefault="00197B3C" w:rsidP="00197B3C">
      <w:pPr>
        <w:pStyle w:val="Code"/>
      </w:pPr>
      <w:r w:rsidRPr="00EC76D5">
        <w:t>import java.nio.*;</w:t>
      </w:r>
    </w:p>
    <w:p w14:paraId="4E32F571" w14:textId="77777777" w:rsidR="00197B3C" w:rsidRPr="00EC76D5" w:rsidRDefault="00197B3C" w:rsidP="00197B3C">
      <w:pPr>
        <w:pStyle w:val="Code"/>
      </w:pPr>
      <w:r w:rsidRPr="00EC76D5">
        <w:t>import java.math.*;</w:t>
      </w:r>
    </w:p>
    <w:p w14:paraId="13FEDFFF" w14:textId="77777777" w:rsidR="00197B3C" w:rsidRPr="00EC76D5" w:rsidRDefault="00197B3C" w:rsidP="00197B3C">
      <w:pPr>
        <w:pStyle w:val="Code"/>
      </w:pPr>
      <w:r w:rsidRPr="00EC76D5">
        <w:t>import java.util.*;</w:t>
      </w:r>
    </w:p>
    <w:p w14:paraId="33E3FB5A" w14:textId="77777777" w:rsidR="00197B3C" w:rsidRPr="00EC76D5" w:rsidRDefault="00197B3C" w:rsidP="00197B3C">
      <w:pPr>
        <w:pStyle w:val="Code"/>
      </w:pPr>
    </w:p>
    <w:p w14:paraId="4C2E6AA2" w14:textId="2E0F6C53" w:rsidR="00197B3C" w:rsidRPr="00EC76D5" w:rsidRDefault="00197B3C" w:rsidP="00197B3C">
      <w:pPr>
        <w:pStyle w:val="Code"/>
      </w:pPr>
      <w:r w:rsidRPr="00EC76D5">
        <w:t>public class Generate</w:t>
      </w:r>
      <w:r w:rsidR="002F35C1">
        <w:t>Initializer</w:t>
      </w:r>
      <w:r w:rsidRPr="00EC76D5">
        <w:t>Static {</w:t>
      </w:r>
    </w:p>
    <w:p w14:paraId="2BBDB8DF" w14:textId="76829D1B" w:rsidR="00197B3C" w:rsidRPr="00EC76D5" w:rsidRDefault="00197B3C" w:rsidP="00197B3C">
      <w:pPr>
        <w:pStyle w:val="Code"/>
      </w:pPr>
      <w:r w:rsidRPr="00EC76D5">
        <w:t xml:space="preserve">  public static Object generateValueExpression(Object </w:t>
      </w:r>
      <w:r w:rsidR="002F35C1">
        <w:t>initializer</w:t>
      </w:r>
      <w:r w:rsidRPr="00EC76D5">
        <w:t>) {</w:t>
      </w:r>
    </w:p>
    <w:p w14:paraId="286A0BB2" w14:textId="15910502" w:rsidR="00197B3C" w:rsidRPr="00EC76D5" w:rsidRDefault="00197B3C" w:rsidP="00197B3C">
      <w:pPr>
        <w:pStyle w:val="Code"/>
      </w:pPr>
      <w:r w:rsidRPr="00EC76D5">
        <w:lastRenderedPageBreak/>
        <w:t xml:space="preserve">    if (</w:t>
      </w:r>
      <w:r w:rsidR="002F35C1">
        <w:t>initializer</w:t>
      </w:r>
      <w:r w:rsidRPr="00EC76D5">
        <w:t xml:space="preserve"> instanceof SyntaxTree) {</w:t>
      </w:r>
    </w:p>
    <w:p w14:paraId="074F667D" w14:textId="1ACE01DD" w:rsidR="00197B3C" w:rsidRPr="00EC76D5" w:rsidRDefault="00197B3C" w:rsidP="00197B3C">
      <w:pPr>
        <w:pStyle w:val="Code"/>
      </w:pPr>
      <w:r w:rsidRPr="00EC76D5">
        <w:t xml:space="preserve">      return SyntaxTreeOptimizer.optimizeExpression((SyntaxTree) </w:t>
      </w:r>
      <w:r w:rsidR="002F35C1">
        <w:t>initializer</w:t>
      </w:r>
      <w:r w:rsidRPr="00EC76D5">
        <w:t>);</w:t>
      </w:r>
    </w:p>
    <w:p w14:paraId="0C1B6D14" w14:textId="77777777" w:rsidR="00197B3C" w:rsidRPr="00EC76D5" w:rsidRDefault="00197B3C" w:rsidP="00197B3C">
      <w:pPr>
        <w:pStyle w:val="Code"/>
      </w:pPr>
      <w:r w:rsidRPr="00EC76D5">
        <w:t xml:space="preserve">    }</w:t>
      </w:r>
    </w:p>
    <w:p w14:paraId="13345D6D" w14:textId="77777777" w:rsidR="00197B3C" w:rsidRPr="00EC76D5" w:rsidRDefault="00197B3C" w:rsidP="00197B3C">
      <w:pPr>
        <w:pStyle w:val="Code"/>
      </w:pPr>
      <w:r w:rsidRPr="00EC76D5">
        <w:t xml:space="preserve">    else {</w:t>
      </w:r>
    </w:p>
    <w:p w14:paraId="5AF0EB2C" w14:textId="2961FFBD" w:rsidR="00197B3C" w:rsidRPr="00EC76D5" w:rsidRDefault="00197B3C" w:rsidP="00197B3C">
      <w:pPr>
        <w:pStyle w:val="Code"/>
      </w:pPr>
      <w:r w:rsidRPr="00EC76D5">
        <w:t xml:space="preserve">      List list = (List) </w:t>
      </w:r>
      <w:r w:rsidR="002F35C1">
        <w:t>initializer</w:t>
      </w:r>
      <w:r w:rsidRPr="00EC76D5">
        <w:t>;</w:t>
      </w:r>
    </w:p>
    <w:p w14:paraId="677AE93F" w14:textId="77777777" w:rsidR="00197B3C" w:rsidRPr="00EC76D5" w:rsidRDefault="00197B3C" w:rsidP="00197B3C">
      <w:pPr>
        <w:pStyle w:val="Code"/>
      </w:pPr>
      <w:r w:rsidRPr="00EC76D5">
        <w:t xml:space="preserve">      </w:t>
      </w:r>
    </w:p>
    <w:p w14:paraId="71531629" w14:textId="77777777" w:rsidR="00197B3C" w:rsidRPr="00EC76D5" w:rsidRDefault="00197B3C" w:rsidP="00197B3C">
      <w:pPr>
        <w:pStyle w:val="Code"/>
      </w:pPr>
      <w:r w:rsidRPr="00EC76D5">
        <w:t xml:space="preserve">      for (int index = 0; index &lt; list.size(); ++index) {</w:t>
      </w:r>
    </w:p>
    <w:p w14:paraId="1B8621E7" w14:textId="77777777" w:rsidR="00197B3C" w:rsidRPr="00EC76D5" w:rsidRDefault="00197B3C" w:rsidP="00197B3C">
      <w:pPr>
        <w:pStyle w:val="Code"/>
      </w:pPr>
      <w:r w:rsidRPr="00EC76D5">
        <w:t xml:space="preserve">        list.set(index, generateValueExpression(list.get(index)));</w:t>
      </w:r>
    </w:p>
    <w:p w14:paraId="03CF49E7" w14:textId="77777777" w:rsidR="00197B3C" w:rsidRPr="00EC76D5" w:rsidRDefault="00197B3C" w:rsidP="00197B3C">
      <w:pPr>
        <w:pStyle w:val="Code"/>
      </w:pPr>
      <w:r w:rsidRPr="00EC76D5">
        <w:t xml:space="preserve">      }</w:t>
      </w:r>
    </w:p>
    <w:p w14:paraId="4252D21F" w14:textId="77777777" w:rsidR="00197B3C" w:rsidRPr="00EC76D5" w:rsidRDefault="00197B3C" w:rsidP="00197B3C">
      <w:pPr>
        <w:pStyle w:val="Code"/>
      </w:pPr>
      <w:r w:rsidRPr="00EC76D5">
        <w:t xml:space="preserve">      </w:t>
      </w:r>
    </w:p>
    <w:p w14:paraId="7E53D9BB" w14:textId="77777777" w:rsidR="00197B3C" w:rsidRPr="00EC76D5" w:rsidRDefault="00197B3C" w:rsidP="00197B3C">
      <w:pPr>
        <w:pStyle w:val="Code"/>
      </w:pPr>
      <w:r w:rsidRPr="00EC76D5">
        <w:t xml:space="preserve">      return list;</w:t>
      </w:r>
    </w:p>
    <w:p w14:paraId="71D4DF67" w14:textId="77777777" w:rsidR="00197B3C" w:rsidRPr="00EC76D5" w:rsidRDefault="00197B3C" w:rsidP="00197B3C">
      <w:pPr>
        <w:pStyle w:val="Code"/>
      </w:pPr>
      <w:r w:rsidRPr="00EC76D5">
        <w:t xml:space="preserve">    }</w:t>
      </w:r>
    </w:p>
    <w:p w14:paraId="0E8B7805" w14:textId="77777777" w:rsidR="00197B3C" w:rsidRPr="00EC76D5" w:rsidRDefault="00197B3C" w:rsidP="00197B3C">
      <w:pPr>
        <w:pStyle w:val="Code"/>
      </w:pPr>
      <w:r w:rsidRPr="00EC76D5">
        <w:t xml:space="preserve">  }</w:t>
      </w:r>
    </w:p>
    <w:p w14:paraId="17880633" w14:textId="77777777" w:rsidR="00197B3C" w:rsidRPr="00EC76D5" w:rsidRDefault="00197B3C" w:rsidP="00197B3C">
      <w:pPr>
        <w:pStyle w:val="Code"/>
      </w:pPr>
    </w:p>
    <w:p w14:paraId="586296B6" w14:textId="2A0B5EA1" w:rsidR="00197B3C" w:rsidRPr="00EC76D5" w:rsidRDefault="00197B3C" w:rsidP="00197B3C">
      <w:pPr>
        <w:pStyle w:val="Code"/>
      </w:pPr>
      <w:r w:rsidRPr="00EC76D5">
        <w:t xml:space="preserve">  public static Object generateAddressExpression(Object </w:t>
      </w:r>
      <w:r w:rsidR="002F35C1">
        <w:t>initializer</w:t>
      </w:r>
      <w:r w:rsidRPr="00EC76D5">
        <w:t>) {</w:t>
      </w:r>
    </w:p>
    <w:p w14:paraId="593CA932" w14:textId="78B004F8" w:rsidR="00197B3C" w:rsidRPr="00EC76D5" w:rsidRDefault="00197B3C" w:rsidP="00197B3C">
      <w:pPr>
        <w:pStyle w:val="Code"/>
      </w:pPr>
      <w:r w:rsidRPr="00EC76D5">
        <w:t xml:space="preserve">    if (</w:t>
      </w:r>
      <w:r w:rsidR="002F35C1">
        <w:t>initializer</w:t>
      </w:r>
      <w:r w:rsidRPr="00EC76D5">
        <w:t xml:space="preserve"> instanceof SyntaxTree) {</w:t>
      </w:r>
    </w:p>
    <w:p w14:paraId="0733BE48" w14:textId="1CB23E05" w:rsidR="00197B3C" w:rsidRPr="00EC76D5" w:rsidRDefault="00197B3C" w:rsidP="00197B3C">
      <w:pPr>
        <w:pStyle w:val="Code"/>
      </w:pPr>
      <w:r w:rsidRPr="00EC76D5">
        <w:t xml:space="preserve">      SyntaxTree tree = (SyntaxTree) </w:t>
      </w:r>
      <w:r w:rsidR="002F35C1">
        <w:t>initializer</w:t>
      </w:r>
      <w:r w:rsidRPr="00EC76D5">
        <w:t>;</w:t>
      </w:r>
    </w:p>
    <w:p w14:paraId="67177ED6" w14:textId="77777777" w:rsidR="00197B3C" w:rsidRPr="00EC76D5" w:rsidRDefault="00197B3C" w:rsidP="00197B3C">
      <w:pPr>
        <w:pStyle w:val="Code"/>
      </w:pPr>
      <w:r w:rsidRPr="00EC76D5">
        <w:t xml:space="preserve">      </w:t>
      </w:r>
    </w:p>
    <w:p w14:paraId="0B69B7CE" w14:textId="77777777" w:rsidR="00197B3C" w:rsidRPr="00EC76D5" w:rsidRDefault="00197B3C" w:rsidP="00197B3C">
      <w:pPr>
        <w:pStyle w:val="Code"/>
      </w:pPr>
      <w:r w:rsidRPr="00EC76D5">
        <w:t xml:space="preserve">      switch (tree.getOperator()) {</w:t>
      </w:r>
    </w:p>
    <w:p w14:paraId="71BD0810" w14:textId="77777777" w:rsidR="00197B3C" w:rsidRPr="00EC76D5" w:rsidRDefault="00197B3C" w:rsidP="00197B3C">
      <w:pPr>
        <w:pStyle w:val="Code"/>
      </w:pPr>
      <w:r w:rsidRPr="00EC76D5">
        <w:t xml:space="preserve">        case Address: {</w:t>
      </w:r>
    </w:p>
    <w:p w14:paraId="7BEB50C9" w14:textId="77777777" w:rsidR="00197B3C" w:rsidRPr="00EC76D5" w:rsidRDefault="00197B3C" w:rsidP="00197B3C">
      <w:pPr>
        <w:pStyle w:val="Code"/>
      </w:pPr>
      <w:r w:rsidRPr="00EC76D5">
        <w:t xml:space="preserve">            SyntaxTree childTree = tree.getChildList().get(0);</w:t>
      </w:r>
    </w:p>
    <w:p w14:paraId="0D871C58" w14:textId="77777777" w:rsidR="00197B3C" w:rsidRPr="00EC76D5" w:rsidRDefault="00197B3C" w:rsidP="00197B3C">
      <w:pPr>
        <w:pStyle w:val="Code"/>
      </w:pPr>
      <w:r w:rsidRPr="00EC76D5">
        <w:t xml:space="preserve">            </w:t>
      </w:r>
    </w:p>
    <w:p w14:paraId="1357100C" w14:textId="77777777" w:rsidR="00197B3C" w:rsidRPr="00EC76D5" w:rsidRDefault="00197B3C" w:rsidP="00197B3C">
      <w:pPr>
        <w:pStyle w:val="Code"/>
      </w:pPr>
      <w:r w:rsidRPr="00EC76D5">
        <w:t xml:space="preserve">            switch (childTree.getOperator()) {</w:t>
      </w:r>
    </w:p>
    <w:p w14:paraId="0E0F590E" w14:textId="77777777" w:rsidR="00197B3C" w:rsidRPr="00EC76D5" w:rsidRDefault="00197B3C" w:rsidP="00197B3C">
      <w:pPr>
        <w:pStyle w:val="Code"/>
      </w:pPr>
      <w:r w:rsidRPr="00EC76D5">
        <w:t xml:space="preserve">              case Variable:</w:t>
      </w:r>
    </w:p>
    <w:p w14:paraId="7DD82681" w14:textId="77777777" w:rsidR="00197B3C" w:rsidRPr="00EC76D5" w:rsidRDefault="00197B3C" w:rsidP="00197B3C">
      <w:pPr>
        <w:pStyle w:val="Code"/>
      </w:pPr>
      <w:r w:rsidRPr="00EC76D5">
        <w:t xml:space="preserve">                return (new SyntaxTree(MiddleOperator.AddressOffset,</w:t>
      </w:r>
    </w:p>
    <w:p w14:paraId="684A1A72" w14:textId="77777777" w:rsidR="00197B3C" w:rsidRPr="00EC76D5" w:rsidRDefault="00197B3C" w:rsidP="00197B3C">
      <w:pPr>
        <w:pStyle w:val="Code"/>
      </w:pPr>
      <w:r w:rsidRPr="00EC76D5">
        <w:t xml:space="preserve">                                  tree.getType(), childTree.getSymbol(), 0));</w:t>
      </w:r>
    </w:p>
    <w:p w14:paraId="7DE583B7" w14:textId="77777777" w:rsidR="00197B3C" w:rsidRPr="00EC76D5" w:rsidRDefault="00197B3C" w:rsidP="00197B3C">
      <w:pPr>
        <w:pStyle w:val="Code"/>
      </w:pPr>
      <w:r w:rsidRPr="00EC76D5">
        <w:t xml:space="preserve">                </w:t>
      </w:r>
    </w:p>
    <w:p w14:paraId="68FB10CB" w14:textId="77777777" w:rsidR="00197B3C" w:rsidRPr="00EC76D5" w:rsidRDefault="00197B3C" w:rsidP="00197B3C">
      <w:pPr>
        <w:pStyle w:val="Code"/>
      </w:pPr>
      <w:r w:rsidRPr="00EC76D5">
        <w:t xml:space="preserve">              case Index: {</w:t>
      </w:r>
    </w:p>
    <w:p w14:paraId="02C02BC5" w14:textId="77777777" w:rsidR="00197B3C" w:rsidRPr="00EC76D5" w:rsidRDefault="00197B3C" w:rsidP="00197B3C">
      <w:pPr>
        <w:pStyle w:val="Code"/>
      </w:pPr>
      <w:r w:rsidRPr="00EC76D5">
        <w:t xml:space="preserve">                  SyntaxTree arrayTree = childTree.getChildList().get(0),</w:t>
      </w:r>
    </w:p>
    <w:p w14:paraId="215BC6E3" w14:textId="77777777" w:rsidR="00197B3C" w:rsidRPr="00EC76D5" w:rsidRDefault="00197B3C" w:rsidP="00197B3C">
      <w:pPr>
        <w:pStyle w:val="Code"/>
      </w:pPr>
      <w:r w:rsidRPr="00EC76D5">
        <w:t xml:space="preserve">                             indexTree = childTree.getChildList().get(1);</w:t>
      </w:r>
    </w:p>
    <w:p w14:paraId="58E9AD49" w14:textId="77777777" w:rsidR="00197B3C" w:rsidRPr="00EC76D5" w:rsidRDefault="00197B3C" w:rsidP="00197B3C">
      <w:pPr>
        <w:pStyle w:val="Code"/>
      </w:pPr>
      <w:r w:rsidRPr="00EC76D5">
        <w:t xml:space="preserve">                </w:t>
      </w:r>
    </w:p>
    <w:p w14:paraId="17A9AA8E" w14:textId="77777777" w:rsidR="00197B3C" w:rsidRPr="00EC76D5" w:rsidRDefault="00197B3C" w:rsidP="00197B3C">
      <w:pPr>
        <w:pStyle w:val="Code"/>
      </w:pPr>
      <w:r w:rsidRPr="00EC76D5">
        <w:t xml:space="preserve">                  if ((arrayTree.getOperator() == MiddleOperator.Variable) &amp;&amp;</w:t>
      </w:r>
    </w:p>
    <w:p w14:paraId="6300C5AD" w14:textId="77777777" w:rsidR="00197B3C" w:rsidRPr="00EC76D5" w:rsidRDefault="00197B3C" w:rsidP="00197B3C">
      <w:pPr>
        <w:pStyle w:val="Code"/>
      </w:pPr>
      <w:r w:rsidRPr="00EC76D5">
        <w:t xml:space="preserve">                      (indexTree.getOperator() == MiddleOperator.Value)) {</w:t>
      </w:r>
    </w:p>
    <w:p w14:paraId="2FAC719D" w14:textId="77777777" w:rsidR="00197B3C" w:rsidRPr="00EC76D5" w:rsidRDefault="00197B3C" w:rsidP="00197B3C">
      <w:pPr>
        <w:pStyle w:val="Code"/>
      </w:pPr>
      <w:r w:rsidRPr="00EC76D5">
        <w:t xml:space="preserve">                    int index = ((BigInteger)</w:t>
      </w:r>
    </w:p>
    <w:p w14:paraId="058F5FDE" w14:textId="77777777" w:rsidR="00197B3C" w:rsidRPr="00EC76D5" w:rsidRDefault="00197B3C" w:rsidP="00197B3C">
      <w:pPr>
        <w:pStyle w:val="Code"/>
      </w:pPr>
      <w:r w:rsidRPr="00EC76D5">
        <w:t xml:space="preserve">                                 indexTree.getSymbol().getValue()).intValue(),</w:t>
      </w:r>
    </w:p>
    <w:p w14:paraId="685D743B" w14:textId="77777777" w:rsidR="00197B3C" w:rsidRPr="00EC76D5" w:rsidRDefault="00197B3C" w:rsidP="00197B3C">
      <w:pPr>
        <w:pStyle w:val="Code"/>
      </w:pPr>
      <w:r w:rsidRPr="00EC76D5">
        <w:t xml:space="preserve">                        indexSize =</w:t>
      </w:r>
    </w:p>
    <w:p w14:paraId="6440D831" w14:textId="77777777" w:rsidR="00197B3C" w:rsidRPr="00EC76D5" w:rsidRDefault="00197B3C" w:rsidP="00197B3C">
      <w:pPr>
        <w:pStyle w:val="Code"/>
      </w:pPr>
      <w:r w:rsidRPr="00EC76D5">
        <w:t xml:space="preserve">                          arrayTree.getType().getPointerOrArrayType().getSize();</w:t>
      </w:r>
    </w:p>
    <w:p w14:paraId="26B2CB0F" w14:textId="77777777" w:rsidR="00197B3C" w:rsidRPr="00EC76D5" w:rsidRDefault="00197B3C" w:rsidP="00197B3C">
      <w:pPr>
        <w:pStyle w:val="Code"/>
      </w:pPr>
      <w:r w:rsidRPr="00EC76D5">
        <w:t xml:space="preserve">                    int offset = index * indexSize;</w:t>
      </w:r>
    </w:p>
    <w:p w14:paraId="3424D092" w14:textId="77777777" w:rsidR="00197B3C" w:rsidRPr="00EC76D5" w:rsidRDefault="00197B3C" w:rsidP="00197B3C">
      <w:pPr>
        <w:pStyle w:val="Code"/>
      </w:pPr>
      <w:r w:rsidRPr="00EC76D5">
        <w:t xml:space="preserve">                    return (new SyntaxTree(MiddleOperator.AddressOffset,</w:t>
      </w:r>
    </w:p>
    <w:p w14:paraId="03624DE1" w14:textId="77777777" w:rsidR="00197B3C" w:rsidRPr="00EC76D5" w:rsidRDefault="00197B3C" w:rsidP="00197B3C">
      <w:pPr>
        <w:pStyle w:val="Code"/>
      </w:pPr>
      <w:r w:rsidRPr="00EC76D5">
        <w:t xml:space="preserve">                                tree.getType(), arrayTree.getSymbol(), offset));</w:t>
      </w:r>
    </w:p>
    <w:p w14:paraId="6D52663C" w14:textId="77777777" w:rsidR="00197B3C" w:rsidRPr="00EC76D5" w:rsidRDefault="00197B3C" w:rsidP="00197B3C">
      <w:pPr>
        <w:pStyle w:val="Code"/>
      </w:pPr>
      <w:r w:rsidRPr="00EC76D5">
        <w:t xml:space="preserve">                  }</w:t>
      </w:r>
    </w:p>
    <w:p w14:paraId="0D29002A" w14:textId="77777777" w:rsidR="00197B3C" w:rsidRPr="00EC76D5" w:rsidRDefault="00197B3C" w:rsidP="00197B3C">
      <w:pPr>
        <w:pStyle w:val="Code"/>
      </w:pPr>
      <w:r w:rsidRPr="00EC76D5">
        <w:t xml:space="preserve">                }</w:t>
      </w:r>
    </w:p>
    <w:p w14:paraId="78F8022D" w14:textId="77777777" w:rsidR="00197B3C" w:rsidRPr="00EC76D5" w:rsidRDefault="00197B3C" w:rsidP="00197B3C">
      <w:pPr>
        <w:pStyle w:val="Code"/>
      </w:pPr>
      <w:r w:rsidRPr="00EC76D5">
        <w:t xml:space="preserve">                break;</w:t>
      </w:r>
    </w:p>
    <w:p w14:paraId="5D787E05" w14:textId="77777777" w:rsidR="00197B3C" w:rsidRPr="00EC76D5" w:rsidRDefault="00197B3C" w:rsidP="00197B3C">
      <w:pPr>
        <w:pStyle w:val="Code"/>
      </w:pPr>
      <w:r w:rsidRPr="00EC76D5">
        <w:t xml:space="preserve">            }</w:t>
      </w:r>
    </w:p>
    <w:p w14:paraId="72876173" w14:textId="77777777" w:rsidR="00197B3C" w:rsidRPr="00EC76D5" w:rsidRDefault="00197B3C" w:rsidP="00197B3C">
      <w:pPr>
        <w:pStyle w:val="Code"/>
      </w:pPr>
      <w:r w:rsidRPr="00EC76D5">
        <w:t xml:space="preserve">          }</w:t>
      </w:r>
    </w:p>
    <w:p w14:paraId="4EB27E99" w14:textId="77777777" w:rsidR="00197B3C" w:rsidRPr="00EC76D5" w:rsidRDefault="00197B3C" w:rsidP="00197B3C">
      <w:pPr>
        <w:pStyle w:val="Code"/>
      </w:pPr>
      <w:r w:rsidRPr="00EC76D5">
        <w:t xml:space="preserve">          break;</w:t>
      </w:r>
    </w:p>
    <w:p w14:paraId="30AF9D4F" w14:textId="77777777" w:rsidR="00197B3C" w:rsidRPr="00EC76D5" w:rsidRDefault="00197B3C" w:rsidP="00197B3C">
      <w:pPr>
        <w:pStyle w:val="Code"/>
      </w:pPr>
      <w:r w:rsidRPr="00EC76D5">
        <w:t xml:space="preserve">      </w:t>
      </w:r>
    </w:p>
    <w:p w14:paraId="5C329E7D" w14:textId="77777777" w:rsidR="00197B3C" w:rsidRPr="00EC76D5" w:rsidRDefault="00197B3C" w:rsidP="00197B3C">
      <w:pPr>
        <w:pStyle w:val="Code"/>
      </w:pPr>
      <w:r w:rsidRPr="00EC76D5">
        <w:t xml:space="preserve">        case BinaryAdd: {</w:t>
      </w:r>
    </w:p>
    <w:p w14:paraId="1CF7037E" w14:textId="77777777" w:rsidR="00197B3C" w:rsidRPr="00EC76D5" w:rsidRDefault="00197B3C" w:rsidP="00197B3C">
      <w:pPr>
        <w:pStyle w:val="Code"/>
      </w:pPr>
      <w:r w:rsidRPr="00EC76D5">
        <w:t xml:space="preserve">            SyntaxTree leftTree = tree.getChildList().get(0),</w:t>
      </w:r>
    </w:p>
    <w:p w14:paraId="4B4DC9B2" w14:textId="77777777" w:rsidR="00197B3C" w:rsidRPr="00EC76D5" w:rsidRDefault="00197B3C" w:rsidP="00197B3C">
      <w:pPr>
        <w:pStyle w:val="Code"/>
      </w:pPr>
      <w:r w:rsidRPr="00EC76D5">
        <w:t xml:space="preserve">                       rightTree = tree.getChildList().get(1);</w:t>
      </w:r>
    </w:p>
    <w:p w14:paraId="023F921A" w14:textId="77777777" w:rsidR="00197B3C" w:rsidRPr="00EC76D5" w:rsidRDefault="00197B3C" w:rsidP="00197B3C">
      <w:pPr>
        <w:pStyle w:val="Code"/>
      </w:pPr>
      <w:r w:rsidRPr="00EC76D5">
        <w:t xml:space="preserve">            </w:t>
      </w:r>
    </w:p>
    <w:p w14:paraId="5BD49A27" w14:textId="77777777" w:rsidR="00197B3C" w:rsidRPr="00EC76D5" w:rsidRDefault="00197B3C" w:rsidP="00197B3C">
      <w:pPr>
        <w:pStyle w:val="Code"/>
      </w:pPr>
      <w:r w:rsidRPr="00EC76D5">
        <w:t xml:space="preserve">            if (leftTree.getType().isPointerOrArray() &amp;&amp;</w:t>
      </w:r>
    </w:p>
    <w:p w14:paraId="062AB88B" w14:textId="77777777" w:rsidR="00197B3C" w:rsidRPr="00EC76D5" w:rsidRDefault="00197B3C" w:rsidP="00197B3C">
      <w:pPr>
        <w:pStyle w:val="Code"/>
      </w:pPr>
      <w:r w:rsidRPr="00EC76D5">
        <w:t xml:space="preserve">                (leftTree.getOperator() == MiddleOperator.Variable) &amp;&amp;</w:t>
      </w:r>
    </w:p>
    <w:p w14:paraId="2FF665F8" w14:textId="77777777" w:rsidR="00197B3C" w:rsidRPr="00EC76D5" w:rsidRDefault="00197B3C" w:rsidP="00197B3C">
      <w:pPr>
        <w:pStyle w:val="Code"/>
      </w:pPr>
      <w:r w:rsidRPr="00EC76D5">
        <w:t xml:space="preserve">                (rightTree.getOperator() == MiddleOperator.Value)) {</w:t>
      </w:r>
    </w:p>
    <w:p w14:paraId="1AB29AC9" w14:textId="77777777" w:rsidR="00197B3C" w:rsidRPr="00EC76D5" w:rsidRDefault="00197B3C" w:rsidP="00197B3C">
      <w:pPr>
        <w:pStyle w:val="Code"/>
      </w:pPr>
      <w:r w:rsidRPr="00EC76D5">
        <w:lastRenderedPageBreak/>
        <w:t xml:space="preserve">              int arraySize =</w:t>
      </w:r>
    </w:p>
    <w:p w14:paraId="50E8D3A1" w14:textId="77777777" w:rsidR="00197B3C" w:rsidRPr="00EC76D5" w:rsidRDefault="00197B3C" w:rsidP="00197B3C">
      <w:pPr>
        <w:pStyle w:val="Code"/>
      </w:pPr>
      <w:r w:rsidRPr="00EC76D5">
        <w:t xml:space="preserve">                    leftTree.getType().getPointerOrArrayType().getSize();</w:t>
      </w:r>
    </w:p>
    <w:p w14:paraId="0F0BB3B0" w14:textId="77777777" w:rsidR="00197B3C" w:rsidRPr="00EC76D5" w:rsidRDefault="00197B3C" w:rsidP="00197B3C">
      <w:pPr>
        <w:pStyle w:val="Code"/>
      </w:pPr>
      <w:r w:rsidRPr="00EC76D5">
        <w:t xml:space="preserve">              int offset =</w:t>
      </w:r>
    </w:p>
    <w:p w14:paraId="4EF92581" w14:textId="77777777" w:rsidR="00197B3C" w:rsidRPr="00EC76D5" w:rsidRDefault="00197B3C" w:rsidP="00197B3C">
      <w:pPr>
        <w:pStyle w:val="Code"/>
      </w:pPr>
      <w:r w:rsidRPr="00EC76D5">
        <w:t xml:space="preserve">                    ((Integer) rightTree.getSymbol().getValue()) * arraySize;</w:t>
      </w:r>
    </w:p>
    <w:p w14:paraId="4720930A" w14:textId="77777777" w:rsidR="00197B3C" w:rsidRPr="00EC76D5" w:rsidRDefault="00197B3C" w:rsidP="00197B3C">
      <w:pPr>
        <w:pStyle w:val="Code"/>
      </w:pPr>
      <w:r w:rsidRPr="00EC76D5">
        <w:t xml:space="preserve">              MiddleOperator operator = leftTree.getType().isPointer() ?</w:t>
      </w:r>
    </w:p>
    <w:p w14:paraId="47B5C3EB" w14:textId="77777777" w:rsidR="00197B3C" w:rsidRPr="00EC76D5" w:rsidRDefault="00197B3C" w:rsidP="00197B3C">
      <w:pPr>
        <w:pStyle w:val="Code"/>
      </w:pPr>
      <w:r w:rsidRPr="00EC76D5">
        <w:t xml:space="preserve">                     MiddleOperator.ValueOffset : MiddleOperator.AddressOffset;</w:t>
      </w:r>
    </w:p>
    <w:p w14:paraId="2329EDAF" w14:textId="77777777" w:rsidR="00197B3C" w:rsidRPr="00EC76D5" w:rsidRDefault="00197B3C" w:rsidP="00197B3C">
      <w:pPr>
        <w:pStyle w:val="Code"/>
      </w:pPr>
      <w:r w:rsidRPr="00EC76D5">
        <w:t xml:space="preserve">              return (new SyntaxTree(operator, tree.getType(),</w:t>
      </w:r>
    </w:p>
    <w:p w14:paraId="1A9007DA" w14:textId="77777777" w:rsidR="00197B3C" w:rsidRPr="00EC76D5" w:rsidRDefault="00197B3C" w:rsidP="00197B3C">
      <w:pPr>
        <w:pStyle w:val="Code"/>
      </w:pPr>
      <w:r w:rsidRPr="00EC76D5">
        <w:t xml:space="preserve">                                     leftTree.getSymbol(), offset));</w:t>
      </w:r>
    </w:p>
    <w:p w14:paraId="2289EF4B" w14:textId="77777777" w:rsidR="00197B3C" w:rsidRPr="00EC76D5" w:rsidRDefault="00197B3C" w:rsidP="00197B3C">
      <w:pPr>
        <w:pStyle w:val="Code"/>
      </w:pPr>
      <w:r w:rsidRPr="00EC76D5">
        <w:t xml:space="preserve">            }</w:t>
      </w:r>
    </w:p>
    <w:p w14:paraId="20ADD376" w14:textId="77777777" w:rsidR="00197B3C" w:rsidRPr="00EC76D5" w:rsidRDefault="00197B3C" w:rsidP="00197B3C">
      <w:pPr>
        <w:pStyle w:val="Code"/>
      </w:pPr>
      <w:r w:rsidRPr="00EC76D5">
        <w:t xml:space="preserve">            else if ((leftTree.getOperator() == MiddleOperator.Value) &amp;&amp;</w:t>
      </w:r>
    </w:p>
    <w:p w14:paraId="479606B8" w14:textId="77777777" w:rsidR="00197B3C" w:rsidRPr="00EC76D5" w:rsidRDefault="00197B3C" w:rsidP="00197B3C">
      <w:pPr>
        <w:pStyle w:val="Code"/>
      </w:pPr>
      <w:r w:rsidRPr="00EC76D5">
        <w:t xml:space="preserve">                     rightTree.getType().isPointerOrArray() &amp;&amp;</w:t>
      </w:r>
    </w:p>
    <w:p w14:paraId="618CAB2A" w14:textId="77777777" w:rsidR="00197B3C" w:rsidRPr="00EC76D5" w:rsidRDefault="00197B3C" w:rsidP="00197B3C">
      <w:pPr>
        <w:pStyle w:val="Code"/>
      </w:pPr>
      <w:r w:rsidRPr="00EC76D5">
        <w:t xml:space="preserve">                     (rightTree.getOperator() == MiddleOperator.Variable)) {</w:t>
      </w:r>
    </w:p>
    <w:p w14:paraId="6C8F60CB" w14:textId="77777777" w:rsidR="00197B3C" w:rsidRPr="00EC76D5" w:rsidRDefault="00197B3C" w:rsidP="00197B3C">
      <w:pPr>
        <w:pStyle w:val="Code"/>
      </w:pPr>
      <w:r w:rsidRPr="00EC76D5">
        <w:t xml:space="preserve">              int arraySize =</w:t>
      </w:r>
    </w:p>
    <w:p w14:paraId="53813339" w14:textId="77777777" w:rsidR="00197B3C" w:rsidRPr="00EC76D5" w:rsidRDefault="00197B3C" w:rsidP="00197B3C">
      <w:pPr>
        <w:pStyle w:val="Code"/>
      </w:pPr>
      <w:r w:rsidRPr="00EC76D5">
        <w:t xml:space="preserve">                    rightTree.getType().getPointerOrArrayType().getSize();</w:t>
      </w:r>
    </w:p>
    <w:p w14:paraId="1E96E5B4" w14:textId="77777777" w:rsidR="00197B3C" w:rsidRPr="00EC76D5" w:rsidRDefault="00197B3C" w:rsidP="00197B3C">
      <w:pPr>
        <w:pStyle w:val="Code"/>
      </w:pPr>
      <w:r w:rsidRPr="00EC76D5">
        <w:t xml:space="preserve">              int offset = ((Integer)</w:t>
      </w:r>
    </w:p>
    <w:p w14:paraId="1DF6F59F" w14:textId="77777777" w:rsidR="00197B3C" w:rsidRPr="00EC76D5" w:rsidRDefault="00197B3C" w:rsidP="00197B3C">
      <w:pPr>
        <w:pStyle w:val="Code"/>
      </w:pPr>
      <w:r w:rsidRPr="00EC76D5">
        <w:t xml:space="preserve">                            leftTree.getSymbol().getValue()) * arraySize;</w:t>
      </w:r>
    </w:p>
    <w:p w14:paraId="26399653" w14:textId="77777777" w:rsidR="00197B3C" w:rsidRPr="00EC76D5" w:rsidRDefault="00197B3C" w:rsidP="00197B3C">
      <w:pPr>
        <w:pStyle w:val="Code"/>
      </w:pPr>
      <w:r w:rsidRPr="00EC76D5">
        <w:t xml:space="preserve">              MiddleOperator operator = rightTree.getType().isPointer() ?</w:t>
      </w:r>
    </w:p>
    <w:p w14:paraId="0A48C586" w14:textId="77777777" w:rsidR="00197B3C" w:rsidRPr="00EC76D5" w:rsidRDefault="00197B3C" w:rsidP="00197B3C">
      <w:pPr>
        <w:pStyle w:val="Code"/>
      </w:pPr>
      <w:r w:rsidRPr="00EC76D5">
        <w:t xml:space="preserve">                    MiddleOperator.ValueOffset : MiddleOperator.AddressOffset;</w:t>
      </w:r>
    </w:p>
    <w:p w14:paraId="24CE5137" w14:textId="77777777" w:rsidR="00197B3C" w:rsidRPr="00EC76D5" w:rsidRDefault="00197B3C" w:rsidP="00197B3C">
      <w:pPr>
        <w:pStyle w:val="Code"/>
      </w:pPr>
      <w:r w:rsidRPr="00EC76D5">
        <w:t xml:space="preserve">              return (new SyntaxTree(operator, tree.getType(),</w:t>
      </w:r>
    </w:p>
    <w:p w14:paraId="1A0E72EA" w14:textId="77777777" w:rsidR="00197B3C" w:rsidRPr="00EC76D5" w:rsidRDefault="00197B3C" w:rsidP="00197B3C">
      <w:pPr>
        <w:pStyle w:val="Code"/>
      </w:pPr>
      <w:r w:rsidRPr="00EC76D5">
        <w:t xml:space="preserve">                                     rightTree.getSymbol(), offset));</w:t>
      </w:r>
    </w:p>
    <w:p w14:paraId="375B3CDF" w14:textId="77777777" w:rsidR="00197B3C" w:rsidRPr="00EC76D5" w:rsidRDefault="00197B3C" w:rsidP="00197B3C">
      <w:pPr>
        <w:pStyle w:val="Code"/>
      </w:pPr>
      <w:r w:rsidRPr="00EC76D5">
        <w:t xml:space="preserve">            }</w:t>
      </w:r>
    </w:p>
    <w:p w14:paraId="423B03E3" w14:textId="77777777" w:rsidR="00197B3C" w:rsidRPr="00EC76D5" w:rsidRDefault="00197B3C" w:rsidP="00197B3C">
      <w:pPr>
        <w:pStyle w:val="Code"/>
      </w:pPr>
      <w:r w:rsidRPr="00EC76D5">
        <w:t xml:space="preserve">          }</w:t>
      </w:r>
    </w:p>
    <w:p w14:paraId="6D11033D" w14:textId="77777777" w:rsidR="00197B3C" w:rsidRPr="00EC76D5" w:rsidRDefault="00197B3C" w:rsidP="00197B3C">
      <w:pPr>
        <w:pStyle w:val="Code"/>
      </w:pPr>
      <w:r w:rsidRPr="00EC76D5">
        <w:t xml:space="preserve">          break;</w:t>
      </w:r>
    </w:p>
    <w:p w14:paraId="40B62AF4" w14:textId="77777777" w:rsidR="00197B3C" w:rsidRPr="00EC76D5" w:rsidRDefault="00197B3C" w:rsidP="00197B3C">
      <w:pPr>
        <w:pStyle w:val="Code"/>
      </w:pPr>
      <w:r w:rsidRPr="00EC76D5">
        <w:t xml:space="preserve">          </w:t>
      </w:r>
    </w:p>
    <w:p w14:paraId="279AACC8" w14:textId="77777777" w:rsidR="00197B3C" w:rsidRPr="00EC76D5" w:rsidRDefault="00197B3C" w:rsidP="00197B3C">
      <w:pPr>
        <w:pStyle w:val="Code"/>
      </w:pPr>
      <w:r w:rsidRPr="00EC76D5">
        <w:t xml:space="preserve">        case BinarySubtract: {</w:t>
      </w:r>
    </w:p>
    <w:p w14:paraId="73E33BD6" w14:textId="77777777" w:rsidR="00197B3C" w:rsidRPr="00EC76D5" w:rsidRDefault="00197B3C" w:rsidP="00197B3C">
      <w:pPr>
        <w:pStyle w:val="Code"/>
      </w:pPr>
      <w:r w:rsidRPr="00EC76D5">
        <w:t xml:space="preserve">            SyntaxTree leftTree = tree.getChildList().get(0),</w:t>
      </w:r>
    </w:p>
    <w:p w14:paraId="6F7B7002" w14:textId="77777777" w:rsidR="00197B3C" w:rsidRPr="00EC76D5" w:rsidRDefault="00197B3C" w:rsidP="00197B3C">
      <w:pPr>
        <w:pStyle w:val="Code"/>
      </w:pPr>
      <w:r w:rsidRPr="00EC76D5">
        <w:t xml:space="preserve">                       rightTree = tree.getChildList().get(1);</w:t>
      </w:r>
    </w:p>
    <w:p w14:paraId="6D84F2E3" w14:textId="77777777" w:rsidR="00197B3C" w:rsidRPr="00EC76D5" w:rsidRDefault="00197B3C" w:rsidP="00197B3C">
      <w:pPr>
        <w:pStyle w:val="Code"/>
      </w:pPr>
      <w:r w:rsidRPr="00EC76D5">
        <w:t xml:space="preserve">            </w:t>
      </w:r>
    </w:p>
    <w:p w14:paraId="2066D98A" w14:textId="77777777" w:rsidR="00197B3C" w:rsidRPr="00EC76D5" w:rsidRDefault="00197B3C" w:rsidP="00197B3C">
      <w:pPr>
        <w:pStyle w:val="Code"/>
      </w:pPr>
      <w:r w:rsidRPr="00EC76D5">
        <w:t xml:space="preserve">            if (leftTree.getType().isPointerOrArray() &amp;&amp;</w:t>
      </w:r>
    </w:p>
    <w:p w14:paraId="24B44C57" w14:textId="77777777" w:rsidR="00197B3C" w:rsidRPr="00EC76D5" w:rsidRDefault="00197B3C" w:rsidP="00197B3C">
      <w:pPr>
        <w:pStyle w:val="Code"/>
      </w:pPr>
      <w:r w:rsidRPr="00EC76D5">
        <w:t xml:space="preserve">                (leftTree.getOperator() == MiddleOperator.Variable) &amp;&amp;</w:t>
      </w:r>
    </w:p>
    <w:p w14:paraId="33E16AD7" w14:textId="77777777" w:rsidR="00197B3C" w:rsidRPr="00EC76D5" w:rsidRDefault="00197B3C" w:rsidP="00197B3C">
      <w:pPr>
        <w:pStyle w:val="Code"/>
      </w:pPr>
      <w:r w:rsidRPr="00EC76D5">
        <w:t xml:space="preserve">                (rightTree.getOperator() == MiddleOperator.Value)) {</w:t>
      </w:r>
    </w:p>
    <w:p w14:paraId="69CC8DA6" w14:textId="77777777" w:rsidR="00197B3C" w:rsidRPr="00EC76D5" w:rsidRDefault="00197B3C" w:rsidP="00197B3C">
      <w:pPr>
        <w:pStyle w:val="Code"/>
      </w:pPr>
      <w:r w:rsidRPr="00EC76D5">
        <w:t xml:space="preserve">              int arraySize = leftTree.getType().getPointerOrArrayType().getSize();</w:t>
      </w:r>
    </w:p>
    <w:p w14:paraId="67630772" w14:textId="77777777" w:rsidR="00197B3C" w:rsidRPr="00EC76D5" w:rsidRDefault="00197B3C" w:rsidP="00197B3C">
      <w:pPr>
        <w:pStyle w:val="Code"/>
      </w:pPr>
      <w:r w:rsidRPr="00EC76D5">
        <w:t xml:space="preserve">              int offset = ((Integer) rightTree.getSymbol().getValue()) * arraySize;</w:t>
      </w:r>
    </w:p>
    <w:p w14:paraId="5D21A111" w14:textId="77777777" w:rsidR="00197B3C" w:rsidRPr="00EC76D5" w:rsidRDefault="00197B3C" w:rsidP="00197B3C">
      <w:pPr>
        <w:pStyle w:val="Code"/>
      </w:pPr>
      <w:r w:rsidRPr="00EC76D5">
        <w:t xml:space="preserve">              MiddleOperator operator = leftTree.getType().isPointer() ?</w:t>
      </w:r>
    </w:p>
    <w:p w14:paraId="6E2CDE4B" w14:textId="77777777" w:rsidR="00197B3C" w:rsidRPr="00EC76D5" w:rsidRDefault="00197B3C" w:rsidP="00197B3C">
      <w:pPr>
        <w:pStyle w:val="Code"/>
      </w:pPr>
      <w:r w:rsidRPr="00EC76D5">
        <w:t xml:space="preserve">                    MiddleOperator.ValueOffset : MiddleOperator.AddressOffset;</w:t>
      </w:r>
    </w:p>
    <w:p w14:paraId="4A58CA46" w14:textId="77777777" w:rsidR="00197B3C" w:rsidRPr="00EC76D5" w:rsidRDefault="00197B3C" w:rsidP="00197B3C">
      <w:pPr>
        <w:pStyle w:val="Code"/>
      </w:pPr>
      <w:r w:rsidRPr="00EC76D5">
        <w:t xml:space="preserve">              return (new SyntaxTree(operator, tree.getType(),</w:t>
      </w:r>
    </w:p>
    <w:p w14:paraId="4B54AFFA" w14:textId="77777777" w:rsidR="00197B3C" w:rsidRPr="00EC76D5" w:rsidRDefault="00197B3C" w:rsidP="00197B3C">
      <w:pPr>
        <w:pStyle w:val="Code"/>
      </w:pPr>
      <w:r w:rsidRPr="00EC76D5">
        <w:t xml:space="preserve">                                     leftTree.getSymbol(), -offset));</w:t>
      </w:r>
    </w:p>
    <w:p w14:paraId="0AEFEDC7" w14:textId="77777777" w:rsidR="00197B3C" w:rsidRPr="00EC76D5" w:rsidRDefault="00197B3C" w:rsidP="00197B3C">
      <w:pPr>
        <w:pStyle w:val="Code"/>
      </w:pPr>
      <w:r w:rsidRPr="00EC76D5">
        <w:t xml:space="preserve">            }</w:t>
      </w:r>
    </w:p>
    <w:p w14:paraId="3181AA9C" w14:textId="77777777" w:rsidR="00197B3C" w:rsidRPr="00EC76D5" w:rsidRDefault="00197B3C" w:rsidP="00197B3C">
      <w:pPr>
        <w:pStyle w:val="Code"/>
      </w:pPr>
      <w:r w:rsidRPr="00EC76D5">
        <w:t xml:space="preserve">          }</w:t>
      </w:r>
    </w:p>
    <w:p w14:paraId="567AE8CE" w14:textId="77777777" w:rsidR="00197B3C" w:rsidRPr="00EC76D5" w:rsidRDefault="00197B3C" w:rsidP="00197B3C">
      <w:pPr>
        <w:pStyle w:val="Code"/>
      </w:pPr>
      <w:r w:rsidRPr="00EC76D5">
        <w:t xml:space="preserve">          break;</w:t>
      </w:r>
    </w:p>
    <w:p w14:paraId="44420146" w14:textId="77777777" w:rsidR="00197B3C" w:rsidRPr="00EC76D5" w:rsidRDefault="00197B3C" w:rsidP="00197B3C">
      <w:pPr>
        <w:pStyle w:val="Code"/>
      </w:pPr>
      <w:r w:rsidRPr="00EC76D5">
        <w:t xml:space="preserve">      }</w:t>
      </w:r>
    </w:p>
    <w:p w14:paraId="3337BD7C" w14:textId="77777777" w:rsidR="00197B3C" w:rsidRPr="00EC76D5" w:rsidRDefault="00197B3C" w:rsidP="00197B3C">
      <w:pPr>
        <w:pStyle w:val="Code"/>
      </w:pPr>
      <w:r w:rsidRPr="00EC76D5">
        <w:t xml:space="preserve">        </w:t>
      </w:r>
    </w:p>
    <w:p w14:paraId="7C6D1CD4" w14:textId="77777777" w:rsidR="00197B3C" w:rsidRPr="00EC76D5" w:rsidRDefault="00197B3C" w:rsidP="00197B3C">
      <w:pPr>
        <w:pStyle w:val="Code"/>
      </w:pPr>
      <w:r w:rsidRPr="00EC76D5">
        <w:t xml:space="preserve">      return tree;</w:t>
      </w:r>
    </w:p>
    <w:p w14:paraId="00F7E89B" w14:textId="77777777" w:rsidR="00197B3C" w:rsidRPr="00EC76D5" w:rsidRDefault="00197B3C" w:rsidP="00197B3C">
      <w:pPr>
        <w:pStyle w:val="Code"/>
      </w:pPr>
      <w:r w:rsidRPr="00EC76D5">
        <w:t xml:space="preserve">    }</w:t>
      </w:r>
    </w:p>
    <w:p w14:paraId="41A331E3" w14:textId="77777777" w:rsidR="00197B3C" w:rsidRPr="00EC76D5" w:rsidRDefault="00197B3C" w:rsidP="00197B3C">
      <w:pPr>
        <w:pStyle w:val="Code"/>
      </w:pPr>
      <w:r w:rsidRPr="00EC76D5">
        <w:t xml:space="preserve">    else {</w:t>
      </w:r>
    </w:p>
    <w:p w14:paraId="2CBDB86B" w14:textId="4F8926A2" w:rsidR="00197B3C" w:rsidRPr="00EC76D5" w:rsidRDefault="00197B3C" w:rsidP="00197B3C">
      <w:pPr>
        <w:pStyle w:val="Code"/>
      </w:pPr>
      <w:r w:rsidRPr="00EC76D5">
        <w:t xml:space="preserve">      List list = (List) </w:t>
      </w:r>
      <w:r w:rsidR="002F35C1">
        <w:t>initializer</w:t>
      </w:r>
      <w:r w:rsidRPr="00EC76D5">
        <w:t>;</w:t>
      </w:r>
    </w:p>
    <w:p w14:paraId="0558B5D8" w14:textId="77777777" w:rsidR="00197B3C" w:rsidRPr="00EC76D5" w:rsidRDefault="00197B3C" w:rsidP="00197B3C">
      <w:pPr>
        <w:pStyle w:val="Code"/>
      </w:pPr>
      <w:r w:rsidRPr="00EC76D5">
        <w:t xml:space="preserve">      </w:t>
      </w:r>
    </w:p>
    <w:p w14:paraId="3744D232" w14:textId="77777777" w:rsidR="00197B3C" w:rsidRPr="00EC76D5" w:rsidRDefault="00197B3C" w:rsidP="00197B3C">
      <w:pPr>
        <w:pStyle w:val="Code"/>
      </w:pPr>
      <w:r w:rsidRPr="00EC76D5">
        <w:t xml:space="preserve">      for (int index = 0; index &lt; list.size(); ++index) {</w:t>
      </w:r>
    </w:p>
    <w:p w14:paraId="6640A0E1" w14:textId="77777777" w:rsidR="00197B3C" w:rsidRPr="00EC76D5" w:rsidRDefault="00197B3C" w:rsidP="00197B3C">
      <w:pPr>
        <w:pStyle w:val="Code"/>
      </w:pPr>
      <w:r w:rsidRPr="00EC76D5">
        <w:t xml:space="preserve">        list.set(index, generateAddressExpression(list.get(index)));</w:t>
      </w:r>
    </w:p>
    <w:p w14:paraId="5868B3F9" w14:textId="77777777" w:rsidR="00197B3C" w:rsidRPr="00EC76D5" w:rsidRDefault="00197B3C" w:rsidP="00197B3C">
      <w:pPr>
        <w:pStyle w:val="Code"/>
      </w:pPr>
      <w:r w:rsidRPr="00EC76D5">
        <w:t xml:space="preserve">      }</w:t>
      </w:r>
    </w:p>
    <w:p w14:paraId="43CD484D" w14:textId="77777777" w:rsidR="00197B3C" w:rsidRPr="00EC76D5" w:rsidRDefault="00197B3C" w:rsidP="00197B3C">
      <w:pPr>
        <w:pStyle w:val="Code"/>
      </w:pPr>
      <w:r w:rsidRPr="00EC76D5">
        <w:t xml:space="preserve">      </w:t>
      </w:r>
    </w:p>
    <w:p w14:paraId="355B7A94" w14:textId="77777777" w:rsidR="00197B3C" w:rsidRPr="00EC76D5" w:rsidRDefault="00197B3C" w:rsidP="00197B3C">
      <w:pPr>
        <w:pStyle w:val="Code"/>
      </w:pPr>
      <w:r w:rsidRPr="00EC76D5">
        <w:t xml:space="preserve">      return list;</w:t>
      </w:r>
    </w:p>
    <w:p w14:paraId="117A59FC" w14:textId="77777777" w:rsidR="00197B3C" w:rsidRPr="00EC76D5" w:rsidRDefault="00197B3C" w:rsidP="00197B3C">
      <w:pPr>
        <w:pStyle w:val="Code"/>
      </w:pPr>
      <w:r w:rsidRPr="00EC76D5">
        <w:t xml:space="preserve">    }</w:t>
      </w:r>
    </w:p>
    <w:p w14:paraId="1DDAC056" w14:textId="77777777" w:rsidR="00197B3C" w:rsidRPr="00EC76D5" w:rsidRDefault="00197B3C" w:rsidP="00197B3C">
      <w:pPr>
        <w:pStyle w:val="Code"/>
      </w:pPr>
      <w:r w:rsidRPr="00EC76D5">
        <w:t xml:space="preserve">  }</w:t>
      </w:r>
    </w:p>
    <w:p w14:paraId="6C116806" w14:textId="77777777" w:rsidR="00197B3C" w:rsidRPr="00EC76D5" w:rsidRDefault="00197B3C" w:rsidP="00197B3C">
      <w:pPr>
        <w:pStyle w:val="Code"/>
      </w:pPr>
      <w:r w:rsidRPr="00EC76D5">
        <w:lastRenderedPageBreak/>
        <w:t xml:space="preserve">  </w:t>
      </w:r>
    </w:p>
    <w:p w14:paraId="72D0A4A3" w14:textId="77777777" w:rsidR="00197B3C" w:rsidRPr="00EC76D5" w:rsidRDefault="00197B3C" w:rsidP="00197B3C">
      <w:pPr>
        <w:pStyle w:val="Code"/>
      </w:pPr>
      <w:r w:rsidRPr="00EC76D5">
        <w:t xml:space="preserve">  public static void generateByteTextList(Type type, Object value,</w:t>
      </w:r>
    </w:p>
    <w:p w14:paraId="49490829" w14:textId="77777777" w:rsidR="00197B3C" w:rsidRPr="00EC76D5" w:rsidRDefault="00197B3C" w:rsidP="00197B3C">
      <w:pPr>
        <w:pStyle w:val="Code"/>
      </w:pPr>
      <w:r w:rsidRPr="00EC76D5">
        <w:t xml:space="preserve">                             List&lt;Byte&gt; byteList,Map&lt;Integer,String&gt; accessMap,</w:t>
      </w:r>
    </w:p>
    <w:p w14:paraId="11CAEBFB" w14:textId="77777777" w:rsidR="00197B3C" w:rsidRPr="00EC76D5" w:rsidRDefault="00197B3C" w:rsidP="00197B3C">
      <w:pPr>
        <w:pStyle w:val="Code"/>
      </w:pPr>
      <w:r w:rsidRPr="00EC76D5">
        <w:t xml:space="preserve">                             List&lt;String&gt; textList) {</w:t>
      </w:r>
    </w:p>
    <w:p w14:paraId="30CBC2EB" w14:textId="77777777" w:rsidR="00197B3C" w:rsidRPr="00EC76D5" w:rsidRDefault="00197B3C" w:rsidP="00197B3C">
      <w:pPr>
        <w:pStyle w:val="Code"/>
      </w:pPr>
      <w:r w:rsidRPr="00EC76D5">
        <w:t xml:space="preserve">    if (value instanceof String) {</w:t>
      </w:r>
    </w:p>
    <w:p w14:paraId="140176D5" w14:textId="77777777" w:rsidR="00197B3C" w:rsidRPr="00EC76D5" w:rsidRDefault="00197B3C" w:rsidP="00197B3C">
      <w:pPr>
        <w:pStyle w:val="Code"/>
      </w:pPr>
      <w:r w:rsidRPr="00EC76D5">
        <w:t xml:space="preserve">      String text = (String) value;</w:t>
      </w:r>
    </w:p>
    <w:p w14:paraId="17388B78" w14:textId="77777777" w:rsidR="00197B3C" w:rsidRPr="00EC76D5" w:rsidRDefault="00197B3C" w:rsidP="00197B3C">
      <w:pPr>
        <w:pStyle w:val="Code"/>
      </w:pPr>
      <w:r w:rsidRPr="00EC76D5">
        <w:t xml:space="preserve">      StringBuilder buffer = new StringBuilder();</w:t>
      </w:r>
    </w:p>
    <w:p w14:paraId="6F4B3602" w14:textId="77777777" w:rsidR="00197B3C" w:rsidRPr="00EC76D5" w:rsidRDefault="00197B3C" w:rsidP="00197B3C">
      <w:pPr>
        <w:pStyle w:val="Code"/>
      </w:pPr>
    </w:p>
    <w:p w14:paraId="3363EC81" w14:textId="77777777" w:rsidR="00197B3C" w:rsidRPr="00EC76D5" w:rsidRDefault="00197B3C" w:rsidP="00197B3C">
      <w:pPr>
        <w:pStyle w:val="Code"/>
      </w:pPr>
      <w:r w:rsidRPr="00EC76D5">
        <w:t xml:space="preserve">      boolean isText = false;</w:t>
      </w:r>
    </w:p>
    <w:p w14:paraId="1B74DB6B" w14:textId="77777777" w:rsidR="00197B3C" w:rsidRPr="00EC76D5" w:rsidRDefault="00197B3C" w:rsidP="00197B3C">
      <w:pPr>
        <w:pStyle w:val="Code"/>
      </w:pPr>
      <w:r w:rsidRPr="00EC76D5">
        <w:t xml:space="preserve">      for (int index = 0; index &lt; text.length(); ++index) {</w:t>
      </w:r>
    </w:p>
    <w:p w14:paraId="6D126771" w14:textId="77777777" w:rsidR="00197B3C" w:rsidRPr="00EC76D5" w:rsidRDefault="00197B3C" w:rsidP="00197B3C">
      <w:pPr>
        <w:pStyle w:val="Code"/>
      </w:pPr>
      <w:r w:rsidRPr="00EC76D5">
        <w:t xml:space="preserve">        char c = text.charAt(index);</w:t>
      </w:r>
    </w:p>
    <w:p w14:paraId="76175681" w14:textId="77777777" w:rsidR="00197B3C" w:rsidRPr="00EC76D5" w:rsidRDefault="00197B3C" w:rsidP="00197B3C">
      <w:pPr>
        <w:pStyle w:val="Code"/>
      </w:pPr>
      <w:r w:rsidRPr="00EC76D5">
        <w:t xml:space="preserve">        int asciiValue = (int) c;</w:t>
      </w:r>
    </w:p>
    <w:p w14:paraId="785E87D3" w14:textId="77777777" w:rsidR="00197B3C" w:rsidRPr="00EC76D5" w:rsidRDefault="00197B3C" w:rsidP="00197B3C">
      <w:pPr>
        <w:pStyle w:val="Code"/>
      </w:pPr>
      <w:r w:rsidRPr="00EC76D5">
        <w:t xml:space="preserve">        byteList.add((byte) asciiValue);</w:t>
      </w:r>
    </w:p>
    <w:p w14:paraId="5D8D9852" w14:textId="77777777" w:rsidR="00197B3C" w:rsidRPr="00EC76D5" w:rsidRDefault="00197B3C" w:rsidP="00197B3C">
      <w:pPr>
        <w:pStyle w:val="Code"/>
      </w:pPr>
    </w:p>
    <w:p w14:paraId="1C196692" w14:textId="77777777" w:rsidR="00197B3C" w:rsidRPr="00EC76D5" w:rsidRDefault="00197B3C" w:rsidP="00197B3C">
      <w:pPr>
        <w:pStyle w:val="Code"/>
      </w:pPr>
      <w:r w:rsidRPr="00EC76D5">
        <w:t xml:space="preserve">        if ((c != '\"') &amp;&amp; (c != '\'') &amp;&amp;</w:t>
      </w:r>
    </w:p>
    <w:p w14:paraId="1580AE48" w14:textId="77777777" w:rsidR="00197B3C" w:rsidRPr="00EC76D5" w:rsidRDefault="00197B3C" w:rsidP="00197B3C">
      <w:pPr>
        <w:pStyle w:val="Code"/>
      </w:pPr>
      <w:r w:rsidRPr="00EC76D5">
        <w:t xml:space="preserve">            (asciiValue &gt;= 32) &amp;&amp; (asciiValue &lt;= 126)) {</w:t>
      </w:r>
    </w:p>
    <w:p w14:paraId="04AABF53" w14:textId="77777777" w:rsidR="00197B3C" w:rsidRPr="00EC76D5" w:rsidRDefault="00197B3C" w:rsidP="00197B3C">
      <w:pPr>
        <w:pStyle w:val="Code"/>
      </w:pPr>
      <w:r w:rsidRPr="00EC76D5">
        <w:t xml:space="preserve">          buffer.append((!isText ? ((((index == 0) ? "" : ", ")) + "\"") : "")+</w:t>
      </w:r>
    </w:p>
    <w:p w14:paraId="257A8B5A" w14:textId="77777777" w:rsidR="00197B3C" w:rsidRPr="00EC76D5" w:rsidRDefault="00197B3C" w:rsidP="00197B3C">
      <w:pPr>
        <w:pStyle w:val="Code"/>
      </w:pPr>
      <w:r w:rsidRPr="00EC76D5">
        <w:t xml:space="preserve">                         ((char) asciiValue));</w:t>
      </w:r>
    </w:p>
    <w:p w14:paraId="6940B803" w14:textId="77777777" w:rsidR="00197B3C" w:rsidRPr="00EC76D5" w:rsidRDefault="00197B3C" w:rsidP="00197B3C">
      <w:pPr>
        <w:pStyle w:val="Code"/>
      </w:pPr>
      <w:r w:rsidRPr="00EC76D5">
        <w:t xml:space="preserve">          isText = true;</w:t>
      </w:r>
    </w:p>
    <w:p w14:paraId="72E02D65" w14:textId="77777777" w:rsidR="00197B3C" w:rsidRPr="00EC76D5" w:rsidRDefault="00197B3C" w:rsidP="00197B3C">
      <w:pPr>
        <w:pStyle w:val="Code"/>
      </w:pPr>
      <w:r w:rsidRPr="00EC76D5">
        <w:t xml:space="preserve">        }</w:t>
      </w:r>
    </w:p>
    <w:p w14:paraId="1D3A6185" w14:textId="77777777" w:rsidR="00197B3C" w:rsidRPr="00EC76D5" w:rsidRDefault="00197B3C" w:rsidP="00197B3C">
      <w:pPr>
        <w:pStyle w:val="Code"/>
      </w:pPr>
      <w:r w:rsidRPr="00EC76D5">
        <w:t xml:space="preserve">        else {</w:t>
      </w:r>
    </w:p>
    <w:p w14:paraId="63BBFF76" w14:textId="77777777" w:rsidR="00197B3C" w:rsidRPr="00EC76D5" w:rsidRDefault="00197B3C" w:rsidP="00197B3C">
      <w:pPr>
        <w:pStyle w:val="Code"/>
      </w:pPr>
      <w:r w:rsidRPr="00EC76D5">
        <w:t xml:space="preserve">          buffer.append((isText ? "\"" : "") + ((index == 0) ? "" : ", ") +</w:t>
      </w:r>
    </w:p>
    <w:p w14:paraId="3E442B08" w14:textId="77777777" w:rsidR="00197B3C" w:rsidRPr="00EC76D5" w:rsidRDefault="00197B3C" w:rsidP="00197B3C">
      <w:pPr>
        <w:pStyle w:val="Code"/>
      </w:pPr>
      <w:r w:rsidRPr="00EC76D5">
        <w:t xml:space="preserve">                         asciiValue);</w:t>
      </w:r>
    </w:p>
    <w:p w14:paraId="5833B197" w14:textId="77777777" w:rsidR="00197B3C" w:rsidRPr="00EC76D5" w:rsidRDefault="00197B3C" w:rsidP="00197B3C">
      <w:pPr>
        <w:pStyle w:val="Code"/>
      </w:pPr>
      <w:r w:rsidRPr="00EC76D5">
        <w:t xml:space="preserve">          isText = false;</w:t>
      </w:r>
    </w:p>
    <w:p w14:paraId="5230C5F8" w14:textId="77777777" w:rsidR="00197B3C" w:rsidRPr="00EC76D5" w:rsidRDefault="00197B3C" w:rsidP="00197B3C">
      <w:pPr>
        <w:pStyle w:val="Code"/>
      </w:pPr>
      <w:r w:rsidRPr="00EC76D5">
        <w:t xml:space="preserve">        }</w:t>
      </w:r>
    </w:p>
    <w:p w14:paraId="3427AC50" w14:textId="77777777" w:rsidR="00197B3C" w:rsidRPr="00EC76D5" w:rsidRDefault="00197B3C" w:rsidP="00197B3C">
      <w:pPr>
        <w:pStyle w:val="Code"/>
      </w:pPr>
      <w:r w:rsidRPr="00EC76D5">
        <w:t xml:space="preserve">      }</w:t>
      </w:r>
    </w:p>
    <w:p w14:paraId="710A3E25" w14:textId="77777777" w:rsidR="00197B3C" w:rsidRPr="00EC76D5" w:rsidRDefault="00197B3C" w:rsidP="00197B3C">
      <w:pPr>
        <w:pStyle w:val="Code"/>
      </w:pPr>
    </w:p>
    <w:p w14:paraId="30FEFD6A" w14:textId="77777777" w:rsidR="00197B3C" w:rsidRPr="00EC76D5" w:rsidRDefault="00197B3C" w:rsidP="00197B3C">
      <w:pPr>
        <w:pStyle w:val="Code"/>
      </w:pPr>
      <w:r w:rsidRPr="00EC76D5">
        <w:t xml:space="preserve">      byteList.add((byte) 0);</w:t>
      </w:r>
    </w:p>
    <w:p w14:paraId="414C9B9B" w14:textId="77777777" w:rsidR="00197B3C" w:rsidRPr="00EC76D5" w:rsidRDefault="00197B3C" w:rsidP="00197B3C">
      <w:pPr>
        <w:pStyle w:val="Code"/>
      </w:pPr>
      <w:r w:rsidRPr="00EC76D5">
        <w:t xml:space="preserve">      buffer.append((isText ? "\"" : "") + (!text.isEmpty() ? ", 0" : "0"));</w:t>
      </w:r>
    </w:p>
    <w:p w14:paraId="32FA69D1" w14:textId="77777777" w:rsidR="00197B3C" w:rsidRPr="00EC76D5" w:rsidRDefault="00197B3C" w:rsidP="00197B3C">
      <w:pPr>
        <w:pStyle w:val="Code"/>
      </w:pPr>
      <w:r w:rsidRPr="00EC76D5">
        <w:t xml:space="preserve">      textList.add("\tdb " + buffer.toString() + "\t; " + (text.length() + 1));</w:t>
      </w:r>
    </w:p>
    <w:p w14:paraId="4BBA4EF7" w14:textId="77777777" w:rsidR="00197B3C" w:rsidRPr="00EC76D5" w:rsidRDefault="00197B3C" w:rsidP="00197B3C">
      <w:pPr>
        <w:pStyle w:val="Code"/>
      </w:pPr>
      <w:r w:rsidRPr="00EC76D5">
        <w:t xml:space="preserve">    }</w:t>
      </w:r>
    </w:p>
    <w:p w14:paraId="457443FB" w14:textId="77777777" w:rsidR="00197B3C" w:rsidRPr="00EC76D5" w:rsidRDefault="00197B3C" w:rsidP="00197B3C">
      <w:pPr>
        <w:pStyle w:val="Code"/>
      </w:pPr>
      <w:r w:rsidRPr="00EC76D5">
        <w:t xml:space="preserve">    else {</w:t>
      </w:r>
    </w:p>
    <w:p w14:paraId="1860BD64" w14:textId="77777777" w:rsidR="00197B3C" w:rsidRPr="00EC76D5" w:rsidRDefault="00197B3C" w:rsidP="00197B3C">
      <w:pPr>
        <w:pStyle w:val="Code"/>
      </w:pPr>
      <w:r w:rsidRPr="00EC76D5">
        <w:t xml:space="preserve">      switch (type.getSort()) {</w:t>
      </w:r>
    </w:p>
    <w:p w14:paraId="524E6A90" w14:textId="77777777" w:rsidR="00197B3C" w:rsidRPr="00EC76D5" w:rsidRDefault="00197B3C" w:rsidP="00197B3C">
      <w:pPr>
        <w:pStyle w:val="Code"/>
      </w:pPr>
      <w:r w:rsidRPr="00EC76D5">
        <w:t xml:space="preserve">        case Signed_Short_Int:</w:t>
      </w:r>
    </w:p>
    <w:p w14:paraId="255AE9DC" w14:textId="77777777" w:rsidR="00197B3C" w:rsidRPr="00EC76D5" w:rsidRDefault="00197B3C" w:rsidP="00197B3C">
      <w:pPr>
        <w:pStyle w:val="Code"/>
      </w:pPr>
      <w:r w:rsidRPr="00EC76D5">
        <w:t xml:space="preserve">        case Unsigned_Short_Int: {</w:t>
      </w:r>
    </w:p>
    <w:p w14:paraId="2BCA64B4" w14:textId="77777777" w:rsidR="00197B3C" w:rsidRPr="00EC76D5" w:rsidRDefault="00197B3C" w:rsidP="00197B3C">
      <w:pPr>
        <w:pStyle w:val="Code"/>
      </w:pPr>
      <w:r w:rsidRPr="00EC76D5">
        <w:t xml:space="preserve">            byte byteValue = ((BigInteger) value).byteValue();</w:t>
      </w:r>
    </w:p>
    <w:p w14:paraId="0E8627AF" w14:textId="77777777" w:rsidR="00197B3C" w:rsidRPr="00EC76D5" w:rsidRDefault="00197B3C" w:rsidP="00197B3C">
      <w:pPr>
        <w:pStyle w:val="Code"/>
      </w:pPr>
      <w:r w:rsidRPr="00EC76D5">
        <w:t xml:space="preserve">            byteList.add(byteValue);</w:t>
      </w:r>
    </w:p>
    <w:p w14:paraId="4BAD1354" w14:textId="77777777" w:rsidR="00197B3C" w:rsidRPr="00EC76D5" w:rsidRDefault="00197B3C" w:rsidP="00197B3C">
      <w:pPr>
        <w:pStyle w:val="Code"/>
      </w:pPr>
      <w:r w:rsidRPr="00EC76D5">
        <w:t xml:space="preserve">            textList.add("\tdb " + byteValue + "\t; " + type.getSize());</w:t>
      </w:r>
    </w:p>
    <w:p w14:paraId="49CB648B" w14:textId="77777777" w:rsidR="00197B3C" w:rsidRPr="00EC76D5" w:rsidRDefault="00197B3C" w:rsidP="00197B3C">
      <w:pPr>
        <w:pStyle w:val="Code"/>
      </w:pPr>
      <w:r w:rsidRPr="00EC76D5">
        <w:t xml:space="preserve">          }</w:t>
      </w:r>
    </w:p>
    <w:p w14:paraId="1ADCF8F9" w14:textId="77777777" w:rsidR="00197B3C" w:rsidRPr="00EC76D5" w:rsidRDefault="00197B3C" w:rsidP="00197B3C">
      <w:pPr>
        <w:pStyle w:val="Code"/>
      </w:pPr>
      <w:r w:rsidRPr="00EC76D5">
        <w:t xml:space="preserve">          break;</w:t>
      </w:r>
    </w:p>
    <w:p w14:paraId="2A481F15" w14:textId="77777777" w:rsidR="00197B3C" w:rsidRPr="00EC76D5" w:rsidRDefault="00197B3C" w:rsidP="00197B3C">
      <w:pPr>
        <w:pStyle w:val="Code"/>
      </w:pPr>
    </w:p>
    <w:p w14:paraId="2BDD2C11" w14:textId="77777777" w:rsidR="00197B3C" w:rsidRPr="00EC76D5" w:rsidRDefault="00197B3C" w:rsidP="00197B3C">
      <w:pPr>
        <w:pStyle w:val="Code"/>
      </w:pPr>
      <w:r w:rsidRPr="00EC76D5">
        <w:t xml:space="preserve">        case Signed_Char:</w:t>
      </w:r>
    </w:p>
    <w:p w14:paraId="5EF04DEF" w14:textId="77777777" w:rsidR="00197B3C" w:rsidRPr="00EC76D5" w:rsidRDefault="00197B3C" w:rsidP="00197B3C">
      <w:pPr>
        <w:pStyle w:val="Code"/>
      </w:pPr>
      <w:r w:rsidRPr="00EC76D5">
        <w:t xml:space="preserve">        case Unsigned_Char: {</w:t>
      </w:r>
    </w:p>
    <w:p w14:paraId="43EAA7C9" w14:textId="77777777" w:rsidR="00197B3C" w:rsidRPr="00EC76D5" w:rsidRDefault="00197B3C" w:rsidP="00197B3C">
      <w:pPr>
        <w:pStyle w:val="Code"/>
      </w:pPr>
      <w:r w:rsidRPr="00EC76D5">
        <w:t xml:space="preserve">            int asciiValue = (int) ((BigInteger) value).byteValue();</w:t>
      </w:r>
    </w:p>
    <w:p w14:paraId="1C339B52" w14:textId="77777777" w:rsidR="00197B3C" w:rsidRPr="00EC76D5" w:rsidRDefault="00197B3C" w:rsidP="00197B3C">
      <w:pPr>
        <w:pStyle w:val="Code"/>
      </w:pPr>
      <w:r w:rsidRPr="00EC76D5">
        <w:t xml:space="preserve">            byteList.add((byte) asciiValue);</w:t>
      </w:r>
    </w:p>
    <w:p w14:paraId="02DA4F57" w14:textId="77777777" w:rsidR="00197B3C" w:rsidRPr="00EC76D5" w:rsidRDefault="00197B3C" w:rsidP="00197B3C">
      <w:pPr>
        <w:pStyle w:val="Code"/>
      </w:pPr>
      <w:r w:rsidRPr="00EC76D5">
        <w:t xml:space="preserve">            </w:t>
      </w:r>
    </w:p>
    <w:p w14:paraId="0C227913" w14:textId="77777777" w:rsidR="00197B3C" w:rsidRPr="00EC76D5" w:rsidRDefault="00197B3C" w:rsidP="00197B3C">
      <w:pPr>
        <w:pStyle w:val="Code"/>
      </w:pPr>
      <w:r w:rsidRPr="00EC76D5">
        <w:t xml:space="preserve">            if ((asciiValue &gt;= 32) &amp;&amp; (asciiValue &lt;= 126)) {</w:t>
      </w:r>
    </w:p>
    <w:p w14:paraId="218B97C9" w14:textId="77777777" w:rsidR="00197B3C" w:rsidRPr="00EC76D5" w:rsidRDefault="00197B3C" w:rsidP="00197B3C">
      <w:pPr>
        <w:pStyle w:val="Code"/>
      </w:pPr>
      <w:r w:rsidRPr="00EC76D5">
        <w:t xml:space="preserve">              textList.add("\tdb '" + ((char) asciiValue) +</w:t>
      </w:r>
    </w:p>
    <w:p w14:paraId="034AC83D" w14:textId="77777777" w:rsidR="00197B3C" w:rsidRPr="00EC76D5" w:rsidRDefault="00197B3C" w:rsidP="00197B3C">
      <w:pPr>
        <w:pStyle w:val="Code"/>
      </w:pPr>
      <w:r w:rsidRPr="00EC76D5">
        <w:t xml:space="preserve">                           "'\t; " + type.getSize());</w:t>
      </w:r>
    </w:p>
    <w:p w14:paraId="66F088AA" w14:textId="77777777" w:rsidR="00197B3C" w:rsidRPr="00EC76D5" w:rsidRDefault="00197B3C" w:rsidP="00197B3C">
      <w:pPr>
        <w:pStyle w:val="Code"/>
      </w:pPr>
      <w:r w:rsidRPr="00EC76D5">
        <w:t xml:space="preserve">            }</w:t>
      </w:r>
    </w:p>
    <w:p w14:paraId="34B7C24E" w14:textId="77777777" w:rsidR="00197B3C" w:rsidRPr="00EC76D5" w:rsidRDefault="00197B3C" w:rsidP="00197B3C">
      <w:pPr>
        <w:pStyle w:val="Code"/>
      </w:pPr>
      <w:r w:rsidRPr="00EC76D5">
        <w:t xml:space="preserve">            else {</w:t>
      </w:r>
    </w:p>
    <w:p w14:paraId="08A609A6" w14:textId="77777777" w:rsidR="00197B3C" w:rsidRPr="00EC76D5" w:rsidRDefault="00197B3C" w:rsidP="00197B3C">
      <w:pPr>
        <w:pStyle w:val="Code"/>
      </w:pPr>
      <w:r w:rsidRPr="00EC76D5">
        <w:t xml:space="preserve">              textList.add("\tdb " + asciiValue + "\t; " + type.getSize());</w:t>
      </w:r>
    </w:p>
    <w:p w14:paraId="64CCDA94" w14:textId="77777777" w:rsidR="00197B3C" w:rsidRPr="00EC76D5" w:rsidRDefault="00197B3C" w:rsidP="00197B3C">
      <w:pPr>
        <w:pStyle w:val="Code"/>
      </w:pPr>
      <w:r w:rsidRPr="00EC76D5">
        <w:t xml:space="preserve">            }</w:t>
      </w:r>
    </w:p>
    <w:p w14:paraId="21EA3F3A" w14:textId="77777777" w:rsidR="00197B3C" w:rsidRPr="00EC76D5" w:rsidRDefault="00197B3C" w:rsidP="00197B3C">
      <w:pPr>
        <w:pStyle w:val="Code"/>
      </w:pPr>
      <w:r w:rsidRPr="00EC76D5">
        <w:t xml:space="preserve">          }</w:t>
      </w:r>
    </w:p>
    <w:p w14:paraId="32885748" w14:textId="77777777" w:rsidR="00197B3C" w:rsidRPr="00EC76D5" w:rsidRDefault="00197B3C" w:rsidP="00197B3C">
      <w:pPr>
        <w:pStyle w:val="Code"/>
      </w:pPr>
      <w:r w:rsidRPr="00EC76D5">
        <w:t xml:space="preserve">          break;</w:t>
      </w:r>
    </w:p>
    <w:p w14:paraId="33893C60" w14:textId="77777777" w:rsidR="00197B3C" w:rsidRPr="00EC76D5" w:rsidRDefault="00197B3C" w:rsidP="00197B3C">
      <w:pPr>
        <w:pStyle w:val="Code"/>
      </w:pPr>
    </w:p>
    <w:p w14:paraId="32DDF2D6" w14:textId="77777777" w:rsidR="00197B3C" w:rsidRPr="00EC76D5" w:rsidRDefault="00197B3C" w:rsidP="00197B3C">
      <w:pPr>
        <w:pStyle w:val="Code"/>
      </w:pPr>
      <w:r w:rsidRPr="00EC76D5">
        <w:lastRenderedPageBreak/>
        <w:t xml:space="preserve">        case Signed_Int:</w:t>
      </w:r>
    </w:p>
    <w:p w14:paraId="07B9CBEB" w14:textId="77777777" w:rsidR="00197B3C" w:rsidRPr="00EC76D5" w:rsidRDefault="00197B3C" w:rsidP="00197B3C">
      <w:pPr>
        <w:pStyle w:val="Code"/>
      </w:pPr>
      <w:r w:rsidRPr="00EC76D5">
        <w:t xml:space="preserve">        case Unsigned_Int:</w:t>
      </w:r>
    </w:p>
    <w:p w14:paraId="7DD0B77B" w14:textId="77777777" w:rsidR="00197B3C" w:rsidRPr="00EC76D5" w:rsidRDefault="00197B3C" w:rsidP="00197B3C">
      <w:pPr>
        <w:pStyle w:val="Code"/>
      </w:pPr>
      <w:r w:rsidRPr="00EC76D5">
        <w:t xml:space="preserve">        case Pointer: {</w:t>
      </w:r>
    </w:p>
    <w:p w14:paraId="4B1BE3F7" w14:textId="77777777" w:rsidR="00197B3C" w:rsidRPr="00EC76D5" w:rsidRDefault="00197B3C" w:rsidP="00197B3C">
      <w:pPr>
        <w:pStyle w:val="Code"/>
      </w:pPr>
      <w:r w:rsidRPr="00EC76D5">
        <w:t xml:space="preserve">            Assert.error(value instanceof BigInteger, "value");</w:t>
      </w:r>
    </w:p>
    <w:p w14:paraId="0805655B" w14:textId="77777777" w:rsidR="00197B3C" w:rsidRPr="00EC76D5" w:rsidRDefault="00197B3C" w:rsidP="00197B3C">
      <w:pPr>
        <w:pStyle w:val="Code"/>
      </w:pPr>
      <w:r w:rsidRPr="00EC76D5">
        <w:t xml:space="preserve">            int intValue = ((BigInteger) value).intValue();</w:t>
      </w:r>
    </w:p>
    <w:p w14:paraId="520E19BE" w14:textId="77777777" w:rsidR="00197B3C" w:rsidRPr="00EC76D5" w:rsidRDefault="00197B3C" w:rsidP="00197B3C">
      <w:pPr>
        <w:pStyle w:val="Code"/>
      </w:pPr>
      <w:r w:rsidRPr="00EC76D5">
        <w:t xml:space="preserve">            byteList.add((byte) ((short) intValue));</w:t>
      </w:r>
    </w:p>
    <w:p w14:paraId="01FE6505" w14:textId="77777777" w:rsidR="00197B3C" w:rsidRPr="00EC76D5" w:rsidRDefault="00197B3C" w:rsidP="00197B3C">
      <w:pPr>
        <w:pStyle w:val="Code"/>
      </w:pPr>
      <w:r w:rsidRPr="00EC76D5">
        <w:t xml:space="preserve">            byteList.add((byte) (((short) intValue) &gt;&gt; 8));</w:t>
      </w:r>
    </w:p>
    <w:p w14:paraId="17761FE0" w14:textId="77777777" w:rsidR="00197B3C" w:rsidRPr="00EC76D5" w:rsidRDefault="00197B3C" w:rsidP="00197B3C">
      <w:pPr>
        <w:pStyle w:val="Code"/>
      </w:pPr>
      <w:r w:rsidRPr="00EC76D5">
        <w:t xml:space="preserve">            textList.add("\tdw " + intValue + "\t; " + type.getSize());</w:t>
      </w:r>
    </w:p>
    <w:p w14:paraId="29B18A8D" w14:textId="77777777" w:rsidR="00197B3C" w:rsidRPr="00EC76D5" w:rsidRDefault="00197B3C" w:rsidP="00197B3C">
      <w:pPr>
        <w:pStyle w:val="Code"/>
      </w:pPr>
      <w:r w:rsidRPr="00EC76D5">
        <w:t xml:space="preserve">          }</w:t>
      </w:r>
    </w:p>
    <w:p w14:paraId="1B1D1A38" w14:textId="77777777" w:rsidR="00197B3C" w:rsidRPr="00EC76D5" w:rsidRDefault="00197B3C" w:rsidP="00197B3C">
      <w:pPr>
        <w:pStyle w:val="Code"/>
      </w:pPr>
      <w:r w:rsidRPr="00EC76D5">
        <w:t xml:space="preserve">          break;</w:t>
      </w:r>
    </w:p>
    <w:p w14:paraId="46838566" w14:textId="77777777" w:rsidR="00197B3C" w:rsidRPr="00EC76D5" w:rsidRDefault="00197B3C" w:rsidP="00197B3C">
      <w:pPr>
        <w:pStyle w:val="Code"/>
      </w:pPr>
    </w:p>
    <w:p w14:paraId="3EA17697" w14:textId="77777777" w:rsidR="00197B3C" w:rsidRPr="00EC76D5" w:rsidRDefault="00197B3C" w:rsidP="00197B3C">
      <w:pPr>
        <w:pStyle w:val="Code"/>
      </w:pPr>
      <w:r w:rsidRPr="00EC76D5">
        <w:t xml:space="preserve">        case Signed_Long_Int:</w:t>
      </w:r>
    </w:p>
    <w:p w14:paraId="534F6535" w14:textId="77777777" w:rsidR="00197B3C" w:rsidRPr="00EC76D5" w:rsidRDefault="00197B3C" w:rsidP="00197B3C">
      <w:pPr>
        <w:pStyle w:val="Code"/>
      </w:pPr>
      <w:r w:rsidRPr="00EC76D5">
        <w:t xml:space="preserve">        case Unsigned_Long_Int: {</w:t>
      </w:r>
    </w:p>
    <w:p w14:paraId="27EA80BE" w14:textId="77777777" w:rsidR="00197B3C" w:rsidRPr="00EC76D5" w:rsidRDefault="00197B3C" w:rsidP="00197B3C">
      <w:pPr>
        <w:pStyle w:val="Code"/>
      </w:pPr>
      <w:r w:rsidRPr="00EC76D5">
        <w:t xml:space="preserve">            int intValue = ((BigInteger) value).intValue();</w:t>
      </w:r>
    </w:p>
    <w:p w14:paraId="6A59AE5F" w14:textId="77777777" w:rsidR="00197B3C" w:rsidRPr="00EC76D5" w:rsidRDefault="00197B3C" w:rsidP="00197B3C">
      <w:pPr>
        <w:pStyle w:val="Code"/>
      </w:pPr>
      <w:r w:rsidRPr="00EC76D5">
        <w:t xml:space="preserve">            byteList.add((byte) intValue);</w:t>
      </w:r>
    </w:p>
    <w:p w14:paraId="0D8358F1" w14:textId="77777777" w:rsidR="00197B3C" w:rsidRPr="00EC76D5" w:rsidRDefault="00197B3C" w:rsidP="00197B3C">
      <w:pPr>
        <w:pStyle w:val="Code"/>
      </w:pPr>
      <w:r w:rsidRPr="00EC76D5">
        <w:t xml:space="preserve">            byteList.add((byte) (intValue &gt;&gt; 8));</w:t>
      </w:r>
    </w:p>
    <w:p w14:paraId="02F7D4A5" w14:textId="77777777" w:rsidR="00197B3C" w:rsidRPr="00EC76D5" w:rsidRDefault="00197B3C" w:rsidP="00197B3C">
      <w:pPr>
        <w:pStyle w:val="Code"/>
      </w:pPr>
      <w:r w:rsidRPr="00EC76D5">
        <w:t xml:space="preserve">            byteList.add((byte) (intValue &gt;&gt; 16));</w:t>
      </w:r>
    </w:p>
    <w:p w14:paraId="78A56F2B" w14:textId="77777777" w:rsidR="00197B3C" w:rsidRPr="00EC76D5" w:rsidRDefault="00197B3C" w:rsidP="00197B3C">
      <w:pPr>
        <w:pStyle w:val="Code"/>
      </w:pPr>
      <w:r w:rsidRPr="00EC76D5">
        <w:t xml:space="preserve">            byteList.add((byte) (intValue &gt;&gt; 24));</w:t>
      </w:r>
    </w:p>
    <w:p w14:paraId="7DA6AB6C" w14:textId="77777777" w:rsidR="00197B3C" w:rsidRPr="00EC76D5" w:rsidRDefault="00197B3C" w:rsidP="00197B3C">
      <w:pPr>
        <w:pStyle w:val="Code"/>
      </w:pPr>
      <w:r w:rsidRPr="00EC76D5">
        <w:t xml:space="preserve">            textList.add("\tdd " + intValue + "\t; " + type.getSize());</w:t>
      </w:r>
    </w:p>
    <w:p w14:paraId="7E0B473D" w14:textId="77777777" w:rsidR="00197B3C" w:rsidRPr="00EC76D5" w:rsidRDefault="00197B3C" w:rsidP="00197B3C">
      <w:pPr>
        <w:pStyle w:val="Code"/>
      </w:pPr>
      <w:r w:rsidRPr="00EC76D5">
        <w:t xml:space="preserve">          }</w:t>
      </w:r>
    </w:p>
    <w:p w14:paraId="11B8FCDA" w14:textId="77777777" w:rsidR="00197B3C" w:rsidRPr="00EC76D5" w:rsidRDefault="00197B3C" w:rsidP="00197B3C">
      <w:pPr>
        <w:pStyle w:val="Code"/>
      </w:pPr>
      <w:r w:rsidRPr="00EC76D5">
        <w:t xml:space="preserve">          break;</w:t>
      </w:r>
    </w:p>
    <w:p w14:paraId="00C8FD42" w14:textId="77777777" w:rsidR="00197B3C" w:rsidRPr="00EC76D5" w:rsidRDefault="00197B3C" w:rsidP="00197B3C">
      <w:pPr>
        <w:pStyle w:val="Code"/>
      </w:pPr>
    </w:p>
    <w:p w14:paraId="39A87A16" w14:textId="77777777" w:rsidR="00197B3C" w:rsidRPr="00EC76D5" w:rsidRDefault="00197B3C" w:rsidP="00197B3C">
      <w:pPr>
        <w:pStyle w:val="Code"/>
      </w:pPr>
      <w:r w:rsidRPr="00EC76D5">
        <w:t xml:space="preserve">        case Float: {</w:t>
      </w:r>
    </w:p>
    <w:p w14:paraId="0F605ECF" w14:textId="77777777" w:rsidR="00197B3C" w:rsidRPr="00EC76D5" w:rsidRDefault="00197B3C" w:rsidP="00197B3C">
      <w:pPr>
        <w:pStyle w:val="Code"/>
      </w:pPr>
      <w:r w:rsidRPr="00EC76D5">
        <w:t xml:space="preserve">            ByteBuffer byteBuffer = ByteBuffer.allocate(type.getSize());</w:t>
      </w:r>
    </w:p>
    <w:p w14:paraId="7F21EEB5" w14:textId="77777777" w:rsidR="00197B3C" w:rsidRPr="00EC76D5" w:rsidRDefault="00197B3C" w:rsidP="00197B3C">
      <w:pPr>
        <w:pStyle w:val="Code"/>
      </w:pPr>
      <w:r w:rsidRPr="00EC76D5">
        <w:t xml:space="preserve">            float floatValue = ((BigDecimal) value).floatValue();</w:t>
      </w:r>
    </w:p>
    <w:p w14:paraId="53CF88D8" w14:textId="77777777" w:rsidR="00197B3C" w:rsidRPr="00EC76D5" w:rsidRDefault="00197B3C" w:rsidP="00197B3C">
      <w:pPr>
        <w:pStyle w:val="Code"/>
      </w:pPr>
      <w:r w:rsidRPr="00EC76D5">
        <w:t xml:space="preserve">            byteBuffer.putFloat(floatValue); // 4 bytes</w:t>
      </w:r>
    </w:p>
    <w:p w14:paraId="5BC1A04E" w14:textId="77777777" w:rsidR="00197B3C" w:rsidRPr="00EC76D5" w:rsidRDefault="00197B3C" w:rsidP="00197B3C">
      <w:pPr>
        <w:pStyle w:val="Code"/>
      </w:pPr>
    </w:p>
    <w:p w14:paraId="2E2FC85F" w14:textId="77777777" w:rsidR="00197B3C" w:rsidRPr="00EC76D5" w:rsidRDefault="00197B3C" w:rsidP="00197B3C">
      <w:pPr>
        <w:pStyle w:val="Code"/>
      </w:pPr>
      <w:r w:rsidRPr="00EC76D5">
        <w:t xml:space="preserve">            byte[] byteArray = byteBuffer.array();</w:t>
      </w:r>
    </w:p>
    <w:p w14:paraId="7A26BDE6" w14:textId="77777777" w:rsidR="00197B3C" w:rsidRPr="00EC76D5" w:rsidRDefault="00197B3C" w:rsidP="00197B3C">
      <w:pPr>
        <w:pStyle w:val="Code"/>
      </w:pPr>
      <w:r w:rsidRPr="00EC76D5">
        <w:t xml:space="preserve">            for (int index = (byteArray.length - 1); index &gt;= 0; --index) {</w:t>
      </w:r>
    </w:p>
    <w:p w14:paraId="3B501525" w14:textId="77777777" w:rsidR="00197B3C" w:rsidRPr="00EC76D5" w:rsidRDefault="00197B3C" w:rsidP="00197B3C">
      <w:pPr>
        <w:pStyle w:val="Code"/>
      </w:pPr>
      <w:r w:rsidRPr="00EC76D5">
        <w:t xml:space="preserve">              byteList.add(byteArray[index]);</w:t>
      </w:r>
    </w:p>
    <w:p w14:paraId="0A47F833" w14:textId="77777777" w:rsidR="00197B3C" w:rsidRPr="00EC76D5" w:rsidRDefault="00197B3C" w:rsidP="00197B3C">
      <w:pPr>
        <w:pStyle w:val="Code"/>
      </w:pPr>
      <w:r w:rsidRPr="00EC76D5">
        <w:t xml:space="preserve">            }</w:t>
      </w:r>
    </w:p>
    <w:p w14:paraId="06096225" w14:textId="77777777" w:rsidR="00197B3C" w:rsidRPr="00EC76D5" w:rsidRDefault="00197B3C" w:rsidP="00197B3C">
      <w:pPr>
        <w:pStyle w:val="Code"/>
      </w:pPr>
    </w:p>
    <w:p w14:paraId="3106DFF6" w14:textId="77777777" w:rsidR="00197B3C" w:rsidRPr="00EC76D5" w:rsidRDefault="00197B3C" w:rsidP="00197B3C">
      <w:pPr>
        <w:pStyle w:val="Code"/>
      </w:pPr>
      <w:r w:rsidRPr="00EC76D5">
        <w:t xml:space="preserve">            String text = ((BigDecimal) value).toPlainString();</w:t>
      </w:r>
    </w:p>
    <w:p w14:paraId="6FCAB4E2" w14:textId="77777777" w:rsidR="00197B3C" w:rsidRPr="00EC76D5" w:rsidRDefault="00197B3C" w:rsidP="00197B3C">
      <w:pPr>
        <w:pStyle w:val="Code"/>
      </w:pPr>
      <w:r w:rsidRPr="00EC76D5">
        <w:t xml:space="preserve">            String suffix = text.contains(".") ? "" : ".0";</w:t>
      </w:r>
    </w:p>
    <w:p w14:paraId="4E8A3E1B" w14:textId="77777777" w:rsidR="00197B3C" w:rsidRPr="00EC76D5" w:rsidRDefault="00197B3C" w:rsidP="00197B3C">
      <w:pPr>
        <w:pStyle w:val="Code"/>
      </w:pPr>
      <w:r w:rsidRPr="00EC76D5">
        <w:t xml:space="preserve">            textList.add("\tdd " + text + suffix + "\t; " + type.getSize());</w:t>
      </w:r>
    </w:p>
    <w:p w14:paraId="287D8354" w14:textId="77777777" w:rsidR="00197B3C" w:rsidRPr="00EC76D5" w:rsidRDefault="00197B3C" w:rsidP="00197B3C">
      <w:pPr>
        <w:pStyle w:val="Code"/>
      </w:pPr>
      <w:r w:rsidRPr="00EC76D5">
        <w:t xml:space="preserve">          }</w:t>
      </w:r>
    </w:p>
    <w:p w14:paraId="7223E81B" w14:textId="77777777" w:rsidR="00197B3C" w:rsidRPr="00EC76D5" w:rsidRDefault="00197B3C" w:rsidP="00197B3C">
      <w:pPr>
        <w:pStyle w:val="Code"/>
      </w:pPr>
      <w:r w:rsidRPr="00EC76D5">
        <w:t xml:space="preserve">          break;</w:t>
      </w:r>
    </w:p>
    <w:p w14:paraId="668C55A8" w14:textId="77777777" w:rsidR="00197B3C" w:rsidRPr="00EC76D5" w:rsidRDefault="00197B3C" w:rsidP="00197B3C">
      <w:pPr>
        <w:pStyle w:val="Code"/>
      </w:pPr>
    </w:p>
    <w:p w14:paraId="30BF05FE" w14:textId="77777777" w:rsidR="00197B3C" w:rsidRPr="00EC76D5" w:rsidRDefault="00197B3C" w:rsidP="00197B3C">
      <w:pPr>
        <w:pStyle w:val="Code"/>
      </w:pPr>
      <w:r w:rsidRPr="00EC76D5">
        <w:t xml:space="preserve">        case Double:</w:t>
      </w:r>
    </w:p>
    <w:p w14:paraId="2B55B3B2" w14:textId="77777777" w:rsidR="00197B3C" w:rsidRPr="00EC76D5" w:rsidRDefault="00197B3C" w:rsidP="00197B3C">
      <w:pPr>
        <w:pStyle w:val="Code"/>
      </w:pPr>
      <w:r w:rsidRPr="00EC76D5">
        <w:t xml:space="preserve">        case Long_Double: {</w:t>
      </w:r>
    </w:p>
    <w:p w14:paraId="11DB8603" w14:textId="77777777" w:rsidR="00197B3C" w:rsidRPr="00EC76D5" w:rsidRDefault="00197B3C" w:rsidP="00197B3C">
      <w:pPr>
        <w:pStyle w:val="Code"/>
      </w:pPr>
      <w:r w:rsidRPr="00EC76D5">
        <w:t xml:space="preserve">            ByteBuffer byteBuffer = ByteBuffer.allocate(type.getSize());</w:t>
      </w:r>
    </w:p>
    <w:p w14:paraId="2DB0EC78" w14:textId="77777777" w:rsidR="00197B3C" w:rsidRPr="00EC76D5" w:rsidRDefault="00197B3C" w:rsidP="00197B3C">
      <w:pPr>
        <w:pStyle w:val="Code"/>
      </w:pPr>
      <w:r w:rsidRPr="00EC76D5">
        <w:t xml:space="preserve">            double doubleValue = ((BigDecimal) value).doubleValue();</w:t>
      </w:r>
    </w:p>
    <w:p w14:paraId="776C8717" w14:textId="77777777" w:rsidR="00197B3C" w:rsidRPr="00EC76D5" w:rsidRDefault="00197B3C" w:rsidP="00197B3C">
      <w:pPr>
        <w:pStyle w:val="Code"/>
      </w:pPr>
      <w:r w:rsidRPr="00EC76D5">
        <w:t xml:space="preserve">            byteBuffer.putDouble(doubleValue); // 8 bytes</w:t>
      </w:r>
    </w:p>
    <w:p w14:paraId="198772D8" w14:textId="77777777" w:rsidR="00197B3C" w:rsidRPr="00EC76D5" w:rsidRDefault="00197B3C" w:rsidP="00197B3C">
      <w:pPr>
        <w:pStyle w:val="Code"/>
      </w:pPr>
    </w:p>
    <w:p w14:paraId="7C4D9B1C" w14:textId="77777777" w:rsidR="00197B3C" w:rsidRPr="00EC76D5" w:rsidRDefault="00197B3C" w:rsidP="00197B3C">
      <w:pPr>
        <w:pStyle w:val="Code"/>
      </w:pPr>
      <w:r w:rsidRPr="00EC76D5">
        <w:t xml:space="preserve">            byte[] byteArray = byteBuffer.array();</w:t>
      </w:r>
    </w:p>
    <w:p w14:paraId="48448EC9" w14:textId="77777777" w:rsidR="00197B3C" w:rsidRPr="00EC76D5" w:rsidRDefault="00197B3C" w:rsidP="00197B3C">
      <w:pPr>
        <w:pStyle w:val="Code"/>
      </w:pPr>
      <w:r w:rsidRPr="00EC76D5">
        <w:t xml:space="preserve">            for (int index = (byteArray.length - 1); index &gt;= 0; --index) {</w:t>
      </w:r>
    </w:p>
    <w:p w14:paraId="09269A8D" w14:textId="77777777" w:rsidR="00197B3C" w:rsidRPr="00EC76D5" w:rsidRDefault="00197B3C" w:rsidP="00197B3C">
      <w:pPr>
        <w:pStyle w:val="Code"/>
      </w:pPr>
      <w:r w:rsidRPr="00EC76D5">
        <w:t xml:space="preserve">              byteList.add(byteArray[index]);</w:t>
      </w:r>
    </w:p>
    <w:p w14:paraId="2903CB6C" w14:textId="77777777" w:rsidR="00197B3C" w:rsidRPr="00EC76D5" w:rsidRDefault="00197B3C" w:rsidP="00197B3C">
      <w:pPr>
        <w:pStyle w:val="Code"/>
      </w:pPr>
      <w:r w:rsidRPr="00EC76D5">
        <w:t xml:space="preserve">            }</w:t>
      </w:r>
    </w:p>
    <w:p w14:paraId="119FAA8E" w14:textId="77777777" w:rsidR="00197B3C" w:rsidRPr="00EC76D5" w:rsidRDefault="00197B3C" w:rsidP="00197B3C">
      <w:pPr>
        <w:pStyle w:val="Code"/>
      </w:pPr>
    </w:p>
    <w:p w14:paraId="355EC588" w14:textId="77777777" w:rsidR="00197B3C" w:rsidRPr="00EC76D5" w:rsidRDefault="00197B3C" w:rsidP="00197B3C">
      <w:pPr>
        <w:pStyle w:val="Code"/>
      </w:pPr>
      <w:r w:rsidRPr="00EC76D5">
        <w:t xml:space="preserve">            String text = ((BigDecimal) value).toPlainString();</w:t>
      </w:r>
    </w:p>
    <w:p w14:paraId="0FCCB1E0" w14:textId="77777777" w:rsidR="00197B3C" w:rsidRPr="00EC76D5" w:rsidRDefault="00197B3C" w:rsidP="00197B3C">
      <w:pPr>
        <w:pStyle w:val="Code"/>
      </w:pPr>
      <w:r w:rsidRPr="00EC76D5">
        <w:t xml:space="preserve">            String suffix = text.contains(".") ? "" : ".0";</w:t>
      </w:r>
    </w:p>
    <w:p w14:paraId="3AD08C15" w14:textId="77777777" w:rsidR="00197B3C" w:rsidRPr="00EC76D5" w:rsidRDefault="00197B3C" w:rsidP="00197B3C">
      <w:pPr>
        <w:pStyle w:val="Code"/>
      </w:pPr>
      <w:r w:rsidRPr="00EC76D5">
        <w:t xml:space="preserve">            textList.add("\tdq " + text + suffix+ "\t; " + type.getSize());</w:t>
      </w:r>
    </w:p>
    <w:p w14:paraId="6D9AD3D3" w14:textId="77777777" w:rsidR="00197B3C" w:rsidRPr="00EC76D5" w:rsidRDefault="00197B3C" w:rsidP="00197B3C">
      <w:pPr>
        <w:pStyle w:val="Code"/>
      </w:pPr>
      <w:r w:rsidRPr="00EC76D5">
        <w:t xml:space="preserve">          }</w:t>
      </w:r>
    </w:p>
    <w:p w14:paraId="67BD2974" w14:textId="77777777" w:rsidR="00197B3C" w:rsidRPr="00EC76D5" w:rsidRDefault="00197B3C" w:rsidP="00197B3C">
      <w:pPr>
        <w:pStyle w:val="Code"/>
      </w:pPr>
      <w:r w:rsidRPr="00EC76D5">
        <w:t xml:space="preserve">          break;        </w:t>
      </w:r>
    </w:p>
    <w:p w14:paraId="5EEC453E" w14:textId="77777777" w:rsidR="00197B3C" w:rsidRPr="00EC76D5" w:rsidRDefault="00197B3C" w:rsidP="00197B3C">
      <w:pPr>
        <w:pStyle w:val="Code"/>
      </w:pPr>
      <w:r w:rsidRPr="00EC76D5">
        <w:t xml:space="preserve">      }</w:t>
      </w:r>
    </w:p>
    <w:p w14:paraId="29295043" w14:textId="77777777" w:rsidR="00197B3C" w:rsidRPr="00EC76D5" w:rsidRDefault="00197B3C" w:rsidP="00197B3C">
      <w:pPr>
        <w:pStyle w:val="Code"/>
      </w:pPr>
      <w:r w:rsidRPr="00EC76D5">
        <w:t xml:space="preserve">    }</w:t>
      </w:r>
    </w:p>
    <w:p w14:paraId="30F8F408" w14:textId="77777777" w:rsidR="00197B3C" w:rsidRPr="00EC76D5" w:rsidRDefault="00197B3C" w:rsidP="00197B3C">
      <w:pPr>
        <w:pStyle w:val="Code"/>
      </w:pPr>
      <w:r w:rsidRPr="00EC76D5">
        <w:t xml:space="preserve">  }</w:t>
      </w:r>
    </w:p>
    <w:p w14:paraId="59B69AA4" w14:textId="77777777" w:rsidR="00197B3C" w:rsidRPr="00EC76D5" w:rsidRDefault="00197B3C" w:rsidP="00197B3C">
      <w:pPr>
        <w:pStyle w:val="Code"/>
      </w:pPr>
    </w:p>
    <w:p w14:paraId="4D576736" w14:textId="77777777" w:rsidR="00197B3C" w:rsidRPr="00EC76D5" w:rsidRDefault="00197B3C" w:rsidP="00197B3C">
      <w:pPr>
        <w:pStyle w:val="Code"/>
      </w:pPr>
      <w:r w:rsidRPr="00EC76D5">
        <w:t xml:space="preserve">  public static void generateZeroByteTextList(int size, List&lt;Byte&gt; byteList,</w:t>
      </w:r>
    </w:p>
    <w:p w14:paraId="2D1F5018" w14:textId="77777777" w:rsidR="00197B3C" w:rsidRPr="00EC76D5" w:rsidRDefault="00197B3C" w:rsidP="00197B3C">
      <w:pPr>
        <w:pStyle w:val="Code"/>
      </w:pPr>
      <w:r w:rsidRPr="00EC76D5">
        <w:t xml:space="preserve">                                              List&lt;String&gt; textList) {</w:t>
      </w:r>
    </w:p>
    <w:p w14:paraId="25507B84" w14:textId="77777777" w:rsidR="00197B3C" w:rsidRPr="00EC76D5" w:rsidRDefault="00197B3C" w:rsidP="00197B3C">
      <w:pPr>
        <w:pStyle w:val="Code"/>
      </w:pPr>
      <w:r w:rsidRPr="00EC76D5">
        <w:t xml:space="preserve">    if (size &gt; 0) {</w:t>
      </w:r>
    </w:p>
    <w:p w14:paraId="1B9F45C8" w14:textId="77777777" w:rsidR="00197B3C" w:rsidRPr="00EC76D5" w:rsidRDefault="00197B3C" w:rsidP="00197B3C">
      <w:pPr>
        <w:pStyle w:val="Code"/>
      </w:pPr>
      <w:r w:rsidRPr="00EC76D5">
        <w:t xml:space="preserve">      StringBuilder buffer = new StringBuilder();</w:t>
      </w:r>
    </w:p>
    <w:p w14:paraId="4844C06E" w14:textId="77777777" w:rsidR="00197B3C" w:rsidRPr="00EC76D5" w:rsidRDefault="00197B3C" w:rsidP="00197B3C">
      <w:pPr>
        <w:pStyle w:val="Code"/>
      </w:pPr>
    </w:p>
    <w:p w14:paraId="10970D56" w14:textId="77777777" w:rsidR="00197B3C" w:rsidRPr="00EC76D5" w:rsidRDefault="00197B3C" w:rsidP="00197B3C">
      <w:pPr>
        <w:pStyle w:val="Code"/>
      </w:pPr>
      <w:r w:rsidRPr="00EC76D5">
        <w:t xml:space="preserve">      for (int index = 0; index &lt; size; ++index) {</w:t>
      </w:r>
    </w:p>
    <w:p w14:paraId="0DE759C3" w14:textId="77777777" w:rsidR="00197B3C" w:rsidRPr="00EC76D5" w:rsidRDefault="00197B3C" w:rsidP="00197B3C">
      <w:pPr>
        <w:pStyle w:val="Code"/>
      </w:pPr>
      <w:r w:rsidRPr="00EC76D5">
        <w:t xml:space="preserve">        byteList.add((byte) 0);</w:t>
      </w:r>
    </w:p>
    <w:p w14:paraId="7F6B462F" w14:textId="77777777" w:rsidR="00197B3C" w:rsidRPr="00EC76D5" w:rsidRDefault="00197B3C" w:rsidP="00197B3C">
      <w:pPr>
        <w:pStyle w:val="Code"/>
      </w:pPr>
      <w:r w:rsidRPr="00EC76D5">
        <w:t xml:space="preserve">        buffer.append((index == 0) ? "0" : ", 0");</w:t>
      </w:r>
    </w:p>
    <w:p w14:paraId="517069B1" w14:textId="77777777" w:rsidR="00197B3C" w:rsidRPr="00EC76D5" w:rsidRDefault="00197B3C" w:rsidP="00197B3C">
      <w:pPr>
        <w:pStyle w:val="Code"/>
      </w:pPr>
      <w:r w:rsidRPr="00EC76D5">
        <w:t xml:space="preserve">      }</w:t>
      </w:r>
    </w:p>
    <w:p w14:paraId="60938570" w14:textId="77777777" w:rsidR="00197B3C" w:rsidRPr="00EC76D5" w:rsidRDefault="00197B3C" w:rsidP="00197B3C">
      <w:pPr>
        <w:pStyle w:val="Code"/>
      </w:pPr>
    </w:p>
    <w:p w14:paraId="1673073C" w14:textId="77777777" w:rsidR="00197B3C" w:rsidRPr="00EC76D5" w:rsidRDefault="00197B3C" w:rsidP="00197B3C">
      <w:pPr>
        <w:pStyle w:val="Code"/>
      </w:pPr>
      <w:r w:rsidRPr="00EC76D5">
        <w:t xml:space="preserve">      textList.add("\tdb " + buffer.toString() + "\t; " + size);</w:t>
      </w:r>
    </w:p>
    <w:p w14:paraId="55E951B3" w14:textId="77777777" w:rsidR="00197B3C" w:rsidRPr="00EC76D5" w:rsidRDefault="00197B3C" w:rsidP="00197B3C">
      <w:pPr>
        <w:pStyle w:val="Code"/>
      </w:pPr>
      <w:r w:rsidRPr="00EC76D5">
        <w:t xml:space="preserve">    }</w:t>
      </w:r>
    </w:p>
    <w:p w14:paraId="72F0361D" w14:textId="77777777" w:rsidR="00197B3C" w:rsidRPr="00EC76D5" w:rsidRDefault="00197B3C" w:rsidP="00197B3C">
      <w:pPr>
        <w:pStyle w:val="Code"/>
      </w:pPr>
      <w:r w:rsidRPr="00EC76D5">
        <w:t xml:space="preserve">  }</w:t>
      </w:r>
    </w:p>
    <w:p w14:paraId="0458DA92" w14:textId="77777777" w:rsidR="00197B3C" w:rsidRPr="00EC76D5" w:rsidRDefault="00197B3C" w:rsidP="00197B3C">
      <w:pPr>
        <w:pStyle w:val="Code"/>
      </w:pPr>
    </w:p>
    <w:p w14:paraId="5FC5B308" w14:textId="77777777" w:rsidR="00197B3C" w:rsidRPr="00EC76D5" w:rsidRDefault="00197B3C" w:rsidP="00197B3C">
      <w:pPr>
        <w:pStyle w:val="Code"/>
      </w:pPr>
      <w:r w:rsidRPr="00EC76D5">
        <w:t xml:space="preserve">  public static String generateValueName(Type type, Object value) {</w:t>
      </w:r>
    </w:p>
    <w:p w14:paraId="3E722940" w14:textId="77777777" w:rsidR="00197B3C" w:rsidRPr="00EC76D5" w:rsidRDefault="00197B3C" w:rsidP="00197B3C">
      <w:pPr>
        <w:pStyle w:val="Code"/>
      </w:pPr>
      <w:r w:rsidRPr="00EC76D5">
        <w:t xml:space="preserve">    if (value instanceof String) {</w:t>
      </w:r>
    </w:p>
    <w:p w14:paraId="3CA552F1" w14:textId="77777777" w:rsidR="00197B3C" w:rsidRPr="00EC76D5" w:rsidRDefault="00197B3C" w:rsidP="00197B3C">
      <w:pPr>
        <w:pStyle w:val="Code"/>
      </w:pPr>
      <w:r w:rsidRPr="00EC76D5">
        <w:t xml:space="preserve">      String text = (String) value;</w:t>
      </w:r>
    </w:p>
    <w:p w14:paraId="2D6BC776" w14:textId="77777777" w:rsidR="00197B3C" w:rsidRPr="00EC76D5" w:rsidRDefault="00197B3C" w:rsidP="00197B3C">
      <w:pPr>
        <w:pStyle w:val="Code"/>
      </w:pPr>
      <w:r w:rsidRPr="00EC76D5">
        <w:t xml:space="preserve">      StringBuilder buffer = new StringBuilder();</w:t>
      </w:r>
    </w:p>
    <w:p w14:paraId="1ACFC087" w14:textId="77777777" w:rsidR="00197B3C" w:rsidRPr="00EC76D5" w:rsidRDefault="00197B3C" w:rsidP="00197B3C">
      <w:pPr>
        <w:pStyle w:val="Code"/>
      </w:pPr>
    </w:p>
    <w:p w14:paraId="2F19B989" w14:textId="77777777" w:rsidR="00197B3C" w:rsidRPr="00EC76D5" w:rsidRDefault="00197B3C" w:rsidP="00197B3C">
      <w:pPr>
        <w:pStyle w:val="Code"/>
      </w:pPr>
      <w:r w:rsidRPr="00EC76D5">
        <w:t xml:space="preserve">      for (int index = 0; index &lt; text.length(); ++index) {</w:t>
      </w:r>
    </w:p>
    <w:p w14:paraId="08EF82FB" w14:textId="77777777" w:rsidR="00197B3C" w:rsidRPr="00EC76D5" w:rsidRDefault="00197B3C" w:rsidP="00197B3C">
      <w:pPr>
        <w:pStyle w:val="Code"/>
      </w:pPr>
      <w:r w:rsidRPr="00EC76D5">
        <w:t xml:space="preserve">        if (Character.isLetterOrDigit(text.charAt(index)) ||</w:t>
      </w:r>
    </w:p>
    <w:p w14:paraId="6780923A" w14:textId="77777777" w:rsidR="00197B3C" w:rsidRPr="00EC76D5" w:rsidRDefault="00197B3C" w:rsidP="00197B3C">
      <w:pPr>
        <w:pStyle w:val="Code"/>
      </w:pPr>
      <w:r w:rsidRPr="00EC76D5">
        <w:t xml:space="preserve">            (text.charAt(index) == '_')) {</w:t>
      </w:r>
    </w:p>
    <w:p w14:paraId="4A769A01" w14:textId="77777777" w:rsidR="00197B3C" w:rsidRPr="00EC76D5" w:rsidRDefault="00197B3C" w:rsidP="00197B3C">
      <w:pPr>
        <w:pStyle w:val="Code"/>
      </w:pPr>
      <w:r w:rsidRPr="00EC76D5">
        <w:t xml:space="preserve">          buffer.append(text.charAt(index));</w:t>
      </w:r>
    </w:p>
    <w:p w14:paraId="42FEF786" w14:textId="77777777" w:rsidR="00197B3C" w:rsidRPr="00EC76D5" w:rsidRDefault="00197B3C" w:rsidP="00197B3C">
      <w:pPr>
        <w:pStyle w:val="Code"/>
      </w:pPr>
      <w:r w:rsidRPr="00EC76D5">
        <w:t xml:space="preserve">        }</w:t>
      </w:r>
    </w:p>
    <w:p w14:paraId="4A6A9D61" w14:textId="77777777" w:rsidR="00197B3C" w:rsidRPr="00EC76D5" w:rsidRDefault="00197B3C" w:rsidP="00197B3C">
      <w:pPr>
        <w:pStyle w:val="Code"/>
      </w:pPr>
      <w:r w:rsidRPr="00EC76D5">
        <w:t xml:space="preserve">        else if (text.charAt(index) != '\0') {</w:t>
      </w:r>
    </w:p>
    <w:p w14:paraId="772479F0" w14:textId="77777777" w:rsidR="00197B3C" w:rsidRPr="00EC76D5" w:rsidRDefault="00197B3C" w:rsidP="00197B3C">
      <w:pPr>
        <w:pStyle w:val="Code"/>
      </w:pPr>
      <w:r w:rsidRPr="00EC76D5">
        <w:t xml:space="preserve">          int asciiValue = (int) text.charAt(index);</w:t>
      </w:r>
    </w:p>
    <w:p w14:paraId="4D66D503" w14:textId="77777777" w:rsidR="00197B3C" w:rsidRPr="00EC76D5" w:rsidRDefault="00197B3C" w:rsidP="00197B3C">
      <w:pPr>
        <w:pStyle w:val="Code"/>
      </w:pPr>
      <w:r w:rsidRPr="00EC76D5">
        <w:t xml:space="preserve">          char hex1 = "0123456789ABCDEF".charAt(asciiValue / 16),</w:t>
      </w:r>
    </w:p>
    <w:p w14:paraId="7D06B26C" w14:textId="77777777" w:rsidR="00197B3C" w:rsidRPr="00EC76D5" w:rsidRDefault="00197B3C" w:rsidP="00197B3C">
      <w:pPr>
        <w:pStyle w:val="Code"/>
      </w:pPr>
      <w:r w:rsidRPr="00EC76D5">
        <w:t xml:space="preserve">               hex2 = "0123456789ABCDEF".charAt(asciiValue % 16);</w:t>
      </w:r>
    </w:p>
    <w:p w14:paraId="04F7CD61" w14:textId="77777777" w:rsidR="00197B3C" w:rsidRPr="00EC76D5" w:rsidRDefault="00197B3C" w:rsidP="00197B3C">
      <w:pPr>
        <w:pStyle w:val="Code"/>
      </w:pPr>
      <w:r w:rsidRPr="00EC76D5">
        <w:t xml:space="preserve">          buffer.append(String.valueOf(hex1) + String.valueOf(hex2));</w:t>
      </w:r>
    </w:p>
    <w:p w14:paraId="318EA455" w14:textId="77777777" w:rsidR="00197B3C" w:rsidRPr="00EC76D5" w:rsidRDefault="00197B3C" w:rsidP="00197B3C">
      <w:pPr>
        <w:pStyle w:val="Code"/>
      </w:pPr>
      <w:r w:rsidRPr="00EC76D5">
        <w:t xml:space="preserve">        }</w:t>
      </w:r>
    </w:p>
    <w:p w14:paraId="48431D28" w14:textId="77777777" w:rsidR="00197B3C" w:rsidRPr="00EC76D5" w:rsidRDefault="00197B3C" w:rsidP="00197B3C">
      <w:pPr>
        <w:pStyle w:val="Code"/>
      </w:pPr>
      <w:r w:rsidRPr="00EC76D5">
        <w:t xml:space="preserve">      }</w:t>
      </w:r>
    </w:p>
    <w:p w14:paraId="51C25DEC" w14:textId="77777777" w:rsidR="00197B3C" w:rsidRPr="00EC76D5" w:rsidRDefault="00197B3C" w:rsidP="00197B3C">
      <w:pPr>
        <w:pStyle w:val="Code"/>
      </w:pPr>
      <w:r w:rsidRPr="00EC76D5">
        <w:t xml:space="preserve">      </w:t>
      </w:r>
    </w:p>
    <w:p w14:paraId="289A1122" w14:textId="77777777" w:rsidR="00197B3C" w:rsidRPr="00EC76D5" w:rsidRDefault="00197B3C" w:rsidP="00197B3C">
      <w:pPr>
        <w:pStyle w:val="Code"/>
      </w:pPr>
      <w:r w:rsidRPr="00EC76D5">
        <w:t xml:space="preserve">      return Sort.String.name() + "_" + buffer.toString() + Main.NumberId;</w:t>
      </w:r>
    </w:p>
    <w:p w14:paraId="39901C7E" w14:textId="77777777" w:rsidR="00197B3C" w:rsidRPr="00EC76D5" w:rsidRDefault="00197B3C" w:rsidP="00197B3C">
      <w:pPr>
        <w:pStyle w:val="Code"/>
      </w:pPr>
      <w:r w:rsidRPr="00EC76D5">
        <w:t xml:space="preserve">    }</w:t>
      </w:r>
    </w:p>
    <w:p w14:paraId="68A1F120" w14:textId="77777777" w:rsidR="00197B3C" w:rsidRPr="00EC76D5" w:rsidRDefault="00197B3C" w:rsidP="00197B3C">
      <w:pPr>
        <w:pStyle w:val="Code"/>
      </w:pPr>
      <w:r w:rsidRPr="00EC76D5">
        <w:t xml:space="preserve">    else {</w:t>
      </w:r>
    </w:p>
    <w:p w14:paraId="27AC5349" w14:textId="77777777" w:rsidR="00197B3C" w:rsidRPr="00EC76D5" w:rsidRDefault="00197B3C" w:rsidP="00197B3C">
      <w:pPr>
        <w:pStyle w:val="Code"/>
      </w:pPr>
      <w:r w:rsidRPr="00EC76D5">
        <w:t xml:space="preserve">      String text = value.toString().replace("-", "minus");</w:t>
      </w:r>
    </w:p>
    <w:p w14:paraId="1903D843" w14:textId="77777777" w:rsidR="00197B3C" w:rsidRPr="00EC76D5" w:rsidRDefault="00197B3C" w:rsidP="00197B3C">
      <w:pPr>
        <w:pStyle w:val="Code"/>
      </w:pPr>
    </w:p>
    <w:p w14:paraId="438C336B" w14:textId="77777777" w:rsidR="00197B3C" w:rsidRPr="00EC76D5" w:rsidRDefault="00197B3C" w:rsidP="00197B3C">
      <w:pPr>
        <w:pStyle w:val="Code"/>
      </w:pPr>
      <w:r w:rsidRPr="00EC76D5">
        <w:t xml:space="preserve">      switch (type.getSize()) {</w:t>
      </w:r>
    </w:p>
    <w:p w14:paraId="749D68BC" w14:textId="77777777" w:rsidR="00197B3C" w:rsidRPr="00EC76D5" w:rsidRDefault="00197B3C" w:rsidP="00197B3C">
      <w:pPr>
        <w:pStyle w:val="Code"/>
      </w:pPr>
      <w:r w:rsidRPr="00EC76D5">
        <w:t xml:space="preserve">        case 1:</w:t>
      </w:r>
    </w:p>
    <w:p w14:paraId="55C7DE78" w14:textId="77777777" w:rsidR="00197B3C" w:rsidRPr="00EC76D5" w:rsidRDefault="00197B3C" w:rsidP="00197B3C">
      <w:pPr>
        <w:pStyle w:val="Code"/>
      </w:pPr>
      <w:r w:rsidRPr="00EC76D5">
        <w:t xml:space="preserve">          return "Byte_" + text + Main.NumberId;</w:t>
      </w:r>
    </w:p>
    <w:p w14:paraId="6FAE8A44" w14:textId="77777777" w:rsidR="00197B3C" w:rsidRPr="00EC76D5" w:rsidRDefault="00197B3C" w:rsidP="00197B3C">
      <w:pPr>
        <w:pStyle w:val="Code"/>
      </w:pPr>
      <w:r w:rsidRPr="00EC76D5">
        <w:t xml:space="preserve">          </w:t>
      </w:r>
    </w:p>
    <w:p w14:paraId="15FB4964" w14:textId="77777777" w:rsidR="00197B3C" w:rsidRPr="00EC76D5" w:rsidRDefault="00197B3C" w:rsidP="00197B3C">
      <w:pPr>
        <w:pStyle w:val="Code"/>
      </w:pPr>
      <w:r w:rsidRPr="00EC76D5">
        <w:t xml:space="preserve">        case 2:</w:t>
      </w:r>
    </w:p>
    <w:p w14:paraId="643B5060" w14:textId="77777777" w:rsidR="00197B3C" w:rsidRPr="00EC76D5" w:rsidRDefault="00197B3C" w:rsidP="00197B3C">
      <w:pPr>
        <w:pStyle w:val="Code"/>
      </w:pPr>
      <w:r w:rsidRPr="00EC76D5">
        <w:t xml:space="preserve">          return "Word_" + text + Main.NumberId;</w:t>
      </w:r>
    </w:p>
    <w:p w14:paraId="528764EA" w14:textId="77777777" w:rsidR="00197B3C" w:rsidRPr="00EC76D5" w:rsidRDefault="00197B3C" w:rsidP="00197B3C">
      <w:pPr>
        <w:pStyle w:val="Code"/>
      </w:pPr>
      <w:r w:rsidRPr="00EC76D5">
        <w:t xml:space="preserve">          </w:t>
      </w:r>
    </w:p>
    <w:p w14:paraId="2F375062" w14:textId="77777777" w:rsidR="00197B3C" w:rsidRPr="00EC76D5" w:rsidRDefault="00197B3C" w:rsidP="00197B3C">
      <w:pPr>
        <w:pStyle w:val="Code"/>
      </w:pPr>
      <w:r w:rsidRPr="00EC76D5">
        <w:t xml:space="preserve">        case 4:</w:t>
      </w:r>
    </w:p>
    <w:p w14:paraId="78137E3D" w14:textId="77777777" w:rsidR="00197B3C" w:rsidRPr="00EC76D5" w:rsidRDefault="00197B3C" w:rsidP="00197B3C">
      <w:pPr>
        <w:pStyle w:val="Code"/>
      </w:pPr>
      <w:r w:rsidRPr="00EC76D5">
        <w:t xml:space="preserve">          return "DWord_" + text + Main.NumberId;</w:t>
      </w:r>
    </w:p>
    <w:p w14:paraId="1EDEE4AC" w14:textId="77777777" w:rsidR="00197B3C" w:rsidRPr="00EC76D5" w:rsidRDefault="00197B3C" w:rsidP="00197B3C">
      <w:pPr>
        <w:pStyle w:val="Code"/>
      </w:pPr>
      <w:r w:rsidRPr="00EC76D5">
        <w:t xml:space="preserve">          </w:t>
      </w:r>
    </w:p>
    <w:p w14:paraId="67F74D5C" w14:textId="77777777" w:rsidR="00197B3C" w:rsidRPr="00EC76D5" w:rsidRDefault="00197B3C" w:rsidP="00197B3C">
      <w:pPr>
        <w:pStyle w:val="Code"/>
      </w:pPr>
      <w:r w:rsidRPr="00EC76D5">
        <w:t xml:space="preserve">        case 8:</w:t>
      </w:r>
    </w:p>
    <w:p w14:paraId="155FA914" w14:textId="77777777" w:rsidR="00197B3C" w:rsidRPr="00EC76D5" w:rsidRDefault="00197B3C" w:rsidP="00197B3C">
      <w:pPr>
        <w:pStyle w:val="Code"/>
      </w:pPr>
      <w:r w:rsidRPr="00EC76D5">
        <w:t xml:space="preserve">          return "QWord_" + text + Main.NumberId;</w:t>
      </w:r>
    </w:p>
    <w:p w14:paraId="11E611E6" w14:textId="77777777" w:rsidR="00197B3C" w:rsidRPr="00EC76D5" w:rsidRDefault="00197B3C" w:rsidP="00197B3C">
      <w:pPr>
        <w:pStyle w:val="Code"/>
      </w:pPr>
      <w:r w:rsidRPr="00EC76D5">
        <w:t xml:space="preserve">          </w:t>
      </w:r>
    </w:p>
    <w:p w14:paraId="42496FC8" w14:textId="77777777" w:rsidR="00197B3C" w:rsidRPr="00EC76D5" w:rsidRDefault="00197B3C" w:rsidP="00197B3C">
      <w:pPr>
        <w:pStyle w:val="Code"/>
      </w:pPr>
      <w:r w:rsidRPr="00EC76D5">
        <w:t xml:space="preserve">        default:</w:t>
      </w:r>
    </w:p>
    <w:p w14:paraId="16523396" w14:textId="77777777" w:rsidR="00197B3C" w:rsidRPr="00EC76D5" w:rsidRDefault="00197B3C" w:rsidP="00197B3C">
      <w:pPr>
        <w:pStyle w:val="Code"/>
      </w:pPr>
      <w:r w:rsidRPr="00EC76D5">
        <w:t xml:space="preserve">          Assert.error("");</w:t>
      </w:r>
    </w:p>
    <w:p w14:paraId="6A91B27E" w14:textId="77777777" w:rsidR="00197B3C" w:rsidRPr="00EC76D5" w:rsidRDefault="00197B3C" w:rsidP="00197B3C">
      <w:pPr>
        <w:pStyle w:val="Code"/>
      </w:pPr>
      <w:r w:rsidRPr="00EC76D5">
        <w:t xml:space="preserve">          return null;</w:t>
      </w:r>
    </w:p>
    <w:p w14:paraId="72798408" w14:textId="77777777" w:rsidR="00197B3C" w:rsidRPr="00EC76D5" w:rsidRDefault="00197B3C" w:rsidP="00197B3C">
      <w:pPr>
        <w:pStyle w:val="Code"/>
      </w:pPr>
      <w:r w:rsidRPr="00EC76D5">
        <w:t xml:space="preserve">      }</w:t>
      </w:r>
    </w:p>
    <w:p w14:paraId="3ACB1534" w14:textId="77777777" w:rsidR="00197B3C" w:rsidRPr="00EC76D5" w:rsidRDefault="00197B3C" w:rsidP="00197B3C">
      <w:pPr>
        <w:pStyle w:val="Code"/>
      </w:pPr>
      <w:r w:rsidRPr="00EC76D5">
        <w:t xml:space="preserve">    }</w:t>
      </w:r>
    </w:p>
    <w:p w14:paraId="1BF92DC1" w14:textId="77777777" w:rsidR="00197B3C" w:rsidRPr="00EC76D5" w:rsidRDefault="00197B3C" w:rsidP="00197B3C">
      <w:pPr>
        <w:pStyle w:val="Code"/>
      </w:pPr>
      <w:r w:rsidRPr="00EC76D5">
        <w:t xml:space="preserve">  }</w:t>
      </w:r>
    </w:p>
    <w:p w14:paraId="415D11FD" w14:textId="77777777" w:rsidR="00197B3C" w:rsidRPr="00EC76D5" w:rsidRDefault="00197B3C" w:rsidP="00197B3C">
      <w:pPr>
        <w:pStyle w:val="Code"/>
      </w:pPr>
      <w:r w:rsidRPr="00EC76D5">
        <w:lastRenderedPageBreak/>
        <w:t xml:space="preserve">  </w:t>
      </w:r>
    </w:p>
    <w:p w14:paraId="2A87FEB0" w14:textId="77777777" w:rsidR="00197B3C" w:rsidRPr="00EC76D5" w:rsidRDefault="00197B3C" w:rsidP="00197B3C">
      <w:pPr>
        <w:pStyle w:val="Code"/>
      </w:pPr>
      <w:r w:rsidRPr="00EC76D5">
        <w:t xml:space="preserve">  private static String addOffset(int offset) {</w:t>
      </w:r>
    </w:p>
    <w:p w14:paraId="3E426F5E" w14:textId="77777777" w:rsidR="00197B3C" w:rsidRPr="00EC76D5" w:rsidRDefault="00197B3C" w:rsidP="00197B3C">
      <w:pPr>
        <w:pStyle w:val="Code"/>
      </w:pPr>
      <w:r w:rsidRPr="00EC76D5">
        <w:t xml:space="preserve">    if (offset &gt; 0) {</w:t>
      </w:r>
    </w:p>
    <w:p w14:paraId="15B7434A" w14:textId="77777777" w:rsidR="00197B3C" w:rsidRPr="00EC76D5" w:rsidRDefault="00197B3C" w:rsidP="00197B3C">
      <w:pPr>
        <w:pStyle w:val="Code"/>
      </w:pPr>
      <w:r w:rsidRPr="00EC76D5">
        <w:t xml:space="preserve">      return " + " + offset;</w:t>
      </w:r>
    </w:p>
    <w:p w14:paraId="329D3511" w14:textId="77777777" w:rsidR="00197B3C" w:rsidRPr="00EC76D5" w:rsidRDefault="00197B3C" w:rsidP="00197B3C">
      <w:pPr>
        <w:pStyle w:val="Code"/>
      </w:pPr>
      <w:r w:rsidRPr="00EC76D5">
        <w:t xml:space="preserve">    }</w:t>
      </w:r>
    </w:p>
    <w:p w14:paraId="54099615" w14:textId="77777777" w:rsidR="00197B3C" w:rsidRPr="00EC76D5" w:rsidRDefault="00197B3C" w:rsidP="00197B3C">
      <w:pPr>
        <w:pStyle w:val="Code"/>
      </w:pPr>
      <w:r w:rsidRPr="00EC76D5">
        <w:t xml:space="preserve">    else if (offset &lt; 0) {</w:t>
      </w:r>
    </w:p>
    <w:p w14:paraId="0ECF735B" w14:textId="77777777" w:rsidR="00197B3C" w:rsidRPr="00EC76D5" w:rsidRDefault="00197B3C" w:rsidP="00197B3C">
      <w:pPr>
        <w:pStyle w:val="Code"/>
      </w:pPr>
      <w:r w:rsidRPr="00EC76D5">
        <w:t xml:space="preserve">      return " - " + (-offset);</w:t>
      </w:r>
    </w:p>
    <w:p w14:paraId="478927B9" w14:textId="77777777" w:rsidR="00197B3C" w:rsidRPr="00EC76D5" w:rsidRDefault="00197B3C" w:rsidP="00197B3C">
      <w:pPr>
        <w:pStyle w:val="Code"/>
      </w:pPr>
      <w:r w:rsidRPr="00EC76D5">
        <w:t xml:space="preserve">    }</w:t>
      </w:r>
    </w:p>
    <w:p w14:paraId="73C5D0DA" w14:textId="77777777" w:rsidR="00197B3C" w:rsidRPr="00EC76D5" w:rsidRDefault="00197B3C" w:rsidP="00197B3C">
      <w:pPr>
        <w:pStyle w:val="Code"/>
      </w:pPr>
      <w:r w:rsidRPr="00EC76D5">
        <w:t xml:space="preserve">    else {</w:t>
      </w:r>
    </w:p>
    <w:p w14:paraId="06EA2393" w14:textId="77777777" w:rsidR="00197B3C" w:rsidRPr="00EC76D5" w:rsidRDefault="00197B3C" w:rsidP="00197B3C">
      <w:pPr>
        <w:pStyle w:val="Code"/>
      </w:pPr>
      <w:r w:rsidRPr="00EC76D5">
        <w:t xml:space="preserve">      return "";</w:t>
      </w:r>
    </w:p>
    <w:p w14:paraId="5F6372ED" w14:textId="77777777" w:rsidR="00197B3C" w:rsidRPr="00EC76D5" w:rsidRDefault="00197B3C" w:rsidP="00197B3C">
      <w:pPr>
        <w:pStyle w:val="Code"/>
      </w:pPr>
      <w:r w:rsidRPr="00EC76D5">
        <w:t xml:space="preserve">    }</w:t>
      </w:r>
    </w:p>
    <w:p w14:paraId="053CD49A" w14:textId="77777777" w:rsidR="00197B3C" w:rsidRPr="00EC76D5" w:rsidRDefault="00197B3C" w:rsidP="00197B3C">
      <w:pPr>
        <w:pStyle w:val="Code"/>
      </w:pPr>
      <w:r w:rsidRPr="00EC76D5">
        <w:t xml:space="preserve">  }</w:t>
      </w:r>
    </w:p>
    <w:p w14:paraId="09B4DE02" w14:textId="77777777" w:rsidR="00197B3C" w:rsidRPr="00EC76D5" w:rsidRDefault="00197B3C" w:rsidP="00197B3C">
      <w:pPr>
        <w:pStyle w:val="Code"/>
      </w:pPr>
    </w:p>
    <w:p w14:paraId="7AB59FD5" w14:textId="77777777" w:rsidR="00197B3C" w:rsidRPr="00EC76D5" w:rsidRDefault="00197B3C" w:rsidP="00197B3C">
      <w:pPr>
        <w:pStyle w:val="Code"/>
      </w:pPr>
      <w:r w:rsidRPr="00EC76D5">
        <w:t xml:space="preserve">  private static String replaceOffset(String text, int oldOffset,</w:t>
      </w:r>
    </w:p>
    <w:p w14:paraId="24C1958F" w14:textId="77777777" w:rsidR="00197B3C" w:rsidRPr="00EC76D5" w:rsidRDefault="00197B3C" w:rsidP="00197B3C">
      <w:pPr>
        <w:pStyle w:val="Code"/>
      </w:pPr>
      <w:r w:rsidRPr="00EC76D5">
        <w:t xml:space="preserve">                                      int newOffset) {</w:t>
      </w:r>
    </w:p>
    <w:p w14:paraId="31934712" w14:textId="77777777" w:rsidR="00197B3C" w:rsidRPr="00EC76D5" w:rsidRDefault="00197B3C" w:rsidP="00197B3C">
      <w:pPr>
        <w:pStyle w:val="Code"/>
      </w:pPr>
      <w:r w:rsidRPr="00EC76D5">
        <w:t xml:space="preserve">    String oldText = (oldOffset == 0) ? "" : ((oldOffset &gt; 0) ?</w:t>
      </w:r>
    </w:p>
    <w:p w14:paraId="7A1A5940" w14:textId="77777777" w:rsidR="00197B3C" w:rsidRPr="00EC76D5" w:rsidRDefault="00197B3C" w:rsidP="00197B3C">
      <w:pPr>
        <w:pStyle w:val="Code"/>
      </w:pPr>
      <w:r w:rsidRPr="00EC76D5">
        <w:t xml:space="preserve">                     (" + " + oldOffset) : (" - " + (-oldOffset)));</w:t>
      </w:r>
    </w:p>
    <w:p w14:paraId="5FDED2AD" w14:textId="77777777" w:rsidR="00197B3C" w:rsidRPr="00EC76D5" w:rsidRDefault="00197B3C" w:rsidP="00197B3C">
      <w:pPr>
        <w:pStyle w:val="Code"/>
      </w:pPr>
      <w:r w:rsidRPr="00EC76D5">
        <w:t xml:space="preserve">    String newText = (newOffset == 0) ? "" : ((newOffset &gt; 0) ?</w:t>
      </w:r>
    </w:p>
    <w:p w14:paraId="02451C61" w14:textId="77777777" w:rsidR="00197B3C" w:rsidRPr="00EC76D5" w:rsidRDefault="00197B3C" w:rsidP="00197B3C">
      <w:pPr>
        <w:pStyle w:val="Code"/>
      </w:pPr>
      <w:r w:rsidRPr="00EC76D5">
        <w:t xml:space="preserve">                     (" + " + newOffset) : (" - " + (-newOffset)));</w:t>
      </w:r>
    </w:p>
    <w:p w14:paraId="305E6D70" w14:textId="77777777" w:rsidR="00197B3C" w:rsidRPr="00EC76D5" w:rsidRDefault="00197B3C" w:rsidP="00197B3C">
      <w:pPr>
        <w:pStyle w:val="Code"/>
      </w:pPr>
      <w:r w:rsidRPr="00EC76D5">
        <w:t xml:space="preserve">    return text.replace(oldText, newText);</w:t>
      </w:r>
    </w:p>
    <w:p w14:paraId="31991E02" w14:textId="77777777" w:rsidR="00197B3C" w:rsidRPr="00EC76D5" w:rsidRDefault="00197B3C" w:rsidP="00197B3C">
      <w:pPr>
        <w:pStyle w:val="Code"/>
      </w:pPr>
      <w:r w:rsidRPr="00EC76D5">
        <w:t xml:space="preserve">  }</w:t>
      </w:r>
    </w:p>
    <w:p w14:paraId="5A2105AC" w14:textId="77777777" w:rsidR="00197B3C" w:rsidRPr="00EC76D5" w:rsidRDefault="00197B3C" w:rsidP="00197B3C">
      <w:pPr>
        <w:pStyle w:val="Code"/>
      </w:pPr>
    </w:p>
    <w:p w14:paraId="3FE3743F" w14:textId="021C7254" w:rsidR="00197B3C" w:rsidRPr="00EC76D5" w:rsidRDefault="00197B3C" w:rsidP="00197B3C">
      <w:pPr>
        <w:pStyle w:val="Code"/>
      </w:pPr>
      <w:r w:rsidRPr="00EC76D5">
        <w:t xml:space="preserve">  public static Object staticConvert(Type toType, Object from</w:t>
      </w:r>
      <w:r w:rsidR="002F35C1">
        <w:t>Initializer</w:t>
      </w:r>
      <w:r w:rsidRPr="00EC76D5">
        <w:t>) {</w:t>
      </w:r>
    </w:p>
    <w:p w14:paraId="13EF69C9" w14:textId="77777777" w:rsidR="00197B3C" w:rsidRPr="00EC76D5" w:rsidRDefault="00197B3C" w:rsidP="00197B3C">
      <w:pPr>
        <w:pStyle w:val="Code"/>
      </w:pPr>
      <w:r w:rsidRPr="00EC76D5">
        <w:t xml:space="preserve">    if (toType.isStructOrUnion()) {</w:t>
      </w:r>
    </w:p>
    <w:p w14:paraId="2754F664" w14:textId="77777777" w:rsidR="009D4116" w:rsidRPr="00EC76D5" w:rsidRDefault="00197B3C" w:rsidP="00197B3C">
      <w:pPr>
        <w:pStyle w:val="Code"/>
      </w:pPr>
      <w:r w:rsidRPr="00EC76D5">
        <w:t xml:space="preserve">      Assert.error(toType.isComplete(), toType,</w:t>
      </w:r>
    </w:p>
    <w:p w14:paraId="62B9EFC7" w14:textId="42DA6BE3" w:rsidR="00197B3C" w:rsidRPr="00EC76D5" w:rsidRDefault="009D4116" w:rsidP="00197B3C">
      <w:pPr>
        <w:pStyle w:val="Code"/>
      </w:pPr>
      <w:r w:rsidRPr="00EC76D5">
        <w:t xml:space="preserve">                  </w:t>
      </w:r>
      <w:r w:rsidR="00197B3C" w:rsidRPr="00EC76D5">
        <w:t xml:space="preserve"> "assigment of incomplete type");</w:t>
      </w:r>
    </w:p>
    <w:p w14:paraId="12308222" w14:textId="77777777" w:rsidR="00197B3C" w:rsidRPr="00EC76D5" w:rsidRDefault="00197B3C" w:rsidP="00197B3C">
      <w:pPr>
        <w:pStyle w:val="Code"/>
      </w:pPr>
      <w:r w:rsidRPr="00EC76D5">
        <w:t xml:space="preserve">    }</w:t>
      </w:r>
    </w:p>
    <w:p w14:paraId="69FD07D9" w14:textId="77777777" w:rsidR="00197B3C" w:rsidRPr="00EC76D5" w:rsidRDefault="00197B3C" w:rsidP="00197B3C">
      <w:pPr>
        <w:pStyle w:val="Code"/>
      </w:pPr>
      <w:r w:rsidRPr="00EC76D5">
        <w:t xml:space="preserve">    </w:t>
      </w:r>
    </w:p>
    <w:p w14:paraId="2B230432" w14:textId="6A4AADDC" w:rsidR="00197B3C" w:rsidRPr="00EC76D5" w:rsidRDefault="00197B3C" w:rsidP="00197B3C">
      <w:pPr>
        <w:pStyle w:val="Code"/>
      </w:pPr>
      <w:r w:rsidRPr="00EC76D5">
        <w:t xml:space="preserve">    if (from</w:t>
      </w:r>
      <w:r w:rsidR="002F35C1">
        <w:t>Initializer</w:t>
      </w:r>
      <w:r w:rsidRPr="00EC76D5">
        <w:t xml:space="preserve"> instanceof SyntaxTree) {</w:t>
      </w:r>
    </w:p>
    <w:p w14:paraId="7964CF5F" w14:textId="7509C026" w:rsidR="00197B3C" w:rsidRPr="00EC76D5" w:rsidRDefault="00197B3C" w:rsidP="00197B3C">
      <w:pPr>
        <w:pStyle w:val="Code"/>
      </w:pPr>
      <w:r w:rsidRPr="00EC76D5">
        <w:t xml:space="preserve">      SyntaxTree fromTree = (SyntaxTree) from</w:t>
      </w:r>
      <w:r w:rsidR="002F35C1">
        <w:t>Initializer</w:t>
      </w:r>
      <w:r w:rsidRPr="00EC76D5">
        <w:t>;</w:t>
      </w:r>
    </w:p>
    <w:p w14:paraId="2B746E38" w14:textId="77777777" w:rsidR="00197B3C" w:rsidRPr="00EC76D5" w:rsidRDefault="00197B3C" w:rsidP="00197B3C">
      <w:pPr>
        <w:pStyle w:val="Code"/>
      </w:pPr>
      <w:r w:rsidRPr="00EC76D5">
        <w:t xml:space="preserve">      Type fromType = fromTree.getType();</w:t>
      </w:r>
    </w:p>
    <w:p w14:paraId="2CB513D1" w14:textId="77777777" w:rsidR="00197B3C" w:rsidRPr="00EC76D5" w:rsidRDefault="00197B3C" w:rsidP="00197B3C">
      <w:pPr>
        <w:pStyle w:val="Code"/>
      </w:pPr>
    </w:p>
    <w:p w14:paraId="39C5F89E" w14:textId="77777777" w:rsidR="00197B3C" w:rsidRPr="00EC76D5" w:rsidRDefault="00197B3C" w:rsidP="00197B3C">
      <w:pPr>
        <w:pStyle w:val="Code"/>
      </w:pPr>
      <w:r w:rsidRPr="00EC76D5">
        <w:t xml:space="preserve">      if (fromType.isString()) {</w:t>
      </w:r>
    </w:p>
    <w:p w14:paraId="7ADF8802" w14:textId="77777777" w:rsidR="00197B3C" w:rsidRPr="00EC76D5" w:rsidRDefault="00197B3C" w:rsidP="00197B3C">
      <w:pPr>
        <w:pStyle w:val="Code"/>
      </w:pPr>
      <w:r w:rsidRPr="00EC76D5">
        <w:t xml:space="preserve">        Assert.error(toType.isPointerOrArray() &amp;&amp;</w:t>
      </w:r>
    </w:p>
    <w:p w14:paraId="6C71A0EC" w14:textId="77777777" w:rsidR="00197B3C" w:rsidRPr="00EC76D5" w:rsidRDefault="00197B3C" w:rsidP="00197B3C">
      <w:pPr>
        <w:pStyle w:val="Code"/>
      </w:pPr>
      <w:r w:rsidRPr="00EC76D5">
        <w:t xml:space="preserve">                     toType.getPointerOrArrayType().isChar(),</w:t>
      </w:r>
    </w:p>
    <w:p w14:paraId="5E3762A9" w14:textId="098AFDAE" w:rsidR="00197B3C" w:rsidRPr="00EC76D5" w:rsidRDefault="00197B3C" w:rsidP="00197B3C">
      <w:pPr>
        <w:pStyle w:val="Code"/>
      </w:pPr>
      <w:r w:rsidRPr="00EC76D5">
        <w:t xml:space="preserve">                     toType, "cannot be </w:t>
      </w:r>
      <w:r w:rsidR="002F35C1">
        <w:t>initializer</w:t>
      </w:r>
      <w:r w:rsidRPr="00EC76D5">
        <w:t>alized by a string");</w:t>
      </w:r>
    </w:p>
    <w:p w14:paraId="0DD0E103" w14:textId="77777777" w:rsidR="00197B3C" w:rsidRPr="00EC76D5" w:rsidRDefault="00197B3C" w:rsidP="00197B3C">
      <w:pPr>
        <w:pStyle w:val="Code"/>
      </w:pPr>
    </w:p>
    <w:p w14:paraId="2154EDFC" w14:textId="77777777" w:rsidR="00197B3C" w:rsidRPr="00EC76D5" w:rsidRDefault="00197B3C" w:rsidP="00197B3C">
      <w:pPr>
        <w:pStyle w:val="Code"/>
      </w:pPr>
      <w:r w:rsidRPr="00EC76D5">
        <w:t xml:space="preserve">        </w:t>
      </w:r>
    </w:p>
    <w:p w14:paraId="523A915F" w14:textId="77777777" w:rsidR="00197B3C" w:rsidRPr="00EC76D5" w:rsidRDefault="00197B3C" w:rsidP="00197B3C">
      <w:pPr>
        <w:pStyle w:val="Code"/>
      </w:pPr>
      <w:r w:rsidRPr="00EC76D5">
        <w:t xml:space="preserve">        if (toType.isArray()) {</w:t>
      </w:r>
    </w:p>
    <w:p w14:paraId="2BE7C586" w14:textId="77777777" w:rsidR="00197B3C" w:rsidRPr="00EC76D5" w:rsidRDefault="00197B3C" w:rsidP="00197B3C">
      <w:pPr>
        <w:pStyle w:val="Code"/>
      </w:pPr>
      <w:r w:rsidRPr="00EC76D5">
        <w:t xml:space="preserve">          String text = (String) fromTree.getSymbol().getValue();</w:t>
      </w:r>
    </w:p>
    <w:p w14:paraId="7591819D" w14:textId="77777777" w:rsidR="00197B3C" w:rsidRPr="00EC76D5" w:rsidRDefault="00197B3C" w:rsidP="00197B3C">
      <w:pPr>
        <w:pStyle w:val="Code"/>
      </w:pPr>
    </w:p>
    <w:p w14:paraId="6A265F5D" w14:textId="77777777" w:rsidR="00197B3C" w:rsidRPr="00EC76D5" w:rsidRDefault="00197B3C" w:rsidP="00197B3C">
      <w:pPr>
        <w:pStyle w:val="Code"/>
      </w:pPr>
      <w:r w:rsidRPr="00EC76D5">
        <w:t xml:space="preserve">          if (toType.getArraySize() == 0) {</w:t>
      </w:r>
    </w:p>
    <w:p w14:paraId="5D257263" w14:textId="77777777" w:rsidR="00197B3C" w:rsidRPr="00EC76D5" w:rsidRDefault="00197B3C" w:rsidP="00197B3C">
      <w:pPr>
        <w:pStyle w:val="Code"/>
      </w:pPr>
      <w:r w:rsidRPr="00EC76D5">
        <w:t xml:space="preserve">            toType.setArraySize(text.length() + 1);</w:t>
      </w:r>
    </w:p>
    <w:p w14:paraId="00A2269F" w14:textId="77777777" w:rsidR="00197B3C" w:rsidRPr="00EC76D5" w:rsidRDefault="00197B3C" w:rsidP="00197B3C">
      <w:pPr>
        <w:pStyle w:val="Code"/>
      </w:pPr>
      <w:r w:rsidRPr="00EC76D5">
        <w:t xml:space="preserve">          }</w:t>
      </w:r>
    </w:p>
    <w:p w14:paraId="67B04F64" w14:textId="77777777" w:rsidR="00197B3C" w:rsidRPr="00EC76D5" w:rsidRDefault="00197B3C" w:rsidP="00197B3C">
      <w:pPr>
        <w:pStyle w:val="Code"/>
      </w:pPr>
    </w:p>
    <w:p w14:paraId="71E2A0EB" w14:textId="77777777" w:rsidR="00197B3C" w:rsidRPr="00EC76D5" w:rsidRDefault="00197B3C" w:rsidP="00197B3C">
      <w:pPr>
        <w:pStyle w:val="Code"/>
      </w:pPr>
      <w:r w:rsidRPr="00EC76D5">
        <w:t xml:space="preserve">          Assert.error((text.length() + 1) &lt;= toType.getArraySize(),</w:t>
      </w:r>
    </w:p>
    <w:p w14:paraId="1E444AC3" w14:textId="3B4F8191" w:rsidR="00197B3C" w:rsidRPr="00EC76D5" w:rsidRDefault="00197B3C" w:rsidP="00197B3C">
      <w:pPr>
        <w:pStyle w:val="Code"/>
      </w:pPr>
      <w:r w:rsidRPr="00EC76D5">
        <w:t xml:space="preserve">                       toType, "to many </w:t>
      </w:r>
      <w:r w:rsidR="002F35C1">
        <w:t>initializer</w:t>
      </w:r>
      <w:r w:rsidRPr="00EC76D5">
        <w:t>s");</w:t>
      </w:r>
    </w:p>
    <w:p w14:paraId="3CF4EA30" w14:textId="77777777" w:rsidR="00197B3C" w:rsidRPr="00EC76D5" w:rsidRDefault="00197B3C" w:rsidP="00197B3C">
      <w:pPr>
        <w:pStyle w:val="Code"/>
      </w:pPr>
      <w:r w:rsidRPr="00EC76D5">
        <w:t xml:space="preserve">          Assert.warning((text.length() + 1) == toType.getArraySize(),</w:t>
      </w:r>
    </w:p>
    <w:p w14:paraId="1AC91AFE" w14:textId="1ADEABCD" w:rsidR="00197B3C" w:rsidRPr="00EC76D5" w:rsidRDefault="00197B3C" w:rsidP="00197B3C">
      <w:pPr>
        <w:pStyle w:val="Code"/>
      </w:pPr>
      <w:r w:rsidRPr="00EC76D5">
        <w:t xml:space="preserve">                         toType, "to few </w:t>
      </w:r>
      <w:r w:rsidR="002F35C1">
        <w:t>initializer</w:t>
      </w:r>
      <w:r w:rsidRPr="00EC76D5">
        <w:t>s");</w:t>
      </w:r>
    </w:p>
    <w:p w14:paraId="301D36CD" w14:textId="77777777" w:rsidR="00197B3C" w:rsidRPr="00EC76D5" w:rsidRDefault="00197B3C" w:rsidP="00197B3C">
      <w:pPr>
        <w:pStyle w:val="Code"/>
      </w:pPr>
      <w:r w:rsidRPr="00EC76D5">
        <w:t xml:space="preserve">        }</w:t>
      </w:r>
    </w:p>
    <w:p w14:paraId="6BCC169C" w14:textId="77777777" w:rsidR="00197B3C" w:rsidRPr="00EC76D5" w:rsidRDefault="00197B3C" w:rsidP="00197B3C">
      <w:pPr>
        <w:pStyle w:val="Code"/>
      </w:pPr>
      <w:r w:rsidRPr="00EC76D5">
        <w:t xml:space="preserve">      }</w:t>
      </w:r>
    </w:p>
    <w:p w14:paraId="0F8C4B19" w14:textId="77777777" w:rsidR="00197B3C" w:rsidRPr="00EC76D5" w:rsidRDefault="00197B3C" w:rsidP="00197B3C">
      <w:pPr>
        <w:pStyle w:val="Code"/>
      </w:pPr>
      <w:r w:rsidRPr="00EC76D5">
        <w:t xml:space="preserve">      else if (fromType.isPointer() &amp;&amp; toType.isPointer()) {</w:t>
      </w:r>
    </w:p>
    <w:p w14:paraId="1429AB44" w14:textId="77777777" w:rsidR="00197B3C" w:rsidRPr="00EC76D5" w:rsidRDefault="00197B3C" w:rsidP="00197B3C">
      <w:pPr>
        <w:pStyle w:val="Code"/>
      </w:pPr>
      <w:r w:rsidRPr="00EC76D5">
        <w:t xml:space="preserve">        Assert.error(fromType.getPointerType().isVoid() ||</w:t>
      </w:r>
    </w:p>
    <w:p w14:paraId="1D9C177D" w14:textId="77777777" w:rsidR="00197B3C" w:rsidRPr="00EC76D5" w:rsidRDefault="00197B3C" w:rsidP="00197B3C">
      <w:pPr>
        <w:pStyle w:val="Code"/>
      </w:pPr>
      <w:r w:rsidRPr="00EC76D5">
        <w:t xml:space="preserve">                     toType.getPointerType().isVoid() ||</w:t>
      </w:r>
    </w:p>
    <w:p w14:paraId="083DCA57" w14:textId="77777777" w:rsidR="00197B3C" w:rsidRPr="00EC76D5" w:rsidRDefault="00197B3C" w:rsidP="00197B3C">
      <w:pPr>
        <w:pStyle w:val="Code"/>
      </w:pPr>
      <w:r w:rsidRPr="00EC76D5">
        <w:t xml:space="preserve">                     fromType.getPointerType().equals(toType.getPointerType()),</w:t>
      </w:r>
    </w:p>
    <w:p w14:paraId="45881A5C" w14:textId="77777777" w:rsidR="00197B3C" w:rsidRPr="00EC76D5" w:rsidRDefault="00197B3C" w:rsidP="00197B3C">
      <w:pPr>
        <w:pStyle w:val="Code"/>
      </w:pPr>
      <w:r w:rsidRPr="00EC76D5">
        <w:t xml:space="preserve">                     fromType, "cannot be converted to " + toType);</w:t>
      </w:r>
    </w:p>
    <w:p w14:paraId="11682274" w14:textId="77777777" w:rsidR="00197B3C" w:rsidRPr="00EC76D5" w:rsidRDefault="00197B3C" w:rsidP="00197B3C">
      <w:pPr>
        <w:pStyle w:val="Code"/>
      </w:pPr>
      <w:r w:rsidRPr="00EC76D5">
        <w:lastRenderedPageBreak/>
        <w:t xml:space="preserve">      }</w:t>
      </w:r>
    </w:p>
    <w:p w14:paraId="62FE6640" w14:textId="77777777" w:rsidR="00197B3C" w:rsidRPr="00EC76D5" w:rsidRDefault="00197B3C" w:rsidP="00197B3C">
      <w:pPr>
        <w:pStyle w:val="Code"/>
      </w:pPr>
      <w:r w:rsidRPr="00EC76D5">
        <w:t xml:space="preserve">      else if (fromType.isArray() &amp;&amp; toType.isPointer()) {</w:t>
      </w:r>
    </w:p>
    <w:p w14:paraId="54A5823C" w14:textId="77777777" w:rsidR="00197B3C" w:rsidRPr="00EC76D5" w:rsidRDefault="00197B3C" w:rsidP="00197B3C">
      <w:pPr>
        <w:pStyle w:val="Code"/>
      </w:pPr>
      <w:r w:rsidRPr="00EC76D5">
        <w:t xml:space="preserve">        Assert.error(fromType.getArrayType().isVoid() ||</w:t>
      </w:r>
    </w:p>
    <w:p w14:paraId="6C822198" w14:textId="77777777" w:rsidR="00197B3C" w:rsidRPr="00EC76D5" w:rsidRDefault="00197B3C" w:rsidP="00197B3C">
      <w:pPr>
        <w:pStyle w:val="Code"/>
      </w:pPr>
      <w:r w:rsidRPr="00EC76D5">
        <w:t xml:space="preserve">                     toType.getPointerType().isVoid() ||</w:t>
      </w:r>
    </w:p>
    <w:p w14:paraId="574FB057" w14:textId="77777777" w:rsidR="00197B3C" w:rsidRPr="00EC76D5" w:rsidRDefault="00197B3C" w:rsidP="00197B3C">
      <w:pPr>
        <w:pStyle w:val="Code"/>
      </w:pPr>
      <w:r w:rsidRPr="00EC76D5">
        <w:t xml:space="preserve">                     fromType.getArrayType().equals(toType.getPointerType()),</w:t>
      </w:r>
    </w:p>
    <w:p w14:paraId="272CD7A4" w14:textId="77777777" w:rsidR="00197B3C" w:rsidRPr="00EC76D5" w:rsidRDefault="00197B3C" w:rsidP="00197B3C">
      <w:pPr>
        <w:pStyle w:val="Code"/>
      </w:pPr>
      <w:r w:rsidRPr="00EC76D5">
        <w:t xml:space="preserve">                     fromType, "cannot be converted to " + toType);</w:t>
      </w:r>
    </w:p>
    <w:p w14:paraId="7E5986D7" w14:textId="77777777" w:rsidR="00197B3C" w:rsidRPr="00EC76D5" w:rsidRDefault="00197B3C" w:rsidP="00197B3C">
      <w:pPr>
        <w:pStyle w:val="Code"/>
      </w:pPr>
      <w:r w:rsidRPr="00EC76D5">
        <w:t xml:space="preserve">      }</w:t>
      </w:r>
    </w:p>
    <w:p w14:paraId="4B96E542" w14:textId="77777777" w:rsidR="00197B3C" w:rsidRPr="00EC76D5" w:rsidRDefault="00197B3C" w:rsidP="00197B3C">
      <w:pPr>
        <w:pStyle w:val="Code"/>
      </w:pPr>
      <w:r w:rsidRPr="00EC76D5">
        <w:t xml:space="preserve">      else if (fromType.isPointer() &amp;&amp; toType.isArray()) {</w:t>
      </w:r>
    </w:p>
    <w:p w14:paraId="76E5F841" w14:textId="72ACCB35" w:rsidR="00197B3C" w:rsidRPr="00EC76D5" w:rsidRDefault="00197B3C" w:rsidP="00197B3C">
      <w:pPr>
        <w:pStyle w:val="Code"/>
      </w:pPr>
      <w:r w:rsidRPr="00EC76D5">
        <w:t xml:space="preserve">        Assert.error(toType, "an array cannot be </w:t>
      </w:r>
      <w:r w:rsidR="00266D64">
        <w:t>initialized</w:t>
      </w:r>
      <w:r w:rsidRPr="00EC76D5">
        <w:t xml:space="preserve"> by a pointer");</w:t>
      </w:r>
    </w:p>
    <w:p w14:paraId="6F71C94D" w14:textId="77777777" w:rsidR="00197B3C" w:rsidRPr="00EC76D5" w:rsidRDefault="00197B3C" w:rsidP="00197B3C">
      <w:pPr>
        <w:pStyle w:val="Code"/>
      </w:pPr>
      <w:r w:rsidRPr="00EC76D5">
        <w:t xml:space="preserve">      }</w:t>
      </w:r>
    </w:p>
    <w:p w14:paraId="7B447A31" w14:textId="77777777" w:rsidR="00197B3C" w:rsidRPr="00EC76D5" w:rsidRDefault="00197B3C" w:rsidP="00197B3C">
      <w:pPr>
        <w:pStyle w:val="Code"/>
      </w:pPr>
      <w:r w:rsidRPr="00EC76D5">
        <w:t xml:space="preserve">      else if (fromType.isArray() &amp;&amp; toType.isArray()) {</w:t>
      </w:r>
    </w:p>
    <w:p w14:paraId="0D10A74F" w14:textId="77777777" w:rsidR="00197B3C" w:rsidRPr="00EC76D5" w:rsidRDefault="00197B3C" w:rsidP="00197B3C">
      <w:pPr>
        <w:pStyle w:val="Code"/>
      </w:pPr>
      <w:r w:rsidRPr="00EC76D5">
        <w:t xml:space="preserve">        Assert.error(fromType.getArrayType().equals(toType.getArrayType()),</w:t>
      </w:r>
    </w:p>
    <w:p w14:paraId="52EF3EC4" w14:textId="77777777" w:rsidR="00197B3C" w:rsidRPr="00EC76D5" w:rsidRDefault="00197B3C" w:rsidP="00197B3C">
      <w:pPr>
        <w:pStyle w:val="Code"/>
      </w:pPr>
      <w:r w:rsidRPr="00EC76D5">
        <w:t xml:space="preserve">                     fromType, "cannot be converted to " + toType);</w:t>
      </w:r>
    </w:p>
    <w:p w14:paraId="3F47C077" w14:textId="77777777" w:rsidR="00197B3C" w:rsidRPr="00EC76D5" w:rsidRDefault="00197B3C" w:rsidP="00197B3C">
      <w:pPr>
        <w:pStyle w:val="Code"/>
      </w:pPr>
    </w:p>
    <w:p w14:paraId="3EAF7836" w14:textId="77777777" w:rsidR="00197B3C" w:rsidRPr="00EC76D5" w:rsidRDefault="00197B3C" w:rsidP="00197B3C">
      <w:pPr>
        <w:pStyle w:val="Code"/>
      </w:pPr>
      <w:r w:rsidRPr="00EC76D5">
        <w:t xml:space="preserve">        if (toType.getArraySize() == 0) {</w:t>
      </w:r>
    </w:p>
    <w:p w14:paraId="6CA3876E" w14:textId="77777777" w:rsidR="00197B3C" w:rsidRPr="00EC76D5" w:rsidRDefault="00197B3C" w:rsidP="00197B3C">
      <w:pPr>
        <w:pStyle w:val="Code"/>
      </w:pPr>
      <w:r w:rsidRPr="00EC76D5">
        <w:t xml:space="preserve">          toType.setArraySize(fromType.getArraySize());</w:t>
      </w:r>
    </w:p>
    <w:p w14:paraId="588F82AB" w14:textId="77777777" w:rsidR="00197B3C" w:rsidRPr="00EC76D5" w:rsidRDefault="00197B3C" w:rsidP="00197B3C">
      <w:pPr>
        <w:pStyle w:val="Code"/>
      </w:pPr>
      <w:r w:rsidRPr="00EC76D5">
        <w:t xml:space="preserve">        }</w:t>
      </w:r>
    </w:p>
    <w:p w14:paraId="1494AFC4" w14:textId="77777777" w:rsidR="00197B3C" w:rsidRPr="00EC76D5" w:rsidRDefault="00197B3C" w:rsidP="00197B3C">
      <w:pPr>
        <w:pStyle w:val="Code"/>
      </w:pPr>
    </w:p>
    <w:p w14:paraId="2727BD48" w14:textId="77777777" w:rsidR="00197B3C" w:rsidRPr="00EC76D5" w:rsidRDefault="00197B3C" w:rsidP="00197B3C">
      <w:pPr>
        <w:pStyle w:val="Code"/>
      </w:pPr>
      <w:r w:rsidRPr="00EC76D5">
        <w:t xml:space="preserve">        Assert.error(toType.getArraySize() == toType.getArraySize(),</w:t>
      </w:r>
    </w:p>
    <w:p w14:paraId="3A954D25" w14:textId="77777777" w:rsidR="00197B3C" w:rsidRPr="00EC76D5" w:rsidRDefault="00197B3C" w:rsidP="00197B3C">
      <w:pPr>
        <w:pStyle w:val="Code"/>
      </w:pPr>
      <w:r w:rsidRPr="00EC76D5">
        <w:t xml:space="preserve">                     fromType, "different array sizes");</w:t>
      </w:r>
    </w:p>
    <w:p w14:paraId="0CBD640E" w14:textId="77777777" w:rsidR="00197B3C" w:rsidRPr="00EC76D5" w:rsidRDefault="00197B3C" w:rsidP="00197B3C">
      <w:pPr>
        <w:pStyle w:val="Code"/>
      </w:pPr>
      <w:r w:rsidRPr="00EC76D5">
        <w:t xml:space="preserve">      }</w:t>
      </w:r>
    </w:p>
    <w:p w14:paraId="58B417DE" w14:textId="77777777" w:rsidR="00197B3C" w:rsidRPr="00EC76D5" w:rsidRDefault="00197B3C" w:rsidP="00197B3C">
      <w:pPr>
        <w:pStyle w:val="Code"/>
      </w:pPr>
      <w:r w:rsidRPr="00EC76D5">
        <w:t xml:space="preserve">      else if (fromType.isFunction() &amp;&amp; toType.isPointer() &amp;&amp;</w:t>
      </w:r>
    </w:p>
    <w:p w14:paraId="100494FD" w14:textId="77777777" w:rsidR="00197B3C" w:rsidRPr="00EC76D5" w:rsidRDefault="00197B3C" w:rsidP="00197B3C">
      <w:pPr>
        <w:pStyle w:val="Code"/>
      </w:pPr>
      <w:r w:rsidRPr="00EC76D5">
        <w:t xml:space="preserve">               toType.getPointerType().equals(fromType)) {</w:t>
      </w:r>
    </w:p>
    <w:p w14:paraId="1AD4729F" w14:textId="77777777" w:rsidR="00197B3C" w:rsidRPr="00EC76D5" w:rsidRDefault="00197B3C" w:rsidP="00197B3C">
      <w:pPr>
        <w:pStyle w:val="Code"/>
      </w:pPr>
      <w:r w:rsidRPr="00EC76D5">
        <w:t xml:space="preserve">        // Empty.</w:t>
      </w:r>
    </w:p>
    <w:p w14:paraId="633E06E4" w14:textId="77777777" w:rsidR="00197B3C" w:rsidRPr="00EC76D5" w:rsidRDefault="00197B3C" w:rsidP="00197B3C">
      <w:pPr>
        <w:pStyle w:val="Code"/>
      </w:pPr>
      <w:r w:rsidRPr="00EC76D5">
        <w:t xml:space="preserve">      }</w:t>
      </w:r>
    </w:p>
    <w:p w14:paraId="5D9B3D75" w14:textId="77777777" w:rsidR="00197B3C" w:rsidRPr="00EC76D5" w:rsidRDefault="00197B3C" w:rsidP="00197B3C">
      <w:pPr>
        <w:pStyle w:val="Code"/>
      </w:pPr>
      <w:r w:rsidRPr="00EC76D5">
        <w:t xml:space="preserve">      else if ((fromType.isLogical() || fromType.isArithmeticOrPointer()) &amp;&amp;</w:t>
      </w:r>
    </w:p>
    <w:p w14:paraId="2791892C" w14:textId="77777777" w:rsidR="00197B3C" w:rsidRPr="00EC76D5" w:rsidRDefault="00197B3C" w:rsidP="00197B3C">
      <w:pPr>
        <w:pStyle w:val="Code"/>
      </w:pPr>
      <w:r w:rsidRPr="00EC76D5">
        <w:t xml:space="preserve">               (toType.isArithmeticOrPointer())) {</w:t>
      </w:r>
    </w:p>
    <w:p w14:paraId="15482465" w14:textId="77777777" w:rsidR="00197B3C" w:rsidRPr="00EC76D5" w:rsidRDefault="00197B3C" w:rsidP="00197B3C">
      <w:pPr>
        <w:pStyle w:val="Code"/>
      </w:pPr>
      <w:r w:rsidRPr="00EC76D5">
        <w:t xml:space="preserve">        Object fromValue = fromTree.getSymbol().getValue();</w:t>
      </w:r>
    </w:p>
    <w:p w14:paraId="0BA8EE24" w14:textId="77777777" w:rsidR="00197B3C" w:rsidRPr="00EC76D5" w:rsidRDefault="00197B3C" w:rsidP="00197B3C">
      <w:pPr>
        <w:pStyle w:val="Code"/>
      </w:pPr>
      <w:r w:rsidRPr="00EC76D5">
        <w:t xml:space="preserve">        Object toValue = staticCast(fromValue, toType);</w:t>
      </w:r>
    </w:p>
    <w:p w14:paraId="6AC49E70" w14:textId="77777777" w:rsidR="00197B3C" w:rsidRPr="00EC76D5" w:rsidRDefault="00197B3C" w:rsidP="00197B3C">
      <w:pPr>
        <w:pStyle w:val="Code"/>
      </w:pPr>
      <w:r w:rsidRPr="00EC76D5">
        <w:t xml:space="preserve">        Symbol toSymbol = Symbol.createValueSymbol(toType, toValue);</w:t>
      </w:r>
    </w:p>
    <w:p w14:paraId="13FF13D8" w14:textId="0F7D5EF6" w:rsidR="00197B3C" w:rsidRPr="00EC76D5" w:rsidRDefault="00197B3C" w:rsidP="00197B3C">
      <w:pPr>
        <w:pStyle w:val="Code"/>
      </w:pPr>
      <w:r w:rsidRPr="00EC76D5">
        <w:t xml:space="preserve">        from</w:t>
      </w:r>
      <w:r w:rsidR="002F35C1">
        <w:t>Initializer</w:t>
      </w:r>
      <w:r w:rsidRPr="00EC76D5">
        <w:t xml:space="preserve"> = SyntaxTreeGenerator.generateValueTree(toSymbol);</w:t>
      </w:r>
    </w:p>
    <w:p w14:paraId="3BA90130" w14:textId="77777777" w:rsidR="00197B3C" w:rsidRPr="00EC76D5" w:rsidRDefault="00197B3C" w:rsidP="00197B3C">
      <w:pPr>
        <w:pStyle w:val="Code"/>
      </w:pPr>
      <w:r w:rsidRPr="00EC76D5">
        <w:t xml:space="preserve">      }</w:t>
      </w:r>
    </w:p>
    <w:p w14:paraId="5D9F5F5C" w14:textId="77777777" w:rsidR="00197B3C" w:rsidRPr="00EC76D5" w:rsidRDefault="00197B3C" w:rsidP="00197B3C">
      <w:pPr>
        <w:pStyle w:val="Code"/>
      </w:pPr>
      <w:r w:rsidRPr="00EC76D5">
        <w:t xml:space="preserve">      else {</w:t>
      </w:r>
    </w:p>
    <w:p w14:paraId="461A2CDB" w14:textId="77777777" w:rsidR="00197B3C" w:rsidRPr="00EC76D5" w:rsidRDefault="00197B3C" w:rsidP="00197B3C">
      <w:pPr>
        <w:pStyle w:val="Code"/>
      </w:pPr>
      <w:r w:rsidRPr="00EC76D5">
        <w:t xml:space="preserve">        Assert.error(fromType.equals(toType), "invalid type");</w:t>
      </w:r>
    </w:p>
    <w:p w14:paraId="75379EA1" w14:textId="77777777" w:rsidR="00197B3C" w:rsidRPr="00EC76D5" w:rsidRDefault="00197B3C" w:rsidP="00197B3C">
      <w:pPr>
        <w:pStyle w:val="Code"/>
      </w:pPr>
      <w:r w:rsidRPr="00EC76D5">
        <w:t xml:space="preserve">      }</w:t>
      </w:r>
    </w:p>
    <w:p w14:paraId="71CD74DB" w14:textId="77777777" w:rsidR="00197B3C" w:rsidRPr="00EC76D5" w:rsidRDefault="00197B3C" w:rsidP="00197B3C">
      <w:pPr>
        <w:pStyle w:val="Code"/>
      </w:pPr>
      <w:r w:rsidRPr="00EC76D5">
        <w:t xml:space="preserve">    }</w:t>
      </w:r>
    </w:p>
    <w:p w14:paraId="7208E4D3" w14:textId="77777777" w:rsidR="00197B3C" w:rsidRPr="00EC76D5" w:rsidRDefault="00197B3C" w:rsidP="00197B3C">
      <w:pPr>
        <w:pStyle w:val="Code"/>
      </w:pPr>
      <w:r w:rsidRPr="00EC76D5">
        <w:t xml:space="preserve">    else {</w:t>
      </w:r>
    </w:p>
    <w:p w14:paraId="5A3F68D0" w14:textId="323AE471" w:rsidR="00197B3C" w:rsidRPr="00EC76D5" w:rsidRDefault="00197B3C" w:rsidP="00197B3C">
      <w:pPr>
        <w:pStyle w:val="Code"/>
      </w:pPr>
      <w:r w:rsidRPr="00EC76D5">
        <w:t xml:space="preserve">      List&lt;Object&gt; fromList = (List) from</w:t>
      </w:r>
      <w:r w:rsidR="002F35C1">
        <w:t>Initializer</w:t>
      </w:r>
      <w:r w:rsidRPr="00EC76D5">
        <w:t>;</w:t>
      </w:r>
    </w:p>
    <w:p w14:paraId="4DA4DEA2" w14:textId="77777777" w:rsidR="00197B3C" w:rsidRPr="00EC76D5" w:rsidRDefault="00197B3C" w:rsidP="00197B3C">
      <w:pPr>
        <w:pStyle w:val="Code"/>
      </w:pPr>
      <w:r w:rsidRPr="00EC76D5">
        <w:t xml:space="preserve">      </w:t>
      </w:r>
    </w:p>
    <w:p w14:paraId="48FDDC58" w14:textId="77777777" w:rsidR="00197B3C" w:rsidRPr="00EC76D5" w:rsidRDefault="00197B3C" w:rsidP="00197B3C">
      <w:pPr>
        <w:pStyle w:val="Code"/>
      </w:pPr>
      <w:r w:rsidRPr="00EC76D5">
        <w:t xml:space="preserve">      switch (toType.getSort()) {</w:t>
      </w:r>
    </w:p>
    <w:p w14:paraId="4DFB0099" w14:textId="77777777" w:rsidR="00197B3C" w:rsidRPr="00EC76D5" w:rsidRDefault="00197B3C" w:rsidP="00197B3C">
      <w:pPr>
        <w:pStyle w:val="Code"/>
      </w:pPr>
      <w:r w:rsidRPr="00EC76D5">
        <w:t xml:space="preserve">        case Pointer: {</w:t>
      </w:r>
    </w:p>
    <w:p w14:paraId="3152C540" w14:textId="77777777" w:rsidR="00197B3C" w:rsidRPr="00EC76D5" w:rsidRDefault="00197B3C" w:rsidP="00197B3C">
      <w:pPr>
        <w:pStyle w:val="Code"/>
      </w:pPr>
      <w:r w:rsidRPr="00EC76D5">
        <w:t xml:space="preserve">            Type subType = toType.getPointerType();</w:t>
      </w:r>
    </w:p>
    <w:p w14:paraId="4F65EFA8" w14:textId="77777777" w:rsidR="00197B3C" w:rsidRPr="00EC76D5" w:rsidRDefault="00197B3C" w:rsidP="00197B3C">
      <w:pPr>
        <w:pStyle w:val="Code"/>
      </w:pPr>
      <w:r w:rsidRPr="00EC76D5">
        <w:t xml:space="preserve">            for (int index = 0; index &lt; fromList.size(); ++index) {</w:t>
      </w:r>
    </w:p>
    <w:p w14:paraId="14A7DDD8" w14:textId="77777777" w:rsidR="00197B3C" w:rsidRPr="00EC76D5" w:rsidRDefault="00197B3C" w:rsidP="00197B3C">
      <w:pPr>
        <w:pStyle w:val="Code"/>
      </w:pPr>
      <w:r w:rsidRPr="00EC76D5">
        <w:t xml:space="preserve">              fromList.set(index, staticConvert(subType, fromList.get(index)));</w:t>
      </w:r>
    </w:p>
    <w:p w14:paraId="06F66AD5" w14:textId="77777777" w:rsidR="00197B3C" w:rsidRPr="00EC76D5" w:rsidRDefault="00197B3C" w:rsidP="00197B3C">
      <w:pPr>
        <w:pStyle w:val="Code"/>
      </w:pPr>
      <w:r w:rsidRPr="00EC76D5">
        <w:t xml:space="preserve">            }</w:t>
      </w:r>
    </w:p>
    <w:p w14:paraId="366D2C2B" w14:textId="77777777" w:rsidR="00197B3C" w:rsidRPr="00EC76D5" w:rsidRDefault="00197B3C" w:rsidP="00197B3C">
      <w:pPr>
        <w:pStyle w:val="Code"/>
      </w:pPr>
      <w:r w:rsidRPr="00EC76D5">
        <w:t xml:space="preserve">          }</w:t>
      </w:r>
    </w:p>
    <w:p w14:paraId="15444FB5" w14:textId="77777777" w:rsidR="00197B3C" w:rsidRPr="00EC76D5" w:rsidRDefault="00197B3C" w:rsidP="00197B3C">
      <w:pPr>
        <w:pStyle w:val="Code"/>
      </w:pPr>
      <w:r w:rsidRPr="00EC76D5">
        <w:t xml:space="preserve">          break;</w:t>
      </w:r>
    </w:p>
    <w:p w14:paraId="78B27D4F" w14:textId="77777777" w:rsidR="00197B3C" w:rsidRPr="00EC76D5" w:rsidRDefault="00197B3C" w:rsidP="00197B3C">
      <w:pPr>
        <w:pStyle w:val="Code"/>
      </w:pPr>
      <w:r w:rsidRPr="00EC76D5">
        <w:t xml:space="preserve">            </w:t>
      </w:r>
    </w:p>
    <w:p w14:paraId="727E467E" w14:textId="77777777" w:rsidR="00197B3C" w:rsidRPr="00EC76D5" w:rsidRDefault="00197B3C" w:rsidP="00197B3C">
      <w:pPr>
        <w:pStyle w:val="Code"/>
      </w:pPr>
      <w:r w:rsidRPr="00EC76D5">
        <w:t xml:space="preserve">        case Array: {</w:t>
      </w:r>
    </w:p>
    <w:p w14:paraId="71634748" w14:textId="77777777" w:rsidR="00197B3C" w:rsidRPr="00EC76D5" w:rsidRDefault="00197B3C" w:rsidP="00197B3C">
      <w:pPr>
        <w:pStyle w:val="Code"/>
      </w:pPr>
      <w:r w:rsidRPr="00EC76D5">
        <w:t xml:space="preserve">            if (toType.getArraySize() == 0) {</w:t>
      </w:r>
    </w:p>
    <w:p w14:paraId="08B28A93" w14:textId="77777777" w:rsidR="00197B3C" w:rsidRPr="00EC76D5" w:rsidRDefault="00197B3C" w:rsidP="00197B3C">
      <w:pPr>
        <w:pStyle w:val="Code"/>
      </w:pPr>
      <w:r w:rsidRPr="00EC76D5">
        <w:t xml:space="preserve">              toType.setArraySize(fromList.size());</w:t>
      </w:r>
    </w:p>
    <w:p w14:paraId="447ACECB" w14:textId="77777777" w:rsidR="00197B3C" w:rsidRPr="00EC76D5" w:rsidRDefault="00197B3C" w:rsidP="00197B3C">
      <w:pPr>
        <w:pStyle w:val="Code"/>
      </w:pPr>
      <w:r w:rsidRPr="00EC76D5">
        <w:t xml:space="preserve">            }</w:t>
      </w:r>
    </w:p>
    <w:p w14:paraId="365C0DB9" w14:textId="77777777" w:rsidR="00197B3C" w:rsidRPr="00EC76D5" w:rsidRDefault="00197B3C" w:rsidP="00197B3C">
      <w:pPr>
        <w:pStyle w:val="Code"/>
      </w:pPr>
    </w:p>
    <w:p w14:paraId="04875318" w14:textId="77777777" w:rsidR="00197B3C" w:rsidRPr="00EC76D5" w:rsidRDefault="00197B3C" w:rsidP="00197B3C">
      <w:pPr>
        <w:pStyle w:val="Code"/>
      </w:pPr>
      <w:r w:rsidRPr="00EC76D5">
        <w:t xml:space="preserve">            Assert.error(fromList.size() &lt;= toType.getArraySize(),</w:t>
      </w:r>
    </w:p>
    <w:p w14:paraId="568B6DE0" w14:textId="7F95CACE" w:rsidR="00197B3C" w:rsidRPr="00EC76D5" w:rsidRDefault="00197B3C" w:rsidP="00197B3C">
      <w:pPr>
        <w:pStyle w:val="Code"/>
      </w:pPr>
      <w:r w:rsidRPr="00EC76D5">
        <w:t xml:space="preserve">                         toType, "to many </w:t>
      </w:r>
      <w:r w:rsidR="002F35C1">
        <w:t>initializer</w:t>
      </w:r>
      <w:r w:rsidRPr="00EC76D5">
        <w:t>s");</w:t>
      </w:r>
    </w:p>
    <w:p w14:paraId="3E030005" w14:textId="77777777" w:rsidR="00197B3C" w:rsidRPr="00EC76D5" w:rsidRDefault="00197B3C" w:rsidP="00197B3C">
      <w:pPr>
        <w:pStyle w:val="Code"/>
      </w:pPr>
      <w:r w:rsidRPr="00EC76D5">
        <w:t xml:space="preserve">            Assert.warning(fromList.size() == toType.getArraySize(),</w:t>
      </w:r>
    </w:p>
    <w:p w14:paraId="14248AE6" w14:textId="765FE82B" w:rsidR="00197B3C" w:rsidRPr="00EC76D5" w:rsidRDefault="00197B3C" w:rsidP="00197B3C">
      <w:pPr>
        <w:pStyle w:val="Code"/>
      </w:pPr>
      <w:r w:rsidRPr="00EC76D5">
        <w:lastRenderedPageBreak/>
        <w:t xml:space="preserve">                           toType, "to few </w:t>
      </w:r>
      <w:r w:rsidR="002F35C1">
        <w:t>initializer</w:t>
      </w:r>
      <w:r w:rsidRPr="00EC76D5">
        <w:t>s");</w:t>
      </w:r>
    </w:p>
    <w:p w14:paraId="58F14D2E" w14:textId="77777777" w:rsidR="00197B3C" w:rsidRPr="00EC76D5" w:rsidRDefault="00197B3C" w:rsidP="00197B3C">
      <w:pPr>
        <w:pStyle w:val="Code"/>
      </w:pPr>
    </w:p>
    <w:p w14:paraId="3C2ABD52" w14:textId="77777777" w:rsidR="00197B3C" w:rsidRPr="00EC76D5" w:rsidRDefault="00197B3C" w:rsidP="00197B3C">
      <w:pPr>
        <w:pStyle w:val="Code"/>
      </w:pPr>
      <w:r w:rsidRPr="00EC76D5">
        <w:t xml:space="preserve">            Type subType = toType.getArrayType();            </w:t>
      </w:r>
    </w:p>
    <w:p w14:paraId="4EADC3F0" w14:textId="77777777" w:rsidR="00197B3C" w:rsidRPr="00EC76D5" w:rsidRDefault="00197B3C" w:rsidP="00197B3C">
      <w:pPr>
        <w:pStyle w:val="Code"/>
      </w:pPr>
      <w:r w:rsidRPr="00EC76D5">
        <w:t xml:space="preserve">            for (int index = 0; index &lt; fromList.size(); ++index) {</w:t>
      </w:r>
    </w:p>
    <w:p w14:paraId="7B429D29" w14:textId="77777777" w:rsidR="00197B3C" w:rsidRPr="00EC76D5" w:rsidRDefault="00197B3C" w:rsidP="00197B3C">
      <w:pPr>
        <w:pStyle w:val="Code"/>
      </w:pPr>
      <w:r w:rsidRPr="00EC76D5">
        <w:t xml:space="preserve">              fromList.set(index, staticConvert(subType, fromList.get(index)));</w:t>
      </w:r>
    </w:p>
    <w:p w14:paraId="459418F8" w14:textId="77777777" w:rsidR="00197B3C" w:rsidRPr="00EC76D5" w:rsidRDefault="00197B3C" w:rsidP="00197B3C">
      <w:pPr>
        <w:pStyle w:val="Code"/>
      </w:pPr>
      <w:r w:rsidRPr="00EC76D5">
        <w:t xml:space="preserve">            }</w:t>
      </w:r>
    </w:p>
    <w:p w14:paraId="5D8EAB4C" w14:textId="77777777" w:rsidR="00197B3C" w:rsidRPr="00EC76D5" w:rsidRDefault="00197B3C" w:rsidP="00197B3C">
      <w:pPr>
        <w:pStyle w:val="Code"/>
      </w:pPr>
      <w:r w:rsidRPr="00EC76D5">
        <w:t xml:space="preserve">          }</w:t>
      </w:r>
    </w:p>
    <w:p w14:paraId="454E6E35" w14:textId="77777777" w:rsidR="00197B3C" w:rsidRPr="00EC76D5" w:rsidRDefault="00197B3C" w:rsidP="00197B3C">
      <w:pPr>
        <w:pStyle w:val="Code"/>
      </w:pPr>
      <w:r w:rsidRPr="00EC76D5">
        <w:t xml:space="preserve">          break;</w:t>
      </w:r>
    </w:p>
    <w:p w14:paraId="6CE6BACC" w14:textId="77777777" w:rsidR="00197B3C" w:rsidRPr="00EC76D5" w:rsidRDefault="00197B3C" w:rsidP="00197B3C">
      <w:pPr>
        <w:pStyle w:val="Code"/>
      </w:pPr>
    </w:p>
    <w:p w14:paraId="6A991240" w14:textId="77777777" w:rsidR="00197B3C" w:rsidRPr="00EC76D5" w:rsidRDefault="00197B3C" w:rsidP="00197B3C">
      <w:pPr>
        <w:pStyle w:val="Code"/>
      </w:pPr>
      <w:r w:rsidRPr="00EC76D5">
        <w:t xml:space="preserve">        case Struct: {</w:t>
      </w:r>
    </w:p>
    <w:p w14:paraId="0D5E220E" w14:textId="77777777" w:rsidR="00197B3C" w:rsidRPr="00EC76D5" w:rsidRDefault="00197B3C" w:rsidP="00197B3C">
      <w:pPr>
        <w:pStyle w:val="Code"/>
      </w:pPr>
      <w:r w:rsidRPr="00EC76D5">
        <w:t xml:space="preserve">            Map&lt;String,Symbol&gt; memberMap = toType.getMemberMap();</w:t>
      </w:r>
    </w:p>
    <w:p w14:paraId="6F4D2FC6" w14:textId="77777777" w:rsidR="00197B3C" w:rsidRPr="00EC76D5" w:rsidRDefault="00197B3C" w:rsidP="00197B3C">
      <w:pPr>
        <w:pStyle w:val="Code"/>
      </w:pPr>
      <w:r w:rsidRPr="00EC76D5">
        <w:t xml:space="preserve">            </w:t>
      </w:r>
    </w:p>
    <w:p w14:paraId="7F2EC413" w14:textId="77777777" w:rsidR="00197B3C" w:rsidRPr="00EC76D5" w:rsidRDefault="00197B3C" w:rsidP="00197B3C">
      <w:pPr>
        <w:pStyle w:val="Code"/>
      </w:pPr>
      <w:r w:rsidRPr="00EC76D5">
        <w:t xml:space="preserve">            Assert.error(fromList.size() &lt;= memberMap.size(),</w:t>
      </w:r>
    </w:p>
    <w:p w14:paraId="40250490" w14:textId="2BABC492" w:rsidR="00197B3C" w:rsidRPr="00EC76D5" w:rsidRDefault="00197B3C" w:rsidP="00197B3C">
      <w:pPr>
        <w:pStyle w:val="Code"/>
      </w:pPr>
      <w:r w:rsidRPr="00EC76D5">
        <w:t xml:space="preserve">                         toType, "to many </w:t>
      </w:r>
      <w:r w:rsidR="002F35C1">
        <w:t>initializer</w:t>
      </w:r>
      <w:r w:rsidRPr="00EC76D5">
        <w:t>s");</w:t>
      </w:r>
    </w:p>
    <w:p w14:paraId="672CE54C" w14:textId="77777777" w:rsidR="00197B3C" w:rsidRPr="00EC76D5" w:rsidRDefault="00197B3C" w:rsidP="00197B3C">
      <w:pPr>
        <w:pStyle w:val="Code"/>
      </w:pPr>
      <w:r w:rsidRPr="00EC76D5">
        <w:t xml:space="preserve">            Assert.warning(fromList.size() == memberMap.size(),</w:t>
      </w:r>
    </w:p>
    <w:p w14:paraId="40657E69" w14:textId="71ABB9EB" w:rsidR="00197B3C" w:rsidRPr="00EC76D5" w:rsidRDefault="00197B3C" w:rsidP="00197B3C">
      <w:pPr>
        <w:pStyle w:val="Code"/>
      </w:pPr>
      <w:r w:rsidRPr="00EC76D5">
        <w:t xml:space="preserve">                           toType, "to few </w:t>
      </w:r>
      <w:r w:rsidR="002F35C1">
        <w:t>initializer</w:t>
      </w:r>
      <w:r w:rsidRPr="00EC76D5">
        <w:t>s");</w:t>
      </w:r>
    </w:p>
    <w:p w14:paraId="10AF47E8" w14:textId="77777777" w:rsidR="00197B3C" w:rsidRPr="00EC76D5" w:rsidRDefault="00197B3C" w:rsidP="00197B3C">
      <w:pPr>
        <w:pStyle w:val="Code"/>
      </w:pPr>
      <w:r w:rsidRPr="00EC76D5">
        <w:t xml:space="preserve">            </w:t>
      </w:r>
    </w:p>
    <w:p w14:paraId="2F6646E1" w14:textId="77777777" w:rsidR="00197B3C" w:rsidRPr="00EC76D5" w:rsidRDefault="00197B3C" w:rsidP="00197B3C">
      <w:pPr>
        <w:pStyle w:val="Code"/>
      </w:pPr>
      <w:r w:rsidRPr="00EC76D5">
        <w:t xml:space="preserve">            int index = 0;</w:t>
      </w:r>
    </w:p>
    <w:p w14:paraId="01B9F70A" w14:textId="77777777" w:rsidR="00197B3C" w:rsidRPr="00EC76D5" w:rsidRDefault="00197B3C" w:rsidP="00197B3C">
      <w:pPr>
        <w:pStyle w:val="Code"/>
      </w:pPr>
      <w:r w:rsidRPr="00EC76D5">
        <w:t xml:space="preserve">            for (Symbol memberSymbol : memberMap.values()) {</w:t>
      </w:r>
    </w:p>
    <w:p w14:paraId="5646F12E" w14:textId="77777777" w:rsidR="00197B3C" w:rsidRPr="00EC76D5" w:rsidRDefault="00197B3C" w:rsidP="00197B3C">
      <w:pPr>
        <w:pStyle w:val="Code"/>
      </w:pPr>
      <w:r w:rsidRPr="00EC76D5">
        <w:t xml:space="preserve">              if (index &lt; fromList.size()) {</w:t>
      </w:r>
    </w:p>
    <w:p w14:paraId="7A9F548A" w14:textId="77777777" w:rsidR="00197B3C" w:rsidRPr="00EC76D5" w:rsidRDefault="00197B3C" w:rsidP="00197B3C">
      <w:pPr>
        <w:pStyle w:val="Code"/>
      </w:pPr>
      <w:r w:rsidRPr="00EC76D5">
        <w:t xml:space="preserve">                fromList.set(index, staticConvert(memberSymbol.getType(),</w:t>
      </w:r>
    </w:p>
    <w:p w14:paraId="4D7B3961" w14:textId="77777777" w:rsidR="00197B3C" w:rsidRPr="00EC76D5" w:rsidRDefault="00197B3C" w:rsidP="00197B3C">
      <w:pPr>
        <w:pStyle w:val="Code"/>
      </w:pPr>
      <w:r w:rsidRPr="00EC76D5">
        <w:t xml:space="preserve">                                                  fromList.get(index++)));</w:t>
      </w:r>
    </w:p>
    <w:p w14:paraId="0B5512D6" w14:textId="77777777" w:rsidR="00197B3C" w:rsidRPr="00EC76D5" w:rsidRDefault="00197B3C" w:rsidP="00197B3C">
      <w:pPr>
        <w:pStyle w:val="Code"/>
      </w:pPr>
      <w:r w:rsidRPr="00EC76D5">
        <w:t xml:space="preserve">              }</w:t>
      </w:r>
    </w:p>
    <w:p w14:paraId="59C051FD" w14:textId="77777777" w:rsidR="00197B3C" w:rsidRPr="00EC76D5" w:rsidRDefault="00197B3C" w:rsidP="00197B3C">
      <w:pPr>
        <w:pStyle w:val="Code"/>
      </w:pPr>
      <w:r w:rsidRPr="00EC76D5">
        <w:t xml:space="preserve">            }</w:t>
      </w:r>
    </w:p>
    <w:p w14:paraId="4216443B" w14:textId="77777777" w:rsidR="00197B3C" w:rsidRPr="00EC76D5" w:rsidRDefault="00197B3C" w:rsidP="00197B3C">
      <w:pPr>
        <w:pStyle w:val="Code"/>
      </w:pPr>
      <w:r w:rsidRPr="00EC76D5">
        <w:t xml:space="preserve">          }</w:t>
      </w:r>
    </w:p>
    <w:p w14:paraId="6B4465CB" w14:textId="77777777" w:rsidR="00197B3C" w:rsidRPr="00EC76D5" w:rsidRDefault="00197B3C" w:rsidP="00197B3C">
      <w:pPr>
        <w:pStyle w:val="Code"/>
      </w:pPr>
      <w:r w:rsidRPr="00EC76D5">
        <w:t xml:space="preserve">          break;</w:t>
      </w:r>
    </w:p>
    <w:p w14:paraId="3A021F32" w14:textId="77777777" w:rsidR="00197B3C" w:rsidRPr="00EC76D5" w:rsidRDefault="00197B3C" w:rsidP="00197B3C">
      <w:pPr>
        <w:pStyle w:val="Code"/>
      </w:pPr>
    </w:p>
    <w:p w14:paraId="7E73A424" w14:textId="77777777" w:rsidR="00197B3C" w:rsidRPr="00EC76D5" w:rsidRDefault="00197B3C" w:rsidP="00197B3C">
      <w:pPr>
        <w:pStyle w:val="Code"/>
      </w:pPr>
      <w:r w:rsidRPr="00EC76D5">
        <w:t xml:space="preserve">        case Union: {</w:t>
      </w:r>
    </w:p>
    <w:p w14:paraId="356CF742" w14:textId="77777777" w:rsidR="00197B3C" w:rsidRPr="00EC76D5" w:rsidRDefault="00197B3C" w:rsidP="00197B3C">
      <w:pPr>
        <w:pStyle w:val="Code"/>
      </w:pPr>
      <w:r w:rsidRPr="00EC76D5">
        <w:t xml:space="preserve">            Assert.error(fromList.size() == 1, toType,</w:t>
      </w:r>
    </w:p>
    <w:p w14:paraId="30567452" w14:textId="7A19164D" w:rsidR="00197B3C" w:rsidRPr="00EC76D5" w:rsidRDefault="00197B3C" w:rsidP="00197B3C">
      <w:pPr>
        <w:pStyle w:val="Code"/>
      </w:pPr>
      <w:r w:rsidRPr="00EC76D5">
        <w:t xml:space="preserve">                         "a union can pnly be </w:t>
      </w:r>
      <w:r w:rsidR="002F35C1">
        <w:t>initializer</w:t>
      </w:r>
      <w:r w:rsidRPr="00EC76D5">
        <w:t>alized by one value");</w:t>
      </w:r>
    </w:p>
    <w:p w14:paraId="7FB9435B" w14:textId="77777777" w:rsidR="00197B3C" w:rsidRPr="00EC76D5" w:rsidRDefault="00197B3C" w:rsidP="00197B3C">
      <w:pPr>
        <w:pStyle w:val="Code"/>
      </w:pPr>
      <w:r w:rsidRPr="00EC76D5">
        <w:t xml:space="preserve">            Map&lt;String,Symbol&gt; memberMap = toType.getMemberMap();</w:t>
      </w:r>
    </w:p>
    <w:p w14:paraId="0159E489" w14:textId="77777777" w:rsidR="00197B3C" w:rsidRPr="00EC76D5" w:rsidRDefault="00197B3C" w:rsidP="00197B3C">
      <w:pPr>
        <w:pStyle w:val="Code"/>
      </w:pPr>
      <w:r w:rsidRPr="00EC76D5">
        <w:t xml:space="preserve">            Type firstType = memberMap.values().iterator().next().getType();</w:t>
      </w:r>
    </w:p>
    <w:p w14:paraId="70A11397" w14:textId="77777777" w:rsidR="00197B3C" w:rsidRPr="00EC76D5" w:rsidRDefault="00197B3C" w:rsidP="00197B3C">
      <w:pPr>
        <w:pStyle w:val="Code"/>
      </w:pPr>
      <w:r w:rsidRPr="00EC76D5">
        <w:t xml:space="preserve">            fromList.set(0, staticConvert(firstType, fromList.get(0)));</w:t>
      </w:r>
    </w:p>
    <w:p w14:paraId="6E796E0E" w14:textId="77777777" w:rsidR="00197B3C" w:rsidRPr="00EC76D5" w:rsidRDefault="00197B3C" w:rsidP="00197B3C">
      <w:pPr>
        <w:pStyle w:val="Code"/>
      </w:pPr>
      <w:r w:rsidRPr="00EC76D5">
        <w:t xml:space="preserve">          }</w:t>
      </w:r>
    </w:p>
    <w:p w14:paraId="43801189" w14:textId="77777777" w:rsidR="00197B3C" w:rsidRPr="00EC76D5" w:rsidRDefault="00197B3C" w:rsidP="00197B3C">
      <w:pPr>
        <w:pStyle w:val="Code"/>
      </w:pPr>
      <w:r w:rsidRPr="00EC76D5">
        <w:t xml:space="preserve">          break;</w:t>
      </w:r>
    </w:p>
    <w:p w14:paraId="232D97C0" w14:textId="77777777" w:rsidR="00197B3C" w:rsidRPr="00EC76D5" w:rsidRDefault="00197B3C" w:rsidP="00197B3C">
      <w:pPr>
        <w:pStyle w:val="Code"/>
      </w:pPr>
    </w:p>
    <w:p w14:paraId="27237891" w14:textId="77777777" w:rsidR="00197B3C" w:rsidRPr="00EC76D5" w:rsidRDefault="00197B3C" w:rsidP="00197B3C">
      <w:pPr>
        <w:pStyle w:val="Code"/>
      </w:pPr>
      <w:r w:rsidRPr="00EC76D5">
        <w:t xml:space="preserve">        default:</w:t>
      </w:r>
    </w:p>
    <w:p w14:paraId="16D52806" w14:textId="1DA88EA6" w:rsidR="00197B3C" w:rsidRPr="00EC76D5" w:rsidRDefault="00197B3C" w:rsidP="00197B3C">
      <w:pPr>
        <w:pStyle w:val="Code"/>
      </w:pPr>
      <w:r w:rsidRPr="00EC76D5">
        <w:t xml:space="preserve">          Assert.error(toType, "cannot be </w:t>
      </w:r>
      <w:r w:rsidR="00266D64">
        <w:t>initialized</w:t>
      </w:r>
      <w:r w:rsidRPr="00EC76D5">
        <w:t xml:space="preserve"> by a list");</w:t>
      </w:r>
    </w:p>
    <w:p w14:paraId="0A6D1D63" w14:textId="77777777" w:rsidR="00197B3C" w:rsidRPr="00EC76D5" w:rsidRDefault="00197B3C" w:rsidP="00197B3C">
      <w:pPr>
        <w:pStyle w:val="Code"/>
      </w:pPr>
      <w:r w:rsidRPr="00EC76D5">
        <w:t xml:space="preserve">          break;</w:t>
      </w:r>
    </w:p>
    <w:p w14:paraId="170D2314" w14:textId="77777777" w:rsidR="00197B3C" w:rsidRPr="00EC76D5" w:rsidRDefault="00197B3C" w:rsidP="00197B3C">
      <w:pPr>
        <w:pStyle w:val="Code"/>
      </w:pPr>
      <w:r w:rsidRPr="00EC76D5">
        <w:t xml:space="preserve">      }</w:t>
      </w:r>
    </w:p>
    <w:p w14:paraId="6E076E03" w14:textId="77777777" w:rsidR="00197B3C" w:rsidRPr="00EC76D5" w:rsidRDefault="00197B3C" w:rsidP="00197B3C">
      <w:pPr>
        <w:pStyle w:val="Code"/>
      </w:pPr>
      <w:r w:rsidRPr="00EC76D5">
        <w:t xml:space="preserve">    }</w:t>
      </w:r>
    </w:p>
    <w:p w14:paraId="2E144853" w14:textId="77777777" w:rsidR="00197B3C" w:rsidRPr="00EC76D5" w:rsidRDefault="00197B3C" w:rsidP="00197B3C">
      <w:pPr>
        <w:pStyle w:val="Code"/>
      </w:pPr>
      <w:r w:rsidRPr="00EC76D5">
        <w:t xml:space="preserve">    </w:t>
      </w:r>
    </w:p>
    <w:p w14:paraId="5B276CE5" w14:textId="66DD0D06" w:rsidR="00197B3C" w:rsidRPr="00EC76D5" w:rsidRDefault="00197B3C" w:rsidP="00197B3C">
      <w:pPr>
        <w:pStyle w:val="Code"/>
      </w:pPr>
      <w:r w:rsidRPr="00EC76D5">
        <w:t xml:space="preserve">    return from</w:t>
      </w:r>
      <w:r w:rsidR="002F35C1">
        <w:t>Initializer</w:t>
      </w:r>
      <w:r w:rsidRPr="00EC76D5">
        <w:t>;</w:t>
      </w:r>
    </w:p>
    <w:p w14:paraId="128977BE" w14:textId="77777777" w:rsidR="00197B3C" w:rsidRPr="00EC76D5" w:rsidRDefault="00197B3C" w:rsidP="00197B3C">
      <w:pPr>
        <w:pStyle w:val="Code"/>
      </w:pPr>
      <w:r w:rsidRPr="00EC76D5">
        <w:t xml:space="preserve">  }</w:t>
      </w:r>
    </w:p>
    <w:p w14:paraId="3EC372BD" w14:textId="77777777" w:rsidR="00197B3C" w:rsidRPr="00EC76D5" w:rsidRDefault="00197B3C" w:rsidP="00197B3C">
      <w:pPr>
        <w:pStyle w:val="Code"/>
      </w:pPr>
      <w:r w:rsidRPr="00EC76D5">
        <w:t xml:space="preserve">  </w:t>
      </w:r>
    </w:p>
    <w:p w14:paraId="6B1597C5" w14:textId="77777777" w:rsidR="00197B3C" w:rsidRPr="00EC76D5" w:rsidRDefault="00197B3C" w:rsidP="00197B3C">
      <w:pPr>
        <w:pStyle w:val="Code"/>
      </w:pPr>
      <w:r w:rsidRPr="00EC76D5">
        <w:t xml:space="preserve">  public static Object staticCast(Object fromValue, Type toType) {</w:t>
      </w:r>
    </w:p>
    <w:p w14:paraId="366C5BF9" w14:textId="77777777" w:rsidR="00197B3C" w:rsidRPr="00EC76D5" w:rsidRDefault="00197B3C" w:rsidP="00197B3C">
      <w:pPr>
        <w:pStyle w:val="Code"/>
      </w:pPr>
      <w:r w:rsidRPr="00EC76D5">
        <w:t xml:space="preserve">    if ((fromValue instanceof Boolean) &amp;&amp; toType.isIntegralOrPointer()) {</w:t>
      </w:r>
    </w:p>
    <w:p w14:paraId="76113F96" w14:textId="77777777" w:rsidR="00197B3C" w:rsidRPr="00EC76D5" w:rsidRDefault="00197B3C" w:rsidP="00197B3C">
      <w:pPr>
        <w:pStyle w:val="Code"/>
      </w:pPr>
      <w:r w:rsidRPr="00EC76D5">
        <w:t xml:space="preserve">      return (((Boolean) fromValue) ? BigInteger.ONE : BigInteger.ZERO);</w:t>
      </w:r>
    </w:p>
    <w:p w14:paraId="0EC15F6C" w14:textId="77777777" w:rsidR="00197B3C" w:rsidRPr="00EC76D5" w:rsidRDefault="00197B3C" w:rsidP="00197B3C">
      <w:pPr>
        <w:pStyle w:val="Code"/>
      </w:pPr>
      <w:r w:rsidRPr="00EC76D5">
        <w:t xml:space="preserve">    }</w:t>
      </w:r>
    </w:p>
    <w:p w14:paraId="2B766483" w14:textId="77777777" w:rsidR="00197B3C" w:rsidRPr="00EC76D5" w:rsidRDefault="00197B3C" w:rsidP="00197B3C">
      <w:pPr>
        <w:pStyle w:val="Code"/>
      </w:pPr>
      <w:r w:rsidRPr="00EC76D5">
        <w:t xml:space="preserve">    else if ((fromValue instanceof Boolean) &amp;&amp; toType.isFloating()) {</w:t>
      </w:r>
    </w:p>
    <w:p w14:paraId="77FACADB" w14:textId="77777777" w:rsidR="00197B3C" w:rsidRPr="00EC76D5" w:rsidRDefault="00197B3C" w:rsidP="00197B3C">
      <w:pPr>
        <w:pStyle w:val="Code"/>
      </w:pPr>
      <w:r w:rsidRPr="00EC76D5">
        <w:t xml:space="preserve">      return (((Boolean) fromValue) ? BigDecimal.ONE : BigDecimal.ZERO);</w:t>
      </w:r>
    </w:p>
    <w:p w14:paraId="6B452885" w14:textId="77777777" w:rsidR="00197B3C" w:rsidRPr="00EC76D5" w:rsidRDefault="00197B3C" w:rsidP="00197B3C">
      <w:pPr>
        <w:pStyle w:val="Code"/>
      </w:pPr>
      <w:r w:rsidRPr="00EC76D5">
        <w:t xml:space="preserve">    }</w:t>
      </w:r>
    </w:p>
    <w:p w14:paraId="573064FC" w14:textId="77777777" w:rsidR="00197B3C" w:rsidRPr="00EC76D5" w:rsidRDefault="00197B3C" w:rsidP="00197B3C">
      <w:pPr>
        <w:pStyle w:val="Code"/>
      </w:pPr>
      <w:r w:rsidRPr="00EC76D5">
        <w:t xml:space="preserve">    if ((fromValue instanceof BigInteger) &amp;&amp; toType.isFloating()) {</w:t>
      </w:r>
    </w:p>
    <w:p w14:paraId="769EFC53" w14:textId="77777777" w:rsidR="00197B3C" w:rsidRPr="00EC76D5" w:rsidRDefault="00197B3C" w:rsidP="00197B3C">
      <w:pPr>
        <w:pStyle w:val="Code"/>
      </w:pPr>
      <w:r w:rsidRPr="00EC76D5">
        <w:t xml:space="preserve">      return (new BigDecimal((BigInteger) fromValue));</w:t>
      </w:r>
    </w:p>
    <w:p w14:paraId="4C42E1C1" w14:textId="77777777" w:rsidR="00197B3C" w:rsidRPr="00EC76D5" w:rsidRDefault="00197B3C" w:rsidP="00197B3C">
      <w:pPr>
        <w:pStyle w:val="Code"/>
      </w:pPr>
      <w:r w:rsidRPr="00EC76D5">
        <w:t xml:space="preserve">    }</w:t>
      </w:r>
    </w:p>
    <w:p w14:paraId="3CDB8EA4" w14:textId="77777777" w:rsidR="00197B3C" w:rsidRPr="00EC76D5" w:rsidRDefault="00197B3C" w:rsidP="00197B3C">
      <w:pPr>
        <w:pStyle w:val="Code"/>
      </w:pPr>
      <w:r w:rsidRPr="00EC76D5">
        <w:lastRenderedPageBreak/>
        <w:t xml:space="preserve">    else if ((fromValue instanceof BigDecimal) &amp;&amp; toType.isIntegralOrPointer()) {</w:t>
      </w:r>
    </w:p>
    <w:p w14:paraId="4DFC0823" w14:textId="77777777" w:rsidR="00197B3C" w:rsidRPr="00EC76D5" w:rsidRDefault="00197B3C" w:rsidP="00197B3C">
      <w:pPr>
        <w:pStyle w:val="Code"/>
      </w:pPr>
      <w:r w:rsidRPr="00EC76D5">
        <w:t xml:space="preserve">      Assert.warning(fromValue, "implicit conversion from " + fromValue +</w:t>
      </w:r>
    </w:p>
    <w:p w14:paraId="58D10965" w14:textId="77777777" w:rsidR="00197B3C" w:rsidRPr="00EC76D5" w:rsidRDefault="00197B3C" w:rsidP="00197B3C">
      <w:pPr>
        <w:pStyle w:val="Code"/>
      </w:pPr>
      <w:r w:rsidRPr="00EC76D5">
        <w:t xml:space="preserve">                                " to " + toType);</w:t>
      </w:r>
    </w:p>
    <w:p w14:paraId="666249FF" w14:textId="77777777" w:rsidR="00197B3C" w:rsidRPr="00EC76D5" w:rsidRDefault="00197B3C" w:rsidP="00197B3C">
      <w:pPr>
        <w:pStyle w:val="Code"/>
      </w:pPr>
      <w:r w:rsidRPr="00EC76D5">
        <w:t xml:space="preserve">      return ((BigDecimal) fromValue).toBigInteger();</w:t>
      </w:r>
    </w:p>
    <w:p w14:paraId="63BDA176" w14:textId="77777777" w:rsidR="00197B3C" w:rsidRPr="00EC76D5" w:rsidRDefault="00197B3C" w:rsidP="00197B3C">
      <w:pPr>
        <w:pStyle w:val="Code"/>
      </w:pPr>
      <w:r w:rsidRPr="00EC76D5">
        <w:t xml:space="preserve">    }</w:t>
      </w:r>
    </w:p>
    <w:p w14:paraId="7CE8264C" w14:textId="77777777" w:rsidR="00197B3C" w:rsidRPr="00EC76D5" w:rsidRDefault="00197B3C" w:rsidP="00197B3C">
      <w:pPr>
        <w:pStyle w:val="Code"/>
      </w:pPr>
      <w:r w:rsidRPr="00EC76D5">
        <w:t xml:space="preserve">    else {</w:t>
      </w:r>
    </w:p>
    <w:p w14:paraId="71122A2B" w14:textId="77777777" w:rsidR="00197B3C" w:rsidRPr="00EC76D5" w:rsidRDefault="00197B3C" w:rsidP="00197B3C">
      <w:pPr>
        <w:pStyle w:val="Code"/>
      </w:pPr>
      <w:r w:rsidRPr="00EC76D5">
        <w:t xml:space="preserve">      return fromValue;</w:t>
      </w:r>
    </w:p>
    <w:p w14:paraId="60E89780" w14:textId="77777777" w:rsidR="00197B3C" w:rsidRPr="00EC76D5" w:rsidRDefault="00197B3C" w:rsidP="00197B3C">
      <w:pPr>
        <w:pStyle w:val="Code"/>
      </w:pPr>
      <w:r w:rsidRPr="00EC76D5">
        <w:t xml:space="preserve">    }</w:t>
      </w:r>
    </w:p>
    <w:p w14:paraId="5608E849" w14:textId="77777777" w:rsidR="00197B3C" w:rsidRPr="00EC76D5" w:rsidRDefault="00197B3C" w:rsidP="00197B3C">
      <w:pPr>
        <w:pStyle w:val="Code"/>
      </w:pPr>
      <w:r w:rsidRPr="00EC76D5">
        <w:t xml:space="preserve">  }</w:t>
      </w:r>
    </w:p>
    <w:p w14:paraId="2EC409BE" w14:textId="77777777" w:rsidR="00197B3C" w:rsidRPr="00EC76D5" w:rsidRDefault="00197B3C" w:rsidP="00197B3C">
      <w:pPr>
        <w:pStyle w:val="Code"/>
      </w:pPr>
    </w:p>
    <w:p w14:paraId="31B693F8" w14:textId="11175797" w:rsidR="00197B3C" w:rsidRPr="00EC76D5" w:rsidRDefault="00197B3C" w:rsidP="00197B3C">
      <w:pPr>
        <w:pStyle w:val="Code"/>
      </w:pPr>
      <w:r w:rsidRPr="00EC76D5">
        <w:t xml:space="preserve">  public static void generateStatic(Type type, Object </w:t>
      </w:r>
      <w:r w:rsidR="002F35C1">
        <w:t>initializer</w:t>
      </w:r>
      <w:r w:rsidRPr="00EC76D5">
        <w:t>, List&lt;Byte&gt; byteList,</w:t>
      </w:r>
    </w:p>
    <w:p w14:paraId="445751AF" w14:textId="77777777" w:rsidR="00197B3C" w:rsidRPr="00EC76D5" w:rsidRDefault="00197B3C" w:rsidP="00197B3C">
      <w:pPr>
        <w:pStyle w:val="Code"/>
      </w:pPr>
      <w:r w:rsidRPr="00EC76D5">
        <w:t xml:space="preserve">                       Map&lt;Integer,String&gt; accessMap, List&lt;String&gt; textList) {</w:t>
      </w:r>
    </w:p>
    <w:p w14:paraId="64E57014" w14:textId="77777777" w:rsidR="00197B3C" w:rsidRPr="00EC76D5" w:rsidRDefault="00197B3C" w:rsidP="00197B3C">
      <w:pPr>
        <w:pStyle w:val="Code"/>
      </w:pPr>
      <w:r w:rsidRPr="00EC76D5">
        <w:t xml:space="preserve">    if (type.isPointer()) {</w:t>
      </w:r>
    </w:p>
    <w:p w14:paraId="5109905F" w14:textId="457C7B79" w:rsidR="00197B3C" w:rsidRPr="00EC76D5" w:rsidRDefault="00197B3C" w:rsidP="00197B3C">
      <w:pPr>
        <w:pStyle w:val="Code"/>
      </w:pPr>
      <w:r w:rsidRPr="00EC76D5">
        <w:t xml:space="preserve">      if (</w:t>
      </w:r>
      <w:r w:rsidR="002F35C1">
        <w:t>initializer</w:t>
      </w:r>
      <w:r w:rsidRPr="00EC76D5">
        <w:t xml:space="preserve"> instanceof SyntaxTree) {</w:t>
      </w:r>
    </w:p>
    <w:p w14:paraId="76F475EF" w14:textId="77777777" w:rsidR="00197B3C" w:rsidRPr="00EC76D5" w:rsidRDefault="00197B3C" w:rsidP="00197B3C">
      <w:pPr>
        <w:pStyle w:val="Code"/>
      </w:pPr>
      <w:r w:rsidRPr="00EC76D5">
        <w:t xml:space="preserve">        SyntaxTree tree =</w:t>
      </w:r>
    </w:p>
    <w:p w14:paraId="1B5D4178" w14:textId="48E109CA" w:rsidR="00197B3C" w:rsidRPr="00EC76D5" w:rsidRDefault="00197B3C" w:rsidP="00197B3C">
      <w:pPr>
        <w:pStyle w:val="Code"/>
      </w:pPr>
      <w:r w:rsidRPr="00EC76D5">
        <w:t xml:space="preserve">          SyntaxTreeOptimizer.optimizeExpression((SyntaxTree) </w:t>
      </w:r>
      <w:r w:rsidR="002F35C1">
        <w:t>initializer</w:t>
      </w:r>
      <w:r w:rsidRPr="00EC76D5">
        <w:t>);</w:t>
      </w:r>
    </w:p>
    <w:p w14:paraId="63A564F2" w14:textId="77777777" w:rsidR="00197B3C" w:rsidRPr="00EC76D5" w:rsidRDefault="00197B3C" w:rsidP="00197B3C">
      <w:pPr>
        <w:pStyle w:val="Code"/>
      </w:pPr>
    </w:p>
    <w:p w14:paraId="5B1E7546" w14:textId="77777777" w:rsidR="00197B3C" w:rsidRPr="00EC76D5" w:rsidRDefault="00197B3C" w:rsidP="00197B3C">
      <w:pPr>
        <w:pStyle w:val="Code"/>
      </w:pPr>
      <w:r w:rsidRPr="00EC76D5">
        <w:t xml:space="preserve">        switch (tree.getOperator()) {</w:t>
      </w:r>
    </w:p>
    <w:p w14:paraId="3A85E4B5" w14:textId="77777777" w:rsidR="00197B3C" w:rsidRPr="00EC76D5" w:rsidRDefault="00197B3C" w:rsidP="00197B3C">
      <w:pPr>
        <w:pStyle w:val="Code"/>
      </w:pPr>
      <w:r w:rsidRPr="00EC76D5">
        <w:t xml:space="preserve">          case Value:</w:t>
      </w:r>
    </w:p>
    <w:p w14:paraId="3DA3CB45" w14:textId="77777777" w:rsidR="00197B3C" w:rsidRPr="00EC76D5" w:rsidRDefault="00197B3C" w:rsidP="00197B3C">
      <w:pPr>
        <w:pStyle w:val="Code"/>
      </w:pPr>
      <w:r w:rsidRPr="00EC76D5">
        <w:t xml:space="preserve">            if (tree.getType().isString()) {</w:t>
      </w:r>
    </w:p>
    <w:p w14:paraId="4FB9F5E6" w14:textId="77777777" w:rsidR="00197B3C" w:rsidRPr="00EC76D5" w:rsidRDefault="00197B3C" w:rsidP="00197B3C">
      <w:pPr>
        <w:pStyle w:val="Code"/>
      </w:pPr>
      <w:r w:rsidRPr="00EC76D5">
        <w:t xml:space="preserve">              String uniqueName =</w:t>
      </w:r>
    </w:p>
    <w:p w14:paraId="2C1B5E9C" w14:textId="77777777" w:rsidR="00197B3C" w:rsidRPr="00EC76D5" w:rsidRDefault="00197B3C" w:rsidP="00197B3C">
      <w:pPr>
        <w:pStyle w:val="Code"/>
      </w:pPr>
      <w:r w:rsidRPr="00EC76D5">
        <w:t xml:space="preserve">                generateValueName(tree.getType(), tree.getSymbol().getValue());</w:t>
      </w:r>
    </w:p>
    <w:p w14:paraId="31094949" w14:textId="77777777" w:rsidR="00197B3C" w:rsidRPr="00EC76D5" w:rsidRDefault="00197B3C" w:rsidP="00197B3C">
      <w:pPr>
        <w:pStyle w:val="Code"/>
      </w:pPr>
      <w:r w:rsidRPr="00EC76D5">
        <w:t xml:space="preserve">              accessMap.put(byteList.size(), uniqueName);</w:t>
      </w:r>
    </w:p>
    <w:p w14:paraId="4C4D3B5A" w14:textId="77777777" w:rsidR="00197B3C" w:rsidRPr="00EC76D5" w:rsidRDefault="00197B3C" w:rsidP="00197B3C">
      <w:pPr>
        <w:pStyle w:val="Code"/>
      </w:pPr>
      <w:r w:rsidRPr="00EC76D5">
        <w:t xml:space="preserve">              byteList.add((byte) 0);</w:t>
      </w:r>
    </w:p>
    <w:p w14:paraId="49EAD0A0" w14:textId="77777777" w:rsidR="00197B3C" w:rsidRPr="00EC76D5" w:rsidRDefault="00197B3C" w:rsidP="00197B3C">
      <w:pPr>
        <w:pStyle w:val="Code"/>
      </w:pPr>
      <w:r w:rsidRPr="00EC76D5">
        <w:t xml:space="preserve">              byteList.add((byte) 0);</w:t>
      </w:r>
    </w:p>
    <w:p w14:paraId="5052574D" w14:textId="2CF6065A" w:rsidR="00197B3C" w:rsidRPr="00EC76D5" w:rsidRDefault="00197B3C" w:rsidP="00197B3C">
      <w:pPr>
        <w:pStyle w:val="Code"/>
      </w:pPr>
      <w:r w:rsidRPr="00EC76D5">
        <w:t xml:space="preserve">              textList.add("\tdw " + uniqueName + "\t; " + </w:t>
      </w:r>
      <w:r w:rsidR="00BA53A2">
        <w:t>TypeSize.PointerSize</w:t>
      </w:r>
      <w:r w:rsidRPr="00EC76D5">
        <w:t>);</w:t>
      </w:r>
    </w:p>
    <w:p w14:paraId="01EC0243" w14:textId="77777777" w:rsidR="00197B3C" w:rsidRPr="00EC76D5" w:rsidRDefault="00197B3C" w:rsidP="00197B3C">
      <w:pPr>
        <w:pStyle w:val="Code"/>
      </w:pPr>
      <w:r w:rsidRPr="00EC76D5">
        <w:t xml:space="preserve">            }</w:t>
      </w:r>
    </w:p>
    <w:p w14:paraId="561F7D49" w14:textId="77777777" w:rsidR="00197B3C" w:rsidRPr="00EC76D5" w:rsidRDefault="00197B3C" w:rsidP="00197B3C">
      <w:pPr>
        <w:pStyle w:val="Code"/>
      </w:pPr>
      <w:r w:rsidRPr="00EC76D5">
        <w:t xml:space="preserve">            else {</w:t>
      </w:r>
    </w:p>
    <w:p w14:paraId="1116352A" w14:textId="77777777" w:rsidR="00197B3C" w:rsidRPr="00EC76D5" w:rsidRDefault="00197B3C" w:rsidP="00197B3C">
      <w:pPr>
        <w:pStyle w:val="Code"/>
      </w:pPr>
      <w:r w:rsidRPr="00EC76D5">
        <w:t xml:space="preserve">              Object value = tree.getSymbol().getValue();</w:t>
      </w:r>
    </w:p>
    <w:p w14:paraId="1C0235FF" w14:textId="77777777" w:rsidR="00197B3C" w:rsidRPr="00EC76D5" w:rsidRDefault="00197B3C" w:rsidP="00197B3C">
      <w:pPr>
        <w:pStyle w:val="Code"/>
      </w:pPr>
      <w:r w:rsidRPr="00EC76D5">
        <w:t xml:space="preserve">              generateByteTextList(type, value, byteList, accessMap, textList);</w:t>
      </w:r>
    </w:p>
    <w:p w14:paraId="1BDE31C9" w14:textId="77777777" w:rsidR="00197B3C" w:rsidRPr="00EC76D5" w:rsidRDefault="00197B3C" w:rsidP="00197B3C">
      <w:pPr>
        <w:pStyle w:val="Code"/>
      </w:pPr>
      <w:r w:rsidRPr="00EC76D5">
        <w:t xml:space="preserve">            }</w:t>
      </w:r>
    </w:p>
    <w:p w14:paraId="36289DB3" w14:textId="77777777" w:rsidR="00197B3C" w:rsidRPr="00EC76D5" w:rsidRDefault="00197B3C" w:rsidP="00197B3C">
      <w:pPr>
        <w:pStyle w:val="Code"/>
      </w:pPr>
      <w:r w:rsidRPr="00EC76D5">
        <w:t xml:space="preserve">            break;</w:t>
      </w:r>
    </w:p>
    <w:p w14:paraId="4F369FE9" w14:textId="77777777" w:rsidR="00197B3C" w:rsidRPr="00EC76D5" w:rsidRDefault="00197B3C" w:rsidP="00197B3C">
      <w:pPr>
        <w:pStyle w:val="Code"/>
      </w:pPr>
    </w:p>
    <w:p w14:paraId="7DA19D36" w14:textId="77777777" w:rsidR="00197B3C" w:rsidRPr="00EC76D5" w:rsidRDefault="00197B3C" w:rsidP="00197B3C">
      <w:pPr>
        <w:pStyle w:val="Code"/>
      </w:pPr>
      <w:r w:rsidRPr="00EC76D5">
        <w:t xml:space="preserve">          case Variable:</w:t>
      </w:r>
    </w:p>
    <w:p w14:paraId="3C190C37" w14:textId="77777777" w:rsidR="00197B3C" w:rsidRPr="00EC76D5" w:rsidRDefault="00197B3C" w:rsidP="00197B3C">
      <w:pPr>
        <w:pStyle w:val="Code"/>
      </w:pPr>
      <w:r w:rsidRPr="00EC76D5">
        <w:t xml:space="preserve">            if (tree.getType().isFunctionOrArray()) {</w:t>
      </w:r>
    </w:p>
    <w:p w14:paraId="27F66D87" w14:textId="77777777" w:rsidR="00197B3C" w:rsidRPr="00EC76D5" w:rsidRDefault="00197B3C" w:rsidP="00197B3C">
      <w:pPr>
        <w:pStyle w:val="Code"/>
      </w:pPr>
      <w:r w:rsidRPr="00EC76D5">
        <w:t xml:space="preserve">              accessMap.put(byteList.size(), tree.getSymbol().getUniqueName());</w:t>
      </w:r>
    </w:p>
    <w:p w14:paraId="33D49BD3" w14:textId="77777777" w:rsidR="00197B3C" w:rsidRPr="00EC76D5" w:rsidRDefault="00197B3C" w:rsidP="00197B3C">
      <w:pPr>
        <w:pStyle w:val="Code"/>
      </w:pPr>
      <w:r w:rsidRPr="00EC76D5">
        <w:t xml:space="preserve">              byteList.add((byte) 0);</w:t>
      </w:r>
    </w:p>
    <w:p w14:paraId="7E6AC7F0" w14:textId="77777777" w:rsidR="00197B3C" w:rsidRPr="00EC76D5" w:rsidRDefault="00197B3C" w:rsidP="00197B3C">
      <w:pPr>
        <w:pStyle w:val="Code"/>
      </w:pPr>
      <w:r w:rsidRPr="00EC76D5">
        <w:t xml:space="preserve">              byteList.add((byte) 0);</w:t>
      </w:r>
    </w:p>
    <w:p w14:paraId="61853DAB" w14:textId="77777777" w:rsidR="00197B3C" w:rsidRPr="00EC76D5" w:rsidRDefault="00197B3C" w:rsidP="00197B3C">
      <w:pPr>
        <w:pStyle w:val="Code"/>
      </w:pPr>
      <w:r w:rsidRPr="00EC76D5">
        <w:t xml:space="preserve">              textList.add("\tdw " + tree.getSymbol().getUniqueName() +</w:t>
      </w:r>
    </w:p>
    <w:p w14:paraId="4F9BB026" w14:textId="45CA508C" w:rsidR="00197B3C" w:rsidRPr="00EC76D5" w:rsidRDefault="00197B3C" w:rsidP="00197B3C">
      <w:pPr>
        <w:pStyle w:val="Code"/>
      </w:pPr>
      <w:r w:rsidRPr="00EC76D5">
        <w:t xml:space="preserve">                           "\t; " + </w:t>
      </w:r>
      <w:r w:rsidR="00BA53A2">
        <w:t>TypeSize.PointerSize</w:t>
      </w:r>
      <w:r w:rsidRPr="00EC76D5">
        <w:t>);</w:t>
      </w:r>
    </w:p>
    <w:p w14:paraId="22C17248" w14:textId="77777777" w:rsidR="00197B3C" w:rsidRPr="00EC76D5" w:rsidRDefault="00197B3C" w:rsidP="00197B3C">
      <w:pPr>
        <w:pStyle w:val="Code"/>
      </w:pPr>
      <w:r w:rsidRPr="00EC76D5">
        <w:t xml:space="preserve">            }</w:t>
      </w:r>
    </w:p>
    <w:p w14:paraId="7249EAC7" w14:textId="77777777" w:rsidR="00197B3C" w:rsidRPr="00EC76D5" w:rsidRDefault="00197B3C" w:rsidP="00197B3C">
      <w:pPr>
        <w:pStyle w:val="Code"/>
      </w:pPr>
      <w:r w:rsidRPr="00EC76D5">
        <w:t xml:space="preserve">            else {</w:t>
      </w:r>
    </w:p>
    <w:p w14:paraId="18C0BE18" w14:textId="77777777" w:rsidR="00197B3C" w:rsidRPr="00EC76D5" w:rsidRDefault="00197B3C" w:rsidP="00197B3C">
      <w:pPr>
        <w:pStyle w:val="Code"/>
      </w:pPr>
      <w:r w:rsidRPr="00EC76D5">
        <w:t xml:space="preserve">              Assert.error(tree.getSymbol().isStatic(), tree.getSymbol().getName(),</w:t>
      </w:r>
    </w:p>
    <w:p w14:paraId="3549647A" w14:textId="75833B4C" w:rsidR="00197B3C" w:rsidRPr="00EC76D5" w:rsidRDefault="00197B3C" w:rsidP="00197B3C">
      <w:pPr>
        <w:pStyle w:val="Code"/>
      </w:pPr>
      <w:r w:rsidRPr="00EC76D5">
        <w:t xml:space="preserve">                           "a static variable can only be </w:t>
      </w:r>
      <w:r w:rsidR="002F35C1">
        <w:t>initializer</w:t>
      </w:r>
      <w:r w:rsidRPr="00EC76D5">
        <w:t>alized by a static value");</w:t>
      </w:r>
    </w:p>
    <w:p w14:paraId="5BA07A47" w14:textId="77777777" w:rsidR="00197B3C" w:rsidRPr="00EC76D5" w:rsidRDefault="00197B3C" w:rsidP="00197B3C">
      <w:pPr>
        <w:pStyle w:val="Code"/>
      </w:pPr>
      <w:r w:rsidRPr="00EC76D5">
        <w:t xml:space="preserve">              </w:t>
      </w:r>
    </w:p>
    <w:p w14:paraId="367FED74" w14:textId="77777777" w:rsidR="00197B3C" w:rsidRPr="00EC76D5" w:rsidRDefault="00197B3C" w:rsidP="00197B3C">
      <w:pPr>
        <w:pStyle w:val="Code"/>
      </w:pPr>
      <w:r w:rsidRPr="00EC76D5">
        <w:t xml:space="preserve">              for (Map.Entry&lt;Integer,String&gt; entry : tree.getSymbol().getAccessMap().entrySet()) {</w:t>
      </w:r>
    </w:p>
    <w:p w14:paraId="64C5580D" w14:textId="77777777" w:rsidR="00197B3C" w:rsidRPr="00EC76D5" w:rsidRDefault="00197B3C" w:rsidP="00197B3C">
      <w:pPr>
        <w:pStyle w:val="Code"/>
      </w:pPr>
      <w:r w:rsidRPr="00EC76D5">
        <w:t xml:space="preserve">                accessMap.put(byteList.size() + entry.getKey(), entry.getValue());</w:t>
      </w:r>
    </w:p>
    <w:p w14:paraId="01CFCD8F" w14:textId="77777777" w:rsidR="00197B3C" w:rsidRPr="00EC76D5" w:rsidRDefault="00197B3C" w:rsidP="00197B3C">
      <w:pPr>
        <w:pStyle w:val="Code"/>
      </w:pPr>
      <w:r w:rsidRPr="00EC76D5">
        <w:lastRenderedPageBreak/>
        <w:t xml:space="preserve">              }</w:t>
      </w:r>
    </w:p>
    <w:p w14:paraId="1C0D8A78" w14:textId="77777777" w:rsidR="00197B3C" w:rsidRPr="00EC76D5" w:rsidRDefault="00197B3C" w:rsidP="00197B3C">
      <w:pPr>
        <w:pStyle w:val="Code"/>
      </w:pPr>
    </w:p>
    <w:p w14:paraId="4E85D4D1" w14:textId="77777777" w:rsidR="00197B3C" w:rsidRPr="00EC76D5" w:rsidRDefault="00197B3C" w:rsidP="00197B3C">
      <w:pPr>
        <w:pStyle w:val="Code"/>
      </w:pPr>
      <w:r w:rsidRPr="00EC76D5">
        <w:t xml:space="preserve">              byteList.addAll(tree.getSymbol().getByteList());</w:t>
      </w:r>
    </w:p>
    <w:p w14:paraId="7F4241BE" w14:textId="77777777" w:rsidR="00197B3C" w:rsidRPr="00EC76D5" w:rsidRDefault="00197B3C" w:rsidP="00197B3C">
      <w:pPr>
        <w:pStyle w:val="Code"/>
      </w:pPr>
      <w:r w:rsidRPr="00EC76D5">
        <w:t xml:space="preserve">              textList.addAll(remove_labels(tree.getSymbol().getTextList()));</w:t>
      </w:r>
    </w:p>
    <w:p w14:paraId="2BE124D7" w14:textId="77777777" w:rsidR="00197B3C" w:rsidRPr="00EC76D5" w:rsidRDefault="00197B3C" w:rsidP="00197B3C">
      <w:pPr>
        <w:pStyle w:val="Code"/>
      </w:pPr>
      <w:r w:rsidRPr="00EC76D5">
        <w:t xml:space="preserve">            }</w:t>
      </w:r>
    </w:p>
    <w:p w14:paraId="774F07AC" w14:textId="77777777" w:rsidR="00197B3C" w:rsidRPr="00EC76D5" w:rsidRDefault="00197B3C" w:rsidP="00197B3C">
      <w:pPr>
        <w:pStyle w:val="Code"/>
      </w:pPr>
      <w:r w:rsidRPr="00EC76D5">
        <w:t xml:space="preserve">            break;</w:t>
      </w:r>
    </w:p>
    <w:p w14:paraId="2DE63AD6" w14:textId="77777777" w:rsidR="00197B3C" w:rsidRPr="00EC76D5" w:rsidRDefault="00197B3C" w:rsidP="00197B3C">
      <w:pPr>
        <w:pStyle w:val="Code"/>
      </w:pPr>
    </w:p>
    <w:p w14:paraId="746BE633" w14:textId="77777777" w:rsidR="00197B3C" w:rsidRPr="00EC76D5" w:rsidRDefault="00197B3C" w:rsidP="00197B3C">
      <w:pPr>
        <w:pStyle w:val="Code"/>
      </w:pPr>
      <w:r w:rsidRPr="00EC76D5">
        <w:t xml:space="preserve">          case AddressOffset: { // array</w:t>
      </w:r>
    </w:p>
    <w:p w14:paraId="6A6B3726" w14:textId="77777777" w:rsidR="00197B3C" w:rsidRPr="00EC76D5" w:rsidRDefault="00197B3C" w:rsidP="00197B3C">
      <w:pPr>
        <w:pStyle w:val="Code"/>
      </w:pPr>
      <w:r w:rsidRPr="00EC76D5">
        <w:t xml:space="preserve">              accessMap.put(byteList.size(), tree.getSymbol().getUniqueName());</w:t>
      </w:r>
    </w:p>
    <w:p w14:paraId="2E2F9A20" w14:textId="77777777" w:rsidR="00197B3C" w:rsidRPr="00EC76D5" w:rsidRDefault="00197B3C" w:rsidP="00197B3C">
      <w:pPr>
        <w:pStyle w:val="Code"/>
      </w:pPr>
      <w:r w:rsidRPr="00EC76D5">
        <w:t xml:space="preserve">              int offset = (Integer) tree.getInfo();</w:t>
      </w:r>
    </w:p>
    <w:p w14:paraId="733897FC" w14:textId="77777777" w:rsidR="00197B3C" w:rsidRPr="00EC76D5" w:rsidRDefault="00197B3C" w:rsidP="00197B3C">
      <w:pPr>
        <w:pStyle w:val="Code"/>
      </w:pPr>
      <w:r w:rsidRPr="00EC76D5">
        <w:t xml:space="preserve">              byteList.add((byte) offset);</w:t>
      </w:r>
    </w:p>
    <w:p w14:paraId="5D2BA0FF" w14:textId="77777777" w:rsidR="00197B3C" w:rsidRPr="00EC76D5" w:rsidRDefault="00197B3C" w:rsidP="00197B3C">
      <w:pPr>
        <w:pStyle w:val="Code"/>
      </w:pPr>
      <w:r w:rsidRPr="00EC76D5">
        <w:t xml:space="preserve">              byteList.add((byte) (offset &lt;&lt; 8));</w:t>
      </w:r>
    </w:p>
    <w:p w14:paraId="6DCC399D" w14:textId="77777777" w:rsidR="00197B3C" w:rsidRPr="00EC76D5" w:rsidRDefault="00197B3C" w:rsidP="00197B3C">
      <w:pPr>
        <w:pStyle w:val="Code"/>
      </w:pPr>
      <w:r w:rsidRPr="00EC76D5">
        <w:t xml:space="preserve">              textList.add("\tdw " + tree.getSymbol().getUniqueName() +</w:t>
      </w:r>
    </w:p>
    <w:p w14:paraId="4ECB3A37" w14:textId="525A1526" w:rsidR="00197B3C" w:rsidRPr="00EC76D5" w:rsidRDefault="00197B3C" w:rsidP="00197B3C">
      <w:pPr>
        <w:pStyle w:val="Code"/>
      </w:pPr>
      <w:r w:rsidRPr="00EC76D5">
        <w:t xml:space="preserve">                           addOffset(offset) + "\t; " + </w:t>
      </w:r>
      <w:r w:rsidR="00BA53A2">
        <w:t>TypeSize.PointerSize</w:t>
      </w:r>
      <w:r w:rsidRPr="00EC76D5">
        <w:t>);</w:t>
      </w:r>
    </w:p>
    <w:p w14:paraId="65852552" w14:textId="77777777" w:rsidR="00197B3C" w:rsidRPr="00EC76D5" w:rsidRDefault="00197B3C" w:rsidP="00197B3C">
      <w:pPr>
        <w:pStyle w:val="Code"/>
      </w:pPr>
      <w:r w:rsidRPr="00EC76D5">
        <w:t xml:space="preserve">            }</w:t>
      </w:r>
    </w:p>
    <w:p w14:paraId="3FF5B6B9" w14:textId="77777777" w:rsidR="00197B3C" w:rsidRPr="00EC76D5" w:rsidRDefault="00197B3C" w:rsidP="00197B3C">
      <w:pPr>
        <w:pStyle w:val="Code"/>
      </w:pPr>
      <w:r w:rsidRPr="00EC76D5">
        <w:t xml:space="preserve">            break;</w:t>
      </w:r>
    </w:p>
    <w:p w14:paraId="506F9B51" w14:textId="77777777" w:rsidR="00197B3C" w:rsidRPr="00EC76D5" w:rsidRDefault="00197B3C" w:rsidP="00197B3C">
      <w:pPr>
        <w:pStyle w:val="Code"/>
      </w:pPr>
    </w:p>
    <w:p w14:paraId="64A65089" w14:textId="77777777" w:rsidR="00197B3C" w:rsidRPr="00EC76D5" w:rsidRDefault="00197B3C" w:rsidP="00197B3C">
      <w:pPr>
        <w:pStyle w:val="Code"/>
      </w:pPr>
      <w:r w:rsidRPr="00EC76D5">
        <w:t xml:space="preserve">          case ValueOffset: { // pointer</w:t>
      </w:r>
    </w:p>
    <w:p w14:paraId="5B6C7701" w14:textId="77777777" w:rsidR="00197B3C" w:rsidRPr="00EC76D5" w:rsidRDefault="00197B3C" w:rsidP="00197B3C">
      <w:pPr>
        <w:pStyle w:val="Code"/>
      </w:pPr>
      <w:r w:rsidRPr="00EC76D5">
        <w:t xml:space="preserve">              for (Map.Entry&lt;Integer,String&gt; entry : tree.getSymbol().getAccessMap().entrySet()) {</w:t>
      </w:r>
    </w:p>
    <w:p w14:paraId="6B1E3608" w14:textId="77777777" w:rsidR="00197B3C" w:rsidRPr="00EC76D5" w:rsidRDefault="00197B3C" w:rsidP="00197B3C">
      <w:pPr>
        <w:pStyle w:val="Code"/>
      </w:pPr>
      <w:r w:rsidRPr="00EC76D5">
        <w:t xml:space="preserve">                accessMap.put(byteList.size() + entry.getKey(), entry.getValue());</w:t>
      </w:r>
    </w:p>
    <w:p w14:paraId="010BB47D" w14:textId="77777777" w:rsidR="00197B3C" w:rsidRPr="00EC76D5" w:rsidRDefault="00197B3C" w:rsidP="00197B3C">
      <w:pPr>
        <w:pStyle w:val="Code"/>
      </w:pPr>
      <w:r w:rsidRPr="00EC76D5">
        <w:t xml:space="preserve">              }</w:t>
      </w:r>
    </w:p>
    <w:p w14:paraId="3917E252" w14:textId="77777777" w:rsidR="00197B3C" w:rsidRPr="00EC76D5" w:rsidRDefault="00197B3C" w:rsidP="00197B3C">
      <w:pPr>
        <w:pStyle w:val="Code"/>
      </w:pPr>
    </w:p>
    <w:p w14:paraId="6452457F" w14:textId="77777777" w:rsidR="00197B3C" w:rsidRPr="00EC76D5" w:rsidRDefault="00197B3C" w:rsidP="00197B3C">
      <w:pPr>
        <w:pStyle w:val="Code"/>
      </w:pPr>
      <w:r w:rsidRPr="00EC76D5">
        <w:t xml:space="preserve">              List&lt;Byte&gt; oldByteList = tree.getSymbol().getByteList();</w:t>
      </w:r>
    </w:p>
    <w:p w14:paraId="4340F90C" w14:textId="77777777" w:rsidR="00197B3C" w:rsidRPr="00EC76D5" w:rsidRDefault="00197B3C" w:rsidP="00197B3C">
      <w:pPr>
        <w:pStyle w:val="Code"/>
      </w:pPr>
      <w:r w:rsidRPr="00EC76D5">
        <w:t xml:space="preserve">              int oldOffset = oldByteList.get(0) + (oldByteList.get(1) &gt;&gt; 8);</w:t>
      </w:r>
    </w:p>
    <w:p w14:paraId="2E9F0805" w14:textId="77777777" w:rsidR="00197B3C" w:rsidRPr="00EC76D5" w:rsidRDefault="00197B3C" w:rsidP="00197B3C">
      <w:pPr>
        <w:pStyle w:val="Code"/>
      </w:pPr>
      <w:r w:rsidRPr="00EC76D5">
        <w:t xml:space="preserve">              int newOffset = (Integer) tree.getSymbol().getValue();</w:t>
      </w:r>
    </w:p>
    <w:p w14:paraId="2603664F" w14:textId="77777777" w:rsidR="00197B3C" w:rsidRPr="00EC76D5" w:rsidRDefault="00197B3C" w:rsidP="00197B3C">
      <w:pPr>
        <w:pStyle w:val="Code"/>
      </w:pPr>
      <w:r w:rsidRPr="00EC76D5">
        <w:t xml:space="preserve">              int newValue = oldOffset + newOffset;</w:t>
      </w:r>
    </w:p>
    <w:p w14:paraId="6B78AAE8" w14:textId="77777777" w:rsidR="00197B3C" w:rsidRPr="00EC76D5" w:rsidRDefault="00197B3C" w:rsidP="00197B3C">
      <w:pPr>
        <w:pStyle w:val="Code"/>
      </w:pPr>
      <w:r w:rsidRPr="00EC76D5">
        <w:t xml:space="preserve">              byteList.add((byte) (newValue &lt;&lt; 8));</w:t>
      </w:r>
    </w:p>
    <w:p w14:paraId="0F4167B1" w14:textId="77777777" w:rsidR="00197B3C" w:rsidRPr="00EC76D5" w:rsidRDefault="00197B3C" w:rsidP="00197B3C">
      <w:pPr>
        <w:pStyle w:val="Code"/>
      </w:pPr>
      <w:r w:rsidRPr="00EC76D5">
        <w:t xml:space="preserve">              byteList.add((byte) newValue);</w:t>
      </w:r>
    </w:p>
    <w:p w14:paraId="5B33A9DF" w14:textId="77777777" w:rsidR="00197B3C" w:rsidRPr="00EC76D5" w:rsidRDefault="00197B3C" w:rsidP="00197B3C">
      <w:pPr>
        <w:pStyle w:val="Code"/>
      </w:pPr>
      <w:r w:rsidRPr="00EC76D5">
        <w:t xml:space="preserve">              textList.add(replaceOffset(tree.getSymbol().getTextList().get(0),</w:t>
      </w:r>
    </w:p>
    <w:p w14:paraId="6808AF2B" w14:textId="77777777" w:rsidR="00197B3C" w:rsidRPr="00EC76D5" w:rsidRDefault="00197B3C" w:rsidP="00197B3C">
      <w:pPr>
        <w:pStyle w:val="Code"/>
      </w:pPr>
      <w:r w:rsidRPr="00EC76D5">
        <w:t xml:space="preserve">                                         oldOffset, newValue));</w:t>
      </w:r>
    </w:p>
    <w:p w14:paraId="3034F8B0" w14:textId="77777777" w:rsidR="00197B3C" w:rsidRPr="00EC76D5" w:rsidRDefault="00197B3C" w:rsidP="00197B3C">
      <w:pPr>
        <w:pStyle w:val="Code"/>
      </w:pPr>
      <w:r w:rsidRPr="00EC76D5">
        <w:t xml:space="preserve">            }</w:t>
      </w:r>
    </w:p>
    <w:p w14:paraId="7B353946" w14:textId="77777777" w:rsidR="00197B3C" w:rsidRPr="00EC76D5" w:rsidRDefault="00197B3C" w:rsidP="00197B3C">
      <w:pPr>
        <w:pStyle w:val="Code"/>
      </w:pPr>
      <w:r w:rsidRPr="00EC76D5">
        <w:t xml:space="preserve">            break;</w:t>
      </w:r>
    </w:p>
    <w:p w14:paraId="43E31B41" w14:textId="77777777" w:rsidR="00197B3C" w:rsidRPr="00EC76D5" w:rsidRDefault="00197B3C" w:rsidP="00197B3C">
      <w:pPr>
        <w:pStyle w:val="Code"/>
      </w:pPr>
    </w:p>
    <w:p w14:paraId="7A996AF2" w14:textId="77777777" w:rsidR="00197B3C" w:rsidRPr="00EC76D5" w:rsidRDefault="00197B3C" w:rsidP="00197B3C">
      <w:pPr>
        <w:pStyle w:val="Code"/>
      </w:pPr>
      <w:r w:rsidRPr="00EC76D5">
        <w:t xml:space="preserve">          default:</w:t>
      </w:r>
    </w:p>
    <w:p w14:paraId="6AA8BA0D" w14:textId="77777777" w:rsidR="00197B3C" w:rsidRPr="00EC76D5" w:rsidRDefault="00197B3C" w:rsidP="00197B3C">
      <w:pPr>
        <w:pStyle w:val="Code"/>
      </w:pPr>
      <w:r w:rsidRPr="00EC76D5">
        <w:t xml:space="preserve">            Assert.error("X");</w:t>
      </w:r>
    </w:p>
    <w:p w14:paraId="65F6738A" w14:textId="77777777" w:rsidR="00197B3C" w:rsidRPr="00EC76D5" w:rsidRDefault="00197B3C" w:rsidP="00197B3C">
      <w:pPr>
        <w:pStyle w:val="Code"/>
      </w:pPr>
      <w:r w:rsidRPr="00EC76D5">
        <w:t xml:space="preserve">            break;</w:t>
      </w:r>
    </w:p>
    <w:p w14:paraId="3ABB67C6" w14:textId="77777777" w:rsidR="00197B3C" w:rsidRPr="00EC76D5" w:rsidRDefault="00197B3C" w:rsidP="00197B3C">
      <w:pPr>
        <w:pStyle w:val="Code"/>
      </w:pPr>
      <w:r w:rsidRPr="00EC76D5">
        <w:t xml:space="preserve">        }</w:t>
      </w:r>
    </w:p>
    <w:p w14:paraId="4288ED52" w14:textId="77777777" w:rsidR="00197B3C" w:rsidRPr="00EC76D5" w:rsidRDefault="00197B3C" w:rsidP="00197B3C">
      <w:pPr>
        <w:pStyle w:val="Code"/>
      </w:pPr>
      <w:r w:rsidRPr="00EC76D5">
        <w:t xml:space="preserve">      }</w:t>
      </w:r>
    </w:p>
    <w:p w14:paraId="1A054D31" w14:textId="77777777" w:rsidR="00197B3C" w:rsidRPr="00EC76D5" w:rsidRDefault="00197B3C" w:rsidP="00197B3C">
      <w:pPr>
        <w:pStyle w:val="Code"/>
      </w:pPr>
      <w:r w:rsidRPr="00EC76D5">
        <w:t xml:space="preserve">      else {</w:t>
      </w:r>
    </w:p>
    <w:p w14:paraId="586F0194" w14:textId="77777777" w:rsidR="00197B3C" w:rsidRPr="00EC76D5" w:rsidRDefault="00197B3C" w:rsidP="00197B3C">
      <w:pPr>
        <w:pStyle w:val="Code"/>
      </w:pPr>
      <w:r w:rsidRPr="00EC76D5">
        <w:t xml:space="preserve">        List&lt;Byte&gt; ptrByteList = new LinkedList&lt;&gt;();</w:t>
      </w:r>
    </w:p>
    <w:p w14:paraId="359C6E1F" w14:textId="77777777" w:rsidR="00197B3C" w:rsidRPr="00EC76D5" w:rsidRDefault="00197B3C" w:rsidP="00197B3C">
      <w:pPr>
        <w:pStyle w:val="Code"/>
      </w:pPr>
      <w:r w:rsidRPr="00EC76D5">
        <w:t xml:space="preserve">        Map&lt;Integer,String&gt; ptrAccessMap = new ListMap&lt;&gt;();</w:t>
      </w:r>
    </w:p>
    <w:p w14:paraId="4D396F8E" w14:textId="77777777" w:rsidR="00197B3C" w:rsidRPr="00EC76D5" w:rsidRDefault="00197B3C" w:rsidP="00197B3C">
      <w:pPr>
        <w:pStyle w:val="Code"/>
      </w:pPr>
      <w:r w:rsidRPr="00EC76D5">
        <w:t xml:space="preserve">        List&lt;String&gt; ptrTextList = new LinkedList&lt;&gt;();</w:t>
      </w:r>
    </w:p>
    <w:p w14:paraId="2F7981B0" w14:textId="77777777" w:rsidR="00197B3C" w:rsidRPr="00EC76D5" w:rsidRDefault="00197B3C" w:rsidP="00197B3C">
      <w:pPr>
        <w:pStyle w:val="Code"/>
      </w:pPr>
      <w:r w:rsidRPr="00EC76D5">
        <w:t xml:space="preserve">        Type arrayType = Type.createArrayType(0, type.getPointerType());</w:t>
      </w:r>
    </w:p>
    <w:p w14:paraId="63711461" w14:textId="3A55A9B6" w:rsidR="00197B3C" w:rsidRPr="00EC76D5" w:rsidRDefault="00197B3C" w:rsidP="00197B3C">
      <w:pPr>
        <w:pStyle w:val="Code"/>
      </w:pPr>
      <w:r w:rsidRPr="00EC76D5">
        <w:t xml:space="preserve">        generateStatic(arrayType, </w:t>
      </w:r>
      <w:r w:rsidR="002F35C1">
        <w:t>initializer</w:t>
      </w:r>
      <w:r w:rsidRPr="00EC76D5">
        <w:t xml:space="preserve">, ptrByteList, ptrAccessMap, ptrTextList);      </w:t>
      </w:r>
    </w:p>
    <w:p w14:paraId="0427A61B" w14:textId="77777777" w:rsidR="00197B3C" w:rsidRPr="00EC76D5" w:rsidRDefault="00197B3C" w:rsidP="00197B3C">
      <w:pPr>
        <w:pStyle w:val="Code"/>
      </w:pPr>
    </w:p>
    <w:p w14:paraId="001C1D9F" w14:textId="270174F5" w:rsidR="00197B3C" w:rsidRPr="00EC76D5" w:rsidRDefault="00197B3C" w:rsidP="00197B3C">
      <w:pPr>
        <w:pStyle w:val="Code"/>
      </w:pPr>
      <w:r w:rsidRPr="00EC76D5">
        <w:t xml:space="preserve">        String uniqueName = Main.SeparatorId + "List</w:t>
      </w:r>
      <w:r w:rsidR="002F35C1">
        <w:t>Initializer</w:t>
      </w:r>
      <w:r w:rsidRPr="00EC76D5">
        <w:t>" +</w:t>
      </w:r>
    </w:p>
    <w:p w14:paraId="51A91EFF" w14:textId="15737E5C" w:rsidR="00197B3C" w:rsidRPr="00EC76D5" w:rsidRDefault="00197B3C" w:rsidP="00197B3C">
      <w:pPr>
        <w:pStyle w:val="Code"/>
      </w:pPr>
      <w:r w:rsidRPr="00EC76D5">
        <w:t xml:space="preserve">                            (Main.List</w:t>
      </w:r>
      <w:r w:rsidR="002F35C1">
        <w:t>Initializer</w:t>
      </w:r>
      <w:r w:rsidRPr="00EC76D5">
        <w:t>Count++) + Main.FileMarker;</w:t>
      </w:r>
    </w:p>
    <w:p w14:paraId="60170C5B" w14:textId="77777777" w:rsidR="00197B3C" w:rsidRPr="00EC76D5" w:rsidRDefault="00197B3C" w:rsidP="00197B3C">
      <w:pPr>
        <w:pStyle w:val="Code"/>
      </w:pPr>
      <w:r w:rsidRPr="00EC76D5">
        <w:t xml:space="preserve">        accessMap.put(byteList.size(), uniqueName);</w:t>
      </w:r>
    </w:p>
    <w:p w14:paraId="6F41E09D" w14:textId="77777777" w:rsidR="00197B3C" w:rsidRPr="00EC76D5" w:rsidRDefault="00197B3C" w:rsidP="00197B3C">
      <w:pPr>
        <w:pStyle w:val="Code"/>
      </w:pPr>
      <w:r w:rsidRPr="00EC76D5">
        <w:t xml:space="preserve">        byteList.add((byte) 0);</w:t>
      </w:r>
    </w:p>
    <w:p w14:paraId="4D52D3E8" w14:textId="77777777" w:rsidR="00197B3C" w:rsidRPr="00EC76D5" w:rsidRDefault="00197B3C" w:rsidP="00197B3C">
      <w:pPr>
        <w:pStyle w:val="Code"/>
      </w:pPr>
      <w:r w:rsidRPr="00EC76D5">
        <w:t xml:space="preserve">        byteList.add((byte) 0);</w:t>
      </w:r>
    </w:p>
    <w:p w14:paraId="7D984245" w14:textId="0A575E3C" w:rsidR="00197B3C" w:rsidRPr="00EC76D5" w:rsidRDefault="00197B3C" w:rsidP="00197B3C">
      <w:pPr>
        <w:pStyle w:val="Code"/>
      </w:pPr>
      <w:r w:rsidRPr="00EC76D5">
        <w:t xml:space="preserve">        textList.add("\tdw " + uniqueName+ "\t; " + </w:t>
      </w:r>
      <w:r w:rsidR="00BA53A2">
        <w:t>TypeSize.PointerSize</w:t>
      </w:r>
      <w:r w:rsidRPr="00EC76D5">
        <w:t>);</w:t>
      </w:r>
    </w:p>
    <w:p w14:paraId="55334CD9" w14:textId="77777777" w:rsidR="00197B3C" w:rsidRPr="00EC76D5" w:rsidRDefault="00197B3C" w:rsidP="00197B3C">
      <w:pPr>
        <w:pStyle w:val="Code"/>
      </w:pPr>
      <w:r w:rsidRPr="00EC76D5">
        <w:t xml:space="preserve">        </w:t>
      </w:r>
    </w:p>
    <w:p w14:paraId="2C17FD5F" w14:textId="77777777" w:rsidR="00197B3C" w:rsidRPr="00EC76D5" w:rsidRDefault="00197B3C" w:rsidP="00197B3C">
      <w:pPr>
        <w:pStyle w:val="Code"/>
      </w:pPr>
      <w:r w:rsidRPr="00EC76D5">
        <w:lastRenderedPageBreak/>
        <w:t xml:space="preserve">        Symbol symbol = Symbol.createStaticSymbol(uniqueName, ptrByteList,</w:t>
      </w:r>
    </w:p>
    <w:p w14:paraId="2F5FE580" w14:textId="77777777" w:rsidR="00197B3C" w:rsidRPr="00EC76D5" w:rsidRDefault="00197B3C" w:rsidP="00197B3C">
      <w:pPr>
        <w:pStyle w:val="Code"/>
      </w:pPr>
      <w:r w:rsidRPr="00EC76D5">
        <w:t xml:space="preserve">                                                  ptrAccessMap, ptrTextList);</w:t>
      </w:r>
    </w:p>
    <w:p w14:paraId="0CF43DFD" w14:textId="77777777" w:rsidR="00197B3C" w:rsidRPr="00EC76D5" w:rsidRDefault="00197B3C" w:rsidP="00197B3C">
      <w:pPr>
        <w:pStyle w:val="Code"/>
      </w:pPr>
      <w:r w:rsidRPr="00EC76D5">
        <w:t xml:space="preserve">        Main.GlobalSet.add(symbol);</w:t>
      </w:r>
    </w:p>
    <w:p w14:paraId="10FAC843" w14:textId="77777777" w:rsidR="00197B3C" w:rsidRPr="00EC76D5" w:rsidRDefault="00197B3C" w:rsidP="00197B3C">
      <w:pPr>
        <w:pStyle w:val="Code"/>
      </w:pPr>
      <w:r w:rsidRPr="00EC76D5">
        <w:t xml:space="preserve">      }</w:t>
      </w:r>
    </w:p>
    <w:p w14:paraId="7FE17266" w14:textId="77777777" w:rsidR="00197B3C" w:rsidRPr="00EC76D5" w:rsidRDefault="00197B3C" w:rsidP="00197B3C">
      <w:pPr>
        <w:pStyle w:val="Code"/>
      </w:pPr>
      <w:r w:rsidRPr="00EC76D5">
        <w:t xml:space="preserve">    }    </w:t>
      </w:r>
    </w:p>
    <w:p w14:paraId="06EEBEE0" w14:textId="0DECED9F" w:rsidR="00197B3C" w:rsidRPr="00EC76D5" w:rsidRDefault="00197B3C" w:rsidP="00197B3C">
      <w:pPr>
        <w:pStyle w:val="Code"/>
      </w:pPr>
      <w:r w:rsidRPr="00EC76D5">
        <w:t xml:space="preserve">    else if (</w:t>
      </w:r>
      <w:r w:rsidR="002F35C1">
        <w:t>initializer</w:t>
      </w:r>
      <w:r w:rsidRPr="00EC76D5">
        <w:t xml:space="preserve"> instanceof SyntaxTree) {</w:t>
      </w:r>
    </w:p>
    <w:p w14:paraId="101D48C2" w14:textId="77777777" w:rsidR="00197B3C" w:rsidRPr="00EC76D5" w:rsidRDefault="00197B3C" w:rsidP="00197B3C">
      <w:pPr>
        <w:pStyle w:val="Code"/>
      </w:pPr>
      <w:r w:rsidRPr="00EC76D5">
        <w:t xml:space="preserve">      SyntaxTree tree =</w:t>
      </w:r>
    </w:p>
    <w:p w14:paraId="4E7CE27D" w14:textId="10BD31D3" w:rsidR="00197B3C" w:rsidRPr="00EC76D5" w:rsidRDefault="00197B3C" w:rsidP="00197B3C">
      <w:pPr>
        <w:pStyle w:val="Code"/>
      </w:pPr>
      <w:r w:rsidRPr="00EC76D5">
        <w:t xml:space="preserve">        SyntaxTreeOptimizer.optimizeExpression((SyntaxTree) </w:t>
      </w:r>
      <w:r w:rsidR="002F35C1">
        <w:t>initializer</w:t>
      </w:r>
      <w:r w:rsidRPr="00EC76D5">
        <w:t>);</w:t>
      </w:r>
    </w:p>
    <w:p w14:paraId="2809AF1A" w14:textId="77777777" w:rsidR="00197B3C" w:rsidRPr="00EC76D5" w:rsidRDefault="00197B3C" w:rsidP="00197B3C">
      <w:pPr>
        <w:pStyle w:val="Code"/>
      </w:pPr>
    </w:p>
    <w:p w14:paraId="168F3C2F" w14:textId="77777777" w:rsidR="00197B3C" w:rsidRPr="00EC76D5" w:rsidRDefault="00197B3C" w:rsidP="00197B3C">
      <w:pPr>
        <w:pStyle w:val="Code"/>
      </w:pPr>
      <w:r w:rsidRPr="00EC76D5">
        <w:t xml:space="preserve">      if ((tree.getOperator() == MiddleOperator.Value) &amp;&amp;</w:t>
      </w:r>
    </w:p>
    <w:p w14:paraId="10049259" w14:textId="77777777" w:rsidR="00197B3C" w:rsidRPr="00EC76D5" w:rsidRDefault="00197B3C" w:rsidP="00197B3C">
      <w:pPr>
        <w:pStyle w:val="Code"/>
      </w:pPr>
      <w:r w:rsidRPr="00EC76D5">
        <w:t xml:space="preserve">          tree.getType().isString()) {</w:t>
      </w:r>
    </w:p>
    <w:p w14:paraId="1A6F0772" w14:textId="77777777" w:rsidR="00197B3C" w:rsidRPr="00EC76D5" w:rsidRDefault="00197B3C" w:rsidP="00197B3C">
      <w:pPr>
        <w:pStyle w:val="Code"/>
      </w:pPr>
      <w:r w:rsidRPr="00EC76D5">
        <w:t xml:space="preserve">        int arraySize = type.getArraySize();</w:t>
      </w:r>
    </w:p>
    <w:p w14:paraId="307D7336" w14:textId="77777777" w:rsidR="00197B3C" w:rsidRPr="00EC76D5" w:rsidRDefault="00197B3C" w:rsidP="00197B3C">
      <w:pPr>
        <w:pStyle w:val="Code"/>
      </w:pPr>
      <w:r w:rsidRPr="00EC76D5">
        <w:t xml:space="preserve">        String text = (String) tree.getSymbol().getValue();</w:t>
      </w:r>
    </w:p>
    <w:p w14:paraId="57B9AD71" w14:textId="77777777" w:rsidR="00197B3C" w:rsidRPr="00EC76D5" w:rsidRDefault="00197B3C" w:rsidP="00197B3C">
      <w:pPr>
        <w:pStyle w:val="Code"/>
      </w:pPr>
      <w:r w:rsidRPr="00EC76D5">
        <w:t xml:space="preserve">        int stringSize = text.length() + 1;</w:t>
      </w:r>
    </w:p>
    <w:p w14:paraId="093FA531" w14:textId="77777777" w:rsidR="00197B3C" w:rsidRPr="00EC76D5" w:rsidRDefault="00197B3C" w:rsidP="00197B3C">
      <w:pPr>
        <w:pStyle w:val="Code"/>
      </w:pPr>
      <w:r w:rsidRPr="00EC76D5">
        <w:t xml:space="preserve">        </w:t>
      </w:r>
    </w:p>
    <w:p w14:paraId="69B0F3CF" w14:textId="77777777" w:rsidR="00197B3C" w:rsidRPr="00EC76D5" w:rsidRDefault="00197B3C" w:rsidP="00197B3C">
      <w:pPr>
        <w:pStyle w:val="Code"/>
      </w:pPr>
      <w:r w:rsidRPr="00EC76D5">
        <w:t xml:space="preserve">        generateByteTextList(tree.getType(), text, byteList,</w:t>
      </w:r>
    </w:p>
    <w:p w14:paraId="44863014" w14:textId="77777777" w:rsidR="00197B3C" w:rsidRPr="00EC76D5" w:rsidRDefault="00197B3C" w:rsidP="00197B3C">
      <w:pPr>
        <w:pStyle w:val="Code"/>
      </w:pPr>
      <w:r w:rsidRPr="00EC76D5">
        <w:t xml:space="preserve">                             accessMap, textList);</w:t>
      </w:r>
    </w:p>
    <w:p w14:paraId="6AEF4DF9" w14:textId="77777777" w:rsidR="00197B3C" w:rsidRPr="00EC76D5" w:rsidRDefault="00197B3C" w:rsidP="00197B3C">
      <w:pPr>
        <w:pStyle w:val="Code"/>
      </w:pPr>
      <w:r w:rsidRPr="00EC76D5">
        <w:t xml:space="preserve">        generateZeroByteTextList((stringSize - arraySize) * Type.CharSize,</w:t>
      </w:r>
    </w:p>
    <w:p w14:paraId="798F3A12" w14:textId="77777777" w:rsidR="00197B3C" w:rsidRPr="00EC76D5" w:rsidRDefault="00197B3C" w:rsidP="00197B3C">
      <w:pPr>
        <w:pStyle w:val="Code"/>
      </w:pPr>
      <w:r w:rsidRPr="00EC76D5">
        <w:t xml:space="preserve">                                 byteList, textList);</w:t>
      </w:r>
    </w:p>
    <w:p w14:paraId="06B3C50B" w14:textId="77777777" w:rsidR="00197B3C" w:rsidRPr="00EC76D5" w:rsidRDefault="00197B3C" w:rsidP="00197B3C">
      <w:pPr>
        <w:pStyle w:val="Code"/>
      </w:pPr>
      <w:r w:rsidRPr="00EC76D5">
        <w:t xml:space="preserve">      }</w:t>
      </w:r>
    </w:p>
    <w:p w14:paraId="399AFE41" w14:textId="77777777" w:rsidR="00197B3C" w:rsidRPr="00EC76D5" w:rsidRDefault="00197B3C" w:rsidP="00197B3C">
      <w:pPr>
        <w:pStyle w:val="Code"/>
      </w:pPr>
      <w:r w:rsidRPr="00EC76D5">
        <w:t xml:space="preserve">      else {</w:t>
      </w:r>
    </w:p>
    <w:p w14:paraId="0A18D37E" w14:textId="77777777" w:rsidR="00197B3C" w:rsidRPr="00EC76D5" w:rsidRDefault="00197B3C" w:rsidP="00197B3C">
      <w:pPr>
        <w:pStyle w:val="Code"/>
      </w:pPr>
      <w:r w:rsidRPr="00EC76D5">
        <w:t xml:space="preserve">        for (Map.Entry&lt;Integer,String&gt; entry : tree.getSymbol().getAccessMap().entrySet()) {</w:t>
      </w:r>
    </w:p>
    <w:p w14:paraId="75762E03" w14:textId="77777777" w:rsidR="00197B3C" w:rsidRPr="00EC76D5" w:rsidRDefault="00197B3C" w:rsidP="00197B3C">
      <w:pPr>
        <w:pStyle w:val="Code"/>
      </w:pPr>
      <w:r w:rsidRPr="00EC76D5">
        <w:t xml:space="preserve">          accessMap.put(byteList.size() + entry.getKey(), entry.getValue());</w:t>
      </w:r>
    </w:p>
    <w:p w14:paraId="51D00D7E" w14:textId="77777777" w:rsidR="00197B3C" w:rsidRPr="00EC76D5" w:rsidRDefault="00197B3C" w:rsidP="00197B3C">
      <w:pPr>
        <w:pStyle w:val="Code"/>
      </w:pPr>
      <w:r w:rsidRPr="00EC76D5">
        <w:t xml:space="preserve">        }</w:t>
      </w:r>
    </w:p>
    <w:p w14:paraId="35A283E6" w14:textId="77777777" w:rsidR="00197B3C" w:rsidRPr="00EC76D5" w:rsidRDefault="00197B3C" w:rsidP="00197B3C">
      <w:pPr>
        <w:pStyle w:val="Code"/>
      </w:pPr>
    </w:p>
    <w:p w14:paraId="36AAE253" w14:textId="77777777" w:rsidR="00197B3C" w:rsidRPr="00EC76D5" w:rsidRDefault="00197B3C" w:rsidP="00197B3C">
      <w:pPr>
        <w:pStyle w:val="Code"/>
      </w:pPr>
      <w:r w:rsidRPr="00EC76D5">
        <w:t xml:space="preserve">        byteList.addAll(tree.getSymbol().getByteList());</w:t>
      </w:r>
    </w:p>
    <w:p w14:paraId="54B966D6" w14:textId="77777777" w:rsidR="00197B3C" w:rsidRPr="00EC76D5" w:rsidRDefault="00197B3C" w:rsidP="00197B3C">
      <w:pPr>
        <w:pStyle w:val="Code"/>
      </w:pPr>
      <w:r w:rsidRPr="00EC76D5">
        <w:t xml:space="preserve">        textList.addAll(remove_labels(tree.getSymbol().getTextList()));</w:t>
      </w:r>
    </w:p>
    <w:p w14:paraId="67AB1407" w14:textId="77777777" w:rsidR="00197B3C" w:rsidRPr="00EC76D5" w:rsidRDefault="00197B3C" w:rsidP="00197B3C">
      <w:pPr>
        <w:pStyle w:val="Code"/>
      </w:pPr>
      <w:r w:rsidRPr="00EC76D5">
        <w:t xml:space="preserve">      }</w:t>
      </w:r>
    </w:p>
    <w:p w14:paraId="292C4D27" w14:textId="77777777" w:rsidR="00197B3C" w:rsidRPr="00EC76D5" w:rsidRDefault="00197B3C" w:rsidP="00197B3C">
      <w:pPr>
        <w:pStyle w:val="Code"/>
      </w:pPr>
      <w:r w:rsidRPr="00EC76D5">
        <w:t xml:space="preserve">    }</w:t>
      </w:r>
    </w:p>
    <w:p w14:paraId="23988745" w14:textId="77777777" w:rsidR="00197B3C" w:rsidRPr="00EC76D5" w:rsidRDefault="00197B3C" w:rsidP="00197B3C">
      <w:pPr>
        <w:pStyle w:val="Code"/>
      </w:pPr>
      <w:r w:rsidRPr="00EC76D5">
        <w:t xml:space="preserve">    else {</w:t>
      </w:r>
    </w:p>
    <w:p w14:paraId="2D8A1B17" w14:textId="72D8BB13" w:rsidR="00197B3C" w:rsidRPr="00EC76D5" w:rsidRDefault="00197B3C" w:rsidP="00197B3C">
      <w:pPr>
        <w:pStyle w:val="Code"/>
      </w:pPr>
      <w:r w:rsidRPr="00EC76D5">
        <w:t xml:space="preserve">      List list = (List) </w:t>
      </w:r>
      <w:r w:rsidR="002F35C1">
        <w:t>initializer</w:t>
      </w:r>
      <w:r w:rsidRPr="00EC76D5">
        <w:t>;</w:t>
      </w:r>
    </w:p>
    <w:p w14:paraId="263DFD9A" w14:textId="77777777" w:rsidR="00197B3C" w:rsidRPr="00EC76D5" w:rsidRDefault="00197B3C" w:rsidP="00197B3C">
      <w:pPr>
        <w:pStyle w:val="Code"/>
      </w:pPr>
      <w:r w:rsidRPr="00EC76D5">
        <w:t xml:space="preserve">      </w:t>
      </w:r>
    </w:p>
    <w:p w14:paraId="3336B1EC" w14:textId="77777777" w:rsidR="00197B3C" w:rsidRPr="00EC76D5" w:rsidRDefault="00197B3C" w:rsidP="00197B3C">
      <w:pPr>
        <w:pStyle w:val="Code"/>
      </w:pPr>
      <w:r w:rsidRPr="00EC76D5">
        <w:t xml:space="preserve">      switch (type.getSort()) {</w:t>
      </w:r>
    </w:p>
    <w:p w14:paraId="54546E52" w14:textId="77777777" w:rsidR="00197B3C" w:rsidRPr="00EC76D5" w:rsidRDefault="00197B3C" w:rsidP="00197B3C">
      <w:pPr>
        <w:pStyle w:val="Code"/>
      </w:pPr>
      <w:r w:rsidRPr="00EC76D5">
        <w:t xml:space="preserve">        case Array: {</w:t>
      </w:r>
    </w:p>
    <w:p w14:paraId="4619137C" w14:textId="77777777" w:rsidR="00197B3C" w:rsidRPr="00EC76D5" w:rsidRDefault="00197B3C" w:rsidP="00197B3C">
      <w:pPr>
        <w:pStyle w:val="Code"/>
      </w:pPr>
      <w:r w:rsidRPr="00EC76D5">
        <w:t xml:space="preserve">            Type subType = type.getArrayType();</w:t>
      </w:r>
    </w:p>
    <w:p w14:paraId="4B0D51C4" w14:textId="77777777" w:rsidR="00197B3C" w:rsidRPr="00EC76D5" w:rsidRDefault="00197B3C" w:rsidP="00197B3C">
      <w:pPr>
        <w:pStyle w:val="Code"/>
      </w:pPr>
      <w:r w:rsidRPr="00EC76D5">
        <w:t xml:space="preserve">            </w:t>
      </w:r>
    </w:p>
    <w:p w14:paraId="59069E40" w14:textId="77777777" w:rsidR="00197B3C" w:rsidRPr="00EC76D5" w:rsidRDefault="00197B3C" w:rsidP="00197B3C">
      <w:pPr>
        <w:pStyle w:val="Code"/>
      </w:pPr>
      <w:r w:rsidRPr="00EC76D5">
        <w:t xml:space="preserve">            for (int index = 0; index &lt; list.size(); ++index) {</w:t>
      </w:r>
    </w:p>
    <w:p w14:paraId="6DF1D31E" w14:textId="77777777" w:rsidR="00197B3C" w:rsidRPr="00EC76D5" w:rsidRDefault="00197B3C" w:rsidP="00197B3C">
      <w:pPr>
        <w:pStyle w:val="Code"/>
      </w:pPr>
      <w:r w:rsidRPr="00EC76D5">
        <w:t xml:space="preserve">              generateStatic(subType, list.get(index), byteList, accessMap, textList);</w:t>
      </w:r>
    </w:p>
    <w:p w14:paraId="713D05E1" w14:textId="77777777" w:rsidR="00197B3C" w:rsidRPr="00EC76D5" w:rsidRDefault="00197B3C" w:rsidP="00197B3C">
      <w:pPr>
        <w:pStyle w:val="Code"/>
      </w:pPr>
      <w:r w:rsidRPr="00EC76D5">
        <w:t xml:space="preserve">            }</w:t>
      </w:r>
    </w:p>
    <w:p w14:paraId="4D177CCD" w14:textId="77777777" w:rsidR="00197B3C" w:rsidRPr="00EC76D5" w:rsidRDefault="00197B3C" w:rsidP="00197B3C">
      <w:pPr>
        <w:pStyle w:val="Code"/>
      </w:pPr>
    </w:p>
    <w:p w14:paraId="191BAC40" w14:textId="77777777" w:rsidR="00197B3C" w:rsidRPr="00EC76D5" w:rsidRDefault="00197B3C" w:rsidP="00197B3C">
      <w:pPr>
        <w:pStyle w:val="Code"/>
      </w:pPr>
      <w:r w:rsidRPr="00EC76D5">
        <w:t xml:space="preserve">            int arraySize = type.getArraySize();</w:t>
      </w:r>
    </w:p>
    <w:p w14:paraId="55ABDCAE" w14:textId="77777777" w:rsidR="00197B3C" w:rsidRPr="00EC76D5" w:rsidRDefault="00197B3C" w:rsidP="00197B3C">
      <w:pPr>
        <w:pStyle w:val="Code"/>
      </w:pPr>
      <w:r w:rsidRPr="00EC76D5">
        <w:t xml:space="preserve">            generateZeroByteTextList((arraySize - list.size()) * subType.getSize(),</w:t>
      </w:r>
    </w:p>
    <w:p w14:paraId="3D3DD95A" w14:textId="77777777" w:rsidR="00197B3C" w:rsidRPr="00EC76D5" w:rsidRDefault="00197B3C" w:rsidP="00197B3C">
      <w:pPr>
        <w:pStyle w:val="Code"/>
      </w:pPr>
      <w:r w:rsidRPr="00EC76D5">
        <w:t xml:space="preserve">                                     byteList, textList);</w:t>
      </w:r>
    </w:p>
    <w:p w14:paraId="08C818E2" w14:textId="77777777" w:rsidR="00197B3C" w:rsidRPr="00EC76D5" w:rsidRDefault="00197B3C" w:rsidP="00197B3C">
      <w:pPr>
        <w:pStyle w:val="Code"/>
      </w:pPr>
      <w:r w:rsidRPr="00EC76D5">
        <w:t xml:space="preserve">          }</w:t>
      </w:r>
    </w:p>
    <w:p w14:paraId="7F6F38A4" w14:textId="77777777" w:rsidR="00197B3C" w:rsidRPr="00EC76D5" w:rsidRDefault="00197B3C" w:rsidP="00197B3C">
      <w:pPr>
        <w:pStyle w:val="Code"/>
      </w:pPr>
      <w:r w:rsidRPr="00EC76D5">
        <w:t xml:space="preserve">          break;</w:t>
      </w:r>
    </w:p>
    <w:p w14:paraId="68DCE1AA" w14:textId="77777777" w:rsidR="00197B3C" w:rsidRPr="00EC76D5" w:rsidRDefault="00197B3C" w:rsidP="00197B3C">
      <w:pPr>
        <w:pStyle w:val="Code"/>
      </w:pPr>
    </w:p>
    <w:p w14:paraId="7CCA1AC9" w14:textId="77777777" w:rsidR="00197B3C" w:rsidRPr="00EC76D5" w:rsidRDefault="00197B3C" w:rsidP="00197B3C">
      <w:pPr>
        <w:pStyle w:val="Code"/>
      </w:pPr>
      <w:r w:rsidRPr="00EC76D5">
        <w:t xml:space="preserve">        case Struct: {</w:t>
      </w:r>
    </w:p>
    <w:p w14:paraId="70727DAA" w14:textId="77777777" w:rsidR="00197B3C" w:rsidRPr="00EC76D5" w:rsidRDefault="00197B3C" w:rsidP="00197B3C">
      <w:pPr>
        <w:pStyle w:val="Code"/>
      </w:pPr>
      <w:r w:rsidRPr="00EC76D5">
        <w:t xml:space="preserve">            int index = 0, size = 0;</w:t>
      </w:r>
    </w:p>
    <w:p w14:paraId="734BCB48" w14:textId="77777777" w:rsidR="00197B3C" w:rsidRPr="00EC76D5" w:rsidRDefault="00197B3C" w:rsidP="00197B3C">
      <w:pPr>
        <w:pStyle w:val="Code"/>
      </w:pPr>
      <w:r w:rsidRPr="00EC76D5">
        <w:t xml:space="preserve">            for (Symbol memberSymbol : type.getMemberMap().values()) {</w:t>
      </w:r>
    </w:p>
    <w:p w14:paraId="3DC271FB" w14:textId="77777777" w:rsidR="00197B3C" w:rsidRPr="00EC76D5" w:rsidRDefault="00197B3C" w:rsidP="00197B3C">
      <w:pPr>
        <w:pStyle w:val="Code"/>
      </w:pPr>
      <w:r w:rsidRPr="00EC76D5">
        <w:t xml:space="preserve">              if (index &lt; list.size()) {</w:t>
      </w:r>
    </w:p>
    <w:p w14:paraId="679B8884" w14:textId="77777777" w:rsidR="00197B3C" w:rsidRPr="00EC76D5" w:rsidRDefault="00197B3C" w:rsidP="00197B3C">
      <w:pPr>
        <w:pStyle w:val="Code"/>
      </w:pPr>
      <w:r w:rsidRPr="00EC76D5">
        <w:t xml:space="preserve">                Type memberType = memberSymbol.getType();</w:t>
      </w:r>
    </w:p>
    <w:p w14:paraId="54D12417" w14:textId="77777777" w:rsidR="00197B3C" w:rsidRPr="00EC76D5" w:rsidRDefault="00197B3C" w:rsidP="00197B3C">
      <w:pPr>
        <w:pStyle w:val="Code"/>
      </w:pPr>
      <w:r w:rsidRPr="00EC76D5">
        <w:t xml:space="preserve">                generateStatic(memberType, list.get(index++),</w:t>
      </w:r>
    </w:p>
    <w:p w14:paraId="76627506" w14:textId="77777777" w:rsidR="00197B3C" w:rsidRPr="00EC76D5" w:rsidRDefault="00197B3C" w:rsidP="00197B3C">
      <w:pPr>
        <w:pStyle w:val="Code"/>
      </w:pPr>
      <w:r w:rsidRPr="00EC76D5">
        <w:t xml:space="preserve">                               byteList, accessMap, textList);</w:t>
      </w:r>
    </w:p>
    <w:p w14:paraId="3A304BE2" w14:textId="77777777" w:rsidR="00197B3C" w:rsidRPr="00EC76D5" w:rsidRDefault="00197B3C" w:rsidP="00197B3C">
      <w:pPr>
        <w:pStyle w:val="Code"/>
      </w:pPr>
      <w:r w:rsidRPr="00EC76D5">
        <w:t xml:space="preserve">                size += memberType.getSize();</w:t>
      </w:r>
    </w:p>
    <w:p w14:paraId="69DBFBBC" w14:textId="77777777" w:rsidR="00197B3C" w:rsidRPr="00EC76D5" w:rsidRDefault="00197B3C" w:rsidP="00197B3C">
      <w:pPr>
        <w:pStyle w:val="Code"/>
      </w:pPr>
      <w:r w:rsidRPr="00EC76D5">
        <w:lastRenderedPageBreak/>
        <w:t xml:space="preserve">              }</w:t>
      </w:r>
    </w:p>
    <w:p w14:paraId="375544F2" w14:textId="77777777" w:rsidR="00197B3C" w:rsidRPr="00EC76D5" w:rsidRDefault="00197B3C" w:rsidP="00197B3C">
      <w:pPr>
        <w:pStyle w:val="Code"/>
      </w:pPr>
      <w:r w:rsidRPr="00EC76D5">
        <w:t xml:space="preserve">            }</w:t>
      </w:r>
    </w:p>
    <w:p w14:paraId="5D42D619" w14:textId="77777777" w:rsidR="00197B3C" w:rsidRPr="00EC76D5" w:rsidRDefault="00197B3C" w:rsidP="00197B3C">
      <w:pPr>
        <w:pStyle w:val="Code"/>
      </w:pPr>
      <w:r w:rsidRPr="00EC76D5">
        <w:t xml:space="preserve">            </w:t>
      </w:r>
    </w:p>
    <w:p w14:paraId="681C6348" w14:textId="77777777" w:rsidR="00197B3C" w:rsidRPr="00EC76D5" w:rsidRDefault="00197B3C" w:rsidP="00197B3C">
      <w:pPr>
        <w:pStyle w:val="Code"/>
      </w:pPr>
      <w:r w:rsidRPr="00EC76D5">
        <w:t xml:space="preserve">            generateZeroByteTextList(type.getSize() - size, byteList,textList);</w:t>
      </w:r>
    </w:p>
    <w:p w14:paraId="2419B812" w14:textId="77777777" w:rsidR="00197B3C" w:rsidRPr="00EC76D5" w:rsidRDefault="00197B3C" w:rsidP="00197B3C">
      <w:pPr>
        <w:pStyle w:val="Code"/>
      </w:pPr>
      <w:r w:rsidRPr="00EC76D5">
        <w:t xml:space="preserve">          }</w:t>
      </w:r>
    </w:p>
    <w:p w14:paraId="09B74822" w14:textId="77777777" w:rsidR="00197B3C" w:rsidRPr="00EC76D5" w:rsidRDefault="00197B3C" w:rsidP="00197B3C">
      <w:pPr>
        <w:pStyle w:val="Code"/>
      </w:pPr>
      <w:r w:rsidRPr="00EC76D5">
        <w:t xml:space="preserve">          break;</w:t>
      </w:r>
    </w:p>
    <w:p w14:paraId="5756FFAA" w14:textId="77777777" w:rsidR="00197B3C" w:rsidRPr="00EC76D5" w:rsidRDefault="00197B3C" w:rsidP="00197B3C">
      <w:pPr>
        <w:pStyle w:val="Code"/>
      </w:pPr>
    </w:p>
    <w:p w14:paraId="3F9B0941" w14:textId="77777777" w:rsidR="00197B3C" w:rsidRPr="00EC76D5" w:rsidRDefault="00197B3C" w:rsidP="00197B3C">
      <w:pPr>
        <w:pStyle w:val="Code"/>
      </w:pPr>
      <w:r w:rsidRPr="00EC76D5">
        <w:t xml:space="preserve">        case Union: {</w:t>
      </w:r>
    </w:p>
    <w:p w14:paraId="39BEDD0D" w14:textId="77777777" w:rsidR="00197B3C" w:rsidRPr="00EC76D5" w:rsidRDefault="00197B3C" w:rsidP="00197B3C">
      <w:pPr>
        <w:pStyle w:val="Code"/>
      </w:pPr>
      <w:r w:rsidRPr="00EC76D5">
        <w:t xml:space="preserve">            Symbol firstSymbol =type.getMemberMap().values().iterator().next();</w:t>
      </w:r>
    </w:p>
    <w:p w14:paraId="6A331EC7" w14:textId="77777777" w:rsidR="00197B3C" w:rsidRPr="00EC76D5" w:rsidRDefault="00197B3C" w:rsidP="00197B3C">
      <w:pPr>
        <w:pStyle w:val="Code"/>
      </w:pPr>
      <w:r w:rsidRPr="00EC76D5">
        <w:t xml:space="preserve">            Assert.error(type.getSize() &gt;= firstSymbol.getType().getSize(),</w:t>
      </w:r>
    </w:p>
    <w:p w14:paraId="46309714" w14:textId="77777777" w:rsidR="00197B3C" w:rsidRPr="00EC76D5" w:rsidRDefault="00197B3C" w:rsidP="00197B3C">
      <w:pPr>
        <w:pStyle w:val="Code"/>
      </w:pPr>
      <w:r w:rsidRPr="00EC76D5">
        <w:t xml:space="preserve">                         firstSymbol, "to large value");</w:t>
      </w:r>
    </w:p>
    <w:p w14:paraId="5120AB7D" w14:textId="77777777" w:rsidR="00197B3C" w:rsidRPr="00EC76D5" w:rsidRDefault="00197B3C" w:rsidP="00197B3C">
      <w:pPr>
        <w:pStyle w:val="Code"/>
      </w:pPr>
      <w:r w:rsidRPr="00EC76D5">
        <w:t xml:space="preserve">            generateStatic(firstSymbol.getType(), list.get(0), byteList,</w:t>
      </w:r>
    </w:p>
    <w:p w14:paraId="6D5FB05A" w14:textId="77777777" w:rsidR="00197B3C" w:rsidRPr="00EC76D5" w:rsidRDefault="00197B3C" w:rsidP="00197B3C">
      <w:pPr>
        <w:pStyle w:val="Code"/>
      </w:pPr>
      <w:r w:rsidRPr="00EC76D5">
        <w:t xml:space="preserve">                           accessMap, textList);</w:t>
      </w:r>
    </w:p>
    <w:p w14:paraId="0AFD53A6" w14:textId="77777777" w:rsidR="00197B3C" w:rsidRPr="00EC76D5" w:rsidRDefault="00197B3C" w:rsidP="00197B3C">
      <w:pPr>
        <w:pStyle w:val="Code"/>
      </w:pPr>
      <w:r w:rsidRPr="00EC76D5">
        <w:t xml:space="preserve">            generateZeroByteTextList</w:t>
      </w:r>
    </w:p>
    <w:p w14:paraId="337ED0F6" w14:textId="77777777" w:rsidR="00197B3C" w:rsidRPr="00EC76D5" w:rsidRDefault="00197B3C" w:rsidP="00197B3C">
      <w:pPr>
        <w:pStyle w:val="Code"/>
      </w:pPr>
      <w:r w:rsidRPr="00EC76D5">
        <w:t xml:space="preserve">                            (type.getSize() - firstSymbol.getType().getSize(),</w:t>
      </w:r>
    </w:p>
    <w:p w14:paraId="2323360D" w14:textId="77777777" w:rsidR="00197B3C" w:rsidRPr="00EC76D5" w:rsidRDefault="00197B3C" w:rsidP="00197B3C">
      <w:pPr>
        <w:pStyle w:val="Code"/>
      </w:pPr>
      <w:r w:rsidRPr="00EC76D5">
        <w:t xml:space="preserve">                             byteList, textList);</w:t>
      </w:r>
    </w:p>
    <w:p w14:paraId="18DD4B8B" w14:textId="77777777" w:rsidR="00197B3C" w:rsidRPr="00EC76D5" w:rsidRDefault="00197B3C" w:rsidP="00197B3C">
      <w:pPr>
        <w:pStyle w:val="Code"/>
      </w:pPr>
      <w:r w:rsidRPr="00EC76D5">
        <w:t xml:space="preserve">          }</w:t>
      </w:r>
    </w:p>
    <w:p w14:paraId="7CA7DD86" w14:textId="77777777" w:rsidR="00197B3C" w:rsidRPr="00EC76D5" w:rsidRDefault="00197B3C" w:rsidP="00197B3C">
      <w:pPr>
        <w:pStyle w:val="Code"/>
      </w:pPr>
      <w:r w:rsidRPr="00EC76D5">
        <w:t xml:space="preserve">          break;</w:t>
      </w:r>
    </w:p>
    <w:p w14:paraId="4EEA4934" w14:textId="77777777" w:rsidR="00197B3C" w:rsidRPr="00EC76D5" w:rsidRDefault="00197B3C" w:rsidP="00197B3C">
      <w:pPr>
        <w:pStyle w:val="Code"/>
      </w:pPr>
      <w:r w:rsidRPr="00EC76D5">
        <w:t xml:space="preserve">          </w:t>
      </w:r>
    </w:p>
    <w:p w14:paraId="0D071C8C" w14:textId="77777777" w:rsidR="00197B3C" w:rsidRPr="00EC76D5" w:rsidRDefault="00197B3C" w:rsidP="00197B3C">
      <w:pPr>
        <w:pStyle w:val="Code"/>
      </w:pPr>
      <w:r w:rsidRPr="00EC76D5">
        <w:t xml:space="preserve">        default:</w:t>
      </w:r>
    </w:p>
    <w:p w14:paraId="64DED35D" w14:textId="77777777" w:rsidR="00197B3C" w:rsidRPr="00EC76D5" w:rsidRDefault="00197B3C" w:rsidP="00197B3C">
      <w:pPr>
        <w:pStyle w:val="Code"/>
      </w:pPr>
      <w:r w:rsidRPr="00EC76D5">
        <w:t xml:space="preserve">          Assert.error("Y");</w:t>
      </w:r>
    </w:p>
    <w:p w14:paraId="535F92F1" w14:textId="77777777" w:rsidR="00197B3C" w:rsidRPr="00EC76D5" w:rsidRDefault="00197B3C" w:rsidP="00197B3C">
      <w:pPr>
        <w:pStyle w:val="Code"/>
      </w:pPr>
      <w:r w:rsidRPr="00EC76D5">
        <w:t xml:space="preserve">          break;</w:t>
      </w:r>
    </w:p>
    <w:p w14:paraId="14950092" w14:textId="77777777" w:rsidR="00197B3C" w:rsidRPr="00EC76D5" w:rsidRDefault="00197B3C" w:rsidP="00197B3C">
      <w:pPr>
        <w:pStyle w:val="Code"/>
      </w:pPr>
      <w:r w:rsidRPr="00EC76D5">
        <w:t xml:space="preserve">      }</w:t>
      </w:r>
    </w:p>
    <w:p w14:paraId="33438C6C" w14:textId="77777777" w:rsidR="00197B3C" w:rsidRPr="00EC76D5" w:rsidRDefault="00197B3C" w:rsidP="00197B3C">
      <w:pPr>
        <w:pStyle w:val="Code"/>
      </w:pPr>
      <w:r w:rsidRPr="00EC76D5">
        <w:t xml:space="preserve">    }</w:t>
      </w:r>
    </w:p>
    <w:p w14:paraId="416EEB98" w14:textId="77777777" w:rsidR="00197B3C" w:rsidRPr="00EC76D5" w:rsidRDefault="00197B3C" w:rsidP="00197B3C">
      <w:pPr>
        <w:pStyle w:val="Code"/>
      </w:pPr>
      <w:r w:rsidRPr="00EC76D5">
        <w:t xml:space="preserve">  }</w:t>
      </w:r>
    </w:p>
    <w:p w14:paraId="5750F052" w14:textId="77777777" w:rsidR="00197B3C" w:rsidRPr="00EC76D5" w:rsidRDefault="00197B3C" w:rsidP="00197B3C">
      <w:pPr>
        <w:pStyle w:val="Code"/>
      </w:pPr>
      <w:r w:rsidRPr="00EC76D5">
        <w:t xml:space="preserve">  </w:t>
      </w:r>
    </w:p>
    <w:p w14:paraId="57206C47" w14:textId="77777777" w:rsidR="00197B3C" w:rsidRPr="00EC76D5" w:rsidRDefault="00197B3C" w:rsidP="00197B3C">
      <w:pPr>
        <w:pStyle w:val="Code"/>
      </w:pPr>
      <w:r w:rsidRPr="00EC76D5">
        <w:t xml:space="preserve">  private static List&lt;String&gt; remove_labels(List&lt;String&gt; textList) {</w:t>
      </w:r>
    </w:p>
    <w:p w14:paraId="11E6CE9D" w14:textId="77777777" w:rsidR="00197B3C" w:rsidRPr="00EC76D5" w:rsidRDefault="00197B3C" w:rsidP="00197B3C">
      <w:pPr>
        <w:pStyle w:val="Code"/>
      </w:pPr>
      <w:r w:rsidRPr="00EC76D5">
        <w:t xml:space="preserve">    List&lt;String&gt; resultList = new LinkedList&lt;&gt;();</w:t>
      </w:r>
    </w:p>
    <w:p w14:paraId="5E912950" w14:textId="77777777" w:rsidR="00197B3C" w:rsidRPr="00EC76D5" w:rsidRDefault="00197B3C" w:rsidP="00197B3C">
      <w:pPr>
        <w:pStyle w:val="Code"/>
      </w:pPr>
      <w:r w:rsidRPr="00EC76D5">
        <w:t xml:space="preserve">    </w:t>
      </w:r>
    </w:p>
    <w:p w14:paraId="01EAB875" w14:textId="77777777" w:rsidR="00197B3C" w:rsidRPr="00EC76D5" w:rsidRDefault="00197B3C" w:rsidP="00197B3C">
      <w:pPr>
        <w:pStyle w:val="Code"/>
      </w:pPr>
      <w:r w:rsidRPr="00EC76D5">
        <w:t xml:space="preserve">    for (String text : textList) {</w:t>
      </w:r>
    </w:p>
    <w:p w14:paraId="24B3248A" w14:textId="77777777" w:rsidR="00197B3C" w:rsidRPr="00EC76D5" w:rsidRDefault="00197B3C" w:rsidP="00197B3C">
      <w:pPr>
        <w:pStyle w:val="Code"/>
      </w:pPr>
      <w:r w:rsidRPr="00EC76D5">
        <w:t xml:space="preserve">      if (!text.endsWith(":")) {</w:t>
      </w:r>
    </w:p>
    <w:p w14:paraId="078D9948" w14:textId="77777777" w:rsidR="00197B3C" w:rsidRPr="00EC76D5" w:rsidRDefault="00197B3C" w:rsidP="00197B3C">
      <w:pPr>
        <w:pStyle w:val="Code"/>
      </w:pPr>
      <w:r w:rsidRPr="00EC76D5">
        <w:t xml:space="preserve">        resultList.add(text);</w:t>
      </w:r>
    </w:p>
    <w:p w14:paraId="5E3E0CC9" w14:textId="77777777" w:rsidR="00197B3C" w:rsidRPr="00EC76D5" w:rsidRDefault="00197B3C" w:rsidP="00197B3C">
      <w:pPr>
        <w:pStyle w:val="Code"/>
      </w:pPr>
      <w:r w:rsidRPr="00EC76D5">
        <w:t xml:space="preserve">      }</w:t>
      </w:r>
    </w:p>
    <w:p w14:paraId="0D7D6C9D" w14:textId="77777777" w:rsidR="00197B3C" w:rsidRPr="00EC76D5" w:rsidRDefault="00197B3C" w:rsidP="00197B3C">
      <w:pPr>
        <w:pStyle w:val="Code"/>
      </w:pPr>
      <w:r w:rsidRPr="00EC76D5">
        <w:t xml:space="preserve">    }</w:t>
      </w:r>
    </w:p>
    <w:p w14:paraId="1FBC849A" w14:textId="77777777" w:rsidR="00197B3C" w:rsidRPr="00EC76D5" w:rsidRDefault="00197B3C" w:rsidP="00197B3C">
      <w:pPr>
        <w:pStyle w:val="Code"/>
      </w:pPr>
      <w:r w:rsidRPr="00EC76D5">
        <w:t xml:space="preserve">    </w:t>
      </w:r>
    </w:p>
    <w:p w14:paraId="1E37B8F3" w14:textId="77777777" w:rsidR="00197B3C" w:rsidRPr="00EC76D5" w:rsidRDefault="00197B3C" w:rsidP="00197B3C">
      <w:pPr>
        <w:pStyle w:val="Code"/>
      </w:pPr>
      <w:r w:rsidRPr="00EC76D5">
        <w:t xml:space="preserve">    return resultList;</w:t>
      </w:r>
    </w:p>
    <w:p w14:paraId="5ABF142C" w14:textId="77777777" w:rsidR="00197B3C" w:rsidRPr="00EC76D5" w:rsidRDefault="00197B3C" w:rsidP="00197B3C">
      <w:pPr>
        <w:pStyle w:val="Code"/>
      </w:pPr>
      <w:r w:rsidRPr="00EC76D5">
        <w:t xml:space="preserve">  }</w:t>
      </w:r>
    </w:p>
    <w:p w14:paraId="6C886070" w14:textId="6F75CA47" w:rsidR="00197B3C" w:rsidRPr="00EC76D5" w:rsidRDefault="00197B3C" w:rsidP="00197B3C">
      <w:pPr>
        <w:pStyle w:val="Code"/>
      </w:pPr>
      <w:r w:rsidRPr="00EC76D5">
        <w:t>}</w:t>
      </w:r>
    </w:p>
    <w:p w14:paraId="14D3803F" w14:textId="2EB3B96B" w:rsidR="003141FA" w:rsidRPr="00EC76D5" w:rsidRDefault="003141FA" w:rsidP="003141FA">
      <w:pPr>
        <w:pStyle w:val="Code"/>
      </w:pPr>
    </w:p>
    <w:p w14:paraId="10EBA903" w14:textId="345473BE" w:rsidR="003141FA" w:rsidRPr="00EC76D5" w:rsidRDefault="003141FA">
      <w:pPr>
        <w:pStyle w:val="Rubrik3"/>
        <w:rPr>
          <w:ins w:id="5639" w:author="Stefan Bjornander" w:date="2015-04-25T17:33:00Z"/>
        </w:rPr>
        <w:pPrChange w:id="5640" w:author="Stefan Bjornander" w:date="2015-04-25T17:33:00Z">
          <w:pPr>
            <w:pStyle w:val="Code"/>
          </w:pPr>
        </w:pPrChange>
      </w:pPr>
      <w:bookmarkStart w:id="5641" w:name="_Toc481936416"/>
      <w:ins w:id="5642" w:author="Stefan Bjornander" w:date="2015-04-25T17:33:00Z">
        <w:r w:rsidRPr="00EC76D5">
          <w:t xml:space="preserve">Stack </w:t>
        </w:r>
      </w:ins>
      <w:r w:rsidR="00C37108">
        <w:t>Initialization</w:t>
      </w:r>
      <w:bookmarkEnd w:id="5641"/>
    </w:p>
    <w:p w14:paraId="3BBF8D70" w14:textId="3C8AD8E2" w:rsidR="003141FA" w:rsidRPr="00EC76D5" w:rsidRDefault="003141FA">
      <w:pPr>
        <w:pPrChange w:id="5643" w:author="Stefan Bjornander" w:date="2015-04-25T17:33:00Z">
          <w:pPr>
            <w:pStyle w:val="Code"/>
          </w:pPr>
        </w:pPrChange>
      </w:pPr>
      <w:ins w:id="5644" w:author="Stefan Bjornander" w:date="2015-04-25T17:33:00Z">
        <w:r w:rsidRPr="00EC76D5">
          <w:t xml:space="preserve">Stack </w:t>
        </w:r>
      </w:ins>
      <w:r w:rsidR="00F4217C">
        <w:t>initialization</w:t>
      </w:r>
      <w:del w:id="5645" w:author="Stefan Bjornander" w:date="2015-04-25T17:33:00Z">
        <w:r w:rsidRPr="00EC76D5" w:rsidDel="004F1667">
          <w:delText xml:space="preserve">  </w:delText>
        </w:r>
      </w:del>
      <w:ins w:id="5646" w:author="Stefan Bjornander" w:date="2015-04-25T17:33:00Z">
        <w:r w:rsidRPr="00EC76D5">
          <w:t xml:space="preserve"> occurs when an auto or register </w:t>
        </w:r>
      </w:ins>
      <w:ins w:id="5647" w:author="Stefan Bjornander" w:date="2015-04-25T17:34:00Z">
        <w:r w:rsidRPr="00EC76D5">
          <w:t xml:space="preserve">variable becomes </w:t>
        </w:r>
      </w:ins>
      <w:r w:rsidR="00266D64">
        <w:t>initialized</w:t>
      </w:r>
      <w:ins w:id="5648" w:author="Stefan Bjornander" w:date="2015-04-25T17:34:00Z">
        <w:r w:rsidRPr="00EC76D5">
          <w:t xml:space="preserve">. Since the </w:t>
        </w:r>
      </w:ins>
      <w:r w:rsidR="00F4217C">
        <w:t>initialization</w:t>
      </w:r>
      <w:ins w:id="5649" w:author="Stefan Bjornander" w:date="2015-04-25T17:34:00Z">
        <w:r w:rsidRPr="00EC76D5">
          <w:t xml:space="preserve"> value can be non-</w:t>
        </w:r>
      </w:ins>
      <w:ins w:id="5650" w:author="Stefan Bjornander" w:date="2015-04-25T17:46:00Z">
        <w:r w:rsidRPr="00EC76D5">
          <w:t>constant</w:t>
        </w:r>
      </w:ins>
      <w:ins w:id="5651" w:author="Stefan Bjornander" w:date="2015-04-25T17:34:00Z">
        <w:r w:rsidRPr="00EC76D5">
          <w:t xml:space="preserve">, no memory block is created. Instead, </w:t>
        </w:r>
      </w:ins>
      <w:ins w:id="5652" w:author="Stefan Bjornander" w:date="2015-04-25T17:46:00Z">
        <w:r w:rsidRPr="00EC76D5">
          <w:t>a se</w:t>
        </w:r>
      </w:ins>
      <w:r w:rsidRPr="00EC76D5">
        <w:t>quence</w:t>
      </w:r>
      <w:ins w:id="5653" w:author="Stefan Bjornander" w:date="2015-04-25T17:46:00Z">
        <w:r w:rsidRPr="00EC76D5">
          <w:t xml:space="preserve"> of assign</w:t>
        </w:r>
      </w:ins>
      <w:r w:rsidRPr="00EC76D5">
        <w:t>ment</w:t>
      </w:r>
      <w:ins w:id="5654" w:author="Stefan Bjornander" w:date="2015-04-25T17:46:00Z">
        <w:r w:rsidRPr="00EC76D5">
          <w:t xml:space="preserve"> instruction</w:t>
        </w:r>
      </w:ins>
      <w:ins w:id="5655" w:author="Stefan Bjornander" w:date="2015-04-25T18:25:00Z">
        <w:r w:rsidRPr="00EC76D5">
          <w:t>s</w:t>
        </w:r>
      </w:ins>
      <w:ins w:id="5656" w:author="Stefan Bjornander" w:date="2015-04-25T17:46:00Z">
        <w:r w:rsidRPr="00EC76D5">
          <w:t xml:space="preserve"> is added</w:t>
        </w:r>
      </w:ins>
      <w:r w:rsidRPr="00EC76D5">
        <w:t xml:space="preserve"> to the </w:t>
      </w:r>
      <w:ins w:id="5657" w:author="Stefan Bjornander" w:date="2015-04-25T17:46:00Z">
        <w:r w:rsidRPr="00EC76D5">
          <w:t>mid</w:t>
        </w:r>
      </w:ins>
      <w:ins w:id="5658" w:author="Stefan Bjornander" w:date="2015-04-25T18:25:00Z">
        <w:r w:rsidRPr="00EC76D5">
          <w:t>dle</w:t>
        </w:r>
      </w:ins>
      <w:ins w:id="5659" w:author="Stefan Bjornander" w:date="2015-04-25T17:46:00Z">
        <w:r w:rsidRPr="00EC76D5">
          <w:t xml:space="preserve"> code.</w:t>
        </w:r>
      </w:ins>
    </w:p>
    <w:p w14:paraId="08DDF7A8" w14:textId="554C903A" w:rsidR="009E04D0" w:rsidRPr="00EC76D5" w:rsidRDefault="009E04D0" w:rsidP="009E04D0">
      <w:pPr>
        <w:pStyle w:val="CodeListing"/>
      </w:pPr>
      <w:proofErr w:type="spellStart"/>
      <w:r w:rsidRPr="00EC76D5">
        <w:t>Generate</w:t>
      </w:r>
      <w:r w:rsidR="002F35C1">
        <w:t>Initializer</w:t>
      </w:r>
      <w:r w:rsidRPr="00EC76D5">
        <w:t>Auto.java</w:t>
      </w:r>
      <w:proofErr w:type="spellEnd"/>
    </w:p>
    <w:p w14:paraId="32994A15" w14:textId="77777777" w:rsidR="009E04D0" w:rsidRPr="00EC76D5" w:rsidRDefault="009E04D0" w:rsidP="009E04D0">
      <w:pPr>
        <w:pStyle w:val="Code"/>
      </w:pPr>
      <w:r w:rsidRPr="00EC76D5">
        <w:t>package c_compiler;</w:t>
      </w:r>
    </w:p>
    <w:p w14:paraId="3DBBCA9E" w14:textId="77777777" w:rsidR="009E04D0" w:rsidRPr="00EC76D5" w:rsidRDefault="009E04D0" w:rsidP="009E04D0">
      <w:pPr>
        <w:pStyle w:val="Code"/>
      </w:pPr>
      <w:r w:rsidRPr="00EC76D5">
        <w:t>import java.math.*;</w:t>
      </w:r>
    </w:p>
    <w:p w14:paraId="6858D1B5" w14:textId="77777777" w:rsidR="009E04D0" w:rsidRPr="00EC76D5" w:rsidRDefault="009E04D0" w:rsidP="009E04D0">
      <w:pPr>
        <w:pStyle w:val="Code"/>
      </w:pPr>
      <w:r w:rsidRPr="00EC76D5">
        <w:t>import java.util.*;</w:t>
      </w:r>
    </w:p>
    <w:p w14:paraId="32720371" w14:textId="77777777" w:rsidR="009E04D0" w:rsidRPr="00EC76D5" w:rsidRDefault="009E04D0" w:rsidP="009E04D0">
      <w:pPr>
        <w:pStyle w:val="Code"/>
      </w:pPr>
    </w:p>
    <w:p w14:paraId="5AFAD519" w14:textId="1821DDD2" w:rsidR="009E04D0" w:rsidRPr="00EC76D5" w:rsidRDefault="009E04D0" w:rsidP="009E04D0">
      <w:pPr>
        <w:pStyle w:val="Code"/>
      </w:pPr>
      <w:r w:rsidRPr="00EC76D5">
        <w:t>public class Generate</w:t>
      </w:r>
      <w:r w:rsidR="002F35C1">
        <w:t>Initializer</w:t>
      </w:r>
      <w:r w:rsidRPr="00EC76D5">
        <w:t>Auto {</w:t>
      </w:r>
    </w:p>
    <w:p w14:paraId="63CE121F" w14:textId="77777777" w:rsidR="009E04D0" w:rsidRPr="00EC76D5" w:rsidRDefault="009E04D0" w:rsidP="009E04D0">
      <w:pPr>
        <w:pStyle w:val="Code"/>
      </w:pPr>
      <w:r w:rsidRPr="00EC76D5">
        <w:t xml:space="preserve">  private static List&lt;Object&gt; fixList(int size, Type subType,</w:t>
      </w:r>
    </w:p>
    <w:p w14:paraId="739A1AA2" w14:textId="77777777" w:rsidR="009E04D0" w:rsidRPr="00EC76D5" w:rsidRDefault="009E04D0" w:rsidP="009E04D0">
      <w:pPr>
        <w:pStyle w:val="Code"/>
      </w:pPr>
      <w:r w:rsidRPr="00EC76D5">
        <w:t xml:space="preserve">                                      List&lt;Object&gt; list) {</w:t>
      </w:r>
    </w:p>
    <w:p w14:paraId="79FC9DDA" w14:textId="324B5460" w:rsidR="009E04D0" w:rsidRPr="00EC76D5" w:rsidRDefault="009E04D0" w:rsidP="009E04D0">
      <w:pPr>
        <w:pStyle w:val="Code"/>
      </w:pPr>
      <w:r w:rsidRPr="00EC76D5">
        <w:t xml:space="preserve">    Assert.error(subType.isArray(), "to many </w:t>
      </w:r>
      <w:r w:rsidR="002F35C1">
        <w:t>initializer</w:t>
      </w:r>
      <w:r w:rsidRPr="00EC76D5">
        <w:t>");</w:t>
      </w:r>
    </w:p>
    <w:p w14:paraId="6B40AEB3" w14:textId="77777777" w:rsidR="009E04D0" w:rsidRPr="00EC76D5" w:rsidRDefault="009E04D0" w:rsidP="009E04D0">
      <w:pPr>
        <w:pStyle w:val="Code"/>
      </w:pPr>
      <w:r w:rsidRPr="00EC76D5">
        <w:lastRenderedPageBreak/>
        <w:t xml:space="preserve">    int subSize = subType.getArraySize();</w:t>
      </w:r>
    </w:p>
    <w:p w14:paraId="2B7B08A2" w14:textId="77777777" w:rsidR="009E04D0" w:rsidRPr="00EC76D5" w:rsidRDefault="009E04D0" w:rsidP="009E04D0">
      <w:pPr>
        <w:pStyle w:val="Code"/>
      </w:pPr>
      <w:r w:rsidRPr="00EC76D5">
        <w:t xml:space="preserve">    </w:t>
      </w:r>
    </w:p>
    <w:p w14:paraId="2A06EF37" w14:textId="77777777" w:rsidR="009E04D0" w:rsidRPr="00EC76D5" w:rsidRDefault="009E04D0" w:rsidP="009E04D0">
      <w:pPr>
        <w:pStyle w:val="Code"/>
      </w:pPr>
      <w:r w:rsidRPr="00EC76D5">
        <w:t xml:space="preserve">    if ((size * subSize) &lt; list.size()) {</w:t>
      </w:r>
    </w:p>
    <w:p w14:paraId="6713EBF1" w14:textId="77777777" w:rsidR="009E04D0" w:rsidRPr="00EC76D5" w:rsidRDefault="009E04D0" w:rsidP="009E04D0">
      <w:pPr>
        <w:pStyle w:val="Code"/>
      </w:pPr>
      <w:r w:rsidRPr="00EC76D5">
        <w:t xml:space="preserve">      list = fixList(size * subSize, subType.getArrayType(), list);</w:t>
      </w:r>
    </w:p>
    <w:p w14:paraId="024F6A06" w14:textId="77777777" w:rsidR="009E04D0" w:rsidRPr="00EC76D5" w:rsidRDefault="009E04D0" w:rsidP="009E04D0">
      <w:pPr>
        <w:pStyle w:val="Code"/>
      </w:pPr>
      <w:r w:rsidRPr="00EC76D5">
        <w:t xml:space="preserve">    }</w:t>
      </w:r>
    </w:p>
    <w:p w14:paraId="3BA32A1E" w14:textId="77777777" w:rsidR="009E04D0" w:rsidRPr="00EC76D5" w:rsidRDefault="009E04D0" w:rsidP="009E04D0">
      <w:pPr>
        <w:pStyle w:val="Code"/>
      </w:pPr>
    </w:p>
    <w:p w14:paraId="7D9394BE" w14:textId="77777777" w:rsidR="009E04D0" w:rsidRPr="00EC76D5" w:rsidRDefault="009E04D0" w:rsidP="009E04D0">
      <w:pPr>
        <w:pStyle w:val="Code"/>
      </w:pPr>
      <w:r w:rsidRPr="00EC76D5">
        <w:t xml:space="preserve">    List&lt;Object&gt; newList = new LinkedList&lt;&gt;();</w:t>
      </w:r>
    </w:p>
    <w:p w14:paraId="21BE37AF" w14:textId="77777777" w:rsidR="009E04D0" w:rsidRPr="00EC76D5" w:rsidRDefault="009E04D0" w:rsidP="009E04D0">
      <w:pPr>
        <w:pStyle w:val="Code"/>
      </w:pPr>
      <w:r w:rsidRPr="00EC76D5">
        <w:t xml:space="preserve">    List&lt;Object&gt; subList = new LinkedList&lt;&gt;();</w:t>
      </w:r>
    </w:p>
    <w:p w14:paraId="196AF564" w14:textId="77777777" w:rsidR="009E04D0" w:rsidRPr="00EC76D5" w:rsidRDefault="009E04D0" w:rsidP="009E04D0">
      <w:pPr>
        <w:pStyle w:val="Code"/>
      </w:pPr>
      <w:r w:rsidRPr="00EC76D5">
        <w:t xml:space="preserve">    </w:t>
      </w:r>
    </w:p>
    <w:p w14:paraId="3754B560" w14:textId="77777777" w:rsidR="009E04D0" w:rsidRPr="00EC76D5" w:rsidRDefault="009E04D0" w:rsidP="009E04D0">
      <w:pPr>
        <w:pStyle w:val="Code"/>
      </w:pPr>
      <w:r w:rsidRPr="00EC76D5">
        <w:t xml:space="preserve">    for (int index = 0; index &lt; list.size();) {</w:t>
      </w:r>
    </w:p>
    <w:p w14:paraId="47BEF89E" w14:textId="77777777" w:rsidR="009E04D0" w:rsidRPr="00EC76D5" w:rsidRDefault="009E04D0" w:rsidP="009E04D0">
      <w:pPr>
        <w:pStyle w:val="Code"/>
      </w:pPr>
      <w:r w:rsidRPr="00EC76D5">
        <w:t xml:space="preserve">      subList.add(list.get(index++));</w:t>
      </w:r>
    </w:p>
    <w:p w14:paraId="0454AFF3" w14:textId="77777777" w:rsidR="009E04D0" w:rsidRPr="00EC76D5" w:rsidRDefault="009E04D0" w:rsidP="009E04D0">
      <w:pPr>
        <w:pStyle w:val="Code"/>
      </w:pPr>
      <w:r w:rsidRPr="00EC76D5">
        <w:t xml:space="preserve">      </w:t>
      </w:r>
    </w:p>
    <w:p w14:paraId="3FEEBBFE" w14:textId="77777777" w:rsidR="009E04D0" w:rsidRPr="00EC76D5" w:rsidRDefault="009E04D0" w:rsidP="009E04D0">
      <w:pPr>
        <w:pStyle w:val="Code"/>
      </w:pPr>
      <w:r w:rsidRPr="00EC76D5">
        <w:t xml:space="preserve">      if ((index % subSize) == 0) {</w:t>
      </w:r>
    </w:p>
    <w:p w14:paraId="44AEDA63" w14:textId="77777777" w:rsidR="009E04D0" w:rsidRPr="00EC76D5" w:rsidRDefault="009E04D0" w:rsidP="009E04D0">
      <w:pPr>
        <w:pStyle w:val="Code"/>
      </w:pPr>
      <w:r w:rsidRPr="00EC76D5">
        <w:t xml:space="preserve">        newList.add(subList);</w:t>
      </w:r>
    </w:p>
    <w:p w14:paraId="02FCDD03" w14:textId="77777777" w:rsidR="009E04D0" w:rsidRPr="00EC76D5" w:rsidRDefault="009E04D0" w:rsidP="009E04D0">
      <w:pPr>
        <w:pStyle w:val="Code"/>
      </w:pPr>
      <w:r w:rsidRPr="00EC76D5">
        <w:t xml:space="preserve">        subList = new LinkedList&lt;&gt;();</w:t>
      </w:r>
    </w:p>
    <w:p w14:paraId="39B775C9" w14:textId="77777777" w:rsidR="009E04D0" w:rsidRPr="00EC76D5" w:rsidRDefault="009E04D0" w:rsidP="009E04D0">
      <w:pPr>
        <w:pStyle w:val="Code"/>
      </w:pPr>
      <w:r w:rsidRPr="00EC76D5">
        <w:t xml:space="preserve">      }</w:t>
      </w:r>
    </w:p>
    <w:p w14:paraId="4E2E749E" w14:textId="77777777" w:rsidR="009E04D0" w:rsidRPr="00EC76D5" w:rsidRDefault="009E04D0" w:rsidP="009E04D0">
      <w:pPr>
        <w:pStyle w:val="Code"/>
      </w:pPr>
      <w:r w:rsidRPr="00EC76D5">
        <w:t xml:space="preserve">    }</w:t>
      </w:r>
    </w:p>
    <w:p w14:paraId="673C9EA6" w14:textId="77777777" w:rsidR="009E04D0" w:rsidRPr="00EC76D5" w:rsidRDefault="009E04D0" w:rsidP="009E04D0">
      <w:pPr>
        <w:pStyle w:val="Code"/>
      </w:pPr>
      <w:r w:rsidRPr="00EC76D5">
        <w:t xml:space="preserve">    </w:t>
      </w:r>
    </w:p>
    <w:p w14:paraId="1B9F2A90" w14:textId="77777777" w:rsidR="009E04D0" w:rsidRPr="00EC76D5" w:rsidRDefault="009E04D0" w:rsidP="009E04D0">
      <w:pPr>
        <w:pStyle w:val="Code"/>
      </w:pPr>
      <w:r w:rsidRPr="00EC76D5">
        <w:t xml:space="preserve">    if (!subList.isEmpty()) {</w:t>
      </w:r>
    </w:p>
    <w:p w14:paraId="44308B23" w14:textId="77777777" w:rsidR="009E04D0" w:rsidRPr="00EC76D5" w:rsidRDefault="009E04D0" w:rsidP="009E04D0">
      <w:pPr>
        <w:pStyle w:val="Code"/>
      </w:pPr>
      <w:r w:rsidRPr="00EC76D5">
        <w:t xml:space="preserve">      newList.add(subList);</w:t>
      </w:r>
    </w:p>
    <w:p w14:paraId="155699BB" w14:textId="77777777" w:rsidR="009E04D0" w:rsidRPr="00EC76D5" w:rsidRDefault="009E04D0" w:rsidP="009E04D0">
      <w:pPr>
        <w:pStyle w:val="Code"/>
      </w:pPr>
      <w:r w:rsidRPr="00EC76D5">
        <w:t xml:space="preserve">    }</w:t>
      </w:r>
    </w:p>
    <w:p w14:paraId="36545082" w14:textId="77777777" w:rsidR="009E04D0" w:rsidRPr="00EC76D5" w:rsidRDefault="009E04D0" w:rsidP="009E04D0">
      <w:pPr>
        <w:pStyle w:val="Code"/>
      </w:pPr>
      <w:r w:rsidRPr="00EC76D5">
        <w:t xml:space="preserve">    </w:t>
      </w:r>
    </w:p>
    <w:p w14:paraId="5BA16032" w14:textId="77777777" w:rsidR="009E04D0" w:rsidRPr="00EC76D5" w:rsidRDefault="009E04D0" w:rsidP="009E04D0">
      <w:pPr>
        <w:pStyle w:val="Code"/>
      </w:pPr>
      <w:r w:rsidRPr="00EC76D5">
        <w:t xml:space="preserve">    return newList;</w:t>
      </w:r>
    </w:p>
    <w:p w14:paraId="58F43741" w14:textId="77777777" w:rsidR="009E04D0" w:rsidRPr="00EC76D5" w:rsidRDefault="009E04D0" w:rsidP="009E04D0">
      <w:pPr>
        <w:pStyle w:val="Code"/>
      </w:pPr>
      <w:r w:rsidRPr="00EC76D5">
        <w:t xml:space="preserve">  }</w:t>
      </w:r>
    </w:p>
    <w:p w14:paraId="2BF89154" w14:textId="77777777" w:rsidR="009E04D0" w:rsidRPr="00EC76D5" w:rsidRDefault="009E04D0" w:rsidP="009E04D0">
      <w:pPr>
        <w:pStyle w:val="Code"/>
      </w:pPr>
      <w:r w:rsidRPr="00EC76D5">
        <w:t xml:space="preserve">  </w:t>
      </w:r>
    </w:p>
    <w:p w14:paraId="79EC1FC0" w14:textId="07DA491A" w:rsidR="009E04D0" w:rsidRPr="00EC76D5" w:rsidRDefault="009E04D0" w:rsidP="009E04D0">
      <w:pPr>
        <w:pStyle w:val="Code"/>
      </w:pPr>
      <w:r w:rsidRPr="00EC76D5">
        <w:t xml:space="preserve">  public static Object match(Type type, Object </w:t>
      </w:r>
      <w:r w:rsidR="002F35C1">
        <w:t>initializer</w:t>
      </w:r>
      <w:r w:rsidRPr="00EC76D5">
        <w:t>) {</w:t>
      </w:r>
    </w:p>
    <w:p w14:paraId="728AF997" w14:textId="322EFFF7" w:rsidR="009E04D0" w:rsidRPr="00EC76D5" w:rsidRDefault="009E04D0" w:rsidP="009E04D0">
      <w:pPr>
        <w:pStyle w:val="Code"/>
      </w:pPr>
      <w:r w:rsidRPr="00EC76D5">
        <w:t xml:space="preserve">    if (</w:t>
      </w:r>
      <w:r w:rsidR="002F35C1">
        <w:t>initializer</w:t>
      </w:r>
      <w:r w:rsidRPr="00EC76D5">
        <w:t xml:space="preserve"> instanceof SyntaxTree) {</w:t>
      </w:r>
    </w:p>
    <w:p w14:paraId="589604F9" w14:textId="3B686788" w:rsidR="009E04D0" w:rsidRPr="00EC76D5" w:rsidRDefault="009E04D0" w:rsidP="009E04D0">
      <w:pPr>
        <w:pStyle w:val="Code"/>
      </w:pPr>
      <w:r w:rsidRPr="00EC76D5">
        <w:t xml:space="preserve">      SyntaxTree tree = (SyntaxTree) </w:t>
      </w:r>
      <w:r w:rsidR="002F35C1">
        <w:t>initializer</w:t>
      </w:r>
      <w:r w:rsidRPr="00EC76D5">
        <w:t>;</w:t>
      </w:r>
    </w:p>
    <w:p w14:paraId="0E49ACB0" w14:textId="77777777" w:rsidR="009E04D0" w:rsidRPr="00EC76D5" w:rsidRDefault="009E04D0" w:rsidP="009E04D0">
      <w:pPr>
        <w:pStyle w:val="Code"/>
      </w:pPr>
    </w:p>
    <w:p w14:paraId="3B728274" w14:textId="77777777" w:rsidR="009E04D0" w:rsidRPr="00EC76D5" w:rsidRDefault="009E04D0" w:rsidP="009E04D0">
      <w:pPr>
        <w:pStyle w:val="Code"/>
      </w:pPr>
      <w:r w:rsidRPr="00EC76D5">
        <w:t xml:space="preserve">      if (type.isArray() &amp;&amp; type.getArrayType().isChar() &amp;&amp;</w:t>
      </w:r>
    </w:p>
    <w:p w14:paraId="33035D8E" w14:textId="77777777" w:rsidR="009E04D0" w:rsidRPr="00EC76D5" w:rsidRDefault="009E04D0" w:rsidP="009E04D0">
      <w:pPr>
        <w:pStyle w:val="Code"/>
      </w:pPr>
      <w:r w:rsidRPr="00EC76D5">
        <w:t xml:space="preserve">          (tree.getOperator() == MiddleOperator.Value) &amp;&amp;</w:t>
      </w:r>
    </w:p>
    <w:p w14:paraId="2328DA05" w14:textId="77777777" w:rsidR="009E04D0" w:rsidRPr="00EC76D5" w:rsidRDefault="009E04D0" w:rsidP="009E04D0">
      <w:pPr>
        <w:pStyle w:val="Code"/>
      </w:pPr>
      <w:r w:rsidRPr="00EC76D5">
        <w:t xml:space="preserve">           (tree.getType().getSort() == Sort.String)) {</w:t>
      </w:r>
    </w:p>
    <w:p w14:paraId="7140A597" w14:textId="77777777" w:rsidR="009E04D0" w:rsidRPr="00EC76D5" w:rsidRDefault="009E04D0" w:rsidP="009E04D0">
      <w:pPr>
        <w:pStyle w:val="Code"/>
      </w:pPr>
      <w:r w:rsidRPr="00EC76D5">
        <w:t xml:space="preserve">        List&lt;SyntaxTree&gt; list = new LinkedList&lt;&gt;();</w:t>
      </w:r>
    </w:p>
    <w:p w14:paraId="581D7F66" w14:textId="77777777" w:rsidR="009E04D0" w:rsidRPr="00EC76D5" w:rsidRDefault="009E04D0" w:rsidP="009E04D0">
      <w:pPr>
        <w:pStyle w:val="Code"/>
      </w:pPr>
      <w:r w:rsidRPr="00EC76D5">
        <w:t xml:space="preserve">        </w:t>
      </w:r>
    </w:p>
    <w:p w14:paraId="7EAD5B78" w14:textId="77777777" w:rsidR="009E04D0" w:rsidRPr="00EC76D5" w:rsidRDefault="009E04D0" w:rsidP="009E04D0">
      <w:pPr>
        <w:pStyle w:val="Code"/>
      </w:pPr>
      <w:r w:rsidRPr="00EC76D5">
        <w:t xml:space="preserve">        String text = (String) tree.getSymbol().getValue();</w:t>
      </w:r>
    </w:p>
    <w:p w14:paraId="5B9B0E9E" w14:textId="77777777" w:rsidR="009E04D0" w:rsidRPr="00EC76D5" w:rsidRDefault="009E04D0" w:rsidP="009E04D0">
      <w:pPr>
        <w:pStyle w:val="Code"/>
      </w:pPr>
      <w:r w:rsidRPr="00EC76D5">
        <w:t xml:space="preserve">        for (Character c : text.toCharArray()) {</w:t>
      </w:r>
    </w:p>
    <w:p w14:paraId="668C9F55" w14:textId="77777777" w:rsidR="009E04D0" w:rsidRPr="00EC76D5" w:rsidRDefault="009E04D0" w:rsidP="009E04D0">
      <w:pPr>
        <w:pStyle w:val="Code"/>
      </w:pPr>
      <w:r w:rsidRPr="00EC76D5">
        <w:t xml:space="preserve">          Symbol charSymbol =</w:t>
      </w:r>
    </w:p>
    <w:p w14:paraId="3BC97B36" w14:textId="77777777" w:rsidR="009E04D0" w:rsidRPr="00EC76D5" w:rsidRDefault="009E04D0" w:rsidP="009E04D0">
      <w:pPr>
        <w:pStyle w:val="Code"/>
      </w:pPr>
      <w:r w:rsidRPr="00EC76D5">
        <w:t xml:space="preserve">            Symbol.createValueSymbol(Type.SignedCharType, BigInteger.valueOf(c));</w:t>
      </w:r>
    </w:p>
    <w:p w14:paraId="3B889FB5" w14:textId="77777777" w:rsidR="009E04D0" w:rsidRPr="00EC76D5" w:rsidRDefault="009E04D0" w:rsidP="009E04D0">
      <w:pPr>
        <w:pStyle w:val="Code"/>
      </w:pPr>
      <w:r w:rsidRPr="00EC76D5">
        <w:t xml:space="preserve">          list.add(new SyntaxTree(MiddleOperator.Value, charSymbol));</w:t>
      </w:r>
    </w:p>
    <w:p w14:paraId="0363BB79" w14:textId="77777777" w:rsidR="009E04D0" w:rsidRPr="00EC76D5" w:rsidRDefault="009E04D0" w:rsidP="009E04D0">
      <w:pPr>
        <w:pStyle w:val="Code"/>
      </w:pPr>
      <w:r w:rsidRPr="00EC76D5">
        <w:t xml:space="preserve">        }</w:t>
      </w:r>
    </w:p>
    <w:p w14:paraId="241BC6D5" w14:textId="77777777" w:rsidR="009E04D0" w:rsidRPr="00EC76D5" w:rsidRDefault="009E04D0" w:rsidP="009E04D0">
      <w:pPr>
        <w:pStyle w:val="Code"/>
      </w:pPr>
      <w:r w:rsidRPr="00EC76D5">
        <w:t xml:space="preserve">        </w:t>
      </w:r>
    </w:p>
    <w:p w14:paraId="58A7A3DB" w14:textId="77777777" w:rsidR="009E04D0" w:rsidRPr="00EC76D5" w:rsidRDefault="009E04D0" w:rsidP="009E04D0">
      <w:pPr>
        <w:pStyle w:val="Code"/>
      </w:pPr>
      <w:r w:rsidRPr="00EC76D5">
        <w:t xml:space="preserve">        Symbol charSymbol =</w:t>
      </w:r>
    </w:p>
    <w:p w14:paraId="3245F787" w14:textId="77777777" w:rsidR="009E04D0" w:rsidRPr="00EC76D5" w:rsidRDefault="009E04D0" w:rsidP="009E04D0">
      <w:pPr>
        <w:pStyle w:val="Code"/>
      </w:pPr>
      <w:r w:rsidRPr="00EC76D5">
        <w:t xml:space="preserve">          Symbol.createValueSymbol(Type.SignedCharType, BigInteger.valueOf('\0'));</w:t>
      </w:r>
    </w:p>
    <w:p w14:paraId="4135D042" w14:textId="77777777" w:rsidR="009E04D0" w:rsidRPr="00EC76D5" w:rsidRDefault="009E04D0" w:rsidP="009E04D0">
      <w:pPr>
        <w:pStyle w:val="Code"/>
      </w:pPr>
      <w:r w:rsidRPr="00EC76D5">
        <w:t xml:space="preserve">        list.add(new SyntaxTree(MiddleOperator.Value, charSymbol));</w:t>
      </w:r>
    </w:p>
    <w:p w14:paraId="48834220" w14:textId="77777777" w:rsidR="009E04D0" w:rsidRPr="00EC76D5" w:rsidRDefault="009E04D0" w:rsidP="009E04D0">
      <w:pPr>
        <w:pStyle w:val="Code"/>
      </w:pPr>
      <w:r w:rsidRPr="00EC76D5">
        <w:t xml:space="preserve">        return list;</w:t>
      </w:r>
    </w:p>
    <w:p w14:paraId="6E8CB0C5" w14:textId="77777777" w:rsidR="009E04D0" w:rsidRPr="00EC76D5" w:rsidRDefault="009E04D0" w:rsidP="009E04D0">
      <w:pPr>
        <w:pStyle w:val="Code"/>
      </w:pPr>
      <w:r w:rsidRPr="00EC76D5">
        <w:t xml:space="preserve">      }</w:t>
      </w:r>
    </w:p>
    <w:p w14:paraId="26666C08" w14:textId="77777777" w:rsidR="009E04D0" w:rsidRPr="00EC76D5" w:rsidRDefault="009E04D0" w:rsidP="009E04D0">
      <w:pPr>
        <w:pStyle w:val="Code"/>
      </w:pPr>
      <w:r w:rsidRPr="00EC76D5">
        <w:t xml:space="preserve">      else {</w:t>
      </w:r>
    </w:p>
    <w:p w14:paraId="424B2920" w14:textId="77777777" w:rsidR="009E04D0" w:rsidRPr="00EC76D5" w:rsidRDefault="009E04D0" w:rsidP="009E04D0">
      <w:pPr>
        <w:pStyle w:val="Code"/>
      </w:pPr>
      <w:r w:rsidRPr="00EC76D5">
        <w:t xml:space="preserve">        tree = SyntaxTreeGenerator.checkLogicalExpression(tree);</w:t>
      </w:r>
    </w:p>
    <w:p w14:paraId="58758FA2" w14:textId="77777777" w:rsidR="009E04D0" w:rsidRPr="00EC76D5" w:rsidRDefault="009E04D0" w:rsidP="009E04D0">
      <w:pPr>
        <w:pStyle w:val="Code"/>
      </w:pPr>
      <w:r w:rsidRPr="00EC76D5">
        <w:t xml:space="preserve">        return TypeCast.implicitCast(tree, type);</w:t>
      </w:r>
    </w:p>
    <w:p w14:paraId="31141FFB" w14:textId="77777777" w:rsidR="009E04D0" w:rsidRPr="00EC76D5" w:rsidRDefault="009E04D0" w:rsidP="009E04D0">
      <w:pPr>
        <w:pStyle w:val="Code"/>
      </w:pPr>
      <w:r w:rsidRPr="00EC76D5">
        <w:t xml:space="preserve">      }</w:t>
      </w:r>
    </w:p>
    <w:p w14:paraId="6C1BA9C3" w14:textId="77777777" w:rsidR="009E04D0" w:rsidRPr="00EC76D5" w:rsidRDefault="009E04D0" w:rsidP="009E04D0">
      <w:pPr>
        <w:pStyle w:val="Code"/>
      </w:pPr>
      <w:r w:rsidRPr="00EC76D5">
        <w:t xml:space="preserve">    }</w:t>
      </w:r>
    </w:p>
    <w:p w14:paraId="7C4C85E9" w14:textId="77777777" w:rsidR="009E04D0" w:rsidRPr="00EC76D5" w:rsidRDefault="009E04D0" w:rsidP="009E04D0">
      <w:pPr>
        <w:pStyle w:val="Code"/>
      </w:pPr>
      <w:r w:rsidRPr="00EC76D5">
        <w:t xml:space="preserve">    else {</w:t>
      </w:r>
    </w:p>
    <w:p w14:paraId="1EBA4763" w14:textId="788F5DCE" w:rsidR="009E04D0" w:rsidRPr="00EC76D5" w:rsidRDefault="009E04D0" w:rsidP="009E04D0">
      <w:pPr>
        <w:pStyle w:val="Code"/>
      </w:pPr>
      <w:r w:rsidRPr="00EC76D5">
        <w:t xml:space="preserve">      List list = (List) </w:t>
      </w:r>
      <w:r w:rsidR="002F35C1">
        <w:t>initializer</w:t>
      </w:r>
      <w:r w:rsidRPr="00EC76D5">
        <w:t>;</w:t>
      </w:r>
    </w:p>
    <w:p w14:paraId="6B5171A9" w14:textId="77777777" w:rsidR="009E04D0" w:rsidRPr="00EC76D5" w:rsidRDefault="009E04D0" w:rsidP="009E04D0">
      <w:pPr>
        <w:pStyle w:val="Code"/>
      </w:pPr>
      <w:r w:rsidRPr="00EC76D5">
        <w:t xml:space="preserve">      </w:t>
      </w:r>
    </w:p>
    <w:p w14:paraId="2E825249" w14:textId="77777777" w:rsidR="009E04D0" w:rsidRPr="00EC76D5" w:rsidRDefault="009E04D0" w:rsidP="009E04D0">
      <w:pPr>
        <w:pStyle w:val="Code"/>
      </w:pPr>
      <w:r w:rsidRPr="00EC76D5">
        <w:t xml:space="preserve">      switch (type.getSort()) {</w:t>
      </w:r>
    </w:p>
    <w:p w14:paraId="589B97F4" w14:textId="77777777" w:rsidR="009E04D0" w:rsidRPr="00EC76D5" w:rsidRDefault="009E04D0" w:rsidP="009E04D0">
      <w:pPr>
        <w:pStyle w:val="Code"/>
      </w:pPr>
      <w:r w:rsidRPr="00EC76D5">
        <w:lastRenderedPageBreak/>
        <w:t xml:space="preserve">        case Pointer: {</w:t>
      </w:r>
    </w:p>
    <w:p w14:paraId="642158E2" w14:textId="77777777" w:rsidR="009E04D0" w:rsidRPr="00EC76D5" w:rsidRDefault="009E04D0" w:rsidP="009E04D0">
      <w:pPr>
        <w:pStyle w:val="Code"/>
      </w:pPr>
      <w:r w:rsidRPr="00EC76D5">
        <w:t xml:space="preserve">            Type subType = type.getPointerType();</w:t>
      </w:r>
    </w:p>
    <w:p w14:paraId="6E5BCFDC" w14:textId="77777777" w:rsidR="009E04D0" w:rsidRPr="00EC76D5" w:rsidRDefault="009E04D0" w:rsidP="009E04D0">
      <w:pPr>
        <w:pStyle w:val="Code"/>
      </w:pPr>
    </w:p>
    <w:p w14:paraId="53420B21" w14:textId="77777777" w:rsidR="009E04D0" w:rsidRPr="00EC76D5" w:rsidRDefault="009E04D0" w:rsidP="009E04D0">
      <w:pPr>
        <w:pStyle w:val="Code"/>
      </w:pPr>
      <w:r w:rsidRPr="00EC76D5">
        <w:t xml:space="preserve">            for (int index = 0; index &lt; list.size(); ++index) {</w:t>
      </w:r>
    </w:p>
    <w:p w14:paraId="27B1D385" w14:textId="77777777" w:rsidR="009E04D0" w:rsidRPr="00EC76D5" w:rsidRDefault="009E04D0" w:rsidP="009E04D0">
      <w:pPr>
        <w:pStyle w:val="Code"/>
      </w:pPr>
      <w:r w:rsidRPr="00EC76D5">
        <w:t xml:space="preserve">              list.set(index, match(subType, list.get(index)));</w:t>
      </w:r>
    </w:p>
    <w:p w14:paraId="6C0C69AF" w14:textId="77777777" w:rsidR="009E04D0" w:rsidRPr="00EC76D5" w:rsidRDefault="009E04D0" w:rsidP="009E04D0">
      <w:pPr>
        <w:pStyle w:val="Code"/>
      </w:pPr>
      <w:r w:rsidRPr="00EC76D5">
        <w:t xml:space="preserve">            }</w:t>
      </w:r>
    </w:p>
    <w:p w14:paraId="333F4CA5" w14:textId="77777777" w:rsidR="009E04D0" w:rsidRPr="00EC76D5" w:rsidRDefault="009E04D0" w:rsidP="009E04D0">
      <w:pPr>
        <w:pStyle w:val="Code"/>
      </w:pPr>
    </w:p>
    <w:p w14:paraId="1E6C2957" w14:textId="77777777" w:rsidR="009E04D0" w:rsidRPr="00EC76D5" w:rsidRDefault="009E04D0" w:rsidP="009E04D0">
      <w:pPr>
        <w:pStyle w:val="Code"/>
      </w:pPr>
      <w:r w:rsidRPr="00EC76D5">
        <w:t xml:space="preserve">            return list;</w:t>
      </w:r>
    </w:p>
    <w:p w14:paraId="367AA873" w14:textId="77777777" w:rsidR="009E04D0" w:rsidRPr="00EC76D5" w:rsidRDefault="009E04D0" w:rsidP="009E04D0">
      <w:pPr>
        <w:pStyle w:val="Code"/>
      </w:pPr>
      <w:r w:rsidRPr="00EC76D5">
        <w:t xml:space="preserve">          }</w:t>
      </w:r>
    </w:p>
    <w:p w14:paraId="1A9D2650" w14:textId="77777777" w:rsidR="009E04D0" w:rsidRPr="00EC76D5" w:rsidRDefault="009E04D0" w:rsidP="009E04D0">
      <w:pPr>
        <w:pStyle w:val="Code"/>
      </w:pPr>
    </w:p>
    <w:p w14:paraId="19D37912" w14:textId="77777777" w:rsidR="009E04D0" w:rsidRPr="00EC76D5" w:rsidRDefault="009E04D0" w:rsidP="009E04D0">
      <w:pPr>
        <w:pStyle w:val="Code"/>
      </w:pPr>
      <w:r w:rsidRPr="00EC76D5">
        <w:t xml:space="preserve">        case Array: {</w:t>
      </w:r>
    </w:p>
    <w:p w14:paraId="60D86F3E" w14:textId="77777777" w:rsidR="009E04D0" w:rsidRPr="00EC76D5" w:rsidRDefault="009E04D0" w:rsidP="009E04D0">
      <w:pPr>
        <w:pStyle w:val="Code"/>
      </w:pPr>
      <w:r w:rsidRPr="00EC76D5">
        <w:t xml:space="preserve">            if (type.getArraySize() == 0) {</w:t>
      </w:r>
    </w:p>
    <w:p w14:paraId="6A309734" w14:textId="77777777" w:rsidR="009E04D0" w:rsidRPr="00EC76D5" w:rsidRDefault="009E04D0" w:rsidP="009E04D0">
      <w:pPr>
        <w:pStyle w:val="Code"/>
      </w:pPr>
      <w:r w:rsidRPr="00EC76D5">
        <w:t xml:space="preserve">              type.setArraySize(list.size());</w:t>
      </w:r>
    </w:p>
    <w:p w14:paraId="6525A57E" w14:textId="77777777" w:rsidR="009E04D0" w:rsidRPr="00EC76D5" w:rsidRDefault="009E04D0" w:rsidP="009E04D0">
      <w:pPr>
        <w:pStyle w:val="Code"/>
      </w:pPr>
      <w:r w:rsidRPr="00EC76D5">
        <w:t xml:space="preserve">            }</w:t>
      </w:r>
    </w:p>
    <w:p w14:paraId="704AB96C" w14:textId="77777777" w:rsidR="009E04D0" w:rsidRPr="00EC76D5" w:rsidRDefault="009E04D0" w:rsidP="009E04D0">
      <w:pPr>
        <w:pStyle w:val="Code"/>
      </w:pPr>
      <w:r w:rsidRPr="00EC76D5">
        <w:t xml:space="preserve">            else {</w:t>
      </w:r>
    </w:p>
    <w:p w14:paraId="7DB85E97" w14:textId="77777777" w:rsidR="009E04D0" w:rsidRPr="00EC76D5" w:rsidRDefault="009E04D0" w:rsidP="009E04D0">
      <w:pPr>
        <w:pStyle w:val="Code"/>
      </w:pPr>
      <w:r w:rsidRPr="00EC76D5">
        <w:t xml:space="preserve">              Assert.warning(type.getArraySize() &lt;= list.size(),</w:t>
      </w:r>
    </w:p>
    <w:p w14:paraId="2511B886" w14:textId="42637D94" w:rsidR="009E04D0" w:rsidRPr="00EC76D5" w:rsidRDefault="009E04D0" w:rsidP="009E04D0">
      <w:pPr>
        <w:pStyle w:val="Code"/>
      </w:pPr>
      <w:r w:rsidRPr="00EC76D5">
        <w:t xml:space="preserve">                             type, "too few </w:t>
      </w:r>
      <w:r w:rsidR="002F35C1">
        <w:t>initializer</w:t>
      </w:r>
      <w:r w:rsidRPr="00EC76D5">
        <w:t>s");</w:t>
      </w:r>
    </w:p>
    <w:p w14:paraId="33E0B549" w14:textId="77777777" w:rsidR="009E04D0" w:rsidRPr="00EC76D5" w:rsidRDefault="009E04D0" w:rsidP="009E04D0">
      <w:pPr>
        <w:pStyle w:val="Code"/>
      </w:pPr>
    </w:p>
    <w:p w14:paraId="4E978BBC" w14:textId="77777777" w:rsidR="009E04D0" w:rsidRPr="00EC76D5" w:rsidRDefault="009E04D0" w:rsidP="009E04D0">
      <w:pPr>
        <w:pStyle w:val="Code"/>
      </w:pPr>
      <w:r w:rsidRPr="00EC76D5">
        <w:t xml:space="preserve">              if (type.getArraySize() &lt; list.size()) {</w:t>
      </w:r>
    </w:p>
    <w:p w14:paraId="26D87973" w14:textId="77777777" w:rsidR="009E04D0" w:rsidRPr="00EC76D5" w:rsidRDefault="009E04D0" w:rsidP="009E04D0">
      <w:pPr>
        <w:pStyle w:val="Code"/>
      </w:pPr>
      <w:r w:rsidRPr="00EC76D5">
        <w:t xml:space="preserve">                list = fixList(type.getArraySize(), type.getArrayType(), list); </w:t>
      </w:r>
    </w:p>
    <w:p w14:paraId="59B7F58F" w14:textId="77777777" w:rsidR="009E04D0" w:rsidRPr="00EC76D5" w:rsidRDefault="009E04D0" w:rsidP="009E04D0">
      <w:pPr>
        <w:pStyle w:val="Code"/>
      </w:pPr>
      <w:r w:rsidRPr="00EC76D5">
        <w:t xml:space="preserve">              }</w:t>
      </w:r>
    </w:p>
    <w:p w14:paraId="0154656A" w14:textId="77777777" w:rsidR="009E04D0" w:rsidRPr="00EC76D5" w:rsidRDefault="009E04D0" w:rsidP="009E04D0">
      <w:pPr>
        <w:pStyle w:val="Code"/>
      </w:pPr>
      <w:r w:rsidRPr="00EC76D5">
        <w:t xml:space="preserve">            }</w:t>
      </w:r>
    </w:p>
    <w:p w14:paraId="1DC34DA8" w14:textId="77777777" w:rsidR="009E04D0" w:rsidRPr="00EC76D5" w:rsidRDefault="009E04D0" w:rsidP="009E04D0">
      <w:pPr>
        <w:pStyle w:val="Code"/>
      </w:pPr>
    </w:p>
    <w:p w14:paraId="6886D7B5" w14:textId="77777777" w:rsidR="009E04D0" w:rsidRPr="00EC76D5" w:rsidRDefault="009E04D0" w:rsidP="009E04D0">
      <w:pPr>
        <w:pStyle w:val="Code"/>
      </w:pPr>
      <w:r w:rsidRPr="00EC76D5">
        <w:t xml:space="preserve">            Type subType = type.getArrayType();</w:t>
      </w:r>
    </w:p>
    <w:p w14:paraId="180E3082" w14:textId="77777777" w:rsidR="009E04D0" w:rsidRPr="00EC76D5" w:rsidRDefault="009E04D0" w:rsidP="009E04D0">
      <w:pPr>
        <w:pStyle w:val="Code"/>
      </w:pPr>
    </w:p>
    <w:p w14:paraId="73679CAD" w14:textId="77777777" w:rsidR="009E04D0" w:rsidRPr="00EC76D5" w:rsidRDefault="009E04D0" w:rsidP="009E04D0">
      <w:pPr>
        <w:pStyle w:val="Code"/>
      </w:pPr>
      <w:r w:rsidRPr="00EC76D5">
        <w:t xml:space="preserve">            for (int index = 0; index &lt; list.size(); ++index) {</w:t>
      </w:r>
    </w:p>
    <w:p w14:paraId="68F2948D" w14:textId="77777777" w:rsidR="009E04D0" w:rsidRPr="00EC76D5" w:rsidRDefault="009E04D0" w:rsidP="009E04D0">
      <w:pPr>
        <w:pStyle w:val="Code"/>
      </w:pPr>
      <w:r w:rsidRPr="00EC76D5">
        <w:t xml:space="preserve">              list.set(index, match(subType, list.get(index)));</w:t>
      </w:r>
    </w:p>
    <w:p w14:paraId="3D39E13B" w14:textId="77777777" w:rsidR="009E04D0" w:rsidRPr="00EC76D5" w:rsidRDefault="009E04D0" w:rsidP="009E04D0">
      <w:pPr>
        <w:pStyle w:val="Code"/>
      </w:pPr>
      <w:r w:rsidRPr="00EC76D5">
        <w:t xml:space="preserve">            }</w:t>
      </w:r>
    </w:p>
    <w:p w14:paraId="70825F82" w14:textId="77777777" w:rsidR="009E04D0" w:rsidRPr="00EC76D5" w:rsidRDefault="009E04D0" w:rsidP="009E04D0">
      <w:pPr>
        <w:pStyle w:val="Code"/>
      </w:pPr>
      <w:r w:rsidRPr="00EC76D5">
        <w:t xml:space="preserve">            </w:t>
      </w:r>
    </w:p>
    <w:p w14:paraId="5496FE94" w14:textId="77777777" w:rsidR="009E04D0" w:rsidRPr="00EC76D5" w:rsidRDefault="009E04D0" w:rsidP="009E04D0">
      <w:pPr>
        <w:pStyle w:val="Code"/>
      </w:pPr>
      <w:r w:rsidRPr="00EC76D5">
        <w:t xml:space="preserve">            return list;</w:t>
      </w:r>
    </w:p>
    <w:p w14:paraId="3FB15373" w14:textId="77777777" w:rsidR="009E04D0" w:rsidRPr="00EC76D5" w:rsidRDefault="009E04D0" w:rsidP="009E04D0">
      <w:pPr>
        <w:pStyle w:val="Code"/>
      </w:pPr>
      <w:r w:rsidRPr="00EC76D5">
        <w:t xml:space="preserve">          }</w:t>
      </w:r>
    </w:p>
    <w:p w14:paraId="10DB3AE5" w14:textId="77777777" w:rsidR="009E04D0" w:rsidRPr="00EC76D5" w:rsidRDefault="009E04D0" w:rsidP="009E04D0">
      <w:pPr>
        <w:pStyle w:val="Code"/>
      </w:pPr>
    </w:p>
    <w:p w14:paraId="456F2E0B" w14:textId="77777777" w:rsidR="009E04D0" w:rsidRPr="00EC76D5" w:rsidRDefault="009E04D0" w:rsidP="009E04D0">
      <w:pPr>
        <w:pStyle w:val="Code"/>
      </w:pPr>
      <w:r w:rsidRPr="00EC76D5">
        <w:t xml:space="preserve">        case Struct: {</w:t>
      </w:r>
    </w:p>
    <w:p w14:paraId="55464771" w14:textId="77777777" w:rsidR="009E04D0" w:rsidRPr="00EC76D5" w:rsidRDefault="009E04D0" w:rsidP="009E04D0">
      <w:pPr>
        <w:pStyle w:val="Code"/>
      </w:pPr>
      <w:r w:rsidRPr="00EC76D5">
        <w:t xml:space="preserve">            Assert.error(list.size() &lt;= type.getMemberMap().size(),</w:t>
      </w:r>
    </w:p>
    <w:p w14:paraId="042FA607" w14:textId="00D4D5E8" w:rsidR="009E04D0" w:rsidRPr="00EC76D5" w:rsidRDefault="009E04D0" w:rsidP="009E04D0">
      <w:pPr>
        <w:pStyle w:val="Code"/>
      </w:pPr>
      <w:r w:rsidRPr="00EC76D5">
        <w:t xml:space="preserve">                         type, "too many </w:t>
      </w:r>
      <w:r w:rsidR="002F35C1">
        <w:t>initializer</w:t>
      </w:r>
      <w:r w:rsidRPr="00EC76D5">
        <w:t>s");</w:t>
      </w:r>
    </w:p>
    <w:p w14:paraId="33010434" w14:textId="77777777" w:rsidR="009E04D0" w:rsidRPr="00EC76D5" w:rsidRDefault="009E04D0" w:rsidP="009E04D0">
      <w:pPr>
        <w:pStyle w:val="Code"/>
      </w:pPr>
      <w:r w:rsidRPr="00EC76D5">
        <w:t xml:space="preserve">            Assert.warning(list.size() == type.getMemberMap().size(),</w:t>
      </w:r>
    </w:p>
    <w:p w14:paraId="490B186E" w14:textId="3A182008" w:rsidR="009E04D0" w:rsidRPr="00EC76D5" w:rsidRDefault="009E04D0" w:rsidP="009E04D0">
      <w:pPr>
        <w:pStyle w:val="Code"/>
      </w:pPr>
      <w:r w:rsidRPr="00EC76D5">
        <w:t xml:space="preserve">                           type, "too few </w:t>
      </w:r>
      <w:r w:rsidR="002F35C1">
        <w:t>initializer</w:t>
      </w:r>
      <w:r w:rsidRPr="00EC76D5">
        <w:t>s");</w:t>
      </w:r>
    </w:p>
    <w:p w14:paraId="49B5101F" w14:textId="77777777" w:rsidR="009E04D0" w:rsidRPr="00EC76D5" w:rsidRDefault="009E04D0" w:rsidP="009E04D0">
      <w:pPr>
        <w:pStyle w:val="Code"/>
      </w:pPr>
    </w:p>
    <w:p w14:paraId="42385F23" w14:textId="77777777" w:rsidR="009E04D0" w:rsidRPr="00EC76D5" w:rsidRDefault="009E04D0" w:rsidP="009E04D0">
      <w:pPr>
        <w:pStyle w:val="Code"/>
      </w:pPr>
      <w:r w:rsidRPr="00EC76D5">
        <w:t xml:space="preserve">            int index = 0;</w:t>
      </w:r>
    </w:p>
    <w:p w14:paraId="07A68E72" w14:textId="77777777" w:rsidR="009E04D0" w:rsidRPr="00EC76D5" w:rsidRDefault="009E04D0" w:rsidP="009E04D0">
      <w:pPr>
        <w:pStyle w:val="Code"/>
      </w:pPr>
      <w:r w:rsidRPr="00EC76D5">
        <w:t xml:space="preserve">            for (Symbol memberSymbol : type.getMemberMap().values()) {</w:t>
      </w:r>
    </w:p>
    <w:p w14:paraId="1BB35EE4" w14:textId="77777777" w:rsidR="009E04D0" w:rsidRPr="00EC76D5" w:rsidRDefault="009E04D0" w:rsidP="009E04D0">
      <w:pPr>
        <w:pStyle w:val="Code"/>
      </w:pPr>
      <w:r w:rsidRPr="00EC76D5">
        <w:t xml:space="preserve">              if (index &lt; list.size()) {</w:t>
      </w:r>
    </w:p>
    <w:p w14:paraId="4B4C2280" w14:textId="77777777" w:rsidR="009E04D0" w:rsidRPr="00EC76D5" w:rsidRDefault="009E04D0" w:rsidP="009E04D0">
      <w:pPr>
        <w:pStyle w:val="Code"/>
      </w:pPr>
      <w:r w:rsidRPr="00EC76D5">
        <w:t xml:space="preserve">                list.set(index,</w:t>
      </w:r>
    </w:p>
    <w:p w14:paraId="42D461E4" w14:textId="77777777" w:rsidR="009E04D0" w:rsidRPr="00EC76D5" w:rsidRDefault="009E04D0" w:rsidP="009E04D0">
      <w:pPr>
        <w:pStyle w:val="Code"/>
      </w:pPr>
      <w:r w:rsidRPr="00EC76D5">
        <w:t xml:space="preserve">                         match(memberSymbol.getType(), list.get(index++)));</w:t>
      </w:r>
    </w:p>
    <w:p w14:paraId="68BC360D" w14:textId="77777777" w:rsidR="009E04D0" w:rsidRPr="00EC76D5" w:rsidRDefault="009E04D0" w:rsidP="009E04D0">
      <w:pPr>
        <w:pStyle w:val="Code"/>
      </w:pPr>
      <w:r w:rsidRPr="00EC76D5">
        <w:t xml:space="preserve">              }</w:t>
      </w:r>
    </w:p>
    <w:p w14:paraId="177282D7" w14:textId="77777777" w:rsidR="009E04D0" w:rsidRPr="00EC76D5" w:rsidRDefault="009E04D0" w:rsidP="009E04D0">
      <w:pPr>
        <w:pStyle w:val="Code"/>
      </w:pPr>
      <w:r w:rsidRPr="00EC76D5">
        <w:t xml:space="preserve">            }</w:t>
      </w:r>
    </w:p>
    <w:p w14:paraId="1F123E16" w14:textId="77777777" w:rsidR="009E04D0" w:rsidRPr="00EC76D5" w:rsidRDefault="009E04D0" w:rsidP="009E04D0">
      <w:pPr>
        <w:pStyle w:val="Code"/>
      </w:pPr>
      <w:r w:rsidRPr="00EC76D5">
        <w:t xml:space="preserve">            </w:t>
      </w:r>
    </w:p>
    <w:p w14:paraId="19E48C84" w14:textId="77777777" w:rsidR="009E04D0" w:rsidRPr="00EC76D5" w:rsidRDefault="009E04D0" w:rsidP="009E04D0">
      <w:pPr>
        <w:pStyle w:val="Code"/>
      </w:pPr>
      <w:r w:rsidRPr="00EC76D5">
        <w:t xml:space="preserve">            return list;</w:t>
      </w:r>
    </w:p>
    <w:p w14:paraId="6FEF521B" w14:textId="77777777" w:rsidR="009E04D0" w:rsidRPr="00EC76D5" w:rsidRDefault="009E04D0" w:rsidP="009E04D0">
      <w:pPr>
        <w:pStyle w:val="Code"/>
      </w:pPr>
      <w:r w:rsidRPr="00EC76D5">
        <w:t xml:space="preserve">          }</w:t>
      </w:r>
    </w:p>
    <w:p w14:paraId="4B2DD1D1" w14:textId="77777777" w:rsidR="009E04D0" w:rsidRPr="00EC76D5" w:rsidRDefault="009E04D0" w:rsidP="009E04D0">
      <w:pPr>
        <w:pStyle w:val="Code"/>
      </w:pPr>
    </w:p>
    <w:p w14:paraId="37D70A14" w14:textId="77777777" w:rsidR="009E04D0" w:rsidRPr="00EC76D5" w:rsidRDefault="009E04D0" w:rsidP="009E04D0">
      <w:pPr>
        <w:pStyle w:val="Code"/>
      </w:pPr>
      <w:r w:rsidRPr="00EC76D5">
        <w:t xml:space="preserve">        case Union:</w:t>
      </w:r>
    </w:p>
    <w:p w14:paraId="4FAA8239" w14:textId="1B7331E0" w:rsidR="009E04D0" w:rsidRPr="00EC76D5" w:rsidRDefault="009E04D0" w:rsidP="009E04D0">
      <w:pPr>
        <w:pStyle w:val="Code"/>
      </w:pPr>
      <w:r w:rsidRPr="00EC76D5">
        <w:t xml:space="preserve">          Assert.error(list.size() == 1, type, "cannot be </w:t>
      </w:r>
      <w:r w:rsidR="00266D64">
        <w:t>initialized</w:t>
      </w:r>
      <w:r w:rsidRPr="00EC76D5">
        <w:t xml:space="preserve"> with a" +</w:t>
      </w:r>
    </w:p>
    <w:p w14:paraId="5B52A031" w14:textId="77777777" w:rsidR="009E04D0" w:rsidRPr="00EC76D5" w:rsidRDefault="009E04D0" w:rsidP="009E04D0">
      <w:pPr>
        <w:pStyle w:val="Code"/>
      </w:pPr>
      <w:r w:rsidRPr="00EC76D5">
        <w:t xml:space="preserve">                       " list of more than one member");</w:t>
      </w:r>
    </w:p>
    <w:p w14:paraId="0BD86FB1" w14:textId="77777777" w:rsidR="009E04D0" w:rsidRPr="00EC76D5" w:rsidRDefault="009E04D0" w:rsidP="009E04D0">
      <w:pPr>
        <w:pStyle w:val="Code"/>
      </w:pPr>
      <w:r w:rsidRPr="00EC76D5">
        <w:t xml:space="preserve">          Symbol firstMember = type.getMemberMap().values().iterator().next();</w:t>
      </w:r>
    </w:p>
    <w:p w14:paraId="09417E65" w14:textId="77777777" w:rsidR="009E04D0" w:rsidRPr="00EC76D5" w:rsidRDefault="009E04D0" w:rsidP="009E04D0">
      <w:pPr>
        <w:pStyle w:val="Code"/>
      </w:pPr>
      <w:r w:rsidRPr="00EC76D5">
        <w:t xml:space="preserve">          list.set(0, match(firstMember.getType(), list.get(0)));</w:t>
      </w:r>
    </w:p>
    <w:p w14:paraId="309A98CC" w14:textId="77777777" w:rsidR="009E04D0" w:rsidRPr="00EC76D5" w:rsidRDefault="009E04D0" w:rsidP="009E04D0">
      <w:pPr>
        <w:pStyle w:val="Code"/>
      </w:pPr>
      <w:r w:rsidRPr="00EC76D5">
        <w:t xml:space="preserve">          return list;</w:t>
      </w:r>
    </w:p>
    <w:p w14:paraId="35E4951D" w14:textId="77777777" w:rsidR="009E04D0" w:rsidRPr="00EC76D5" w:rsidRDefault="009E04D0" w:rsidP="009E04D0">
      <w:pPr>
        <w:pStyle w:val="Code"/>
      </w:pPr>
    </w:p>
    <w:p w14:paraId="1D394C8F" w14:textId="77777777" w:rsidR="009E04D0" w:rsidRPr="00EC76D5" w:rsidRDefault="009E04D0" w:rsidP="009E04D0">
      <w:pPr>
        <w:pStyle w:val="Code"/>
      </w:pPr>
      <w:r w:rsidRPr="00EC76D5">
        <w:t xml:space="preserve">        default:</w:t>
      </w:r>
    </w:p>
    <w:p w14:paraId="3A3AC751" w14:textId="009E8AC7" w:rsidR="009E04D0" w:rsidRPr="00EC76D5" w:rsidRDefault="009E04D0" w:rsidP="009E04D0">
      <w:pPr>
        <w:pStyle w:val="Code"/>
      </w:pPr>
      <w:r w:rsidRPr="00EC76D5">
        <w:t xml:space="preserve">          Assert.error(type, "cannot be </w:t>
      </w:r>
      <w:r w:rsidR="00266D64">
        <w:t>initialized</w:t>
      </w:r>
      <w:r w:rsidRPr="00EC76D5">
        <w:t xml:space="preserve"> with a list");</w:t>
      </w:r>
    </w:p>
    <w:p w14:paraId="7BFD3F32" w14:textId="77777777" w:rsidR="009E04D0" w:rsidRPr="00EC76D5" w:rsidRDefault="009E04D0" w:rsidP="009E04D0">
      <w:pPr>
        <w:pStyle w:val="Code"/>
      </w:pPr>
      <w:r w:rsidRPr="00EC76D5">
        <w:t xml:space="preserve">          return null;</w:t>
      </w:r>
    </w:p>
    <w:p w14:paraId="3D6E5A06" w14:textId="77777777" w:rsidR="009E04D0" w:rsidRPr="00EC76D5" w:rsidRDefault="009E04D0" w:rsidP="009E04D0">
      <w:pPr>
        <w:pStyle w:val="Code"/>
      </w:pPr>
      <w:r w:rsidRPr="00EC76D5">
        <w:t xml:space="preserve">      }</w:t>
      </w:r>
    </w:p>
    <w:p w14:paraId="4D807192" w14:textId="77777777" w:rsidR="009E04D0" w:rsidRPr="00EC76D5" w:rsidRDefault="009E04D0" w:rsidP="009E04D0">
      <w:pPr>
        <w:pStyle w:val="Code"/>
      </w:pPr>
      <w:r w:rsidRPr="00EC76D5">
        <w:t xml:space="preserve">    }</w:t>
      </w:r>
    </w:p>
    <w:p w14:paraId="5391BC43" w14:textId="77777777" w:rsidR="009E04D0" w:rsidRPr="00EC76D5" w:rsidRDefault="009E04D0" w:rsidP="009E04D0">
      <w:pPr>
        <w:pStyle w:val="Code"/>
      </w:pPr>
      <w:r w:rsidRPr="00EC76D5">
        <w:t xml:space="preserve">  }</w:t>
      </w:r>
    </w:p>
    <w:p w14:paraId="18F04875" w14:textId="77777777" w:rsidR="009E04D0" w:rsidRPr="00EC76D5" w:rsidRDefault="009E04D0" w:rsidP="009E04D0">
      <w:pPr>
        <w:pStyle w:val="Code"/>
      </w:pPr>
      <w:r w:rsidRPr="00EC76D5">
        <w:t xml:space="preserve">  </w:t>
      </w:r>
    </w:p>
    <w:p w14:paraId="55187C7B" w14:textId="03503F79" w:rsidR="009E04D0" w:rsidRPr="00EC76D5" w:rsidRDefault="009E04D0" w:rsidP="009E04D0">
      <w:pPr>
        <w:pStyle w:val="Code"/>
      </w:pPr>
      <w:r w:rsidRPr="00EC76D5">
        <w:t xml:space="preserve">  public static Object generateAutoValueList(Object </w:t>
      </w:r>
      <w:r w:rsidR="002F35C1">
        <w:t>initializer</w:t>
      </w:r>
      <w:r w:rsidRPr="00EC76D5">
        <w:t>) {</w:t>
      </w:r>
    </w:p>
    <w:p w14:paraId="276C5B91" w14:textId="648A0AF0" w:rsidR="009E04D0" w:rsidRPr="00EC76D5" w:rsidRDefault="009E04D0" w:rsidP="009E04D0">
      <w:pPr>
        <w:pStyle w:val="Code"/>
      </w:pPr>
      <w:r w:rsidRPr="00EC76D5">
        <w:t xml:space="preserve">    if (</w:t>
      </w:r>
      <w:r w:rsidR="002F35C1">
        <w:t>initializer</w:t>
      </w:r>
      <w:r w:rsidRPr="00EC76D5">
        <w:t xml:space="preserve"> instanceof SyntaxTree) {</w:t>
      </w:r>
    </w:p>
    <w:p w14:paraId="03019E33" w14:textId="0DDDDF53" w:rsidR="009E04D0" w:rsidRPr="00EC76D5" w:rsidRDefault="009E04D0" w:rsidP="009E04D0">
      <w:pPr>
        <w:pStyle w:val="Code"/>
      </w:pPr>
      <w:r w:rsidRPr="00EC76D5">
        <w:t xml:space="preserve">      return SyntaxTreeOptimizer.optimizeExpression((SyntaxTree) </w:t>
      </w:r>
      <w:r w:rsidR="002F35C1">
        <w:t>initializer</w:t>
      </w:r>
      <w:r w:rsidRPr="00EC76D5">
        <w:t>);</w:t>
      </w:r>
    </w:p>
    <w:p w14:paraId="701EB9CE" w14:textId="77777777" w:rsidR="009E04D0" w:rsidRPr="00EC76D5" w:rsidRDefault="009E04D0" w:rsidP="009E04D0">
      <w:pPr>
        <w:pStyle w:val="Code"/>
      </w:pPr>
      <w:r w:rsidRPr="00EC76D5">
        <w:t xml:space="preserve">    }</w:t>
      </w:r>
    </w:p>
    <w:p w14:paraId="65CB0547" w14:textId="77777777" w:rsidR="009E04D0" w:rsidRPr="00EC76D5" w:rsidRDefault="009E04D0" w:rsidP="009E04D0">
      <w:pPr>
        <w:pStyle w:val="Code"/>
      </w:pPr>
      <w:r w:rsidRPr="00EC76D5">
        <w:t xml:space="preserve">    else {</w:t>
      </w:r>
    </w:p>
    <w:p w14:paraId="389665DC" w14:textId="4343BE26" w:rsidR="009E04D0" w:rsidRPr="00EC76D5" w:rsidRDefault="009E04D0" w:rsidP="009E04D0">
      <w:pPr>
        <w:pStyle w:val="Code"/>
      </w:pPr>
      <w:r w:rsidRPr="00EC76D5">
        <w:t xml:space="preserve">      List list = (List) </w:t>
      </w:r>
      <w:r w:rsidR="002F35C1">
        <w:t>initializer</w:t>
      </w:r>
      <w:r w:rsidRPr="00EC76D5">
        <w:t>;</w:t>
      </w:r>
    </w:p>
    <w:p w14:paraId="7CCE866E" w14:textId="77777777" w:rsidR="009E04D0" w:rsidRPr="00EC76D5" w:rsidRDefault="009E04D0" w:rsidP="009E04D0">
      <w:pPr>
        <w:pStyle w:val="Code"/>
      </w:pPr>
      <w:r w:rsidRPr="00EC76D5">
        <w:t xml:space="preserve">      for (int index = 0; index &lt; list.size(); ++index) {</w:t>
      </w:r>
    </w:p>
    <w:p w14:paraId="1A081E2D" w14:textId="77777777" w:rsidR="009E04D0" w:rsidRPr="00EC76D5" w:rsidRDefault="009E04D0" w:rsidP="009E04D0">
      <w:pPr>
        <w:pStyle w:val="Code"/>
      </w:pPr>
      <w:r w:rsidRPr="00EC76D5">
        <w:t xml:space="preserve">        list.set(index, generateAutoValueList(list.get(index)));</w:t>
      </w:r>
    </w:p>
    <w:p w14:paraId="447A73B2" w14:textId="77777777" w:rsidR="009E04D0" w:rsidRPr="00EC76D5" w:rsidRDefault="009E04D0" w:rsidP="009E04D0">
      <w:pPr>
        <w:pStyle w:val="Code"/>
      </w:pPr>
      <w:r w:rsidRPr="00EC76D5">
        <w:t xml:space="preserve">      }</w:t>
      </w:r>
    </w:p>
    <w:p w14:paraId="28B55B37" w14:textId="77777777" w:rsidR="009E04D0" w:rsidRPr="00EC76D5" w:rsidRDefault="009E04D0" w:rsidP="009E04D0">
      <w:pPr>
        <w:pStyle w:val="Code"/>
      </w:pPr>
      <w:r w:rsidRPr="00EC76D5">
        <w:t xml:space="preserve">      </w:t>
      </w:r>
    </w:p>
    <w:p w14:paraId="507927DE" w14:textId="77777777" w:rsidR="009E04D0" w:rsidRPr="00EC76D5" w:rsidRDefault="009E04D0" w:rsidP="009E04D0">
      <w:pPr>
        <w:pStyle w:val="Code"/>
      </w:pPr>
      <w:r w:rsidRPr="00EC76D5">
        <w:t xml:space="preserve">      return list;</w:t>
      </w:r>
    </w:p>
    <w:p w14:paraId="52FB5626" w14:textId="77777777" w:rsidR="009E04D0" w:rsidRPr="00EC76D5" w:rsidRDefault="009E04D0" w:rsidP="009E04D0">
      <w:pPr>
        <w:pStyle w:val="Code"/>
      </w:pPr>
      <w:r w:rsidRPr="00EC76D5">
        <w:t xml:space="preserve">    }</w:t>
      </w:r>
    </w:p>
    <w:p w14:paraId="0F24DC3B" w14:textId="77777777" w:rsidR="009E04D0" w:rsidRPr="00EC76D5" w:rsidRDefault="009E04D0" w:rsidP="009E04D0">
      <w:pPr>
        <w:pStyle w:val="Code"/>
      </w:pPr>
      <w:r w:rsidRPr="00EC76D5">
        <w:t xml:space="preserve">  }</w:t>
      </w:r>
    </w:p>
    <w:p w14:paraId="1421708B" w14:textId="77777777" w:rsidR="009E04D0" w:rsidRPr="00EC76D5" w:rsidRDefault="009E04D0" w:rsidP="009E04D0">
      <w:pPr>
        <w:pStyle w:val="Code"/>
      </w:pPr>
      <w:r w:rsidRPr="00EC76D5">
        <w:t xml:space="preserve">  </w:t>
      </w:r>
    </w:p>
    <w:p w14:paraId="61E7454F" w14:textId="77777777" w:rsidR="009E04D0" w:rsidRPr="00EC76D5" w:rsidRDefault="009E04D0" w:rsidP="009E04D0">
      <w:pPr>
        <w:pStyle w:val="Code"/>
      </w:pPr>
      <w:r w:rsidRPr="00EC76D5">
        <w:t xml:space="preserve">  public static void generateAuto(Symbol symbol, List&lt;MiddleCode&gt; middleCodeList,</w:t>
      </w:r>
    </w:p>
    <w:p w14:paraId="005AC61D" w14:textId="45762A12" w:rsidR="009E04D0" w:rsidRPr="00EC76D5" w:rsidRDefault="009E04D0" w:rsidP="009E04D0">
      <w:pPr>
        <w:pStyle w:val="Code"/>
      </w:pPr>
      <w:r w:rsidRPr="00EC76D5">
        <w:t xml:space="preserve">                             Type type, Object </w:t>
      </w:r>
      <w:r w:rsidR="002F35C1">
        <w:t>initializer</w:t>
      </w:r>
      <w:r w:rsidRPr="00EC76D5">
        <w:t>, String name, int offset) {</w:t>
      </w:r>
    </w:p>
    <w:p w14:paraId="356EF4EB" w14:textId="5E23B073" w:rsidR="009E04D0" w:rsidRPr="00EC76D5" w:rsidRDefault="009E04D0" w:rsidP="009E04D0">
      <w:pPr>
        <w:pStyle w:val="Code"/>
      </w:pPr>
      <w:r w:rsidRPr="00EC76D5">
        <w:t xml:space="preserve">    if (</w:t>
      </w:r>
      <w:r w:rsidR="002F35C1">
        <w:t>initializer</w:t>
      </w:r>
      <w:r w:rsidRPr="00EC76D5">
        <w:t xml:space="preserve"> instanceof SyntaxTree) {</w:t>
      </w:r>
    </w:p>
    <w:p w14:paraId="7CB69F8E" w14:textId="77777777" w:rsidR="009E04D0" w:rsidRPr="00EC76D5" w:rsidRDefault="009E04D0" w:rsidP="009E04D0">
      <w:pPr>
        <w:pStyle w:val="Code"/>
      </w:pPr>
      <w:r w:rsidRPr="00EC76D5">
        <w:t xml:space="preserve">      MiddleCodeGenerator generateCode =</w:t>
      </w:r>
    </w:p>
    <w:p w14:paraId="0513FE0E" w14:textId="77777777" w:rsidR="009E04D0" w:rsidRPr="00EC76D5" w:rsidRDefault="009E04D0" w:rsidP="009E04D0">
      <w:pPr>
        <w:pStyle w:val="Code"/>
      </w:pPr>
      <w:r w:rsidRPr="00EC76D5">
        <w:t xml:space="preserve">        new MiddleCodeGenerator(middleCodeList);</w:t>
      </w:r>
    </w:p>
    <w:p w14:paraId="6B060F1D" w14:textId="7F4AAE63" w:rsidR="009E04D0" w:rsidRPr="00EC76D5" w:rsidRDefault="009E04D0" w:rsidP="009E04D0">
      <w:pPr>
        <w:pStyle w:val="Code"/>
      </w:pPr>
      <w:r w:rsidRPr="00EC76D5">
        <w:t xml:space="preserve">      SyntaxTree tree = (SyntaxTree) </w:t>
      </w:r>
      <w:r w:rsidR="002F35C1">
        <w:t>initializer</w:t>
      </w:r>
      <w:r w:rsidRPr="00EC76D5">
        <w:t>;</w:t>
      </w:r>
    </w:p>
    <w:p w14:paraId="627EB5EE" w14:textId="79B3DA78" w:rsidR="009E04D0" w:rsidRPr="00EC76D5" w:rsidRDefault="009E04D0" w:rsidP="009E04D0">
      <w:pPr>
        <w:pStyle w:val="Code"/>
      </w:pPr>
      <w:r w:rsidRPr="00EC76D5">
        <w:t xml:space="preserve">      Symbol </w:t>
      </w:r>
      <w:r w:rsidR="002F35C1">
        <w:t>initializer</w:t>
      </w:r>
      <w:r w:rsidRPr="00EC76D5">
        <w:t>Symbol = generateCode.generateExpression(tree);</w:t>
      </w:r>
    </w:p>
    <w:p w14:paraId="321668F8" w14:textId="77777777" w:rsidR="009E04D0" w:rsidRPr="00EC76D5" w:rsidRDefault="009E04D0" w:rsidP="009E04D0">
      <w:pPr>
        <w:pStyle w:val="Code"/>
      </w:pPr>
      <w:r w:rsidRPr="00EC76D5">
        <w:t xml:space="preserve">      </w:t>
      </w:r>
    </w:p>
    <w:p w14:paraId="20C5AF16" w14:textId="77777777" w:rsidR="009E04D0" w:rsidRPr="00EC76D5" w:rsidRDefault="009E04D0" w:rsidP="009E04D0">
      <w:pPr>
        <w:pStyle w:val="Code"/>
      </w:pPr>
      <w:r w:rsidRPr="00EC76D5">
        <w:t xml:space="preserve">      if (symbol == null) {</w:t>
      </w:r>
    </w:p>
    <w:p w14:paraId="5ADAB349" w14:textId="77777777" w:rsidR="009E04D0" w:rsidRPr="00EC76D5" w:rsidRDefault="009E04D0" w:rsidP="009E04D0">
      <w:pPr>
        <w:pStyle w:val="Code"/>
      </w:pPr>
      <w:r w:rsidRPr="00EC76D5">
        <w:t xml:space="preserve">        symbol = Symbol.createTemporarySymbol(type);</w:t>
      </w:r>
    </w:p>
    <w:p w14:paraId="131CDEA0" w14:textId="77777777" w:rsidR="009E04D0" w:rsidRPr="00EC76D5" w:rsidRDefault="009E04D0" w:rsidP="009E04D0">
      <w:pPr>
        <w:pStyle w:val="Code"/>
      </w:pPr>
      <w:r w:rsidRPr="00EC76D5">
        <w:t xml:space="preserve">        symbol.m_name = name;</w:t>
      </w:r>
    </w:p>
    <w:p w14:paraId="55955134" w14:textId="77777777" w:rsidR="009E04D0" w:rsidRPr="00EC76D5" w:rsidRDefault="009E04D0" w:rsidP="009E04D0">
      <w:pPr>
        <w:pStyle w:val="Code"/>
      </w:pPr>
      <w:r w:rsidRPr="00EC76D5">
        <w:t xml:space="preserve">        symbol.setOffset(offset);</w:t>
      </w:r>
    </w:p>
    <w:p w14:paraId="5C5910C1" w14:textId="77777777" w:rsidR="009E04D0" w:rsidRPr="00EC76D5" w:rsidRDefault="009E04D0" w:rsidP="009E04D0">
      <w:pPr>
        <w:pStyle w:val="Code"/>
      </w:pPr>
      <w:r w:rsidRPr="00EC76D5">
        <w:t xml:space="preserve">      }</w:t>
      </w:r>
    </w:p>
    <w:p w14:paraId="5FE4A649" w14:textId="77777777" w:rsidR="009E04D0" w:rsidRPr="00EC76D5" w:rsidRDefault="009E04D0" w:rsidP="009E04D0">
      <w:pPr>
        <w:pStyle w:val="Code"/>
      </w:pPr>
    </w:p>
    <w:p w14:paraId="61CC271E" w14:textId="77777777" w:rsidR="009E04D0" w:rsidRPr="00EC76D5" w:rsidRDefault="009E04D0" w:rsidP="009E04D0">
      <w:pPr>
        <w:pStyle w:val="Code"/>
      </w:pPr>
      <w:r w:rsidRPr="00EC76D5">
        <w:t xml:space="preserve">      generateCode.addMiddleCode(MiddleOperator.Assign,</w:t>
      </w:r>
    </w:p>
    <w:p w14:paraId="7005999D" w14:textId="09B749CB" w:rsidR="009E04D0" w:rsidRPr="00EC76D5" w:rsidRDefault="009E04D0" w:rsidP="009E04D0">
      <w:pPr>
        <w:pStyle w:val="Code"/>
      </w:pPr>
      <w:r w:rsidRPr="00EC76D5">
        <w:t xml:space="preserve">                                 true, symbol, </w:t>
      </w:r>
      <w:r w:rsidR="002F35C1">
        <w:t>initializer</w:t>
      </w:r>
      <w:r w:rsidRPr="00EC76D5">
        <w:t>Symbol);</w:t>
      </w:r>
    </w:p>
    <w:p w14:paraId="21E31592" w14:textId="77777777" w:rsidR="009E04D0" w:rsidRPr="00EC76D5" w:rsidRDefault="009E04D0" w:rsidP="009E04D0">
      <w:pPr>
        <w:pStyle w:val="Code"/>
      </w:pPr>
      <w:r w:rsidRPr="00EC76D5">
        <w:t xml:space="preserve">    }</w:t>
      </w:r>
    </w:p>
    <w:p w14:paraId="1FBF4D7F" w14:textId="77777777" w:rsidR="009E04D0" w:rsidRPr="00EC76D5" w:rsidRDefault="009E04D0" w:rsidP="009E04D0">
      <w:pPr>
        <w:pStyle w:val="Code"/>
      </w:pPr>
      <w:r w:rsidRPr="00EC76D5">
        <w:t xml:space="preserve">    else {</w:t>
      </w:r>
    </w:p>
    <w:p w14:paraId="090CB13F" w14:textId="48A59633" w:rsidR="009E04D0" w:rsidRPr="00EC76D5" w:rsidRDefault="009E04D0" w:rsidP="009E04D0">
      <w:pPr>
        <w:pStyle w:val="Code"/>
      </w:pPr>
      <w:r w:rsidRPr="00EC76D5">
        <w:t xml:space="preserve">      List list = (List) </w:t>
      </w:r>
      <w:r w:rsidR="002F35C1">
        <w:t>initializer</w:t>
      </w:r>
      <w:r w:rsidRPr="00EC76D5">
        <w:t>;</w:t>
      </w:r>
    </w:p>
    <w:p w14:paraId="46F86287" w14:textId="77777777" w:rsidR="009E04D0" w:rsidRPr="00EC76D5" w:rsidRDefault="009E04D0" w:rsidP="009E04D0">
      <w:pPr>
        <w:pStyle w:val="Code"/>
      </w:pPr>
    </w:p>
    <w:p w14:paraId="41E8A810" w14:textId="77777777" w:rsidR="009E04D0" w:rsidRPr="00EC76D5" w:rsidRDefault="009E04D0" w:rsidP="009E04D0">
      <w:pPr>
        <w:pStyle w:val="Code"/>
      </w:pPr>
      <w:r w:rsidRPr="00EC76D5">
        <w:t xml:space="preserve">      switch (type.getSort()) {</w:t>
      </w:r>
    </w:p>
    <w:p w14:paraId="1584518C" w14:textId="77777777" w:rsidR="009E04D0" w:rsidRPr="00EC76D5" w:rsidRDefault="009E04D0" w:rsidP="009E04D0">
      <w:pPr>
        <w:pStyle w:val="Code"/>
      </w:pPr>
      <w:r w:rsidRPr="00EC76D5">
        <w:t xml:space="preserve">        case Pointer: {</w:t>
      </w:r>
    </w:p>
    <w:p w14:paraId="10391246" w14:textId="77777777" w:rsidR="009E04D0" w:rsidRPr="00EC76D5" w:rsidRDefault="009E04D0" w:rsidP="009E04D0">
      <w:pPr>
        <w:pStyle w:val="Code"/>
      </w:pPr>
      <w:r w:rsidRPr="00EC76D5">
        <w:t xml:space="preserve">            Type subType = type.getPointerType();</w:t>
      </w:r>
    </w:p>
    <w:p w14:paraId="787EB38F" w14:textId="77777777" w:rsidR="009E04D0" w:rsidRPr="00EC76D5" w:rsidRDefault="009E04D0" w:rsidP="009E04D0">
      <w:pPr>
        <w:pStyle w:val="Code"/>
      </w:pPr>
      <w:r w:rsidRPr="00EC76D5">
        <w:t xml:space="preserve">            Type arrayType = Type.createArrayType(list.size(), subType);</w:t>
      </w:r>
    </w:p>
    <w:p w14:paraId="2FBB74A1" w14:textId="77777777" w:rsidR="009E04D0" w:rsidRPr="00EC76D5" w:rsidRDefault="009E04D0" w:rsidP="009E04D0">
      <w:pPr>
        <w:pStyle w:val="Code"/>
      </w:pPr>
      <w:r w:rsidRPr="00EC76D5">
        <w:t xml:space="preserve">            List&lt;Byte&gt; subByteList = new LinkedList&lt;&gt;();</w:t>
      </w:r>
    </w:p>
    <w:p w14:paraId="45760BBF" w14:textId="77777777" w:rsidR="009E04D0" w:rsidRPr="00EC76D5" w:rsidRDefault="009E04D0" w:rsidP="009E04D0">
      <w:pPr>
        <w:pStyle w:val="Code"/>
      </w:pPr>
      <w:r w:rsidRPr="00EC76D5">
        <w:t xml:space="preserve">            Map&lt;Integer,String&gt; subAccessMap = new ListMap&lt;&gt;();</w:t>
      </w:r>
    </w:p>
    <w:p w14:paraId="5CAD6E42" w14:textId="77777777" w:rsidR="009E04D0" w:rsidRPr="00EC76D5" w:rsidRDefault="009E04D0" w:rsidP="009E04D0">
      <w:pPr>
        <w:pStyle w:val="Code"/>
      </w:pPr>
      <w:r w:rsidRPr="00EC76D5">
        <w:t xml:space="preserve">            List&lt;String&gt; subTextList = new LinkedList&lt;&gt;();</w:t>
      </w:r>
    </w:p>
    <w:p w14:paraId="046BCBF2" w14:textId="6267E60F" w:rsidR="009E04D0" w:rsidRPr="00EC76D5" w:rsidRDefault="009E04D0" w:rsidP="009E04D0">
      <w:pPr>
        <w:pStyle w:val="Code"/>
      </w:pPr>
      <w:r w:rsidRPr="00EC76D5">
        <w:t xml:space="preserve">            Generate</w:t>
      </w:r>
      <w:r w:rsidR="002F35C1">
        <w:t>Initializer</w:t>
      </w:r>
      <w:r w:rsidRPr="00EC76D5">
        <w:t>Static.generateStatic</w:t>
      </w:r>
    </w:p>
    <w:p w14:paraId="367BC0F5" w14:textId="2EFBDF97" w:rsidR="009E04D0" w:rsidRPr="00EC76D5" w:rsidRDefault="009E04D0" w:rsidP="009E04D0">
      <w:pPr>
        <w:pStyle w:val="Code"/>
      </w:pPr>
      <w:r w:rsidRPr="00EC76D5">
        <w:t xml:space="preserve">              (arrayType, </w:t>
      </w:r>
      <w:r w:rsidR="002F35C1">
        <w:t>initializer</w:t>
      </w:r>
      <w:r w:rsidRPr="00EC76D5">
        <w:t>, subByteList, subAccessMap, subTextList);</w:t>
      </w:r>
    </w:p>
    <w:p w14:paraId="44A639C4" w14:textId="77777777" w:rsidR="009E04D0" w:rsidRPr="00EC76D5" w:rsidRDefault="009E04D0" w:rsidP="009E04D0">
      <w:pPr>
        <w:pStyle w:val="Code"/>
      </w:pPr>
    </w:p>
    <w:p w14:paraId="3802E7F9" w14:textId="6A17F22A" w:rsidR="009E04D0" w:rsidRPr="00EC76D5" w:rsidRDefault="009E04D0" w:rsidP="009E04D0">
      <w:pPr>
        <w:pStyle w:val="Code"/>
      </w:pPr>
      <w:r w:rsidRPr="00EC76D5">
        <w:t xml:space="preserve">            String uniqueName = Main.SeparatorId + "List</w:t>
      </w:r>
      <w:r w:rsidR="002F35C1">
        <w:t>Initializer</w:t>
      </w:r>
      <w:r w:rsidRPr="00EC76D5">
        <w:t>" +</w:t>
      </w:r>
    </w:p>
    <w:p w14:paraId="628A1824" w14:textId="5172BE52" w:rsidR="009E04D0" w:rsidRPr="00EC76D5" w:rsidRDefault="009E04D0" w:rsidP="009E04D0">
      <w:pPr>
        <w:pStyle w:val="Code"/>
      </w:pPr>
      <w:r w:rsidRPr="00EC76D5">
        <w:lastRenderedPageBreak/>
        <w:t xml:space="preserve">                                (Main.List</w:t>
      </w:r>
      <w:r w:rsidR="002F35C1">
        <w:t>Initializer</w:t>
      </w:r>
      <w:r w:rsidRPr="00EC76D5">
        <w:t>Count++) + Main.FileMarker;</w:t>
      </w:r>
    </w:p>
    <w:p w14:paraId="66CD115D" w14:textId="723016FB" w:rsidR="009E04D0" w:rsidRPr="00EC76D5" w:rsidRDefault="009E04D0" w:rsidP="009E04D0">
      <w:pPr>
        <w:pStyle w:val="Code"/>
      </w:pPr>
      <w:r w:rsidRPr="00EC76D5">
        <w:t xml:space="preserve">            Symbol </w:t>
      </w:r>
      <w:r w:rsidR="002F35C1">
        <w:t>initializer</w:t>
      </w:r>
      <w:r w:rsidRPr="00EC76D5">
        <w:t>Symbol =</w:t>
      </w:r>
    </w:p>
    <w:p w14:paraId="64201964" w14:textId="1C93379B" w:rsidR="009E04D0" w:rsidRPr="00EC76D5" w:rsidRDefault="009E04D0" w:rsidP="009E04D0">
      <w:pPr>
        <w:pStyle w:val="Code"/>
      </w:pPr>
      <w:r w:rsidRPr="00EC76D5">
        <w:t xml:space="preserve">              Symbol.create</w:t>
      </w:r>
      <w:r w:rsidR="002F35C1">
        <w:t>Initializer</w:t>
      </w:r>
      <w:r w:rsidRPr="00EC76D5">
        <w:t>Symbol(uniqueName, false, Storage.Static,</w:t>
      </w:r>
    </w:p>
    <w:p w14:paraId="3E7AEDCA" w14:textId="77777777" w:rsidR="009E04D0" w:rsidRPr="00EC76D5" w:rsidRDefault="009E04D0" w:rsidP="009E04D0">
      <w:pPr>
        <w:pStyle w:val="Code"/>
      </w:pPr>
      <w:r w:rsidRPr="00EC76D5">
        <w:t xml:space="preserve">                           arrayType, subByteList, subAccessMap, subTextList);</w:t>
      </w:r>
    </w:p>
    <w:p w14:paraId="0D013DC5" w14:textId="77777777" w:rsidR="009E04D0" w:rsidRPr="00EC76D5" w:rsidRDefault="009E04D0" w:rsidP="009E04D0">
      <w:pPr>
        <w:pStyle w:val="Code"/>
      </w:pPr>
      <w:r w:rsidRPr="00EC76D5">
        <w:t xml:space="preserve">            Symbol tempSymbol = Symbol.createTemporarySymbol(type);</w:t>
      </w:r>
    </w:p>
    <w:p w14:paraId="03AB6AD0" w14:textId="77777777" w:rsidR="009E04D0" w:rsidRPr="00EC76D5" w:rsidRDefault="009E04D0" w:rsidP="009E04D0">
      <w:pPr>
        <w:pStyle w:val="Code"/>
      </w:pPr>
      <w:r w:rsidRPr="00EC76D5">
        <w:t xml:space="preserve">            tempSymbol.m_name = name;</w:t>
      </w:r>
    </w:p>
    <w:p w14:paraId="622D6289" w14:textId="77777777" w:rsidR="009E04D0" w:rsidRPr="00EC76D5" w:rsidRDefault="009E04D0" w:rsidP="009E04D0">
      <w:pPr>
        <w:pStyle w:val="Code"/>
      </w:pPr>
      <w:r w:rsidRPr="00EC76D5">
        <w:t xml:space="preserve">            tempSymbol.setOffset(offset);</w:t>
      </w:r>
    </w:p>
    <w:p w14:paraId="022A0BB9" w14:textId="77777777" w:rsidR="009E04D0" w:rsidRPr="00EC76D5" w:rsidRDefault="009E04D0" w:rsidP="009E04D0">
      <w:pPr>
        <w:pStyle w:val="Code"/>
      </w:pPr>
      <w:r w:rsidRPr="00EC76D5">
        <w:t xml:space="preserve">            (new MiddleCodeGenerator(middleCodeList)).addMiddleCode</w:t>
      </w:r>
    </w:p>
    <w:p w14:paraId="2210658A" w14:textId="11B7D78C" w:rsidR="009E04D0" w:rsidRPr="00EC76D5" w:rsidRDefault="009E04D0" w:rsidP="009E04D0">
      <w:pPr>
        <w:pStyle w:val="Code"/>
      </w:pPr>
      <w:r w:rsidRPr="00EC76D5">
        <w:t xml:space="preserve">                       (MiddleOperator.Assign, null, tempSymbol, </w:t>
      </w:r>
      <w:r w:rsidR="002F35C1">
        <w:t>initializer</w:t>
      </w:r>
      <w:r w:rsidRPr="00EC76D5">
        <w:t>Symbol);</w:t>
      </w:r>
    </w:p>
    <w:p w14:paraId="6A1434DA" w14:textId="77777777" w:rsidR="009E04D0" w:rsidRPr="00EC76D5" w:rsidRDefault="009E04D0" w:rsidP="009E04D0">
      <w:pPr>
        <w:pStyle w:val="Code"/>
      </w:pPr>
      <w:r w:rsidRPr="00EC76D5">
        <w:t xml:space="preserve">          }</w:t>
      </w:r>
    </w:p>
    <w:p w14:paraId="243C783F" w14:textId="77777777" w:rsidR="009E04D0" w:rsidRPr="00EC76D5" w:rsidRDefault="009E04D0" w:rsidP="009E04D0">
      <w:pPr>
        <w:pStyle w:val="Code"/>
      </w:pPr>
      <w:r w:rsidRPr="00EC76D5">
        <w:t xml:space="preserve">          break;</w:t>
      </w:r>
    </w:p>
    <w:p w14:paraId="3EDDD5B0" w14:textId="77777777" w:rsidR="009E04D0" w:rsidRPr="00EC76D5" w:rsidRDefault="009E04D0" w:rsidP="009E04D0">
      <w:pPr>
        <w:pStyle w:val="Code"/>
      </w:pPr>
    </w:p>
    <w:p w14:paraId="5F5BA1BE" w14:textId="77777777" w:rsidR="009E04D0" w:rsidRPr="00EC76D5" w:rsidRDefault="009E04D0" w:rsidP="009E04D0">
      <w:pPr>
        <w:pStyle w:val="Code"/>
      </w:pPr>
      <w:r w:rsidRPr="00EC76D5">
        <w:t xml:space="preserve">        case Array: {</w:t>
      </w:r>
    </w:p>
    <w:p w14:paraId="5958E9F0" w14:textId="77777777" w:rsidR="009E04D0" w:rsidRPr="00EC76D5" w:rsidRDefault="009E04D0" w:rsidP="009E04D0">
      <w:pPr>
        <w:pStyle w:val="Code"/>
      </w:pPr>
      <w:r w:rsidRPr="00EC76D5">
        <w:t xml:space="preserve">            Type subType = type.getArrayType();</w:t>
      </w:r>
    </w:p>
    <w:p w14:paraId="431375F4" w14:textId="77777777" w:rsidR="009E04D0" w:rsidRPr="00EC76D5" w:rsidRDefault="009E04D0" w:rsidP="009E04D0">
      <w:pPr>
        <w:pStyle w:val="Code"/>
      </w:pPr>
    </w:p>
    <w:p w14:paraId="5CA0DC58" w14:textId="77777777" w:rsidR="009E04D0" w:rsidRPr="00EC76D5" w:rsidRDefault="009E04D0" w:rsidP="009E04D0">
      <w:pPr>
        <w:pStyle w:val="Code"/>
      </w:pPr>
      <w:r w:rsidRPr="00EC76D5">
        <w:t xml:space="preserve">            if (type.getArraySize() == 0) {</w:t>
      </w:r>
    </w:p>
    <w:p w14:paraId="2231F97B" w14:textId="77777777" w:rsidR="009E04D0" w:rsidRPr="00EC76D5" w:rsidRDefault="009E04D0" w:rsidP="009E04D0">
      <w:pPr>
        <w:pStyle w:val="Code"/>
      </w:pPr>
      <w:r w:rsidRPr="00EC76D5">
        <w:t xml:space="preserve">              type.setArraySize(list.size());</w:t>
      </w:r>
    </w:p>
    <w:p w14:paraId="723CB188" w14:textId="77777777" w:rsidR="009E04D0" w:rsidRPr="00EC76D5" w:rsidRDefault="009E04D0" w:rsidP="009E04D0">
      <w:pPr>
        <w:pStyle w:val="Code"/>
      </w:pPr>
      <w:r w:rsidRPr="00EC76D5">
        <w:t xml:space="preserve">            }</w:t>
      </w:r>
    </w:p>
    <w:p w14:paraId="1D73A40C" w14:textId="77777777" w:rsidR="009E04D0" w:rsidRPr="00EC76D5" w:rsidRDefault="009E04D0" w:rsidP="009E04D0">
      <w:pPr>
        <w:pStyle w:val="Code"/>
      </w:pPr>
      <w:r w:rsidRPr="00EC76D5">
        <w:t xml:space="preserve">            </w:t>
      </w:r>
    </w:p>
    <w:p w14:paraId="78691ABA" w14:textId="77777777" w:rsidR="009E04D0" w:rsidRPr="00EC76D5" w:rsidRDefault="009E04D0" w:rsidP="009E04D0">
      <w:pPr>
        <w:pStyle w:val="Code"/>
      </w:pPr>
      <w:r w:rsidRPr="00EC76D5">
        <w:t xml:space="preserve">            for (int index = 0; index &lt; list.size(); ++index) {</w:t>
      </w:r>
    </w:p>
    <w:p w14:paraId="73333E83" w14:textId="77777777" w:rsidR="009E04D0" w:rsidRPr="00EC76D5" w:rsidRDefault="009E04D0" w:rsidP="009E04D0">
      <w:pPr>
        <w:pStyle w:val="Code"/>
      </w:pPr>
      <w:r w:rsidRPr="00EC76D5">
        <w:t xml:space="preserve">              generateAuto(null, middleCodeList, subType, list.get(index),</w:t>
      </w:r>
    </w:p>
    <w:p w14:paraId="0FF22BFE" w14:textId="77777777" w:rsidR="009E04D0" w:rsidRPr="00EC76D5" w:rsidRDefault="009E04D0" w:rsidP="009E04D0">
      <w:pPr>
        <w:pStyle w:val="Code"/>
      </w:pPr>
      <w:r w:rsidRPr="00EC76D5">
        <w:t xml:space="preserve">                           name + "[" + index + "]", offset);</w:t>
      </w:r>
    </w:p>
    <w:p w14:paraId="588E6140" w14:textId="77777777" w:rsidR="009E04D0" w:rsidRPr="00EC76D5" w:rsidRDefault="009E04D0" w:rsidP="009E04D0">
      <w:pPr>
        <w:pStyle w:val="Code"/>
      </w:pPr>
      <w:r w:rsidRPr="00EC76D5">
        <w:t xml:space="preserve">              offset += subType.getSize();</w:t>
      </w:r>
    </w:p>
    <w:p w14:paraId="6935B402" w14:textId="77777777" w:rsidR="009E04D0" w:rsidRPr="00EC76D5" w:rsidRDefault="009E04D0" w:rsidP="009E04D0">
      <w:pPr>
        <w:pStyle w:val="Code"/>
      </w:pPr>
      <w:r w:rsidRPr="00EC76D5">
        <w:t xml:space="preserve">            }</w:t>
      </w:r>
    </w:p>
    <w:p w14:paraId="4C478FCF" w14:textId="77777777" w:rsidR="009E04D0" w:rsidRPr="00EC76D5" w:rsidRDefault="009E04D0" w:rsidP="009E04D0">
      <w:pPr>
        <w:pStyle w:val="Code"/>
      </w:pPr>
      <w:r w:rsidRPr="00EC76D5">
        <w:t xml:space="preserve">          }</w:t>
      </w:r>
    </w:p>
    <w:p w14:paraId="7064E54B" w14:textId="77777777" w:rsidR="009E04D0" w:rsidRPr="00EC76D5" w:rsidRDefault="009E04D0" w:rsidP="009E04D0">
      <w:pPr>
        <w:pStyle w:val="Code"/>
      </w:pPr>
      <w:r w:rsidRPr="00EC76D5">
        <w:t xml:space="preserve">          break;</w:t>
      </w:r>
    </w:p>
    <w:p w14:paraId="69BD5A11" w14:textId="77777777" w:rsidR="009E04D0" w:rsidRPr="00EC76D5" w:rsidRDefault="009E04D0" w:rsidP="009E04D0">
      <w:pPr>
        <w:pStyle w:val="Code"/>
      </w:pPr>
    </w:p>
    <w:p w14:paraId="203526B4" w14:textId="77777777" w:rsidR="009E04D0" w:rsidRPr="00EC76D5" w:rsidRDefault="009E04D0" w:rsidP="009E04D0">
      <w:pPr>
        <w:pStyle w:val="Code"/>
      </w:pPr>
      <w:r w:rsidRPr="00EC76D5">
        <w:t xml:space="preserve">        case Struct: {</w:t>
      </w:r>
    </w:p>
    <w:p w14:paraId="321A89C7" w14:textId="77777777" w:rsidR="009E04D0" w:rsidRPr="00EC76D5" w:rsidRDefault="009E04D0" w:rsidP="009E04D0">
      <w:pPr>
        <w:pStyle w:val="Code"/>
      </w:pPr>
      <w:r w:rsidRPr="00EC76D5">
        <w:t xml:space="preserve">            int index = 0;</w:t>
      </w:r>
    </w:p>
    <w:p w14:paraId="3F246E96" w14:textId="77777777" w:rsidR="009E04D0" w:rsidRPr="00EC76D5" w:rsidRDefault="009E04D0" w:rsidP="009E04D0">
      <w:pPr>
        <w:pStyle w:val="Code"/>
      </w:pPr>
      <w:r w:rsidRPr="00EC76D5">
        <w:t xml:space="preserve">            for (Symbol memberSymbol : type.getMemberMap().values()) {</w:t>
      </w:r>
    </w:p>
    <w:p w14:paraId="73B33B6B" w14:textId="77777777" w:rsidR="009E04D0" w:rsidRPr="00EC76D5" w:rsidRDefault="009E04D0" w:rsidP="009E04D0">
      <w:pPr>
        <w:pStyle w:val="Code"/>
      </w:pPr>
      <w:r w:rsidRPr="00EC76D5">
        <w:t xml:space="preserve">              Type memberType = memberSymbol.getType();</w:t>
      </w:r>
    </w:p>
    <w:p w14:paraId="3DFB6A49" w14:textId="77777777" w:rsidR="009E04D0" w:rsidRPr="00EC76D5" w:rsidRDefault="009E04D0" w:rsidP="009E04D0">
      <w:pPr>
        <w:pStyle w:val="Code"/>
      </w:pPr>
      <w:r w:rsidRPr="00EC76D5">
        <w:t xml:space="preserve">              String memberName = memberSymbol.getName();</w:t>
      </w:r>
    </w:p>
    <w:p w14:paraId="71295A71" w14:textId="77777777" w:rsidR="009E04D0" w:rsidRPr="00EC76D5" w:rsidRDefault="009E04D0" w:rsidP="009E04D0">
      <w:pPr>
        <w:pStyle w:val="Code"/>
      </w:pPr>
      <w:r w:rsidRPr="00EC76D5">
        <w:t xml:space="preserve">              generateAuto(null, middleCodeList, memberType, list.get(index++),</w:t>
      </w:r>
    </w:p>
    <w:p w14:paraId="5A7F9EC7" w14:textId="77777777" w:rsidR="009E04D0" w:rsidRPr="00EC76D5" w:rsidRDefault="009E04D0" w:rsidP="009E04D0">
      <w:pPr>
        <w:pStyle w:val="Code"/>
      </w:pPr>
      <w:r w:rsidRPr="00EC76D5">
        <w:t xml:space="preserve">                           name + "." + memberName, offset);</w:t>
      </w:r>
    </w:p>
    <w:p w14:paraId="6CFB30B3" w14:textId="77777777" w:rsidR="009E04D0" w:rsidRPr="00EC76D5" w:rsidRDefault="009E04D0" w:rsidP="009E04D0">
      <w:pPr>
        <w:pStyle w:val="Code"/>
      </w:pPr>
      <w:r w:rsidRPr="00EC76D5">
        <w:t xml:space="preserve">              offset += memberType.getSize();</w:t>
      </w:r>
    </w:p>
    <w:p w14:paraId="7B883F41" w14:textId="77777777" w:rsidR="009E04D0" w:rsidRPr="00EC76D5" w:rsidRDefault="009E04D0" w:rsidP="009E04D0">
      <w:pPr>
        <w:pStyle w:val="Code"/>
      </w:pPr>
      <w:r w:rsidRPr="00EC76D5">
        <w:t xml:space="preserve">            }</w:t>
      </w:r>
    </w:p>
    <w:p w14:paraId="34EFA71C" w14:textId="77777777" w:rsidR="009E04D0" w:rsidRPr="00EC76D5" w:rsidRDefault="009E04D0" w:rsidP="009E04D0">
      <w:pPr>
        <w:pStyle w:val="Code"/>
      </w:pPr>
      <w:r w:rsidRPr="00EC76D5">
        <w:t xml:space="preserve">          }</w:t>
      </w:r>
    </w:p>
    <w:p w14:paraId="68EAB8CF" w14:textId="77777777" w:rsidR="009E04D0" w:rsidRPr="00EC76D5" w:rsidRDefault="009E04D0" w:rsidP="009E04D0">
      <w:pPr>
        <w:pStyle w:val="Code"/>
      </w:pPr>
      <w:r w:rsidRPr="00EC76D5">
        <w:t xml:space="preserve">          break;</w:t>
      </w:r>
    </w:p>
    <w:p w14:paraId="0FC0BCA9" w14:textId="77777777" w:rsidR="009E04D0" w:rsidRPr="00EC76D5" w:rsidRDefault="009E04D0" w:rsidP="009E04D0">
      <w:pPr>
        <w:pStyle w:val="Code"/>
      </w:pPr>
    </w:p>
    <w:p w14:paraId="7012629A" w14:textId="77777777" w:rsidR="009E04D0" w:rsidRPr="00EC76D5" w:rsidRDefault="009E04D0" w:rsidP="009E04D0">
      <w:pPr>
        <w:pStyle w:val="Code"/>
      </w:pPr>
      <w:r w:rsidRPr="00EC76D5">
        <w:t xml:space="preserve">        case Union: {</w:t>
      </w:r>
    </w:p>
    <w:p w14:paraId="0C5DAB87" w14:textId="77777777" w:rsidR="009E04D0" w:rsidRPr="00EC76D5" w:rsidRDefault="009E04D0" w:rsidP="009E04D0">
      <w:pPr>
        <w:pStyle w:val="Code"/>
      </w:pPr>
      <w:r w:rsidRPr="00EC76D5">
        <w:t xml:space="preserve">            Symbol firstSymbol =type.getMemberMap().values().iterator().next();</w:t>
      </w:r>
    </w:p>
    <w:p w14:paraId="008A1E02" w14:textId="77777777" w:rsidR="009E04D0" w:rsidRPr="00EC76D5" w:rsidRDefault="009E04D0" w:rsidP="009E04D0">
      <w:pPr>
        <w:pStyle w:val="Code"/>
      </w:pPr>
      <w:r w:rsidRPr="00EC76D5">
        <w:t xml:space="preserve">            Type firstType = firstSymbol.getType();</w:t>
      </w:r>
    </w:p>
    <w:p w14:paraId="4DADDC89" w14:textId="77777777" w:rsidR="009E04D0" w:rsidRPr="00EC76D5" w:rsidRDefault="009E04D0" w:rsidP="009E04D0">
      <w:pPr>
        <w:pStyle w:val="Code"/>
      </w:pPr>
      <w:r w:rsidRPr="00EC76D5">
        <w:t xml:space="preserve">            String firstName = firstSymbol.getName();</w:t>
      </w:r>
    </w:p>
    <w:p w14:paraId="21F25B40" w14:textId="77777777" w:rsidR="009E04D0" w:rsidRPr="00EC76D5" w:rsidRDefault="009E04D0" w:rsidP="009E04D0">
      <w:pPr>
        <w:pStyle w:val="Code"/>
      </w:pPr>
      <w:r w:rsidRPr="00EC76D5">
        <w:t xml:space="preserve">            generateAuto(null, middleCodeList, firstType, list.get(0),</w:t>
      </w:r>
    </w:p>
    <w:p w14:paraId="69A35F45" w14:textId="77777777" w:rsidR="009E04D0" w:rsidRPr="00EC76D5" w:rsidRDefault="009E04D0" w:rsidP="009E04D0">
      <w:pPr>
        <w:pStyle w:val="Code"/>
      </w:pPr>
      <w:r w:rsidRPr="00EC76D5">
        <w:t xml:space="preserve">                         name + "." + firstName, offset);</w:t>
      </w:r>
    </w:p>
    <w:p w14:paraId="3B8ABCAC" w14:textId="77777777" w:rsidR="009E04D0" w:rsidRPr="00EC76D5" w:rsidRDefault="009E04D0" w:rsidP="009E04D0">
      <w:pPr>
        <w:pStyle w:val="Code"/>
      </w:pPr>
      <w:r w:rsidRPr="00EC76D5">
        <w:t xml:space="preserve">          }</w:t>
      </w:r>
    </w:p>
    <w:p w14:paraId="5474EDD2" w14:textId="77777777" w:rsidR="009E04D0" w:rsidRPr="00EC76D5" w:rsidRDefault="009E04D0" w:rsidP="009E04D0">
      <w:pPr>
        <w:pStyle w:val="Code"/>
      </w:pPr>
      <w:r w:rsidRPr="00EC76D5">
        <w:t xml:space="preserve">          break;</w:t>
      </w:r>
    </w:p>
    <w:p w14:paraId="24D47B3D" w14:textId="77777777" w:rsidR="009E04D0" w:rsidRPr="00EC76D5" w:rsidRDefault="009E04D0" w:rsidP="009E04D0">
      <w:pPr>
        <w:pStyle w:val="Code"/>
      </w:pPr>
      <w:r w:rsidRPr="00EC76D5">
        <w:t xml:space="preserve">      }</w:t>
      </w:r>
    </w:p>
    <w:p w14:paraId="0688A6DC" w14:textId="77777777" w:rsidR="009E04D0" w:rsidRPr="00EC76D5" w:rsidRDefault="009E04D0" w:rsidP="009E04D0">
      <w:pPr>
        <w:pStyle w:val="Code"/>
      </w:pPr>
      <w:r w:rsidRPr="00EC76D5">
        <w:t xml:space="preserve">    }</w:t>
      </w:r>
    </w:p>
    <w:p w14:paraId="4375F547" w14:textId="77777777" w:rsidR="009E04D0" w:rsidRPr="00EC76D5" w:rsidRDefault="009E04D0" w:rsidP="009E04D0">
      <w:pPr>
        <w:pStyle w:val="Code"/>
      </w:pPr>
      <w:r w:rsidRPr="00EC76D5">
        <w:t xml:space="preserve">  }</w:t>
      </w:r>
    </w:p>
    <w:p w14:paraId="023307E0" w14:textId="1F4F76D7" w:rsidR="009E04D0" w:rsidRPr="00EC76D5" w:rsidRDefault="009E04D0" w:rsidP="009E04D0">
      <w:pPr>
        <w:pStyle w:val="Code"/>
      </w:pPr>
      <w:r w:rsidRPr="00EC76D5">
        <w:t>}</w:t>
      </w:r>
    </w:p>
    <w:p w14:paraId="3D1C8AC0" w14:textId="5E3F3CB9" w:rsidR="002A4B3E" w:rsidRDefault="00B73D32" w:rsidP="003F62B8">
      <w:pPr>
        <w:pStyle w:val="Rubrik1"/>
      </w:pPr>
      <w:bookmarkStart w:id="5660" w:name="_Ref417813097"/>
      <w:bookmarkStart w:id="5661"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proofErr w:type="spellStart"/>
      <w:r>
        <w:t>Mask.cs</w:t>
      </w:r>
      <w:proofErr w:type="spellEnd"/>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proofErr w:type="spellStart"/>
      <w:r w:rsidRPr="00095E9A">
        <w:t>maskToStorageMap</w:t>
      </w:r>
      <w:proofErr w:type="spellEnd"/>
      <w:r>
        <w:t xml:space="preserve"> and </w:t>
      </w:r>
      <w:proofErr w:type="spellStart"/>
      <w:r w:rsidRPr="00095E9A">
        <w:t>maskToSortMap</w:t>
      </w:r>
      <w:proofErr w:type="spellEnd"/>
      <w:r>
        <w:t xml:space="preserve"> to map between specifiers and storage and sorts. </w:t>
      </w:r>
    </w:p>
    <w:p w14:paraId="70280331" w14:textId="617D4F23" w:rsidR="00626D3B" w:rsidRDefault="006B225B" w:rsidP="006B225B">
      <w:pPr>
        <w:pStyle w:val="CodeHeader"/>
      </w:pPr>
      <w:proofErr w:type="spellStart"/>
      <w:r>
        <w:t>Specifier.cs</w:t>
      </w:r>
      <w:proofErr w:type="spellEnd"/>
    </w:p>
    <w:p w14:paraId="44814443" w14:textId="77777777" w:rsidR="00EC65DE" w:rsidRPr="00EC65DE" w:rsidRDefault="00EC65DE" w:rsidP="00EC65DE">
      <w:pPr>
        <w:pStyle w:val="Code"/>
        <w:rPr>
          <w:highlight w:val="white"/>
        </w:rPr>
      </w:pPr>
      <w:r w:rsidRPr="00EC65DE">
        <w:rPr>
          <w:highlight w:val="white"/>
        </w:rPr>
        <w:t>using System;</w:t>
      </w:r>
    </w:p>
    <w:p w14:paraId="2E249230" w14:textId="77777777" w:rsidR="00EC65DE" w:rsidRPr="00EC65DE" w:rsidRDefault="00EC65DE" w:rsidP="00EC65DE">
      <w:pPr>
        <w:pStyle w:val="Code"/>
        <w:rPr>
          <w:highlight w:val="white"/>
        </w:rPr>
      </w:pPr>
      <w:r w:rsidRPr="00EC65DE">
        <w:rPr>
          <w:highlight w:val="white"/>
        </w:rPr>
        <w:t>using System.Text;</w:t>
      </w:r>
    </w:p>
    <w:p w14:paraId="4C08F8BA" w14:textId="77777777" w:rsidR="00EC65DE" w:rsidRPr="00EC65DE" w:rsidRDefault="00EC65DE" w:rsidP="00EC65DE">
      <w:pPr>
        <w:pStyle w:val="Code"/>
        <w:rPr>
          <w:highlight w:val="white"/>
        </w:rPr>
      </w:pPr>
      <w:r w:rsidRPr="00EC65DE">
        <w:rPr>
          <w:highlight w:val="white"/>
        </w:rPr>
        <w:t>using System.Collections.Generic;</w:t>
      </w:r>
    </w:p>
    <w:p w14:paraId="0F3AE7BE" w14:textId="77777777" w:rsidR="00EC65DE" w:rsidRPr="00EC65DE" w:rsidRDefault="00EC65DE" w:rsidP="00EC65DE">
      <w:pPr>
        <w:pStyle w:val="Code"/>
        <w:rPr>
          <w:highlight w:val="white"/>
        </w:rPr>
      </w:pPr>
    </w:p>
    <w:p w14:paraId="61D91447" w14:textId="40692CCB" w:rsidR="00EC65DE" w:rsidRDefault="00EC65DE" w:rsidP="00EC65DE">
      <w:pPr>
        <w:pStyle w:val="Code"/>
        <w:rPr>
          <w:highlight w:val="white"/>
        </w:rPr>
      </w:pPr>
      <w:r w:rsidRPr="00EC65DE">
        <w:rPr>
          <w:highlight w:val="white"/>
        </w:rPr>
        <w:t>namespace CCompiler {</w:t>
      </w:r>
    </w:p>
    <w:p w14:paraId="1DE82EB5" w14:textId="35768A4A" w:rsidR="00D414D0" w:rsidRPr="00EC65DE" w:rsidRDefault="00D414D0" w:rsidP="00D414D0">
      <w:pPr>
        <w:rPr>
          <w:highlight w:val="white"/>
        </w:rPr>
      </w:pPr>
      <w:r>
        <w:rPr>
          <w:highlight w:val="white"/>
        </w:rPr>
        <w:lastRenderedPageBreak/>
        <w:t xml:space="preserve">The </w:t>
      </w:r>
      <w:r w:rsidR="002F395A">
        <w:rPr>
          <w:highlight w:val="white"/>
        </w:rPr>
        <w:t xml:space="preserve">specifier decides the storage and type of the symbol, it also decide whether the symbol has external linkage. </w:t>
      </w:r>
    </w:p>
    <w:p w14:paraId="5FEBC0BB" w14:textId="77777777" w:rsidR="00EC65DE" w:rsidRPr="00EC65DE" w:rsidRDefault="00EC65DE" w:rsidP="00EC65DE">
      <w:pPr>
        <w:pStyle w:val="Code"/>
        <w:rPr>
          <w:highlight w:val="white"/>
        </w:rPr>
      </w:pPr>
      <w:r w:rsidRPr="00EC65DE">
        <w:rPr>
          <w:highlight w:val="white"/>
        </w:rPr>
        <w:t xml:space="preserve">  public class Specifier {</w:t>
      </w:r>
    </w:p>
    <w:p w14:paraId="724DB713" w14:textId="77777777" w:rsidR="00EC65DE" w:rsidRPr="00EC65DE" w:rsidRDefault="00EC65DE" w:rsidP="00EC65DE">
      <w:pPr>
        <w:pStyle w:val="Code"/>
        <w:rPr>
          <w:highlight w:val="white"/>
        </w:rPr>
      </w:pPr>
      <w:r w:rsidRPr="00EC65DE">
        <w:rPr>
          <w:highlight w:val="white"/>
        </w:rPr>
        <w:t xml:space="preserve">    private bool m_externalLinkage;</w:t>
      </w:r>
    </w:p>
    <w:p w14:paraId="2A753862" w14:textId="77777777" w:rsidR="00EC65DE" w:rsidRPr="00EC65DE" w:rsidRDefault="00EC65DE" w:rsidP="00EC65DE">
      <w:pPr>
        <w:pStyle w:val="Code"/>
        <w:rPr>
          <w:highlight w:val="white"/>
        </w:rPr>
      </w:pPr>
      <w:r w:rsidRPr="00EC65DE">
        <w:rPr>
          <w:highlight w:val="white"/>
        </w:rPr>
        <w:t xml:space="preserve">    private Storage? m_storage;</w:t>
      </w:r>
    </w:p>
    <w:p w14:paraId="6E00D167" w14:textId="77777777" w:rsidR="00EC65DE" w:rsidRPr="00EC65DE" w:rsidRDefault="00EC65DE" w:rsidP="00EC65DE">
      <w:pPr>
        <w:pStyle w:val="Code"/>
        <w:rPr>
          <w:highlight w:val="white"/>
        </w:rPr>
      </w:pPr>
      <w:r w:rsidRPr="00EC65DE">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06E5966" w14:textId="684944DC" w:rsidR="00EC65DE" w:rsidRPr="00EC65DE" w:rsidRDefault="00EC65DE" w:rsidP="00EC65DE">
      <w:pPr>
        <w:pStyle w:val="Code"/>
        <w:rPr>
          <w:highlight w:val="white"/>
        </w:rPr>
      </w:pPr>
      <w:r w:rsidRPr="00EC65DE">
        <w:rPr>
          <w:highlight w:val="white"/>
        </w:rPr>
        <w:t xml:space="preserve">    private static IDictionary&lt;</w:t>
      </w:r>
      <w:r w:rsidR="00C74683">
        <w:rPr>
          <w:highlight w:val="white"/>
        </w:rPr>
        <w:t>u</w:t>
      </w:r>
      <w:r w:rsidRPr="00EC65DE">
        <w:rPr>
          <w:highlight w:val="white"/>
        </w:rPr>
        <w:t>int,Sort&gt; m_maskToSortMap =</w:t>
      </w:r>
    </w:p>
    <w:p w14:paraId="146876FF" w14:textId="5DE3A741" w:rsidR="00EC65DE" w:rsidRPr="00EC65DE" w:rsidRDefault="00EC65DE" w:rsidP="00EC65DE">
      <w:pPr>
        <w:pStyle w:val="Code"/>
        <w:rPr>
          <w:highlight w:val="white"/>
        </w:rPr>
      </w:pPr>
      <w:r w:rsidRPr="00EC65DE">
        <w:rPr>
          <w:highlight w:val="white"/>
        </w:rPr>
        <w:t xml:space="preserve">      new Dictionary&lt;</w:t>
      </w:r>
      <w:r w:rsidR="00C74683">
        <w:rPr>
          <w:highlight w:val="white"/>
        </w:rPr>
        <w:t>u</w:t>
      </w:r>
      <w:r w:rsidRPr="00EC65DE">
        <w:rPr>
          <w:highlight w:val="white"/>
        </w:rPr>
        <w:t>int,Sort&gt;();</w:t>
      </w:r>
    </w:p>
    <w:p w14:paraId="4B0C98D8" w14:textId="77777777" w:rsidR="002F395A" w:rsidRDefault="002F395A" w:rsidP="00EC65DE">
      <w:pPr>
        <w:pStyle w:val="Code"/>
        <w:rPr>
          <w:highlight w:val="white"/>
        </w:rPr>
      </w:pPr>
    </w:p>
    <w:p w14:paraId="3DECC9FD" w14:textId="3D99A99C" w:rsidR="00EC65DE" w:rsidRPr="00EC65DE" w:rsidRDefault="00EC65DE" w:rsidP="00EC65DE">
      <w:pPr>
        <w:pStyle w:val="Code"/>
        <w:rPr>
          <w:highlight w:val="white"/>
        </w:rPr>
      </w:pPr>
      <w:r w:rsidRPr="00EC65DE">
        <w:rPr>
          <w:highlight w:val="white"/>
        </w:rPr>
        <w:t xml:space="preserve">    static Specifier() {</w:t>
      </w:r>
    </w:p>
    <w:p w14:paraId="400DB8A4" w14:textId="197EBEEA"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Mask.Void, Sort.Void);</w:t>
      </w:r>
    </w:p>
    <w:p w14:paraId="69713B3A" w14:textId="6FE6F457"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Mask.Char, Sort.Signed_Char);</w:t>
      </w:r>
    </w:p>
    <w:p w14:paraId="37F9FD22" w14:textId="3876F24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Mask.SignedChar, Sort.Signed_Char);</w:t>
      </w:r>
    </w:p>
    <w:p w14:paraId="0C70CBC2" w14:textId="393D26B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Mask.UnsignedChar, Sort.Unsigned_Char);</w:t>
      </w:r>
    </w:p>
    <w:p w14:paraId="5E45931D" w14:textId="40914E2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 Sort.Signed_Short_Int);</w:t>
      </w:r>
    </w:p>
    <w:p w14:paraId="2E299DDF" w14:textId="7FABAFF1"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Mask.ShortInt, Sort.Signed_Short_Int);</w:t>
      </w:r>
    </w:p>
    <w:p w14:paraId="0D9A41CA" w14:textId="52A28CA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 Sort.Signed_Short_Int);</w:t>
      </w:r>
    </w:p>
    <w:p w14:paraId="71DAAAB0" w14:textId="5B5E30DF"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Mask.SignedShortInt, Sort.Signed_Short_Int);</w:t>
      </w:r>
    </w:p>
    <w:p w14:paraId="6CD306A4" w14:textId="71AB478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 Sort.Unsigned_Short_Int);</w:t>
      </w:r>
    </w:p>
    <w:p w14:paraId="76B2A036" w14:textId="7F2F7BA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Mask.UnsignedShortInt,</w:t>
      </w:r>
    </w:p>
    <w:p w14:paraId="3DB92157" w14:textId="77777777" w:rsidR="00EC65DE" w:rsidRPr="00EC65DE" w:rsidRDefault="00EC65DE" w:rsidP="00EC65DE">
      <w:pPr>
        <w:pStyle w:val="Code"/>
        <w:rPr>
          <w:highlight w:val="white"/>
        </w:rPr>
      </w:pPr>
      <w:r w:rsidRPr="00EC65DE">
        <w:rPr>
          <w:highlight w:val="white"/>
        </w:rPr>
        <w:t xml:space="preserve">                          Sort.Unsigned_Short_Int);</w:t>
      </w:r>
    </w:p>
    <w:p w14:paraId="0240EBD6" w14:textId="67B21E60"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Mask.Int, Sort.Signed_Int);</w:t>
      </w:r>
    </w:p>
    <w:p w14:paraId="0FA4336F" w14:textId="5058859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 Sort.Signed_Int);</w:t>
      </w:r>
    </w:p>
    <w:p w14:paraId="2955CFC4" w14:textId="60046074"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Mask.SignedInt, Sort.Signed_Int);</w:t>
      </w:r>
    </w:p>
    <w:p w14:paraId="5C1063A6" w14:textId="34838CB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 Sort.Unsigned_Int);</w:t>
      </w:r>
    </w:p>
    <w:p w14:paraId="7BCBC226" w14:textId="3BFAEC8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Mask.UnsignedInt, Sort.Unsigned_Int);</w:t>
      </w:r>
    </w:p>
    <w:p w14:paraId="52E42CC1" w14:textId="723880D2"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 Sort.Signed_Long_Int);</w:t>
      </w:r>
    </w:p>
    <w:p w14:paraId="1695D92F" w14:textId="77729CD9"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Mask.LongInt, Sort.Signed_Long_Int);</w:t>
      </w:r>
    </w:p>
    <w:p w14:paraId="0DB9973A" w14:textId="03FFD4BB"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 Sort.Signed_Long_Int);</w:t>
      </w:r>
    </w:p>
    <w:p w14:paraId="23EB338F" w14:textId="33D92CA6"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Mask.SignedLongInt, Sort.Signed_Long_Int);</w:t>
      </w:r>
    </w:p>
    <w:p w14:paraId="1125C43A" w14:textId="6CDCF7A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 Sort.Unsigned_Long_Int);</w:t>
      </w:r>
    </w:p>
    <w:p w14:paraId="4E16D807" w14:textId="77777777" w:rsidR="00F0617D"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Mask.UnsignedLongInt,</w:t>
      </w:r>
    </w:p>
    <w:p w14:paraId="70E59F49" w14:textId="2EC2613C" w:rsidR="00EC65DE" w:rsidRPr="00EC65DE" w:rsidRDefault="00F0617D" w:rsidP="00EC65DE">
      <w:pPr>
        <w:pStyle w:val="Code"/>
        <w:rPr>
          <w:highlight w:val="white"/>
        </w:rPr>
      </w:pPr>
      <w:r>
        <w:rPr>
          <w:highlight w:val="white"/>
        </w:rPr>
        <w:t xml:space="preserve">                         </w:t>
      </w:r>
      <w:r w:rsidR="00EC65DE" w:rsidRPr="00EC65DE">
        <w:rPr>
          <w:highlight w:val="white"/>
        </w:rPr>
        <w:t xml:space="preserve"> Sort.Unsigned_Long_Int);</w:t>
      </w:r>
    </w:p>
    <w:p w14:paraId="341CB8E5" w14:textId="6933D84C"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Mask.Float, Sort.Float);</w:t>
      </w:r>
    </w:p>
    <w:p w14:paraId="4CEDE8F4" w14:textId="1790A723"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Mask.Double, Sort.Double);</w:t>
      </w:r>
    </w:p>
    <w:p w14:paraId="5E0EC895" w14:textId="014BDC7E" w:rsidR="00EC65DE" w:rsidRPr="00EC65DE" w:rsidRDefault="00EC65DE" w:rsidP="00EC65DE">
      <w:pPr>
        <w:pStyle w:val="Code"/>
        <w:rPr>
          <w:highlight w:val="white"/>
        </w:rPr>
      </w:pPr>
      <w:r w:rsidRPr="00EC65DE">
        <w:rPr>
          <w:highlight w:val="white"/>
        </w:rPr>
        <w:t xml:space="preserve">      m_maskToSortMap.Add(</w:t>
      </w:r>
      <w:r w:rsidR="00F0617D">
        <w:rPr>
          <w:highlight w:val="white"/>
        </w:rPr>
        <w:t>(uint)</w:t>
      </w:r>
      <w:r w:rsidRPr="00EC65DE">
        <w:rPr>
          <w:highlight w:val="white"/>
        </w:rPr>
        <w:t xml:space="preserve"> Mask.LongDouble, Sort.Long_Double);</w:t>
      </w:r>
    </w:p>
    <w:p w14:paraId="7831E434" w14:textId="77777777" w:rsidR="00EC65DE" w:rsidRPr="00EC65DE" w:rsidRDefault="00EC65DE" w:rsidP="00EC65DE">
      <w:pPr>
        <w:pStyle w:val="Code"/>
        <w:rPr>
          <w:highlight w:val="white"/>
        </w:rPr>
      </w:pPr>
      <w:r w:rsidRPr="00EC65D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lastRenderedPageBreak/>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65D21B70" w:rsidR="00EC65DE" w:rsidRPr="00EC65DE" w:rsidRDefault="006542AE" w:rsidP="006542AE">
      <w:pPr>
        <w:rPr>
          <w:highlight w:val="white"/>
        </w:rPr>
      </w:pPr>
      <w:r>
        <w:rPr>
          <w:highlight w:val="white"/>
        </w:rPr>
        <w:t xml:space="preserve">We iterate </w:t>
      </w:r>
      <w:proofErr w:type="spellStart"/>
      <w:r>
        <w:rPr>
          <w:highlight w:val="white"/>
        </w:rPr>
        <w:t>throught</w:t>
      </w:r>
      <w:proofErr w:type="spellEnd"/>
      <w:r>
        <w:rPr>
          <w:highlight w:val="white"/>
        </w:rPr>
        <w:t xml:space="preserve">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057BCF76"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proofErr w:type="spellStart"/>
      <w:r w:rsidR="009D6D7F">
        <w:rPr>
          <w:highlight w:val="white"/>
        </w:rPr>
        <w:t>accours</w:t>
      </w:r>
      <w:proofErr w:type="spellEnd"/>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00BE6B1E" w:rsidR="00FE286F" w:rsidRDefault="000B76E5" w:rsidP="00C550E9">
      <w:r>
        <w:t>When we have the final mask, we begin by extracting the storage.</w:t>
      </w:r>
      <w:r w:rsidR="00FE286F">
        <w:t xml:space="preserve"> The storage is </w:t>
      </w:r>
      <w:proofErr w:type="spellStart"/>
      <w:r w:rsidR="002F35C1">
        <w:t>initializer</w:t>
      </w:r>
      <w:r w:rsidR="00FE286F">
        <w:t>ially</w:t>
      </w:r>
      <w:proofErr w:type="spellEnd"/>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 xml:space="preserve">one of the storage masks. If it does not match, more than one storage specifiers </w:t>
      </w:r>
      <w:proofErr w:type="gramStart"/>
      <w:r w:rsidR="004F1F6D">
        <w:t>was</w:t>
      </w:r>
      <w:proofErr w:type="gramEnd"/>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lastRenderedPageBreak/>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0F6661CE" w:rsidR="00430FD1" w:rsidRPr="00EC65DE" w:rsidRDefault="00430FD1" w:rsidP="00DF5615">
      <w:pPr>
        <w:rPr>
          <w:highlight w:val="white"/>
        </w:rPr>
      </w:pPr>
      <w:r>
        <w:rPr>
          <w:highlight w:val="white"/>
        </w:rPr>
        <w:t xml:space="preserve">If the scope of the current symbol table is </w:t>
      </w:r>
      <w:proofErr w:type="gramStart"/>
      <w:r>
        <w:rPr>
          <w:highlight w:val="white"/>
        </w:rPr>
        <w:t>struct</w:t>
      </w:r>
      <w:proofErr w:type="gramEnd"/>
      <w:r>
        <w:rPr>
          <w:highlight w:val="white"/>
        </w:rPr>
        <w:t xml:space="preserve">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lastRenderedPageBreak/>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 xml:space="preserve">If the type is constant or </w:t>
      </w:r>
      <w:proofErr w:type="gramStart"/>
      <w:r>
        <w:rPr>
          <w:highlight w:val="white"/>
        </w:rPr>
        <w:t>volatile</w:t>
      </w:r>
      <w:proofErr w:type="gramEnd"/>
      <w:r>
        <w:rPr>
          <w:highlight w:val="white"/>
        </w:rPr>
        <w:t xml:space="preserv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proofErr w:type="gramStart"/>
      <w:r w:rsidR="00AA5370">
        <w:t>repre</w:t>
      </w:r>
      <w:r w:rsidR="000E73BD">
        <w:t>senting</w:t>
      </w:r>
      <w:proofErr w:type="gramEnd"/>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lastRenderedPageBreak/>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proofErr w:type="gramStart"/>
      <w:r w:rsidR="00C37108">
        <w:t>definition</w:t>
      </w:r>
      <w:r w:rsidR="009245C0">
        <w:t>s,</w:t>
      </w:r>
      <w:proofErr w:type="gramEnd"/>
      <w:r w:rsidR="009245C0">
        <w:t xml:space="preserve">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 xml:space="preserve">method is called when a pointer is declared. </w:t>
      </w:r>
      <w:proofErr w:type="gramStart"/>
      <w:r w:rsidRPr="00491CEF">
        <w:t>It</w:t>
      </w:r>
      <w:proofErr w:type="gramEnd"/>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lastRenderedPageBreak/>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 xml:space="preserve">We iterate </w:t>
      </w:r>
      <w:proofErr w:type="spellStart"/>
      <w:r>
        <w:rPr>
          <w:highlight w:val="white"/>
        </w:rPr>
        <w:t>throught</w:t>
      </w:r>
      <w:proofErr w:type="spellEnd"/>
      <w:r>
        <w:rPr>
          <w:highlight w:val="white"/>
        </w:rPr>
        <w:t xml:space="preserve">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proofErr w:type="spellStart"/>
      <w:r>
        <w:t>Declarator.cs</w:t>
      </w:r>
      <w:proofErr w:type="spellEnd"/>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lastRenderedPageBreak/>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 xml:space="preserve">he new type cannot be a </w:t>
      </w:r>
      <w:proofErr w:type="gramStart"/>
      <w:r w:rsidR="002D5806">
        <w:rPr>
          <w:highlight w:val="white"/>
        </w:rPr>
        <w:t>function, since</w:t>
      </w:r>
      <w:proofErr w:type="gramEnd"/>
      <w:r w:rsidR="002D5806">
        <w:rPr>
          <w:highlight w:val="white"/>
        </w:rPr>
        <w:t xml:space="preserv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w:t>
      </w:r>
      <w:proofErr w:type="gramStart"/>
      <w:r w:rsidR="002972A6">
        <w:rPr>
          <w:highlight w:val="white"/>
        </w:rPr>
        <w:t>function</w:t>
      </w:r>
      <w:r w:rsidR="00FD3D82">
        <w:rPr>
          <w:highlight w:val="white"/>
        </w:rPr>
        <w:t>, since</w:t>
      </w:r>
      <w:proofErr w:type="gramEnd"/>
      <w:r w:rsidR="00FD3D82">
        <w:rPr>
          <w:highlight w:val="white"/>
        </w:rPr>
        <w:t xml:space="preserv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5A08517A" w14:textId="3B5EFE31" w:rsidR="009E55B1" w:rsidRDefault="009E55B1" w:rsidP="009E55B1">
      <w:pPr>
        <w:pStyle w:val="CodeHeader"/>
      </w:pPr>
      <w:proofErr w:type="spellStart"/>
      <w:r>
        <w:t>Scope.cs</w:t>
      </w:r>
      <w:proofErr w:type="spellEnd"/>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proofErr w:type="spellStart"/>
      <w:r>
        <w:t>SymbolTable.cs</w:t>
      </w:r>
      <w:proofErr w:type="spellEnd"/>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proofErr w:type="gramStart"/>
      <w:r w:rsidR="00FD4035" w:rsidRPr="00FD4035">
        <w:rPr>
          <w:rStyle w:val="KeyWord0"/>
          <w:highlight w:val="white"/>
        </w:rPr>
        <w:t>Dictionary</w:t>
      </w:r>
      <w:r w:rsidR="00FD4035">
        <w:rPr>
          <w:highlight w:val="white"/>
        </w:rPr>
        <w:t>, because</w:t>
      </w:r>
      <w:proofErr w:type="gramEnd"/>
      <w:r w:rsidR="00FD4035">
        <w:rPr>
          <w:highlight w:val="white"/>
        </w:rPr>
        <w:t xml:space="preserv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lastRenderedPageBreak/>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 xml:space="preserve">The static set holds all static symbols. Note that symbol of static, extern, or typedef storage are not given an offset, since they </w:t>
      </w:r>
      <w:proofErr w:type="spellStart"/>
      <w:r>
        <w:rPr>
          <w:highlight w:val="white"/>
        </w:rPr>
        <w:t>ar</w:t>
      </w:r>
      <w:proofErr w:type="spellEnd"/>
      <w:r>
        <w:rPr>
          <w:highlight w:val="white"/>
        </w:rPr>
        <w:t xml:space="preserve">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lastRenderedPageBreak/>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Scope, </w:t>
      </w:r>
      <w:proofErr w:type="spellStart"/>
      <w:r>
        <w:rPr>
          <w:highlight w:val="white"/>
        </w:rPr>
        <w:t>ParentTable</w:t>
      </w:r>
      <w:proofErr w:type="spellEnd"/>
      <w:r>
        <w:rPr>
          <w:highlight w:val="white"/>
        </w:rPr>
        <w:t xml:space="preserve">, </w:t>
      </w:r>
      <w:proofErr w:type="spellStart"/>
      <w:r>
        <w:rPr>
          <w:highlight w:val="white"/>
        </w:rPr>
        <w:t>EntryMap</w:t>
      </w:r>
      <w:proofErr w:type="spellEnd"/>
      <w:r>
        <w:rPr>
          <w:highlight w:val="white"/>
        </w:rPr>
        <w:t xml:space="preserve">, and </w:t>
      </w:r>
      <w:proofErr w:type="spellStart"/>
      <w:r>
        <w:rPr>
          <w:highlight w:val="white"/>
        </w:rPr>
        <w:t>CurrentOffset</w:t>
      </w:r>
      <w:proofErr w:type="spellEnd"/>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4174BEA4" w:rsidR="008F5511" w:rsidRP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 xml:space="preserve">If there is a </w:t>
      </w:r>
      <w:proofErr w:type="spellStart"/>
      <w:r>
        <w:rPr>
          <w:highlight w:val="white"/>
        </w:rPr>
        <w:t>sembol</w:t>
      </w:r>
      <w:proofErr w:type="spellEnd"/>
      <w:r>
        <w:rPr>
          <w:highlight w:val="white"/>
        </w:rPr>
        <w:t xml:space="preserve"> in the table with the same name, at least one of </w:t>
      </w:r>
      <w:proofErr w:type="spellStart"/>
      <w:r>
        <w:rPr>
          <w:highlight w:val="white"/>
        </w:rPr>
        <w:t>the4</w:t>
      </w:r>
      <w:proofErr w:type="spellEnd"/>
      <w:r>
        <w:rPr>
          <w:highlight w:val="white"/>
        </w:rPr>
        <w:t xml:space="preserve">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xml:space="preserve">. Unless in union scope, in which each member always </w:t>
      </w:r>
      <w:proofErr w:type="gramStart"/>
      <w:r w:rsidR="00FA05A8">
        <w:rPr>
          <w:highlight w:val="white"/>
        </w:rPr>
        <w:t>have</w:t>
      </w:r>
      <w:proofErr w:type="gramEnd"/>
      <w:r w:rsidR="00FA05A8">
        <w:rPr>
          <w:highlight w:val="white"/>
        </w:rPr>
        <w:t xml:space="preser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w:t>
      </w:r>
      <w:proofErr w:type="gramStart"/>
      <w:r w:rsidR="009A0F8C">
        <w:rPr>
          <w:highlight w:val="white"/>
        </w:rPr>
        <w:t>holds</w:t>
      </w:r>
      <w:proofErr w:type="gramEnd"/>
      <w:r w:rsidR="009A0F8C">
        <w:rPr>
          <w:highlight w:val="white"/>
        </w:rPr>
        <w:t xml:space="preserve"> auto or register scope. </w:t>
      </w:r>
      <w:r w:rsidR="00E50109">
        <w:rPr>
          <w:highlight w:val="white"/>
        </w:rPr>
        <w:t xml:space="preserve">An item </w:t>
      </w:r>
      <w:proofErr w:type="spellStart"/>
      <w:r w:rsidR="00E50109">
        <w:rPr>
          <w:highlight w:val="white"/>
        </w:rPr>
        <w:t>isa</w:t>
      </w:r>
      <w:proofErr w:type="spellEnd"/>
      <w:r w:rsidR="00E50109">
        <w:rPr>
          <w:highlight w:val="white"/>
        </w:rPr>
        <w:t xml:space="preserve"> given auto storage from </w:t>
      </w:r>
      <w:r w:rsidR="00E50109">
        <w:rPr>
          <w:highlight w:val="white"/>
        </w:rPr>
        <w:lastRenderedPageBreak/>
        <w:t xml:space="preserve">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w:t>
      </w:r>
      <w:proofErr w:type="spellStart"/>
      <w:r>
        <w:rPr>
          <w:highlight w:val="white"/>
        </w:rPr>
        <w:t>fianelly</w:t>
      </w:r>
      <w:proofErr w:type="spellEnd"/>
      <w:r>
        <w:rPr>
          <w:highlight w:val="white"/>
        </w:rPr>
        <w:t xml:space="preserve">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A2EEB6B" w:rsidR="008F5511" w:rsidRPr="008F5511" w:rsidRDefault="007C17B1" w:rsidP="007C17B1">
      <w:pPr>
        <w:rPr>
          <w:highlight w:val="white"/>
        </w:rPr>
      </w:pPr>
      <w:r>
        <w:rPr>
          <w:highlight w:val="white"/>
        </w:rPr>
        <w:t xml:space="preserve">The </w:t>
      </w:r>
      <w:r w:rsidRPr="00A66A7D">
        <w:rPr>
          <w:rStyle w:val="KeyWord0"/>
          <w:highlight w:val="white"/>
        </w:rPr>
        <w:t>LookupSymbol</w:t>
      </w:r>
      <w:r>
        <w:rPr>
          <w:highlight w:val="white"/>
        </w:rPr>
        <w:t xml:space="preserve"> looks up the </w:t>
      </w:r>
      <w:proofErr w:type="spellStart"/>
      <w:r>
        <w:rPr>
          <w:highlight w:val="white"/>
        </w:rPr>
        <w:t>symbeol</w:t>
      </w:r>
      <w:proofErr w:type="spellEnd"/>
      <w:r>
        <w:rPr>
          <w:highlight w:val="white"/>
        </w:rPr>
        <w:t xml:space="preserve">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 xml:space="preserve">with an already occupied name. However, in that case, the old and the new tag must have the same sort (they must both be </w:t>
      </w:r>
      <w:proofErr w:type="gramStart"/>
      <w:r w:rsidR="00DA68CB">
        <w:rPr>
          <w:highlight w:val="white"/>
        </w:rPr>
        <w:t>struct</w:t>
      </w:r>
      <w:proofErr w:type="gramEnd"/>
      <w:r w:rsidR="00DA68CB">
        <w:rPr>
          <w:highlight w:val="white"/>
        </w:rPr>
        <w:t xml:space="preserve">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 xml:space="preserve">If the neither the old nor the new member is null, we report an error since it is not allowed </w:t>
      </w:r>
      <w:proofErr w:type="spellStart"/>
      <w:r>
        <w:rPr>
          <w:highlight w:val="white"/>
        </w:rPr>
        <w:t>top</w:t>
      </w:r>
      <w:proofErr w:type="spellEnd"/>
      <w:r>
        <w:rPr>
          <w:highlight w:val="white"/>
        </w:rPr>
        <w:t xml:space="preserve"> </w:t>
      </w:r>
      <w:proofErr w:type="gramStart"/>
      <w:r>
        <w:rPr>
          <w:highlight w:val="white"/>
        </w:rPr>
        <w:t>have</w:t>
      </w:r>
      <w:proofErr w:type="gramEnd"/>
      <w:r>
        <w:rPr>
          <w:highlight w:val="white"/>
        </w:rPr>
        <w:t xml:space="preser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lastRenderedPageBreak/>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2769BA65" w:rsidR="00AE29E2" w:rsidRP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5662" w:author="Stefan Bjornander" w:date="2015-04-25T18:27:00Z">
        <w:r w:rsidR="00AE29E2">
          <w:t>If the storage specifier is omitted</w:t>
        </w:r>
      </w:ins>
      <w:r w:rsidR="00AE29E2">
        <w:t>,</w:t>
      </w:r>
      <w:ins w:id="5663" w:author="Stefan Bjornander" w:date="2015-04-25T18:27:00Z">
        <w:r w:rsidR="00AE29E2">
          <w:t xml:space="preserve"> </w:t>
        </w:r>
      </w:ins>
      <w:r w:rsidR="0077469C">
        <w:t xml:space="preserve">a function becomes extern while </w:t>
      </w:r>
      <w:ins w:id="5664" w:author="Stefan Bjornander" w:date="2015-04-25T18:27:00Z">
        <w:r w:rsidR="00AE29E2">
          <w:t xml:space="preserve">a global variable </w:t>
        </w:r>
      </w:ins>
      <w:r w:rsidR="00AE29E2">
        <w:t>becomes</w:t>
      </w:r>
      <w:ins w:id="5665" w:author="Stefan Bjornander" w:date="2015-04-25T18:27:00Z">
        <w:r w:rsidR="00AE29E2">
          <w:t xml:space="preserve"> static </w:t>
        </w:r>
      </w:ins>
      <w:r w:rsidR="00B50B44">
        <w:t xml:space="preserve">and </w:t>
      </w:r>
      <w:r w:rsidR="00AE29E2">
        <w:t>a</w:t>
      </w:r>
      <w:ins w:id="5666" w:author="Stefan Bjornander" w:date="2015-04-25T18:27:00Z">
        <w:r w:rsidR="00AE29E2">
          <w:t xml:space="preserve"> local variable </w:t>
        </w:r>
      </w:ins>
      <w:r w:rsidR="00AE29E2">
        <w:t>becomes</w:t>
      </w:r>
      <w:ins w:id="5667" w:author="Stefan Bjornander" w:date="2015-04-25T18:28:00Z">
        <w:r w:rsidR="00AE29E2">
          <w:t xml:space="preserve"> auto.</w:t>
        </w:r>
      </w:ins>
      <w:r w:rsidR="00AE29E2">
        <w:t xml:space="preserve"> In this book, t</w:t>
      </w:r>
      <w:ins w:id="5668" w:author="Stefan Bjornander" w:date="2015-04-25T16:11:00Z">
        <w:r w:rsidR="00AE29E2">
          <w:t xml:space="preserve">he </w:t>
        </w:r>
      </w:ins>
      <w:r w:rsidR="00AE29E2">
        <w:t>only difference between an auto or register symbol is that the address operator cannot be applied to a register symbol.</w:t>
      </w:r>
    </w:p>
    <w:p w14:paraId="1C23288D" w14:textId="570C4CCB" w:rsidR="00B175A2" w:rsidRDefault="00B175A2" w:rsidP="00B175A2">
      <w:pPr>
        <w:pStyle w:val="CodeHeader"/>
        <w:rPr>
          <w:highlight w:val="white"/>
        </w:rPr>
      </w:pPr>
      <w:proofErr w:type="spellStart"/>
      <w:r>
        <w:rPr>
          <w:highlight w:val="white"/>
        </w:rPr>
        <w:t>Storage.cs</w:t>
      </w:r>
      <w:proofErr w:type="spellEnd"/>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5669" w:author="Stefan Bjornander" w:date="2015-04-25T18:27:00Z">
        <w:r>
          <w:t xml:space="preserve">If the storage specifier is omitted a global variable is regarded as static and a local variable is </w:t>
        </w:r>
      </w:ins>
      <w:ins w:id="5670" w:author="Stefan Bjornander" w:date="2015-04-25T18:28:00Z">
        <w:r>
          <w:t>regarded as auto.</w:t>
        </w:r>
      </w:ins>
      <w:r>
        <w:t xml:space="preserve"> In this book, t</w:t>
      </w:r>
      <w:ins w:id="5671"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lastRenderedPageBreak/>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xml:space="preserve">. In case of the address, arrow, or index operator the address symbol is the </w:t>
      </w:r>
      <w:proofErr w:type="spellStart"/>
      <w:r>
        <w:t>dereferred</w:t>
      </w:r>
      <w:proofErr w:type="spellEnd"/>
      <w:r>
        <w:t xml:space="preserve">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5672" w:author="Stefan Bjornander" w:date="2015-04-25T10:11:00Z">
            <w:rPr>
              <w:rStyle w:val="CodeInText"/>
              <w:i w:val="0"/>
            </w:rPr>
          </w:rPrChange>
        </w:rPr>
        <w:t>typedef</w:t>
      </w:r>
      <w:r>
        <w:t>, in the table.</w:t>
      </w:r>
      <w:ins w:id="5673" w:author="Stefan Bjornander" w:date="2015-04-25T10:11:00Z">
        <w:r>
          <w:t xml:space="preserve"> In some compiler technique </w:t>
        </w:r>
      </w:ins>
      <w:r w:rsidR="00440B10">
        <w:t>textbooks,</w:t>
      </w:r>
      <w:ins w:id="5674" w:author="Stefan Bjornander" w:date="2015-04-25T10:11:00Z">
        <w:r>
          <w:t xml:space="preserve"> the table is called</w:t>
        </w:r>
      </w:ins>
      <w:ins w:id="5675" w:author="Stefan Bjornander" w:date="2015-04-25T10:14:00Z">
        <w:r>
          <w:t xml:space="preserve"> the </w:t>
        </w:r>
        <w:r>
          <w:rPr>
            <w:rStyle w:val="CodeInText"/>
            <w:rPrChange w:id="5676"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proofErr w:type="spellStart"/>
      <w:r>
        <w:t>Symbol.cs</w:t>
      </w:r>
      <w:proofErr w:type="spellEnd"/>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proofErr w:type="gramStart"/>
      <w:r w:rsidRPr="00CB5205">
        <w:rPr>
          <w:rStyle w:val="CodeInText"/>
          <w:i w:val="0"/>
          <w:iCs/>
        </w:rPr>
        <w:t>actually two</w:t>
      </w:r>
      <w:proofErr w:type="gramEnd"/>
      <w:r w:rsidRPr="00CB5205">
        <w:rPr>
          <w:rStyle w:val="CodeInText"/>
          <w:i w:val="0"/>
          <w:iCs/>
        </w:rPr>
        <w:t xml:space="preserve">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xml:space="preserve">. For symbols without external linkage, the unique name is </w:t>
      </w:r>
      <w:proofErr w:type="gramStart"/>
      <w:r>
        <w:rPr>
          <w:rStyle w:val="CodeInText"/>
          <w:i w:val="0"/>
          <w:iCs/>
        </w:rPr>
        <w:t>really unique</w:t>
      </w:r>
      <w:proofErr w:type="gramEnd"/>
      <w:r>
        <w:rPr>
          <w:rStyle w:val="CodeInText"/>
          <w:i w:val="0"/>
          <w:iCs/>
        </w:rPr>
        <w:t>.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 xml:space="preserve">When dereferencing a symbol with the </w:t>
      </w:r>
      <w:proofErr w:type="spellStart"/>
      <w:r>
        <w:rPr>
          <w:highlight w:val="white"/>
        </w:rPr>
        <w:t>derefernce</w:t>
      </w:r>
      <w:proofErr w:type="spellEnd"/>
      <w:r>
        <w:rPr>
          <w:highlight w:val="white"/>
        </w:rPr>
        <w:t>,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 xml:space="preserve">in the address symbol, with its offset. The offset is zero in </w:t>
      </w:r>
      <w:r w:rsidR="00D162D0">
        <w:rPr>
          <w:highlight w:val="white"/>
        </w:rPr>
        <w:lastRenderedPageBreak/>
        <w:t>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lastRenderedPageBreak/>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lastRenderedPageBreak/>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lastRenderedPageBreak/>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lastRenderedPageBreak/>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lastRenderedPageBreak/>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proofErr w:type="spellStart"/>
      <w:r>
        <w:rPr>
          <w:rStyle w:val="CodeInText"/>
        </w:rPr>
        <w:t>enum</w:t>
      </w:r>
      <w:proofErr w:type="spellEnd"/>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677" w:author="Stefan Bjornander" w:date="2015-04-25T10:17:00Z">
          <w:pPr>
            <w:pStyle w:val="Rubrik2"/>
          </w:pPr>
        </w:pPrChange>
      </w:pPr>
      <w:ins w:id="5678" w:author="Stefan Bjornander" w:date="2015-04-25T10:17:00Z">
        <w:r>
          <w:t xml:space="preserve">The </w:t>
        </w:r>
        <w:r>
          <w:rPr>
            <w:rStyle w:val="CodeInText"/>
          </w:rPr>
          <w:t>Type</w:t>
        </w:r>
        <w:r>
          <w:t xml:space="preserve"> class hold information about a type. The </w:t>
        </w:r>
      </w:ins>
      <w:ins w:id="5679" w:author="Stefan Bjornander" w:date="2015-04-25T10:18:00Z">
        <w:r>
          <w:t xml:space="preserve">default </w:t>
        </w:r>
      </w:ins>
      <w:ins w:id="5680" w:author="Stefan Bjornander" w:date="2015-04-25T10:17:00Z">
        <w:r>
          <w:t xml:space="preserve">constructor </w:t>
        </w:r>
      </w:ins>
      <w:ins w:id="5681" w:author="Stefan Bjornander" w:date="2015-04-25T10:18:00Z">
        <w:r>
          <w:t xml:space="preserve">is </w:t>
        </w:r>
      </w:ins>
      <w:ins w:id="5682" w:author="Stefan Bjornander" w:date="2015-04-25T10:17:00Z">
        <w:r>
          <w:t>private</w:t>
        </w:r>
      </w:ins>
      <w:ins w:id="5683" w:author="Stefan Bjornander" w:date="2015-04-25T10:18:00Z">
        <w:r>
          <w:t>, which makes it impossible to</w:t>
        </w:r>
      </w:ins>
      <w:ins w:id="5684" w:author="Stefan Bjornander" w:date="2015-04-25T10:21:00Z">
        <w:r>
          <w:t xml:space="preserve"> explicitly</w:t>
        </w:r>
      </w:ins>
      <w:ins w:id="5685" w:author="Stefan Bjornander" w:date="2015-04-25T10:18:00Z">
        <w:r>
          <w:t xml:space="preserve"> </w:t>
        </w:r>
      </w:ins>
      <w:ins w:id="5686" w:author="Stefan Bjornander" w:date="2015-04-25T10:21:00Z">
        <w:r>
          <w:t xml:space="preserve">create type objects. </w:t>
        </w:r>
      </w:ins>
      <w:ins w:id="5687" w:author="Stefan Bjornander" w:date="2015-04-25T10:25:00Z">
        <w:r>
          <w:t>Instead</w:t>
        </w:r>
      </w:ins>
      <w:ins w:id="5688" w:author="Stefan Bjornander" w:date="2015-04-25T10:21:00Z">
        <w:r>
          <w:t xml:space="preserve">, </w:t>
        </w:r>
      </w:ins>
      <w:ins w:id="5689" w:author="Stefan Bjornander" w:date="2015-04-25T10:25:00Z">
        <w:r>
          <w:t xml:space="preserve">there is a series of static </w:t>
        </w:r>
      </w:ins>
      <w:r>
        <w:rPr>
          <w:rStyle w:val="CodeInText0"/>
        </w:rPr>
        <w:t>create</w:t>
      </w:r>
      <w:r>
        <w:t>-</w:t>
      </w:r>
      <w:ins w:id="5690" w:author="Stefan Bjornander" w:date="2015-04-25T10:25:00Z">
        <w:r>
          <w:t xml:space="preserve">methods that create and return a </w:t>
        </w:r>
      </w:ins>
      <w:r>
        <w:t>T</w:t>
      </w:r>
      <w:ins w:id="5691"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proofErr w:type="spellStart"/>
      <w:r>
        <w:t>Sort.cs</w:t>
      </w:r>
      <w:proofErr w:type="spellEnd"/>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proofErr w:type="spellStart"/>
      <w:r>
        <w:t>Type.cs</w:t>
      </w:r>
      <w:proofErr w:type="spellEnd"/>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692" w:author="Stefan Bjornander" w:date="2015-04-25T10:33:00Z"/>
          <w:color w:val="auto"/>
        </w:rPr>
        <w:pPrChange w:id="5693"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A2B7271"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694" w:author="Stefan Bjornander" w:date="2015-04-25T10:40:00Z">
          <w:pPr>
            <w:pStyle w:val="Rubrik3"/>
          </w:pPr>
        </w:pPrChange>
      </w:pPr>
      <w:ins w:id="5695" w:author="Stefan Bjornander" w:date="2015-04-25T10:41:00Z">
        <w:r>
          <w:t>Contrary</w:t>
        </w:r>
      </w:ins>
      <w:ins w:id="5696" w:author="Stefan Bjornander" w:date="2015-04-25T10:40:00Z">
        <w:r>
          <w:t xml:space="preserve"> to some other languages, there is no logical type in C. </w:t>
        </w:r>
      </w:ins>
      <w:ins w:id="5697" w:author="Stefan Bjornander" w:date="2015-04-25T10:41:00Z">
        <w:r>
          <w:t xml:space="preserve">However, as C applies </w:t>
        </w:r>
        <w:r>
          <w:rPr>
            <w:rStyle w:val="CodeInText"/>
          </w:rPr>
          <w:t>lazy evaluation</w:t>
        </w:r>
        <w:r>
          <w:t>, we need a logical type.</w:t>
        </w:r>
      </w:ins>
      <w:r>
        <w:t xml:space="preserve"> Lazy evaluation </w:t>
      </w:r>
      <w:ins w:id="5698"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w:t>
      </w:r>
      <w:r>
        <w:lastRenderedPageBreak/>
        <w:t xml:space="preserve">true the right operand shall not be evaluated. In the same way, if the left operand of the logical </w:t>
      </w:r>
      <w:r>
        <w:rPr>
          <w:rStyle w:val="CodeInText0"/>
        </w:rPr>
        <w:t>and</w:t>
      </w:r>
      <w:r>
        <w:t xml:space="preserve">-operator is false the right operand shall not be evaluated. The same goes for the conditional operator, depending on whether the first expression is true or false, only the second or the third expression is evaluated. </w:t>
      </w:r>
      <w:ins w:id="5699" w:author="Stefan Bjornander" w:date="2015-04-25T10:42:00Z">
        <w:r>
          <w:t>The</w:t>
        </w:r>
      </w:ins>
      <w:r>
        <w:t xml:space="preserve"> logical</w:t>
      </w:r>
      <w:ins w:id="5700" w:author="Stefan Bjornander" w:date="2015-04-25T10:42:00Z">
        <w:r>
          <w:t xml:space="preserve"> type holds the </w:t>
        </w:r>
      </w:ins>
      <w:ins w:id="5701" w:author="Stefan Bjornander" w:date="2015-04-25T10:43:00Z">
        <w:r>
          <w:t xml:space="preserve">two </w:t>
        </w:r>
      </w:ins>
      <w:ins w:id="5702" w:author="Stefan Bjornander" w:date="2015-04-25T10:42:00Z">
        <w:r>
          <w:t xml:space="preserve">sets </w:t>
        </w:r>
        <w:proofErr w:type="spellStart"/>
        <w:r>
          <w:rPr>
            <w:rStyle w:val="CodeInText"/>
            <w:color w:val="auto"/>
            <w:rPrChange w:id="5703" w:author="Stefan Bjornander" w:date="2015-04-25T10:42:00Z">
              <w:rPr>
                <w:rStyle w:val="CodeInText"/>
                <w:i w:val="0"/>
              </w:rPr>
            </w:rPrChange>
          </w:rPr>
          <w:t>m_trueSet</w:t>
        </w:r>
        <w:proofErr w:type="spellEnd"/>
        <w:r>
          <w:t xml:space="preserve"> and </w:t>
        </w:r>
        <w:proofErr w:type="spellStart"/>
        <w:r>
          <w:rPr>
            <w:rStyle w:val="CodeInText"/>
            <w:color w:val="auto"/>
            <w:rPrChange w:id="5704" w:author="Stefan Bjornander" w:date="2015-04-25T10:42:00Z">
              <w:rPr>
                <w:rStyle w:val="CodeInText"/>
                <w:i w:val="0"/>
              </w:rPr>
            </w:rPrChange>
          </w:rPr>
          <w:t>m_falseSet</w:t>
        </w:r>
        <w:proofErr w:type="spellEnd"/>
        <w:r>
          <w:t xml:space="preserve">, which hold </w:t>
        </w:r>
      </w:ins>
      <w:ins w:id="5705" w:author="Stefan Bjornander" w:date="2015-04-25T10:43:00Z">
        <w:r>
          <w:t>middle code address</w:t>
        </w:r>
      </w:ins>
      <w:ins w:id="5706" w:author="Stefan Bjornander" w:date="2015-04-25T10:44:00Z">
        <w:r>
          <w:t>es</w:t>
        </w:r>
      </w:ins>
      <w:ins w:id="5707" w:author="Stefan Bjornander" w:date="2015-04-25T10:43:00Z">
        <w:r>
          <w:t xml:space="preserve"> to jumps </w:t>
        </w:r>
      </w:ins>
      <w:r>
        <w:t>instructions that</w:t>
      </w:r>
      <w:ins w:id="5708" w:author="Stefan Bjornander" w:date="2015-04-25T10:44:00Z">
        <w:r>
          <w:t xml:space="preserve"> will later be filled with the address</w:t>
        </w:r>
      </w:ins>
      <w:r>
        <w:t>es</w:t>
      </w:r>
      <w:ins w:id="5709" w:author="Stefan Bjornander" w:date="2015-04-25T10:44:00Z">
        <w:r>
          <w:t xml:space="preserve"> to jump </w:t>
        </w:r>
      </w:ins>
      <w:r>
        <w:t xml:space="preserve">to </w:t>
      </w:r>
      <w:ins w:id="5710"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711" w:author="Stefan Bjornander" w:date="2015-04-25T10:39:00Z">
          <w:pPr>
            <w:pStyle w:val="Rubrik3"/>
            <w:tabs>
              <w:tab w:val="num" w:pos="360"/>
            </w:tabs>
          </w:pPr>
        </w:pPrChange>
      </w:pPr>
      <w:ins w:id="5712" w:author="Stefan Bjornander" w:date="2015-04-25T10:39:00Z">
        <w:r>
          <w:t>The bi</w:t>
        </w:r>
      </w:ins>
      <w:r>
        <w:t>t</w:t>
      </w:r>
      <w:ins w:id="5713" w:author="Stefan Bjornander" w:date="2015-04-25T10:39:00Z">
        <w:r>
          <w:t xml:space="preserve">field type is basically an integral type, with the addition of the bitfield mask that is used </w:t>
        </w:r>
      </w:ins>
      <w:ins w:id="5714" w:author="Stefan Bjornander" w:date="2015-04-25T10:40:00Z">
        <w:r>
          <w:t>when a bitfield variable is assigned a value to set the unused bits to zero.</w:t>
        </w:r>
      </w:ins>
      <w:ins w:id="5715"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716" w:author="Stefan Bjornander" w:date="2015-04-25T10:59:00Z">
          <w:pPr>
            <w:pStyle w:val="Rubrik3"/>
          </w:pPr>
        </w:pPrChange>
      </w:pPr>
      <w:ins w:id="5717" w:author="Stefan Bjornander" w:date="2015-04-25T11:02:00Z">
        <w:r>
          <w:t xml:space="preserve">The type pointed at is null when the type is created, it will later be set by the </w:t>
        </w:r>
      </w:ins>
      <w:r>
        <w:t>declarator</w:t>
      </w:r>
      <w:ins w:id="5718" w:author="Stefan Bjornander" w:date="2015-04-25T11:02:00Z">
        <w:r>
          <w:t xml:space="preserve"> type.</w:t>
        </w:r>
      </w:ins>
      <w:ins w:id="5719"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720" w:author="Stefan Bjornander" w:date="2015-04-25T11:00:00Z">
          <w:pPr>
            <w:pStyle w:val="Rubrik3"/>
          </w:pPr>
        </w:pPrChange>
      </w:pPr>
      <w:ins w:id="5721" w:author="Stefan Bjornander" w:date="2015-04-25T11:00:00Z">
        <w:r>
          <w:t>The array size can be zero, when the type is created. In that case it will later be set by the length of its ini</w:t>
        </w:r>
      </w:ins>
      <w:ins w:id="5722" w:author="Stefan Bjornander" w:date="2015-04-25T11:01:00Z">
        <w:r>
          <w:t xml:space="preserve">tialization </w:t>
        </w:r>
      </w:ins>
      <w:ins w:id="5723"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lastRenderedPageBreak/>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724" w:author="Stefan Bjornander" w:date="2015-04-25T11:04:00Z">
          <w:pPr>
            <w:pStyle w:val="Rubrik3"/>
          </w:pPr>
        </w:pPrChange>
      </w:pPr>
      <w:ins w:id="5725"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proofErr w:type="spellStart"/>
      <w:r>
        <w:rPr>
          <w:highlight w:val="white"/>
        </w:rPr>
        <w:t>Som</w:t>
      </w:r>
      <w:proofErr w:type="spellEnd"/>
      <w:r>
        <w:rPr>
          <w:highlight w:val="white"/>
        </w:rPr>
        <w:t xml:space="preserve">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lastRenderedPageBreak/>
        <w:t xml:space="preserve">      m_parameterList = null;</w:t>
      </w:r>
    </w:p>
    <w:p w14:paraId="7D824BDB" w14:textId="77777777" w:rsidR="006E1FB9" w:rsidRPr="006E1FB9" w:rsidRDefault="006E1FB9" w:rsidP="006E1FB9">
      <w:pPr>
        <w:pStyle w:val="Code"/>
        <w:rPr>
          <w:highlight w:val="white"/>
        </w:rPr>
      </w:pPr>
      <w:r w:rsidRPr="006E1FB9">
        <w:rPr>
          <w:highlight w:val="white"/>
        </w:rPr>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w:t>
      </w:r>
      <w:proofErr w:type="gramStart"/>
      <w:r>
        <w:rPr>
          <w:highlight w:val="white"/>
        </w:rPr>
        <w:t>holds</w:t>
      </w:r>
      <w:proofErr w:type="gramEnd"/>
      <w:r>
        <w:rPr>
          <w:highlight w:val="white"/>
        </w:rPr>
        <w:t xml:space="preserve"> the same size. If </w:t>
      </w:r>
      <w:proofErr w:type="spellStart"/>
      <w:r>
        <w:rPr>
          <w:highlight w:val="white"/>
        </w:rPr>
        <w:t>the</w:t>
      </w:r>
      <w:proofErr w:type="spellEnd"/>
      <w:r>
        <w:rPr>
          <w:highlight w:val="white"/>
        </w:rPr>
        <w:t xml:space="preserve"> do not, there is at least two names with the </w:t>
      </w:r>
      <w:proofErr w:type="spellStart"/>
      <w:r>
        <w:rPr>
          <w:highlight w:val="white"/>
        </w:rPr>
        <w:t>sam</w:t>
      </w:r>
      <w:proofErr w:type="spellEnd"/>
      <w:r>
        <w:rPr>
          <w:highlight w:val="white"/>
        </w:rPr>
        <w:t xml:space="preserve">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proofErr w:type="spellStart"/>
      <w:r>
        <w:rPr>
          <w:rStyle w:val="CodeInText0"/>
        </w:rPr>
        <w:t>m_hasTag</w:t>
      </w:r>
      <w:proofErr w:type="spellEnd"/>
      <w:r>
        <w:t xml:space="preserve"> field is that an untagged struct or union with no defined variables shall raise a warning, since it is a meaningless declaration:</w:t>
      </w:r>
    </w:p>
    <w:p w14:paraId="68239474" w14:textId="77777777" w:rsidR="00BA6415" w:rsidRDefault="00BA6415" w:rsidP="00BA6415">
      <w:pPr>
        <w:pStyle w:val="Code"/>
      </w:pPr>
    </w:p>
    <w:p w14:paraId="380327B1" w14:textId="77777777" w:rsidR="00BA6415" w:rsidRDefault="00BA6415" w:rsidP="00BA6415">
      <w:pPr>
        <w:pStyle w:val="Code"/>
      </w:pP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726" w:author="Stefan Bjornander" w:date="2015-04-25T10:38:00Z">
          <w:pPr>
            <w:pStyle w:val="Rubrik3"/>
          </w:pPr>
        </w:pPrChange>
      </w:pPr>
      <w:ins w:id="5727" w:author="Stefan Bjornander" w:date="2015-04-25T10:38:00Z">
        <w:r>
          <w:t>The enumeration type (</w:t>
        </w:r>
        <w:proofErr w:type="spellStart"/>
        <w:r>
          <w:rPr>
            <w:rStyle w:val="CodeInText"/>
            <w:color w:val="auto"/>
            <w:rPrChange w:id="5728" w:author="Stefan Bjornander" w:date="2015-04-25T10:38:00Z">
              <w:rPr>
                <w:rStyle w:val="CodeInText"/>
                <w:i w:val="0"/>
              </w:rPr>
            </w:rPrChange>
          </w:rPr>
          <w:t>enum</w:t>
        </w:r>
        <w:proofErr w:type="spellEnd"/>
        <w:r>
          <w:t xml:space="preserve">) is stored as an assigned integer. However, the </w:t>
        </w:r>
        <w:r>
          <w:rPr>
            <w:rStyle w:val="CodeInText"/>
          </w:rPr>
          <w:t>Specifi</w:t>
        </w:r>
      </w:ins>
      <w:r>
        <w:rPr>
          <w:rStyle w:val="CodeInText"/>
        </w:rPr>
        <w:t>er</w:t>
      </w:r>
      <w:ins w:id="5729"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730" w:author="Stefan Bjornander" w:date="2015-04-25T10:38:00Z">
        <w:r>
          <w:t xml:space="preserve">needs to know if the type is </w:t>
        </w:r>
        <w:proofErr w:type="spellStart"/>
        <w:r>
          <w:t>enum</w:t>
        </w:r>
        <w:proofErr w:type="spellEnd"/>
        <w:r>
          <w:t xml:space="preserve"> </w:t>
        </w:r>
      </w:ins>
      <w:r>
        <w:t>to</w:t>
      </w:r>
      <w:ins w:id="5731" w:author="Stefan Bjornander" w:date="2015-04-25T10:38:00Z">
        <w:r>
          <w:t xml:space="preserve"> initialize its value. </w:t>
        </w:r>
      </w:ins>
      <w:r>
        <w:t>Therefore,</w:t>
      </w:r>
      <w:ins w:id="5732" w:author="Stefan Bjornander" w:date="2015-04-25T10:38:00Z">
        <w:r>
          <w:t xml:space="preserve"> we add the </w:t>
        </w:r>
        <w:proofErr w:type="spellStart"/>
        <w:r>
          <w:rPr>
            <w:rStyle w:val="CodeInText"/>
            <w:color w:val="auto"/>
            <w:rPrChange w:id="5733" w:author="Stefan Bjornander" w:date="2015-04-25T10:39:00Z">
              <w:rPr>
                <w:rStyle w:val="CodeInText"/>
                <w:i w:val="0"/>
              </w:rPr>
            </w:rPrChange>
          </w:rPr>
          <w:t>m_enum</w:t>
        </w:r>
        <w:proofErr w:type="spellEnd"/>
        <w:r>
          <w:t xml:space="preserve"> field and the </w:t>
        </w:r>
      </w:ins>
      <w:proofErr w:type="spellStart"/>
      <w:r>
        <w:rPr>
          <w:rStyle w:val="CodeInText"/>
        </w:rPr>
        <w:t>isEnumeration</w:t>
      </w:r>
      <w:proofErr w:type="spellEnd"/>
      <w:ins w:id="5734"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lastRenderedPageBreak/>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70CEDF79" w14:textId="77777777" w:rsidR="006E1FB9" w:rsidRPr="006E1FB9" w:rsidRDefault="006E1FB9" w:rsidP="006E1FB9">
      <w:pPr>
        <w:pStyle w:val="Code"/>
        <w:rPr>
          <w:highlight w:val="white"/>
        </w:rPr>
      </w:pPr>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0A3A3EF" w:rsidR="004409FB" w:rsidRDefault="004409FB">
      <w:pPr>
        <w:rPr>
          <w:ins w:id="5735" w:author="Stefan Bjornander" w:date="2015-04-25T11:39:00Z"/>
          <w:color w:val="auto"/>
        </w:rPr>
        <w:pPrChange w:id="5736" w:author="Stefan Bjornander" w:date="2015-04-25T11:19:00Z">
          <w:pPr>
            <w:pStyle w:val="Code"/>
          </w:pPr>
        </w:pPrChange>
      </w:pPr>
      <w:ins w:id="5737" w:author="Stefan Bjornander" w:date="2015-04-25T11:37:00Z">
        <w:r>
          <w:t xml:space="preserve">It is possible to define an array without </w:t>
        </w:r>
      </w:ins>
      <w:ins w:id="5738" w:author="Stefan Bjornander" w:date="2015-04-25T11:38:00Z">
        <w:r>
          <w:rPr>
            <w:noProof/>
          </w:rPr>
          <w:t xml:space="preserve">stating its size, </w:t>
        </w:r>
      </w:ins>
      <w:ins w:id="5739" w:author="Stefan Bjornander" w:date="2015-04-25T14:31:00Z">
        <w:r>
          <w:rPr>
            <w:noProof/>
          </w:rPr>
          <w:t>in which case the array is given the size zero. I</w:t>
        </w:r>
      </w:ins>
      <w:ins w:id="5740" w:author="Stefan Bjornander" w:date="2015-04-25T11:38:00Z">
        <w:r>
          <w:rPr>
            <w:noProof/>
          </w:rPr>
          <w:t>n that case</w:t>
        </w:r>
      </w:ins>
      <w:ins w:id="5741" w:author="Stefan Bjornander" w:date="2015-04-25T14:31:00Z">
        <w:r>
          <w:rPr>
            <w:noProof/>
          </w:rPr>
          <w:t>,</w:t>
        </w:r>
      </w:ins>
      <w:ins w:id="5742" w:author="Stefan Bjornander" w:date="2015-04-25T11:38:00Z">
        <w:r>
          <w:rPr>
            <w:noProof/>
          </w:rPr>
          <w:t xml:space="preserve"> </w:t>
        </w:r>
      </w:ins>
      <w:ins w:id="5743" w:author="Stefan Bjornander" w:date="2015-04-25T14:31:00Z">
        <w:r>
          <w:rPr>
            <w:noProof/>
          </w:rPr>
          <w:t>the</w:t>
        </w:r>
      </w:ins>
      <w:ins w:id="5744" w:author="Stefan Bjornander" w:date="2015-04-25T11:38:00Z">
        <w:r>
          <w:rPr>
            <w:noProof/>
          </w:rPr>
          <w:t xml:space="preserve"> </w:t>
        </w:r>
      </w:ins>
      <w:ins w:id="5745" w:author="Stefan Bjornander" w:date="2015-04-25T14:31:00Z">
        <w:r>
          <w:rPr>
            <w:noProof/>
          </w:rPr>
          <w:t xml:space="preserve">array </w:t>
        </w:r>
      </w:ins>
      <w:ins w:id="5746" w:author="Stefan Bjornander" w:date="2015-04-25T11:38:00Z">
        <w:r>
          <w:rPr>
            <w:noProof/>
          </w:rPr>
          <w:t xml:space="preserve">size must be determined by the size of its initialization list. </w:t>
        </w:r>
      </w:ins>
      <w:ins w:id="5747" w:author="Stefan Bjornander" w:date="2015-04-25T11:39:00Z">
        <w:r>
          <w:rPr>
            <w:noProof/>
          </w:rPr>
          <w:t xml:space="preserve">However, if the </w:t>
        </w:r>
      </w:ins>
      <w:ins w:id="5748" w:author="Stefan Bjornander" w:date="2015-04-25T11:40:00Z">
        <w:r>
          <w:rPr>
            <w:noProof/>
          </w:rPr>
          <w:t xml:space="preserve">array </w:t>
        </w:r>
      </w:ins>
      <w:ins w:id="5749" w:author="Stefan Bjornander" w:date="2015-04-25T11:39:00Z">
        <w:r>
          <w:rPr>
            <w:noProof/>
          </w:rPr>
          <w:t xml:space="preserve">definition </w:t>
        </w:r>
      </w:ins>
      <w:ins w:id="5750" w:author="Stefan Bjornander" w:date="2015-04-25T11:40:00Z">
        <w:r>
          <w:rPr>
            <w:noProof/>
          </w:rPr>
          <w:t>lacks</w:t>
        </w:r>
      </w:ins>
      <w:ins w:id="5751" w:author="Stefan Bjornander" w:date="2015-04-25T11:39:00Z">
        <w:r>
          <w:rPr>
            <w:noProof/>
          </w:rPr>
          <w:t xml:space="preserve"> an initialization list</w:t>
        </w:r>
      </w:ins>
      <w:ins w:id="5752" w:author="Stefan Bjornander" w:date="2015-04-25T11:40:00Z">
        <w:r>
          <w:rPr>
            <w:noProof/>
          </w:rPr>
          <w:t xml:space="preserve">, the array </w:t>
        </w:r>
      </w:ins>
      <w:ins w:id="5753" w:author="Stefan Bjornander" w:date="2015-04-25T14:31:00Z">
        <w:r>
          <w:rPr>
            <w:noProof/>
          </w:rPr>
          <w:t xml:space="preserve">keeps the size zero and is considered </w:t>
        </w:r>
      </w:ins>
      <w:ins w:id="5754" w:author="Stefan Bjornander" w:date="2015-04-25T11:40:00Z">
        <w:r>
          <w:rPr>
            <w:noProof/>
          </w:rPr>
          <w:t>incomplete</w:t>
        </w:r>
      </w:ins>
      <w:ins w:id="5755" w:author="Stefan Bjornander" w:date="2015-04-25T11:39:00Z">
        <w:r>
          <w:rPr>
            <w:noProof/>
          </w:rPr>
          <w:t>.</w:t>
        </w:r>
      </w:ins>
      <w:ins w:id="5756" w:author="Stefan Bjornander" w:date="2015-04-25T14:30:00Z">
        <w:r>
          <w:rPr>
            <w:noProof/>
          </w:rPr>
          <w:t xml:space="preserve"> In the same</w:t>
        </w:r>
      </w:ins>
      <w:ins w:id="5757" w:author="Stefan Bjornander" w:date="2015-04-25T14:33:00Z">
        <w:r>
          <w:rPr>
            <w:noProof/>
          </w:rPr>
          <w:t xml:space="preserve"> way</w:t>
        </w:r>
      </w:ins>
      <w:ins w:id="5758" w:author="Stefan Bjornander" w:date="2015-04-25T14:30:00Z">
        <w:r>
          <w:rPr>
            <w:noProof/>
          </w:rPr>
          <w:t xml:space="preserve">, it is possible to define only the </w:t>
        </w:r>
      </w:ins>
      <w:ins w:id="5759" w:author="Stefan Bjornander" w:date="2015-04-25T14:32:00Z">
        <w:r>
          <w:rPr>
            <w:noProof/>
          </w:rPr>
          <w:t>n</w:t>
        </w:r>
      </w:ins>
      <w:ins w:id="5760" w:author="Stefan Bjornander" w:date="2015-04-25T14:33:00Z">
        <w:r>
          <w:rPr>
            <w:noProof/>
          </w:rPr>
          <w:t>ame tag</w:t>
        </w:r>
      </w:ins>
      <w:ins w:id="5761" w:author="Stefan Bjornander" w:date="2015-04-25T14:30:00Z">
        <w:r>
          <w:rPr>
            <w:noProof/>
          </w:rPr>
          <w:t xml:space="preserve"> of a struct</w:t>
        </w:r>
      </w:ins>
      <w:ins w:id="5762" w:author="Stefan Bjornander" w:date="2015-04-25T14:33:00Z">
        <w:r>
          <w:rPr>
            <w:noProof/>
          </w:rPr>
          <w:t xml:space="preserve"> or union</w:t>
        </w:r>
      </w:ins>
      <w:ins w:id="5763" w:author="Stefan Bjornander" w:date="2015-04-25T14:30:00Z">
        <w:r>
          <w:rPr>
            <w:noProof/>
          </w:rPr>
          <w:t xml:space="preserve">, with its </w:t>
        </w:r>
      </w:ins>
      <w:ins w:id="5764" w:author="Stefan Bjornander" w:date="2015-04-25T14:33:00Z">
        <w:r>
          <w:rPr>
            <w:noProof/>
          </w:rPr>
          <w:t xml:space="preserve">member </w:t>
        </w:r>
      </w:ins>
      <w:r>
        <w:rPr>
          <w:noProof/>
        </w:rPr>
        <w:t>map</w:t>
      </w:r>
      <w:ins w:id="5765" w:author="Stefan Bjornander" w:date="2015-04-25T14:33:00Z">
        <w:r>
          <w:rPr>
            <w:noProof/>
          </w:rPr>
          <w:t xml:space="preserve"> </w:t>
        </w:r>
      </w:ins>
      <w:ins w:id="5766" w:author="Stefan Bjornander" w:date="2015-04-25T14:30:00Z">
        <w:r>
          <w:rPr>
            <w:noProof/>
          </w:rPr>
          <w:t xml:space="preserve">to be defined later. </w:t>
        </w:r>
      </w:ins>
      <w:ins w:id="5767" w:author="Stefan Bjornander" w:date="2015-04-25T14:32:00Z">
        <w:r>
          <w:rPr>
            <w:noProof/>
          </w:rPr>
          <w:t xml:space="preserve">In that case, the member </w:t>
        </w:r>
      </w:ins>
      <w:r>
        <w:rPr>
          <w:noProof/>
        </w:rPr>
        <w:t>map</w:t>
      </w:r>
      <w:ins w:id="5768" w:author="Stefan Bjornander" w:date="2015-04-25T14:32:00Z">
        <w:r>
          <w:rPr>
            <w:noProof/>
          </w:rPr>
          <w:t xml:space="preserve"> is given the value null, which is keep if the </w:t>
        </w:r>
      </w:ins>
      <w:ins w:id="5769" w:author="Stefan Bjornander" w:date="2015-04-25T14:33:00Z">
        <w:r>
          <w:rPr>
            <w:noProof/>
          </w:rPr>
          <w:t xml:space="preserve">member </w:t>
        </w:r>
      </w:ins>
      <w:r>
        <w:rPr>
          <w:noProof/>
        </w:rPr>
        <w:t>map</w:t>
      </w:r>
      <w:ins w:id="5770" w:author="Stefan Bjornander" w:date="2015-04-25T14:33:00Z">
        <w:r>
          <w:rPr>
            <w:noProof/>
          </w:rPr>
          <w:t xml:space="preserve"> is n</w:t>
        </w:r>
      </w:ins>
      <w:r>
        <w:rPr>
          <w:noProof/>
        </w:rPr>
        <w:t>ot</w:t>
      </w:r>
      <w:ins w:id="5771" w:author="Stefan Bjornander" w:date="2015-04-25T14:33:00Z">
        <w:r>
          <w:rPr>
            <w:noProof/>
          </w:rPr>
          <w:t xml:space="preserve"> defined, and the struct or union is consider incomplete.</w:t>
        </w:r>
      </w:ins>
      <w:ins w:id="5772" w:author="Stefan Bjornander" w:date="2015-04-25T14:34:00Z">
        <w:r>
          <w:rPr>
            <w:noProof/>
          </w:rPr>
          <w:t xml:space="preserve"> Variables can only have complete types, and the pointer type, array type or function return type must be </w:t>
        </w:r>
      </w:ins>
      <w:r>
        <w:rPr>
          <w:noProof/>
        </w:rPr>
        <w:t xml:space="preserve">also </w:t>
      </w:r>
      <w:ins w:id="5773" w:author="Stefan Bjornander" w:date="2015-04-25T14:34:00Z">
        <w:r>
          <w:rPr>
            <w:noProof/>
          </w:rP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5774" w:author="Stefan Bjornander" w:date="2015-04-25T10:30:00Z"/>
          <w:color w:val="auto"/>
        </w:rPr>
        <w:pPrChange w:id="5775" w:author="Stefan Bjornander" w:date="2015-04-25T10:27:00Z">
          <w:pPr>
            <w:pStyle w:val="Rubrik3"/>
          </w:pPr>
        </w:pPrChange>
      </w:pPr>
      <w:ins w:id="5776" w:author="Stefan Bjornander" w:date="2015-04-25T10:28:00Z">
        <w:r>
          <w:t xml:space="preserve">Simply put, a type is constant if its field </w:t>
        </w:r>
        <w:proofErr w:type="spellStart"/>
        <w:r>
          <w:rPr>
            <w:rStyle w:val="CodeInText"/>
            <w:color w:val="auto"/>
            <w:rPrChange w:id="5777" w:author="Stefan Bjornander" w:date="2015-04-25T10:28:00Z">
              <w:rPr>
                <w:rStyle w:val="CodeInText"/>
                <w:i w:val="0"/>
              </w:rPr>
            </w:rPrChange>
          </w:rPr>
          <w:t>m_constant</w:t>
        </w:r>
        <w:proofErr w:type="spellEnd"/>
        <w:r>
          <w:t xml:space="preserve"> is true. However, </w:t>
        </w:r>
      </w:ins>
      <w:r>
        <w:t>a</w:t>
      </w:r>
      <w:ins w:id="5778" w:author="Stefan Bjornander" w:date="2015-04-25T10:28:00Z">
        <w:r>
          <w:t xml:space="preserve"> struct or union is </w:t>
        </w:r>
      </w:ins>
      <w:ins w:id="5779" w:author="Stefan Bjornander" w:date="2015-04-25T10:29:00Z">
        <w:r>
          <w:t>regarded</w:t>
        </w:r>
      </w:ins>
      <w:ins w:id="5780" w:author="Stefan Bjornander" w:date="2015-04-25T10:28:00Z">
        <w:r>
          <w:t xml:space="preserve"> as </w:t>
        </w:r>
      </w:ins>
      <w:ins w:id="5781" w:author="Stefan Bjornander" w:date="2015-04-25T10:29:00Z">
        <w:r>
          <w:t>constant</w:t>
        </w:r>
      </w:ins>
      <w:ins w:id="5782" w:author="Stefan Bjornander" w:date="2015-04-25T10:28:00Z">
        <w:r>
          <w:t xml:space="preserve"> if </w:t>
        </w:r>
      </w:ins>
      <w:ins w:id="5783" w:author="Stefan Bjornander" w:date="2015-04-25T10:29:00Z">
        <w:r>
          <w:t>it is constant</w:t>
        </w:r>
      </w:ins>
      <w:r>
        <w:t xml:space="preserve"> (</w:t>
      </w:r>
      <w:proofErr w:type="spellStart"/>
      <w:ins w:id="5784" w:author="Stefan Bjornander" w:date="2015-04-25T10:29:00Z">
        <w:r>
          <w:rPr>
            <w:rStyle w:val="CodeInText"/>
            <w:color w:val="auto"/>
            <w:rPrChange w:id="5785" w:author="Stefan Bjornander" w:date="2015-04-25T10:30:00Z">
              <w:rPr>
                <w:rStyle w:val="CodeInText"/>
                <w:i w:val="0"/>
              </w:rPr>
            </w:rPrChange>
          </w:rPr>
          <w:t>m_constant</w:t>
        </w:r>
        <w:proofErr w:type="spellEnd"/>
        <w:r>
          <w:t xml:space="preserve"> is true) or is any of its members if (</w:t>
        </w:r>
      </w:ins>
      <w:ins w:id="5786" w:author="Stefan Bjornander" w:date="2015-04-25T10:30:00Z">
        <w:r>
          <w:t>recursively</w:t>
        </w:r>
      </w:ins>
      <w:ins w:id="5787" w:author="Stefan Bjornander" w:date="2015-04-25T10:29:00Z">
        <w:r>
          <w:t>)</w:t>
        </w:r>
      </w:ins>
      <w:ins w:id="5788" w:author="Stefan Bjornander" w:date="2015-04-25T10:30:00Z">
        <w:r>
          <w:t xml:space="preserve"> constant.</w:t>
        </w:r>
      </w:ins>
    </w:p>
    <w:p w14:paraId="66A16E10" w14:textId="77777777" w:rsidR="00B864B2" w:rsidRDefault="00B864B2">
      <w:pPr>
        <w:pPrChange w:id="5789" w:author="Stefan Bjornander" w:date="2015-04-25T10:27:00Z">
          <w:pPr>
            <w:pStyle w:val="Rubrik3"/>
          </w:pPr>
        </w:pPrChange>
      </w:pPr>
      <w:ins w:id="5790" w:author="Stefan Bjornander" w:date="2015-04-25T10:30:00Z">
        <w:r>
          <w:t xml:space="preserve">The idea of the volatile </w:t>
        </w:r>
      </w:ins>
      <w:ins w:id="5791" w:author="Stefan Bjornander" w:date="2015-04-25T10:31:00Z">
        <w:r>
          <w:t xml:space="preserve">qualifier is to </w:t>
        </w:r>
      </w:ins>
      <w:ins w:id="5792" w:author="Stefan Bjornander" w:date="2015-04-25T10:30:00Z">
        <w:r>
          <w:t xml:space="preserve">prevent optimization, and since this book </w:t>
        </w:r>
      </w:ins>
      <w:ins w:id="5793" w:author="Stefan Bjornander" w:date="2015-04-25T10:31:00Z">
        <w:r>
          <w:t xml:space="preserve">is focused on optimization </w:t>
        </w:r>
        <w:proofErr w:type="gramStart"/>
        <w:r>
          <w:t>techniques</w:t>
        </w:r>
        <w:proofErr w:type="gramEnd"/>
        <w:r>
          <w:t xml:space="preserve"> we have no real use for the volatile </w:t>
        </w:r>
      </w:ins>
      <w:r>
        <w:t>qualifier</w:t>
      </w:r>
      <w:ins w:id="5794" w:author="Stefan Bjornander" w:date="2015-04-25T10:31:00Z">
        <w:r>
          <w:t xml:space="preserve">. However, for the sake of </w:t>
        </w:r>
      </w:ins>
      <w:r>
        <w:t>completeness</w:t>
      </w:r>
      <w:ins w:id="5795" w:author="Stefan Bjornander" w:date="2015-04-25T10:31:00Z">
        <w:r>
          <w:t xml:space="preserve"> we include the </w:t>
        </w:r>
        <w:proofErr w:type="spellStart"/>
        <w:r>
          <w:rPr>
            <w:rStyle w:val="CodeInText"/>
            <w:color w:val="auto"/>
            <w:rPrChange w:id="5796" w:author="Stefan Bjornander" w:date="2015-04-25T10:32:00Z">
              <w:rPr>
                <w:rStyle w:val="CodeInText"/>
                <w:i w:val="0"/>
              </w:rPr>
            </w:rPrChange>
          </w:rPr>
          <w:t>m_volatile</w:t>
        </w:r>
        <w:proofErr w:type="spellEnd"/>
        <w:r>
          <w:t xml:space="preserve"> field in the </w:t>
        </w:r>
        <w:r>
          <w:rPr>
            <w:rStyle w:val="CodeInText"/>
            <w:color w:val="auto"/>
            <w:rPrChange w:id="5797" w:author="Stefan Bjornander" w:date="2015-04-25T10:32:00Z">
              <w:rPr>
                <w:rStyle w:val="CodeInText"/>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lastRenderedPageBreak/>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5798" w:author="Stefan Bjornander" w:date="2015-04-25T11:16:00Z"/>
          <w:color w:val="auto"/>
        </w:rPr>
        <w:pPrChange w:id="5799" w:author="Stefan Bjornander" w:date="2015-04-25T14:35:00Z">
          <w:pPr>
            <w:pStyle w:val="Code"/>
          </w:pPr>
        </w:pPrChange>
      </w:pPr>
      <w:ins w:id="5800" w:author="Stefan Bjornander" w:date="2015-04-25T14:35:00Z">
        <w:r>
          <w:t>Two pointer</w:t>
        </w:r>
      </w:ins>
      <w:r>
        <w:rPr>
          <w:noProof/>
        </w:rPr>
        <w:t>s</w:t>
      </w:r>
      <w:ins w:id="5801" w:author="Stefan Bjornander" w:date="2015-04-25T14:35:00Z">
        <w:r>
          <w:rPr>
            <w:noProof/>
          </w:rPr>
          <w:t xml:space="preserve"> are </w:t>
        </w:r>
      </w:ins>
      <w:r>
        <w:rPr>
          <w:noProof/>
        </w:rPr>
        <w:t xml:space="preserve">considered to be </w:t>
      </w:r>
      <w:ins w:id="5802" w:author="Stefan Bjornander" w:date="2015-04-25T14:35:00Z">
        <w:r>
          <w:rPr>
            <w:noProof/>
          </w:rPr>
          <w:t>equal if the type</w:t>
        </w:r>
      </w:ins>
      <w:r>
        <w:rPr>
          <w:noProof/>
        </w:rPr>
        <w:t>s</w:t>
      </w:r>
      <w:ins w:id="5803" w:author="Stefan Bjornander" w:date="2015-04-25T14:35:00Z">
        <w:r>
          <w:rPr>
            <w:noProof/>
          </w:rPr>
          <w:t xml:space="preserve"> they point at are equal</w:t>
        </w:r>
      </w:ins>
      <w:ins w:id="5804" w:author="Stefan Bjornander" w:date="2015-04-25T14:56:00Z">
        <w:r>
          <w:rPr>
            <w:noProof/>
          </w:rPr>
          <w:t xml:space="preserve">, two arrays are </w:t>
        </w:r>
      </w:ins>
      <w:r>
        <w:rPr>
          <w:noProof/>
        </w:rPr>
        <w:t xml:space="preserve">equal </w:t>
      </w:r>
      <w:ins w:id="5805" w:author="Stefan Bjornander" w:date="2015-04-25T17:26:00Z">
        <w:r>
          <w:rPr>
            <w:noProof/>
          </w:rPr>
          <w:t>if</w:t>
        </w:r>
      </w:ins>
      <w:r>
        <w:rPr>
          <w:noProof/>
        </w:rPr>
        <w:t xml:space="preserve"> (1) </w:t>
      </w:r>
      <w:ins w:id="5806" w:author="Stefan Bjornander" w:date="2015-04-25T17:26:00Z">
        <w:r>
          <w:rPr>
            <w:noProof/>
          </w:rPr>
          <w:t xml:space="preserve">their types are equal and </w:t>
        </w:r>
      </w:ins>
      <w:r>
        <w:rPr>
          <w:noProof/>
        </w:rPr>
        <w:t xml:space="preserve">(2) </w:t>
      </w:r>
      <w:ins w:id="5807" w:author="Stefan Bjornander" w:date="2015-04-25T17:26:00Z">
        <w:r>
          <w:rPr>
            <w:noProof/>
          </w:rPr>
          <w:t>they have the same size o</w:t>
        </w:r>
      </w:ins>
      <w:r>
        <w:rPr>
          <w:noProof/>
        </w:rPr>
        <w:t>r</w:t>
      </w:r>
      <w:ins w:id="5808" w:author="Stefan Bjornander" w:date="2015-04-25T17:26:00Z">
        <w:r>
          <w:rPr>
            <w:noProof/>
          </w:rPr>
          <w:t xml:space="preserve"> </w:t>
        </w:r>
      </w:ins>
      <w:r>
        <w:rPr>
          <w:noProof/>
        </w:rPr>
        <w:t>both are incomplete (their sizes are zero)</w:t>
      </w:r>
      <w:ins w:id="5809" w:author="Stefan Bjornander" w:date="2015-04-25T17:26:00Z">
        <w:r>
          <w:rPr>
            <w:noProof/>
          </w:rPr>
          <w:t>.</w:t>
        </w:r>
      </w:ins>
      <w:ins w:id="5810" w:author="Stefan Bjornander" w:date="2015-04-25T14:56:00Z">
        <w:r>
          <w:rPr>
            <w:noProof/>
          </w:rPr>
          <w:t xml:space="preserve"> </w:t>
        </w:r>
      </w:ins>
      <w:ins w:id="5811" w:author="Stefan Bjornander" w:date="2015-04-25T14:58:00Z">
        <w:r>
          <w:rPr>
            <w:noProof/>
          </w:rPr>
          <w:t>Two struct</w:t>
        </w:r>
      </w:ins>
      <w:ins w:id="5812" w:author="Stefan Bjornander" w:date="2015-04-25T16:07:00Z">
        <w:r>
          <w:rPr>
            <w:noProof/>
          </w:rPr>
          <w:t>s</w:t>
        </w:r>
      </w:ins>
      <w:ins w:id="5813" w:author="Stefan Bjornander" w:date="2015-04-25T14:58:00Z">
        <w:r>
          <w:rPr>
            <w:noProof/>
          </w:rPr>
          <w:t xml:space="preserve"> or unions are equals if </w:t>
        </w:r>
      </w:ins>
      <w:ins w:id="5814" w:author="Stefan Bjornander" w:date="2015-04-25T16:06:00Z">
        <w:r>
          <w:rPr>
            <w:noProof/>
          </w:rPr>
          <w:t xml:space="preserve">they both are incomplete </w:t>
        </w:r>
      </w:ins>
      <w:r>
        <w:rPr>
          <w:noProof/>
        </w:rPr>
        <w:t xml:space="preserve">(their member maps are null) </w:t>
      </w:r>
      <w:ins w:id="5815" w:author="Stefan Bjornander" w:date="2015-04-25T16:06:00Z">
        <w:r>
          <w:rPr>
            <w:noProof/>
          </w:rPr>
          <w:t xml:space="preserve">or if </w:t>
        </w:r>
      </w:ins>
      <w:ins w:id="5816" w:author="Stefan Bjornander" w:date="2015-04-25T14:58:00Z">
        <w:r>
          <w:rPr>
            <w:noProof/>
          </w:rPr>
          <w:t xml:space="preserve">their member </w:t>
        </w:r>
      </w:ins>
      <w:r>
        <w:rPr>
          <w:noProof/>
        </w:rPr>
        <w:t>maps</w:t>
      </w:r>
      <w:ins w:id="5817" w:author="Stefan Bjornander" w:date="2015-04-25T14:58:00Z">
        <w:r>
          <w:rPr>
            <w:noProof/>
          </w:rPr>
          <w:t xml:space="preserve"> are equal</w:t>
        </w:r>
      </w:ins>
      <w:ins w:id="5818" w:author="Stefan Bjornander" w:date="2015-04-25T16:07:00Z">
        <w:r>
          <w:rPr>
            <w:noProof/>
          </w:rPr>
          <w:t>. N</w:t>
        </w:r>
      </w:ins>
      <w:ins w:id="5819" w:author="Stefan Bjornander" w:date="2015-04-25T16:05:00Z">
        <w:r>
          <w:rPr>
            <w:noProof/>
          </w:rPr>
          <w:t xml:space="preserve">ote that they </w:t>
        </w:r>
      </w:ins>
      <w:r>
        <w:rPr>
          <w:noProof/>
        </w:rPr>
        <w:t xml:space="preserve">must not only </w:t>
      </w:r>
      <w:ins w:id="5820" w:author="Stefan Bjornander" w:date="2015-04-25T16:06:00Z">
        <w:r>
          <w:rPr>
            <w:noProof/>
          </w:rPr>
          <w:t>have the same members, the</w:t>
        </w:r>
      </w:ins>
      <w:r>
        <w:rPr>
          <w:noProof/>
        </w:rPr>
        <w:t xml:space="preserve"> members</w:t>
      </w:r>
      <w:ins w:id="5821" w:author="Stefan Bjornander" w:date="2015-04-25T16:06:00Z">
        <w:r>
          <w:rPr>
            <w:noProof/>
          </w:rPr>
          <w:t xml:space="preserve"> </w:t>
        </w:r>
      </w:ins>
      <w:r>
        <w:rPr>
          <w:noProof/>
        </w:rPr>
        <w:t xml:space="preserve">must also appear in the </w:t>
      </w:r>
      <w:ins w:id="5822" w:author="Stefan Bjornander" w:date="2015-04-25T16:06:00Z">
        <w:r>
          <w:rPr>
            <w:noProof/>
          </w:rPr>
          <w:t>same order.</w:t>
        </w:r>
      </w:ins>
      <w:ins w:id="5823"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lastRenderedPageBreak/>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lastRenderedPageBreak/>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lastRenderedPageBreak/>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lastRenderedPageBreak/>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lastRenderedPageBreak/>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5824" w:author="Stefan Bjornander" w:date="2015-04-25T11:15:00Z"/>
          <w:color w:val="auto"/>
        </w:rPr>
        <w:pPrChange w:id="5825" w:author="Stefan Bjornander" w:date="2015-04-25T14:54:00Z">
          <w:pPr>
            <w:pStyle w:val="Rubrik3"/>
          </w:pPr>
        </w:pPrChange>
      </w:pPr>
      <w:ins w:id="5826" w:author="Stefan Bjornander" w:date="2015-04-25T14:54:00Z">
        <w:r>
          <w:t xml:space="preserve">Each type has a size, even though void </w:t>
        </w:r>
      </w:ins>
      <w:ins w:id="5827" w:author="Stefan Bjornander" w:date="2015-04-25T16:04:00Z">
        <w:r>
          <w:t>and</w:t>
        </w:r>
      </w:ins>
      <w:ins w:id="5828" w:author="Stefan Bjornander" w:date="2015-04-25T14:54:00Z">
        <w:r>
          <w:t xml:space="preserve"> function ha</w:t>
        </w:r>
      </w:ins>
      <w:ins w:id="5829" w:author="Stefan Bjornander" w:date="2015-04-25T16:04:00Z">
        <w:r>
          <w:t>ve</w:t>
        </w:r>
      </w:ins>
      <w:ins w:id="5830" w:author="Stefan Bjornander" w:date="2015-04-25T14:54:00Z">
        <w:r>
          <w:t xml:space="preserve"> size zero. The size of an array is its size times the size of its type</w:t>
        </w:r>
      </w:ins>
      <w:ins w:id="5831" w:author="Stefan Bjornander" w:date="2015-04-25T14:55:00Z">
        <w:r>
          <w:t xml:space="preserve">, the size of a struct is the sum of the sizes of its members, and the size of a union is the size of its </w:t>
        </w:r>
      </w:ins>
      <w:ins w:id="5832" w:author="Stefan Bjornander" w:date="2015-04-25T16:04:00Z">
        <w:r>
          <w:t>largest</w:t>
        </w:r>
      </w:ins>
      <w:ins w:id="5833" w:author="Stefan Bjornander" w:date="2015-04-25T14:55:00Z">
        <w:r>
          <w:t xml:space="preserve"> member. Not</w:t>
        </w:r>
      </w:ins>
      <w:ins w:id="5834" w:author="Stefan Bjornander" w:date="2015-04-25T16:04:00Z">
        <w:r>
          <w:t>e</w:t>
        </w:r>
      </w:ins>
      <w:ins w:id="5835"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proofErr w:type="spellStart"/>
      <w:r>
        <w:t>TypeSize.cs</w:t>
      </w:r>
      <w:proofErr w:type="spellEnd"/>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lastRenderedPageBreak/>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lastRenderedPageBreak/>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lastRenderedPageBreak/>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lastRenderedPageBreak/>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871AF02" w:rsidR="00D447B5" w:rsidRDefault="00D447B5" w:rsidP="00D447B5">
      <w:pPr>
        <w:rPr>
          <w:color w:val="auto"/>
        </w:rPr>
      </w:pPr>
      <w:r>
        <w:t xml:space="preserve">The </w:t>
      </w:r>
      <w:proofErr w:type="spellStart"/>
      <w:r>
        <w:rPr>
          <w:rStyle w:val="CodeInText0"/>
        </w:rPr>
        <w:t>implicitCast</w:t>
      </w:r>
      <w:proofErr w:type="spellEnd"/>
      <w:r>
        <w:t xml:space="preserve"> method does basically the same thing as </w:t>
      </w:r>
      <w:proofErr w:type="spellStart"/>
      <w:r>
        <w:rPr>
          <w:rStyle w:val="CodeInText0"/>
        </w:rPr>
        <w:t>explicitCast</w:t>
      </w:r>
      <w:proofErr w:type="spellEnd"/>
      <w:r>
        <w:t>. The difference is that is raises warnings in case of converting from a larger type to a smaller type. Another difference is that we do not need to create a new type if it has the same size as the source type.</w:t>
      </w:r>
    </w:p>
    <w:p w14:paraId="78973DCD" w14:textId="5685A701" w:rsidR="00862B4D" w:rsidRDefault="00862B4D" w:rsidP="00862B4D">
      <w:pPr>
        <w:pStyle w:val="CodeHeader"/>
      </w:pPr>
      <w:proofErr w:type="spellStart"/>
      <w:r>
        <w:t>TypeCast.cs</w:t>
      </w:r>
      <w:proofErr w:type="spellEnd"/>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lastRenderedPageBreak/>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04409EFF" w14:textId="77777777" w:rsidR="005159E1" w:rsidRPr="005159E1" w:rsidRDefault="005159E1" w:rsidP="005159E1">
      <w:pPr>
        <w:pStyle w:val="Code"/>
        <w:rPr>
          <w:highlight w:val="white"/>
        </w:rPr>
      </w:pP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lastRenderedPageBreak/>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197303B3" w14:textId="77777777" w:rsidR="005159E1" w:rsidRPr="005159E1" w:rsidRDefault="005159E1" w:rsidP="005159E1">
      <w:pPr>
        <w:pStyle w:val="Code"/>
        <w:rPr>
          <w:highlight w:val="white"/>
        </w:rPr>
      </w:pPr>
      <w:r w:rsidRPr="005159E1">
        <w:rPr>
          <w:highlight w:val="white"/>
        </w:rPr>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lastRenderedPageBreak/>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77777777" w:rsidR="005159E1" w:rsidRPr="005159E1" w:rsidRDefault="005159E1" w:rsidP="005159E1">
      <w:pPr>
        <w:pStyle w:val="Code"/>
        <w:rPr>
          <w:highlight w:val="white"/>
        </w:rPr>
      </w:pPr>
      <w:r w:rsidRPr="005159E1">
        <w:rPr>
          <w:highlight w:val="white"/>
        </w:rPr>
        <w:t xml:space="preserve">      }</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lastRenderedPageBreak/>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proofErr w:type="spellStart"/>
      <w:r>
        <w:t>ConstantExpression.cs</w:t>
      </w:r>
      <w:proofErr w:type="spellEnd"/>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w:t>
      </w:r>
      <w:proofErr w:type="spellStart"/>
      <w:r w:rsidR="0081276F">
        <w:rPr>
          <w:highlight w:val="white"/>
        </w:rPr>
        <w:t>goto</w:t>
      </w:r>
      <w:proofErr w:type="spellEnd"/>
      <w:r w:rsidR="0081276F">
        <w:rPr>
          <w:highlight w:val="white"/>
        </w:rPr>
        <w:t xml:space="preserve">-statement.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w:t>
      </w:r>
      <w:proofErr w:type="spellStart"/>
      <w:r w:rsidR="004B6C11">
        <w:rPr>
          <w:highlight w:val="white"/>
        </w:rPr>
        <w:t>or</w:t>
      </w:r>
      <w:proofErr w:type="spellEnd"/>
      <w:r w:rsidR="004B6C11">
        <w:rPr>
          <w:highlight w:val="white"/>
        </w:rPr>
        <w:t xml:space="preserve">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w:t>
      </w:r>
      <w:proofErr w:type="spellStart"/>
      <w:r>
        <w:rPr>
          <w:highlight w:val="white"/>
        </w:rPr>
        <w:t>tre</w:t>
      </w:r>
      <w:proofErr w:type="spellEnd"/>
      <w:r>
        <w:rPr>
          <w:highlight w:val="white"/>
        </w:rPr>
        <w:t xml:space="preserv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 xml:space="preserve">We compare the expression with the given </w:t>
      </w:r>
      <w:proofErr w:type="gramStart"/>
      <w:r>
        <w:rPr>
          <w:highlight w:val="white"/>
        </w:rPr>
        <w:t>operator, and</w:t>
      </w:r>
      <w:proofErr w:type="gramEnd"/>
      <w:r>
        <w:rPr>
          <w:highlight w:val="white"/>
        </w:rPr>
        <w:t xml:space="preserve">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 xml:space="preserve">The integral arithmetic evaluation does not generate any </w:t>
      </w:r>
      <w:proofErr w:type="spellStart"/>
      <w:r>
        <w:rPr>
          <w:highlight w:val="white"/>
        </w:rPr>
        <w:t>midddle</w:t>
      </w:r>
      <w:proofErr w:type="spellEnd"/>
      <w:r>
        <w:rPr>
          <w:highlight w:val="white"/>
        </w:rPr>
        <w:t xml:space="preserv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w:t>
      </w:r>
      <w:proofErr w:type="spellStart"/>
      <w:r>
        <w:rPr>
          <w:highlight w:val="white"/>
        </w:rPr>
        <w:t>potiential</w:t>
      </w:r>
      <w:proofErr w:type="spellEnd"/>
      <w:r>
        <w:rPr>
          <w:highlight w:val="white"/>
        </w:rPr>
        <w:t xml:space="preserve">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w:t>
      </w:r>
      <w:proofErr w:type="spellStart"/>
      <w:r>
        <w:rPr>
          <w:highlight w:val="white"/>
        </w:rPr>
        <w:t>simplier</w:t>
      </w:r>
      <w:proofErr w:type="spellEnd"/>
      <w:r>
        <w:rPr>
          <w:highlight w:val="white"/>
        </w:rPr>
        <w:t xml:space="preserve"> than the integral </w:t>
      </w:r>
      <w:proofErr w:type="gramStart"/>
      <w:r>
        <w:rPr>
          <w:highlight w:val="white"/>
        </w:rPr>
        <w:t>expression, since</w:t>
      </w:r>
      <w:proofErr w:type="gramEnd"/>
      <w:r>
        <w:rPr>
          <w:highlight w:val="white"/>
        </w:rPr>
        <w:t xml:space="preserv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 xml:space="preserve">The resulting symbol hold the type of the </w:t>
      </w:r>
      <w:proofErr w:type="spellStart"/>
      <w:r>
        <w:rPr>
          <w:highlight w:val="white"/>
        </w:rPr>
        <w:t>origional</w:t>
      </w:r>
      <w:proofErr w:type="spellEnd"/>
      <w:r>
        <w:rPr>
          <w:highlight w:val="white"/>
        </w:rPr>
        <w:t xml:space="preserve">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 xml:space="preserve">source type equals the target type, we just return the </w:t>
      </w:r>
      <w:proofErr w:type="spellStart"/>
      <w:r w:rsidR="007D18E4">
        <w:rPr>
          <w:highlight w:val="white"/>
        </w:rPr>
        <w:t>origional</w:t>
      </w:r>
      <w:proofErr w:type="spellEnd"/>
      <w:r w:rsidR="007D18E4">
        <w:rPr>
          <w:highlight w:val="white"/>
        </w:rPr>
        <w:t xml:space="preserve">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xml:space="preserve">, array, or pointer. We </w:t>
      </w:r>
      <w:proofErr w:type="gramStart"/>
      <w:r w:rsidR="00B904B5">
        <w:rPr>
          <w:highlight w:val="white"/>
        </w:rPr>
        <w:t>look into</w:t>
      </w:r>
      <w:proofErr w:type="gramEnd"/>
      <w:r w:rsidR="00B904B5">
        <w:rPr>
          <w:highlight w:val="white"/>
        </w:rPr>
        <w:t xml:space="preserve">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 xml:space="preserve">expression is </w:t>
      </w:r>
      <w:proofErr w:type="gramStart"/>
      <w:r w:rsidR="00051D74">
        <w:rPr>
          <w:highlight w:val="white"/>
        </w:rPr>
        <w:t>true</w:t>
      </w:r>
      <w:proofErr w:type="gramEnd"/>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w:t>
      </w:r>
      <w:proofErr w:type="spellStart"/>
      <w:r>
        <w:rPr>
          <w:highlight w:val="white"/>
        </w:rPr>
        <w:t>ero</w:t>
      </w:r>
      <w:proofErr w:type="spellEnd"/>
      <w:r>
        <w:rPr>
          <w:highlight w:val="white"/>
        </w:rPr>
        <w:t xml:space="preserve">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proofErr w:type="spellStart"/>
      <w:r>
        <w:t>StaticValue.cs</w:t>
      </w:r>
      <w:proofErr w:type="spellEnd"/>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proofErr w:type="spellStart"/>
      <w:r>
        <w:rPr>
          <w:lang w:val="sv-SE"/>
        </w:rPr>
        <w:t>StaticAddress.cs</w:t>
      </w:r>
      <w:proofErr w:type="spellEnd"/>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proofErr w:type="spellStart"/>
      <w:r>
        <w:t>StaticExpression.cs</w:t>
      </w:r>
      <w:proofErr w:type="spellEnd"/>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w:t>
      </w:r>
      <w:proofErr w:type="gramStart"/>
      <w:r w:rsidR="00C706C2">
        <w:rPr>
          <w:highlight w:val="white"/>
        </w:rPr>
        <w:t>a</w:t>
      </w:r>
      <w:proofErr w:type="gramEnd"/>
      <w:r w:rsidR="00C706C2">
        <w:rPr>
          <w:highlight w:val="white"/>
        </w:rPr>
        <w:t xml:space="preserve">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 xml:space="preserve">perform the same </w:t>
      </w:r>
      <w:proofErr w:type="gramStart"/>
      <w:r w:rsidR="005B0E8B">
        <w:t>task</w:t>
      </w:r>
      <w:r w:rsidR="00C85899">
        <w:t>:</w:t>
      </w:r>
      <w:proofErr w:type="gramEnd"/>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proofErr w:type="spellStart"/>
      <w:r>
        <w:rPr>
          <w:highlight w:val="white"/>
          <w:lang w:val="sv-SE"/>
        </w:rPr>
        <w:t>GenerateAuto</w:t>
      </w:r>
      <w:r w:rsidR="002F35C1">
        <w:rPr>
          <w:highlight w:val="white"/>
          <w:lang w:val="sv-SE"/>
        </w:rPr>
        <w:t>Initializer</w:t>
      </w:r>
      <w:r>
        <w:rPr>
          <w:lang w:val="sv-SE"/>
        </w:rPr>
        <w:t>.cs</w:t>
      </w:r>
      <w:proofErr w:type="spellEnd"/>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xml:space="preserve">, so that potential sub list </w:t>
      </w:r>
      <w:proofErr w:type="gramStart"/>
      <w:r w:rsidR="00820184">
        <w:rPr>
          <w:highlight w:val="white"/>
        </w:rPr>
        <w:t>are</w:t>
      </w:r>
      <w:proofErr w:type="gramEnd"/>
      <w:r w:rsidR="00820184">
        <w:rPr>
          <w:highlight w:val="white"/>
        </w:rPr>
        <w:t xml:space="preserv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w:t>
      </w:r>
      <w:proofErr w:type="gramStart"/>
      <w:r>
        <w:rPr>
          <w:highlight w:val="white"/>
        </w:rPr>
        <w:t>same</w:t>
      </w:r>
      <w:r w:rsidR="00917F92">
        <w:rPr>
          <w:highlight w:val="white"/>
        </w:rPr>
        <w:t xml:space="preserve"> </w:t>
      </w:r>
      <w:r>
        <w:rPr>
          <w:highlight w:val="white"/>
        </w:rPr>
        <w:t>task</w:t>
      </w:r>
      <w:proofErr w:type="gramEnd"/>
      <w:r>
        <w:rPr>
          <w:highlight w:val="white"/>
        </w:rPr>
        <w:t xml:space="preserve">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proofErr w:type="spellStart"/>
      <w:r>
        <w:rPr>
          <w:highlight w:val="white"/>
          <w:lang w:val="sv-SE"/>
        </w:rPr>
        <w:t>GenerateStatic</w:t>
      </w:r>
      <w:r w:rsidR="002F35C1">
        <w:rPr>
          <w:highlight w:val="white"/>
          <w:lang w:val="sv-SE"/>
        </w:rPr>
        <w:t>Initializer</w:t>
      </w:r>
      <w:r>
        <w:rPr>
          <w:lang w:val="sv-SE"/>
        </w:rPr>
        <w:t>.cs</w:t>
      </w:r>
      <w:proofErr w:type="spellEnd"/>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 xml:space="preserve">In case of an </w:t>
      </w:r>
      <w:proofErr w:type="spellStart"/>
      <w:r>
        <w:rPr>
          <w:highlight w:val="white"/>
        </w:rPr>
        <w:t>arry</w:t>
      </w:r>
      <w:proofErr w:type="spellEnd"/>
      <w:r>
        <w:rPr>
          <w:highlight w:val="white"/>
        </w:rPr>
        <w:t xml:space="preserve">, we set the array size to the list size if undefined. If the array is defined, we check </w:t>
      </w:r>
      <w:proofErr w:type="spellStart"/>
      <w:r>
        <w:rPr>
          <w:highlight w:val="white"/>
        </w:rPr>
        <w:t>thet</w:t>
      </w:r>
      <w:proofErr w:type="spellEnd"/>
      <w:r>
        <w:rPr>
          <w:highlight w:val="white"/>
        </w:rPr>
        <w:t xml:space="preserve">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proofErr w:type="spellStart"/>
      <w:r w:rsidR="00A72459">
        <w:rPr>
          <w:highlight w:val="white"/>
        </w:rPr>
        <w:t>throught</w:t>
      </w:r>
      <w:proofErr w:type="spellEnd"/>
      <w:r w:rsidR="00A72459">
        <w:rPr>
          <w:highlight w:val="white"/>
        </w:rPr>
        <w:t xml:space="preserve"> the </w:t>
      </w:r>
      <w:proofErr w:type="spellStart"/>
      <w:r w:rsidR="00A72459">
        <w:rPr>
          <w:highlight w:val="white"/>
        </w:rPr>
        <w:t>inielization</w:t>
      </w:r>
      <w:proofErr w:type="spellEnd"/>
      <w:r w:rsidR="00A72459">
        <w:rPr>
          <w:highlight w:val="white"/>
        </w:rPr>
        <w:t xml:space="preserve"> list and call </w:t>
      </w:r>
      <w:r w:rsidR="00A72459" w:rsidRPr="00A72459">
        <w:rPr>
          <w:rStyle w:val="KeyWord0"/>
          <w:highlight w:val="white"/>
        </w:rPr>
        <w:t>GenerateStatic</w:t>
      </w:r>
      <w:r w:rsidR="00A72459">
        <w:rPr>
          <w:highlight w:val="white"/>
        </w:rPr>
        <w:t xml:space="preserve"> </w:t>
      </w:r>
      <w:proofErr w:type="spellStart"/>
      <w:r w:rsidR="00A72459">
        <w:rPr>
          <w:highlight w:val="white"/>
        </w:rPr>
        <w:t>recursivly</w:t>
      </w:r>
      <w:proofErr w:type="spellEnd"/>
      <w:r w:rsidR="00A72459">
        <w:rPr>
          <w:highlight w:val="white"/>
        </w:rPr>
        <w:t xml:space="preserve">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w:t>
      </w:r>
      <w:proofErr w:type="gramStart"/>
      <w:r w:rsidR="00BA6140">
        <w:rPr>
          <w:highlight w:val="white"/>
        </w:rPr>
        <w:t>in order to</w:t>
      </w:r>
      <w:proofErr w:type="gramEnd"/>
      <w:r w:rsidR="00BA6140">
        <w:rPr>
          <w:highlight w:val="white"/>
        </w:rPr>
        <w:t xml:space="preserve">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w:t>
      </w:r>
      <w:proofErr w:type="spellStart"/>
      <w:r>
        <w:rPr>
          <w:lang w:val="sv-SE"/>
        </w:rPr>
        <w:t>class</w:t>
      </w:r>
      <w:proofErr w:type="spellEnd"/>
      <w:r>
        <w:rPr>
          <w:lang w:val="sv-SE"/>
        </w:rPr>
        <w:t xml:space="preserve"> </w:t>
      </w:r>
      <w:proofErr w:type="spellStart"/>
      <w:r w:rsidR="00905979">
        <w:rPr>
          <w:lang w:val="sv-SE"/>
        </w:rPr>
        <w:t>changes</w:t>
      </w:r>
      <w:proofErr w:type="spellEnd"/>
      <w:r w:rsidR="00905979">
        <w:rPr>
          <w:lang w:val="sv-SE"/>
        </w:rPr>
        <w:t xml:space="preserve"> an </w:t>
      </w:r>
      <w:proofErr w:type="spellStart"/>
      <w:r w:rsidR="00905979">
        <w:rPr>
          <w:lang w:val="sv-SE"/>
        </w:rPr>
        <w:t>initialzation</w:t>
      </w:r>
      <w:proofErr w:type="spellEnd"/>
      <w:r w:rsidR="00905979">
        <w:rPr>
          <w:lang w:val="sv-SE"/>
        </w:rPr>
        <w:t xml:space="preserve"> list </w:t>
      </w:r>
      <w:proofErr w:type="spellStart"/>
      <w:r w:rsidR="00905979">
        <w:rPr>
          <w:lang w:val="sv-SE"/>
        </w:rPr>
        <w:t>into</w:t>
      </w:r>
      <w:proofErr w:type="spellEnd"/>
      <w:r w:rsidR="00905979">
        <w:rPr>
          <w:lang w:val="sv-SE"/>
        </w:rPr>
        <w:t xml:space="preserve"> the form </w:t>
      </w:r>
      <w:proofErr w:type="spellStart"/>
      <w:r w:rsidR="00905979">
        <w:rPr>
          <w:lang w:val="sv-SE"/>
        </w:rPr>
        <w:t>of</w:t>
      </w:r>
      <w:proofErr w:type="spellEnd"/>
      <w:r w:rsidR="00905979">
        <w:rPr>
          <w:lang w:val="sv-SE"/>
        </w:rPr>
        <w:t xml:space="preserve"> the </w:t>
      </w:r>
      <w:proofErr w:type="spellStart"/>
      <w:r w:rsidR="00905979">
        <w:rPr>
          <w:lang w:val="sv-SE"/>
        </w:rPr>
        <w:t>defined</w:t>
      </w:r>
      <w:proofErr w:type="spellEnd"/>
      <w:r w:rsidR="00905979">
        <w:rPr>
          <w:lang w:val="sv-SE"/>
        </w:rPr>
        <w:t xml:space="preserve"> </w:t>
      </w:r>
      <w:proofErr w:type="spellStart"/>
      <w:r w:rsidR="00905979">
        <w:rPr>
          <w:lang w:val="sv-SE"/>
        </w:rPr>
        <w:t>type</w:t>
      </w:r>
      <w:proofErr w:type="spellEnd"/>
      <w:r w:rsidR="00905979">
        <w:rPr>
          <w:lang w:val="sv-SE"/>
        </w:rPr>
        <w:t xml:space="preserve">. For </w:t>
      </w:r>
      <w:proofErr w:type="spellStart"/>
      <w:r w:rsidR="00905979">
        <w:rPr>
          <w:lang w:val="sv-SE"/>
        </w:rPr>
        <w:t>instance</w:t>
      </w:r>
      <w:proofErr w:type="spellEnd"/>
      <w:r w:rsidR="00905979">
        <w:rPr>
          <w:lang w:val="sv-SE"/>
        </w:rPr>
        <w:t>:</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proofErr w:type="spellStart"/>
      <w:r>
        <w:rPr>
          <w:highlight w:val="white"/>
          <w:lang w:val="sv-SE"/>
        </w:rPr>
        <w:t>Modify</w:t>
      </w:r>
      <w:r w:rsidR="002F35C1">
        <w:rPr>
          <w:highlight w:val="white"/>
          <w:lang w:val="sv-SE"/>
        </w:rPr>
        <w:t>Initializer</w:t>
      </w:r>
      <w:r>
        <w:rPr>
          <w:lang w:val="sv-SE"/>
        </w:rPr>
        <w:t>.cs</w:t>
      </w:r>
      <w:proofErr w:type="spellEnd"/>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 xml:space="preserve">Then we iterate </w:t>
      </w:r>
      <w:proofErr w:type="spellStart"/>
      <w:r>
        <w:rPr>
          <w:highlight w:val="white"/>
        </w:rPr>
        <w:t>throught</w:t>
      </w:r>
      <w:proofErr w:type="spellEnd"/>
      <w:r>
        <w:rPr>
          <w:highlight w:val="white"/>
        </w:rPr>
        <w:t xml:space="preserve">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w:t>
      </w:r>
      <w:proofErr w:type="spellStart"/>
      <w:r>
        <w:rPr>
          <w:highlight w:val="white"/>
        </w:rPr>
        <w:t>throught</w:t>
      </w:r>
      <w:proofErr w:type="spellEnd"/>
      <w:r>
        <w:rPr>
          <w:highlight w:val="white"/>
        </w:rPr>
        <w:t xml:space="preserve"> the list, and assign the list </w:t>
      </w:r>
      <w:r w:rsidR="006C7FBF">
        <w:rPr>
          <w:highlight w:val="white"/>
        </w:rPr>
        <w:t xml:space="preserve">the </w:t>
      </w:r>
      <w:proofErr w:type="spellStart"/>
      <w:r w:rsidR="006C7FBF">
        <w:rPr>
          <w:highlight w:val="white"/>
        </w:rPr>
        <w:t>dimesion</w:t>
      </w:r>
      <w:proofErr w:type="spellEnd"/>
      <w:r w:rsidR="006C7FBF">
        <w:rPr>
          <w:highlight w:val="white"/>
        </w:rPr>
        <w:t xml:space="preserve"> of the sub list with </w:t>
      </w:r>
      <w:proofErr w:type="spellStart"/>
      <w:r w:rsidR="006C7FBF">
        <w:rPr>
          <w:highlight w:val="white"/>
        </w:rPr>
        <w:t>dhe</w:t>
      </w:r>
      <w:proofErr w:type="spellEnd"/>
      <w:r w:rsidR="006C7FBF">
        <w:rPr>
          <w:highlight w:val="white"/>
        </w:rPr>
        <w:t xml:space="preserve"> </w:t>
      </w:r>
      <w:proofErr w:type="spellStart"/>
      <w:r w:rsidR="006C7FBF">
        <w:rPr>
          <w:highlight w:val="white"/>
        </w:rPr>
        <w:t>higest</w:t>
      </w:r>
      <w:proofErr w:type="spellEnd"/>
      <w:r w:rsidR="006C7FBF">
        <w:rPr>
          <w:highlight w:val="white"/>
        </w:rPr>
        <w:t xml:space="preserve">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5660"/>
      <w:bookmarkEnd w:id="5661"/>
    </w:p>
    <w:p w14:paraId="779FB1F9" w14:textId="64B9A080"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proofErr w:type="gramStart"/>
      <w:r w:rsidR="003801E7" w:rsidRPr="00EC76D5">
        <w:t>a number of</w:t>
      </w:r>
      <w:proofErr w:type="gramEnd"/>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 xml:space="preserve">We clear </w:t>
      </w:r>
      <w:proofErr w:type="spellStart"/>
      <w:r w:rsidRPr="00EC76D5">
        <w:t>goto</w:t>
      </w:r>
      <w:proofErr w:type="spellEnd"/>
      <w:r w:rsidRPr="00EC76D5">
        <w:t>-next-</w:t>
      </w:r>
      <w:proofErr w:type="gramStart"/>
      <w:r w:rsidRPr="00EC76D5">
        <w:t>statement</w:t>
      </w:r>
      <w:r w:rsidR="005B57BC" w:rsidRPr="00EC76D5">
        <w:t>s</w:t>
      </w:r>
      <w:r w:rsidR="000428CE" w:rsidRPr="00EC76D5">
        <w:t>:</w:t>
      </w:r>
      <w:proofErr w:type="gramEnd"/>
      <w:r w:rsidR="000428CE" w:rsidRPr="00EC76D5">
        <w:t xml:space="preserve"> jumps to the next line.</w:t>
      </w:r>
    </w:p>
    <w:p w14:paraId="26B7436A" w14:textId="77777777" w:rsidR="00AB644E" w:rsidRPr="00EC76D5" w:rsidRDefault="00AB644E" w:rsidP="00AB644E">
      <w:pPr>
        <w:pStyle w:val="Liststycke"/>
        <w:numPr>
          <w:ilvl w:val="0"/>
          <w:numId w:val="103"/>
        </w:numPr>
      </w:pPr>
      <w:r w:rsidRPr="00EC76D5">
        <w:t xml:space="preserve">We also modify </w:t>
      </w:r>
      <w:proofErr w:type="spellStart"/>
      <w:r w:rsidRPr="00EC76D5">
        <w:t>goto</w:t>
      </w:r>
      <w:proofErr w:type="spellEnd"/>
      <w:r w:rsidRPr="00EC76D5">
        <w:t>-next-double-statements:</w:t>
      </w:r>
      <w:r w:rsidR="002A41AC" w:rsidRPr="00EC76D5">
        <w:t xml:space="preserve"> </w:t>
      </w:r>
      <w:proofErr w:type="gramStart"/>
      <w:r w:rsidR="002A41AC" w:rsidRPr="00EC76D5">
        <w:t>an</w:t>
      </w:r>
      <w:proofErr w:type="gramEnd"/>
      <w:r w:rsidR="002A41AC" w:rsidRPr="00EC76D5">
        <w:t xml:space="preserve">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w:t>
      </w:r>
      <w:proofErr w:type="spellStart"/>
      <w:r w:rsidRPr="00EC76D5">
        <w:t>goto</w:t>
      </w:r>
      <w:proofErr w:type="spellEnd"/>
      <w:r w:rsidRPr="00EC76D5">
        <w:t xml:space="preserve">-chains: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proofErr w:type="gramStart"/>
      <w:r w:rsidR="00A61ED5" w:rsidRPr="00EC76D5">
        <w:t>opportunities</w:t>
      </w:r>
      <w:proofErr w:type="gramEnd"/>
      <w:r w:rsidRPr="00EC76D5">
        <w:t xml:space="preserve"> we need to repeat them </w:t>
      </w:r>
      <w:r w:rsidR="00BA6525" w:rsidRPr="00EC76D5">
        <w:t>until we do not detect any more opportunity.</w:t>
      </w:r>
      <w:r w:rsidR="00B42535" w:rsidRPr="00EC76D5">
        <w:t xml:space="preserve"> The field </w:t>
      </w:r>
      <w:proofErr w:type="spellStart"/>
      <w:r w:rsidR="00B42535" w:rsidRPr="00EC76D5">
        <w:rPr>
          <w:rStyle w:val="CodeInText"/>
        </w:rPr>
        <w:t>m_update</w:t>
      </w:r>
      <w:proofErr w:type="spellEnd"/>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proofErr w:type="spellStart"/>
      <w:r>
        <w:t>MiddleCodeOptimizor.cs</w:t>
      </w:r>
      <w:proofErr w:type="spellEnd"/>
    </w:p>
    <w:p w14:paraId="229ED5A7" w14:textId="77777777" w:rsidR="00F303A6" w:rsidRPr="00F303A6" w:rsidRDefault="00F303A6" w:rsidP="00F303A6">
      <w:pPr>
        <w:pStyle w:val="Code"/>
        <w:rPr>
          <w:highlight w:val="white"/>
        </w:rPr>
      </w:pPr>
      <w:bookmarkStart w:id="5836"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proofErr w:type="spellStart"/>
      <w:r>
        <w:t>MiddleCodeOptimizor.cs</w:t>
      </w:r>
      <w:proofErr w:type="spellEnd"/>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proofErr w:type="spellStart"/>
      <w:r>
        <w:t>Goto</w:t>
      </w:r>
      <w:proofErr w:type="spellEnd"/>
      <w:r>
        <w:t xml:space="preserve"> Next Instructions</w:t>
      </w:r>
    </w:p>
    <w:p w14:paraId="7A9F02C3" w14:textId="4ACBDBB6" w:rsidR="001B6658" w:rsidRPr="001B6658" w:rsidRDefault="001B6658" w:rsidP="001B6658">
      <w:r>
        <w:t xml:space="preserve">In some cases, there may be </w:t>
      </w:r>
      <w:proofErr w:type="spellStart"/>
      <w:r>
        <w:t>goto</w:t>
      </w:r>
      <w:proofErr w:type="spellEnd"/>
      <w:r>
        <w:t xml:space="preserve">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5836"/>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proofErr w:type="spellStart"/>
      <w:r>
        <w:t>MiddleCodeOptimizor.cs</w:t>
      </w:r>
      <w:proofErr w:type="spellEnd"/>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5837" w:name="_Toc481936420"/>
      <w:r w:rsidRPr="00EC76D5">
        <w:t>Next-</w:t>
      </w:r>
      <w:r w:rsidR="00795872" w:rsidRPr="00EC76D5">
        <w:t xml:space="preserve">Double </w:t>
      </w:r>
      <w:proofErr w:type="spellStart"/>
      <w:r w:rsidR="00036C5E" w:rsidRPr="00EC76D5">
        <w:t>Goto</w:t>
      </w:r>
      <w:proofErr w:type="spellEnd"/>
      <w:r w:rsidR="00036C5E" w:rsidRPr="00EC76D5">
        <w:t xml:space="preserve"> </w:t>
      </w:r>
      <w:r w:rsidR="00795872" w:rsidRPr="00EC76D5">
        <w:t>Statements</w:t>
      </w:r>
      <w:bookmarkEnd w:id="5837"/>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proofErr w:type="spellStart"/>
      <w:r>
        <w:t>MiddleCodeOptimizor.cs</w:t>
      </w:r>
      <w:proofErr w:type="spellEnd"/>
    </w:p>
    <w:p w14:paraId="6EAACB88" w14:textId="77777777" w:rsidR="003901CA" w:rsidRPr="003901CA" w:rsidRDefault="003901CA" w:rsidP="003901CA">
      <w:pPr>
        <w:pStyle w:val="Code"/>
        <w:rPr>
          <w:highlight w:val="white"/>
        </w:rPr>
      </w:pPr>
      <w:bookmarkStart w:id="5838" w:name="_Toc481936421"/>
      <w:r w:rsidRPr="003901CA">
        <w:rPr>
          <w:highlight w:val="white"/>
        </w:rPr>
        <w:t xml:space="preserve">    public static IDictionary&lt;MiddleOperator, MiddleOperator&gt; m_inverseMap =</w:t>
      </w:r>
    </w:p>
    <w:p w14:paraId="294F1320" w14:textId="77777777" w:rsidR="003901CA" w:rsidRPr="003901CA" w:rsidRDefault="003901CA" w:rsidP="003901CA">
      <w:pPr>
        <w:pStyle w:val="Code"/>
        <w:rPr>
          <w:highlight w:val="white"/>
        </w:rPr>
      </w:pPr>
      <w:r w:rsidRPr="003901CA">
        <w:rPr>
          <w:highlight w:val="white"/>
        </w:rPr>
        <w:t xml:space="preserve">      new Dictionary&lt;MiddleOperator, MiddleOperator&gt;();</w:t>
      </w:r>
    </w:p>
    <w:p w14:paraId="599D69B2" w14:textId="77777777" w:rsidR="003901CA" w:rsidRPr="003901CA" w:rsidRDefault="003901CA" w:rsidP="003901CA">
      <w:pPr>
        <w:pStyle w:val="Code"/>
        <w:rPr>
          <w:highlight w:val="white"/>
        </w:rPr>
      </w:pPr>
    </w:p>
    <w:p w14:paraId="06ECBEEA" w14:textId="77777777" w:rsidR="003901CA" w:rsidRPr="003901CA" w:rsidRDefault="003901CA" w:rsidP="003901CA">
      <w:pPr>
        <w:pStyle w:val="Code"/>
        <w:rPr>
          <w:highlight w:val="white"/>
        </w:rPr>
      </w:pPr>
      <w:r w:rsidRPr="003901CA">
        <w:rPr>
          <w:highlight w:val="white"/>
        </w:rPr>
        <w:t xml:space="preserve">    public static IDictionary&lt;MiddleOperator,MiddleOperator&gt; m_swapMap =</w:t>
      </w:r>
    </w:p>
    <w:p w14:paraId="4364C40A" w14:textId="77777777" w:rsidR="003901CA" w:rsidRPr="003901CA" w:rsidRDefault="003901CA" w:rsidP="003901CA">
      <w:pPr>
        <w:pStyle w:val="Code"/>
        <w:rPr>
          <w:highlight w:val="white"/>
        </w:rPr>
      </w:pPr>
      <w:r w:rsidRPr="003901CA">
        <w:rPr>
          <w:highlight w:val="white"/>
        </w:rPr>
        <w:t xml:space="preserve">       new Dictionary&lt;MiddleOperator,MiddleOperator&gt;();</w:t>
      </w:r>
    </w:p>
    <w:p w14:paraId="0BC193D8" w14:textId="77777777" w:rsidR="003901CA" w:rsidRPr="003901CA" w:rsidRDefault="003901CA" w:rsidP="003901CA">
      <w:pPr>
        <w:pStyle w:val="Code"/>
        <w:rPr>
          <w:highlight w:val="white"/>
        </w:rPr>
      </w:pPr>
    </w:p>
    <w:p w14:paraId="1C5181A4" w14:textId="77777777" w:rsidR="003901CA" w:rsidRPr="003901CA" w:rsidRDefault="003901CA" w:rsidP="003901CA">
      <w:pPr>
        <w:pStyle w:val="Code"/>
        <w:rPr>
          <w:highlight w:val="white"/>
        </w:rPr>
      </w:pPr>
      <w:r w:rsidRPr="003901CA">
        <w:rPr>
          <w:highlight w:val="white"/>
        </w:rPr>
        <w:t xml:space="preserve">    static MiddleCodeOptimizer() {</w:t>
      </w:r>
    </w:p>
    <w:p w14:paraId="7DE71E95" w14:textId="77777777" w:rsidR="003901CA" w:rsidRPr="003901CA" w:rsidRDefault="003901CA" w:rsidP="003901CA">
      <w:pPr>
        <w:pStyle w:val="Code"/>
        <w:rPr>
          <w:highlight w:val="white"/>
        </w:rPr>
      </w:pPr>
      <w:r w:rsidRPr="003901CA">
        <w:rPr>
          <w:highlight w:val="white"/>
        </w:rPr>
        <w:t xml:space="preserve">      m_inverseMap.Add(MiddleOperator.Equal, MiddleOperator.NotEqual);</w:t>
      </w:r>
    </w:p>
    <w:p w14:paraId="268D2833" w14:textId="77777777" w:rsidR="003901CA" w:rsidRPr="003901CA" w:rsidRDefault="003901CA" w:rsidP="003901CA">
      <w:pPr>
        <w:pStyle w:val="Code"/>
        <w:rPr>
          <w:highlight w:val="white"/>
        </w:rPr>
      </w:pPr>
      <w:r w:rsidRPr="003901CA">
        <w:rPr>
          <w:highlight w:val="white"/>
        </w:rPr>
        <w:t xml:space="preserve">      m_inverseMap.Add(MiddleOperator.NotEqual, MiddleOperator.Equal);</w:t>
      </w:r>
    </w:p>
    <w:p w14:paraId="104BFFED" w14:textId="77777777" w:rsidR="003901CA" w:rsidRPr="003901CA" w:rsidRDefault="003901CA" w:rsidP="003901CA">
      <w:pPr>
        <w:pStyle w:val="Code"/>
        <w:rPr>
          <w:highlight w:val="white"/>
        </w:rPr>
      </w:pPr>
      <w:r w:rsidRPr="003901CA">
        <w:rPr>
          <w:highlight w:val="white"/>
        </w:rPr>
        <w:t xml:space="preserve">      m_inverseMap.Add(MiddleOperator.Carry, MiddleOperator.NotCarry);</w:t>
      </w:r>
    </w:p>
    <w:p w14:paraId="4EA5E0F1" w14:textId="77777777" w:rsidR="003901CA" w:rsidRPr="003901CA" w:rsidRDefault="003901CA" w:rsidP="003901CA">
      <w:pPr>
        <w:pStyle w:val="Code"/>
        <w:rPr>
          <w:highlight w:val="white"/>
        </w:rPr>
      </w:pPr>
      <w:r w:rsidRPr="003901CA">
        <w:rPr>
          <w:highlight w:val="white"/>
        </w:rPr>
        <w:t xml:space="preserve">      m_inverseMap.Add(MiddleOperator.NotCarry, MiddleOperator.Carry);</w:t>
      </w:r>
    </w:p>
    <w:p w14:paraId="1671A84F" w14:textId="77777777" w:rsidR="00202DD7" w:rsidRDefault="003901CA" w:rsidP="003901CA">
      <w:pPr>
        <w:pStyle w:val="Code"/>
        <w:rPr>
          <w:highlight w:val="white"/>
        </w:rPr>
      </w:pPr>
      <w:r w:rsidRPr="003901CA">
        <w:rPr>
          <w:highlight w:val="white"/>
        </w:rPr>
        <w:t xml:space="preserve">      m_inverseMap.Add(MiddleOperator.SignedLessThan,</w:t>
      </w:r>
    </w:p>
    <w:p w14:paraId="4CB36015" w14:textId="574D507B"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MiddleOperator.SignedGreaterThanEqual);</w:t>
      </w:r>
    </w:p>
    <w:p w14:paraId="6B0E718C" w14:textId="77777777" w:rsidR="00202DD7" w:rsidRDefault="003901CA" w:rsidP="003901CA">
      <w:pPr>
        <w:pStyle w:val="Code"/>
        <w:rPr>
          <w:highlight w:val="white"/>
        </w:rPr>
      </w:pPr>
      <w:r w:rsidRPr="003901CA">
        <w:rPr>
          <w:highlight w:val="white"/>
        </w:rPr>
        <w:t xml:space="preserve">      m_inverseMap.Add(MiddleOperator.SignedLessThanEqual,</w:t>
      </w:r>
    </w:p>
    <w:p w14:paraId="1879DA00" w14:textId="4195AFE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w:t>
      </w:r>
    </w:p>
    <w:p w14:paraId="3D7DF810" w14:textId="77777777" w:rsidR="00202DD7" w:rsidRDefault="003901CA" w:rsidP="003901CA">
      <w:pPr>
        <w:pStyle w:val="Code"/>
        <w:rPr>
          <w:highlight w:val="white"/>
        </w:rPr>
      </w:pPr>
      <w:r w:rsidRPr="003901CA">
        <w:rPr>
          <w:highlight w:val="white"/>
        </w:rPr>
        <w:t xml:space="preserve">      m_inverseMap.Add(MiddleOperator.SignedGreaterThan,</w:t>
      </w:r>
    </w:p>
    <w:p w14:paraId="15ACF9B6" w14:textId="127699A8" w:rsidR="003901CA" w:rsidRPr="003901CA" w:rsidRDefault="00202DD7" w:rsidP="003901CA">
      <w:pPr>
        <w:pStyle w:val="Code"/>
        <w:rPr>
          <w:highlight w:val="white"/>
        </w:rPr>
      </w:pPr>
      <w:r>
        <w:rPr>
          <w:highlight w:val="white"/>
        </w:rPr>
        <w:t xml:space="preserve">                       </w:t>
      </w:r>
      <w:r w:rsidR="003901CA" w:rsidRPr="003901CA">
        <w:rPr>
          <w:highlight w:val="white"/>
        </w:rPr>
        <w:t>MiddleOperator.SignedLessThanEqual);</w:t>
      </w:r>
    </w:p>
    <w:p w14:paraId="4DF91998" w14:textId="77777777" w:rsidR="00202DD7" w:rsidRDefault="003901CA" w:rsidP="003901CA">
      <w:pPr>
        <w:pStyle w:val="Code"/>
        <w:rPr>
          <w:highlight w:val="white"/>
        </w:rPr>
      </w:pPr>
      <w:r w:rsidRPr="003901CA">
        <w:rPr>
          <w:highlight w:val="white"/>
        </w:rPr>
        <w:t xml:space="preserve">      m_inverseMap.Add(MiddleOperator.SignedGreaterThanEqual,</w:t>
      </w:r>
    </w:p>
    <w:p w14:paraId="27F46813" w14:textId="4A552147"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42C03DEC" w14:textId="77777777" w:rsidR="00202DD7" w:rsidRDefault="003901CA" w:rsidP="003901CA">
      <w:pPr>
        <w:pStyle w:val="Code"/>
        <w:rPr>
          <w:highlight w:val="white"/>
        </w:rPr>
      </w:pPr>
      <w:r w:rsidRPr="003901CA">
        <w:rPr>
          <w:highlight w:val="white"/>
        </w:rPr>
        <w:t xml:space="preserve">      m_inverseMap.Add(MiddleOperator.UnsignedLessThan,</w:t>
      </w:r>
    </w:p>
    <w:p w14:paraId="66497A24" w14:textId="31E778D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3E38ED7C" w14:textId="77777777" w:rsidR="00202DD7" w:rsidRDefault="003901CA" w:rsidP="003901CA">
      <w:pPr>
        <w:pStyle w:val="Code"/>
        <w:rPr>
          <w:highlight w:val="white"/>
        </w:rPr>
      </w:pPr>
      <w:r w:rsidRPr="003901CA">
        <w:rPr>
          <w:highlight w:val="white"/>
        </w:rPr>
        <w:t xml:space="preserve">      m_inverseMap.Add(MiddleOperator.UnsignedLessThanEqual,</w:t>
      </w:r>
    </w:p>
    <w:p w14:paraId="2BDF9DBB" w14:textId="0758B165"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w:t>
      </w:r>
    </w:p>
    <w:p w14:paraId="63A722CB" w14:textId="77777777" w:rsidR="00202DD7" w:rsidRDefault="003901CA" w:rsidP="003901CA">
      <w:pPr>
        <w:pStyle w:val="Code"/>
        <w:rPr>
          <w:highlight w:val="white"/>
        </w:rPr>
      </w:pPr>
      <w:r w:rsidRPr="003901CA">
        <w:rPr>
          <w:highlight w:val="white"/>
        </w:rPr>
        <w:t xml:space="preserve">      m_inverseMap.Add(MiddleOperator.UnsignedGreaterThan,</w:t>
      </w:r>
    </w:p>
    <w:p w14:paraId="3CB2E2EE" w14:textId="700879D2"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MiddleOperator.UnsignedLessThanEqual);</w:t>
      </w:r>
    </w:p>
    <w:p w14:paraId="3382E3BB" w14:textId="77777777" w:rsidR="00202DD7" w:rsidRDefault="003901CA" w:rsidP="003901CA">
      <w:pPr>
        <w:pStyle w:val="Code"/>
        <w:rPr>
          <w:highlight w:val="white"/>
        </w:rPr>
      </w:pPr>
      <w:r w:rsidRPr="003901CA">
        <w:rPr>
          <w:highlight w:val="white"/>
        </w:rPr>
        <w:t xml:space="preserve">      m_inverseMap.Add(MiddleOperator.UnsignedGreaterThanEqual,</w:t>
      </w:r>
    </w:p>
    <w:p w14:paraId="35B88FB1" w14:textId="7D56BF28" w:rsidR="003901CA" w:rsidRPr="003901CA" w:rsidRDefault="00202DD7" w:rsidP="003901CA">
      <w:pPr>
        <w:pStyle w:val="Code"/>
        <w:rPr>
          <w:highlight w:val="white"/>
        </w:rPr>
      </w:pPr>
      <w:r>
        <w:rPr>
          <w:highlight w:val="white"/>
        </w:rPr>
        <w:t xml:space="preserve">                       </w:t>
      </w:r>
      <w:r w:rsidR="003901CA" w:rsidRPr="003901CA">
        <w:rPr>
          <w:highlight w:val="white"/>
        </w:rPr>
        <w:t>MiddleOperator.UnsignedLessThan);</w:t>
      </w:r>
    </w:p>
    <w:p w14:paraId="046D3ADE" w14:textId="77777777" w:rsidR="003901CA" w:rsidRPr="003901CA" w:rsidRDefault="003901CA" w:rsidP="003901CA">
      <w:pPr>
        <w:pStyle w:val="Code"/>
        <w:rPr>
          <w:highlight w:val="white"/>
        </w:rPr>
      </w:pPr>
    </w:p>
    <w:p w14:paraId="6D7807A6" w14:textId="77777777" w:rsidR="003901CA" w:rsidRPr="003901CA" w:rsidRDefault="003901CA" w:rsidP="003901CA">
      <w:pPr>
        <w:pStyle w:val="Code"/>
        <w:rPr>
          <w:highlight w:val="white"/>
        </w:rPr>
      </w:pPr>
      <w:r w:rsidRPr="003901CA">
        <w:rPr>
          <w:highlight w:val="white"/>
        </w:rPr>
        <w:t xml:space="preserve">      m_swapMap.Add(MiddleOperator.Equal, MiddleOperator.Equal);</w:t>
      </w:r>
    </w:p>
    <w:p w14:paraId="30CA6391" w14:textId="77777777" w:rsidR="003901CA" w:rsidRPr="003901CA" w:rsidRDefault="003901CA" w:rsidP="003901CA">
      <w:pPr>
        <w:pStyle w:val="Code"/>
        <w:rPr>
          <w:highlight w:val="white"/>
        </w:rPr>
      </w:pPr>
      <w:r w:rsidRPr="003901CA">
        <w:rPr>
          <w:highlight w:val="white"/>
        </w:rPr>
        <w:t xml:space="preserve">      m_swapMap.Add(MiddleOperator.NotEqual, MiddleOperator.NotEqual);</w:t>
      </w:r>
    </w:p>
    <w:p w14:paraId="6775B73E" w14:textId="77777777" w:rsidR="00202DD7" w:rsidRDefault="003901CA" w:rsidP="003901CA">
      <w:pPr>
        <w:pStyle w:val="Code"/>
        <w:rPr>
          <w:highlight w:val="white"/>
        </w:rPr>
      </w:pPr>
      <w:r w:rsidRPr="003901CA">
        <w:rPr>
          <w:highlight w:val="white"/>
        </w:rPr>
        <w:t xml:space="preserve">      m_swapMap.Add(MiddleOperator.SignedLessThan,</w:t>
      </w:r>
    </w:p>
    <w:p w14:paraId="5F5A79AE" w14:textId="7F42B9E2" w:rsidR="003901CA" w:rsidRPr="003901CA" w:rsidRDefault="00202DD7" w:rsidP="003901CA">
      <w:pPr>
        <w:pStyle w:val="Code"/>
        <w:rPr>
          <w:highlight w:val="white"/>
        </w:rPr>
      </w:pPr>
      <w:r>
        <w:rPr>
          <w:highlight w:val="white"/>
        </w:rPr>
        <w:t xml:space="preserve">                    </w:t>
      </w:r>
      <w:r w:rsidR="003901CA" w:rsidRPr="003901CA">
        <w:rPr>
          <w:highlight w:val="white"/>
        </w:rPr>
        <w:t>MiddleOperator.SignedGreaterThan);</w:t>
      </w:r>
    </w:p>
    <w:p w14:paraId="23D21742" w14:textId="77777777" w:rsidR="00202DD7" w:rsidRDefault="003901CA" w:rsidP="003901CA">
      <w:pPr>
        <w:pStyle w:val="Code"/>
        <w:rPr>
          <w:highlight w:val="white"/>
        </w:rPr>
      </w:pPr>
      <w:r w:rsidRPr="003901CA">
        <w:rPr>
          <w:highlight w:val="white"/>
        </w:rPr>
        <w:t xml:space="preserve">      m_swapMap.Add(MiddleOperator.SignedGreaterThan,</w:t>
      </w:r>
    </w:p>
    <w:p w14:paraId="2CFAF768" w14:textId="733FDA3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w:t>
      </w:r>
    </w:p>
    <w:p w14:paraId="5B08E6F6" w14:textId="77777777" w:rsidR="00202DD7" w:rsidRDefault="003901CA" w:rsidP="003901CA">
      <w:pPr>
        <w:pStyle w:val="Code"/>
        <w:rPr>
          <w:highlight w:val="white"/>
        </w:rPr>
      </w:pPr>
      <w:r w:rsidRPr="003901CA">
        <w:rPr>
          <w:highlight w:val="white"/>
        </w:rPr>
        <w:t xml:space="preserve">      m_swapMap.Add(MiddleOperator.SignedLessThanEqual,</w:t>
      </w:r>
    </w:p>
    <w:p w14:paraId="32F2198A" w14:textId="07B49F5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MiddleOperator.SignedGreaterThanEqual);</w:t>
      </w:r>
    </w:p>
    <w:p w14:paraId="54D81927" w14:textId="77777777" w:rsidR="00202DD7" w:rsidRDefault="003901CA" w:rsidP="003901CA">
      <w:pPr>
        <w:pStyle w:val="Code"/>
        <w:rPr>
          <w:highlight w:val="white"/>
        </w:rPr>
      </w:pPr>
      <w:r w:rsidRPr="003901CA">
        <w:rPr>
          <w:highlight w:val="white"/>
        </w:rPr>
        <w:t xml:space="preserve">      m_swapMap.Add(MiddleOperator.SignedGreaterThanEqual,</w:t>
      </w:r>
    </w:p>
    <w:p w14:paraId="0CCA84EC" w14:textId="16CD510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MiddleOperator.SignedLessThanEqual);</w:t>
      </w:r>
    </w:p>
    <w:p w14:paraId="6D80E36A" w14:textId="77777777" w:rsidR="00202DD7" w:rsidRDefault="003901CA" w:rsidP="003901CA">
      <w:pPr>
        <w:pStyle w:val="Code"/>
        <w:rPr>
          <w:highlight w:val="white"/>
        </w:rPr>
      </w:pPr>
      <w:r w:rsidRPr="003901CA">
        <w:rPr>
          <w:highlight w:val="white"/>
        </w:rPr>
        <w:t xml:space="preserve">      m_swapMap.Add(MiddleOperator.UnsignedLessThan,</w:t>
      </w:r>
    </w:p>
    <w:p w14:paraId="505A17A4" w14:textId="46C56557" w:rsidR="003901CA" w:rsidRPr="003901CA" w:rsidRDefault="00202DD7" w:rsidP="003901CA">
      <w:pPr>
        <w:pStyle w:val="Code"/>
        <w:rPr>
          <w:highlight w:val="white"/>
        </w:rPr>
      </w:pPr>
      <w:r>
        <w:rPr>
          <w:highlight w:val="white"/>
        </w:rPr>
        <w:lastRenderedPageBreak/>
        <w:t xml:space="preserve">                   </w:t>
      </w:r>
      <w:r w:rsidR="003901CA" w:rsidRPr="003901CA">
        <w:rPr>
          <w:highlight w:val="white"/>
        </w:rPr>
        <w:t xml:space="preserve"> MiddleOperator.UnsignedGreaterThan);</w:t>
      </w:r>
    </w:p>
    <w:p w14:paraId="7320A6F2" w14:textId="77777777" w:rsidR="00202DD7" w:rsidRDefault="003901CA" w:rsidP="003901CA">
      <w:pPr>
        <w:pStyle w:val="Code"/>
        <w:rPr>
          <w:highlight w:val="white"/>
        </w:rPr>
      </w:pPr>
      <w:r w:rsidRPr="003901CA">
        <w:rPr>
          <w:highlight w:val="white"/>
        </w:rPr>
        <w:t xml:space="preserve">      m_swapMap.Add(MiddleOperator.UnsignedGreaterThan,</w:t>
      </w:r>
    </w:p>
    <w:p w14:paraId="2B49DA7A" w14:textId="79CFE718"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w:t>
      </w:r>
    </w:p>
    <w:p w14:paraId="5E58AB78" w14:textId="77777777" w:rsidR="00202DD7" w:rsidRDefault="003901CA" w:rsidP="003901CA">
      <w:pPr>
        <w:pStyle w:val="Code"/>
        <w:rPr>
          <w:highlight w:val="white"/>
        </w:rPr>
      </w:pPr>
      <w:r w:rsidRPr="003901CA">
        <w:rPr>
          <w:highlight w:val="white"/>
        </w:rPr>
        <w:t xml:space="preserve">      m_swapMap.Add(MiddleOperator.UnsignedLessThanEqual,</w:t>
      </w:r>
    </w:p>
    <w:p w14:paraId="4B4F4360" w14:textId="013E3D46"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MiddleOperator.UnsignedGreaterThanEqual);</w:t>
      </w:r>
    </w:p>
    <w:p w14:paraId="5540D855" w14:textId="77777777" w:rsidR="00202DD7" w:rsidRDefault="003901CA" w:rsidP="003901CA">
      <w:pPr>
        <w:pStyle w:val="Code"/>
        <w:rPr>
          <w:highlight w:val="white"/>
        </w:rPr>
      </w:pPr>
      <w:r w:rsidRPr="003901CA">
        <w:rPr>
          <w:highlight w:val="white"/>
        </w:rPr>
        <w:t xml:space="preserve">      m_swapMap.Add(MiddleOperator.UnsignedGreaterThanEqual,</w:t>
      </w:r>
    </w:p>
    <w:p w14:paraId="3AD89789" w14:textId="586CD5D1" w:rsidR="003901CA" w:rsidRPr="003901CA" w:rsidRDefault="00202DD7" w:rsidP="003901CA">
      <w:pPr>
        <w:pStyle w:val="Code"/>
        <w:rPr>
          <w:highlight w:val="white"/>
        </w:rPr>
      </w:pPr>
      <w:r>
        <w:rPr>
          <w:highlight w:val="white"/>
        </w:rPr>
        <w:t xml:space="preserve">                   </w:t>
      </w:r>
      <w:r w:rsidR="003901CA" w:rsidRPr="003901CA">
        <w:rPr>
          <w:highlight w:val="white"/>
        </w:rPr>
        <w:t xml:space="preserve"> MiddleOperator.UnsignedLessThanEqual);</w:t>
      </w:r>
    </w:p>
    <w:p w14:paraId="223A3E8F" w14:textId="41D39F71" w:rsidR="003901CA" w:rsidRDefault="003901CA" w:rsidP="003901CA">
      <w:pPr>
        <w:pStyle w:val="Code"/>
        <w:rPr>
          <w:highlight w:val="white"/>
        </w:rPr>
      </w:pPr>
      <w:r w:rsidRPr="003901CA">
        <w:rPr>
          <w:highlight w:val="white"/>
        </w:rPr>
        <w:t xml:space="preserve">    }</w:t>
      </w:r>
    </w:p>
    <w:p w14:paraId="6E98787B" w14:textId="7EE356DC" w:rsidR="00833EE9" w:rsidRDefault="00E455A9" w:rsidP="00E455A9">
      <w:pPr>
        <w:rPr>
          <w:highlight w:val="white"/>
        </w:rPr>
      </w:pPr>
      <w:r>
        <w:rPr>
          <w:highlight w:val="white"/>
        </w:rPr>
        <w:t xml:space="preserve">We iterate </w:t>
      </w:r>
      <w:proofErr w:type="spellStart"/>
      <w:r>
        <w:rPr>
          <w:highlight w:val="white"/>
        </w:rPr>
        <w:t>throught</w:t>
      </w:r>
      <w:proofErr w:type="spellEnd"/>
      <w:r>
        <w:rPr>
          <w:highlight w:val="white"/>
        </w:rPr>
        <w:t xml:space="preserve">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proofErr w:type="spellStart"/>
      <w:r w:rsidRPr="00EC76D5">
        <w:t>Goto</w:t>
      </w:r>
      <w:proofErr w:type="spellEnd"/>
      <w:r w:rsidRPr="00EC76D5">
        <w:t xml:space="preserve"> Chains</w:t>
      </w:r>
      <w:bookmarkEnd w:id="5838"/>
    </w:p>
    <w:p w14:paraId="0879AD9F" w14:textId="77777777" w:rsidR="00134AB7" w:rsidRPr="00EC76D5" w:rsidRDefault="00134AB7" w:rsidP="00134AB7">
      <w:r w:rsidRPr="00EC76D5">
        <w:t xml:space="preserve">A </w:t>
      </w:r>
      <w:proofErr w:type="spellStart"/>
      <w:r w:rsidRPr="00EC76D5">
        <w:t>goto</w:t>
      </w:r>
      <w:proofErr w:type="spellEnd"/>
      <w:r w:rsidRPr="00EC76D5">
        <w:t xml:space="preserve">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proofErr w:type="spellStart"/>
      <w:r>
        <w:t>MiddleCodeOptimizor.cs</w:t>
      </w:r>
      <w:proofErr w:type="spellEnd"/>
    </w:p>
    <w:p w14:paraId="12411853" w14:textId="77777777" w:rsidR="003048B8" w:rsidRPr="003048B8" w:rsidRDefault="003048B8" w:rsidP="003048B8">
      <w:pPr>
        <w:pStyle w:val="Code"/>
        <w:rPr>
          <w:highlight w:val="white"/>
        </w:rPr>
      </w:pPr>
      <w:bookmarkStart w:id="5839"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lastRenderedPageBreak/>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 xml:space="preserve">trace the </w:t>
      </w:r>
      <w:proofErr w:type="spellStart"/>
      <w:r w:rsidR="003C4673">
        <w:rPr>
          <w:highlight w:val="white"/>
        </w:rPr>
        <w:t>goto</w:t>
      </w:r>
      <w:proofErr w:type="spellEnd"/>
      <w:r w:rsidR="003C4673">
        <w:rPr>
          <w:highlight w:val="white"/>
        </w:rPr>
        <w:t xml:space="preserve">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w:t>
      </w:r>
      <w:proofErr w:type="gramStart"/>
      <w:r w:rsidR="001861F5">
        <w:rPr>
          <w:highlight w:val="white"/>
        </w:rPr>
        <w:t>as long as</w:t>
      </w:r>
      <w:proofErr w:type="gramEnd"/>
      <w:r w:rsidR="001861F5">
        <w:rPr>
          <w:highlight w:val="white"/>
        </w:rPr>
        <w:t xml:space="preserve">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5839"/>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5840" w:name="_Toc481936423"/>
      <w:proofErr w:type="spellStart"/>
      <w:r>
        <w:t>MiddleCodeOptimizor.cs</w:t>
      </w:r>
      <w:proofErr w:type="spellEnd"/>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lastRenderedPageBreak/>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proofErr w:type="spellStart"/>
      <w:r>
        <w:t>MiddleCodeOptimizor.cs</w:t>
      </w:r>
      <w:proofErr w:type="spellEnd"/>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lastRenderedPageBreak/>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proofErr w:type="spellStart"/>
      <w:r>
        <w:t>MiddleCodeOptimizor.cs</w:t>
      </w:r>
      <w:proofErr w:type="spellEnd"/>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proofErr w:type="spellStart"/>
      <w:r>
        <w:rPr>
          <w:highlight w:val="white"/>
          <w:lang w:val="sv-SE"/>
        </w:rPr>
        <w:t>Sematic</w:t>
      </w:r>
      <w:proofErr w:type="spellEnd"/>
      <w:r>
        <w:rPr>
          <w:highlight w:val="white"/>
          <w:lang w:val="sv-SE"/>
        </w:rPr>
        <w:t xml:space="preserve"> </w:t>
      </w:r>
      <w:proofErr w:type="spellStart"/>
      <w:r>
        <w:rPr>
          <w:highlight w:val="white"/>
          <w:lang w:val="sv-SE"/>
        </w:rPr>
        <w:t>Optimization</w:t>
      </w:r>
      <w:proofErr w:type="spellEnd"/>
    </w:p>
    <w:p w14:paraId="08F62FF6" w14:textId="230B62E1" w:rsidR="00D33BAF" w:rsidRPr="00D33BAF" w:rsidRDefault="00D33BAF" w:rsidP="00D33BAF">
      <w:pPr>
        <w:rPr>
          <w:highlight w:val="white"/>
          <w:lang w:val="sv-SE"/>
        </w:rPr>
      </w:pPr>
      <w:r>
        <w:rPr>
          <w:highlight w:val="white"/>
          <w:lang w:val="sv-SE"/>
        </w:rPr>
        <w:t xml:space="preserve">The </w:t>
      </w:r>
      <w:proofErr w:type="spellStart"/>
      <w:r>
        <w:rPr>
          <w:highlight w:val="white"/>
          <w:lang w:val="sv-SE"/>
        </w:rPr>
        <w:t>semantic</w:t>
      </w:r>
      <w:proofErr w:type="spellEnd"/>
      <w:r>
        <w:rPr>
          <w:highlight w:val="white"/>
          <w:lang w:val="sv-SE"/>
        </w:rPr>
        <w:t xml:space="preserve"> </w:t>
      </w:r>
      <w:proofErr w:type="spellStart"/>
      <w:r>
        <w:rPr>
          <w:highlight w:val="white"/>
          <w:lang w:val="sv-SE"/>
        </w:rPr>
        <w:t>opimization</w:t>
      </w:r>
      <w:proofErr w:type="spellEnd"/>
      <w:r>
        <w:rPr>
          <w:highlight w:val="white"/>
          <w:lang w:val="sv-SE"/>
        </w:rPr>
        <w:t xml:space="preserve"> </w:t>
      </w:r>
      <w:proofErr w:type="spellStart"/>
      <w:r>
        <w:rPr>
          <w:highlight w:val="white"/>
          <w:lang w:val="sv-SE"/>
        </w:rPr>
        <w:t>handles</w:t>
      </w:r>
      <w:proofErr w:type="spellEnd"/>
      <w:r>
        <w:rPr>
          <w:highlight w:val="white"/>
          <w:lang w:val="sv-SE"/>
        </w:rPr>
        <w:t xml:space="preserve"> </w:t>
      </w:r>
    </w:p>
    <w:p w14:paraId="48E39533" w14:textId="77777777" w:rsidR="000137CF" w:rsidRDefault="000137CF" w:rsidP="000137CF">
      <w:pPr>
        <w:pStyle w:val="CodeHeader"/>
      </w:pPr>
      <w:proofErr w:type="spellStart"/>
      <w:r>
        <w:t>MiddleCodeOptimizor.cs</w:t>
      </w:r>
      <w:proofErr w:type="spellEnd"/>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 xml:space="preserve">pointer </w:t>
      </w:r>
      <w:proofErr w:type="spellStart"/>
      <w:r w:rsidR="00353BA8">
        <w:rPr>
          <w:highlight w:val="white"/>
        </w:rPr>
        <w:t>arithmentic</w:t>
      </w:r>
      <w:proofErr w:type="spellEnd"/>
      <w:r w:rsidR="00353BA8">
        <w:rPr>
          <w:highlight w:val="white"/>
        </w:rPr>
        <w:t xml:space="preserve">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 xml:space="preserve">0 + </w:t>
      </w:r>
      <w:proofErr w:type="spellStart"/>
      <w:r w:rsidR="009073A9">
        <w:rPr>
          <w:highlight w:val="white"/>
        </w:rPr>
        <w:t>i</w:t>
      </w:r>
      <w:proofErr w:type="spellEnd"/>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lastRenderedPageBreak/>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proofErr w:type="spellStart"/>
      <w:r w:rsidR="009C25B9">
        <w:rPr>
          <w:highlight w:val="white"/>
        </w:rPr>
        <w:t>i</w:t>
      </w:r>
      <w:proofErr w:type="spellEnd"/>
      <w:r w:rsidR="009C25B9">
        <w:rPr>
          <w:highlight w:val="white"/>
        </w:rPr>
        <w:t xml:space="preserve"> + 0 or </w:t>
      </w:r>
      <w:proofErr w:type="spellStart"/>
      <w:r w:rsidR="009C25B9">
        <w:rPr>
          <w:highlight w:val="white"/>
        </w:rPr>
        <w:t>i</w:t>
      </w:r>
      <w:proofErr w:type="spellEnd"/>
      <w:r w:rsidR="009C25B9">
        <w:rPr>
          <w:highlight w:val="white"/>
        </w:rPr>
        <w:t xml:space="preserve">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lastRenderedPageBreak/>
        <w:t>If the new symbol is not null,</w:t>
      </w:r>
      <w:r w:rsidR="007A75F0">
        <w:rPr>
          <w:highlight w:val="white"/>
        </w:rPr>
        <w:t xml:space="preserve"> </w:t>
      </w:r>
      <w:r w:rsidR="00FB58FE">
        <w:rPr>
          <w:highlight w:val="white"/>
        </w:rPr>
        <w:t xml:space="preserve">we replace the expression with the new symbol. If the result symbol is a temporary symbol. We iterate until we find the place where the result symbol is </w:t>
      </w:r>
      <w:proofErr w:type="gramStart"/>
      <w:r w:rsidR="00FB58FE">
        <w:rPr>
          <w:highlight w:val="white"/>
        </w:rPr>
        <w:t>accessed, and</w:t>
      </w:r>
      <w:proofErr w:type="gramEnd"/>
      <w:r w:rsidR="00FB58FE">
        <w:rPr>
          <w:highlight w:val="white"/>
        </w:rPr>
        <w:t xml:space="preserve">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proofErr w:type="gramStart"/>
      <w:r>
        <w:rPr>
          <w:highlight w:val="white"/>
        </w:rPr>
        <w:t>In order to</w:t>
      </w:r>
      <w:proofErr w:type="gramEnd"/>
      <w:r>
        <w:rPr>
          <w:highlight w:val="white"/>
        </w:rPr>
        <w:t xml:space="preserve">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7FA30C9D" w14:textId="7540C583" w:rsidR="008C4B7E" w:rsidRDefault="008C4B7E" w:rsidP="008C4B7E">
      <w:r>
        <w:t xml:space="preserve">Note that the swap map we use here is not the same as the </w:t>
      </w:r>
      <w:r w:rsidR="00A81573">
        <w:t xml:space="preserve">inverse map we used in the </w:t>
      </w:r>
      <w:r w:rsidR="00B91806">
        <w:t>Next-</w:t>
      </w:r>
      <w:proofErr w:type="spellStart"/>
      <w:r w:rsidR="00B91806">
        <w:t>Goto</w:t>
      </w:r>
      <w:proofErr w:type="spellEnd"/>
      <w:r w:rsidR="00B91806">
        <w:t xml:space="preserve">-Double </w:t>
      </w:r>
      <w:r w:rsidR="00B87CD9">
        <w:t>case.</w:t>
      </w:r>
    </w:p>
    <w:p w14:paraId="06F7AF16" w14:textId="5F8154E7" w:rsidR="00DC5011" w:rsidRDefault="00DC5011" w:rsidP="00DC5011">
      <w:pPr>
        <w:pStyle w:val="CodeHeader"/>
      </w:pPr>
      <w:proofErr w:type="spellStart"/>
      <w:r>
        <w:t>MiddleCodeOptimizor.cs</w:t>
      </w:r>
      <w:proofErr w:type="spellEnd"/>
    </w:p>
    <w:p w14:paraId="2577E4DC" w14:textId="77777777" w:rsidR="00DC5011" w:rsidRPr="00DC5011" w:rsidRDefault="00DC5011" w:rsidP="00DC5011">
      <w:pPr>
        <w:pStyle w:val="Code"/>
        <w:rPr>
          <w:highlight w:val="white"/>
        </w:rPr>
      </w:pPr>
      <w:r w:rsidRPr="00DC5011">
        <w:rPr>
          <w:highlight w:val="white"/>
        </w:rPr>
        <w:t xml:space="preserve">    private void OptimizeRelation() {</w:t>
      </w:r>
    </w:p>
    <w:p w14:paraId="03938253" w14:textId="77777777" w:rsidR="00DC5011" w:rsidRPr="00DC5011" w:rsidRDefault="00DC5011" w:rsidP="00DC5011">
      <w:pPr>
        <w:pStyle w:val="Code"/>
        <w:rPr>
          <w:highlight w:val="white"/>
        </w:rPr>
      </w:pPr>
      <w:r w:rsidRPr="00DC5011">
        <w:rPr>
          <w:highlight w:val="white"/>
        </w:rPr>
        <w:t xml:space="preserve">      foreach (MiddleCode middleCode in m_middleCodeList) {</w:t>
      </w:r>
    </w:p>
    <w:p w14:paraId="4CFB58AF" w14:textId="77777777" w:rsidR="00DC5011" w:rsidRPr="00DC5011" w:rsidRDefault="00DC5011" w:rsidP="00DC5011">
      <w:pPr>
        <w:pStyle w:val="Code"/>
        <w:rPr>
          <w:highlight w:val="white"/>
        </w:rPr>
      </w:pPr>
      <w:r w:rsidRPr="00DC5011">
        <w:rPr>
          <w:highlight w:val="white"/>
        </w:rPr>
        <w:t xml:space="preserve">        if (middleCode.IsRelation()) {</w:t>
      </w:r>
    </w:p>
    <w:p w14:paraId="618603B2" w14:textId="77777777" w:rsidR="00DC5011" w:rsidRPr="00DC5011" w:rsidRDefault="00DC5011" w:rsidP="00DC5011">
      <w:pPr>
        <w:pStyle w:val="Code"/>
        <w:rPr>
          <w:highlight w:val="white"/>
        </w:rPr>
      </w:pPr>
      <w:r w:rsidRPr="00DC5011">
        <w:rPr>
          <w:highlight w:val="white"/>
        </w:rPr>
        <w:t xml:space="preserve">          Symbol leftSymbol = (Symbol) middleCode[1],</w:t>
      </w:r>
    </w:p>
    <w:p w14:paraId="6D48A07F" w14:textId="77777777" w:rsidR="00DC5011" w:rsidRPr="00DC5011" w:rsidRDefault="00DC5011" w:rsidP="00DC5011">
      <w:pPr>
        <w:pStyle w:val="Code"/>
        <w:rPr>
          <w:highlight w:val="white"/>
        </w:rPr>
      </w:pPr>
      <w:r w:rsidRPr="00DC5011">
        <w:rPr>
          <w:highlight w:val="white"/>
        </w:rPr>
        <w:t xml:space="preserve">                 rightSymbol = (Symbol) middleCode[2];</w:t>
      </w:r>
    </w:p>
    <w:p w14:paraId="27CD633A" w14:textId="6E93CE41" w:rsidR="00B87CD9" w:rsidRPr="00DC5011" w:rsidRDefault="00B879D8" w:rsidP="009B6517">
      <w:pPr>
        <w:rPr>
          <w:highlight w:val="white"/>
        </w:rPr>
      </w:pPr>
      <w:r>
        <w:rPr>
          <w:highlight w:val="white"/>
        </w:rPr>
        <w:lastRenderedPageBreak/>
        <w:t>In the left operand is an integral value, we change the operator and swap the left and right operand.</w:t>
      </w:r>
    </w:p>
    <w:p w14:paraId="17F4E316" w14:textId="76A1D488" w:rsidR="00117373" w:rsidRPr="00117373" w:rsidRDefault="00117373" w:rsidP="00117373">
      <w:pPr>
        <w:pStyle w:val="Code"/>
        <w:rPr>
          <w:highlight w:val="white"/>
        </w:rPr>
      </w:pPr>
      <w:r w:rsidRPr="00117373">
        <w:rPr>
          <w:highlight w:val="white"/>
        </w:rPr>
        <w:t xml:space="preserve">          if (leftSymbol.Value is BigInteger</w:t>
      </w:r>
      <w:r w:rsidR="00D33BAF">
        <w:rPr>
          <w:highlight w:val="white"/>
        </w:rPr>
        <w:t>) {</w:t>
      </w:r>
    </w:p>
    <w:p w14:paraId="220154EC" w14:textId="77777777" w:rsidR="00117373" w:rsidRPr="00117373" w:rsidRDefault="00117373" w:rsidP="00117373">
      <w:pPr>
        <w:pStyle w:val="Code"/>
        <w:rPr>
          <w:highlight w:val="white"/>
        </w:rPr>
      </w:pPr>
      <w:r w:rsidRPr="00117373">
        <w:rPr>
          <w:highlight w:val="white"/>
        </w:rPr>
        <w:t xml:space="preserve">            middleCode.Operator = m_swapMap[middleCode.Operator];</w:t>
      </w:r>
    </w:p>
    <w:p w14:paraId="2823B55B" w14:textId="77777777" w:rsidR="00117373" w:rsidRPr="00117373" w:rsidRDefault="00117373" w:rsidP="00117373">
      <w:pPr>
        <w:pStyle w:val="Code"/>
        <w:rPr>
          <w:highlight w:val="white"/>
        </w:rPr>
      </w:pPr>
      <w:r w:rsidRPr="00117373">
        <w:rPr>
          <w:highlight w:val="white"/>
        </w:rPr>
        <w:t xml:space="preserve">            middleCode[1] = rightSymbol;</w:t>
      </w:r>
    </w:p>
    <w:p w14:paraId="7CF132CE" w14:textId="77777777" w:rsidR="00117373" w:rsidRPr="00117373" w:rsidRDefault="00117373" w:rsidP="00117373">
      <w:pPr>
        <w:pStyle w:val="Code"/>
        <w:rPr>
          <w:highlight w:val="white"/>
        </w:rPr>
      </w:pPr>
      <w:r w:rsidRPr="00117373">
        <w:rPr>
          <w:highlight w:val="white"/>
        </w:rPr>
        <w:t xml:space="preserve">            middleCode[2] = leftSymbol;</w:t>
      </w:r>
    </w:p>
    <w:p w14:paraId="4C37055E" w14:textId="77777777" w:rsidR="00117373" w:rsidRPr="00117373" w:rsidRDefault="00117373" w:rsidP="00117373">
      <w:pPr>
        <w:pStyle w:val="Code"/>
        <w:rPr>
          <w:highlight w:val="white"/>
        </w:rPr>
      </w:pPr>
      <w:r w:rsidRPr="00117373">
        <w:rPr>
          <w:highlight w:val="white"/>
        </w:rPr>
        <w:t xml:space="preserve">          }</w:t>
      </w:r>
    </w:p>
    <w:p w14:paraId="09E9E40B" w14:textId="77777777" w:rsidR="00DC5011" w:rsidRPr="00DC5011" w:rsidRDefault="00DC5011" w:rsidP="00DC5011">
      <w:pPr>
        <w:pStyle w:val="Code"/>
        <w:rPr>
          <w:highlight w:val="white"/>
        </w:rPr>
      </w:pPr>
      <w:r w:rsidRPr="00DC5011">
        <w:rPr>
          <w:highlight w:val="white"/>
        </w:rPr>
        <w:t xml:space="preserve">        }</w:t>
      </w:r>
    </w:p>
    <w:p w14:paraId="6CDE3B08" w14:textId="77777777" w:rsidR="00DC5011" w:rsidRPr="00DC5011" w:rsidRDefault="00DC5011" w:rsidP="00DC5011">
      <w:pPr>
        <w:pStyle w:val="Code"/>
        <w:rPr>
          <w:highlight w:val="white"/>
        </w:rPr>
      </w:pPr>
      <w:r w:rsidRPr="00DC5011">
        <w:rPr>
          <w:highlight w:val="white"/>
        </w:rPr>
        <w:t xml:space="preserve">      }</w:t>
      </w:r>
    </w:p>
    <w:p w14:paraId="53354E5D" w14:textId="55376C61" w:rsidR="00DC5011" w:rsidRDefault="00DC5011" w:rsidP="00CF2F9E">
      <w:pPr>
        <w:pStyle w:val="Code"/>
        <w:rPr>
          <w:highlight w:val="white"/>
        </w:rPr>
      </w:pPr>
      <w:r w:rsidRPr="00DC5011">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proofErr w:type="spellStart"/>
      <w:r>
        <w:t>MiddleCodeOptimizor.cs</w:t>
      </w:r>
      <w:proofErr w:type="spellEnd"/>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proofErr w:type="spellStart"/>
      <w:r>
        <w:t>MiddleCodeOptimizor.cs</w:t>
      </w:r>
      <w:proofErr w:type="spellEnd"/>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t xml:space="preserve">Remove </w:t>
      </w:r>
      <w:r w:rsidR="00F03A18" w:rsidRPr="00EC76D5">
        <w:t>Cleared</w:t>
      </w:r>
      <w:r w:rsidRPr="00EC76D5">
        <w:t xml:space="preserve"> Code</w:t>
      </w:r>
      <w:bookmarkEnd w:id="5840"/>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proofErr w:type="spellStart"/>
      <w:r>
        <w:t>MiddleCodeOptimizor.cs</w:t>
      </w:r>
      <w:proofErr w:type="spellEnd"/>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lastRenderedPageBreak/>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5841" w:name="_Toc481936424"/>
      <w:r>
        <w:lastRenderedPageBreak/>
        <w:t>Assembly Code Generation</w:t>
      </w:r>
    </w:p>
    <w:p w14:paraId="70E477B9" w14:textId="4F997364"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 xml:space="preserve">A track is a place hold for a register that follows the (yet unknown) register through the code. The track is then replaced by a proper register by the register allocation process. Finally, the assembly code instruction </w:t>
      </w:r>
      <w:proofErr w:type="gramStart"/>
      <w:r w:rsidR="008562B1">
        <w:t>are</w:t>
      </w:r>
      <w:proofErr w:type="gramEnd"/>
      <w:r w:rsidR="008562B1">
        <w:t xml:space="preserve"> written in plain text.</w:t>
      </w:r>
    </w:p>
    <w:p w14:paraId="185BB847" w14:textId="4E1ECE8F" w:rsidR="00694D32" w:rsidRPr="00694D32" w:rsidRDefault="00694D32" w:rsidP="00B25DBF">
      <w:pPr>
        <w:pStyle w:val="Rubrik2"/>
      </w:pPr>
      <w:r>
        <w:t>Assembly Operator</w:t>
      </w:r>
    </w:p>
    <w:p w14:paraId="75530511" w14:textId="4115CA3E" w:rsidR="00EF68C0" w:rsidRDefault="00234E9D" w:rsidP="005D6FD0">
      <w:r>
        <w:t>Like the middle code operators, we also have the assembly code operators.</w:t>
      </w:r>
      <w:r w:rsidR="00F05642">
        <w:t xml:space="preserve"> </w:t>
      </w:r>
      <w:r w:rsidR="00665408">
        <w:t xml:space="preserve">Several operators </w:t>
      </w:r>
      <w:proofErr w:type="gramStart"/>
      <w:r w:rsidR="00665408">
        <w:t>comes</w:t>
      </w:r>
      <w:proofErr w:type="gramEnd"/>
      <w:r w:rsidR="00665408">
        <w:t xml:space="preserve"> in </w:t>
      </w:r>
      <w:r w:rsidR="00F05642">
        <w:t xml:space="preserve">several </w:t>
      </w:r>
      <w:r w:rsidR="00284871">
        <w:t>varieties</w:t>
      </w:r>
      <w:r w:rsidR="00F05642">
        <w:t xml:space="preserve">. For instance, </w:t>
      </w:r>
      <w:r w:rsidR="00D41DFA">
        <w:t xml:space="preserve">the add instruction comes in the base form, which is used when a register is assigned a value,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D41DFA">
        <w:t xml:space="preserve">. The other varieties are used when there is no register to assign, but we still </w:t>
      </w:r>
      <w:proofErr w:type="gramStart"/>
      <w:r w:rsidR="00D41DFA">
        <w:t>have to</w:t>
      </w:r>
      <w:proofErr w:type="gramEnd"/>
      <w:r w:rsidR="00D41DFA">
        <w:t xml:space="preserve">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proofErr w:type="spellStart"/>
      <w:r>
        <w:t>AssemblyOperator.cs</w:t>
      </w:r>
      <w:proofErr w:type="spellEnd"/>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77777777" w:rsidR="00F05642" w:rsidRPr="00F05642" w:rsidRDefault="00F05642" w:rsidP="00F05642">
      <w:pPr>
        <w:pStyle w:val="Code"/>
        <w:rPr>
          <w:highlight w:val="white"/>
        </w:rPr>
      </w:pPr>
      <w:r w:rsidRPr="00F05642">
        <w:rPr>
          <w:highlight w:val="white"/>
        </w:rPr>
        <w:t xml:space="preserve">    add, add_byte, add_dword, add_qword, add_word, address_return,</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r>
        <w:t>Assembly Code</w:t>
      </w:r>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proofErr w:type="spellStart"/>
      <w:r>
        <w:lastRenderedPageBreak/>
        <w:t>AssemblyCode.cs</w:t>
      </w:r>
      <w:proofErr w:type="spellEnd"/>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0F3C4A22"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Hold the pointer to the current activation record.</w:t>
      </w:r>
    </w:p>
    <w:p w14:paraId="6AC9886B" w14:textId="3E19E78B" w:rsidR="00C6682C" w:rsidRDefault="00C6682C" w:rsidP="00C6682C">
      <w:pPr>
        <w:pStyle w:val="Liststycke"/>
        <w:numPr>
          <w:ilvl w:val="0"/>
          <w:numId w:val="141"/>
        </w:numPr>
        <w:rPr>
          <w:highlight w:val="white"/>
        </w:rPr>
      </w:pPr>
      <w:r>
        <w:rPr>
          <w:rStyle w:val="KeyWord0"/>
          <w:highlight w:val="white"/>
        </w:rPr>
        <w:t>EllipseR</w:t>
      </w:r>
      <w:r w:rsidRPr="00C6682C">
        <w:rPr>
          <w:rStyle w:val="KeyWord0"/>
          <w:highlight w:val="white"/>
        </w:rPr>
        <w:t>egister</w:t>
      </w:r>
      <w:r>
        <w:rPr>
          <w:highlight w:val="white"/>
        </w:rPr>
        <w:t xml:space="preserve">. Does also hold the pointer to the current activation record in an elliptic function. However, </w:t>
      </w:r>
      <w:r w:rsidR="00955EE8">
        <w:rPr>
          <w:highlight w:val="white"/>
        </w:rPr>
        <w:t xml:space="preserve">if the function has been called with elliptic arguments, </w:t>
      </w:r>
      <w:proofErr w:type="gramStart"/>
      <w:r w:rsidR="00955EE8">
        <w:rPr>
          <w:highlight w:val="white"/>
        </w:rPr>
        <w:t>it</w:t>
      </w:r>
      <w:proofErr w:type="gramEnd"/>
      <w:r w:rsidR="00955EE8">
        <w:rPr>
          <w:highlight w:val="white"/>
        </w:rPr>
        <w:t xml:space="preserve"> value has been increased by the size (in bytes) of </w:t>
      </w:r>
      <w:r w:rsidR="00B66FC6">
        <w:rPr>
          <w:highlight w:val="white"/>
        </w:rPr>
        <w:t xml:space="preserve">elliptic arguments, in order to correctly access the non-parameter variables of the function. </w:t>
      </w:r>
    </w:p>
    <w:p w14:paraId="32265D4F" w14:textId="13E664D8" w:rsidR="00C6682C" w:rsidRDefault="00B66FC6" w:rsidP="00D52AED">
      <w:pPr>
        <w:pStyle w:val="Liststycke"/>
        <w:numPr>
          <w:ilvl w:val="0"/>
          <w:numId w:val="141"/>
        </w:numPr>
        <w:rPr>
          <w:highlight w:val="white"/>
        </w:rPr>
      </w:pPr>
      <w:r w:rsidRPr="00720FEB">
        <w:rPr>
          <w:rStyle w:val="KeyWord0"/>
          <w:highlight w:val="white"/>
        </w:rPr>
        <w:t>ReturnValueRegister</w:t>
      </w:r>
      <w:r>
        <w:rPr>
          <w:highlight w:val="white"/>
        </w:rPr>
        <w:t xml:space="preserve">. </w:t>
      </w:r>
      <w:r w:rsidR="00720FEB">
        <w:rPr>
          <w:highlight w:val="white"/>
        </w:rPr>
        <w:t xml:space="preserve">Holds the function return value in case of integral </w:t>
      </w:r>
      <w:r w:rsidR="00AC4F90">
        <w:rPr>
          <w:highlight w:val="white"/>
        </w:rPr>
        <w:t xml:space="preserve">or register </w:t>
      </w:r>
      <w:r w:rsidR="00720FEB">
        <w:rPr>
          <w:highlight w:val="white"/>
        </w:rPr>
        <w:t>type.</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90157FC" w:rsidR="00720FEB" w:rsidRPr="00D52AED"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short operation, is always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77777777" w:rsidR="002B63B5" w:rsidRPr="00DB788F" w:rsidRDefault="002B63B5" w:rsidP="00DB788F">
      <w:pPr>
        <w:pStyle w:val="Code"/>
        <w:rPr>
          <w:highlight w:val="white"/>
        </w:rPr>
      </w:pP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77777777" w:rsidR="002B63B5" w:rsidRPr="00DB788F" w:rsidRDefault="002B63B5" w:rsidP="00DB788F">
      <w:pPr>
        <w:pStyle w:val="Code"/>
        <w:rPr>
          <w:highlight w:val="white"/>
        </w:rPr>
      </w:pP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lastRenderedPageBreak/>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77777777" w:rsidR="00AE79B1" w:rsidRPr="00207C0A" w:rsidRDefault="00AE79B1" w:rsidP="00AE79B1">
      <w:pPr>
        <w:pStyle w:val="Code"/>
        <w:rPr>
          <w:highlight w:val="white"/>
        </w:rPr>
      </w:pPr>
      <w:r w:rsidRPr="00207C0A">
        <w:rPr>
          <w:highlight w:val="white"/>
        </w:rPr>
        <w:t xml:space="preserve">    }</w:t>
      </w:r>
    </w:p>
    <w:p w14:paraId="60537E46" w14:textId="4E8F6A6D" w:rsidR="00AE79B1" w:rsidRPr="00207C0A" w:rsidRDefault="00034040" w:rsidP="00034040">
      <w:pPr>
        <w:rPr>
          <w:highlight w:val="white"/>
        </w:rPr>
      </w:pPr>
      <w:r>
        <w:rPr>
          <w:highlight w:val="white"/>
        </w:rPr>
        <w:t xml:space="preserve">The </w:t>
      </w:r>
      <w:r w:rsidRPr="00034040">
        <w:rPr>
          <w:rStyle w:val="KeyWord0"/>
          <w:highlight w:val="white"/>
        </w:rPr>
        <w:t>FromAdditionToIncrement</w:t>
      </w:r>
      <w:r>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7777777" w:rsidR="00F26B83" w:rsidRPr="00F26B83" w:rsidRDefault="00F26B83" w:rsidP="00F26B83">
      <w:pPr>
        <w:pStyle w:val="Code"/>
        <w:rPr>
          <w:highlight w:val="white"/>
        </w:rPr>
      </w:pPr>
      <w:r w:rsidRPr="00F26B83">
        <w:rPr>
          <w:highlight w:val="white"/>
        </w:rPr>
        <w:t xml:space="preserve">    public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79B0FDCC"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and the value is one or </w:t>
      </w:r>
      <w:r w:rsidR="00830D14">
        <w:rPr>
          <w:highlight w:val="white"/>
        </w:rPr>
        <w:t>if the operation is subtraction and the value is minus one, we replace the operator with increment and set the value to null.</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31350104" w:rsidR="00830D14" w:rsidRPr="00F26B83" w:rsidRDefault="00447861" w:rsidP="00830D14">
      <w:pPr>
        <w:rPr>
          <w:highlight w:val="white"/>
        </w:rPr>
      </w:pPr>
      <w:r>
        <w:rPr>
          <w:highlight w:val="white"/>
        </w:rPr>
        <w:t>In the same way, i</w:t>
      </w:r>
      <w:r w:rsidR="00830D14">
        <w:rPr>
          <w:highlight w:val="white"/>
        </w:rPr>
        <w:t xml:space="preserve">f the operation is addition and the value is </w:t>
      </w:r>
      <w:r>
        <w:rPr>
          <w:highlight w:val="white"/>
        </w:rPr>
        <w:t xml:space="preserve">minus </w:t>
      </w:r>
      <w:r w:rsidR="00830D14">
        <w:rPr>
          <w:highlight w:val="white"/>
        </w:rPr>
        <w:t xml:space="preserve">one or if the operation is subtraction and the value is one, we replace the operator with </w:t>
      </w:r>
      <w:r>
        <w:rPr>
          <w:highlight w:val="white"/>
        </w:rPr>
        <w:t>de</w:t>
      </w:r>
      <w:r w:rsidR="00830D14">
        <w:rPr>
          <w:highlight w:val="white"/>
        </w:rPr>
        <w:t>crement and set the value to null.</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04C5963F" w:rsidR="002B63B5" w:rsidRPr="00B01231" w:rsidRDefault="00385372" w:rsidP="00385372">
      <w:pPr>
        <w:rPr>
          <w:highlight w:val="white"/>
        </w:rPr>
      </w:pPr>
      <w:r>
        <w:rPr>
          <w:highlight w:val="white"/>
        </w:rPr>
        <w:t xml:space="preserve">The </w:t>
      </w:r>
      <w:proofErr w:type="spellStart"/>
      <w:r>
        <w:rPr>
          <w:highlight w:val="white"/>
        </w:rPr>
        <w:t>CheckSize</w:t>
      </w:r>
      <w:proofErr w:type="spellEnd"/>
      <w:r>
        <w:rPr>
          <w:highlight w:val="white"/>
        </w:rPr>
        <w:t xml:space="preserve"> method changes the operator to a size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0CBA721F"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lastRenderedPageBreak/>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77777777" w:rsidR="00B01231" w:rsidRPr="00B01231" w:rsidRDefault="00B01231" w:rsidP="00B01231">
      <w:pPr>
        <w:pStyle w:val="Code"/>
        <w:rPr>
          <w:highlight w:val="white"/>
        </w:rPr>
      </w:pPr>
      <w:r w:rsidRPr="00B01231">
        <w:rPr>
          <w:highlight w:val="white"/>
        </w:rPr>
        <w:t xml:space="preserve">    }</w:t>
      </w:r>
    </w:p>
    <w:p w14:paraId="76947895" w14:textId="77777777" w:rsidR="00AE79B1" w:rsidRPr="00B01231" w:rsidRDefault="00AE79B1" w:rsidP="00B01231">
      <w:pPr>
        <w:pStyle w:val="Code"/>
        <w:rPr>
          <w:highlight w:val="white"/>
        </w:rPr>
      </w:pP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77777777" w:rsidR="00207C0A" w:rsidRPr="00207C0A" w:rsidRDefault="00207C0A" w:rsidP="00207C0A">
      <w:pPr>
        <w:pStyle w:val="Code"/>
        <w:rPr>
          <w:highlight w:val="white"/>
        </w:rPr>
      </w:pP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7777777" w:rsidR="002B63B5" w:rsidRPr="00DB788F" w:rsidRDefault="002B63B5" w:rsidP="00DB788F">
      <w:pPr>
        <w:pStyle w:val="Code"/>
        <w:rPr>
          <w:highlight w:val="white"/>
        </w:rPr>
      </w:pP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77777777" w:rsidR="002B63B5" w:rsidRPr="00DB788F" w:rsidRDefault="002B63B5" w:rsidP="00DB788F">
      <w:pPr>
        <w:pStyle w:val="Code"/>
        <w:rPr>
          <w:highlight w:val="white"/>
        </w:rPr>
      </w:pP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77777777" w:rsidR="002B63B5" w:rsidRPr="00DB788F" w:rsidRDefault="002B63B5" w:rsidP="00DB788F">
      <w:pPr>
        <w:pStyle w:val="Code"/>
        <w:rPr>
          <w:highlight w:val="white"/>
        </w:rPr>
      </w:pPr>
      <w:r w:rsidRPr="00DB788F">
        <w:rPr>
          <w:highlight w:val="white"/>
        </w:rPr>
        <w:t xml:space="preserve">    }</w:t>
      </w:r>
    </w:p>
    <w:p w14:paraId="1633B1FD" w14:textId="6F10A6C9" w:rsidR="00DB788F" w:rsidRPr="00DB788F" w:rsidRDefault="003A5F8D" w:rsidP="003A5F8D">
      <w:pPr>
        <w:rPr>
          <w:highlight w:val="white"/>
        </w:rPr>
      </w:pPr>
      <w:r>
        <w:rPr>
          <w:highlight w:val="white"/>
        </w:rPr>
        <w:t>Two register overlaps if they are non-null and have the same name after we have removed the</w:t>
      </w:r>
      <w:r w:rsidR="009E5196">
        <w:rPr>
          <w:highlight w:val="white"/>
        </w:rPr>
        <w:t xml:space="preserve"> letter</w:t>
      </w:r>
      <w:r>
        <w:rPr>
          <w:highlight w:val="white"/>
        </w:rPr>
        <w:t xml:space="preserve"> ‘l’, ‘h’, ‘x’, ‘e’, and ‘r’ characters. However, if one of the register</w:t>
      </w:r>
      <w:r w:rsidR="009E5196">
        <w:rPr>
          <w:highlight w:val="white"/>
        </w:rPr>
        <w:t>s</w:t>
      </w:r>
      <w:r>
        <w:rPr>
          <w:highlight w:val="white"/>
        </w:rPr>
        <w:t xml:space="preserve"> </w:t>
      </w:r>
      <w:r w:rsidR="009E5196">
        <w:rPr>
          <w:highlight w:val="white"/>
        </w:rPr>
        <w:t>contains ‘l’ and the other register contains ‘h’, they do not overlap.</w:t>
      </w:r>
    </w:p>
    <w:p w14:paraId="72032CFA" w14:textId="61B5CAD8" w:rsidR="002B63B5" w:rsidRPr="00DB788F" w:rsidRDefault="002B63B5" w:rsidP="00DB788F">
      <w:pPr>
        <w:pStyle w:val="Code"/>
        <w:rPr>
          <w:highlight w:val="white"/>
        </w:rPr>
      </w:pPr>
      <w:r w:rsidRPr="00DB788F">
        <w:rPr>
          <w:highlight w:val="white"/>
        </w:rPr>
        <w:t xml:space="preserve">    public static bool RegisterOverlap(Register? register1,</w:t>
      </w:r>
    </w:p>
    <w:p w14:paraId="7EE16036" w14:textId="77777777" w:rsidR="002B63B5" w:rsidRPr="00DB788F" w:rsidRDefault="002B63B5" w:rsidP="00DB788F">
      <w:pPr>
        <w:pStyle w:val="Code"/>
        <w:rPr>
          <w:highlight w:val="white"/>
        </w:rPr>
      </w:pPr>
      <w:r w:rsidRPr="00DB788F">
        <w:rPr>
          <w:highlight w:val="white"/>
        </w:rPr>
        <w:t xml:space="preserve">                                       Register? register2) {</w:t>
      </w:r>
    </w:p>
    <w:p w14:paraId="2734FF50" w14:textId="77777777" w:rsidR="002B63B5" w:rsidRPr="00DB788F" w:rsidRDefault="002B63B5" w:rsidP="00DB788F">
      <w:pPr>
        <w:pStyle w:val="Code"/>
        <w:rPr>
          <w:highlight w:val="white"/>
        </w:rPr>
      </w:pPr>
      <w:r w:rsidRPr="00DB788F">
        <w:rPr>
          <w:highlight w:val="white"/>
        </w:rPr>
        <w:t xml:space="preserve">      if ((register1 == null) || (register2 == null)) {</w:t>
      </w:r>
    </w:p>
    <w:p w14:paraId="3733781B" w14:textId="77777777" w:rsidR="002B63B5" w:rsidRPr="00DB788F" w:rsidRDefault="002B63B5" w:rsidP="00DB788F">
      <w:pPr>
        <w:pStyle w:val="Code"/>
        <w:rPr>
          <w:highlight w:val="white"/>
        </w:rPr>
      </w:pPr>
      <w:r w:rsidRPr="00DB788F">
        <w:rPr>
          <w:highlight w:val="white"/>
        </w:rPr>
        <w:t xml:space="preserve">        return false;</w:t>
      </w:r>
    </w:p>
    <w:p w14:paraId="4C9367B1" w14:textId="77777777" w:rsidR="002B63B5" w:rsidRPr="00DB788F" w:rsidRDefault="002B63B5" w:rsidP="00DB788F">
      <w:pPr>
        <w:pStyle w:val="Code"/>
        <w:rPr>
          <w:highlight w:val="white"/>
        </w:rPr>
      </w:pPr>
      <w:r w:rsidRPr="00DB788F">
        <w:rPr>
          <w:highlight w:val="white"/>
        </w:rPr>
        <w:t xml:space="preserve">      }</w:t>
      </w:r>
    </w:p>
    <w:p w14:paraId="4DFDE0DE" w14:textId="77777777" w:rsidR="002B63B5" w:rsidRPr="00DB788F" w:rsidRDefault="002B63B5" w:rsidP="00DB788F">
      <w:pPr>
        <w:pStyle w:val="Code"/>
        <w:rPr>
          <w:highlight w:val="white"/>
        </w:rPr>
      </w:pPr>
      <w:r w:rsidRPr="00DB788F">
        <w:rPr>
          <w:highlight w:val="white"/>
        </w:rPr>
        <w:t xml:space="preserve">    </w:t>
      </w:r>
    </w:p>
    <w:p w14:paraId="1FA8903F" w14:textId="77777777" w:rsidR="002B63B5" w:rsidRPr="00DB788F" w:rsidRDefault="002B63B5" w:rsidP="00DB788F">
      <w:pPr>
        <w:pStyle w:val="Code"/>
        <w:rPr>
          <w:highlight w:val="white"/>
        </w:rPr>
      </w:pPr>
      <w:r w:rsidRPr="00DB788F">
        <w:rPr>
          <w:highlight w:val="white"/>
        </w:rPr>
        <w:t xml:space="preserve">      if (register1.Equals(register2)) {</w:t>
      </w:r>
    </w:p>
    <w:p w14:paraId="20B2946F" w14:textId="77777777" w:rsidR="002B63B5" w:rsidRPr="00DB788F" w:rsidRDefault="002B63B5" w:rsidP="00DB788F">
      <w:pPr>
        <w:pStyle w:val="Code"/>
        <w:rPr>
          <w:highlight w:val="white"/>
        </w:rPr>
      </w:pPr>
      <w:r w:rsidRPr="00DB788F">
        <w:rPr>
          <w:highlight w:val="white"/>
        </w:rPr>
        <w:t xml:space="preserve">        return true;</w:t>
      </w:r>
    </w:p>
    <w:p w14:paraId="7DF52E1A" w14:textId="77777777" w:rsidR="002B63B5" w:rsidRPr="00DB788F" w:rsidRDefault="002B63B5" w:rsidP="00DB788F">
      <w:pPr>
        <w:pStyle w:val="Code"/>
        <w:rPr>
          <w:highlight w:val="white"/>
        </w:rPr>
      </w:pPr>
      <w:r w:rsidRPr="00DB788F">
        <w:rPr>
          <w:highlight w:val="white"/>
        </w:rPr>
        <w:t xml:space="preserve">      }</w:t>
      </w:r>
    </w:p>
    <w:p w14:paraId="41F69C19" w14:textId="77777777" w:rsidR="002B63B5" w:rsidRPr="00DB788F" w:rsidRDefault="002B63B5" w:rsidP="00DB788F">
      <w:pPr>
        <w:pStyle w:val="Code"/>
        <w:rPr>
          <w:highlight w:val="white"/>
        </w:rPr>
      </w:pPr>
    </w:p>
    <w:p w14:paraId="2CCF4047" w14:textId="77777777" w:rsidR="002B63B5" w:rsidRPr="00DB788F" w:rsidRDefault="002B63B5" w:rsidP="00DB788F">
      <w:pPr>
        <w:pStyle w:val="Code"/>
        <w:rPr>
          <w:highlight w:val="white"/>
        </w:rPr>
      </w:pPr>
      <w:r w:rsidRPr="00DB788F">
        <w:rPr>
          <w:highlight w:val="white"/>
        </w:rPr>
        <w:t xml:space="preserve">      string name1 = Enum.GetName(typeof(Register), register1),</w:t>
      </w:r>
    </w:p>
    <w:p w14:paraId="25E1AB6D" w14:textId="77777777" w:rsidR="002B63B5" w:rsidRPr="00DB788F" w:rsidRDefault="002B63B5" w:rsidP="00DB788F">
      <w:pPr>
        <w:pStyle w:val="Code"/>
        <w:rPr>
          <w:highlight w:val="white"/>
        </w:rPr>
      </w:pPr>
      <w:r w:rsidRPr="00DB788F">
        <w:rPr>
          <w:highlight w:val="white"/>
        </w:rPr>
        <w:t xml:space="preserve">             name2 = Enum.GetName(typeof(Register), register2);</w:t>
      </w:r>
    </w:p>
    <w:p w14:paraId="5D7A40F3" w14:textId="77777777" w:rsidR="002B63B5" w:rsidRPr="00DB788F" w:rsidRDefault="002B63B5" w:rsidP="00DB788F">
      <w:pPr>
        <w:pStyle w:val="Code"/>
        <w:rPr>
          <w:highlight w:val="white"/>
        </w:rPr>
      </w:pPr>
    </w:p>
    <w:p w14:paraId="361A87A4" w14:textId="77777777" w:rsidR="002B63B5" w:rsidRPr="00DB788F" w:rsidRDefault="002B63B5" w:rsidP="00DB788F">
      <w:pPr>
        <w:pStyle w:val="Code"/>
        <w:rPr>
          <w:highlight w:val="white"/>
        </w:rPr>
      </w:pPr>
      <w:r w:rsidRPr="00DB788F">
        <w:rPr>
          <w:highlight w:val="white"/>
        </w:rPr>
        <w:t xml:space="preserve">      if ((name1.Contains("h") &amp;&amp; name2.Contains("l")) ||</w:t>
      </w:r>
    </w:p>
    <w:p w14:paraId="32D25E7E" w14:textId="77777777" w:rsidR="002B63B5" w:rsidRPr="00DB788F" w:rsidRDefault="002B63B5" w:rsidP="00DB788F">
      <w:pPr>
        <w:pStyle w:val="Code"/>
        <w:rPr>
          <w:highlight w:val="white"/>
        </w:rPr>
      </w:pPr>
      <w:r w:rsidRPr="00DB788F">
        <w:rPr>
          <w:highlight w:val="white"/>
        </w:rPr>
        <w:t xml:space="preserve">          (name1.Contains("l") &amp;&amp; name2.Contains("h"))) {</w:t>
      </w:r>
    </w:p>
    <w:p w14:paraId="4B7FDF4A" w14:textId="77777777" w:rsidR="002B63B5" w:rsidRPr="00DB788F" w:rsidRDefault="002B63B5" w:rsidP="00DB788F">
      <w:pPr>
        <w:pStyle w:val="Code"/>
        <w:rPr>
          <w:highlight w:val="white"/>
        </w:rPr>
      </w:pPr>
      <w:r w:rsidRPr="00DB788F">
        <w:rPr>
          <w:highlight w:val="white"/>
        </w:rPr>
        <w:t xml:space="preserve">        return false;</w:t>
      </w:r>
    </w:p>
    <w:p w14:paraId="03A5F9B8" w14:textId="77777777" w:rsidR="002B63B5" w:rsidRPr="00DB788F" w:rsidRDefault="002B63B5" w:rsidP="00DB788F">
      <w:pPr>
        <w:pStyle w:val="Code"/>
        <w:rPr>
          <w:highlight w:val="white"/>
        </w:rPr>
      </w:pPr>
      <w:r w:rsidRPr="00DB788F">
        <w:rPr>
          <w:highlight w:val="white"/>
        </w:rPr>
        <w:t xml:space="preserve">      }</w:t>
      </w:r>
    </w:p>
    <w:p w14:paraId="1169C789" w14:textId="77777777" w:rsidR="002B63B5" w:rsidRPr="00DB788F" w:rsidRDefault="002B63B5" w:rsidP="00DB788F">
      <w:pPr>
        <w:pStyle w:val="Code"/>
        <w:rPr>
          <w:highlight w:val="white"/>
        </w:rPr>
      </w:pPr>
    </w:p>
    <w:p w14:paraId="32C60018" w14:textId="77777777" w:rsidR="00FE0696" w:rsidRDefault="002B63B5" w:rsidP="00DB788F">
      <w:pPr>
        <w:pStyle w:val="Code"/>
        <w:rPr>
          <w:highlight w:val="white"/>
        </w:rPr>
      </w:pPr>
      <w:r w:rsidRPr="00DB788F">
        <w:rPr>
          <w:highlight w:val="white"/>
        </w:rPr>
        <w:t xml:space="preserve">      name1 = name1.Replace("h", "").Replace("l", "").Replace("x", "")</w:t>
      </w:r>
    </w:p>
    <w:p w14:paraId="22189562" w14:textId="7C0B0723"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68F7812F" w14:textId="77777777" w:rsidR="00FE0696" w:rsidRDefault="002B63B5" w:rsidP="00DB788F">
      <w:pPr>
        <w:pStyle w:val="Code"/>
        <w:rPr>
          <w:highlight w:val="white"/>
        </w:rPr>
      </w:pPr>
      <w:r w:rsidRPr="00DB788F">
        <w:rPr>
          <w:highlight w:val="white"/>
        </w:rPr>
        <w:t xml:space="preserve">      name2 = name2.Replace("h", "").Replace("l", "").Replace("x", "")</w:t>
      </w:r>
    </w:p>
    <w:p w14:paraId="24279670" w14:textId="54392C37"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1DC30541" w14:textId="77777777" w:rsidR="002B63B5" w:rsidRPr="00DB788F" w:rsidRDefault="002B63B5" w:rsidP="00DB788F">
      <w:pPr>
        <w:pStyle w:val="Code"/>
        <w:rPr>
          <w:highlight w:val="white"/>
        </w:rPr>
      </w:pPr>
      <w:r w:rsidRPr="00DB788F">
        <w:rPr>
          <w:highlight w:val="white"/>
        </w:rPr>
        <w:t xml:space="preserve">      return name1.Equals(name2);</w:t>
      </w:r>
    </w:p>
    <w:p w14:paraId="5DAD5BCA" w14:textId="77777777" w:rsidR="002B63B5" w:rsidRPr="00DB788F" w:rsidRDefault="002B63B5" w:rsidP="00DB788F">
      <w:pPr>
        <w:pStyle w:val="Code"/>
        <w:rPr>
          <w:highlight w:val="white"/>
        </w:rPr>
      </w:pPr>
      <w:r w:rsidRPr="00DB788F">
        <w:rPr>
          <w:highlight w:val="white"/>
        </w:rPr>
        <w:t xml:space="preserve">    }</w:t>
      </w:r>
    </w:p>
    <w:p w14:paraId="5DD22B18" w14:textId="195042F3" w:rsidR="002F4A38" w:rsidRDefault="002F4A38" w:rsidP="002F4A38">
      <w:pPr>
        <w:rPr>
          <w:highlight w:val="white"/>
        </w:rPr>
      </w:pPr>
      <w:r>
        <w:rPr>
          <w:highlight w:val="white"/>
        </w:rPr>
        <w:t>If the name of the register contains the letter ‘r’, its size is eight bytes. If it contains ‘e’, its size is four bytes. If it contains ‘l’ or ‘h’, its size is one byte. Otherwise, it</w:t>
      </w:r>
      <w:r w:rsidR="00101C3D">
        <w:rPr>
          <w:highlight w:val="white"/>
        </w:rPr>
        <w:t>s</w:t>
      </w:r>
      <w:r>
        <w:rPr>
          <w:highlight w:val="white"/>
        </w:rPr>
        <w:t xml:space="preserve"> size is </w:t>
      </w:r>
      <w:r w:rsidR="00984FD4">
        <w:rPr>
          <w:highlight w:val="white"/>
        </w:rPr>
        <w:t>two bytes.</w:t>
      </w:r>
    </w:p>
    <w:p w14:paraId="5EA731AB" w14:textId="64DF1915" w:rsidR="002B63B5" w:rsidRPr="00DB788F" w:rsidRDefault="002F4A38" w:rsidP="00DB788F">
      <w:pPr>
        <w:pStyle w:val="Code"/>
        <w:rPr>
          <w:highlight w:val="white"/>
        </w:rPr>
      </w:pPr>
      <w:r>
        <w:rPr>
          <w:highlight w:val="white"/>
        </w:rPr>
        <w:t>The SizeOfRegister method return the size of a register.</w:t>
      </w:r>
      <w:r w:rsidR="002B63B5" w:rsidRPr="00DB788F">
        <w:rPr>
          <w:highlight w:val="white"/>
        </w:rPr>
        <w:t xml:space="preserve">  </w:t>
      </w:r>
    </w:p>
    <w:p w14:paraId="4F294C6E" w14:textId="77777777" w:rsidR="002B63B5" w:rsidRPr="00DB788F" w:rsidRDefault="002B63B5" w:rsidP="00DB788F">
      <w:pPr>
        <w:pStyle w:val="Code"/>
        <w:rPr>
          <w:highlight w:val="white"/>
        </w:rPr>
      </w:pPr>
      <w:r w:rsidRPr="00DB788F">
        <w:rPr>
          <w:highlight w:val="white"/>
        </w:rPr>
        <w:t xml:space="preserve">    public static int SizeOfRegister(Register register) {</w:t>
      </w:r>
    </w:p>
    <w:p w14:paraId="7E65F398"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283F140B" w14:textId="77777777" w:rsidR="002B63B5" w:rsidRPr="00DB788F" w:rsidRDefault="002B63B5" w:rsidP="00DB788F">
      <w:pPr>
        <w:pStyle w:val="Code"/>
        <w:rPr>
          <w:highlight w:val="white"/>
        </w:rPr>
      </w:pPr>
      <w:r w:rsidRPr="00DB788F">
        <w:rPr>
          <w:highlight w:val="white"/>
        </w:rPr>
        <w:t xml:space="preserve">    </w:t>
      </w:r>
    </w:p>
    <w:p w14:paraId="16F0AD5C" w14:textId="77777777" w:rsidR="002B63B5" w:rsidRPr="00DB788F" w:rsidRDefault="002B63B5" w:rsidP="00DB788F">
      <w:pPr>
        <w:pStyle w:val="Code"/>
        <w:rPr>
          <w:highlight w:val="white"/>
        </w:rPr>
      </w:pPr>
      <w:r w:rsidRPr="00DB788F">
        <w:rPr>
          <w:highlight w:val="white"/>
        </w:rPr>
        <w:t xml:space="preserve">      if (name.Contains("r")) {</w:t>
      </w:r>
    </w:p>
    <w:p w14:paraId="2A376137" w14:textId="77777777" w:rsidR="002B63B5" w:rsidRPr="00DB788F" w:rsidRDefault="002B63B5" w:rsidP="00DB788F">
      <w:pPr>
        <w:pStyle w:val="Code"/>
        <w:rPr>
          <w:highlight w:val="white"/>
        </w:rPr>
      </w:pPr>
      <w:r w:rsidRPr="00DB788F">
        <w:rPr>
          <w:highlight w:val="white"/>
        </w:rPr>
        <w:t xml:space="preserve">        return 8;</w:t>
      </w:r>
    </w:p>
    <w:p w14:paraId="299936B3" w14:textId="77777777" w:rsidR="002B63B5" w:rsidRPr="00DB788F" w:rsidRDefault="002B63B5" w:rsidP="00DB788F">
      <w:pPr>
        <w:pStyle w:val="Code"/>
        <w:rPr>
          <w:highlight w:val="white"/>
        </w:rPr>
      </w:pPr>
      <w:r w:rsidRPr="00DB788F">
        <w:rPr>
          <w:highlight w:val="white"/>
        </w:rPr>
        <w:t xml:space="preserve">      }</w:t>
      </w:r>
    </w:p>
    <w:p w14:paraId="75D441F2" w14:textId="77777777" w:rsidR="002B63B5" w:rsidRPr="00DB788F" w:rsidRDefault="002B63B5" w:rsidP="00DB788F">
      <w:pPr>
        <w:pStyle w:val="Code"/>
        <w:rPr>
          <w:highlight w:val="white"/>
        </w:rPr>
      </w:pPr>
      <w:r w:rsidRPr="00DB788F">
        <w:rPr>
          <w:highlight w:val="white"/>
        </w:rPr>
        <w:t xml:space="preserve">      else if (name.Contains("e")) {</w:t>
      </w:r>
    </w:p>
    <w:p w14:paraId="6AF2E7B5" w14:textId="77777777" w:rsidR="002B63B5" w:rsidRPr="00DB788F" w:rsidRDefault="002B63B5" w:rsidP="00DB788F">
      <w:pPr>
        <w:pStyle w:val="Code"/>
        <w:rPr>
          <w:highlight w:val="white"/>
        </w:rPr>
      </w:pPr>
      <w:r w:rsidRPr="00DB788F">
        <w:rPr>
          <w:highlight w:val="white"/>
        </w:rPr>
        <w:t xml:space="preserve">        return 4;</w:t>
      </w:r>
    </w:p>
    <w:p w14:paraId="03B00245" w14:textId="77777777" w:rsidR="002B63B5" w:rsidRPr="00DB788F" w:rsidRDefault="002B63B5" w:rsidP="00DB788F">
      <w:pPr>
        <w:pStyle w:val="Code"/>
        <w:rPr>
          <w:highlight w:val="white"/>
        </w:rPr>
      </w:pPr>
      <w:r w:rsidRPr="00DB788F">
        <w:rPr>
          <w:highlight w:val="white"/>
        </w:rPr>
        <w:t xml:space="preserve">      }</w:t>
      </w:r>
    </w:p>
    <w:p w14:paraId="1253B9C1" w14:textId="77777777" w:rsidR="002B63B5" w:rsidRPr="00DB788F" w:rsidRDefault="002B63B5" w:rsidP="00DB788F">
      <w:pPr>
        <w:pStyle w:val="Code"/>
        <w:rPr>
          <w:highlight w:val="white"/>
        </w:rPr>
      </w:pPr>
      <w:r w:rsidRPr="00DB788F">
        <w:rPr>
          <w:highlight w:val="white"/>
        </w:rPr>
        <w:t xml:space="preserve">      else if (name.Contains("l") || name.Contains("h")) {</w:t>
      </w:r>
    </w:p>
    <w:p w14:paraId="3109ECCB" w14:textId="77777777" w:rsidR="002B63B5" w:rsidRPr="00DB788F" w:rsidRDefault="002B63B5" w:rsidP="00DB788F">
      <w:pPr>
        <w:pStyle w:val="Code"/>
        <w:rPr>
          <w:highlight w:val="white"/>
        </w:rPr>
      </w:pPr>
      <w:r w:rsidRPr="00DB788F">
        <w:rPr>
          <w:highlight w:val="white"/>
        </w:rPr>
        <w:t xml:space="preserve">        return 1;</w:t>
      </w:r>
    </w:p>
    <w:p w14:paraId="64CDECC1" w14:textId="77777777" w:rsidR="002B63B5" w:rsidRPr="00DB788F" w:rsidRDefault="002B63B5" w:rsidP="00DB788F">
      <w:pPr>
        <w:pStyle w:val="Code"/>
        <w:rPr>
          <w:highlight w:val="white"/>
        </w:rPr>
      </w:pPr>
      <w:r w:rsidRPr="00DB788F">
        <w:rPr>
          <w:highlight w:val="white"/>
        </w:rPr>
        <w:t xml:space="preserve">      }</w:t>
      </w:r>
    </w:p>
    <w:p w14:paraId="4B008D1E" w14:textId="77777777" w:rsidR="002B63B5" w:rsidRPr="00DB788F" w:rsidRDefault="002B63B5" w:rsidP="00DB788F">
      <w:pPr>
        <w:pStyle w:val="Code"/>
        <w:rPr>
          <w:highlight w:val="white"/>
        </w:rPr>
      </w:pPr>
      <w:r w:rsidRPr="00DB788F">
        <w:rPr>
          <w:highlight w:val="white"/>
        </w:rPr>
        <w:t xml:space="preserve">      else {</w:t>
      </w:r>
    </w:p>
    <w:p w14:paraId="6F328C0A" w14:textId="77777777" w:rsidR="002B63B5" w:rsidRPr="00DB788F" w:rsidRDefault="002B63B5" w:rsidP="00DB788F">
      <w:pPr>
        <w:pStyle w:val="Code"/>
        <w:rPr>
          <w:highlight w:val="white"/>
        </w:rPr>
      </w:pPr>
      <w:r w:rsidRPr="00DB788F">
        <w:rPr>
          <w:highlight w:val="white"/>
        </w:rPr>
        <w:t xml:space="preserve">        return 2;</w:t>
      </w:r>
    </w:p>
    <w:p w14:paraId="01335B2A" w14:textId="77777777" w:rsidR="002B63B5" w:rsidRPr="00DB788F" w:rsidRDefault="002B63B5" w:rsidP="00DB788F">
      <w:pPr>
        <w:pStyle w:val="Code"/>
        <w:rPr>
          <w:highlight w:val="white"/>
        </w:rPr>
      </w:pPr>
      <w:r w:rsidRPr="00DB788F">
        <w:rPr>
          <w:highlight w:val="white"/>
        </w:rPr>
        <w:t xml:space="preserve">      }</w:t>
      </w:r>
    </w:p>
    <w:p w14:paraId="2A3D13BB" w14:textId="77777777" w:rsidR="002B63B5" w:rsidRPr="00DB788F" w:rsidRDefault="002B63B5" w:rsidP="00DB788F">
      <w:pPr>
        <w:pStyle w:val="Code"/>
        <w:rPr>
          <w:highlight w:val="white"/>
        </w:rPr>
      </w:pPr>
      <w:r w:rsidRPr="00DB788F">
        <w:rPr>
          <w:highlight w:val="white"/>
        </w:rPr>
        <w:t xml:space="preserve">    }</w:t>
      </w:r>
    </w:p>
    <w:p w14:paraId="042AACA1" w14:textId="282D64ED" w:rsidR="002B63B5" w:rsidRPr="00DB788F" w:rsidRDefault="002B20DE" w:rsidP="00EA2133">
      <w:pPr>
        <w:rPr>
          <w:highlight w:val="white"/>
        </w:rPr>
      </w:pPr>
      <w:r>
        <w:rPr>
          <w:highlight w:val="white"/>
        </w:rPr>
        <w:t xml:space="preserve">The </w:t>
      </w:r>
      <w:r w:rsidRPr="0054127F">
        <w:rPr>
          <w:rStyle w:val="KeyWord0"/>
          <w:highlight w:val="white"/>
        </w:rPr>
        <w:t>RegisterToSize</w:t>
      </w:r>
      <w:r w:rsidR="00EA2133">
        <w:rPr>
          <w:highlight w:val="white"/>
        </w:rPr>
        <w:t xml:space="preserve"> method return the register with is stated size.</w:t>
      </w:r>
    </w:p>
    <w:p w14:paraId="742D443C" w14:textId="77777777" w:rsidR="002B63B5" w:rsidRPr="00DB788F" w:rsidRDefault="002B63B5" w:rsidP="00DB788F">
      <w:pPr>
        <w:pStyle w:val="Code"/>
        <w:rPr>
          <w:highlight w:val="white"/>
        </w:rPr>
      </w:pPr>
      <w:r w:rsidRPr="00DB788F">
        <w:rPr>
          <w:highlight w:val="white"/>
        </w:rPr>
        <w:lastRenderedPageBreak/>
        <w:t xml:space="preserve">    public static Register RegisterToSize(Register register, int size) {</w:t>
      </w:r>
    </w:p>
    <w:p w14:paraId="079FACA5"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13AEF4F6" w14:textId="47F8B4DF" w:rsidR="002B63B5" w:rsidRPr="00DB788F" w:rsidRDefault="00137B13" w:rsidP="00ED2E7C">
      <w:pPr>
        <w:rPr>
          <w:highlight w:val="white"/>
        </w:rPr>
      </w:pPr>
      <w:r>
        <w:rPr>
          <w:highlight w:val="white"/>
        </w:rPr>
        <w:t>I</w:t>
      </w:r>
      <w:r w:rsidR="00646B72">
        <w:rPr>
          <w:highlight w:val="white"/>
        </w:rPr>
        <w:t>f</w:t>
      </w:r>
      <w:r>
        <w:rPr>
          <w:highlight w:val="white"/>
        </w:rPr>
        <w:t xml:space="preserve"> the size is one byte, we replace</w:t>
      </w:r>
      <w:r w:rsidR="00646B72">
        <w:rPr>
          <w:highlight w:val="white"/>
        </w:rPr>
        <w:t xml:space="preserve"> ‘x’ with ‘l’ and remove ‘e’ and ‘r’.</w:t>
      </w:r>
    </w:p>
    <w:p w14:paraId="39F82BA1" w14:textId="77777777" w:rsidR="002B63B5" w:rsidRPr="00DB788F" w:rsidRDefault="002B63B5" w:rsidP="00DB788F">
      <w:pPr>
        <w:pStyle w:val="Code"/>
        <w:rPr>
          <w:highlight w:val="white"/>
        </w:rPr>
      </w:pPr>
      <w:r w:rsidRPr="00DB788F">
        <w:rPr>
          <w:highlight w:val="white"/>
        </w:rPr>
        <w:t xml:space="preserve">      switch (size) {</w:t>
      </w:r>
    </w:p>
    <w:p w14:paraId="00AE840D" w14:textId="77777777" w:rsidR="002B63B5" w:rsidRPr="00DB788F" w:rsidRDefault="002B63B5" w:rsidP="00DB788F">
      <w:pPr>
        <w:pStyle w:val="Code"/>
        <w:rPr>
          <w:highlight w:val="white"/>
        </w:rPr>
      </w:pPr>
      <w:r w:rsidRPr="00DB788F">
        <w:rPr>
          <w:highlight w:val="white"/>
        </w:rPr>
        <w:t xml:space="preserve">        case 1:</w:t>
      </w:r>
    </w:p>
    <w:p w14:paraId="420CA1EB" w14:textId="77777777" w:rsidR="002B63B5" w:rsidRPr="00DB788F" w:rsidRDefault="002B63B5" w:rsidP="00DB788F">
      <w:pPr>
        <w:pStyle w:val="Code"/>
        <w:rPr>
          <w:highlight w:val="white"/>
        </w:rPr>
      </w:pPr>
      <w:r w:rsidRPr="00DB788F">
        <w:rPr>
          <w:highlight w:val="white"/>
        </w:rPr>
        <w:t xml:space="preserve">          name = name.Replace("x", "l").Replace("e", "").Replace("r", "");</w:t>
      </w:r>
    </w:p>
    <w:p w14:paraId="79AC7AE0" w14:textId="77777777" w:rsidR="002B63B5" w:rsidRPr="00DB788F" w:rsidRDefault="002B63B5" w:rsidP="00DB788F">
      <w:pPr>
        <w:pStyle w:val="Code"/>
        <w:rPr>
          <w:highlight w:val="white"/>
        </w:rPr>
      </w:pPr>
      <w:r w:rsidRPr="00DB788F">
        <w:rPr>
          <w:highlight w:val="white"/>
        </w:rPr>
        <w:t xml:space="preserve">          break;</w:t>
      </w:r>
    </w:p>
    <w:p w14:paraId="68F2EC1E" w14:textId="20F5A090" w:rsidR="002B63B5" w:rsidRPr="00DB788F" w:rsidRDefault="00A429D8" w:rsidP="00A429D8">
      <w:pPr>
        <w:rPr>
          <w:highlight w:val="white"/>
        </w:rPr>
      </w:pPr>
      <w:r>
        <w:rPr>
          <w:highlight w:val="white"/>
        </w:rPr>
        <w:t>If the size is two bytes, we replace ‘l’ with ‘x’ and remove ‘e’ and ‘r’.</w:t>
      </w:r>
    </w:p>
    <w:p w14:paraId="4A5927C5" w14:textId="77777777" w:rsidR="002B63B5" w:rsidRPr="00DB788F" w:rsidRDefault="002B63B5" w:rsidP="00DB788F">
      <w:pPr>
        <w:pStyle w:val="Code"/>
        <w:rPr>
          <w:highlight w:val="white"/>
        </w:rPr>
      </w:pPr>
      <w:r w:rsidRPr="00DB788F">
        <w:rPr>
          <w:highlight w:val="white"/>
        </w:rPr>
        <w:t xml:space="preserve">        case 2:</w:t>
      </w:r>
    </w:p>
    <w:p w14:paraId="5957877B" w14:textId="77777777" w:rsidR="002B63B5" w:rsidRPr="00DB788F" w:rsidRDefault="002B63B5" w:rsidP="00DB788F">
      <w:pPr>
        <w:pStyle w:val="Code"/>
        <w:rPr>
          <w:highlight w:val="white"/>
        </w:rPr>
      </w:pPr>
      <w:r w:rsidRPr="00DB788F">
        <w:rPr>
          <w:highlight w:val="white"/>
        </w:rPr>
        <w:t xml:space="preserve">          Assert.ErrorXXX(!name.Contains("h"));</w:t>
      </w:r>
    </w:p>
    <w:p w14:paraId="0DF56E80" w14:textId="77777777" w:rsidR="002B63B5" w:rsidRPr="00DB788F" w:rsidRDefault="002B63B5" w:rsidP="00DB788F">
      <w:pPr>
        <w:pStyle w:val="Code"/>
        <w:rPr>
          <w:highlight w:val="white"/>
        </w:rPr>
      </w:pPr>
      <w:r w:rsidRPr="00DB788F">
        <w:rPr>
          <w:highlight w:val="white"/>
        </w:rPr>
        <w:t xml:space="preserve">          name = name.Replace("l", "x").Replace("e", "").Replace("r", "");</w:t>
      </w:r>
    </w:p>
    <w:p w14:paraId="1B9CDECC" w14:textId="77777777" w:rsidR="002B63B5" w:rsidRPr="00DB788F" w:rsidRDefault="002B63B5" w:rsidP="00DB788F">
      <w:pPr>
        <w:pStyle w:val="Code"/>
        <w:rPr>
          <w:highlight w:val="white"/>
        </w:rPr>
      </w:pPr>
      <w:r w:rsidRPr="00DB788F">
        <w:rPr>
          <w:highlight w:val="white"/>
        </w:rPr>
        <w:t xml:space="preserve">          break;</w:t>
      </w:r>
    </w:p>
    <w:p w14:paraId="6C1BF7B9" w14:textId="794668A1" w:rsidR="002B63B5" w:rsidRPr="00DB788F" w:rsidRDefault="00A429D8" w:rsidP="00A429D8">
      <w:pPr>
        <w:rPr>
          <w:highlight w:val="white"/>
        </w:rPr>
      </w:pPr>
      <w:r>
        <w:rPr>
          <w:highlight w:val="white"/>
        </w:rPr>
        <w:t xml:space="preserve">If the size is </w:t>
      </w:r>
      <w:r w:rsidR="004C663F">
        <w:rPr>
          <w:highlight w:val="white"/>
        </w:rPr>
        <w:t>four</w:t>
      </w:r>
      <w:r>
        <w:rPr>
          <w:highlight w:val="white"/>
        </w:rPr>
        <w:t xml:space="preserve"> bytes, we replace ‘l’ with ‘x’ and remove ‘e’ and ‘r</w:t>
      </w:r>
      <w:proofErr w:type="gramStart"/>
      <w:r>
        <w:rPr>
          <w:highlight w:val="white"/>
        </w:rPr>
        <w:t>’, and</w:t>
      </w:r>
      <w:proofErr w:type="gramEnd"/>
      <w:r>
        <w:rPr>
          <w:highlight w:val="white"/>
        </w:rPr>
        <w:t xml:space="preserve"> add ‘e’ at the beginning.</w:t>
      </w:r>
    </w:p>
    <w:p w14:paraId="07FB5638" w14:textId="77777777" w:rsidR="002B63B5" w:rsidRPr="00DB788F" w:rsidRDefault="002B63B5" w:rsidP="00DB788F">
      <w:pPr>
        <w:pStyle w:val="Code"/>
        <w:rPr>
          <w:highlight w:val="white"/>
        </w:rPr>
      </w:pPr>
      <w:r w:rsidRPr="00DB788F">
        <w:rPr>
          <w:highlight w:val="white"/>
        </w:rPr>
        <w:t xml:space="preserve">        case 4:</w:t>
      </w:r>
    </w:p>
    <w:p w14:paraId="502745EF" w14:textId="77777777" w:rsidR="002B63B5" w:rsidRPr="00DB788F" w:rsidRDefault="002B63B5" w:rsidP="00DB788F">
      <w:pPr>
        <w:pStyle w:val="Code"/>
        <w:rPr>
          <w:highlight w:val="white"/>
        </w:rPr>
      </w:pPr>
      <w:r w:rsidRPr="00DB788F">
        <w:rPr>
          <w:highlight w:val="white"/>
        </w:rPr>
        <w:t xml:space="preserve">          Assert.ErrorXXX(!name.Contains("h"));</w:t>
      </w:r>
    </w:p>
    <w:p w14:paraId="738D89FE" w14:textId="77777777" w:rsidR="00FE0696" w:rsidRDefault="002B63B5" w:rsidP="00DB788F">
      <w:pPr>
        <w:pStyle w:val="Code"/>
        <w:rPr>
          <w:highlight w:val="white"/>
        </w:rPr>
      </w:pPr>
      <w:r w:rsidRPr="00DB788F">
        <w:rPr>
          <w:highlight w:val="white"/>
        </w:rPr>
        <w:t xml:space="preserve">          name = "e" + name.Replace("l", "x").Replace("e", "")</w:t>
      </w:r>
    </w:p>
    <w:p w14:paraId="1E7147F0" w14:textId="72CB225E" w:rsidR="002B63B5" w:rsidRPr="00DB788F" w:rsidRDefault="00FE0696" w:rsidP="00DB788F">
      <w:pPr>
        <w:pStyle w:val="Code"/>
        <w:rPr>
          <w:highlight w:val="white"/>
        </w:rPr>
      </w:pPr>
      <w:r>
        <w:rPr>
          <w:highlight w:val="white"/>
        </w:rPr>
        <w:t xml:space="preserve">                           </w:t>
      </w:r>
      <w:r w:rsidR="002B63B5" w:rsidRPr="00DB788F">
        <w:rPr>
          <w:highlight w:val="white"/>
        </w:rPr>
        <w:t>.Replace("r", "");</w:t>
      </w:r>
    </w:p>
    <w:p w14:paraId="7AE18DB6" w14:textId="77777777" w:rsidR="002B63B5" w:rsidRPr="00DB788F" w:rsidRDefault="002B63B5" w:rsidP="00DB788F">
      <w:pPr>
        <w:pStyle w:val="Code"/>
        <w:rPr>
          <w:highlight w:val="white"/>
        </w:rPr>
      </w:pPr>
      <w:r w:rsidRPr="00DB788F">
        <w:rPr>
          <w:highlight w:val="white"/>
        </w:rPr>
        <w:t xml:space="preserve">          break;</w:t>
      </w:r>
    </w:p>
    <w:p w14:paraId="3A0682EB" w14:textId="7189809C" w:rsidR="002B63B5" w:rsidRPr="00DB788F" w:rsidRDefault="00A429D8" w:rsidP="00A429D8">
      <w:pPr>
        <w:rPr>
          <w:highlight w:val="white"/>
        </w:rPr>
      </w:pPr>
      <w:r>
        <w:rPr>
          <w:highlight w:val="white"/>
        </w:rPr>
        <w:t xml:space="preserve">If the size is </w:t>
      </w:r>
      <w:r w:rsidR="004C663F">
        <w:rPr>
          <w:highlight w:val="white"/>
        </w:rPr>
        <w:t>eight</w:t>
      </w:r>
      <w:r>
        <w:rPr>
          <w:highlight w:val="white"/>
        </w:rPr>
        <w:t xml:space="preserve"> bytes, we replace ‘l’ with ‘x’ and remove ‘e’ and ‘r</w:t>
      </w:r>
      <w:proofErr w:type="gramStart"/>
      <w:r>
        <w:rPr>
          <w:highlight w:val="white"/>
        </w:rPr>
        <w:t>’, and</w:t>
      </w:r>
      <w:proofErr w:type="gramEnd"/>
      <w:r>
        <w:rPr>
          <w:highlight w:val="white"/>
        </w:rPr>
        <w:t xml:space="preserve"> add ‘</w:t>
      </w:r>
      <w:r w:rsidR="00045483">
        <w:rPr>
          <w:highlight w:val="white"/>
        </w:rPr>
        <w:t>r</w:t>
      </w:r>
      <w:r>
        <w:rPr>
          <w:highlight w:val="white"/>
        </w:rPr>
        <w:t>’ at the beginning.</w:t>
      </w:r>
    </w:p>
    <w:p w14:paraId="26D93854" w14:textId="77777777" w:rsidR="002B63B5" w:rsidRPr="00DB788F" w:rsidRDefault="002B63B5" w:rsidP="00DB788F">
      <w:pPr>
        <w:pStyle w:val="Code"/>
        <w:rPr>
          <w:highlight w:val="white"/>
        </w:rPr>
      </w:pPr>
      <w:r w:rsidRPr="00DB788F">
        <w:rPr>
          <w:highlight w:val="white"/>
        </w:rPr>
        <w:t xml:space="preserve">        case 8:</w:t>
      </w:r>
    </w:p>
    <w:p w14:paraId="7652C8E0" w14:textId="77777777" w:rsidR="002B63B5" w:rsidRPr="00DB788F" w:rsidRDefault="002B63B5" w:rsidP="00DB788F">
      <w:pPr>
        <w:pStyle w:val="Code"/>
        <w:rPr>
          <w:highlight w:val="white"/>
        </w:rPr>
      </w:pPr>
      <w:r w:rsidRPr="00DB788F">
        <w:rPr>
          <w:highlight w:val="white"/>
        </w:rPr>
        <w:t xml:space="preserve">          Assert.ErrorXXX(!name.Contains("h"));</w:t>
      </w:r>
    </w:p>
    <w:p w14:paraId="60F13BD3" w14:textId="77777777" w:rsidR="002B63B5" w:rsidRPr="00DB788F" w:rsidRDefault="002B63B5" w:rsidP="00DB788F">
      <w:pPr>
        <w:pStyle w:val="Code"/>
        <w:rPr>
          <w:highlight w:val="white"/>
        </w:rPr>
      </w:pPr>
      <w:r w:rsidRPr="00DB788F">
        <w:rPr>
          <w:highlight w:val="white"/>
        </w:rPr>
        <w:t xml:space="preserve">          name = "r" + name.Replace("l", "x").Replace("e", "")</w:t>
      </w:r>
    </w:p>
    <w:p w14:paraId="2190F0A3" w14:textId="0C7C4D7D" w:rsidR="002B63B5" w:rsidRPr="00DB788F" w:rsidRDefault="002B63B5" w:rsidP="00DB788F">
      <w:pPr>
        <w:pStyle w:val="Code"/>
        <w:rPr>
          <w:highlight w:val="white"/>
        </w:rPr>
      </w:pPr>
      <w:r w:rsidRPr="00DB788F">
        <w:rPr>
          <w:highlight w:val="white"/>
        </w:rPr>
        <w:t xml:space="preserve">                           .Replace("r", "");</w:t>
      </w:r>
    </w:p>
    <w:p w14:paraId="506C4EAB" w14:textId="77777777" w:rsidR="002B63B5" w:rsidRPr="00DB788F" w:rsidRDefault="002B63B5" w:rsidP="00DB788F">
      <w:pPr>
        <w:pStyle w:val="Code"/>
        <w:rPr>
          <w:highlight w:val="white"/>
        </w:rPr>
      </w:pPr>
      <w:r w:rsidRPr="00DB788F">
        <w:rPr>
          <w:highlight w:val="white"/>
        </w:rPr>
        <w:t xml:space="preserve">          break;</w:t>
      </w:r>
    </w:p>
    <w:p w14:paraId="6612CB76" w14:textId="77777777" w:rsidR="002B63B5" w:rsidRPr="00DB788F" w:rsidRDefault="002B63B5" w:rsidP="00DB788F">
      <w:pPr>
        <w:pStyle w:val="Code"/>
        <w:rPr>
          <w:highlight w:val="white"/>
        </w:rPr>
      </w:pPr>
      <w:r w:rsidRPr="00DB788F">
        <w:rPr>
          <w:highlight w:val="white"/>
        </w:rPr>
        <w:t xml:space="preserve">      }</w:t>
      </w:r>
    </w:p>
    <w:p w14:paraId="7A1469CC" w14:textId="77777777" w:rsidR="002B63B5" w:rsidRPr="00DB788F" w:rsidRDefault="002B63B5" w:rsidP="00DB788F">
      <w:pPr>
        <w:pStyle w:val="Code"/>
        <w:rPr>
          <w:highlight w:val="white"/>
        </w:rPr>
      </w:pPr>
    </w:p>
    <w:p w14:paraId="7C2BA194" w14:textId="447BC110" w:rsidR="002B63B5" w:rsidRPr="00DB788F" w:rsidRDefault="002B63B5" w:rsidP="00DB788F">
      <w:pPr>
        <w:pStyle w:val="Code"/>
        <w:rPr>
          <w:highlight w:val="white"/>
        </w:rPr>
      </w:pPr>
      <w:r w:rsidRPr="00DB788F">
        <w:rPr>
          <w:highlight w:val="white"/>
        </w:rPr>
        <w:t xml:space="preserve">      return </w:t>
      </w:r>
      <w:r w:rsidR="00761392">
        <w:rPr>
          <w:highlight w:val="white"/>
        </w:rPr>
        <w:t>(</w:t>
      </w:r>
      <w:r w:rsidRPr="00DB788F">
        <w:rPr>
          <w:highlight w:val="white"/>
        </w:rPr>
        <w:t>(Register) Enum.Parse(typeof(Register), name)</w:t>
      </w:r>
      <w:r w:rsidR="00761392">
        <w:rPr>
          <w:highlight w:val="white"/>
        </w:rPr>
        <w:t>)</w:t>
      </w:r>
      <w:r w:rsidRPr="00DB788F">
        <w:rPr>
          <w:highlight w:val="white"/>
        </w:rPr>
        <w:t>;</w:t>
      </w:r>
    </w:p>
    <w:p w14:paraId="30E2AF51" w14:textId="77777777" w:rsidR="002B63B5" w:rsidRPr="00DB788F" w:rsidRDefault="002B63B5" w:rsidP="00DB788F">
      <w:pPr>
        <w:pStyle w:val="Code"/>
        <w:rPr>
          <w:highlight w:val="white"/>
        </w:rPr>
      </w:pPr>
      <w:r w:rsidRPr="00DB788F">
        <w:rPr>
          <w:highlight w:val="white"/>
        </w:rPr>
        <w:t xml:space="preserve">    }</w:t>
      </w:r>
    </w:p>
    <w:p w14:paraId="036C7658" w14:textId="1D616582" w:rsidR="002B63B5" w:rsidRPr="00DB788F" w:rsidRDefault="002B63B5" w:rsidP="0097122C">
      <w:pPr>
        <w:rPr>
          <w:highlight w:val="white"/>
        </w:rPr>
      </w:pPr>
      <w:r w:rsidRPr="00DB788F">
        <w:rPr>
          <w:highlight w:val="white"/>
        </w:rPr>
        <w:t xml:space="preserve">  </w:t>
      </w:r>
      <w:r w:rsidR="0097122C">
        <w:rPr>
          <w:highlight w:val="white"/>
        </w:rPr>
        <w:t xml:space="preserve">The </w:t>
      </w:r>
      <w:r w:rsidR="0097122C" w:rsidRPr="0097122C">
        <w:rPr>
          <w:rStyle w:val="KeyWord0"/>
          <w:highlight w:val="white"/>
        </w:rPr>
        <w:t>SizeOfOperator</w:t>
      </w:r>
      <w:r w:rsidR="0097122C">
        <w:rPr>
          <w:highlight w:val="white"/>
        </w:rPr>
        <w:t xml:space="preserve"> method returns the size of the operator.</w:t>
      </w:r>
    </w:p>
    <w:p w14:paraId="7304BF1E" w14:textId="77777777" w:rsidR="002B63B5" w:rsidRPr="00DB788F" w:rsidRDefault="002B63B5" w:rsidP="00DB788F">
      <w:pPr>
        <w:pStyle w:val="Code"/>
        <w:rPr>
          <w:highlight w:val="white"/>
        </w:rPr>
      </w:pPr>
      <w:r w:rsidRPr="00DB788F">
        <w:rPr>
          <w:highlight w:val="white"/>
        </w:rPr>
        <w:t xml:space="preserve">    public static int SizeOfOperator(AssemblyOperator objectOp) {</w:t>
      </w:r>
    </w:p>
    <w:p w14:paraId="1824E819" w14:textId="77777777" w:rsidR="002B63B5" w:rsidRPr="00DB788F" w:rsidRDefault="002B63B5" w:rsidP="00DB788F">
      <w:pPr>
        <w:pStyle w:val="Code"/>
        <w:rPr>
          <w:highlight w:val="white"/>
        </w:rPr>
      </w:pPr>
      <w:r w:rsidRPr="00DB788F">
        <w:rPr>
          <w:highlight w:val="white"/>
        </w:rPr>
        <w:t xml:space="preserve">      string name = Enum.GetName(typeof(AssemblyOperator), objectOp);</w:t>
      </w:r>
    </w:p>
    <w:p w14:paraId="5AE8C6D8" w14:textId="77777777" w:rsidR="002B63B5" w:rsidRPr="00DB788F" w:rsidRDefault="002B63B5" w:rsidP="00DB788F">
      <w:pPr>
        <w:pStyle w:val="Code"/>
        <w:rPr>
          <w:highlight w:val="white"/>
        </w:rPr>
      </w:pPr>
    </w:p>
    <w:p w14:paraId="2F213C6A" w14:textId="77777777" w:rsidR="002B63B5" w:rsidRPr="00DB788F" w:rsidRDefault="002B63B5" w:rsidP="00DB788F">
      <w:pPr>
        <w:pStyle w:val="Code"/>
        <w:rPr>
          <w:highlight w:val="white"/>
        </w:rPr>
      </w:pPr>
      <w:r w:rsidRPr="00DB788F">
        <w:rPr>
          <w:highlight w:val="white"/>
        </w:rPr>
        <w:t xml:space="preserve">      if (name.Contains("_byte")) {</w:t>
      </w:r>
    </w:p>
    <w:p w14:paraId="29177039" w14:textId="77777777" w:rsidR="002B63B5" w:rsidRPr="00DB788F" w:rsidRDefault="002B63B5" w:rsidP="00DB788F">
      <w:pPr>
        <w:pStyle w:val="Code"/>
        <w:rPr>
          <w:highlight w:val="white"/>
        </w:rPr>
      </w:pPr>
      <w:r w:rsidRPr="00DB788F">
        <w:rPr>
          <w:highlight w:val="white"/>
        </w:rPr>
        <w:t xml:space="preserve">        return 1;</w:t>
      </w:r>
    </w:p>
    <w:p w14:paraId="0338F9A7" w14:textId="77777777" w:rsidR="002B63B5" w:rsidRPr="00DB788F" w:rsidRDefault="002B63B5" w:rsidP="00DB788F">
      <w:pPr>
        <w:pStyle w:val="Code"/>
        <w:rPr>
          <w:highlight w:val="white"/>
        </w:rPr>
      </w:pPr>
      <w:r w:rsidRPr="00DB788F">
        <w:rPr>
          <w:highlight w:val="white"/>
        </w:rPr>
        <w:t xml:space="preserve">      }</w:t>
      </w:r>
    </w:p>
    <w:p w14:paraId="3BCE1EF6" w14:textId="77777777" w:rsidR="002B63B5" w:rsidRPr="00DB788F" w:rsidRDefault="002B63B5" w:rsidP="00DB788F">
      <w:pPr>
        <w:pStyle w:val="Code"/>
        <w:rPr>
          <w:highlight w:val="white"/>
        </w:rPr>
      </w:pPr>
      <w:r w:rsidRPr="00DB788F">
        <w:rPr>
          <w:highlight w:val="white"/>
        </w:rPr>
        <w:t xml:space="preserve">      else if (name.Contains("_word")) {</w:t>
      </w:r>
    </w:p>
    <w:p w14:paraId="6D868C0C" w14:textId="77777777" w:rsidR="002B63B5" w:rsidRPr="00DB788F" w:rsidRDefault="002B63B5" w:rsidP="00DB788F">
      <w:pPr>
        <w:pStyle w:val="Code"/>
        <w:rPr>
          <w:highlight w:val="white"/>
        </w:rPr>
      </w:pPr>
      <w:r w:rsidRPr="00DB788F">
        <w:rPr>
          <w:highlight w:val="white"/>
        </w:rPr>
        <w:t xml:space="preserve">        return 2;</w:t>
      </w:r>
    </w:p>
    <w:p w14:paraId="5DB7A08B" w14:textId="77777777" w:rsidR="002B63B5" w:rsidRPr="00DB788F" w:rsidRDefault="002B63B5" w:rsidP="00DB788F">
      <w:pPr>
        <w:pStyle w:val="Code"/>
        <w:rPr>
          <w:highlight w:val="white"/>
        </w:rPr>
      </w:pPr>
      <w:r w:rsidRPr="00DB788F">
        <w:rPr>
          <w:highlight w:val="white"/>
        </w:rPr>
        <w:t xml:space="preserve">      }</w:t>
      </w:r>
    </w:p>
    <w:p w14:paraId="6896DBD2" w14:textId="77777777" w:rsidR="002B63B5" w:rsidRPr="00DB788F" w:rsidRDefault="002B63B5" w:rsidP="00DB788F">
      <w:pPr>
        <w:pStyle w:val="Code"/>
        <w:rPr>
          <w:highlight w:val="white"/>
        </w:rPr>
      </w:pPr>
      <w:r w:rsidRPr="00DB788F">
        <w:rPr>
          <w:highlight w:val="white"/>
        </w:rPr>
        <w:t xml:space="preserve">      else if (name.Contains("_dword")) {</w:t>
      </w:r>
    </w:p>
    <w:p w14:paraId="7E7BF3A2" w14:textId="77777777" w:rsidR="002B63B5" w:rsidRPr="00DB788F" w:rsidRDefault="002B63B5" w:rsidP="00DB788F">
      <w:pPr>
        <w:pStyle w:val="Code"/>
        <w:rPr>
          <w:highlight w:val="white"/>
        </w:rPr>
      </w:pPr>
      <w:r w:rsidRPr="00DB788F">
        <w:rPr>
          <w:highlight w:val="white"/>
        </w:rPr>
        <w:t xml:space="preserve">        return 4;</w:t>
      </w:r>
    </w:p>
    <w:p w14:paraId="743E80B7" w14:textId="77777777" w:rsidR="002B63B5" w:rsidRPr="00DB788F" w:rsidRDefault="002B63B5" w:rsidP="00DB788F">
      <w:pPr>
        <w:pStyle w:val="Code"/>
        <w:rPr>
          <w:highlight w:val="white"/>
        </w:rPr>
      </w:pPr>
      <w:r w:rsidRPr="00DB788F">
        <w:rPr>
          <w:highlight w:val="white"/>
        </w:rPr>
        <w:t xml:space="preserve">      }</w:t>
      </w:r>
    </w:p>
    <w:p w14:paraId="1CDCD7DB" w14:textId="77777777" w:rsidR="002B63B5" w:rsidRPr="00DB788F" w:rsidRDefault="002B63B5" w:rsidP="00DB788F">
      <w:pPr>
        <w:pStyle w:val="Code"/>
        <w:rPr>
          <w:highlight w:val="white"/>
        </w:rPr>
      </w:pPr>
      <w:r w:rsidRPr="00DB788F">
        <w:rPr>
          <w:highlight w:val="white"/>
        </w:rPr>
        <w:t xml:space="preserve">      else { </w:t>
      </w:r>
    </w:p>
    <w:p w14:paraId="5F51AB46" w14:textId="77777777" w:rsidR="002B63B5" w:rsidRPr="00DB788F" w:rsidRDefault="002B63B5" w:rsidP="00DB788F">
      <w:pPr>
        <w:pStyle w:val="Code"/>
        <w:rPr>
          <w:highlight w:val="white"/>
        </w:rPr>
      </w:pPr>
      <w:r w:rsidRPr="00DB788F">
        <w:rPr>
          <w:highlight w:val="white"/>
        </w:rPr>
        <w:t xml:space="preserve">        Assert.ErrorXXX(name.Contains("_qword"));</w:t>
      </w:r>
    </w:p>
    <w:p w14:paraId="5B24778B" w14:textId="77777777" w:rsidR="002B63B5" w:rsidRPr="00DB788F" w:rsidRDefault="002B63B5" w:rsidP="00DB788F">
      <w:pPr>
        <w:pStyle w:val="Code"/>
        <w:rPr>
          <w:highlight w:val="white"/>
        </w:rPr>
      </w:pPr>
      <w:r w:rsidRPr="00DB788F">
        <w:rPr>
          <w:highlight w:val="white"/>
        </w:rPr>
        <w:t xml:space="preserve">        return 8;</w:t>
      </w:r>
    </w:p>
    <w:p w14:paraId="210AE48B" w14:textId="77777777" w:rsidR="002B63B5" w:rsidRPr="00DB788F" w:rsidRDefault="002B63B5" w:rsidP="00DB788F">
      <w:pPr>
        <w:pStyle w:val="Code"/>
        <w:rPr>
          <w:highlight w:val="white"/>
        </w:rPr>
      </w:pPr>
      <w:r w:rsidRPr="00DB788F">
        <w:rPr>
          <w:highlight w:val="white"/>
        </w:rPr>
        <w:t xml:space="preserve">      }</w:t>
      </w:r>
    </w:p>
    <w:p w14:paraId="39EE6231" w14:textId="77777777" w:rsidR="002B63B5" w:rsidRPr="00DB788F" w:rsidRDefault="002B63B5" w:rsidP="00DB788F">
      <w:pPr>
        <w:pStyle w:val="Code"/>
        <w:rPr>
          <w:highlight w:val="white"/>
        </w:rPr>
      </w:pPr>
      <w:r w:rsidRPr="00DB788F">
        <w:rPr>
          <w:highlight w:val="white"/>
        </w:rPr>
        <w:t xml:space="preserve">    }</w:t>
      </w:r>
    </w:p>
    <w:p w14:paraId="0939C666" w14:textId="72FD146D" w:rsidR="002B63B5" w:rsidRPr="00DB788F" w:rsidRDefault="002B63B5" w:rsidP="00E23E19">
      <w:pPr>
        <w:rPr>
          <w:highlight w:val="white"/>
        </w:rPr>
      </w:pPr>
      <w:r w:rsidRPr="00DB788F">
        <w:rPr>
          <w:highlight w:val="white"/>
        </w:rPr>
        <w:t xml:space="preserve">  </w:t>
      </w:r>
      <w:r w:rsidR="00E23E19">
        <w:rPr>
          <w:highlight w:val="white"/>
        </w:rPr>
        <w:t xml:space="preserve">The </w:t>
      </w:r>
      <w:r w:rsidR="00E23E19" w:rsidRPr="00E23E19">
        <w:rPr>
          <w:rStyle w:val="KeyWord0"/>
          <w:highlight w:val="white"/>
        </w:rPr>
        <w:t>OperatorToSize</w:t>
      </w:r>
      <w:r w:rsidR="00E23E19">
        <w:rPr>
          <w:highlight w:val="white"/>
        </w:rPr>
        <w:t xml:space="preserve"> method </w:t>
      </w:r>
      <w:r w:rsidR="00717F58">
        <w:rPr>
          <w:highlight w:val="white"/>
        </w:rPr>
        <w:t>changes a plain operator to a size operator.</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lastRenderedPageBreak/>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77777777" w:rsidR="002B63B5" w:rsidRPr="00DB788F" w:rsidRDefault="002B63B5" w:rsidP="00DB788F">
      <w:pPr>
        <w:pStyle w:val="Code"/>
        <w:rPr>
          <w:highlight w:val="white"/>
        </w:rPr>
      </w:pP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49A0FF4B"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return a size of a value, with some exceptions.</w:t>
      </w:r>
      <w:r w:rsidR="00B53F04">
        <w:rPr>
          <w:highlight w:val="white"/>
        </w:rPr>
        <w:t xml:space="preserve"> In case of a mov-operator, the size is given by the operator, and in case of a compare-operator with value zero,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77777777" w:rsidR="00F55A33" w:rsidRDefault="00F55A33" w:rsidP="00DB788F">
      <w:pPr>
        <w:pStyle w:val="Code"/>
        <w:rPr>
          <w:highlight w:val="white"/>
        </w:rPr>
      </w:pPr>
    </w:p>
    <w:p w14:paraId="0DCA2B24" w14:textId="4B4B13B7" w:rsidR="002B63B5" w:rsidRPr="00DB788F" w:rsidRDefault="002B63B5" w:rsidP="00DB788F">
      <w:pPr>
        <w:pStyle w:val="Code"/>
        <w:rPr>
          <w:highlight w:val="white"/>
        </w:rPr>
      </w:pPr>
      <w:r w:rsidRPr="00DB788F">
        <w:rPr>
          <w:highlight w:val="white"/>
        </w:rPr>
        <w:t xml:space="preserve">    public static int SizeOfValue(BigInteger value) {</w:t>
      </w:r>
    </w:p>
    <w:p w14:paraId="1FE5C139" w14:textId="77777777" w:rsidR="002B63B5" w:rsidRPr="00DB788F" w:rsidRDefault="002B63B5" w:rsidP="00DB788F">
      <w:pPr>
        <w:pStyle w:val="Code"/>
        <w:rPr>
          <w:highlight w:val="white"/>
        </w:rPr>
      </w:pPr>
      <w:r w:rsidRPr="00DB788F">
        <w:rPr>
          <w:highlight w:val="white"/>
        </w:rPr>
        <w:t xml:space="preserve">      if (value == 0) {</w:t>
      </w:r>
    </w:p>
    <w:p w14:paraId="4C326393" w14:textId="77777777" w:rsidR="002B63B5" w:rsidRPr="00DB788F" w:rsidRDefault="002B63B5" w:rsidP="00DB788F">
      <w:pPr>
        <w:pStyle w:val="Code"/>
        <w:rPr>
          <w:highlight w:val="white"/>
        </w:rPr>
      </w:pPr>
      <w:r w:rsidRPr="00DB788F">
        <w:rPr>
          <w:highlight w:val="white"/>
        </w:rPr>
        <w:t xml:space="preserve">        return 0;</w:t>
      </w:r>
    </w:p>
    <w:p w14:paraId="4422DD43" w14:textId="77777777" w:rsidR="002B63B5" w:rsidRPr="00DB788F" w:rsidRDefault="002B63B5" w:rsidP="00DB788F">
      <w:pPr>
        <w:pStyle w:val="Code"/>
        <w:rPr>
          <w:highlight w:val="white"/>
        </w:rPr>
      </w:pPr>
      <w:r w:rsidRPr="00DB788F">
        <w:rPr>
          <w:highlight w:val="white"/>
        </w:rPr>
        <w:t xml:space="preserve">      }</w:t>
      </w:r>
    </w:p>
    <w:p w14:paraId="088F2B89" w14:textId="77777777" w:rsidR="002B63B5" w:rsidRPr="00DB788F" w:rsidRDefault="002B63B5" w:rsidP="00DB788F">
      <w:pPr>
        <w:pStyle w:val="Code"/>
        <w:rPr>
          <w:highlight w:val="white"/>
        </w:rPr>
      </w:pPr>
      <w:r w:rsidRPr="00DB788F">
        <w:rPr>
          <w:highlight w:val="white"/>
        </w:rPr>
        <w:t xml:space="preserve">      else if ((-128 &lt;= value) &amp;&amp; (value &lt;= 255)) {</w:t>
      </w:r>
    </w:p>
    <w:p w14:paraId="7785D23A" w14:textId="77777777" w:rsidR="002B63B5" w:rsidRPr="00DB788F" w:rsidRDefault="002B63B5" w:rsidP="00DB788F">
      <w:pPr>
        <w:pStyle w:val="Code"/>
        <w:rPr>
          <w:highlight w:val="white"/>
        </w:rPr>
      </w:pPr>
      <w:r w:rsidRPr="00DB788F">
        <w:rPr>
          <w:highlight w:val="white"/>
        </w:rPr>
        <w:t xml:space="preserve">        return 1;</w:t>
      </w:r>
    </w:p>
    <w:p w14:paraId="63DEE265" w14:textId="77777777" w:rsidR="002B63B5" w:rsidRPr="00DB788F" w:rsidRDefault="002B63B5" w:rsidP="00DB788F">
      <w:pPr>
        <w:pStyle w:val="Code"/>
        <w:rPr>
          <w:highlight w:val="white"/>
        </w:rPr>
      </w:pPr>
      <w:r w:rsidRPr="00DB788F">
        <w:rPr>
          <w:highlight w:val="white"/>
        </w:rPr>
        <w:t xml:space="preserve">      }</w:t>
      </w:r>
    </w:p>
    <w:p w14:paraId="78A0291C" w14:textId="77777777" w:rsidR="002B63B5" w:rsidRPr="00DB788F" w:rsidRDefault="002B63B5" w:rsidP="00DB788F">
      <w:pPr>
        <w:pStyle w:val="Code"/>
        <w:rPr>
          <w:highlight w:val="white"/>
        </w:rPr>
      </w:pPr>
      <w:r w:rsidRPr="00DB788F">
        <w:rPr>
          <w:highlight w:val="white"/>
        </w:rPr>
        <w:t xml:space="preserve">      else if ((-32768 &lt;= value) &amp;&amp; (value &lt;= 65535)) {</w:t>
      </w:r>
    </w:p>
    <w:p w14:paraId="33561102" w14:textId="77777777" w:rsidR="002B63B5" w:rsidRPr="00DB788F" w:rsidRDefault="002B63B5" w:rsidP="00DB788F">
      <w:pPr>
        <w:pStyle w:val="Code"/>
        <w:rPr>
          <w:highlight w:val="white"/>
        </w:rPr>
      </w:pPr>
      <w:r w:rsidRPr="00DB788F">
        <w:rPr>
          <w:highlight w:val="white"/>
        </w:rPr>
        <w:t xml:space="preserve">        return 2;</w:t>
      </w:r>
    </w:p>
    <w:p w14:paraId="07D73AB1" w14:textId="77777777" w:rsidR="002B63B5" w:rsidRPr="00DB788F" w:rsidRDefault="002B63B5" w:rsidP="00DB788F">
      <w:pPr>
        <w:pStyle w:val="Code"/>
        <w:rPr>
          <w:highlight w:val="white"/>
        </w:rPr>
      </w:pPr>
      <w:r w:rsidRPr="00DB788F">
        <w:rPr>
          <w:highlight w:val="white"/>
        </w:rPr>
        <w:t xml:space="preserve">      }</w:t>
      </w:r>
    </w:p>
    <w:p w14:paraId="66F35E48" w14:textId="77777777" w:rsidR="002B63B5" w:rsidRPr="00DB788F" w:rsidRDefault="002B63B5" w:rsidP="00DB788F">
      <w:pPr>
        <w:pStyle w:val="Code"/>
        <w:rPr>
          <w:highlight w:val="white"/>
        </w:rPr>
      </w:pPr>
      <w:r w:rsidRPr="00DB788F">
        <w:rPr>
          <w:highlight w:val="white"/>
        </w:rPr>
        <w:t xml:space="preserve">      else if ((-2147483648 &lt;= value) &amp;&amp; (value &lt;= 4294967295)) {</w:t>
      </w:r>
    </w:p>
    <w:p w14:paraId="2174E306" w14:textId="77777777" w:rsidR="002B63B5" w:rsidRPr="00DB788F" w:rsidRDefault="002B63B5" w:rsidP="00DB788F">
      <w:pPr>
        <w:pStyle w:val="Code"/>
        <w:rPr>
          <w:highlight w:val="white"/>
        </w:rPr>
      </w:pPr>
      <w:r w:rsidRPr="00DB788F">
        <w:rPr>
          <w:highlight w:val="white"/>
        </w:rPr>
        <w:t xml:space="preserve">        return 4;</w:t>
      </w:r>
    </w:p>
    <w:p w14:paraId="1C36221E" w14:textId="77777777" w:rsidR="002B63B5" w:rsidRPr="00DB788F" w:rsidRDefault="002B63B5" w:rsidP="00DB788F">
      <w:pPr>
        <w:pStyle w:val="Code"/>
        <w:rPr>
          <w:highlight w:val="white"/>
        </w:rPr>
      </w:pPr>
      <w:r w:rsidRPr="00DB788F">
        <w:rPr>
          <w:highlight w:val="white"/>
        </w:rPr>
        <w:t xml:space="preserve">      }</w:t>
      </w:r>
    </w:p>
    <w:p w14:paraId="63C79091" w14:textId="77777777" w:rsidR="002B63B5" w:rsidRPr="00DB788F" w:rsidRDefault="002B63B5" w:rsidP="00DB788F">
      <w:pPr>
        <w:pStyle w:val="Code"/>
        <w:rPr>
          <w:highlight w:val="white"/>
        </w:rPr>
      </w:pPr>
      <w:r w:rsidRPr="00DB788F">
        <w:rPr>
          <w:highlight w:val="white"/>
        </w:rPr>
        <w:t xml:space="preserve">      else {</w:t>
      </w:r>
    </w:p>
    <w:p w14:paraId="7A02094D" w14:textId="77777777" w:rsidR="002B63B5" w:rsidRPr="00DB788F" w:rsidRDefault="002B63B5" w:rsidP="00DB788F">
      <w:pPr>
        <w:pStyle w:val="Code"/>
        <w:rPr>
          <w:highlight w:val="white"/>
        </w:rPr>
      </w:pPr>
      <w:r w:rsidRPr="00DB788F">
        <w:rPr>
          <w:highlight w:val="white"/>
        </w:rPr>
        <w:lastRenderedPageBreak/>
        <w:t xml:space="preserve">        return 8;</w:t>
      </w:r>
    </w:p>
    <w:p w14:paraId="3B2BCE20" w14:textId="77777777" w:rsidR="002B63B5" w:rsidRPr="00DB788F" w:rsidRDefault="002B63B5" w:rsidP="00DB788F">
      <w:pPr>
        <w:pStyle w:val="Code"/>
        <w:rPr>
          <w:highlight w:val="white"/>
        </w:rPr>
      </w:pPr>
      <w:r w:rsidRPr="00DB788F">
        <w:rPr>
          <w:highlight w:val="white"/>
        </w:rPr>
        <w:t xml:space="preserve">      }</w:t>
      </w:r>
    </w:p>
    <w:p w14:paraId="1A8F84E8" w14:textId="7025C9F3" w:rsidR="002B63B5" w:rsidRDefault="002B63B5" w:rsidP="00DB788F">
      <w:pPr>
        <w:pStyle w:val="Code"/>
        <w:rPr>
          <w:highlight w:val="white"/>
        </w:rPr>
      </w:pPr>
      <w:r w:rsidRPr="00DB788F">
        <w:rPr>
          <w:highlight w:val="white"/>
        </w:rPr>
        <w:t xml:space="preserve">    }</w:t>
      </w:r>
    </w:p>
    <w:p w14:paraId="74C15C38" w14:textId="57C260F1" w:rsidR="00441DDC" w:rsidRPr="00DB788F" w:rsidRDefault="00441DDC" w:rsidP="00441DDC">
      <w:pPr>
        <w:pStyle w:val="Rubrik3"/>
        <w:rPr>
          <w:highlight w:val="white"/>
        </w:rPr>
      </w:pPr>
      <w:proofErr w:type="spellStart"/>
      <w:r>
        <w:rPr>
          <w:highlight w:val="white"/>
        </w:rPr>
        <w:t>ToString</w:t>
      </w:r>
      <w:proofErr w:type="spellEnd"/>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78FE1025" w14:textId="77777777" w:rsidR="00097076" w:rsidRPr="00097076" w:rsidRDefault="00097076" w:rsidP="00097076">
      <w:pPr>
        <w:pStyle w:val="Code"/>
        <w:rPr>
          <w:highlight w:val="white"/>
        </w:rPr>
      </w:pPr>
    </w:p>
    <w:p w14:paraId="45BE6250" w14:textId="77777777" w:rsidR="00097076" w:rsidRPr="00097076" w:rsidRDefault="00097076" w:rsidP="00097076">
      <w:pPr>
        <w:pStyle w:val="Code"/>
        <w:rPr>
          <w:highlight w:val="white"/>
        </w:rPr>
      </w:pPr>
      <w:r w:rsidRPr="00097076">
        <w:rPr>
          <w:highlight w:val="white"/>
        </w:rPr>
        <w:t xml:space="preserve">      if ((Operator == AssemblyOperator.empty) ||</w:t>
      </w:r>
    </w:p>
    <w:p w14:paraId="33CE6F1B" w14:textId="77777777" w:rsidR="00097076" w:rsidRPr="00097076" w:rsidRDefault="00097076" w:rsidP="00097076">
      <w:pPr>
        <w:pStyle w:val="Code"/>
        <w:rPr>
          <w:highlight w:val="white"/>
        </w:rPr>
      </w:pPr>
      <w:r w:rsidRPr="00097076">
        <w:rPr>
          <w:highlight w:val="white"/>
        </w:rPr>
        <w:t xml:space="preserve">          (Operator == AssemblyOperator.new_middle_code)) {</w:t>
      </w:r>
    </w:p>
    <w:p w14:paraId="118922B2" w14:textId="77777777" w:rsidR="00097076" w:rsidRPr="00097076" w:rsidRDefault="00097076" w:rsidP="00097076">
      <w:pPr>
        <w:pStyle w:val="Code"/>
        <w:rPr>
          <w:highlight w:val="white"/>
        </w:rPr>
      </w:pPr>
      <w:r w:rsidRPr="00097076">
        <w:rPr>
          <w:highlight w:val="white"/>
        </w:rPr>
        <w:t xml:space="preserve">        return null;</w:t>
      </w:r>
    </w:p>
    <w:p w14:paraId="5504CFDE" w14:textId="77777777" w:rsidR="00097076" w:rsidRPr="00097076" w:rsidRDefault="00097076" w:rsidP="00097076">
      <w:pPr>
        <w:pStyle w:val="Code"/>
        <w:rPr>
          <w:highlight w:val="white"/>
        </w:rPr>
      </w:pPr>
      <w:r w:rsidRPr="00097076">
        <w:rPr>
          <w:highlight w:val="white"/>
        </w:rPr>
        <w:t xml:space="preserve">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lastRenderedPageBreak/>
        <w:t xml:space="preserve">              return "\tdd " + text;</w:t>
      </w:r>
    </w:p>
    <w:p w14:paraId="46040265" w14:textId="77777777" w:rsidR="00097076" w:rsidRPr="00097076" w:rsidRDefault="00097076" w:rsidP="00097076">
      <w:pPr>
        <w:pStyle w:val="Code"/>
        <w:rPr>
          <w:highlight w:val="white"/>
        </w:rPr>
      </w:pPr>
    </w:p>
    <w:p w14:paraId="22DCC79E" w14:textId="62EA17C8" w:rsidR="00097076" w:rsidRPr="00097076" w:rsidRDefault="00097076" w:rsidP="00097076">
      <w:pPr>
        <w:pStyle w:val="Code"/>
        <w:rPr>
          <w:highlight w:val="white"/>
        </w:rPr>
      </w:pPr>
      <w:r w:rsidRPr="00097076">
        <w:rPr>
          <w:highlight w:val="white"/>
        </w:rPr>
        <w:t xml:space="preserve">            default: // </w:t>
      </w:r>
      <w:r w:rsidR="00241B32">
        <w:rPr>
          <w:highlight w:val="white"/>
        </w:rPr>
        <w:t>8 bytes</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w:t>
      </w:r>
      <w:proofErr w:type="gramStart"/>
      <w:r w:rsidR="00120DE0">
        <w:rPr>
          <w:highlight w:val="white"/>
        </w:rPr>
        <w:t>offset, unless</w:t>
      </w:r>
      <w:proofErr w:type="gramEnd"/>
      <w:r w:rsidR="00120DE0">
        <w:rPr>
          <w:highlight w:val="white"/>
        </w:rPr>
        <w:t xml:space="preserve">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77777777" w:rsidR="00097076" w:rsidRPr="00097076" w:rsidRDefault="00097076" w:rsidP="00097076">
      <w:pPr>
        <w:pStyle w:val="Code"/>
        <w:rPr>
          <w:highlight w:val="white"/>
        </w:rPr>
      </w:pPr>
      <w:r w:rsidRPr="00097076">
        <w:rPr>
          <w:highlight w:val="white"/>
        </w:rPr>
        <w:t xml:space="preserve">      else if (Operator == AssemblyOperator.address_return)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proofErr w:type="spellStart"/>
      <w:r w:rsidR="00EF3244" w:rsidRPr="00152FCB">
        <w:rPr>
          <w:rStyle w:val="KeyWord0"/>
          <w:highlight w:val="white"/>
        </w:rPr>
        <w:t>operand2</w:t>
      </w:r>
      <w:proofErr w:type="spellEnd"/>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lastRenderedPageBreak/>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77777777" w:rsidR="00097076" w:rsidRPr="00097076" w:rsidRDefault="00097076" w:rsidP="00097076">
      <w:pPr>
        <w:pStyle w:val="Code"/>
        <w:rPr>
          <w:highlight w:val="white"/>
        </w:rPr>
      </w:pPr>
      <w:r w:rsidRPr="00097076">
        <w:rPr>
          <w:highlight w:val="white"/>
        </w:rPr>
        <w:t xml:space="preserve">          string labelText = MakeMemoryLabel(labelIndex);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3C17686A" w14:textId="63404010" w:rsidR="006377A1" w:rsidRPr="00E42FEE" w:rsidRDefault="00D54F8E" w:rsidP="006377A1">
      <w:pPr>
        <w:rPr>
          <w:b/>
          <w:bCs/>
          <w:highlight w:val="white"/>
        </w:rPr>
      </w:pPr>
      <w:r>
        <w:rPr>
          <w:highlight w:val="white"/>
        </w:rPr>
        <w:t xml:space="preserve">Now we </w:t>
      </w:r>
      <w:proofErr w:type="gramStart"/>
      <w:r>
        <w:rPr>
          <w:highlight w:val="white"/>
        </w:rPr>
        <w:t>look into</w:t>
      </w:r>
      <w:proofErr w:type="gramEnd"/>
      <w:r>
        <w:rPr>
          <w:highlight w:val="white"/>
        </w:rPr>
        <w:t xml:space="preserve"> the </w:t>
      </w:r>
      <w:r w:rsidR="00382592">
        <w:rPr>
          <w:highlight w:val="white"/>
        </w:rPr>
        <w:t xml:space="preserve">instructions that perform computations. </w:t>
      </w:r>
      <w:r w:rsidR="006377A1">
        <w:rPr>
          <w:highlight w:val="white"/>
        </w:rPr>
        <w:t xml:space="preserve">There are six categories of </w:t>
      </w:r>
      <w:r w:rsidR="00BF5180">
        <w:rPr>
          <w:highlight w:val="white"/>
        </w:rPr>
        <w:t>operations:</w:t>
      </w:r>
    </w:p>
    <w:tbl>
      <w:tblPr>
        <w:tblStyle w:val="Tabellrutnt"/>
        <w:tblW w:w="0" w:type="auto"/>
        <w:tblLook w:val="04A0" w:firstRow="1" w:lastRow="0" w:firstColumn="1" w:lastColumn="0" w:noHBand="0" w:noVBand="1"/>
      </w:tblPr>
      <w:tblGrid>
        <w:gridCol w:w="1271"/>
        <w:gridCol w:w="5812"/>
        <w:gridCol w:w="2267"/>
      </w:tblGrid>
      <w:tr w:rsidR="006377A1" w:rsidRPr="00E42FEE" w14:paraId="36B238F9" w14:textId="77777777" w:rsidTr="006377A1">
        <w:tc>
          <w:tcPr>
            <w:tcW w:w="1271" w:type="dxa"/>
          </w:tcPr>
          <w:p w14:paraId="690D9009" w14:textId="77777777" w:rsidR="006377A1" w:rsidRPr="00BF5180" w:rsidRDefault="006377A1" w:rsidP="006377A1">
            <w:pPr>
              <w:spacing w:before="0" w:after="40"/>
              <w:rPr>
                <w:b/>
                <w:bCs/>
                <w:highlight w:val="white"/>
              </w:rPr>
            </w:pPr>
            <w:r w:rsidRPr="00BF5180">
              <w:rPr>
                <w:b/>
                <w:bCs/>
                <w:highlight w:val="white"/>
              </w:rPr>
              <w:t>Category</w:t>
            </w:r>
          </w:p>
        </w:tc>
        <w:tc>
          <w:tcPr>
            <w:tcW w:w="5812" w:type="dxa"/>
          </w:tcPr>
          <w:p w14:paraId="485B87D4" w14:textId="77777777" w:rsidR="006377A1" w:rsidRPr="00BF5180" w:rsidRDefault="006377A1" w:rsidP="006377A1">
            <w:pPr>
              <w:spacing w:before="0" w:after="40"/>
              <w:rPr>
                <w:b/>
                <w:bCs/>
                <w:highlight w:val="white"/>
              </w:rPr>
            </w:pPr>
            <w:r w:rsidRPr="00BF5180">
              <w:rPr>
                <w:b/>
                <w:bCs/>
                <w:highlight w:val="white"/>
              </w:rPr>
              <w:t>Description</w:t>
            </w:r>
          </w:p>
        </w:tc>
        <w:tc>
          <w:tcPr>
            <w:tcW w:w="2267" w:type="dxa"/>
          </w:tcPr>
          <w:p w14:paraId="7A76B2B1" w14:textId="77777777" w:rsidR="006377A1" w:rsidRPr="00BF5180" w:rsidRDefault="006377A1" w:rsidP="006377A1">
            <w:pPr>
              <w:spacing w:before="0" w:after="40"/>
              <w:rPr>
                <w:b/>
                <w:bCs/>
                <w:highlight w:val="white"/>
              </w:rPr>
            </w:pPr>
            <w:r w:rsidRPr="00BF5180">
              <w:rPr>
                <w:b/>
                <w:bCs/>
                <w:highlight w:val="white"/>
              </w:rPr>
              <w:t>Examples</w:t>
            </w:r>
          </w:p>
        </w:tc>
      </w:tr>
      <w:tr w:rsidR="006377A1" w14:paraId="7AAF1284" w14:textId="77777777" w:rsidTr="006377A1">
        <w:tc>
          <w:tcPr>
            <w:tcW w:w="1271" w:type="dxa"/>
          </w:tcPr>
          <w:p w14:paraId="6E4067EB" w14:textId="77777777" w:rsidR="006377A1" w:rsidRDefault="006377A1" w:rsidP="006377A1">
            <w:pPr>
              <w:spacing w:before="0" w:after="40"/>
              <w:rPr>
                <w:highlight w:val="white"/>
              </w:rPr>
            </w:pPr>
            <w:r>
              <w:rPr>
                <w:highlight w:val="white"/>
              </w:rPr>
              <w:t>1</w:t>
            </w:r>
          </w:p>
        </w:tc>
        <w:tc>
          <w:tcPr>
            <w:tcW w:w="5812" w:type="dxa"/>
          </w:tcPr>
          <w:p w14:paraId="37DF9CCE" w14:textId="77777777" w:rsidR="006377A1" w:rsidRDefault="006377A1" w:rsidP="006377A1">
            <w:pPr>
              <w:spacing w:before="0" w:after="40"/>
            </w:pPr>
            <w:proofErr w:type="spellStart"/>
            <w:r>
              <w:t>b</w:t>
            </w:r>
            <w:r w:rsidRPr="005D7FBB">
              <w:t>inary_operator</w:t>
            </w:r>
            <w:proofErr w:type="spellEnd"/>
            <w:r w:rsidRPr="005D7FBB">
              <w:t xml:space="preserve"> register, </w:t>
            </w:r>
            <w:r>
              <w:t>register</w:t>
            </w:r>
          </w:p>
          <w:p w14:paraId="188F5D2F" w14:textId="77777777" w:rsidR="006377A1" w:rsidRDefault="006377A1" w:rsidP="006377A1">
            <w:pPr>
              <w:spacing w:before="0" w:after="40"/>
            </w:pPr>
            <w:proofErr w:type="spellStart"/>
            <w:r>
              <w:t>b</w:t>
            </w:r>
            <w:r w:rsidRPr="005D7FBB">
              <w:t>inary_operator</w:t>
            </w:r>
            <w:proofErr w:type="spellEnd"/>
            <w:r w:rsidRPr="005D7FBB">
              <w:t xml:space="preserve"> register, </w:t>
            </w:r>
            <w:proofErr w:type="spellStart"/>
            <w:r>
              <w:t>static_name</w:t>
            </w:r>
            <w:proofErr w:type="spellEnd"/>
          </w:p>
          <w:p w14:paraId="7F089271" w14:textId="77777777" w:rsidR="006377A1" w:rsidRDefault="006377A1" w:rsidP="006377A1">
            <w:pPr>
              <w:spacing w:before="0" w:after="40"/>
            </w:pPr>
            <w:proofErr w:type="spellStart"/>
            <w:r>
              <w:t>b</w:t>
            </w:r>
            <w:r w:rsidRPr="005D7FBB">
              <w:t>inary_operator</w:t>
            </w:r>
            <w:proofErr w:type="spellEnd"/>
            <w:r w:rsidRPr="005D7FBB">
              <w:t xml:space="preserve"> register,</w:t>
            </w:r>
            <w:r>
              <w:t xml:space="preserve"> </w:t>
            </w:r>
            <w:proofErr w:type="spellStart"/>
            <w:r>
              <w:t>integer_value</w:t>
            </w:r>
            <w:proofErr w:type="spellEnd"/>
          </w:p>
          <w:p w14:paraId="06E6FE34" w14:textId="77777777" w:rsidR="002F3A6F" w:rsidRDefault="002F3A6F" w:rsidP="002F3A6F">
            <w:pPr>
              <w:spacing w:before="0" w:after="40"/>
            </w:pPr>
            <w:proofErr w:type="spellStart"/>
            <w:r>
              <w:t>b</w:t>
            </w:r>
            <w:r w:rsidRPr="005D7FBB">
              <w:t>inary_operator</w:t>
            </w:r>
            <w:proofErr w:type="spellEnd"/>
            <w:r w:rsidRPr="005D7FBB">
              <w:t xml:space="preserve"> </w:t>
            </w:r>
            <w:proofErr w:type="spellStart"/>
            <w:r>
              <w:t>static_name</w:t>
            </w:r>
            <w:proofErr w:type="spellEnd"/>
            <w:r w:rsidRPr="005D7FBB">
              <w:t xml:space="preserve">, </w:t>
            </w:r>
            <w:r>
              <w:t>register</w:t>
            </w:r>
          </w:p>
          <w:p w14:paraId="66B2BBD3" w14:textId="77777777" w:rsidR="002F3A6F" w:rsidRDefault="002F3A6F" w:rsidP="002F3A6F">
            <w:pPr>
              <w:spacing w:before="0" w:after="40"/>
            </w:pPr>
            <w:proofErr w:type="spellStart"/>
            <w:r>
              <w:t>b</w:t>
            </w:r>
            <w:r w:rsidRPr="005D7FBB">
              <w:t>inary_operator</w:t>
            </w:r>
            <w:proofErr w:type="spellEnd"/>
            <w:r w:rsidRPr="005D7FBB">
              <w:t xml:space="preserve"> </w:t>
            </w:r>
            <w:proofErr w:type="spellStart"/>
            <w:r>
              <w:t>static_name</w:t>
            </w:r>
            <w:proofErr w:type="spellEnd"/>
            <w:r w:rsidRPr="005D7FBB">
              <w:t xml:space="preserve">, </w:t>
            </w:r>
            <w:proofErr w:type="spellStart"/>
            <w:r>
              <w:t>static_name</w:t>
            </w:r>
            <w:proofErr w:type="spellEnd"/>
          </w:p>
          <w:p w14:paraId="4EF69F74" w14:textId="71DC6A90" w:rsidR="002F3A6F" w:rsidRPr="00E5786A" w:rsidRDefault="002F3A6F" w:rsidP="002F3A6F">
            <w:pPr>
              <w:spacing w:before="0" w:after="40"/>
            </w:pPr>
            <w:proofErr w:type="spellStart"/>
            <w:r>
              <w:t>b</w:t>
            </w:r>
            <w:r w:rsidRPr="005D7FBB">
              <w:t>inary_operator</w:t>
            </w:r>
            <w:proofErr w:type="spellEnd"/>
            <w:r w:rsidRPr="005D7FBB">
              <w:t xml:space="preserve"> </w:t>
            </w:r>
            <w:proofErr w:type="spellStart"/>
            <w:r>
              <w:t>static_name</w:t>
            </w:r>
            <w:proofErr w:type="spellEnd"/>
            <w:r w:rsidRPr="005D7FBB">
              <w:t>,</w:t>
            </w:r>
            <w:r>
              <w:t xml:space="preserve"> </w:t>
            </w:r>
            <w:proofErr w:type="spellStart"/>
            <w:r>
              <w:t>integer_value</w:t>
            </w:r>
            <w:proofErr w:type="spellEnd"/>
          </w:p>
        </w:tc>
        <w:tc>
          <w:tcPr>
            <w:tcW w:w="2267" w:type="dxa"/>
          </w:tcPr>
          <w:p w14:paraId="664FF4A3" w14:textId="77777777" w:rsidR="006377A1" w:rsidRDefault="006377A1" w:rsidP="006377A1">
            <w:pPr>
              <w:spacing w:before="0" w:after="40"/>
              <w:rPr>
                <w:highlight w:val="white"/>
              </w:rPr>
            </w:pPr>
            <w:r>
              <w:rPr>
                <w:highlight w:val="white"/>
              </w:rPr>
              <w:t>mov ax, bx</w:t>
            </w:r>
          </w:p>
          <w:p w14:paraId="246906B4" w14:textId="77777777" w:rsidR="006377A1" w:rsidRDefault="006377A1" w:rsidP="006377A1">
            <w:pPr>
              <w:spacing w:before="0" w:after="40"/>
              <w:rPr>
                <w:highlight w:val="white"/>
              </w:rPr>
            </w:pPr>
            <w:r>
              <w:rPr>
                <w:highlight w:val="white"/>
              </w:rPr>
              <w:t>add ax, stdin</w:t>
            </w:r>
          </w:p>
          <w:p w14:paraId="5E23EB62" w14:textId="77777777" w:rsidR="006377A1" w:rsidRDefault="006377A1" w:rsidP="006377A1">
            <w:pPr>
              <w:spacing w:before="0" w:after="40"/>
              <w:rPr>
                <w:highlight w:val="white"/>
              </w:rPr>
            </w:pPr>
            <w:r>
              <w:rPr>
                <w:highlight w:val="white"/>
              </w:rPr>
              <w:t>sub ax, 123</w:t>
            </w:r>
          </w:p>
          <w:p w14:paraId="230A08BD" w14:textId="77777777" w:rsidR="002F3A6F" w:rsidRDefault="002F3A6F" w:rsidP="002F3A6F">
            <w:pPr>
              <w:spacing w:before="0" w:after="40"/>
              <w:rPr>
                <w:highlight w:val="white"/>
              </w:rPr>
            </w:pPr>
            <w:proofErr w:type="spellStart"/>
            <w:r>
              <w:rPr>
                <w:highlight w:val="white"/>
              </w:rPr>
              <w:t>cmp</w:t>
            </w:r>
            <w:proofErr w:type="spellEnd"/>
            <w:r>
              <w:rPr>
                <w:highlight w:val="white"/>
              </w:rPr>
              <w:t xml:space="preserve"> stdin, ax</w:t>
            </w:r>
          </w:p>
          <w:p w14:paraId="52FDF0FB" w14:textId="77777777" w:rsidR="002F3A6F" w:rsidRDefault="002F3A6F" w:rsidP="002F3A6F">
            <w:pPr>
              <w:spacing w:before="0" w:after="40"/>
              <w:rPr>
                <w:highlight w:val="white"/>
              </w:rPr>
            </w:pPr>
            <w:proofErr w:type="spellStart"/>
            <w:r>
              <w:rPr>
                <w:highlight w:val="white"/>
              </w:rPr>
              <w:t>cmp</w:t>
            </w:r>
            <w:proofErr w:type="spellEnd"/>
            <w:r>
              <w:rPr>
                <w:highlight w:val="white"/>
              </w:rPr>
              <w:t xml:space="preserve"> stdin, </w:t>
            </w:r>
            <w:proofErr w:type="spellStart"/>
            <w:r>
              <w:rPr>
                <w:highlight w:val="white"/>
              </w:rPr>
              <w:t>stdout</w:t>
            </w:r>
            <w:proofErr w:type="spellEnd"/>
          </w:p>
          <w:p w14:paraId="6C32FA09" w14:textId="7312C178" w:rsidR="002F3A6F" w:rsidRDefault="002F3A6F" w:rsidP="002F3A6F">
            <w:pPr>
              <w:spacing w:before="0" w:after="40"/>
              <w:rPr>
                <w:highlight w:val="white"/>
              </w:rPr>
            </w:pPr>
            <w:proofErr w:type="spellStart"/>
            <w:r>
              <w:rPr>
                <w:highlight w:val="white"/>
              </w:rPr>
              <w:t>cmp</w:t>
            </w:r>
            <w:proofErr w:type="spellEnd"/>
            <w:r>
              <w:rPr>
                <w:highlight w:val="white"/>
              </w:rPr>
              <w:t xml:space="preserve"> stdin, 123</w:t>
            </w:r>
          </w:p>
        </w:tc>
      </w:tr>
      <w:tr w:rsidR="00784E06" w14:paraId="35EAB874" w14:textId="77777777" w:rsidTr="006377A1">
        <w:tc>
          <w:tcPr>
            <w:tcW w:w="1271" w:type="dxa"/>
          </w:tcPr>
          <w:p w14:paraId="29665DD9" w14:textId="199177BF" w:rsidR="00784E06" w:rsidRDefault="002F3A6F" w:rsidP="00784E06">
            <w:pPr>
              <w:spacing w:before="0" w:after="40"/>
              <w:rPr>
                <w:highlight w:val="white"/>
              </w:rPr>
            </w:pPr>
            <w:r>
              <w:rPr>
                <w:highlight w:val="white"/>
              </w:rPr>
              <w:t>2</w:t>
            </w:r>
          </w:p>
        </w:tc>
        <w:tc>
          <w:tcPr>
            <w:tcW w:w="5812" w:type="dxa"/>
          </w:tcPr>
          <w:p w14:paraId="572B061A" w14:textId="77777777" w:rsidR="00784E06" w:rsidRDefault="00784E06" w:rsidP="00784E06">
            <w:pPr>
              <w:spacing w:before="0" w:after="40"/>
            </w:pPr>
            <w:proofErr w:type="spellStart"/>
            <w:r>
              <w:t>b</w:t>
            </w:r>
            <w:r w:rsidRPr="005D7FBB">
              <w:t>inary_operator</w:t>
            </w:r>
            <w:proofErr w:type="spellEnd"/>
            <w:r w:rsidRPr="005D7FBB">
              <w:t xml:space="preserve"> [</w:t>
            </w:r>
            <w:r>
              <w:t>register + offset</w:t>
            </w:r>
            <w:r w:rsidRPr="005D7FBB">
              <w:t xml:space="preserve">], </w:t>
            </w:r>
            <w:r>
              <w:t>register</w:t>
            </w:r>
          </w:p>
          <w:p w14:paraId="2895FD19" w14:textId="77777777" w:rsidR="00784E06" w:rsidRDefault="00784E06" w:rsidP="00784E06">
            <w:pPr>
              <w:spacing w:before="0" w:after="40"/>
            </w:pPr>
            <w:proofErr w:type="spellStart"/>
            <w:r>
              <w:t>b</w:t>
            </w:r>
            <w:r w:rsidRPr="005D7FBB">
              <w:t>inary_operator</w:t>
            </w:r>
            <w:proofErr w:type="spellEnd"/>
            <w:r w:rsidRPr="005D7FBB">
              <w:t xml:space="preserve"> [</w:t>
            </w:r>
            <w:r>
              <w:t>register + offset</w:t>
            </w:r>
            <w:r w:rsidRPr="005D7FBB">
              <w:t xml:space="preserve">], </w:t>
            </w:r>
            <w:proofErr w:type="spellStart"/>
            <w:r>
              <w:t>static_name</w:t>
            </w:r>
            <w:proofErr w:type="spellEnd"/>
          </w:p>
          <w:p w14:paraId="1D1B5FE8" w14:textId="77777777" w:rsidR="00784E06" w:rsidRDefault="00784E06" w:rsidP="00784E06">
            <w:pPr>
              <w:spacing w:before="0" w:after="40"/>
            </w:pPr>
            <w:proofErr w:type="spellStart"/>
            <w:r>
              <w:t>b</w:t>
            </w:r>
            <w:r w:rsidRPr="005D7FBB">
              <w:t>inary_operator</w:t>
            </w:r>
            <w:proofErr w:type="spellEnd"/>
            <w:r w:rsidRPr="005D7FBB">
              <w:t xml:space="preserve"> [</w:t>
            </w:r>
            <w:r>
              <w:t>register + offset</w:t>
            </w:r>
            <w:r w:rsidRPr="005D7FBB">
              <w:t xml:space="preserve">], </w:t>
            </w:r>
            <w:proofErr w:type="spellStart"/>
            <w:r>
              <w:t>integer_value</w:t>
            </w:r>
            <w:proofErr w:type="spellEnd"/>
          </w:p>
          <w:p w14:paraId="3E3B071F" w14:textId="77777777" w:rsidR="00784E06" w:rsidRDefault="00784E06" w:rsidP="00784E06">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r>
              <w:t>register</w:t>
            </w:r>
          </w:p>
          <w:p w14:paraId="798D00CE" w14:textId="77777777" w:rsidR="00784E06" w:rsidRDefault="00784E06" w:rsidP="00784E06">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proofErr w:type="spellStart"/>
            <w:r>
              <w:t>static_name</w:t>
            </w:r>
            <w:proofErr w:type="spellEnd"/>
          </w:p>
          <w:p w14:paraId="026E85F4" w14:textId="3A2B0168" w:rsidR="00784E06" w:rsidRPr="00A63B27" w:rsidRDefault="00784E06" w:rsidP="00784E06">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proofErr w:type="spellStart"/>
            <w:r>
              <w:t>integer_value</w:t>
            </w:r>
            <w:proofErr w:type="spellEnd"/>
          </w:p>
        </w:tc>
        <w:tc>
          <w:tcPr>
            <w:tcW w:w="2267" w:type="dxa"/>
          </w:tcPr>
          <w:p w14:paraId="65159F14" w14:textId="396C6A1F" w:rsidR="00784E06" w:rsidRDefault="00784E06" w:rsidP="00784E06">
            <w:pPr>
              <w:spacing w:before="0" w:after="40"/>
              <w:rPr>
                <w:highlight w:val="white"/>
              </w:rPr>
            </w:pPr>
            <w:r>
              <w:rPr>
                <w:highlight w:val="white"/>
              </w:rPr>
              <w:t>mov [bp + 2], bx</w:t>
            </w:r>
          </w:p>
          <w:p w14:paraId="0984C060" w14:textId="0EB19C75" w:rsidR="00784E06" w:rsidRDefault="00784E06" w:rsidP="00784E06">
            <w:pPr>
              <w:spacing w:before="0" w:after="40"/>
              <w:rPr>
                <w:highlight w:val="white"/>
              </w:rPr>
            </w:pPr>
            <w:r>
              <w:rPr>
                <w:highlight w:val="white"/>
              </w:rPr>
              <w:t>add [bp + 2], stdin</w:t>
            </w:r>
          </w:p>
          <w:p w14:paraId="2DD6785D" w14:textId="7E67472C" w:rsidR="00784E06" w:rsidRDefault="00784E06" w:rsidP="00784E06">
            <w:pPr>
              <w:spacing w:before="0" w:after="40"/>
              <w:rPr>
                <w:highlight w:val="white"/>
              </w:rPr>
            </w:pPr>
            <w:r>
              <w:rPr>
                <w:highlight w:val="white"/>
              </w:rPr>
              <w:t>sub [bp + 2], 123</w:t>
            </w:r>
          </w:p>
          <w:p w14:paraId="4F929E07" w14:textId="1E329AFB" w:rsidR="00784E06" w:rsidRDefault="00784E06" w:rsidP="00784E06">
            <w:pPr>
              <w:spacing w:before="0" w:after="40"/>
              <w:rPr>
                <w:highlight w:val="white"/>
              </w:rPr>
            </w:pPr>
            <w:r>
              <w:rPr>
                <w:highlight w:val="white"/>
              </w:rPr>
              <w:t>mov [stdin + 4], bx</w:t>
            </w:r>
          </w:p>
          <w:p w14:paraId="46C55DD7" w14:textId="1ED4B4BC" w:rsidR="00784E06" w:rsidRDefault="00784E06" w:rsidP="00784E06">
            <w:pPr>
              <w:spacing w:before="0" w:after="40"/>
              <w:rPr>
                <w:highlight w:val="white"/>
              </w:rPr>
            </w:pPr>
            <w:r>
              <w:rPr>
                <w:highlight w:val="white"/>
              </w:rPr>
              <w:t>add [stdin + 4], stdin</w:t>
            </w:r>
          </w:p>
          <w:p w14:paraId="44D4E1E4" w14:textId="1EE1C6EE" w:rsidR="00784E06" w:rsidRDefault="00784E06" w:rsidP="00784E06">
            <w:pPr>
              <w:spacing w:before="0" w:after="40"/>
              <w:rPr>
                <w:highlight w:val="white"/>
              </w:rPr>
            </w:pPr>
            <w:r>
              <w:rPr>
                <w:highlight w:val="white"/>
              </w:rPr>
              <w:t>sub [stdin + 4], 123</w:t>
            </w:r>
          </w:p>
        </w:tc>
      </w:tr>
      <w:tr w:rsidR="00784E06" w14:paraId="414FC8A9" w14:textId="77777777" w:rsidTr="006377A1">
        <w:tc>
          <w:tcPr>
            <w:tcW w:w="1271" w:type="dxa"/>
          </w:tcPr>
          <w:p w14:paraId="08B2FEB4" w14:textId="5CB605B9" w:rsidR="00784E06" w:rsidRDefault="002F3A6F" w:rsidP="00784E06">
            <w:pPr>
              <w:spacing w:before="0" w:after="40"/>
              <w:rPr>
                <w:highlight w:val="white"/>
              </w:rPr>
            </w:pPr>
            <w:r>
              <w:rPr>
                <w:highlight w:val="white"/>
              </w:rPr>
              <w:t>3</w:t>
            </w:r>
          </w:p>
        </w:tc>
        <w:tc>
          <w:tcPr>
            <w:tcW w:w="5812" w:type="dxa"/>
          </w:tcPr>
          <w:p w14:paraId="55E1FA95" w14:textId="17117F7D" w:rsidR="00784E06" w:rsidRDefault="00784E06" w:rsidP="00784E06">
            <w:pPr>
              <w:spacing w:before="0" w:after="40"/>
            </w:pPr>
            <w:proofErr w:type="spellStart"/>
            <w:r>
              <w:t>b</w:t>
            </w:r>
            <w:r w:rsidRPr="005D7FBB">
              <w:t>inary_operator</w:t>
            </w:r>
            <w:proofErr w:type="spellEnd"/>
            <w:r w:rsidRPr="005D7FBB">
              <w:t xml:space="preserve"> </w:t>
            </w:r>
            <w:r>
              <w:t xml:space="preserve">register, </w:t>
            </w:r>
            <w:r w:rsidRPr="005D7FBB">
              <w:t>[</w:t>
            </w:r>
            <w:r>
              <w:t>register + offset</w:t>
            </w:r>
            <w:r w:rsidRPr="005D7FBB">
              <w:t>]</w:t>
            </w:r>
          </w:p>
          <w:p w14:paraId="7C80BDEA" w14:textId="6876225F" w:rsidR="00784E06" w:rsidRDefault="00784E06" w:rsidP="00784E06">
            <w:pPr>
              <w:spacing w:before="0" w:after="40"/>
            </w:pPr>
            <w:proofErr w:type="spellStart"/>
            <w:r>
              <w:t>b</w:t>
            </w:r>
            <w:r w:rsidRPr="005D7FBB">
              <w:t>inary_operator</w:t>
            </w:r>
            <w:proofErr w:type="spellEnd"/>
            <w:r w:rsidRPr="005D7FBB">
              <w:t xml:space="preserve"> </w:t>
            </w:r>
            <w:r>
              <w:t xml:space="preserve">register, </w:t>
            </w:r>
            <w:r w:rsidRPr="005D7FBB">
              <w:t>[</w:t>
            </w:r>
            <w:proofErr w:type="spellStart"/>
            <w:r>
              <w:t>static_name</w:t>
            </w:r>
            <w:proofErr w:type="spellEnd"/>
            <w:r>
              <w:t xml:space="preserve"> + offset</w:t>
            </w:r>
            <w:r w:rsidRPr="005D7FBB">
              <w:t>]</w:t>
            </w:r>
          </w:p>
          <w:p w14:paraId="7202AED1" w14:textId="1554A43F" w:rsidR="00784E06" w:rsidRDefault="00784E06" w:rsidP="00784E06">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w:t>
            </w:r>
            <w:r w:rsidRPr="005D7FBB">
              <w:t>[</w:t>
            </w:r>
            <w:r>
              <w:t>register + offset</w:t>
            </w:r>
            <w:r w:rsidRPr="005D7FBB">
              <w:t>]</w:t>
            </w:r>
          </w:p>
          <w:p w14:paraId="5FF09FD6" w14:textId="6F28C392" w:rsidR="00784E06" w:rsidRPr="00840C24" w:rsidRDefault="00784E06" w:rsidP="00784E06">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w:t>
            </w:r>
            <w:r w:rsidRPr="005D7FBB">
              <w:t>[</w:t>
            </w:r>
            <w:proofErr w:type="spellStart"/>
            <w:r>
              <w:t>static_name</w:t>
            </w:r>
            <w:proofErr w:type="spellEnd"/>
            <w:r>
              <w:t xml:space="preserve"> + offset</w:t>
            </w:r>
            <w:r w:rsidRPr="005D7FBB">
              <w:t>]</w:t>
            </w:r>
          </w:p>
        </w:tc>
        <w:tc>
          <w:tcPr>
            <w:tcW w:w="2267" w:type="dxa"/>
          </w:tcPr>
          <w:p w14:paraId="357C9928" w14:textId="593CBBED" w:rsidR="00784E06" w:rsidRDefault="00784E06" w:rsidP="00784E06">
            <w:pPr>
              <w:spacing w:before="0" w:after="40"/>
              <w:rPr>
                <w:highlight w:val="white"/>
              </w:rPr>
            </w:pPr>
            <w:r>
              <w:rPr>
                <w:highlight w:val="white"/>
              </w:rPr>
              <w:t>mov ax, [bp + 2]</w:t>
            </w:r>
          </w:p>
          <w:p w14:paraId="080C6BBA" w14:textId="6A9DCFDD" w:rsidR="00784E06" w:rsidRDefault="00784E06" w:rsidP="00784E06">
            <w:pPr>
              <w:spacing w:before="0" w:after="40"/>
              <w:rPr>
                <w:highlight w:val="white"/>
              </w:rPr>
            </w:pPr>
            <w:r>
              <w:rPr>
                <w:highlight w:val="white"/>
              </w:rPr>
              <w:t>add ax, [stdin +4]</w:t>
            </w:r>
          </w:p>
          <w:p w14:paraId="4F2975DE" w14:textId="547BF200" w:rsidR="00784E06" w:rsidRDefault="00784E06" w:rsidP="00784E06">
            <w:pPr>
              <w:spacing w:before="0" w:after="40"/>
              <w:rPr>
                <w:highlight w:val="white"/>
              </w:rPr>
            </w:pPr>
            <w:proofErr w:type="spellStart"/>
            <w:r>
              <w:rPr>
                <w:highlight w:val="white"/>
              </w:rPr>
              <w:t>cmp</w:t>
            </w:r>
            <w:proofErr w:type="spellEnd"/>
            <w:r>
              <w:rPr>
                <w:highlight w:val="white"/>
              </w:rPr>
              <w:t xml:space="preserve"> stdin, [bp + 2]</w:t>
            </w:r>
          </w:p>
          <w:p w14:paraId="2D30B9AC" w14:textId="3CBDF8A1" w:rsidR="00784E06" w:rsidRDefault="00784E06" w:rsidP="00784E06">
            <w:pPr>
              <w:spacing w:before="0" w:after="40"/>
              <w:rPr>
                <w:highlight w:val="white"/>
              </w:rPr>
            </w:pPr>
            <w:proofErr w:type="spellStart"/>
            <w:r>
              <w:rPr>
                <w:highlight w:val="white"/>
              </w:rPr>
              <w:t>cmp</w:t>
            </w:r>
            <w:proofErr w:type="spellEnd"/>
            <w:r>
              <w:rPr>
                <w:highlight w:val="white"/>
              </w:rPr>
              <w:t xml:space="preserve"> stdin, [stdin + 4]</w:t>
            </w:r>
          </w:p>
        </w:tc>
      </w:tr>
      <w:tr w:rsidR="00784E06" w14:paraId="3AD53BA8" w14:textId="77777777" w:rsidTr="006377A1">
        <w:tc>
          <w:tcPr>
            <w:tcW w:w="1271" w:type="dxa"/>
          </w:tcPr>
          <w:p w14:paraId="2CD1D8AF" w14:textId="67F95DDB" w:rsidR="00784E06" w:rsidRDefault="002F3A6F" w:rsidP="00784E06">
            <w:pPr>
              <w:spacing w:before="0" w:after="40"/>
              <w:rPr>
                <w:highlight w:val="white"/>
              </w:rPr>
            </w:pPr>
            <w:r>
              <w:rPr>
                <w:highlight w:val="white"/>
              </w:rPr>
              <w:t>4</w:t>
            </w:r>
          </w:p>
        </w:tc>
        <w:tc>
          <w:tcPr>
            <w:tcW w:w="5812" w:type="dxa"/>
          </w:tcPr>
          <w:p w14:paraId="056D4BF5" w14:textId="0851C0B1" w:rsidR="00784E06" w:rsidRPr="00F0508F" w:rsidRDefault="00784E06" w:rsidP="00784E06">
            <w:pPr>
              <w:spacing w:before="0" w:after="40"/>
            </w:pPr>
            <w:proofErr w:type="spellStart"/>
            <w:r>
              <w:t>unary</w:t>
            </w:r>
            <w:r w:rsidRPr="005D7FBB">
              <w:t>_operator</w:t>
            </w:r>
            <w:proofErr w:type="spellEnd"/>
            <w:r w:rsidRPr="005D7FBB">
              <w:t xml:space="preserve"> </w:t>
            </w:r>
            <w:r>
              <w:t>register</w:t>
            </w:r>
          </w:p>
        </w:tc>
        <w:tc>
          <w:tcPr>
            <w:tcW w:w="2267" w:type="dxa"/>
          </w:tcPr>
          <w:p w14:paraId="4D07AF19" w14:textId="5143ACE9" w:rsidR="00784E06" w:rsidRDefault="00784E06" w:rsidP="00784E06">
            <w:pPr>
              <w:spacing w:before="0" w:after="40"/>
              <w:rPr>
                <w:highlight w:val="white"/>
              </w:rPr>
            </w:pPr>
            <w:r>
              <w:rPr>
                <w:highlight w:val="white"/>
              </w:rPr>
              <w:t>neg ax</w:t>
            </w:r>
          </w:p>
        </w:tc>
      </w:tr>
      <w:tr w:rsidR="00784E06" w14:paraId="76F892AC" w14:textId="77777777" w:rsidTr="006377A1">
        <w:tc>
          <w:tcPr>
            <w:tcW w:w="1271" w:type="dxa"/>
          </w:tcPr>
          <w:p w14:paraId="215E7340" w14:textId="62DB6F77" w:rsidR="00784E06" w:rsidRDefault="002F3A6F" w:rsidP="00784E06">
            <w:pPr>
              <w:spacing w:before="0" w:after="40"/>
              <w:rPr>
                <w:highlight w:val="white"/>
              </w:rPr>
            </w:pPr>
            <w:r>
              <w:rPr>
                <w:highlight w:val="white"/>
              </w:rPr>
              <w:t>5</w:t>
            </w:r>
          </w:p>
        </w:tc>
        <w:tc>
          <w:tcPr>
            <w:tcW w:w="5812" w:type="dxa"/>
          </w:tcPr>
          <w:p w14:paraId="3F782236" w14:textId="77777777" w:rsidR="00784E06" w:rsidRDefault="00784E06" w:rsidP="00784E06">
            <w:pPr>
              <w:spacing w:before="0" w:after="40"/>
            </w:pPr>
            <w:proofErr w:type="spellStart"/>
            <w:r>
              <w:t>unary</w:t>
            </w:r>
            <w:r w:rsidRPr="005D7FBB">
              <w:t>_operator</w:t>
            </w:r>
            <w:proofErr w:type="spellEnd"/>
            <w:r w:rsidRPr="005D7FBB">
              <w:t xml:space="preserve"> [</w:t>
            </w:r>
            <w:r>
              <w:t>register + offset</w:t>
            </w:r>
            <w:r w:rsidRPr="005D7FBB">
              <w:t>]</w:t>
            </w:r>
          </w:p>
          <w:p w14:paraId="7079C9DB" w14:textId="54B114DE" w:rsidR="00784E06" w:rsidRPr="00A41868" w:rsidRDefault="00784E06" w:rsidP="00784E06">
            <w:pPr>
              <w:spacing w:before="0" w:after="40"/>
            </w:pPr>
            <w:proofErr w:type="spellStart"/>
            <w:r>
              <w:t>unary</w:t>
            </w:r>
            <w:r w:rsidRPr="005D7FBB">
              <w:t>_operator</w:t>
            </w:r>
            <w:proofErr w:type="spellEnd"/>
            <w:r w:rsidRPr="005D7FBB">
              <w:t xml:space="preserve"> [</w:t>
            </w:r>
            <w:proofErr w:type="spellStart"/>
            <w:r>
              <w:t>static_name</w:t>
            </w:r>
            <w:proofErr w:type="spellEnd"/>
            <w:r>
              <w:t xml:space="preserve"> + offset</w:t>
            </w:r>
            <w:r w:rsidRPr="005D7FBB">
              <w:t>]</w:t>
            </w:r>
          </w:p>
        </w:tc>
        <w:tc>
          <w:tcPr>
            <w:tcW w:w="2267" w:type="dxa"/>
          </w:tcPr>
          <w:p w14:paraId="595ABBB1" w14:textId="77777777" w:rsidR="00784E06" w:rsidRDefault="00784E06" w:rsidP="00784E06">
            <w:pPr>
              <w:spacing w:before="0" w:after="40"/>
              <w:rPr>
                <w:highlight w:val="white"/>
              </w:rPr>
            </w:pPr>
            <w:proofErr w:type="spellStart"/>
            <w:r>
              <w:rPr>
                <w:highlight w:val="white"/>
              </w:rPr>
              <w:t>inc</w:t>
            </w:r>
            <w:proofErr w:type="spellEnd"/>
            <w:r>
              <w:rPr>
                <w:highlight w:val="white"/>
              </w:rPr>
              <w:t xml:space="preserve"> [bp + 2]</w:t>
            </w:r>
          </w:p>
          <w:p w14:paraId="0B41D0EC" w14:textId="5E2A1861" w:rsidR="00784E06" w:rsidRDefault="00784E06" w:rsidP="00784E06">
            <w:pPr>
              <w:spacing w:before="0" w:after="40"/>
              <w:rPr>
                <w:highlight w:val="white"/>
              </w:rPr>
            </w:pPr>
            <w:proofErr w:type="spellStart"/>
            <w:r>
              <w:rPr>
                <w:highlight w:val="white"/>
              </w:rPr>
              <w:t>dec</w:t>
            </w:r>
            <w:proofErr w:type="spellEnd"/>
            <w:r>
              <w:rPr>
                <w:highlight w:val="white"/>
              </w:rPr>
              <w:t xml:space="preserve"> [stdin + 4]</w:t>
            </w:r>
          </w:p>
        </w:tc>
      </w:tr>
      <w:tr w:rsidR="00784E06" w14:paraId="16097034" w14:textId="77777777" w:rsidTr="006377A1">
        <w:tc>
          <w:tcPr>
            <w:tcW w:w="1271" w:type="dxa"/>
          </w:tcPr>
          <w:p w14:paraId="391FBF61" w14:textId="75382984" w:rsidR="00784E06" w:rsidRDefault="002F3A6F" w:rsidP="00784E06">
            <w:pPr>
              <w:spacing w:before="0" w:after="40"/>
              <w:rPr>
                <w:highlight w:val="white"/>
              </w:rPr>
            </w:pPr>
            <w:r>
              <w:rPr>
                <w:highlight w:val="white"/>
              </w:rPr>
              <w:t>6</w:t>
            </w:r>
          </w:p>
        </w:tc>
        <w:tc>
          <w:tcPr>
            <w:tcW w:w="5812" w:type="dxa"/>
          </w:tcPr>
          <w:p w14:paraId="11FDBF7D" w14:textId="77777777" w:rsidR="00784E06" w:rsidRDefault="00784E06" w:rsidP="00784E06">
            <w:pPr>
              <w:spacing w:before="0" w:after="40"/>
              <w:rPr>
                <w:highlight w:val="white"/>
              </w:rPr>
            </w:pPr>
            <w:proofErr w:type="spellStart"/>
            <w:r>
              <w:rPr>
                <w:highlight w:val="white"/>
              </w:rPr>
              <w:t>operator_without_operands</w:t>
            </w:r>
            <w:proofErr w:type="spellEnd"/>
          </w:p>
        </w:tc>
        <w:tc>
          <w:tcPr>
            <w:tcW w:w="2267" w:type="dxa"/>
          </w:tcPr>
          <w:p w14:paraId="4EA7CA51" w14:textId="5EB84E03" w:rsidR="00784E06" w:rsidRDefault="00784E06" w:rsidP="00784E06">
            <w:pPr>
              <w:spacing w:before="0" w:after="40"/>
              <w:rPr>
                <w:highlight w:val="white"/>
              </w:rPr>
            </w:pPr>
            <w:proofErr w:type="spellStart"/>
            <w:r>
              <w:rPr>
                <w:highlight w:val="white"/>
              </w:rPr>
              <w:t>lahf</w:t>
            </w:r>
            <w:proofErr w:type="spellEnd"/>
          </w:p>
        </w:tc>
      </w:tr>
    </w:tbl>
    <w:p w14:paraId="60560909" w14:textId="03222827" w:rsidR="00EB317A" w:rsidRPr="00BA028E" w:rsidRDefault="00382592" w:rsidP="00EB317A">
      <w:pPr>
        <w:rPr>
          <w:b/>
          <w:noProof/>
        </w:rPr>
      </w:pPr>
      <w:r>
        <w:rPr>
          <w:highlight w:val="white"/>
        </w:rPr>
        <w:t xml:space="preserve">The first </w:t>
      </w:r>
      <w:r w:rsidR="009B7742">
        <w:rPr>
          <w:highlight w:val="white"/>
        </w:rPr>
        <w:t xml:space="preserve">kind of </w:t>
      </w:r>
      <w:r>
        <w:rPr>
          <w:highlight w:val="white"/>
        </w:rPr>
        <w:t xml:space="preserve">instruction </w:t>
      </w:r>
      <w:r w:rsidR="009B7742">
        <w:rPr>
          <w:highlight w:val="white"/>
        </w:rPr>
        <w:t xml:space="preserve">hold the format </w:t>
      </w:r>
      <w:r w:rsidR="009B7742" w:rsidRPr="00BA028E">
        <w:rPr>
          <w:rStyle w:val="BoldKeyword"/>
          <w:highlight w:val="white"/>
        </w:rPr>
        <w:t>binary_operator</w:t>
      </w:r>
      <w:r w:rsidR="009B7742" w:rsidRPr="00A45739">
        <w:rPr>
          <w:rStyle w:val="KeyWord0"/>
          <w:highlight w:val="white"/>
        </w:rPr>
        <w:t xml:space="preserve"> </w:t>
      </w:r>
      <w:r w:rsidR="009B7742" w:rsidRPr="00BA028E">
        <w:rPr>
          <w:rStyle w:val="BoldKeyword"/>
          <w:highlight w:val="white"/>
        </w:rPr>
        <w:t>register</w:t>
      </w:r>
      <w:r w:rsidR="009B7742" w:rsidRPr="00A45739">
        <w:rPr>
          <w:rStyle w:val="KeyWord0"/>
          <w:highlight w:val="white"/>
        </w:rPr>
        <w:t>, [</w:t>
      </w:r>
      <w:r w:rsidR="009B7742" w:rsidRPr="00BA028E">
        <w:rPr>
          <w:rStyle w:val="BoldKeyword"/>
          <w:highlight w:val="white"/>
        </w:rPr>
        <w:t>register</w:t>
      </w:r>
      <w:r w:rsidR="004A6CD5">
        <w:rPr>
          <w:rStyle w:val="BoldKeyword"/>
          <w:highlight w:val="white"/>
        </w:rPr>
        <w:t>_or_</w:t>
      </w:r>
      <w:r w:rsidR="00895B48">
        <w:rPr>
          <w:rStyle w:val="BoldKeyword"/>
          <w:highlight w:val="white"/>
        </w:rPr>
        <w:t>static_</w:t>
      </w:r>
      <w:r w:rsidR="004A6CD5">
        <w:rPr>
          <w:rStyle w:val="BoldKeyword"/>
          <w:highlight w:val="white"/>
        </w:rPr>
        <w:t>name</w:t>
      </w:r>
      <w:r w:rsidR="009B7742" w:rsidRPr="00A45739">
        <w:rPr>
          <w:rStyle w:val="KeyWord0"/>
          <w:highlight w:val="white"/>
        </w:rPr>
        <w:t xml:space="preserve"> + </w:t>
      </w:r>
      <w:r w:rsidR="009B7742" w:rsidRPr="00BA028E">
        <w:rPr>
          <w:rStyle w:val="BoldKeyword"/>
          <w:highlight w:val="white"/>
        </w:rPr>
        <w:t>offset</w:t>
      </w:r>
      <w:r w:rsidR="009B7742" w:rsidRPr="00A45739">
        <w:rPr>
          <w:rStyle w:val="KeyWord0"/>
          <w:highlight w:val="white"/>
        </w:rPr>
        <w:t>]</w:t>
      </w:r>
      <w:r w:rsidR="00447975">
        <w:rPr>
          <w:highlight w:val="white"/>
        </w:rPr>
        <w:t xml:space="preserve">. </w:t>
      </w:r>
      <w:r w:rsidR="00FB572E">
        <w:rPr>
          <w:highlight w:val="white"/>
        </w:rPr>
        <w:t xml:space="preserve">For instance: </w:t>
      </w:r>
      <w:r w:rsidR="00FE49E1">
        <w:rPr>
          <w:rStyle w:val="KeyWord0"/>
          <w:highlight w:val="white"/>
        </w:rPr>
        <w:t>add</w:t>
      </w:r>
      <w:r w:rsidRPr="00A45739">
        <w:rPr>
          <w:rStyle w:val="KeyWord0"/>
          <w:highlight w:val="white"/>
        </w:rPr>
        <w:t xml:space="preserve"> ax, [</w:t>
      </w:r>
      <w:r w:rsidR="00FE49E1">
        <w:rPr>
          <w:rStyle w:val="KeyWord0"/>
          <w:highlight w:val="white"/>
        </w:rPr>
        <w:t>bp</w:t>
      </w:r>
      <w:r w:rsidRPr="00A45739">
        <w:rPr>
          <w:rStyle w:val="KeyWord0"/>
          <w:highlight w:val="white"/>
        </w:rPr>
        <w:t xml:space="preserve"> + 2]</w:t>
      </w:r>
      <w:r w:rsidR="00A45739">
        <w:rPr>
          <w:highlight w:val="white"/>
        </w:rPr>
        <w:t xml:space="preserve"> or </w:t>
      </w:r>
      <w:r w:rsidR="00FE49E1">
        <w:rPr>
          <w:rStyle w:val="KeyWord0"/>
          <w:highlight w:val="white"/>
        </w:rPr>
        <w:t>sub</w:t>
      </w:r>
      <w:r w:rsidRPr="00A45739">
        <w:rPr>
          <w:rStyle w:val="KeyWord0"/>
          <w:highlight w:val="white"/>
        </w:rPr>
        <w:t xml:space="preserve"> </w:t>
      </w:r>
      <w:r w:rsidR="00680ABC">
        <w:rPr>
          <w:rStyle w:val="KeyWord0"/>
          <w:highlight w:val="white"/>
        </w:rPr>
        <w:t>b</w:t>
      </w:r>
      <w:r w:rsidRPr="00A45739">
        <w:rPr>
          <w:rStyle w:val="KeyWord0"/>
          <w:highlight w:val="white"/>
        </w:rPr>
        <w:t>x, [</w:t>
      </w:r>
      <w:r w:rsidR="00FE49E1">
        <w:rPr>
          <w:rStyle w:val="KeyWord0"/>
          <w:highlight w:val="white"/>
        </w:rPr>
        <w:t xml:space="preserve">stdin </w:t>
      </w:r>
      <w:r w:rsidRPr="00A45739">
        <w:rPr>
          <w:rStyle w:val="KeyWord0"/>
          <w:highlight w:val="white"/>
        </w:rPr>
        <w:t>+ 4]</w:t>
      </w:r>
      <w:r w:rsidR="00EB317A">
        <w:t>.</w:t>
      </w:r>
    </w:p>
    <w:p w14:paraId="7E6A174D" w14:textId="77777777" w:rsidR="009E59D6" w:rsidRPr="009E59D6" w:rsidRDefault="009E59D6" w:rsidP="009E59D6">
      <w:pPr>
        <w:pStyle w:val="Code"/>
        <w:rPr>
          <w:highlight w:val="white"/>
        </w:rPr>
      </w:pPr>
      <w:r w:rsidRPr="009E59D6">
        <w:rPr>
          <w:highlight w:val="white"/>
        </w:rPr>
        <w:t xml:space="preserve">      else if ((operand0 is Register) &amp;&amp; ((operand1 is Register) ||</w:t>
      </w:r>
    </w:p>
    <w:p w14:paraId="470CD2E4" w14:textId="6A0FB1D7" w:rsidR="009E59D6" w:rsidRPr="009E59D6" w:rsidRDefault="009E59D6" w:rsidP="009E59D6">
      <w:pPr>
        <w:pStyle w:val="Code"/>
        <w:rPr>
          <w:highlight w:val="white"/>
        </w:rPr>
      </w:pPr>
      <w:r w:rsidRPr="009E59D6">
        <w:rPr>
          <w:highlight w:val="white"/>
        </w:rPr>
        <w:t xml:space="preserve">               (operand1 is string)) &amp;&amp; (operand2 is int)) {</w:t>
      </w:r>
    </w:p>
    <w:p w14:paraId="0E3F299A" w14:textId="77777777" w:rsidR="00097076" w:rsidRPr="00097076" w:rsidRDefault="00097076" w:rsidP="00097076">
      <w:pPr>
        <w:pStyle w:val="Code"/>
        <w:rPr>
          <w:highlight w:val="white"/>
        </w:rPr>
      </w:pPr>
      <w:r w:rsidRPr="00097076">
        <w:rPr>
          <w:highlight w:val="white"/>
        </w:rPr>
        <w:t xml:space="preserve">        return "\t" + operatorName + " " + operand0 +</w:t>
      </w:r>
    </w:p>
    <w:p w14:paraId="282BA408" w14:textId="77777777" w:rsidR="00097076" w:rsidRPr="00097076" w:rsidRDefault="00097076" w:rsidP="00097076">
      <w:pPr>
        <w:pStyle w:val="Code"/>
        <w:rPr>
          <w:highlight w:val="white"/>
        </w:rPr>
      </w:pPr>
      <w:r w:rsidRPr="00097076">
        <w:rPr>
          <w:highlight w:val="white"/>
        </w:rPr>
        <w:t xml:space="preserve">               ", [" + operand1 + WithSign(operand2) + "]";</w:t>
      </w:r>
    </w:p>
    <w:p w14:paraId="2D408B64" w14:textId="77777777" w:rsidR="00097076" w:rsidRPr="00097076" w:rsidRDefault="00097076" w:rsidP="00097076">
      <w:pPr>
        <w:pStyle w:val="Code"/>
        <w:rPr>
          <w:highlight w:val="white"/>
        </w:rPr>
      </w:pPr>
      <w:r w:rsidRPr="00097076">
        <w:rPr>
          <w:highlight w:val="white"/>
        </w:rPr>
        <w:t xml:space="preserve">      }</w:t>
      </w:r>
    </w:p>
    <w:p w14:paraId="59778515" w14:textId="528C9C65" w:rsidR="00097076" w:rsidRPr="00097076" w:rsidRDefault="009B7742" w:rsidP="00DB52D6">
      <w:pPr>
        <w:rPr>
          <w:highlight w:val="white"/>
        </w:rPr>
      </w:pPr>
      <w:r>
        <w:rPr>
          <w:highlight w:val="white"/>
        </w:rPr>
        <w:t>Next</w:t>
      </w:r>
      <w:r w:rsidR="00485E5E">
        <w:rPr>
          <w:highlight w:val="white"/>
        </w:rPr>
        <w:t>,</w:t>
      </w:r>
      <w:r w:rsidR="005338E3">
        <w:rPr>
          <w:highlight w:val="white"/>
        </w:rPr>
        <w:t xml:space="preserve"> </w:t>
      </w:r>
      <w:r>
        <w:rPr>
          <w:highlight w:val="white"/>
        </w:rPr>
        <w:t>we</w:t>
      </w:r>
      <w:r w:rsidR="005338E3">
        <w:rPr>
          <w:highlight w:val="white"/>
        </w:rPr>
        <w:t xml:space="preserve"> </w:t>
      </w:r>
      <w:r>
        <w:rPr>
          <w:highlight w:val="white"/>
        </w:rPr>
        <w:t>handle instruction</w:t>
      </w:r>
      <w:r w:rsidR="009D0221">
        <w:rPr>
          <w:highlight w:val="white"/>
        </w:rPr>
        <w:t>s on the format</w:t>
      </w:r>
      <w:r w:rsidR="00345CB0">
        <w:rPr>
          <w:highlight w:val="white"/>
        </w:rPr>
        <w:t xml:space="preserve"> </w:t>
      </w:r>
      <w:r w:rsidR="00345CB0" w:rsidRPr="00BA028E">
        <w:rPr>
          <w:rStyle w:val="BoldKeyword"/>
          <w:highlight w:val="white"/>
        </w:rPr>
        <w:t>binary_operator</w:t>
      </w:r>
      <w:r w:rsidR="00345CB0" w:rsidRPr="00A45739">
        <w:rPr>
          <w:rStyle w:val="KeyWord0"/>
          <w:highlight w:val="white"/>
        </w:rPr>
        <w:t xml:space="preserve"> [</w:t>
      </w:r>
      <w:r w:rsidR="00345CB0" w:rsidRPr="00BA028E">
        <w:rPr>
          <w:rStyle w:val="BoldKeyword"/>
          <w:highlight w:val="white"/>
        </w:rPr>
        <w:t>register</w:t>
      </w:r>
      <w:r w:rsidR="00F412EF">
        <w:rPr>
          <w:rStyle w:val="BoldKeyword"/>
          <w:highlight w:val="white"/>
        </w:rPr>
        <w:t>_or_</w:t>
      </w:r>
      <w:r w:rsidR="00F003C7">
        <w:rPr>
          <w:rStyle w:val="BoldKeyword"/>
          <w:highlight w:val="white"/>
        </w:rPr>
        <w:t>static_</w:t>
      </w:r>
      <w:r w:rsidR="00F412EF">
        <w:rPr>
          <w:rStyle w:val="BoldKeyword"/>
          <w:highlight w:val="white"/>
        </w:rPr>
        <w:t>name</w:t>
      </w:r>
      <w:r w:rsidR="00345CB0" w:rsidRPr="00A45739">
        <w:rPr>
          <w:rStyle w:val="KeyWord0"/>
          <w:highlight w:val="white"/>
        </w:rPr>
        <w:t xml:space="preserve"> + </w:t>
      </w:r>
      <w:r w:rsidR="00345CB0" w:rsidRPr="00BA028E">
        <w:rPr>
          <w:rStyle w:val="BoldKeyword"/>
          <w:highlight w:val="white"/>
        </w:rPr>
        <w:t>offset</w:t>
      </w:r>
      <w:r w:rsidR="00345CB0" w:rsidRPr="00A45739">
        <w:rPr>
          <w:rStyle w:val="KeyWord0"/>
          <w:highlight w:val="white"/>
        </w:rPr>
        <w:t>]</w:t>
      </w:r>
      <w:r w:rsidR="00345CB0">
        <w:rPr>
          <w:rStyle w:val="KeyWord0"/>
          <w:highlight w:val="white"/>
        </w:rPr>
        <w:t xml:space="preserve">, </w:t>
      </w:r>
      <w:r w:rsidR="00345CB0" w:rsidRPr="00BA028E">
        <w:rPr>
          <w:rStyle w:val="BoldKeyword"/>
          <w:highlight w:val="white"/>
        </w:rPr>
        <w:t>register</w:t>
      </w:r>
      <w:r w:rsidR="00F003C7">
        <w:rPr>
          <w:rStyle w:val="BoldKeyword"/>
          <w:highlight w:val="white"/>
        </w:rPr>
        <w:t>_</w:t>
      </w:r>
      <w:r w:rsidR="00490966">
        <w:rPr>
          <w:rStyle w:val="BoldKeyword"/>
          <w:highlight w:val="white"/>
        </w:rPr>
        <w:t>static_</w:t>
      </w:r>
      <w:r w:rsidR="00F003C7">
        <w:rPr>
          <w:rStyle w:val="BoldKeyword"/>
          <w:highlight w:val="white"/>
        </w:rPr>
        <w:t>name_or_integer</w:t>
      </w:r>
      <w:r w:rsidR="00490966">
        <w:rPr>
          <w:rStyle w:val="BoldKeyword"/>
          <w:highlight w:val="white"/>
        </w:rPr>
        <w:t>_value</w:t>
      </w:r>
      <w:r w:rsidR="00E94258">
        <w:rPr>
          <w:highlight w:val="white"/>
        </w:rPr>
        <w:t xml:space="preserve">. For instance: </w:t>
      </w:r>
      <w:r w:rsidR="00097076" w:rsidRPr="009B7742">
        <w:rPr>
          <w:rStyle w:val="KeyWord0"/>
          <w:highlight w:val="white"/>
        </w:rPr>
        <w:t>mov [bp + 2], ax</w:t>
      </w:r>
      <w:r>
        <w:rPr>
          <w:highlight w:val="white"/>
        </w:rPr>
        <w:t>,</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ax</w:t>
      </w:r>
      <w:r>
        <w:rPr>
          <w:highlight w:val="white"/>
        </w:rPr>
        <w:t>,</w:t>
      </w:r>
      <w:r w:rsidR="00097076" w:rsidRPr="00097076">
        <w:rPr>
          <w:highlight w:val="white"/>
        </w:rPr>
        <w:t xml:space="preserve"> </w:t>
      </w:r>
      <w:r w:rsidR="00097076" w:rsidRPr="00E94258">
        <w:rPr>
          <w:rStyle w:val="KeyWord0"/>
          <w:highlight w:val="white"/>
        </w:rPr>
        <w:t>mov [bp + 2], 123</w:t>
      </w:r>
      <w:r>
        <w:rPr>
          <w:highlight w:val="white"/>
        </w:rPr>
        <w:t>,</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12</w:t>
      </w:r>
      <w:r w:rsidR="00E94258" w:rsidRPr="00E94258">
        <w:rPr>
          <w:rStyle w:val="KeyWord0"/>
          <w:highlight w:val="white"/>
        </w:rPr>
        <w:t>4</w:t>
      </w:r>
      <w:r>
        <w:rPr>
          <w:highlight w:val="white"/>
        </w:rPr>
        <w:t>,</w:t>
      </w:r>
      <w:r w:rsidR="00097076" w:rsidRPr="00097076">
        <w:rPr>
          <w:highlight w:val="white"/>
        </w:rPr>
        <w:t xml:space="preserve"> </w:t>
      </w:r>
      <w:r w:rsidR="00097076" w:rsidRPr="00E94258">
        <w:rPr>
          <w:rStyle w:val="KeyWord0"/>
          <w:highlight w:val="white"/>
        </w:rPr>
        <w:t xml:space="preserve">mov [bp + 2], </w:t>
      </w:r>
      <w:r w:rsidR="00E94258" w:rsidRPr="00E94258">
        <w:rPr>
          <w:rStyle w:val="KeyWord0"/>
          <w:highlight w:val="white"/>
        </w:rPr>
        <w:t>stdin</w:t>
      </w:r>
      <w:r>
        <w:rPr>
          <w:highlight w:val="white"/>
        </w:rPr>
        <w:t>, or</w:t>
      </w:r>
      <w:r w:rsidR="00097076" w:rsidRPr="00097076">
        <w:rPr>
          <w:highlight w:val="white"/>
        </w:rPr>
        <w:t xml:space="preserve"> </w:t>
      </w:r>
      <w:r w:rsidR="00097076" w:rsidRPr="00E94258">
        <w:rPr>
          <w:rStyle w:val="KeyWord0"/>
          <w:highlight w:val="white"/>
        </w:rPr>
        <w:t>mov [</w:t>
      </w:r>
      <w:r w:rsidR="00E94258" w:rsidRPr="00E94258">
        <w:rPr>
          <w:rStyle w:val="KeyWord0"/>
          <w:highlight w:val="white"/>
        </w:rPr>
        <w:t>stdin</w:t>
      </w:r>
      <w:r w:rsidR="00097076" w:rsidRPr="00E94258">
        <w:rPr>
          <w:rStyle w:val="KeyWord0"/>
          <w:highlight w:val="white"/>
        </w:rPr>
        <w:t xml:space="preserve"> + 4], </w:t>
      </w:r>
      <w:r w:rsidR="00E94258" w:rsidRPr="00E94258">
        <w:rPr>
          <w:rStyle w:val="KeyWord0"/>
          <w:highlight w:val="white"/>
        </w:rPr>
        <w:t>stdout</w:t>
      </w:r>
      <w:r w:rsidR="00E94258">
        <w:rPr>
          <w:highlight w:val="white"/>
        </w:rPr>
        <w:t>.</w:t>
      </w:r>
    </w:p>
    <w:p w14:paraId="786A4204" w14:textId="77777777" w:rsidR="002E0D09" w:rsidRDefault="00097076" w:rsidP="00097076">
      <w:pPr>
        <w:pStyle w:val="Code"/>
        <w:rPr>
          <w:highlight w:val="white"/>
        </w:rPr>
      </w:pPr>
      <w:r w:rsidRPr="00097076">
        <w:rPr>
          <w:highlight w:val="white"/>
        </w:rPr>
        <w:t xml:space="preserve">      else if (</w:t>
      </w:r>
      <w:r w:rsidR="002E0D09">
        <w:rPr>
          <w:highlight w:val="white"/>
        </w:rPr>
        <w:t>(</w:t>
      </w:r>
      <w:r w:rsidRPr="00097076">
        <w:rPr>
          <w:highlight w:val="white"/>
        </w:rPr>
        <w:t xml:space="preserve">(operand0 </w:t>
      </w:r>
      <w:r w:rsidR="002E0D09">
        <w:rPr>
          <w:highlight w:val="white"/>
        </w:rPr>
        <w:t>is Register</w:t>
      </w:r>
      <w:r w:rsidRPr="00097076">
        <w:rPr>
          <w:highlight w:val="white"/>
        </w:rPr>
        <w:t>)</w:t>
      </w:r>
      <w:r w:rsidR="002E0D09">
        <w:rPr>
          <w:highlight w:val="white"/>
        </w:rPr>
        <w:t xml:space="preserve"> || </w:t>
      </w:r>
      <w:r w:rsidR="002E0D09" w:rsidRPr="00097076">
        <w:rPr>
          <w:highlight w:val="white"/>
        </w:rPr>
        <w:t xml:space="preserve">(operand0 </w:t>
      </w:r>
      <w:r w:rsidR="002E0D09">
        <w:rPr>
          <w:highlight w:val="white"/>
        </w:rPr>
        <w:t>is string</w:t>
      </w:r>
      <w:r w:rsidR="002E0D09" w:rsidRPr="00097076">
        <w:rPr>
          <w:highlight w:val="white"/>
        </w:rPr>
        <w:t>)</w:t>
      </w:r>
      <w:r w:rsidR="002E0D09">
        <w:rPr>
          <w:highlight w:val="white"/>
        </w:rPr>
        <w:t>) &amp;&amp;</w:t>
      </w:r>
    </w:p>
    <w:p w14:paraId="58AFFC1C" w14:textId="77777777" w:rsidR="002E0D09" w:rsidRDefault="002E0D09" w:rsidP="00097076">
      <w:pPr>
        <w:pStyle w:val="Code"/>
        <w:rPr>
          <w:highlight w:val="white"/>
        </w:rPr>
      </w:pPr>
      <w:r>
        <w:rPr>
          <w:highlight w:val="white"/>
        </w:rPr>
        <w:t xml:space="preserve">               </w:t>
      </w:r>
      <w:r w:rsidR="00097076" w:rsidRPr="00097076">
        <w:rPr>
          <w:highlight w:val="white"/>
        </w:rPr>
        <w:t xml:space="preserve">(operand1 is int) &amp;&amp; </w:t>
      </w:r>
      <w:r>
        <w:rPr>
          <w:highlight w:val="white"/>
        </w:rPr>
        <w:t>(</w:t>
      </w:r>
      <w:r w:rsidRPr="00097076">
        <w:rPr>
          <w:highlight w:val="white"/>
        </w:rPr>
        <w:t xml:space="preserve">(operand2 </w:t>
      </w:r>
      <w:r>
        <w:rPr>
          <w:highlight w:val="white"/>
        </w:rPr>
        <w:t>is Register</w:t>
      </w:r>
      <w:r w:rsidRPr="00097076">
        <w:rPr>
          <w:highlight w:val="white"/>
        </w:rPr>
        <w:t>)</w:t>
      </w:r>
      <w:r>
        <w:rPr>
          <w:highlight w:val="white"/>
        </w:rPr>
        <w:t xml:space="preserve"> ||</w:t>
      </w:r>
    </w:p>
    <w:p w14:paraId="07E7B0BA" w14:textId="0C3CB1DB" w:rsidR="00097076" w:rsidRPr="00097076" w:rsidRDefault="002E0D09" w:rsidP="00097076">
      <w:pPr>
        <w:pStyle w:val="Code"/>
        <w:rPr>
          <w:highlight w:val="white"/>
        </w:rPr>
      </w:pPr>
      <w:r>
        <w:rPr>
          <w:highlight w:val="white"/>
        </w:rPr>
        <w:t xml:space="preserve">                </w:t>
      </w:r>
      <w:r w:rsidRPr="00097076">
        <w:rPr>
          <w:highlight w:val="white"/>
        </w:rPr>
        <w:t xml:space="preserve">(operand2 </w:t>
      </w:r>
      <w:r>
        <w:rPr>
          <w:highlight w:val="white"/>
        </w:rPr>
        <w:t>is</w:t>
      </w:r>
      <w:r w:rsidR="0000297E">
        <w:rPr>
          <w:highlight w:val="white"/>
        </w:rPr>
        <w:t xml:space="preserve"> string</w:t>
      </w:r>
      <w:r w:rsidRPr="00097076">
        <w:rPr>
          <w:highlight w:val="white"/>
        </w:rPr>
        <w:t>)</w:t>
      </w:r>
      <w:r>
        <w:rPr>
          <w:highlight w:val="white"/>
        </w:rPr>
        <w:t xml:space="preserve"> ||</w:t>
      </w:r>
      <w:r w:rsidR="0000297E">
        <w:rPr>
          <w:highlight w:val="white"/>
        </w:rPr>
        <w:t xml:space="preserve"> </w:t>
      </w:r>
      <w:r w:rsidRPr="00097076">
        <w:rPr>
          <w:highlight w:val="white"/>
        </w:rPr>
        <w:t xml:space="preserve">(operand2 </w:t>
      </w:r>
      <w:r w:rsidR="0000297E">
        <w:rPr>
          <w:highlight w:val="white"/>
        </w:rPr>
        <w:t>is BigInteger))) {</w:t>
      </w:r>
    </w:p>
    <w:p w14:paraId="26D2EE06" w14:textId="77777777" w:rsidR="00097076" w:rsidRPr="00097076" w:rsidRDefault="00097076" w:rsidP="00097076">
      <w:pPr>
        <w:pStyle w:val="Code"/>
        <w:rPr>
          <w:highlight w:val="white"/>
        </w:rPr>
      </w:pPr>
      <w:r w:rsidRPr="00097076">
        <w:rPr>
          <w:highlight w:val="white"/>
        </w:rPr>
        <w:t xml:space="preserve">        return "\t" + operatorName +</w:t>
      </w:r>
    </w:p>
    <w:p w14:paraId="050232F3" w14:textId="77777777" w:rsidR="00097076" w:rsidRPr="00097076" w:rsidRDefault="00097076" w:rsidP="00097076">
      <w:pPr>
        <w:pStyle w:val="Code"/>
        <w:rPr>
          <w:highlight w:val="white"/>
        </w:rPr>
      </w:pPr>
      <w:r w:rsidRPr="00097076">
        <w:rPr>
          <w:highlight w:val="white"/>
        </w:rPr>
        <w:t xml:space="preserve">               " [" + operand0 + WithSign(operand1) + "], " + operand2;</w:t>
      </w:r>
    </w:p>
    <w:p w14:paraId="406954CA" w14:textId="77777777" w:rsidR="00097076" w:rsidRPr="00097076" w:rsidRDefault="00097076" w:rsidP="00097076">
      <w:pPr>
        <w:pStyle w:val="Code"/>
        <w:rPr>
          <w:highlight w:val="white"/>
        </w:rPr>
      </w:pPr>
      <w:r w:rsidRPr="00097076">
        <w:rPr>
          <w:highlight w:val="white"/>
        </w:rPr>
        <w:t xml:space="preserve">      }</w:t>
      </w:r>
    </w:p>
    <w:p w14:paraId="50926389" w14:textId="77777777" w:rsidR="00CC5407" w:rsidRPr="00097076" w:rsidRDefault="00CC5407" w:rsidP="00CC5407">
      <w:pPr>
        <w:rPr>
          <w:highlight w:val="white"/>
        </w:rPr>
      </w:pPr>
      <w:r>
        <w:rPr>
          <w:highlight w:val="white"/>
        </w:rPr>
        <w:lastRenderedPageBreak/>
        <w:t xml:space="preserve">Next, we handle binary operations without address references on the format </w:t>
      </w:r>
      <w:r>
        <w:rPr>
          <w:rStyle w:val="BoldKeyword"/>
          <w:highlight w:val="white"/>
        </w:rPr>
        <w:t>binary</w:t>
      </w:r>
      <w:r w:rsidRPr="00BA028E">
        <w:rPr>
          <w:rStyle w:val="BoldKeyword"/>
          <w:highlight w:val="white"/>
        </w:rPr>
        <w:t>_operator</w:t>
      </w:r>
      <w:r w:rsidRPr="00A45739">
        <w:rPr>
          <w:rStyle w:val="KeyWord0"/>
          <w:highlight w:val="white"/>
        </w:rPr>
        <w:t xml:space="preserve"> </w:t>
      </w:r>
      <w:r w:rsidRPr="00BA028E">
        <w:rPr>
          <w:rStyle w:val="BoldKeyword"/>
          <w:highlight w:val="white"/>
        </w:rPr>
        <w:t>register</w:t>
      </w:r>
      <w:r>
        <w:rPr>
          <w:rStyle w:val="BoldKeyword"/>
          <w:highlight w:val="white"/>
        </w:rPr>
        <w:t>, register_static_name_or_integer_value</w:t>
      </w:r>
      <w:r>
        <w:rPr>
          <w:highlight w:val="white"/>
        </w:rPr>
        <w:t xml:space="preserve">. For instance: </w:t>
      </w:r>
      <w:r>
        <w:rPr>
          <w:rStyle w:val="KeyWord0"/>
          <w:highlight w:val="white"/>
        </w:rPr>
        <w:t>mov ax, bx</w:t>
      </w:r>
      <w:r>
        <w:rPr>
          <w:highlight w:val="white"/>
        </w:rPr>
        <w:t xml:space="preserve">, </w:t>
      </w:r>
      <w:r>
        <w:rPr>
          <w:rStyle w:val="KeyWord0"/>
          <w:highlight w:val="white"/>
        </w:rPr>
        <w:t>add</w:t>
      </w:r>
      <w:r w:rsidRPr="00E94258">
        <w:rPr>
          <w:rStyle w:val="KeyWord0"/>
          <w:highlight w:val="white"/>
        </w:rPr>
        <w:t xml:space="preserve"> </w:t>
      </w:r>
      <w:r>
        <w:rPr>
          <w:rStyle w:val="KeyWord0"/>
          <w:highlight w:val="white"/>
        </w:rPr>
        <w:t>cx, stdin</w:t>
      </w:r>
      <w:r>
        <w:rPr>
          <w:highlight w:val="white"/>
        </w:rPr>
        <w:t xml:space="preserve">, or </w:t>
      </w:r>
      <w:r>
        <w:rPr>
          <w:rStyle w:val="KeyWord0"/>
          <w:highlight w:val="white"/>
        </w:rPr>
        <w:t>sub</w:t>
      </w:r>
      <w:r w:rsidRPr="00E94258">
        <w:rPr>
          <w:rStyle w:val="KeyWord0"/>
          <w:highlight w:val="white"/>
        </w:rPr>
        <w:t xml:space="preserve"> </w:t>
      </w:r>
      <w:r>
        <w:rPr>
          <w:rStyle w:val="KeyWord0"/>
          <w:highlight w:val="white"/>
        </w:rPr>
        <w:t>dx, 123</w:t>
      </w:r>
      <w:r>
        <w:rPr>
          <w:highlight w:val="white"/>
        </w:rPr>
        <w:t>.</w:t>
      </w:r>
    </w:p>
    <w:p w14:paraId="32BCF9C7" w14:textId="77777777" w:rsidR="00954D25" w:rsidRPr="00954D25" w:rsidRDefault="00954D25" w:rsidP="00954D25">
      <w:pPr>
        <w:pStyle w:val="Code"/>
        <w:rPr>
          <w:highlight w:val="white"/>
        </w:rPr>
      </w:pPr>
      <w:r w:rsidRPr="00954D25">
        <w:rPr>
          <w:highlight w:val="white"/>
        </w:rPr>
        <w:t xml:space="preserve">      // mov ax, bx; mov ax, global; mov ax, 123; cmp global, bx; cmp global, global; cmp global, 123</w:t>
      </w:r>
    </w:p>
    <w:p w14:paraId="16C70A95" w14:textId="77777777" w:rsidR="00954D25" w:rsidRPr="00954D25" w:rsidRDefault="00954D25" w:rsidP="00954D25">
      <w:pPr>
        <w:pStyle w:val="Code"/>
        <w:rPr>
          <w:highlight w:val="white"/>
        </w:rPr>
      </w:pPr>
      <w:r w:rsidRPr="00954D25">
        <w:rPr>
          <w:highlight w:val="white"/>
        </w:rPr>
        <w:t xml:space="preserve">      else if (((operand0 is Register) || (operand0 is string)) &amp;&amp;</w:t>
      </w:r>
    </w:p>
    <w:p w14:paraId="2600C4D0" w14:textId="77777777" w:rsidR="00954D25" w:rsidRDefault="00954D25" w:rsidP="00954D25">
      <w:pPr>
        <w:pStyle w:val="Code"/>
        <w:rPr>
          <w:highlight w:val="white"/>
        </w:rPr>
      </w:pPr>
      <w:r w:rsidRPr="00954D25">
        <w:rPr>
          <w:highlight w:val="white"/>
        </w:rPr>
        <w:t xml:space="preserve">               ((operand1 is Register) || (operand1 is string) ||</w:t>
      </w:r>
    </w:p>
    <w:p w14:paraId="7537297A" w14:textId="77762896" w:rsidR="00954D25" w:rsidRPr="00954D25" w:rsidRDefault="00954D25" w:rsidP="00954D25">
      <w:pPr>
        <w:pStyle w:val="Code"/>
        <w:rPr>
          <w:highlight w:val="white"/>
        </w:rPr>
      </w:pPr>
      <w:r>
        <w:rPr>
          <w:highlight w:val="white"/>
        </w:rPr>
        <w:t xml:space="preserve">               </w:t>
      </w:r>
      <w:r w:rsidRPr="00954D25">
        <w:rPr>
          <w:highlight w:val="white"/>
        </w:rPr>
        <w:t xml:space="preserve"> (operand1 is BigInteger)) &amp;&amp;</w:t>
      </w:r>
      <w:r>
        <w:rPr>
          <w:highlight w:val="white"/>
        </w:rPr>
        <w:t xml:space="preserve"> </w:t>
      </w:r>
      <w:r w:rsidRPr="00954D25">
        <w:rPr>
          <w:highlight w:val="white"/>
        </w:rPr>
        <w:t>(operand2 == null)) {</w:t>
      </w:r>
    </w:p>
    <w:p w14:paraId="603F243B" w14:textId="77777777" w:rsidR="00954D25" w:rsidRPr="00954D25" w:rsidRDefault="00954D25" w:rsidP="00954D25">
      <w:pPr>
        <w:pStyle w:val="Code"/>
        <w:rPr>
          <w:highlight w:val="white"/>
        </w:rPr>
      </w:pPr>
      <w:r w:rsidRPr="00954D25">
        <w:rPr>
          <w:highlight w:val="white"/>
        </w:rPr>
        <w:t xml:space="preserve">        return "\t" + operatorName + " " + operand0 + ", " + operand1;</w:t>
      </w:r>
    </w:p>
    <w:p w14:paraId="715DCF76" w14:textId="77777777" w:rsidR="00954D25" w:rsidRPr="00954D25" w:rsidRDefault="00954D25" w:rsidP="00954D25">
      <w:pPr>
        <w:pStyle w:val="Code"/>
        <w:rPr>
          <w:highlight w:val="white"/>
        </w:rPr>
      </w:pPr>
      <w:r w:rsidRPr="00954D25">
        <w:rPr>
          <w:highlight w:val="white"/>
        </w:rPr>
        <w:t xml:space="preserve">      }</w:t>
      </w:r>
    </w:p>
    <w:p w14:paraId="3A037563" w14:textId="66E495B0" w:rsidR="00A41651" w:rsidRPr="00097076" w:rsidRDefault="00A41651" w:rsidP="00A41651">
      <w:pPr>
        <w:rPr>
          <w:highlight w:val="white"/>
        </w:rPr>
      </w:pPr>
      <w:r>
        <w:rPr>
          <w:highlight w:val="white"/>
        </w:rPr>
        <w:t xml:space="preserve">Next, we handle </w:t>
      </w:r>
      <w:r w:rsidR="00C4720B">
        <w:rPr>
          <w:highlight w:val="white"/>
        </w:rPr>
        <w:t>unary operations</w:t>
      </w:r>
      <w:r>
        <w:rPr>
          <w:highlight w:val="white"/>
        </w:rPr>
        <w:t xml:space="preserve"> on the format </w:t>
      </w:r>
      <w:r w:rsidR="002F6A62">
        <w:rPr>
          <w:rStyle w:val="BoldKeyword"/>
          <w:highlight w:val="white"/>
        </w:rPr>
        <w:t>unary</w:t>
      </w:r>
      <w:r w:rsidRPr="00BA028E">
        <w:rPr>
          <w:rStyle w:val="BoldKeyword"/>
          <w:highlight w:val="white"/>
        </w:rPr>
        <w:t>_operator</w:t>
      </w:r>
      <w:r w:rsidRPr="00A45739">
        <w:rPr>
          <w:rStyle w:val="KeyWord0"/>
          <w:highlight w:val="white"/>
        </w:rPr>
        <w:t xml:space="preserve"> [</w:t>
      </w:r>
      <w:r w:rsidRPr="00BA028E">
        <w:rPr>
          <w:rStyle w:val="BoldKeyword"/>
          <w:highlight w:val="white"/>
        </w:rPr>
        <w:t>register</w:t>
      </w:r>
      <w:r>
        <w:rPr>
          <w:rStyle w:val="BoldKeyword"/>
          <w:highlight w:val="white"/>
        </w:rPr>
        <w:t>_or_static_name</w:t>
      </w:r>
      <w:r w:rsidRPr="00A45739">
        <w:rPr>
          <w:rStyle w:val="KeyWord0"/>
          <w:highlight w:val="white"/>
        </w:rPr>
        <w:t xml:space="preserve"> + </w:t>
      </w:r>
      <w:r w:rsidRPr="00BA028E">
        <w:rPr>
          <w:rStyle w:val="BoldKeyword"/>
          <w:highlight w:val="white"/>
        </w:rPr>
        <w:t>offset</w:t>
      </w:r>
      <w:r w:rsidRPr="00A45739">
        <w:rPr>
          <w:rStyle w:val="KeyWord0"/>
          <w:highlight w:val="white"/>
        </w:rPr>
        <w:t>]</w:t>
      </w:r>
      <w:r w:rsidR="00F259DA">
        <w:rPr>
          <w:highlight w:val="white"/>
        </w:rPr>
        <w:t>.</w:t>
      </w:r>
      <w:r w:rsidR="002F6A62">
        <w:rPr>
          <w:highlight w:val="white"/>
        </w:rPr>
        <w:t xml:space="preserve"> </w:t>
      </w:r>
      <w:r w:rsidR="00F259DA">
        <w:rPr>
          <w:highlight w:val="white"/>
        </w:rPr>
        <w:t>F</w:t>
      </w:r>
      <w:r>
        <w:rPr>
          <w:highlight w:val="white"/>
        </w:rPr>
        <w:t xml:space="preserve">or instance: </w:t>
      </w:r>
      <w:r w:rsidR="006060F1">
        <w:rPr>
          <w:rStyle w:val="KeyWord0"/>
          <w:highlight w:val="white"/>
        </w:rPr>
        <w:t>neg</w:t>
      </w:r>
      <w:r w:rsidRPr="009B7742">
        <w:rPr>
          <w:rStyle w:val="KeyWord0"/>
          <w:highlight w:val="white"/>
        </w:rPr>
        <w:t xml:space="preserve"> [bp + 2]</w:t>
      </w:r>
      <w:r>
        <w:rPr>
          <w:highlight w:val="white"/>
        </w:rPr>
        <w:t xml:space="preserve"> or</w:t>
      </w:r>
      <w:r w:rsidRPr="00097076">
        <w:rPr>
          <w:highlight w:val="white"/>
        </w:rPr>
        <w:t xml:space="preserve"> </w:t>
      </w:r>
      <w:r w:rsidR="006060F1">
        <w:rPr>
          <w:rStyle w:val="KeyWord0"/>
          <w:highlight w:val="white"/>
        </w:rPr>
        <w:t>inc</w:t>
      </w:r>
      <w:r w:rsidRPr="00E94258">
        <w:rPr>
          <w:rStyle w:val="KeyWord0"/>
          <w:highlight w:val="white"/>
        </w:rPr>
        <w:t xml:space="preserve"> [stdin + 4]</w:t>
      </w:r>
      <w:r>
        <w:rPr>
          <w:highlight w:val="white"/>
        </w:rPr>
        <w:t>.</w:t>
      </w:r>
    </w:p>
    <w:p w14:paraId="27768925" w14:textId="77777777" w:rsidR="00F259DA" w:rsidRPr="00F259DA" w:rsidRDefault="00F259DA" w:rsidP="00F259DA">
      <w:pPr>
        <w:pStyle w:val="Code"/>
        <w:rPr>
          <w:highlight w:val="white"/>
        </w:rPr>
      </w:pPr>
      <w:r w:rsidRPr="00F259DA">
        <w:rPr>
          <w:highlight w:val="white"/>
        </w:rPr>
        <w:t xml:space="preserve">      // inc [bp + 2]; inc [global + 4]</w:t>
      </w:r>
    </w:p>
    <w:p w14:paraId="09780725" w14:textId="77777777" w:rsidR="00F259DA" w:rsidRPr="00F259DA" w:rsidRDefault="00F259DA" w:rsidP="00F259DA">
      <w:pPr>
        <w:pStyle w:val="Code"/>
        <w:rPr>
          <w:highlight w:val="white"/>
        </w:rPr>
      </w:pPr>
      <w:r w:rsidRPr="00F259DA">
        <w:rPr>
          <w:highlight w:val="white"/>
        </w:rPr>
        <w:t xml:space="preserve">      else if (((operand0 is Register) || (operand0 is string)) &amp;&amp;</w:t>
      </w:r>
    </w:p>
    <w:p w14:paraId="5CB6BA7B" w14:textId="77777777" w:rsidR="00F259DA" w:rsidRPr="00F259DA" w:rsidRDefault="00F259DA" w:rsidP="00F259DA">
      <w:pPr>
        <w:pStyle w:val="Code"/>
        <w:rPr>
          <w:highlight w:val="white"/>
        </w:rPr>
      </w:pPr>
      <w:r w:rsidRPr="00F259DA">
        <w:rPr>
          <w:highlight w:val="white"/>
        </w:rPr>
        <w:t xml:space="preserve">               (operand1 is int) &amp;&amp; (operand2 == null)) {</w:t>
      </w:r>
    </w:p>
    <w:p w14:paraId="691CE8AF" w14:textId="77777777" w:rsidR="00F259DA" w:rsidRPr="00F259DA" w:rsidRDefault="00F259DA" w:rsidP="00F259DA">
      <w:pPr>
        <w:pStyle w:val="Code"/>
        <w:rPr>
          <w:highlight w:val="white"/>
        </w:rPr>
      </w:pPr>
      <w:r w:rsidRPr="00F259DA">
        <w:rPr>
          <w:highlight w:val="white"/>
        </w:rPr>
        <w:t xml:space="preserve">        return "\t" + operatorName + " [" + operand0 +</w:t>
      </w:r>
    </w:p>
    <w:p w14:paraId="15175FE9" w14:textId="77777777" w:rsidR="00F259DA" w:rsidRPr="00F259DA" w:rsidRDefault="00F259DA" w:rsidP="00F259DA">
      <w:pPr>
        <w:pStyle w:val="Code"/>
        <w:rPr>
          <w:highlight w:val="white"/>
        </w:rPr>
      </w:pPr>
      <w:r w:rsidRPr="00F259DA">
        <w:rPr>
          <w:highlight w:val="white"/>
        </w:rPr>
        <w:t xml:space="preserve">               WithSign(operand1) + "]";</w:t>
      </w:r>
    </w:p>
    <w:p w14:paraId="3CC73B6C" w14:textId="77777777" w:rsidR="00F259DA" w:rsidRPr="00F259DA" w:rsidRDefault="00F259DA" w:rsidP="00F259DA">
      <w:pPr>
        <w:pStyle w:val="Code"/>
        <w:rPr>
          <w:highlight w:val="white"/>
        </w:rPr>
      </w:pPr>
      <w:r w:rsidRPr="00F259DA">
        <w:rPr>
          <w:highlight w:val="white"/>
        </w:rPr>
        <w:t xml:space="preserve">      }</w:t>
      </w:r>
    </w:p>
    <w:p w14:paraId="03D1CBA9" w14:textId="520F717B" w:rsidR="00623CA9" w:rsidRPr="00097076" w:rsidRDefault="00623CA9" w:rsidP="00623CA9">
      <w:pPr>
        <w:rPr>
          <w:highlight w:val="white"/>
        </w:rPr>
      </w:pPr>
      <w:r>
        <w:rPr>
          <w:highlight w:val="white"/>
        </w:rPr>
        <w:t xml:space="preserve">Next, we handle unary operations without address references on the format </w:t>
      </w:r>
      <w:r>
        <w:rPr>
          <w:rStyle w:val="BoldKeyword"/>
          <w:highlight w:val="white"/>
        </w:rPr>
        <w:t>unary</w:t>
      </w:r>
      <w:r w:rsidRPr="00BA028E">
        <w:rPr>
          <w:rStyle w:val="BoldKeyword"/>
          <w:highlight w:val="white"/>
        </w:rPr>
        <w:t>_operator</w:t>
      </w:r>
      <w:r w:rsidRPr="00A45739">
        <w:rPr>
          <w:rStyle w:val="KeyWord0"/>
          <w:highlight w:val="white"/>
        </w:rPr>
        <w:t xml:space="preserve"> </w:t>
      </w:r>
      <w:r w:rsidRPr="00BA028E">
        <w:rPr>
          <w:rStyle w:val="BoldKeyword"/>
          <w:highlight w:val="white"/>
        </w:rPr>
        <w:t>register</w:t>
      </w:r>
      <w:r>
        <w:rPr>
          <w:rStyle w:val="BoldKeyword"/>
          <w:highlight w:val="white"/>
        </w:rPr>
        <w:t>_or_inteeger_value</w:t>
      </w:r>
      <w:r>
        <w:rPr>
          <w:highlight w:val="white"/>
        </w:rPr>
        <w:t xml:space="preserve">. For instance: </w:t>
      </w:r>
      <w:r>
        <w:rPr>
          <w:rStyle w:val="KeyWord0"/>
          <w:highlight w:val="white"/>
        </w:rPr>
        <w:t>dec ax</w:t>
      </w:r>
      <w:r>
        <w:rPr>
          <w:highlight w:val="white"/>
        </w:rPr>
        <w:t xml:space="preserve"> or</w:t>
      </w:r>
      <w:r w:rsidRPr="00097076">
        <w:rPr>
          <w:highlight w:val="white"/>
        </w:rPr>
        <w:t xml:space="preserve"> </w:t>
      </w:r>
      <w:r>
        <w:rPr>
          <w:rStyle w:val="KeyWord0"/>
          <w:highlight w:val="white"/>
        </w:rPr>
        <w:t>int 33</w:t>
      </w:r>
      <w:r>
        <w:rPr>
          <w:highlight w:val="white"/>
        </w:rPr>
        <w:t>.</w:t>
      </w:r>
    </w:p>
    <w:p w14:paraId="3A7C8DF5" w14:textId="77777777" w:rsidR="00F259DA" w:rsidRPr="00F259DA" w:rsidRDefault="00F259DA" w:rsidP="00F259DA">
      <w:pPr>
        <w:pStyle w:val="Code"/>
        <w:rPr>
          <w:highlight w:val="white"/>
        </w:rPr>
      </w:pPr>
      <w:r w:rsidRPr="00F259DA">
        <w:rPr>
          <w:highlight w:val="white"/>
        </w:rPr>
        <w:t xml:space="preserve">      // inc ax; int 33</w:t>
      </w:r>
    </w:p>
    <w:p w14:paraId="575ED3F5" w14:textId="77777777" w:rsidR="00F259DA" w:rsidRPr="00F259DA" w:rsidRDefault="00F259DA" w:rsidP="00F259DA">
      <w:pPr>
        <w:pStyle w:val="Code"/>
        <w:rPr>
          <w:highlight w:val="white"/>
        </w:rPr>
      </w:pPr>
      <w:r w:rsidRPr="00F259DA">
        <w:rPr>
          <w:highlight w:val="white"/>
        </w:rPr>
        <w:t xml:space="preserve">      else if (((operand0 is Register) || (operand0 is BigInteger)) &amp;&amp;</w:t>
      </w:r>
    </w:p>
    <w:p w14:paraId="6BF643AE" w14:textId="77777777" w:rsidR="00F259DA" w:rsidRPr="00F259DA" w:rsidRDefault="00F259DA" w:rsidP="00F259DA">
      <w:pPr>
        <w:pStyle w:val="Code"/>
        <w:rPr>
          <w:highlight w:val="white"/>
        </w:rPr>
      </w:pPr>
      <w:r w:rsidRPr="00F259DA">
        <w:rPr>
          <w:highlight w:val="white"/>
        </w:rPr>
        <w:t xml:space="preserve">               (operand1 == null) &amp;&amp; (operand2 == null)) {</w:t>
      </w:r>
    </w:p>
    <w:p w14:paraId="618F56B5" w14:textId="77777777" w:rsidR="00F259DA" w:rsidRPr="00F259DA" w:rsidRDefault="00F259DA" w:rsidP="00F259DA">
      <w:pPr>
        <w:pStyle w:val="Code"/>
        <w:rPr>
          <w:highlight w:val="white"/>
        </w:rPr>
      </w:pPr>
      <w:r w:rsidRPr="00F259DA">
        <w:rPr>
          <w:highlight w:val="white"/>
        </w:rPr>
        <w:t xml:space="preserve">        return "\t" + operatorName + " " + operand0;</w:t>
      </w:r>
    </w:p>
    <w:p w14:paraId="52FE3831" w14:textId="2CD29959" w:rsidR="00F259DA" w:rsidRDefault="00F259DA" w:rsidP="00F259DA">
      <w:pPr>
        <w:pStyle w:val="Code"/>
        <w:rPr>
          <w:highlight w:val="white"/>
        </w:rPr>
      </w:pPr>
      <w:r w:rsidRPr="00F259DA">
        <w:rPr>
          <w:highlight w:val="white"/>
        </w:rPr>
        <w:t xml:space="preserve">      }</w:t>
      </w:r>
    </w:p>
    <w:p w14:paraId="2651AFD2" w14:textId="0BAF2984" w:rsidR="00EC57B3" w:rsidRPr="00F259DA" w:rsidRDefault="00EC57B3" w:rsidP="00EC57B3">
      <w:pPr>
        <w:rPr>
          <w:highlight w:val="white"/>
        </w:rPr>
      </w:pPr>
      <w:r>
        <w:rPr>
          <w:highlight w:val="white"/>
        </w:rPr>
        <w:t xml:space="preserve">Finally, we handle operations without operands, like </w:t>
      </w:r>
      <w:r w:rsidRPr="00EC57B3">
        <w:rPr>
          <w:rStyle w:val="KeyWord0"/>
          <w:highlight w:val="white"/>
        </w:rPr>
        <w:t>lahf</w:t>
      </w:r>
      <w:r>
        <w:rPr>
          <w:highlight w:val="white"/>
        </w:rPr>
        <w:t>.</w:t>
      </w:r>
    </w:p>
    <w:p w14:paraId="7DBE92DA" w14:textId="77777777" w:rsidR="00F259DA" w:rsidRPr="00F259DA" w:rsidRDefault="00F259DA" w:rsidP="00F259DA">
      <w:pPr>
        <w:pStyle w:val="Code"/>
        <w:rPr>
          <w:highlight w:val="white"/>
        </w:rPr>
      </w:pPr>
      <w:r w:rsidRPr="00F259DA">
        <w:rPr>
          <w:highlight w:val="white"/>
        </w:rPr>
        <w:t xml:space="preserve">      // lahf</w:t>
      </w:r>
    </w:p>
    <w:p w14:paraId="5C48D585" w14:textId="77777777" w:rsidR="00EC57B3" w:rsidRDefault="00F259DA" w:rsidP="00F259DA">
      <w:pPr>
        <w:pStyle w:val="Code"/>
        <w:rPr>
          <w:highlight w:val="white"/>
        </w:rPr>
      </w:pPr>
      <w:r w:rsidRPr="00F259DA">
        <w:rPr>
          <w:highlight w:val="white"/>
        </w:rPr>
        <w:t xml:space="preserve">      else if ((operand0 == null) &amp;&amp;  (operand1 == null) &amp;&amp;</w:t>
      </w:r>
    </w:p>
    <w:p w14:paraId="1314BA59" w14:textId="04C43953" w:rsidR="00F259DA" w:rsidRPr="00F259DA" w:rsidRDefault="00EC57B3" w:rsidP="00F259DA">
      <w:pPr>
        <w:pStyle w:val="Code"/>
        <w:rPr>
          <w:highlight w:val="white"/>
        </w:rPr>
      </w:pPr>
      <w:r>
        <w:rPr>
          <w:highlight w:val="white"/>
        </w:rPr>
        <w:t xml:space="preserve">              </w:t>
      </w:r>
      <w:r w:rsidR="00F259DA" w:rsidRPr="00F259DA">
        <w:rPr>
          <w:highlight w:val="white"/>
        </w:rPr>
        <w:t xml:space="preserve"> (operand2 == null)) {</w:t>
      </w:r>
    </w:p>
    <w:p w14:paraId="1D3D9345" w14:textId="28F229EE" w:rsidR="00F259DA" w:rsidRPr="00F259DA" w:rsidRDefault="00F259DA" w:rsidP="00F259DA">
      <w:pPr>
        <w:pStyle w:val="Code"/>
        <w:rPr>
          <w:highlight w:val="white"/>
        </w:rPr>
      </w:pPr>
      <w:r w:rsidRPr="00F259DA">
        <w:rPr>
          <w:highlight w:val="white"/>
        </w:rPr>
        <w:t xml:space="preserve">        return "\t" + operatorName;</w:t>
      </w:r>
    </w:p>
    <w:p w14:paraId="5E47749D" w14:textId="77777777" w:rsidR="00F259DA" w:rsidRPr="00F259DA" w:rsidRDefault="00F259DA" w:rsidP="00F259DA">
      <w:pPr>
        <w:pStyle w:val="Code"/>
        <w:rPr>
          <w:highlight w:val="white"/>
        </w:rPr>
      </w:pPr>
      <w:r w:rsidRPr="00F259DA">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w:t>
      </w:r>
      <w:proofErr w:type="spellStart"/>
      <w:r w:rsidR="00AE1268">
        <w:rPr>
          <w:highlight w:val="white"/>
        </w:rPr>
        <w:t>nWorld</w:t>
      </w:r>
      <w:proofErr w:type="spellEnd"/>
      <w:r w:rsidR="00AE1268">
        <w:rPr>
          <w:highlight w:val="white"/>
        </w:rPr>
        <w:t>\</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w:t>
      </w:r>
      <w:proofErr w:type="gramStart"/>
      <w:r>
        <w:rPr>
          <w:highlight w:val="white"/>
        </w:rPr>
        <w:t>as long as</w:t>
      </w:r>
      <w:proofErr w:type="gramEnd"/>
      <w:r>
        <w:rPr>
          <w:highlight w:val="white"/>
        </w:rPr>
        <w:t xml:space="preserve">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lastRenderedPageBreak/>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77777777" w:rsidR="002B63B5" w:rsidRPr="00DB788F" w:rsidRDefault="002B63B5" w:rsidP="00DB788F">
      <w:pPr>
        <w:pStyle w:val="Code"/>
        <w:rPr>
          <w:highlight w:val="white"/>
        </w:rPr>
      </w:pPr>
      <w:r w:rsidRPr="00DB788F">
        <w:rPr>
          <w:highlight w:val="white"/>
        </w:rPr>
        <w:t xml:space="preserve">    public static string MakeMemoryLabel(int labelIndex) {</w:t>
      </w:r>
    </w:p>
    <w:p w14:paraId="2B176285" w14:textId="77777777" w:rsidR="002B63B5" w:rsidRPr="00DB788F" w:rsidRDefault="002B63B5" w:rsidP="00DB788F">
      <w:pPr>
        <w:pStyle w:val="Code"/>
        <w:rPr>
          <w:highlight w:val="white"/>
        </w:rPr>
      </w:pPr>
      <w:r w:rsidRPr="00DB788F">
        <w:rPr>
          <w:highlight w:val="white"/>
        </w:rPr>
        <w:t xml:space="preserve">      return "memorycopy"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72255CD5" w14:textId="77777777" w:rsidR="002B63B5" w:rsidRPr="00DB788F" w:rsidRDefault="002B63B5" w:rsidP="00DB788F">
      <w:pPr>
        <w:pStyle w:val="Code"/>
        <w:rPr>
          <w:highlight w:val="white"/>
        </w:rPr>
      </w:pPr>
    </w:p>
    <w:p w14:paraId="1E675470" w14:textId="77777777" w:rsidR="002B63B5" w:rsidRPr="00DB788F" w:rsidRDefault="002B63B5" w:rsidP="00DB788F">
      <w:pPr>
        <w:pStyle w:val="Code"/>
        <w:rPr>
          <w:highlight w:val="white"/>
        </w:rPr>
      </w:pPr>
      <w:r w:rsidRPr="00DB788F">
        <w:rPr>
          <w:highlight w:val="white"/>
        </w:rPr>
        <w:t xml:space="preserve">    public List&lt;byte&gt; ByteList() {</w:t>
      </w:r>
    </w:p>
    <w:p w14:paraId="7D1F064E" w14:textId="77777777" w:rsidR="002B63B5" w:rsidRPr="00DB788F" w:rsidRDefault="002B63B5" w:rsidP="00DB788F">
      <w:pPr>
        <w:pStyle w:val="Code"/>
        <w:rPr>
          <w:highlight w:val="white"/>
        </w:rPr>
      </w:pPr>
      <w:r w:rsidRPr="00DB788F">
        <w:rPr>
          <w:highlight w:val="white"/>
        </w:rPr>
        <w:t xml:space="preserve">      object operand0 = m_operandArray[0],</w:t>
      </w:r>
    </w:p>
    <w:p w14:paraId="2A41D254" w14:textId="77777777" w:rsidR="002B63B5" w:rsidRPr="00DB788F" w:rsidRDefault="002B63B5" w:rsidP="00DB788F">
      <w:pPr>
        <w:pStyle w:val="Code"/>
        <w:rPr>
          <w:highlight w:val="white"/>
        </w:rPr>
      </w:pPr>
      <w:r w:rsidRPr="00DB788F">
        <w:rPr>
          <w:highlight w:val="white"/>
        </w:rPr>
        <w:t xml:space="preserve">             operand1 = m_operandArray[1],</w:t>
      </w:r>
    </w:p>
    <w:p w14:paraId="3A2E9AE3" w14:textId="77777777" w:rsidR="002B63B5" w:rsidRPr="00DB788F" w:rsidRDefault="002B63B5" w:rsidP="00DB788F">
      <w:pPr>
        <w:pStyle w:val="Code"/>
        <w:rPr>
          <w:highlight w:val="white"/>
        </w:rPr>
      </w:pPr>
      <w:r w:rsidRPr="00DB788F">
        <w:rPr>
          <w:highlight w:val="white"/>
        </w:rPr>
        <w:t xml:space="preserve">             operand2 = m_operandArray[2];</w:t>
      </w:r>
    </w:p>
    <w:p w14:paraId="28F8BD0D" w14:textId="77777777" w:rsidR="002B63B5" w:rsidRPr="00DB788F" w:rsidRDefault="002B63B5" w:rsidP="00DB788F">
      <w:pPr>
        <w:pStyle w:val="Code"/>
        <w:rPr>
          <w:highlight w:val="white"/>
        </w:rPr>
      </w:pPr>
    </w:p>
    <w:p w14:paraId="6979533E" w14:textId="77777777" w:rsidR="002B63B5" w:rsidRPr="00DB788F" w:rsidRDefault="002B63B5" w:rsidP="00DB788F">
      <w:pPr>
        <w:pStyle w:val="Code"/>
        <w:rPr>
          <w:highlight w:val="white"/>
        </w:rPr>
      </w:pPr>
      <w:r w:rsidRPr="00DB788F">
        <w:rPr>
          <w:highlight w:val="white"/>
        </w:rPr>
        <w:t xml:space="preserve">      if ((Operator == AssemblyOperator.empty) ||</w:t>
      </w:r>
    </w:p>
    <w:p w14:paraId="6E7B6237" w14:textId="77777777" w:rsidR="002B63B5" w:rsidRPr="00DB788F" w:rsidRDefault="002B63B5" w:rsidP="00DB788F">
      <w:pPr>
        <w:pStyle w:val="Code"/>
        <w:rPr>
          <w:highlight w:val="white"/>
        </w:rPr>
      </w:pPr>
      <w:r w:rsidRPr="00DB788F">
        <w:rPr>
          <w:highlight w:val="white"/>
        </w:rPr>
        <w:t xml:space="preserve">          (Operator == AssemblyOperator.label) ||</w:t>
      </w:r>
    </w:p>
    <w:p w14:paraId="0E73B904" w14:textId="77777777" w:rsidR="002B63B5" w:rsidRPr="00DB788F" w:rsidRDefault="002B63B5" w:rsidP="00DB788F">
      <w:pPr>
        <w:pStyle w:val="Code"/>
        <w:rPr>
          <w:highlight w:val="white"/>
        </w:rPr>
      </w:pPr>
      <w:r w:rsidRPr="00DB788F">
        <w:rPr>
          <w:highlight w:val="white"/>
        </w:rPr>
        <w:t xml:space="preserve">          (Operator == AssemblyOperator.comment)) {</w:t>
      </w:r>
    </w:p>
    <w:p w14:paraId="088D8AA0" w14:textId="77777777" w:rsidR="002B63B5" w:rsidRPr="00DB788F" w:rsidRDefault="002B63B5" w:rsidP="00DB788F">
      <w:pPr>
        <w:pStyle w:val="Code"/>
        <w:rPr>
          <w:highlight w:val="white"/>
        </w:rPr>
      </w:pPr>
      <w:r w:rsidRPr="00DB788F">
        <w:rPr>
          <w:highlight w:val="white"/>
        </w:rPr>
        <w:lastRenderedPageBreak/>
        <w:t xml:space="preserve">        return (new List&lt;byte&gt;());</w:t>
      </w:r>
    </w:p>
    <w:p w14:paraId="390BCA22" w14:textId="77777777" w:rsidR="002B63B5" w:rsidRPr="00DB788F" w:rsidRDefault="002B63B5" w:rsidP="00DB788F">
      <w:pPr>
        <w:pStyle w:val="Code"/>
        <w:rPr>
          <w:highlight w:val="white"/>
        </w:rPr>
      </w:pPr>
      <w:r w:rsidRPr="00DB788F">
        <w:rPr>
          <w:highlight w:val="white"/>
        </w:rPr>
        <w:t xml:space="preserve">      }</w:t>
      </w:r>
    </w:p>
    <w:p w14:paraId="14564210"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C310CC5" w14:textId="77777777" w:rsidR="002B63B5" w:rsidRPr="00DB788F" w:rsidRDefault="002B63B5" w:rsidP="00DB788F">
      <w:pPr>
        <w:pStyle w:val="Code"/>
        <w:rPr>
          <w:highlight w:val="white"/>
        </w:rPr>
      </w:pPr>
      <w:r w:rsidRPr="00DB788F">
        <w:rPr>
          <w:highlight w:val="white"/>
        </w:rPr>
        <w:t xml:space="preserve">        int offset = (int) operand1;</w:t>
      </w:r>
    </w:p>
    <w:p w14:paraId="10C3BACF"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3FE2577D"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69432A67" w14:textId="77777777" w:rsidR="002B63B5" w:rsidRPr="00DB788F" w:rsidRDefault="002B63B5" w:rsidP="00DB788F">
      <w:pPr>
        <w:pStyle w:val="Code"/>
        <w:rPr>
          <w:highlight w:val="white"/>
        </w:rPr>
      </w:pPr>
      <w:r w:rsidRPr="00DB788F">
        <w:rPr>
          <w:highlight w:val="white"/>
        </w:rPr>
        <w:t xml:space="preserve">                                  (BigInteger) offset);</w:t>
      </w:r>
    </w:p>
    <w:p w14:paraId="50BEA302" w14:textId="77777777" w:rsidR="002B63B5" w:rsidRPr="00DB788F" w:rsidRDefault="002B63B5" w:rsidP="00DB788F">
      <w:pPr>
        <w:pStyle w:val="Code"/>
        <w:rPr>
          <w:highlight w:val="white"/>
        </w:rPr>
      </w:pPr>
      <w:r w:rsidRPr="00DB788F">
        <w:rPr>
          <w:highlight w:val="white"/>
        </w:rPr>
        <w:t xml:space="preserve">        return byteList;</w:t>
      </w:r>
    </w:p>
    <w:p w14:paraId="3C806BA7" w14:textId="77777777" w:rsidR="002B63B5" w:rsidRPr="00DB788F" w:rsidRDefault="002B63B5" w:rsidP="00DB788F">
      <w:pPr>
        <w:pStyle w:val="Code"/>
        <w:rPr>
          <w:highlight w:val="white"/>
        </w:rPr>
      </w:pPr>
      <w:r w:rsidRPr="00DB788F">
        <w:rPr>
          <w:highlight w:val="white"/>
        </w:rPr>
        <w:t xml:space="preserve">      }</w:t>
      </w:r>
    </w:p>
    <w:p w14:paraId="25AEBD09"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3B96D42B" w14:textId="77777777" w:rsidR="002B63B5" w:rsidRPr="00DB788F" w:rsidRDefault="002B63B5" w:rsidP="00DB788F">
      <w:pPr>
        <w:pStyle w:val="Code"/>
        <w:rPr>
          <w:highlight w:val="white"/>
        </w:rPr>
      </w:pPr>
      <w:r w:rsidRPr="00DB788F">
        <w:rPr>
          <w:highlight w:val="white"/>
        </w:rPr>
        <w:t xml:space="preserve">        int size = (int) operand0;</w:t>
      </w:r>
    </w:p>
    <w:p w14:paraId="24563D8E" w14:textId="77777777" w:rsidR="002B63B5" w:rsidRPr="00DB788F" w:rsidRDefault="002B63B5" w:rsidP="00DB788F">
      <w:pPr>
        <w:pStyle w:val="Code"/>
        <w:rPr>
          <w:highlight w:val="white"/>
        </w:rPr>
      </w:pPr>
      <w:r w:rsidRPr="00DB788F">
        <w:rPr>
          <w:highlight w:val="white"/>
        </w:rPr>
        <w:t xml:space="preserve">        return (new List&lt;byte&gt;(new byte[size]));</w:t>
      </w:r>
    </w:p>
    <w:p w14:paraId="1B843273" w14:textId="77777777" w:rsidR="002B63B5" w:rsidRPr="00DB788F" w:rsidRDefault="002B63B5" w:rsidP="00DB788F">
      <w:pPr>
        <w:pStyle w:val="Code"/>
        <w:rPr>
          <w:highlight w:val="white"/>
        </w:rPr>
      </w:pPr>
      <w:r w:rsidRPr="00DB788F">
        <w:rPr>
          <w:highlight w:val="white"/>
        </w:rPr>
        <w:t xml:space="preserve">      }</w:t>
      </w:r>
    </w:p>
    <w:p w14:paraId="399032A8"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6BF41871" w14:textId="77777777" w:rsidR="002B63B5" w:rsidRPr="00DB788F" w:rsidRDefault="002B63B5" w:rsidP="00DB788F">
      <w:pPr>
        <w:pStyle w:val="Code"/>
        <w:rPr>
          <w:highlight w:val="white"/>
        </w:rPr>
      </w:pPr>
      <w:r w:rsidRPr="00DB788F">
        <w:rPr>
          <w:highlight w:val="white"/>
        </w:rPr>
        <w:t xml:space="preserve">        Sort sort = (Sort) operand0;</w:t>
      </w:r>
    </w:p>
    <w:p w14:paraId="0E5A96D9" w14:textId="77777777" w:rsidR="002B63B5" w:rsidRPr="00DB788F" w:rsidRDefault="002B63B5" w:rsidP="00DB788F">
      <w:pPr>
        <w:pStyle w:val="Code"/>
        <w:rPr>
          <w:highlight w:val="white"/>
        </w:rPr>
      </w:pPr>
      <w:r w:rsidRPr="00DB788F">
        <w:rPr>
          <w:highlight w:val="white"/>
        </w:rPr>
        <w:t xml:space="preserve">        object value = operand1;</w:t>
      </w:r>
    </w:p>
    <w:p w14:paraId="4459B69C" w14:textId="77777777" w:rsidR="002B63B5" w:rsidRPr="00DB788F" w:rsidRDefault="002B63B5" w:rsidP="00DB788F">
      <w:pPr>
        <w:pStyle w:val="Code"/>
        <w:rPr>
          <w:highlight w:val="white"/>
        </w:rPr>
      </w:pPr>
    </w:p>
    <w:p w14:paraId="40BF45DB" w14:textId="77777777" w:rsidR="002B63B5" w:rsidRPr="00DB788F" w:rsidRDefault="002B63B5" w:rsidP="00DB788F">
      <w:pPr>
        <w:pStyle w:val="Code"/>
        <w:rPr>
          <w:highlight w:val="white"/>
        </w:rPr>
      </w:pPr>
      <w:r w:rsidRPr="00DB788F">
        <w:rPr>
          <w:highlight w:val="white"/>
        </w:rPr>
        <w:t xml:space="preserve">        if (sort == Sort.Pointer) {</w:t>
      </w:r>
    </w:p>
    <w:p w14:paraId="04E7AB78"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46A9C3F4" w14:textId="77777777" w:rsidR="002B63B5" w:rsidRPr="00DB788F" w:rsidRDefault="002B63B5" w:rsidP="00DB788F">
      <w:pPr>
        <w:pStyle w:val="Code"/>
        <w:rPr>
          <w:highlight w:val="white"/>
        </w:rPr>
      </w:pPr>
    </w:p>
    <w:p w14:paraId="79CF4BAB" w14:textId="77777777" w:rsidR="002B63B5" w:rsidRPr="00DB788F" w:rsidRDefault="002B63B5" w:rsidP="00DB788F">
      <w:pPr>
        <w:pStyle w:val="Code"/>
        <w:rPr>
          <w:highlight w:val="white"/>
        </w:rPr>
      </w:pPr>
      <w:r w:rsidRPr="00DB788F">
        <w:rPr>
          <w:highlight w:val="white"/>
        </w:rPr>
        <w:t xml:space="preserve">          if (value is string) {</w:t>
      </w:r>
    </w:p>
    <w:p w14:paraId="2096CBC5"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41406BA" w14:textId="77777777" w:rsidR="002B63B5" w:rsidRPr="00DB788F" w:rsidRDefault="002B63B5" w:rsidP="00DB788F">
      <w:pPr>
        <w:pStyle w:val="Code"/>
        <w:rPr>
          <w:highlight w:val="white"/>
        </w:rPr>
      </w:pPr>
      <w:r w:rsidRPr="00DB788F">
        <w:rPr>
          <w:highlight w:val="white"/>
        </w:rPr>
        <w:t xml:space="preserve">                                      BigInteger.Zero);</w:t>
      </w:r>
    </w:p>
    <w:p w14:paraId="1F52F653" w14:textId="77777777" w:rsidR="002B63B5" w:rsidRPr="00DB788F" w:rsidRDefault="002B63B5" w:rsidP="00DB788F">
      <w:pPr>
        <w:pStyle w:val="Code"/>
        <w:rPr>
          <w:highlight w:val="white"/>
        </w:rPr>
      </w:pPr>
      <w:r w:rsidRPr="00DB788F">
        <w:rPr>
          <w:highlight w:val="white"/>
        </w:rPr>
        <w:t xml:space="preserve">          }</w:t>
      </w:r>
    </w:p>
    <w:p w14:paraId="4CC07F14" w14:textId="77777777" w:rsidR="002B63B5" w:rsidRPr="00DB788F" w:rsidRDefault="002B63B5" w:rsidP="00DB788F">
      <w:pPr>
        <w:pStyle w:val="Code"/>
        <w:rPr>
          <w:highlight w:val="white"/>
        </w:rPr>
      </w:pPr>
      <w:r w:rsidRPr="00DB788F">
        <w:rPr>
          <w:highlight w:val="white"/>
        </w:rPr>
        <w:t xml:space="preserve">          else if (value is StaticAddress) {</w:t>
      </w:r>
    </w:p>
    <w:p w14:paraId="0FD8138F" w14:textId="77777777" w:rsidR="002B63B5" w:rsidRPr="00DB788F" w:rsidRDefault="002B63B5" w:rsidP="00DB788F">
      <w:pPr>
        <w:pStyle w:val="Code"/>
        <w:rPr>
          <w:highlight w:val="white"/>
        </w:rPr>
      </w:pPr>
      <w:r w:rsidRPr="00DB788F">
        <w:rPr>
          <w:highlight w:val="white"/>
        </w:rPr>
        <w:t xml:space="preserve">            StaticAddress staticAddress = (StaticAddress) value;</w:t>
      </w:r>
    </w:p>
    <w:p w14:paraId="6F732100" w14:textId="77777777" w:rsidR="002B63B5" w:rsidRPr="00DB788F" w:rsidRDefault="002B63B5" w:rsidP="00DB788F">
      <w:pPr>
        <w:pStyle w:val="Code"/>
        <w:rPr>
          <w:highlight w:val="white"/>
        </w:rPr>
      </w:pPr>
      <w:r w:rsidRPr="00DB788F">
        <w:rPr>
          <w:highlight w:val="white"/>
        </w:rPr>
        <w:t xml:space="preserve">            int offset = staticAddress.Offset;</w:t>
      </w:r>
    </w:p>
    <w:p w14:paraId="2EC5E4DA"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78E94FBD" w14:textId="77777777" w:rsidR="002B63B5" w:rsidRPr="00DB788F" w:rsidRDefault="002B63B5" w:rsidP="00DB788F">
      <w:pPr>
        <w:pStyle w:val="Code"/>
        <w:rPr>
          <w:highlight w:val="white"/>
        </w:rPr>
      </w:pPr>
      <w:r w:rsidRPr="00DB788F">
        <w:rPr>
          <w:highlight w:val="white"/>
        </w:rPr>
        <w:t xml:space="preserve">                                      (BigInteger) offset);</w:t>
      </w:r>
    </w:p>
    <w:p w14:paraId="29A50FFB" w14:textId="77777777" w:rsidR="002B63B5" w:rsidRPr="00DB788F" w:rsidRDefault="002B63B5" w:rsidP="00DB788F">
      <w:pPr>
        <w:pStyle w:val="Code"/>
        <w:rPr>
          <w:highlight w:val="white"/>
        </w:rPr>
      </w:pPr>
      <w:r w:rsidRPr="00DB788F">
        <w:rPr>
          <w:highlight w:val="white"/>
        </w:rPr>
        <w:t xml:space="preserve">          }</w:t>
      </w:r>
    </w:p>
    <w:p w14:paraId="3C62CFA6" w14:textId="77777777" w:rsidR="002B63B5" w:rsidRPr="00DB788F" w:rsidRDefault="002B63B5" w:rsidP="00DB788F">
      <w:pPr>
        <w:pStyle w:val="Code"/>
        <w:rPr>
          <w:highlight w:val="white"/>
        </w:rPr>
      </w:pPr>
      <w:r w:rsidRPr="00DB788F">
        <w:rPr>
          <w:highlight w:val="white"/>
        </w:rPr>
        <w:t xml:space="preserve">          else {</w:t>
      </w:r>
    </w:p>
    <w:p w14:paraId="35C4E760"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DED2012" w14:textId="77777777" w:rsidR="002B63B5" w:rsidRPr="00DB788F" w:rsidRDefault="002B63B5" w:rsidP="00DB788F">
      <w:pPr>
        <w:pStyle w:val="Code"/>
        <w:rPr>
          <w:highlight w:val="white"/>
        </w:rPr>
      </w:pPr>
      <w:r w:rsidRPr="00DB788F">
        <w:rPr>
          <w:highlight w:val="white"/>
        </w:rPr>
        <w:t xml:space="preserve">                                      (BigInteger) value);</w:t>
      </w:r>
    </w:p>
    <w:p w14:paraId="6CF43657" w14:textId="77777777" w:rsidR="002B63B5" w:rsidRPr="00DB788F" w:rsidRDefault="002B63B5" w:rsidP="00DB788F">
      <w:pPr>
        <w:pStyle w:val="Code"/>
        <w:rPr>
          <w:highlight w:val="white"/>
        </w:rPr>
      </w:pPr>
      <w:r w:rsidRPr="00DB788F">
        <w:rPr>
          <w:highlight w:val="white"/>
        </w:rPr>
        <w:t xml:space="preserve">          }</w:t>
      </w:r>
    </w:p>
    <w:p w14:paraId="6FD5A5B5" w14:textId="77777777" w:rsidR="002B63B5" w:rsidRPr="00DB788F" w:rsidRDefault="002B63B5" w:rsidP="00DB788F">
      <w:pPr>
        <w:pStyle w:val="Code"/>
        <w:rPr>
          <w:highlight w:val="white"/>
        </w:rPr>
      </w:pPr>
    </w:p>
    <w:p w14:paraId="72430590" w14:textId="77777777" w:rsidR="002B63B5" w:rsidRPr="00DB788F" w:rsidRDefault="002B63B5" w:rsidP="00DB788F">
      <w:pPr>
        <w:pStyle w:val="Code"/>
        <w:rPr>
          <w:highlight w:val="white"/>
        </w:rPr>
      </w:pPr>
      <w:r w:rsidRPr="00DB788F">
        <w:rPr>
          <w:highlight w:val="white"/>
        </w:rPr>
        <w:t xml:space="preserve">          return byteList;</w:t>
      </w:r>
    </w:p>
    <w:p w14:paraId="10396C69" w14:textId="77777777" w:rsidR="002B63B5" w:rsidRPr="00DB788F" w:rsidRDefault="002B63B5" w:rsidP="00DB788F">
      <w:pPr>
        <w:pStyle w:val="Code"/>
        <w:rPr>
          <w:highlight w:val="white"/>
        </w:rPr>
      </w:pPr>
      <w:r w:rsidRPr="00DB788F">
        <w:rPr>
          <w:highlight w:val="white"/>
        </w:rPr>
        <w:t xml:space="preserve">        }</w:t>
      </w:r>
    </w:p>
    <w:p w14:paraId="0600BECE" w14:textId="77777777" w:rsidR="002B63B5" w:rsidRPr="00DB788F" w:rsidRDefault="002B63B5" w:rsidP="00DB788F">
      <w:pPr>
        <w:pStyle w:val="Code"/>
        <w:rPr>
          <w:highlight w:val="white"/>
        </w:rPr>
      </w:pPr>
      <w:r w:rsidRPr="00DB788F">
        <w:rPr>
          <w:highlight w:val="white"/>
        </w:rPr>
        <w:t xml:space="preserve">        else if (sort == Sort.Float) {</w:t>
      </w:r>
    </w:p>
    <w:p w14:paraId="65A4A353" w14:textId="77777777" w:rsidR="002B63B5" w:rsidRPr="00DB788F" w:rsidRDefault="002B63B5" w:rsidP="00DB788F">
      <w:pPr>
        <w:pStyle w:val="Code"/>
        <w:rPr>
          <w:highlight w:val="white"/>
        </w:rPr>
      </w:pPr>
      <w:r w:rsidRPr="00DB788F">
        <w:rPr>
          <w:highlight w:val="white"/>
        </w:rPr>
        <w:t xml:space="preserve">          float floatValue = (float) ((decimal) operand0);</w:t>
      </w:r>
    </w:p>
    <w:p w14:paraId="781A93B8" w14:textId="77777777" w:rsidR="002B63B5" w:rsidRPr="00DB788F" w:rsidRDefault="002B63B5" w:rsidP="00DB788F">
      <w:pPr>
        <w:pStyle w:val="Code"/>
        <w:rPr>
          <w:highlight w:val="white"/>
        </w:rPr>
      </w:pPr>
      <w:r w:rsidRPr="00DB788F">
        <w:rPr>
          <w:highlight w:val="white"/>
        </w:rPr>
        <w:t xml:space="preserve">          return (new List&lt;byte&gt;(BitConverter.GetBytes(floatValue)));</w:t>
      </w:r>
    </w:p>
    <w:p w14:paraId="2EA2019D" w14:textId="77777777" w:rsidR="002B63B5" w:rsidRPr="00DB788F" w:rsidRDefault="002B63B5" w:rsidP="00DB788F">
      <w:pPr>
        <w:pStyle w:val="Code"/>
        <w:rPr>
          <w:highlight w:val="white"/>
        </w:rPr>
      </w:pPr>
      <w:r w:rsidRPr="00DB788F">
        <w:rPr>
          <w:highlight w:val="white"/>
        </w:rPr>
        <w:t xml:space="preserve">        }</w:t>
      </w:r>
    </w:p>
    <w:p w14:paraId="1824C2F9" w14:textId="77777777" w:rsidR="002B63B5" w:rsidRPr="00DB788F" w:rsidRDefault="002B63B5" w:rsidP="00DB788F">
      <w:pPr>
        <w:pStyle w:val="Code"/>
        <w:rPr>
          <w:highlight w:val="white"/>
        </w:rPr>
      </w:pPr>
      <w:r w:rsidRPr="00DB788F">
        <w:rPr>
          <w:highlight w:val="white"/>
        </w:rPr>
        <w:t xml:space="preserve">        else if ((sort == Sort.Double) || (sort == Sort.Long_Double)) {</w:t>
      </w:r>
    </w:p>
    <w:p w14:paraId="55588340" w14:textId="77777777" w:rsidR="002B63B5" w:rsidRPr="00DB788F" w:rsidRDefault="002B63B5" w:rsidP="00DB788F">
      <w:pPr>
        <w:pStyle w:val="Code"/>
        <w:rPr>
          <w:highlight w:val="white"/>
        </w:rPr>
      </w:pPr>
      <w:r w:rsidRPr="00DB788F">
        <w:rPr>
          <w:highlight w:val="white"/>
        </w:rPr>
        <w:t xml:space="preserve">          double doubleValue = (double) ((decimal) value);</w:t>
      </w:r>
    </w:p>
    <w:p w14:paraId="3FB02250" w14:textId="77777777" w:rsidR="002B63B5" w:rsidRPr="00DB788F" w:rsidRDefault="002B63B5" w:rsidP="00DB788F">
      <w:pPr>
        <w:pStyle w:val="Code"/>
        <w:rPr>
          <w:highlight w:val="white"/>
        </w:rPr>
      </w:pPr>
      <w:r w:rsidRPr="00DB788F">
        <w:rPr>
          <w:highlight w:val="white"/>
        </w:rPr>
        <w:t xml:space="preserve">          return (new List&lt;byte&gt;(BitConverter.GetBytes(doubleValue)));</w:t>
      </w:r>
    </w:p>
    <w:p w14:paraId="63213EC3" w14:textId="77777777" w:rsidR="002B63B5" w:rsidRPr="00DB788F" w:rsidRDefault="002B63B5" w:rsidP="00DB788F">
      <w:pPr>
        <w:pStyle w:val="Code"/>
        <w:rPr>
          <w:highlight w:val="white"/>
        </w:rPr>
      </w:pPr>
      <w:r w:rsidRPr="00DB788F">
        <w:rPr>
          <w:highlight w:val="white"/>
        </w:rPr>
        <w:t xml:space="preserve">        }</w:t>
      </w:r>
    </w:p>
    <w:p w14:paraId="0D71A7AB" w14:textId="77777777" w:rsidR="002B63B5" w:rsidRPr="00DB788F" w:rsidRDefault="002B63B5" w:rsidP="00DB788F">
      <w:pPr>
        <w:pStyle w:val="Code"/>
        <w:rPr>
          <w:highlight w:val="white"/>
        </w:rPr>
      </w:pPr>
      <w:r w:rsidRPr="00DB788F">
        <w:rPr>
          <w:highlight w:val="white"/>
        </w:rPr>
        <w:t xml:space="preserve">        else if (sort == Sort.String) {</w:t>
      </w:r>
    </w:p>
    <w:p w14:paraId="5C3A0304" w14:textId="77777777" w:rsidR="002B63B5" w:rsidRPr="00DB788F" w:rsidRDefault="002B63B5" w:rsidP="00DB788F">
      <w:pPr>
        <w:pStyle w:val="Code"/>
        <w:rPr>
          <w:highlight w:val="white"/>
        </w:rPr>
      </w:pPr>
      <w:r w:rsidRPr="00DB788F">
        <w:rPr>
          <w:highlight w:val="white"/>
        </w:rPr>
        <w:t xml:space="preserve">          string text = (string) value;</w:t>
      </w:r>
    </w:p>
    <w:p w14:paraId="38929DA0" w14:textId="77777777" w:rsidR="002B63B5" w:rsidRPr="00DB788F" w:rsidRDefault="002B63B5" w:rsidP="00DB788F">
      <w:pPr>
        <w:pStyle w:val="Code"/>
        <w:rPr>
          <w:highlight w:val="white"/>
        </w:rPr>
      </w:pPr>
      <w:r w:rsidRPr="00DB788F">
        <w:rPr>
          <w:highlight w:val="white"/>
        </w:rPr>
        <w:t xml:space="preserve">          List&lt;byte&gt; byteList = new List&lt;byte&gt;();</w:t>
      </w:r>
    </w:p>
    <w:p w14:paraId="6BB5CF8D" w14:textId="77777777" w:rsidR="002B63B5" w:rsidRPr="00DB788F" w:rsidRDefault="002B63B5" w:rsidP="00DB788F">
      <w:pPr>
        <w:pStyle w:val="Code"/>
        <w:rPr>
          <w:highlight w:val="white"/>
        </w:rPr>
      </w:pPr>
    </w:p>
    <w:p w14:paraId="38E8388D" w14:textId="77777777" w:rsidR="002B63B5" w:rsidRPr="00DB788F" w:rsidRDefault="002B63B5" w:rsidP="00DB788F">
      <w:pPr>
        <w:pStyle w:val="Code"/>
        <w:rPr>
          <w:highlight w:val="white"/>
        </w:rPr>
      </w:pPr>
      <w:r w:rsidRPr="00DB788F">
        <w:rPr>
          <w:highlight w:val="white"/>
        </w:rPr>
        <w:t xml:space="preserve">          foreach (char c in text) {</w:t>
      </w:r>
    </w:p>
    <w:p w14:paraId="3FCE5B74" w14:textId="77777777" w:rsidR="002B63B5" w:rsidRPr="00DB788F" w:rsidRDefault="002B63B5" w:rsidP="00DB788F">
      <w:pPr>
        <w:pStyle w:val="Code"/>
        <w:rPr>
          <w:highlight w:val="white"/>
        </w:rPr>
      </w:pPr>
      <w:r w:rsidRPr="00DB788F">
        <w:rPr>
          <w:highlight w:val="white"/>
        </w:rPr>
        <w:t xml:space="preserve">            byteList.Add((byte) c);</w:t>
      </w:r>
    </w:p>
    <w:p w14:paraId="6A974FFF" w14:textId="77777777" w:rsidR="002B63B5" w:rsidRPr="00DB788F" w:rsidRDefault="002B63B5" w:rsidP="00DB788F">
      <w:pPr>
        <w:pStyle w:val="Code"/>
        <w:rPr>
          <w:highlight w:val="white"/>
        </w:rPr>
      </w:pPr>
      <w:r w:rsidRPr="00DB788F">
        <w:rPr>
          <w:highlight w:val="white"/>
        </w:rPr>
        <w:t xml:space="preserve">          }</w:t>
      </w:r>
    </w:p>
    <w:p w14:paraId="49E4E831" w14:textId="77777777" w:rsidR="002B63B5" w:rsidRPr="00DB788F" w:rsidRDefault="002B63B5" w:rsidP="00DB788F">
      <w:pPr>
        <w:pStyle w:val="Code"/>
        <w:rPr>
          <w:highlight w:val="white"/>
        </w:rPr>
      </w:pPr>
    </w:p>
    <w:p w14:paraId="6DAC719F" w14:textId="77777777" w:rsidR="002B63B5" w:rsidRPr="00DB788F" w:rsidRDefault="002B63B5" w:rsidP="00DB788F">
      <w:pPr>
        <w:pStyle w:val="Code"/>
        <w:rPr>
          <w:highlight w:val="white"/>
        </w:rPr>
      </w:pPr>
      <w:r w:rsidRPr="00DB788F">
        <w:rPr>
          <w:highlight w:val="white"/>
        </w:rPr>
        <w:t xml:space="preserve">          byteList.Add((byte) 0);</w:t>
      </w:r>
    </w:p>
    <w:p w14:paraId="0B8FC817" w14:textId="77777777" w:rsidR="002B63B5" w:rsidRPr="00DB788F" w:rsidRDefault="002B63B5" w:rsidP="00DB788F">
      <w:pPr>
        <w:pStyle w:val="Code"/>
        <w:rPr>
          <w:highlight w:val="white"/>
        </w:rPr>
      </w:pPr>
      <w:r w:rsidRPr="00DB788F">
        <w:rPr>
          <w:highlight w:val="white"/>
        </w:rPr>
        <w:t xml:space="preserve">          return byteList;</w:t>
      </w:r>
    </w:p>
    <w:p w14:paraId="25FBE06A" w14:textId="77777777" w:rsidR="002B63B5" w:rsidRPr="00DB788F" w:rsidRDefault="002B63B5" w:rsidP="00DB788F">
      <w:pPr>
        <w:pStyle w:val="Code"/>
        <w:rPr>
          <w:highlight w:val="white"/>
        </w:rPr>
      </w:pPr>
      <w:r w:rsidRPr="00DB788F">
        <w:rPr>
          <w:highlight w:val="white"/>
        </w:rPr>
        <w:t xml:space="preserve">        }</w:t>
      </w:r>
    </w:p>
    <w:p w14:paraId="4ADD15FA" w14:textId="77777777" w:rsidR="002B63B5" w:rsidRPr="00DB788F" w:rsidRDefault="002B63B5" w:rsidP="00DB788F">
      <w:pPr>
        <w:pStyle w:val="Code"/>
        <w:rPr>
          <w:highlight w:val="white"/>
        </w:rPr>
      </w:pPr>
      <w:r w:rsidRPr="00DB788F">
        <w:rPr>
          <w:highlight w:val="white"/>
        </w:rPr>
        <w:t xml:space="preserve">        else {</w:t>
      </w:r>
    </w:p>
    <w:p w14:paraId="1EA0FF00" w14:textId="77777777" w:rsidR="002B63B5" w:rsidRPr="00DB788F" w:rsidRDefault="002B63B5" w:rsidP="00DB788F">
      <w:pPr>
        <w:pStyle w:val="Code"/>
        <w:rPr>
          <w:highlight w:val="white"/>
        </w:rPr>
      </w:pPr>
      <w:r w:rsidRPr="00DB788F">
        <w:rPr>
          <w:highlight w:val="white"/>
        </w:rPr>
        <w:lastRenderedPageBreak/>
        <w:t xml:space="preserve">          int size = TypeSize.Size(sort);</w:t>
      </w:r>
    </w:p>
    <w:p w14:paraId="21635B0C" w14:textId="77777777" w:rsidR="002B63B5" w:rsidRPr="00DB788F" w:rsidRDefault="002B63B5" w:rsidP="00DB788F">
      <w:pPr>
        <w:pStyle w:val="Code"/>
        <w:rPr>
          <w:highlight w:val="white"/>
        </w:rPr>
      </w:pPr>
      <w:r w:rsidRPr="00DB788F">
        <w:rPr>
          <w:highlight w:val="white"/>
        </w:rPr>
        <w:t xml:space="preserve">          List&lt;byte&gt; byteList = new List&lt;byte&gt;(new byte[size]);</w:t>
      </w:r>
    </w:p>
    <w:p w14:paraId="7BA8B01A" w14:textId="77777777" w:rsidR="002B63B5" w:rsidRPr="00DB788F" w:rsidRDefault="002B63B5" w:rsidP="00DB788F">
      <w:pPr>
        <w:pStyle w:val="Code"/>
        <w:rPr>
          <w:highlight w:val="white"/>
        </w:rPr>
      </w:pPr>
      <w:r w:rsidRPr="00DB788F">
        <w:rPr>
          <w:highlight w:val="white"/>
        </w:rPr>
        <w:t xml:space="preserve">          AssemblyCode.LoadByteList(byteList, 0, size, (BigInteger) value);</w:t>
      </w:r>
    </w:p>
    <w:p w14:paraId="1178BFFF" w14:textId="77777777" w:rsidR="002B63B5" w:rsidRPr="00DB788F" w:rsidRDefault="002B63B5" w:rsidP="00DB788F">
      <w:pPr>
        <w:pStyle w:val="Code"/>
        <w:rPr>
          <w:highlight w:val="white"/>
        </w:rPr>
      </w:pPr>
      <w:r w:rsidRPr="00DB788F">
        <w:rPr>
          <w:highlight w:val="white"/>
        </w:rPr>
        <w:t xml:space="preserve">          return byteList;</w:t>
      </w:r>
    </w:p>
    <w:p w14:paraId="606A5880" w14:textId="77777777" w:rsidR="002B63B5" w:rsidRPr="00DB788F" w:rsidRDefault="002B63B5" w:rsidP="00DB788F">
      <w:pPr>
        <w:pStyle w:val="Code"/>
        <w:rPr>
          <w:highlight w:val="white"/>
        </w:rPr>
      </w:pPr>
      <w:r w:rsidRPr="00DB788F">
        <w:rPr>
          <w:highlight w:val="white"/>
        </w:rPr>
        <w:t xml:space="preserve">        }</w:t>
      </w:r>
    </w:p>
    <w:p w14:paraId="6AD20F8C" w14:textId="77777777" w:rsidR="002B63B5" w:rsidRPr="00DB788F" w:rsidRDefault="002B63B5" w:rsidP="00DB788F">
      <w:pPr>
        <w:pStyle w:val="Code"/>
        <w:rPr>
          <w:highlight w:val="white"/>
        </w:rPr>
      </w:pPr>
      <w:r w:rsidRPr="00DB788F">
        <w:rPr>
          <w:highlight w:val="white"/>
        </w:rPr>
        <w:t xml:space="preserve">      }</w:t>
      </w:r>
    </w:p>
    <w:p w14:paraId="17AB6107" w14:textId="77777777" w:rsidR="002B63B5" w:rsidRPr="00DB788F" w:rsidRDefault="002B63B5" w:rsidP="00DB788F">
      <w:pPr>
        <w:pStyle w:val="Code"/>
        <w:rPr>
          <w:highlight w:val="white"/>
        </w:rPr>
      </w:pPr>
      <w:r w:rsidRPr="00DB788F">
        <w:rPr>
          <w:highlight w:val="white"/>
        </w:rPr>
        <w:t xml:space="preserve">      else if (IsJumpRegister() || IsCallRegister()) {</w:t>
      </w:r>
    </w:p>
    <w:p w14:paraId="24B60410" w14:textId="77777777" w:rsidR="002B63B5" w:rsidRPr="00DB788F" w:rsidRDefault="002B63B5" w:rsidP="00DB788F">
      <w:pPr>
        <w:pStyle w:val="Code"/>
        <w:rPr>
          <w:highlight w:val="white"/>
        </w:rPr>
      </w:pPr>
      <w:r w:rsidRPr="00DB788F">
        <w:rPr>
          <w:highlight w:val="white"/>
        </w:rPr>
        <w:t xml:space="preserve">        Register register = (Register) operand0;</w:t>
      </w:r>
    </w:p>
    <w:p w14:paraId="75C6AE54" w14:textId="77777777" w:rsidR="002B63B5" w:rsidRPr="00DB788F" w:rsidRDefault="002B63B5" w:rsidP="00DB788F">
      <w:pPr>
        <w:pStyle w:val="Code"/>
        <w:rPr>
          <w:highlight w:val="white"/>
        </w:rPr>
      </w:pPr>
      <w:r w:rsidRPr="00DB788F">
        <w:rPr>
          <w:highlight w:val="white"/>
        </w:rPr>
        <w:t xml:space="preserve">        return LookupByteArray(AssemblyOperator.jmp, register);</w:t>
      </w:r>
    </w:p>
    <w:p w14:paraId="621AC885" w14:textId="77777777" w:rsidR="002B63B5" w:rsidRPr="00DB788F" w:rsidRDefault="002B63B5" w:rsidP="00DB788F">
      <w:pPr>
        <w:pStyle w:val="Code"/>
        <w:rPr>
          <w:highlight w:val="white"/>
        </w:rPr>
      </w:pPr>
      <w:r w:rsidRPr="00DB788F">
        <w:rPr>
          <w:highlight w:val="white"/>
        </w:rPr>
        <w:t xml:space="preserve">      }</w:t>
      </w:r>
    </w:p>
    <w:p w14:paraId="388B87D5" w14:textId="77777777" w:rsidR="002B63B5" w:rsidRPr="00DB788F" w:rsidRDefault="002B63B5" w:rsidP="00DB788F">
      <w:pPr>
        <w:pStyle w:val="Code"/>
        <w:rPr>
          <w:highlight w:val="white"/>
        </w:rPr>
      </w:pPr>
      <w:r w:rsidRPr="00DB788F">
        <w:rPr>
          <w:highlight w:val="white"/>
        </w:rPr>
        <w:t xml:space="preserve">      else if (IsCallNotRegister()) {</w:t>
      </w:r>
    </w:p>
    <w:p w14:paraId="5BE6D756" w14:textId="77777777" w:rsidR="002B63B5" w:rsidRPr="00DB788F" w:rsidRDefault="002B63B5" w:rsidP="00DB788F">
      <w:pPr>
        <w:pStyle w:val="Code"/>
        <w:rPr>
          <w:highlight w:val="white"/>
        </w:rPr>
      </w:pPr>
      <w:r w:rsidRPr="00DB788F">
        <w:rPr>
          <w:highlight w:val="white"/>
        </w:rPr>
        <w:t xml:space="preserve">        List&lt;byte&gt; byteList =</w:t>
      </w:r>
    </w:p>
    <w:p w14:paraId="41DFD9BB" w14:textId="77777777" w:rsidR="002B63B5" w:rsidRPr="00DB788F" w:rsidRDefault="002B63B5" w:rsidP="00DB788F">
      <w:pPr>
        <w:pStyle w:val="Code"/>
        <w:rPr>
          <w:highlight w:val="white"/>
        </w:rPr>
      </w:pPr>
      <w:r w:rsidRPr="00DB788F">
        <w:rPr>
          <w:highlight w:val="white"/>
        </w:rPr>
        <w:t xml:space="preserve">          LookupByteArray(AssemblyOperator.jmp, TypeSize.PointerSize);</w:t>
      </w:r>
    </w:p>
    <w:p w14:paraId="43B0AC75"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6BD4CFF4" w14:textId="77777777" w:rsidR="002B63B5" w:rsidRPr="00DB788F" w:rsidRDefault="002B63B5" w:rsidP="00DB788F">
      <w:pPr>
        <w:pStyle w:val="Code"/>
        <w:rPr>
          <w:highlight w:val="white"/>
        </w:rPr>
      </w:pPr>
      <w:r w:rsidRPr="00DB788F">
        <w:rPr>
          <w:highlight w:val="white"/>
        </w:rPr>
        <w:t xml:space="preserve">                     TypeSize.PointerSize, 0);</w:t>
      </w:r>
    </w:p>
    <w:p w14:paraId="5E3AC078" w14:textId="77777777" w:rsidR="002B63B5" w:rsidRPr="00DB788F" w:rsidRDefault="002B63B5" w:rsidP="00DB788F">
      <w:pPr>
        <w:pStyle w:val="Code"/>
        <w:rPr>
          <w:highlight w:val="white"/>
        </w:rPr>
      </w:pPr>
      <w:r w:rsidRPr="00DB788F">
        <w:rPr>
          <w:highlight w:val="white"/>
        </w:rPr>
        <w:t xml:space="preserve">        return byteList;</w:t>
      </w:r>
    </w:p>
    <w:p w14:paraId="0EF6AD1D" w14:textId="77777777" w:rsidR="002B63B5" w:rsidRPr="00DB788F" w:rsidRDefault="002B63B5" w:rsidP="00DB788F">
      <w:pPr>
        <w:pStyle w:val="Code"/>
        <w:rPr>
          <w:highlight w:val="white"/>
        </w:rPr>
      </w:pPr>
      <w:r w:rsidRPr="00DB788F">
        <w:rPr>
          <w:highlight w:val="white"/>
        </w:rPr>
        <w:t xml:space="preserve">      }</w:t>
      </w:r>
    </w:p>
    <w:p w14:paraId="285BEC21" w14:textId="77777777" w:rsidR="002B63B5" w:rsidRPr="00DB788F" w:rsidRDefault="002B63B5" w:rsidP="00DB788F">
      <w:pPr>
        <w:pStyle w:val="Code"/>
        <w:rPr>
          <w:highlight w:val="white"/>
        </w:rPr>
      </w:pPr>
      <w:r w:rsidRPr="00DB788F">
        <w:rPr>
          <w:highlight w:val="white"/>
        </w:rPr>
        <w:t xml:space="preserve">      else if (Operator == AssemblyOperator.address_return) {</w:t>
      </w:r>
    </w:p>
    <w:p w14:paraId="697E8979" w14:textId="77777777" w:rsidR="002B63B5" w:rsidRPr="00DB788F" w:rsidRDefault="002B63B5" w:rsidP="00DB788F">
      <w:pPr>
        <w:pStyle w:val="Code"/>
        <w:rPr>
          <w:highlight w:val="white"/>
        </w:rPr>
      </w:pPr>
      <w:r w:rsidRPr="00DB788F">
        <w:rPr>
          <w:highlight w:val="white"/>
        </w:rPr>
        <w:t xml:space="preserve">        Register register = (Register) operand0;</w:t>
      </w:r>
    </w:p>
    <w:p w14:paraId="366CDED8" w14:textId="77777777" w:rsidR="002B63B5" w:rsidRPr="00DB788F" w:rsidRDefault="002B63B5" w:rsidP="00DB788F">
      <w:pPr>
        <w:pStyle w:val="Code"/>
        <w:rPr>
          <w:highlight w:val="white"/>
        </w:rPr>
      </w:pPr>
      <w:r w:rsidRPr="00DB788F">
        <w:rPr>
          <w:highlight w:val="white"/>
        </w:rPr>
        <w:t xml:space="preserve">        int offset = (int) operand1;</w:t>
      </w:r>
    </w:p>
    <w:p w14:paraId="09ADCFED" w14:textId="77777777" w:rsidR="002B63B5" w:rsidRPr="00DB788F" w:rsidRDefault="002B63B5" w:rsidP="00DB788F">
      <w:pPr>
        <w:pStyle w:val="Code"/>
        <w:rPr>
          <w:highlight w:val="white"/>
        </w:rPr>
      </w:pPr>
      <w:r w:rsidRPr="00DB788F">
        <w:rPr>
          <w:highlight w:val="white"/>
        </w:rPr>
        <w:t xml:space="preserve">        int size = SizeOfValue(offset);</w:t>
      </w:r>
    </w:p>
    <w:p w14:paraId="6C0E6733" w14:textId="77777777" w:rsidR="002B63B5" w:rsidRPr="00DB788F" w:rsidRDefault="002B63B5" w:rsidP="00DB788F">
      <w:pPr>
        <w:pStyle w:val="Code"/>
        <w:rPr>
          <w:highlight w:val="white"/>
        </w:rPr>
      </w:pPr>
      <w:r w:rsidRPr="00DB788F">
        <w:rPr>
          <w:highlight w:val="white"/>
        </w:rPr>
        <w:t xml:space="preserve">        int address = (int)((BigInteger)operand2);</w:t>
      </w:r>
    </w:p>
    <w:p w14:paraId="7F9A00E4" w14:textId="77777777" w:rsidR="002B63B5" w:rsidRPr="00DB788F" w:rsidRDefault="002B63B5" w:rsidP="00DB788F">
      <w:pPr>
        <w:pStyle w:val="Code"/>
        <w:rPr>
          <w:highlight w:val="white"/>
        </w:rPr>
      </w:pPr>
      <w:r w:rsidRPr="00DB788F">
        <w:rPr>
          <w:highlight w:val="white"/>
        </w:rPr>
        <w:t xml:space="preserve">        List&lt;byte&gt; byteList =</w:t>
      </w:r>
    </w:p>
    <w:p w14:paraId="52212449" w14:textId="77777777" w:rsidR="002B63B5" w:rsidRPr="00DB788F" w:rsidRDefault="002B63B5" w:rsidP="00DB788F">
      <w:pPr>
        <w:pStyle w:val="Code"/>
        <w:rPr>
          <w:highlight w:val="white"/>
        </w:rPr>
      </w:pPr>
      <w:r w:rsidRPr="00DB788F">
        <w:rPr>
          <w:highlight w:val="white"/>
        </w:rPr>
        <w:t xml:space="preserve">          LookupByteArray(AssemblyOperator.mov_word, register,</w:t>
      </w:r>
    </w:p>
    <w:p w14:paraId="5C79EF4A" w14:textId="77777777" w:rsidR="002B63B5" w:rsidRPr="00DB788F" w:rsidRDefault="002B63B5" w:rsidP="00DB788F">
      <w:pPr>
        <w:pStyle w:val="Code"/>
        <w:rPr>
          <w:highlight w:val="white"/>
        </w:rPr>
      </w:pPr>
      <w:r w:rsidRPr="00DB788F">
        <w:rPr>
          <w:highlight w:val="white"/>
        </w:rPr>
        <w:t xml:space="preserve">                          size, TypeSize.PointerSize);</w:t>
      </w:r>
    </w:p>
    <w:p w14:paraId="4CDDE3DE" w14:textId="77777777" w:rsidR="002B63B5" w:rsidRPr="00DB788F" w:rsidRDefault="002B63B5" w:rsidP="00DB788F">
      <w:pPr>
        <w:pStyle w:val="Code"/>
        <w:rPr>
          <w:highlight w:val="white"/>
        </w:rPr>
      </w:pPr>
      <w:r w:rsidRPr="00DB788F">
        <w:rPr>
          <w:highlight w:val="white"/>
        </w:rPr>
        <w:t xml:space="preserve">        LoadByteList(byteList, byteList.Count - (size + TypeSize.PointerSize),</w:t>
      </w:r>
    </w:p>
    <w:p w14:paraId="777B8A65" w14:textId="77777777" w:rsidR="002B63B5" w:rsidRPr="00DB788F" w:rsidRDefault="002B63B5" w:rsidP="00DB788F">
      <w:pPr>
        <w:pStyle w:val="Code"/>
        <w:rPr>
          <w:highlight w:val="white"/>
        </w:rPr>
      </w:pPr>
      <w:r w:rsidRPr="00DB788F">
        <w:rPr>
          <w:highlight w:val="white"/>
        </w:rPr>
        <w:t xml:space="preserve">                     size, offset);</w:t>
      </w:r>
    </w:p>
    <w:p w14:paraId="59794139"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1BC7FD5A" w14:textId="77777777" w:rsidR="002B63B5" w:rsidRPr="00DB788F" w:rsidRDefault="002B63B5" w:rsidP="00DB788F">
      <w:pPr>
        <w:pStyle w:val="Code"/>
        <w:rPr>
          <w:highlight w:val="white"/>
        </w:rPr>
      </w:pPr>
      <w:r w:rsidRPr="00DB788F">
        <w:rPr>
          <w:highlight w:val="white"/>
        </w:rPr>
        <w:t xml:space="preserve">                     TypeSize.PointerSize, address);</w:t>
      </w:r>
    </w:p>
    <w:p w14:paraId="624F30C6" w14:textId="77777777" w:rsidR="002B63B5" w:rsidRPr="00DB788F" w:rsidRDefault="002B63B5" w:rsidP="00DB788F">
      <w:pPr>
        <w:pStyle w:val="Code"/>
        <w:rPr>
          <w:highlight w:val="white"/>
        </w:rPr>
      </w:pPr>
      <w:r w:rsidRPr="00DB788F">
        <w:rPr>
          <w:highlight w:val="white"/>
        </w:rPr>
        <w:t xml:space="preserve">        return byteList;</w:t>
      </w:r>
    </w:p>
    <w:p w14:paraId="130EF5EC" w14:textId="77777777" w:rsidR="002B63B5" w:rsidRPr="00DB788F" w:rsidRDefault="002B63B5" w:rsidP="00DB788F">
      <w:pPr>
        <w:pStyle w:val="Code"/>
        <w:rPr>
          <w:highlight w:val="white"/>
        </w:rPr>
      </w:pPr>
      <w:r w:rsidRPr="00DB788F">
        <w:rPr>
          <w:highlight w:val="white"/>
        </w:rPr>
        <w:t xml:space="preserve">      }</w:t>
      </w:r>
    </w:p>
    <w:p w14:paraId="3FFD17FB"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6B8DC954" w14:textId="77777777" w:rsidR="002B63B5" w:rsidRPr="00DB788F" w:rsidRDefault="002B63B5" w:rsidP="00DB788F">
      <w:pPr>
        <w:pStyle w:val="Code"/>
        <w:rPr>
          <w:highlight w:val="white"/>
        </w:rPr>
      </w:pPr>
      <w:r w:rsidRPr="00DB788F">
        <w:rPr>
          <w:highlight w:val="white"/>
        </w:rPr>
        <w:t xml:space="preserve">        int address = (int) operand0;</w:t>
      </w:r>
    </w:p>
    <w:p w14:paraId="397190DB" w14:textId="77777777" w:rsidR="002B63B5" w:rsidRPr="00DB788F" w:rsidRDefault="002B63B5" w:rsidP="00DB788F">
      <w:pPr>
        <w:pStyle w:val="Code"/>
        <w:rPr>
          <w:highlight w:val="white"/>
        </w:rPr>
      </w:pPr>
      <w:r w:rsidRPr="00DB788F">
        <w:rPr>
          <w:highlight w:val="white"/>
        </w:rPr>
        <w:t xml:space="preserve">        int size = ((address &gt;= -128) &amp;&amp; (address &lt;= 127)) ? 1 : 2;</w:t>
      </w:r>
    </w:p>
    <w:p w14:paraId="54CEE66B"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206A6DF1" w14:textId="77777777" w:rsidR="002B63B5" w:rsidRPr="002B63B5" w:rsidRDefault="002B63B5" w:rsidP="002B63B5">
      <w:pPr>
        <w:pStyle w:val="Code"/>
        <w:rPr>
          <w:highlight w:val="white"/>
        </w:rPr>
      </w:pPr>
      <w:r w:rsidRPr="002B63B5">
        <w:rPr>
          <w:highlight w:val="white"/>
        </w:rPr>
        <w:t xml:space="preserve">        LoadByteList(byteList, byteList.Count - size, size, address);</w:t>
      </w:r>
    </w:p>
    <w:p w14:paraId="2E086C93" w14:textId="77777777" w:rsidR="002B63B5" w:rsidRPr="002B63B5" w:rsidRDefault="002B63B5" w:rsidP="002B63B5">
      <w:pPr>
        <w:pStyle w:val="Code"/>
        <w:rPr>
          <w:highlight w:val="white"/>
        </w:rPr>
      </w:pPr>
      <w:r w:rsidRPr="002B63B5">
        <w:rPr>
          <w:highlight w:val="white"/>
        </w:rPr>
        <w:t xml:space="preserve">        return byteList;</w:t>
      </w:r>
    </w:p>
    <w:p w14:paraId="0F953ADD" w14:textId="7891C1D3" w:rsidR="00E2061C" w:rsidRDefault="002B63B5" w:rsidP="002B63B5">
      <w:pPr>
        <w:pStyle w:val="Code"/>
        <w:rPr>
          <w:highlight w:val="white"/>
        </w:rPr>
      </w:pPr>
      <w:r w:rsidRPr="002B63B5">
        <w:rPr>
          <w:highlight w:val="white"/>
        </w:rPr>
        <w:t xml:space="preserve">      }</w:t>
      </w:r>
    </w:p>
    <w:p w14:paraId="5CE1A808" w14:textId="77777777" w:rsidR="00E2061C" w:rsidRPr="00E42FEE" w:rsidRDefault="00E2061C" w:rsidP="00E2061C">
      <w:pPr>
        <w:rPr>
          <w:b/>
          <w:bCs/>
          <w:highlight w:val="white"/>
        </w:rPr>
      </w:pPr>
    </w:p>
    <w:tbl>
      <w:tblPr>
        <w:tblStyle w:val="Tabellrutnt"/>
        <w:tblW w:w="0" w:type="auto"/>
        <w:tblLook w:val="04A0" w:firstRow="1" w:lastRow="0" w:firstColumn="1" w:lastColumn="0" w:noHBand="0" w:noVBand="1"/>
      </w:tblPr>
      <w:tblGrid>
        <w:gridCol w:w="1271"/>
        <w:gridCol w:w="5812"/>
        <w:gridCol w:w="2267"/>
      </w:tblGrid>
      <w:tr w:rsidR="00E2061C" w:rsidRPr="00E42FEE" w14:paraId="59BEA1D6" w14:textId="77777777" w:rsidTr="00DA2EEA">
        <w:tc>
          <w:tcPr>
            <w:tcW w:w="1271" w:type="dxa"/>
          </w:tcPr>
          <w:p w14:paraId="57F81D10" w14:textId="77777777" w:rsidR="00E2061C" w:rsidRPr="00BF5180" w:rsidRDefault="00E2061C" w:rsidP="00DA2EEA">
            <w:pPr>
              <w:spacing w:before="0" w:after="40"/>
              <w:rPr>
                <w:b/>
                <w:bCs/>
                <w:highlight w:val="white"/>
              </w:rPr>
            </w:pPr>
            <w:r w:rsidRPr="00BF5180">
              <w:rPr>
                <w:b/>
                <w:bCs/>
                <w:highlight w:val="white"/>
              </w:rPr>
              <w:t>Category</w:t>
            </w:r>
          </w:p>
        </w:tc>
        <w:tc>
          <w:tcPr>
            <w:tcW w:w="5812" w:type="dxa"/>
          </w:tcPr>
          <w:p w14:paraId="647FC6B4" w14:textId="77777777" w:rsidR="00E2061C" w:rsidRPr="00BF5180" w:rsidRDefault="00E2061C" w:rsidP="00DA2EEA">
            <w:pPr>
              <w:spacing w:before="0" w:after="40"/>
              <w:rPr>
                <w:b/>
                <w:bCs/>
                <w:highlight w:val="white"/>
              </w:rPr>
            </w:pPr>
            <w:r w:rsidRPr="00BF5180">
              <w:rPr>
                <w:b/>
                <w:bCs/>
                <w:highlight w:val="white"/>
              </w:rPr>
              <w:t>Description</w:t>
            </w:r>
          </w:p>
        </w:tc>
        <w:tc>
          <w:tcPr>
            <w:tcW w:w="2267" w:type="dxa"/>
          </w:tcPr>
          <w:p w14:paraId="14F6C3B5" w14:textId="77777777" w:rsidR="00E2061C" w:rsidRPr="00BF5180" w:rsidRDefault="00E2061C" w:rsidP="00DA2EEA">
            <w:pPr>
              <w:spacing w:before="0" w:after="40"/>
              <w:rPr>
                <w:b/>
                <w:bCs/>
                <w:highlight w:val="white"/>
              </w:rPr>
            </w:pPr>
            <w:r w:rsidRPr="00BF5180">
              <w:rPr>
                <w:b/>
                <w:bCs/>
                <w:highlight w:val="white"/>
              </w:rPr>
              <w:t>Examples</w:t>
            </w:r>
          </w:p>
        </w:tc>
      </w:tr>
      <w:tr w:rsidR="00E2061C" w14:paraId="663880DE" w14:textId="77777777" w:rsidTr="00DA2EEA">
        <w:tc>
          <w:tcPr>
            <w:tcW w:w="1271" w:type="dxa"/>
          </w:tcPr>
          <w:p w14:paraId="01537998" w14:textId="77777777" w:rsidR="00E2061C" w:rsidRDefault="00E2061C" w:rsidP="00DA2EEA">
            <w:pPr>
              <w:spacing w:before="0" w:after="40"/>
              <w:rPr>
                <w:highlight w:val="white"/>
              </w:rPr>
            </w:pPr>
            <w:r>
              <w:rPr>
                <w:highlight w:val="white"/>
              </w:rPr>
              <w:t>1</w:t>
            </w:r>
          </w:p>
        </w:tc>
        <w:tc>
          <w:tcPr>
            <w:tcW w:w="5812" w:type="dxa"/>
          </w:tcPr>
          <w:p w14:paraId="21FCD814" w14:textId="05A13A81" w:rsidR="00E2061C" w:rsidRPr="00E5786A" w:rsidRDefault="00E2061C" w:rsidP="00DA2EEA">
            <w:pPr>
              <w:spacing w:before="0" w:after="40"/>
            </w:pPr>
            <w:proofErr w:type="spellStart"/>
            <w:r>
              <w:t>b</w:t>
            </w:r>
            <w:r w:rsidRPr="005D7FBB">
              <w:t>inary_operator</w:t>
            </w:r>
            <w:proofErr w:type="spellEnd"/>
            <w:r w:rsidRPr="005D7FBB">
              <w:t xml:space="preserve"> register, </w:t>
            </w:r>
            <w:r>
              <w:t>register</w:t>
            </w:r>
          </w:p>
        </w:tc>
        <w:tc>
          <w:tcPr>
            <w:tcW w:w="2267" w:type="dxa"/>
          </w:tcPr>
          <w:p w14:paraId="42A8F129" w14:textId="143B3EA2" w:rsidR="00E2061C" w:rsidRDefault="00E2061C" w:rsidP="00DA2EEA">
            <w:pPr>
              <w:spacing w:before="0" w:after="40"/>
              <w:rPr>
                <w:highlight w:val="white"/>
              </w:rPr>
            </w:pPr>
            <w:r>
              <w:rPr>
                <w:highlight w:val="white"/>
              </w:rPr>
              <w:t>mov ax, bx</w:t>
            </w:r>
          </w:p>
        </w:tc>
      </w:tr>
      <w:tr w:rsidR="00AA1CB0" w14:paraId="1CE97FD0" w14:textId="77777777" w:rsidTr="00DA2EEA">
        <w:tc>
          <w:tcPr>
            <w:tcW w:w="1271" w:type="dxa"/>
          </w:tcPr>
          <w:p w14:paraId="681DABE8" w14:textId="607807DB" w:rsidR="00AA1CB0" w:rsidRDefault="00AA1CB0" w:rsidP="00DA2EEA">
            <w:pPr>
              <w:spacing w:before="0" w:after="40"/>
              <w:rPr>
                <w:highlight w:val="white"/>
              </w:rPr>
            </w:pPr>
            <w:r>
              <w:rPr>
                <w:highlight w:val="white"/>
              </w:rPr>
              <w:t>2</w:t>
            </w:r>
          </w:p>
        </w:tc>
        <w:tc>
          <w:tcPr>
            <w:tcW w:w="5812" w:type="dxa"/>
          </w:tcPr>
          <w:p w14:paraId="5558C390" w14:textId="7528C5C5" w:rsidR="00AA1CB0" w:rsidRDefault="00AA1CB0" w:rsidP="00DA2EEA">
            <w:pPr>
              <w:spacing w:before="0" w:after="40"/>
            </w:pPr>
            <w:proofErr w:type="spellStart"/>
            <w:r>
              <w:t>b</w:t>
            </w:r>
            <w:r w:rsidRPr="005D7FBB">
              <w:t>inary_operator</w:t>
            </w:r>
            <w:proofErr w:type="spellEnd"/>
            <w:r w:rsidRPr="005D7FBB">
              <w:t xml:space="preserve"> register, </w:t>
            </w:r>
            <w:proofErr w:type="spellStart"/>
            <w:r>
              <w:t>static_name</w:t>
            </w:r>
            <w:proofErr w:type="spellEnd"/>
          </w:p>
        </w:tc>
        <w:tc>
          <w:tcPr>
            <w:tcW w:w="2267" w:type="dxa"/>
          </w:tcPr>
          <w:p w14:paraId="495354D0" w14:textId="06813E70" w:rsidR="00AA1CB0" w:rsidRDefault="00AA1CB0" w:rsidP="00DA2EEA">
            <w:pPr>
              <w:spacing w:before="0" w:after="40"/>
              <w:rPr>
                <w:highlight w:val="white"/>
              </w:rPr>
            </w:pPr>
            <w:r>
              <w:rPr>
                <w:highlight w:val="white"/>
              </w:rPr>
              <w:t>add ax, stdin</w:t>
            </w:r>
          </w:p>
        </w:tc>
      </w:tr>
      <w:tr w:rsidR="00AA1CB0" w14:paraId="693A3D8E" w14:textId="77777777" w:rsidTr="00DA2EEA">
        <w:tc>
          <w:tcPr>
            <w:tcW w:w="1271" w:type="dxa"/>
          </w:tcPr>
          <w:p w14:paraId="44D916A5" w14:textId="6488683C" w:rsidR="00AA1CB0" w:rsidRDefault="00AA1CB0" w:rsidP="00DA2EEA">
            <w:pPr>
              <w:spacing w:before="0" w:after="40"/>
              <w:rPr>
                <w:highlight w:val="white"/>
              </w:rPr>
            </w:pPr>
            <w:r>
              <w:rPr>
                <w:highlight w:val="white"/>
              </w:rPr>
              <w:t>3</w:t>
            </w:r>
          </w:p>
        </w:tc>
        <w:tc>
          <w:tcPr>
            <w:tcW w:w="5812" w:type="dxa"/>
          </w:tcPr>
          <w:p w14:paraId="574687BD" w14:textId="154E1300" w:rsidR="00AA1CB0" w:rsidRDefault="00AA1CB0" w:rsidP="00DA2EEA">
            <w:pPr>
              <w:spacing w:before="0" w:after="40"/>
            </w:pPr>
            <w:proofErr w:type="spellStart"/>
            <w:r>
              <w:t>b</w:t>
            </w:r>
            <w:r w:rsidRPr="005D7FBB">
              <w:t>inary_operator</w:t>
            </w:r>
            <w:proofErr w:type="spellEnd"/>
            <w:r w:rsidRPr="005D7FBB">
              <w:t xml:space="preserve"> register,</w:t>
            </w:r>
            <w:r>
              <w:t xml:space="preserve"> </w:t>
            </w:r>
            <w:proofErr w:type="spellStart"/>
            <w:r>
              <w:t>integer_value</w:t>
            </w:r>
            <w:proofErr w:type="spellEnd"/>
          </w:p>
        </w:tc>
        <w:tc>
          <w:tcPr>
            <w:tcW w:w="2267" w:type="dxa"/>
          </w:tcPr>
          <w:p w14:paraId="47D248A8" w14:textId="1899D473" w:rsidR="00AA1CB0" w:rsidRDefault="00AA1CB0" w:rsidP="00DA2EEA">
            <w:pPr>
              <w:spacing w:before="0" w:after="40"/>
              <w:rPr>
                <w:highlight w:val="white"/>
              </w:rPr>
            </w:pPr>
            <w:r>
              <w:rPr>
                <w:highlight w:val="white"/>
              </w:rPr>
              <w:t>sub ax, 123</w:t>
            </w:r>
          </w:p>
        </w:tc>
      </w:tr>
      <w:tr w:rsidR="00E2061C" w14:paraId="700CFA3D" w14:textId="77777777" w:rsidTr="00DA2EEA">
        <w:tc>
          <w:tcPr>
            <w:tcW w:w="1271" w:type="dxa"/>
          </w:tcPr>
          <w:p w14:paraId="20B4AFB9" w14:textId="77777777" w:rsidR="00E2061C" w:rsidRDefault="00E2061C" w:rsidP="00DA2EEA">
            <w:pPr>
              <w:spacing w:before="0" w:after="40"/>
              <w:rPr>
                <w:highlight w:val="white"/>
              </w:rPr>
            </w:pPr>
            <w:r>
              <w:rPr>
                <w:highlight w:val="white"/>
              </w:rPr>
              <w:t>2</w:t>
            </w:r>
          </w:p>
        </w:tc>
        <w:tc>
          <w:tcPr>
            <w:tcW w:w="5812" w:type="dxa"/>
          </w:tcPr>
          <w:p w14:paraId="4EC61556"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r>
              <w:t>register</w:t>
            </w:r>
          </w:p>
          <w:p w14:paraId="202D68E0"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proofErr w:type="spellStart"/>
            <w:r>
              <w:t>static_name</w:t>
            </w:r>
            <w:proofErr w:type="spellEnd"/>
          </w:p>
          <w:p w14:paraId="091D0AAE" w14:textId="77777777" w:rsidR="00E2061C" w:rsidRDefault="00E2061C" w:rsidP="00DA2EEA">
            <w:pPr>
              <w:spacing w:before="0" w:after="40"/>
            </w:pPr>
            <w:proofErr w:type="spellStart"/>
            <w:r>
              <w:t>b</w:t>
            </w:r>
            <w:r w:rsidRPr="005D7FBB">
              <w:t>inary_operator</w:t>
            </w:r>
            <w:proofErr w:type="spellEnd"/>
            <w:r w:rsidRPr="005D7FBB">
              <w:t xml:space="preserve"> [</w:t>
            </w:r>
            <w:r>
              <w:t>register + offset</w:t>
            </w:r>
            <w:r w:rsidRPr="005D7FBB">
              <w:t xml:space="preserve">], </w:t>
            </w:r>
            <w:proofErr w:type="spellStart"/>
            <w:r>
              <w:t>integer_value</w:t>
            </w:r>
            <w:proofErr w:type="spellEnd"/>
          </w:p>
          <w:p w14:paraId="3A2F7C9E" w14:textId="77777777" w:rsidR="00E2061C"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r>
              <w:t>register</w:t>
            </w:r>
          </w:p>
          <w:p w14:paraId="4ACC9735" w14:textId="77777777" w:rsidR="00E2061C"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proofErr w:type="spellStart"/>
            <w:r>
              <w:t>static_name</w:t>
            </w:r>
            <w:proofErr w:type="spellEnd"/>
          </w:p>
          <w:p w14:paraId="1E02A522" w14:textId="68B53330" w:rsidR="00E2061C" w:rsidRPr="00A63B27"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 offset</w:t>
            </w:r>
            <w:r w:rsidRPr="005D7FBB">
              <w:t xml:space="preserve">], </w:t>
            </w:r>
            <w:proofErr w:type="spellStart"/>
            <w:r>
              <w:t>integer_value</w:t>
            </w:r>
            <w:proofErr w:type="spellEnd"/>
          </w:p>
        </w:tc>
        <w:tc>
          <w:tcPr>
            <w:tcW w:w="2267" w:type="dxa"/>
          </w:tcPr>
          <w:p w14:paraId="6685CA63" w14:textId="77777777" w:rsidR="00E2061C" w:rsidRDefault="00E2061C" w:rsidP="00DA2EEA">
            <w:pPr>
              <w:spacing w:before="0" w:after="40"/>
              <w:rPr>
                <w:highlight w:val="white"/>
              </w:rPr>
            </w:pPr>
            <w:r>
              <w:rPr>
                <w:highlight w:val="white"/>
              </w:rPr>
              <w:t>mov [bp + 2], bx</w:t>
            </w:r>
          </w:p>
          <w:p w14:paraId="35B22B48" w14:textId="77777777" w:rsidR="00E2061C" w:rsidRDefault="00E2061C" w:rsidP="00DA2EEA">
            <w:pPr>
              <w:spacing w:before="0" w:after="40"/>
              <w:rPr>
                <w:highlight w:val="white"/>
              </w:rPr>
            </w:pPr>
            <w:r>
              <w:rPr>
                <w:highlight w:val="white"/>
              </w:rPr>
              <w:t>add [bp + 2], stdin</w:t>
            </w:r>
          </w:p>
          <w:p w14:paraId="0F33318A" w14:textId="77777777" w:rsidR="00E2061C" w:rsidRDefault="00E2061C" w:rsidP="00DA2EEA">
            <w:pPr>
              <w:spacing w:before="0" w:after="40"/>
              <w:rPr>
                <w:highlight w:val="white"/>
              </w:rPr>
            </w:pPr>
            <w:r>
              <w:rPr>
                <w:highlight w:val="white"/>
              </w:rPr>
              <w:t>sub [bp + 2], 123</w:t>
            </w:r>
          </w:p>
          <w:p w14:paraId="3A004071" w14:textId="77777777" w:rsidR="00E2061C" w:rsidRDefault="00E2061C" w:rsidP="00DA2EEA">
            <w:pPr>
              <w:spacing w:before="0" w:after="40"/>
              <w:rPr>
                <w:highlight w:val="white"/>
              </w:rPr>
            </w:pPr>
            <w:r>
              <w:rPr>
                <w:highlight w:val="white"/>
              </w:rPr>
              <w:t>mov [stdin + 4], bx</w:t>
            </w:r>
          </w:p>
          <w:p w14:paraId="36B50991" w14:textId="77777777" w:rsidR="00E2061C" w:rsidRDefault="00E2061C" w:rsidP="00DA2EEA">
            <w:pPr>
              <w:spacing w:before="0" w:after="40"/>
              <w:rPr>
                <w:highlight w:val="white"/>
              </w:rPr>
            </w:pPr>
            <w:r>
              <w:rPr>
                <w:highlight w:val="white"/>
              </w:rPr>
              <w:t>add [stdin + 4], stdin</w:t>
            </w:r>
          </w:p>
          <w:p w14:paraId="4ADBDF29" w14:textId="7900F084" w:rsidR="00E2061C" w:rsidRDefault="00E2061C" w:rsidP="00DA2EEA">
            <w:pPr>
              <w:spacing w:before="0" w:after="40"/>
              <w:rPr>
                <w:highlight w:val="white"/>
              </w:rPr>
            </w:pPr>
            <w:r>
              <w:rPr>
                <w:highlight w:val="white"/>
              </w:rPr>
              <w:t>sub [stdin + 4], 123</w:t>
            </w:r>
          </w:p>
        </w:tc>
      </w:tr>
      <w:tr w:rsidR="00E2061C" w14:paraId="62E8B109" w14:textId="77777777" w:rsidTr="00DA2EEA">
        <w:tc>
          <w:tcPr>
            <w:tcW w:w="1271" w:type="dxa"/>
          </w:tcPr>
          <w:p w14:paraId="3CE8E7E7" w14:textId="77777777" w:rsidR="00E2061C" w:rsidRDefault="00E2061C" w:rsidP="00DA2EEA">
            <w:pPr>
              <w:spacing w:before="0" w:after="40"/>
              <w:rPr>
                <w:highlight w:val="white"/>
              </w:rPr>
            </w:pPr>
            <w:r>
              <w:rPr>
                <w:highlight w:val="white"/>
              </w:rPr>
              <w:t>3</w:t>
            </w:r>
          </w:p>
        </w:tc>
        <w:tc>
          <w:tcPr>
            <w:tcW w:w="5812" w:type="dxa"/>
          </w:tcPr>
          <w:p w14:paraId="4E155891" w14:textId="77777777" w:rsidR="00E2061C" w:rsidRDefault="00E2061C" w:rsidP="00DA2EEA">
            <w:pPr>
              <w:spacing w:before="0" w:after="40"/>
            </w:pPr>
            <w:proofErr w:type="spellStart"/>
            <w:r>
              <w:t>b</w:t>
            </w:r>
            <w:r w:rsidRPr="005D7FBB">
              <w:t>inary_operator</w:t>
            </w:r>
            <w:proofErr w:type="spellEnd"/>
            <w:r w:rsidRPr="005D7FBB">
              <w:t xml:space="preserve"> </w:t>
            </w:r>
            <w:r>
              <w:t xml:space="preserve">register, </w:t>
            </w:r>
            <w:r w:rsidRPr="005D7FBB">
              <w:t>[</w:t>
            </w:r>
            <w:r>
              <w:t>register + offset</w:t>
            </w:r>
            <w:r w:rsidRPr="005D7FBB">
              <w:t xml:space="preserve">] </w:t>
            </w:r>
          </w:p>
          <w:p w14:paraId="23F38FBD" w14:textId="77777777" w:rsidR="00E2061C" w:rsidRDefault="00E2061C" w:rsidP="00DA2EEA">
            <w:pPr>
              <w:spacing w:before="0" w:after="40"/>
            </w:pPr>
            <w:proofErr w:type="spellStart"/>
            <w:r>
              <w:t>b</w:t>
            </w:r>
            <w:r w:rsidRPr="005D7FBB">
              <w:t>inary_operator</w:t>
            </w:r>
            <w:proofErr w:type="spellEnd"/>
            <w:r w:rsidRPr="005D7FBB">
              <w:t xml:space="preserve"> </w:t>
            </w:r>
            <w:r>
              <w:t xml:space="preserve">register, </w:t>
            </w:r>
            <w:r w:rsidRPr="005D7FBB">
              <w:t>[</w:t>
            </w:r>
            <w:proofErr w:type="spellStart"/>
            <w:r>
              <w:t>static_name</w:t>
            </w:r>
            <w:proofErr w:type="spellEnd"/>
            <w:r>
              <w:t xml:space="preserve"> + offset</w:t>
            </w:r>
            <w:r w:rsidRPr="005D7FBB">
              <w:t xml:space="preserve">] </w:t>
            </w:r>
          </w:p>
          <w:p w14:paraId="4F1B1DD0" w14:textId="77777777" w:rsidR="00E2061C" w:rsidRDefault="00E2061C" w:rsidP="00DA2EEA">
            <w:pPr>
              <w:spacing w:before="0" w:after="40"/>
            </w:pPr>
            <w:proofErr w:type="spellStart"/>
            <w:r>
              <w:lastRenderedPageBreak/>
              <w:t>b</w:t>
            </w:r>
            <w:r w:rsidRPr="005D7FBB">
              <w:t>inary_operator</w:t>
            </w:r>
            <w:proofErr w:type="spellEnd"/>
            <w:r w:rsidRPr="005D7FBB">
              <w:t xml:space="preserve"> </w:t>
            </w:r>
            <w:proofErr w:type="spellStart"/>
            <w:r>
              <w:t>static_name</w:t>
            </w:r>
            <w:proofErr w:type="spellEnd"/>
            <w:r>
              <w:t xml:space="preserve">, </w:t>
            </w:r>
            <w:r w:rsidRPr="005D7FBB">
              <w:t>[</w:t>
            </w:r>
            <w:r>
              <w:t>register + offset</w:t>
            </w:r>
            <w:r w:rsidRPr="005D7FBB">
              <w:t xml:space="preserve">] </w:t>
            </w:r>
          </w:p>
          <w:p w14:paraId="47374F55" w14:textId="04C13784" w:rsidR="00E2061C" w:rsidRPr="00840C24" w:rsidRDefault="00E2061C" w:rsidP="00DA2EEA">
            <w:pPr>
              <w:spacing w:before="0" w:after="40"/>
            </w:pPr>
            <w:proofErr w:type="spellStart"/>
            <w:r>
              <w:t>b</w:t>
            </w:r>
            <w:r w:rsidRPr="005D7FBB">
              <w:t>inary_operator</w:t>
            </w:r>
            <w:proofErr w:type="spellEnd"/>
            <w:r w:rsidRPr="005D7FBB">
              <w:t xml:space="preserve"> </w:t>
            </w:r>
            <w:proofErr w:type="spellStart"/>
            <w:r>
              <w:t>static_name</w:t>
            </w:r>
            <w:proofErr w:type="spellEnd"/>
            <w:r>
              <w:t xml:space="preserve">, </w:t>
            </w:r>
            <w:r w:rsidRPr="005D7FBB">
              <w:t>[</w:t>
            </w:r>
            <w:proofErr w:type="spellStart"/>
            <w:r>
              <w:t>static_name</w:t>
            </w:r>
            <w:proofErr w:type="spellEnd"/>
            <w:r>
              <w:t xml:space="preserve"> + offset</w:t>
            </w:r>
            <w:r w:rsidRPr="005D7FBB">
              <w:t xml:space="preserve">] </w:t>
            </w:r>
          </w:p>
        </w:tc>
        <w:tc>
          <w:tcPr>
            <w:tcW w:w="2267" w:type="dxa"/>
          </w:tcPr>
          <w:p w14:paraId="2FEB3830" w14:textId="77777777" w:rsidR="00E2061C" w:rsidRDefault="00E2061C" w:rsidP="00DA2EEA">
            <w:pPr>
              <w:spacing w:before="0" w:after="40"/>
              <w:rPr>
                <w:highlight w:val="white"/>
              </w:rPr>
            </w:pPr>
            <w:r>
              <w:rPr>
                <w:highlight w:val="white"/>
              </w:rPr>
              <w:lastRenderedPageBreak/>
              <w:t>mov ax, [bp + 2]</w:t>
            </w:r>
          </w:p>
          <w:p w14:paraId="6DD747C6" w14:textId="77777777" w:rsidR="00E2061C" w:rsidRDefault="00E2061C" w:rsidP="00DA2EEA">
            <w:pPr>
              <w:spacing w:before="0" w:after="40"/>
              <w:rPr>
                <w:highlight w:val="white"/>
              </w:rPr>
            </w:pPr>
            <w:r>
              <w:rPr>
                <w:highlight w:val="white"/>
              </w:rPr>
              <w:t>add ax, [stdin +4]</w:t>
            </w:r>
          </w:p>
          <w:p w14:paraId="76441CD2" w14:textId="65E325EF" w:rsidR="00E2061C" w:rsidRDefault="00E2061C" w:rsidP="00DA2EEA">
            <w:pPr>
              <w:spacing w:before="0" w:after="40"/>
              <w:rPr>
                <w:highlight w:val="white"/>
              </w:rPr>
            </w:pPr>
            <w:proofErr w:type="spellStart"/>
            <w:r>
              <w:rPr>
                <w:highlight w:val="white"/>
              </w:rPr>
              <w:lastRenderedPageBreak/>
              <w:t>cmp</w:t>
            </w:r>
            <w:proofErr w:type="spellEnd"/>
            <w:r>
              <w:rPr>
                <w:highlight w:val="white"/>
              </w:rPr>
              <w:t xml:space="preserve"> stdin, [</w:t>
            </w:r>
            <w:r w:rsidR="00CE7A99">
              <w:rPr>
                <w:highlight w:val="white"/>
              </w:rPr>
              <w:t>bp + 2</w:t>
            </w:r>
            <w:r>
              <w:rPr>
                <w:highlight w:val="white"/>
              </w:rPr>
              <w:t>]</w:t>
            </w:r>
          </w:p>
          <w:p w14:paraId="18327615" w14:textId="56332FE5" w:rsidR="00E2061C" w:rsidRDefault="00E2061C" w:rsidP="00CE7A99">
            <w:pPr>
              <w:spacing w:before="0" w:after="40"/>
              <w:rPr>
                <w:highlight w:val="white"/>
              </w:rPr>
            </w:pPr>
            <w:proofErr w:type="spellStart"/>
            <w:r>
              <w:rPr>
                <w:highlight w:val="white"/>
              </w:rPr>
              <w:t>cmp</w:t>
            </w:r>
            <w:proofErr w:type="spellEnd"/>
            <w:r>
              <w:rPr>
                <w:highlight w:val="white"/>
              </w:rPr>
              <w:t xml:space="preserve"> stdin, [stdin + 4]</w:t>
            </w:r>
          </w:p>
        </w:tc>
      </w:tr>
      <w:tr w:rsidR="00E2061C" w14:paraId="1CC90D60" w14:textId="77777777" w:rsidTr="00DA2EEA">
        <w:tc>
          <w:tcPr>
            <w:tcW w:w="1271" w:type="dxa"/>
          </w:tcPr>
          <w:p w14:paraId="13DC82F5" w14:textId="77777777" w:rsidR="00E2061C" w:rsidRDefault="00E2061C" w:rsidP="00DA2EEA">
            <w:pPr>
              <w:spacing w:before="0" w:after="40"/>
              <w:rPr>
                <w:highlight w:val="white"/>
              </w:rPr>
            </w:pPr>
            <w:r>
              <w:rPr>
                <w:highlight w:val="white"/>
              </w:rPr>
              <w:lastRenderedPageBreak/>
              <w:t>4</w:t>
            </w:r>
          </w:p>
        </w:tc>
        <w:tc>
          <w:tcPr>
            <w:tcW w:w="5812" w:type="dxa"/>
          </w:tcPr>
          <w:p w14:paraId="0D98BEEF" w14:textId="77777777" w:rsidR="00E2061C" w:rsidRDefault="00E2061C" w:rsidP="00DA2EEA">
            <w:pPr>
              <w:spacing w:before="0" w:after="40"/>
            </w:pPr>
            <w:proofErr w:type="spellStart"/>
            <w:r>
              <w:t>unary</w:t>
            </w:r>
            <w:r w:rsidRPr="005D7FBB">
              <w:t>_operator</w:t>
            </w:r>
            <w:proofErr w:type="spellEnd"/>
            <w:r w:rsidRPr="005D7FBB">
              <w:t xml:space="preserve"> </w:t>
            </w:r>
            <w:r>
              <w:t>register</w:t>
            </w:r>
          </w:p>
          <w:p w14:paraId="37E186B4" w14:textId="77777777" w:rsidR="00E2061C" w:rsidRDefault="00E2061C" w:rsidP="00DA2EEA">
            <w:pPr>
              <w:spacing w:before="0" w:after="40"/>
              <w:rPr>
                <w:highlight w:val="white"/>
              </w:rPr>
            </w:pPr>
            <w:proofErr w:type="spellStart"/>
            <w:r>
              <w:t>unary</w:t>
            </w:r>
            <w:r w:rsidRPr="005D7FBB">
              <w:t>_operator</w:t>
            </w:r>
            <w:proofErr w:type="spellEnd"/>
            <w:r w:rsidRPr="005D7FBB">
              <w:t xml:space="preserve"> </w:t>
            </w:r>
            <w:proofErr w:type="spellStart"/>
            <w:r>
              <w:t>integer_value</w:t>
            </w:r>
            <w:proofErr w:type="spellEnd"/>
          </w:p>
        </w:tc>
        <w:tc>
          <w:tcPr>
            <w:tcW w:w="2267" w:type="dxa"/>
          </w:tcPr>
          <w:p w14:paraId="61F983DA" w14:textId="77777777" w:rsidR="00E2061C" w:rsidRDefault="00E2061C" w:rsidP="00DA2EEA">
            <w:pPr>
              <w:spacing w:before="0" w:after="40"/>
              <w:rPr>
                <w:highlight w:val="white"/>
              </w:rPr>
            </w:pPr>
            <w:proofErr w:type="spellStart"/>
            <w:r>
              <w:rPr>
                <w:highlight w:val="white"/>
              </w:rPr>
              <w:t>inc</w:t>
            </w:r>
            <w:proofErr w:type="spellEnd"/>
            <w:r>
              <w:rPr>
                <w:highlight w:val="white"/>
              </w:rPr>
              <w:t xml:space="preserve"> ax</w:t>
            </w:r>
          </w:p>
          <w:p w14:paraId="3C442194" w14:textId="77777777" w:rsidR="00E2061C" w:rsidRDefault="00E2061C" w:rsidP="00DA2EEA">
            <w:pPr>
              <w:spacing w:before="0" w:after="40"/>
              <w:rPr>
                <w:highlight w:val="white"/>
              </w:rPr>
            </w:pPr>
            <w:r>
              <w:rPr>
                <w:highlight w:val="white"/>
              </w:rPr>
              <w:t>int 33</w:t>
            </w:r>
          </w:p>
        </w:tc>
      </w:tr>
      <w:tr w:rsidR="00E2061C" w14:paraId="78355474" w14:textId="77777777" w:rsidTr="00DA2EEA">
        <w:tc>
          <w:tcPr>
            <w:tcW w:w="1271" w:type="dxa"/>
          </w:tcPr>
          <w:p w14:paraId="6812D0D9" w14:textId="77777777" w:rsidR="00E2061C" w:rsidRDefault="00E2061C" w:rsidP="00DA2EEA">
            <w:pPr>
              <w:spacing w:before="0" w:after="40"/>
              <w:rPr>
                <w:highlight w:val="white"/>
              </w:rPr>
            </w:pPr>
            <w:r>
              <w:rPr>
                <w:highlight w:val="white"/>
              </w:rPr>
              <w:t>5</w:t>
            </w:r>
          </w:p>
        </w:tc>
        <w:tc>
          <w:tcPr>
            <w:tcW w:w="5812" w:type="dxa"/>
          </w:tcPr>
          <w:p w14:paraId="34E2FEC8" w14:textId="77777777" w:rsidR="00E2061C" w:rsidRDefault="00E2061C" w:rsidP="00DA2EEA">
            <w:pPr>
              <w:spacing w:before="0" w:after="40"/>
            </w:pPr>
            <w:proofErr w:type="spellStart"/>
            <w:r>
              <w:t>unary</w:t>
            </w:r>
            <w:r w:rsidRPr="005D7FBB">
              <w:t>_operator</w:t>
            </w:r>
            <w:proofErr w:type="spellEnd"/>
            <w:r w:rsidRPr="005D7FBB">
              <w:t xml:space="preserve"> [</w:t>
            </w:r>
            <w:r>
              <w:t>register + offset</w:t>
            </w:r>
            <w:r w:rsidRPr="005D7FBB">
              <w:t>]</w:t>
            </w:r>
          </w:p>
          <w:p w14:paraId="0355125B" w14:textId="77777777" w:rsidR="00E2061C" w:rsidRDefault="00E2061C" w:rsidP="00DA2EEA">
            <w:pPr>
              <w:spacing w:before="0" w:after="40"/>
            </w:pPr>
            <w:proofErr w:type="spellStart"/>
            <w:r>
              <w:t>unary</w:t>
            </w:r>
            <w:r w:rsidRPr="005D7FBB">
              <w:t>_operator</w:t>
            </w:r>
            <w:proofErr w:type="spellEnd"/>
            <w:r w:rsidRPr="005D7FBB">
              <w:t xml:space="preserve"> [</w:t>
            </w:r>
            <w:proofErr w:type="spellStart"/>
            <w:r>
              <w:t>static_name</w:t>
            </w:r>
            <w:proofErr w:type="spellEnd"/>
            <w:r>
              <w:t xml:space="preserve"> + offset</w:t>
            </w:r>
            <w:r w:rsidRPr="005D7FBB">
              <w:t>]</w:t>
            </w:r>
          </w:p>
          <w:p w14:paraId="71ADDC69" w14:textId="77777777" w:rsidR="00E2061C" w:rsidRPr="00A41868" w:rsidRDefault="00E2061C" w:rsidP="00DA2EEA">
            <w:pPr>
              <w:spacing w:before="0" w:after="40"/>
            </w:pPr>
            <w:proofErr w:type="spellStart"/>
            <w:r>
              <w:t>unary</w:t>
            </w:r>
            <w:r w:rsidRPr="005D7FBB">
              <w:t>_operator</w:t>
            </w:r>
            <w:proofErr w:type="spellEnd"/>
            <w:r w:rsidRPr="005D7FBB">
              <w:t xml:space="preserve"> [</w:t>
            </w:r>
            <w:r>
              <w:t>offset</w:t>
            </w:r>
            <w:r w:rsidRPr="005D7FBB">
              <w:t>]</w:t>
            </w:r>
          </w:p>
        </w:tc>
        <w:tc>
          <w:tcPr>
            <w:tcW w:w="2267" w:type="dxa"/>
          </w:tcPr>
          <w:p w14:paraId="35EDA08F" w14:textId="77777777" w:rsidR="00E2061C" w:rsidRDefault="00E2061C" w:rsidP="00DA2EEA">
            <w:pPr>
              <w:spacing w:before="0" w:after="40"/>
              <w:rPr>
                <w:highlight w:val="white"/>
              </w:rPr>
            </w:pPr>
          </w:p>
        </w:tc>
      </w:tr>
      <w:tr w:rsidR="00E2061C" w14:paraId="60D74369" w14:textId="77777777" w:rsidTr="00DA2EEA">
        <w:tc>
          <w:tcPr>
            <w:tcW w:w="1271" w:type="dxa"/>
          </w:tcPr>
          <w:p w14:paraId="30F5E36C" w14:textId="77777777" w:rsidR="00E2061C" w:rsidRDefault="00E2061C" w:rsidP="00DA2EEA">
            <w:pPr>
              <w:spacing w:before="0" w:after="40"/>
              <w:rPr>
                <w:highlight w:val="white"/>
              </w:rPr>
            </w:pPr>
            <w:r>
              <w:rPr>
                <w:highlight w:val="white"/>
              </w:rPr>
              <w:t>6</w:t>
            </w:r>
          </w:p>
        </w:tc>
        <w:tc>
          <w:tcPr>
            <w:tcW w:w="5812" w:type="dxa"/>
          </w:tcPr>
          <w:p w14:paraId="642274AF" w14:textId="77777777" w:rsidR="00E2061C" w:rsidRDefault="00E2061C" w:rsidP="00DA2EEA">
            <w:pPr>
              <w:spacing w:before="0" w:after="40"/>
              <w:rPr>
                <w:highlight w:val="white"/>
              </w:rPr>
            </w:pPr>
            <w:proofErr w:type="spellStart"/>
            <w:r>
              <w:rPr>
                <w:highlight w:val="white"/>
              </w:rPr>
              <w:t>operator_without_operands</w:t>
            </w:r>
            <w:proofErr w:type="spellEnd"/>
          </w:p>
        </w:tc>
        <w:tc>
          <w:tcPr>
            <w:tcW w:w="2267" w:type="dxa"/>
          </w:tcPr>
          <w:p w14:paraId="18E33E3C" w14:textId="77777777" w:rsidR="00E2061C" w:rsidRDefault="00E2061C" w:rsidP="00DA2EEA">
            <w:pPr>
              <w:spacing w:before="0" w:after="40"/>
              <w:rPr>
                <w:highlight w:val="white"/>
              </w:rPr>
            </w:pPr>
          </w:p>
        </w:tc>
      </w:tr>
    </w:tbl>
    <w:p w14:paraId="0AC5AF45" w14:textId="77777777" w:rsidR="00E2061C" w:rsidRPr="002B63B5" w:rsidRDefault="00E2061C" w:rsidP="002B63B5">
      <w:pPr>
        <w:pStyle w:val="Code"/>
        <w:rPr>
          <w:highlight w:val="white"/>
        </w:rPr>
      </w:pPr>
    </w:p>
    <w:p w14:paraId="144A07A8" w14:textId="77777777" w:rsidR="002B63B5" w:rsidRPr="002B63B5" w:rsidRDefault="002B63B5" w:rsidP="002B63B5">
      <w:pPr>
        <w:pStyle w:val="Code"/>
        <w:rPr>
          <w:highlight w:val="white"/>
        </w:rPr>
      </w:pPr>
      <w:r w:rsidRPr="002B63B5">
        <w:rPr>
          <w:highlight w:val="white"/>
        </w:rPr>
        <w:t xml:space="preserve">      // mov ax, [bp + 2]</w:t>
      </w:r>
    </w:p>
    <w:p w14:paraId="77146CA1" w14:textId="77777777" w:rsidR="002B63B5" w:rsidRPr="002B63B5" w:rsidRDefault="002B63B5" w:rsidP="002B63B5">
      <w:pPr>
        <w:pStyle w:val="Code"/>
        <w:rPr>
          <w:highlight w:val="white"/>
        </w:rPr>
      </w:pPr>
      <w:r w:rsidRPr="002B63B5">
        <w:rPr>
          <w:highlight w:val="white"/>
        </w:rPr>
        <w:t xml:space="preserve">      else if ((operand0 is Register) &amp;&amp; (operand1 is Register) &amp;&amp;</w:t>
      </w:r>
    </w:p>
    <w:p w14:paraId="659849F5" w14:textId="77777777" w:rsidR="002B63B5" w:rsidRPr="002B63B5" w:rsidRDefault="002B63B5" w:rsidP="002B63B5">
      <w:pPr>
        <w:pStyle w:val="Code"/>
        <w:rPr>
          <w:highlight w:val="white"/>
        </w:rPr>
      </w:pPr>
      <w:r w:rsidRPr="002B63B5">
        <w:rPr>
          <w:highlight w:val="white"/>
        </w:rPr>
        <w:t xml:space="preserve">               (operand2 is int)) {</w:t>
      </w:r>
    </w:p>
    <w:p w14:paraId="1E5A2462" w14:textId="77777777" w:rsidR="002B63B5" w:rsidRPr="002B63B5" w:rsidRDefault="002B63B5" w:rsidP="002B63B5">
      <w:pPr>
        <w:pStyle w:val="Code"/>
        <w:rPr>
          <w:highlight w:val="white"/>
        </w:rPr>
      </w:pPr>
      <w:r w:rsidRPr="002B63B5">
        <w:rPr>
          <w:highlight w:val="white"/>
        </w:rPr>
        <w:t xml:space="preserve">        Register toRegister = (Register) operand0,</w:t>
      </w:r>
    </w:p>
    <w:p w14:paraId="0332780E" w14:textId="77777777" w:rsidR="002B63B5" w:rsidRPr="002B63B5" w:rsidRDefault="002B63B5" w:rsidP="002B63B5">
      <w:pPr>
        <w:pStyle w:val="Code"/>
        <w:rPr>
          <w:highlight w:val="white"/>
        </w:rPr>
      </w:pPr>
      <w:r w:rsidRPr="002B63B5">
        <w:rPr>
          <w:highlight w:val="white"/>
        </w:rPr>
        <w:t xml:space="preserve">                 baseRegister = (Register) operand1;</w:t>
      </w:r>
    </w:p>
    <w:p w14:paraId="42346A42" w14:textId="77777777" w:rsidR="002B63B5" w:rsidRPr="002B63B5" w:rsidRDefault="002B63B5" w:rsidP="002B63B5">
      <w:pPr>
        <w:pStyle w:val="Code"/>
        <w:rPr>
          <w:highlight w:val="white"/>
        </w:rPr>
      </w:pPr>
      <w:r w:rsidRPr="002B63B5">
        <w:rPr>
          <w:highlight w:val="white"/>
        </w:rPr>
        <w:t xml:space="preserve">        int offset = (int) operand2;</w:t>
      </w:r>
    </w:p>
    <w:p w14:paraId="6FDD3028" w14:textId="77777777" w:rsidR="002B63B5" w:rsidRPr="002B63B5" w:rsidRDefault="002B63B5" w:rsidP="002B63B5">
      <w:pPr>
        <w:pStyle w:val="Code"/>
        <w:rPr>
          <w:highlight w:val="white"/>
        </w:rPr>
      </w:pPr>
      <w:r w:rsidRPr="002B63B5">
        <w:rPr>
          <w:highlight w:val="white"/>
        </w:rPr>
        <w:t xml:space="preserve">        int size = SizeOfValue(offset);</w:t>
      </w:r>
    </w:p>
    <w:p w14:paraId="138D58A2" w14:textId="77777777" w:rsidR="002B63B5" w:rsidRPr="002B63B5" w:rsidRDefault="002B63B5" w:rsidP="002B63B5">
      <w:pPr>
        <w:pStyle w:val="Code"/>
        <w:rPr>
          <w:highlight w:val="white"/>
        </w:rPr>
      </w:pPr>
      <w:r w:rsidRPr="002B63B5">
        <w:rPr>
          <w:highlight w:val="white"/>
        </w:rPr>
        <w:t xml:space="preserve">        List&lt;byte&gt; byteList =</w:t>
      </w:r>
    </w:p>
    <w:p w14:paraId="308DFA1F" w14:textId="77777777" w:rsidR="002B63B5" w:rsidRPr="002B63B5" w:rsidRDefault="002B63B5" w:rsidP="002B63B5">
      <w:pPr>
        <w:pStyle w:val="Code"/>
        <w:rPr>
          <w:highlight w:val="white"/>
        </w:rPr>
      </w:pPr>
      <w:r w:rsidRPr="002B63B5">
        <w:rPr>
          <w:highlight w:val="white"/>
        </w:rPr>
        <w:t xml:space="preserve">          LookupByteArray(Operator, toRegister, baseRegister, size);</w:t>
      </w:r>
    </w:p>
    <w:p w14:paraId="51C144BD"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7E76D974" w14:textId="77777777" w:rsidR="002B63B5" w:rsidRPr="002B63B5" w:rsidRDefault="002B63B5" w:rsidP="002B63B5">
      <w:pPr>
        <w:pStyle w:val="Code"/>
        <w:rPr>
          <w:highlight w:val="white"/>
        </w:rPr>
      </w:pPr>
      <w:r w:rsidRPr="002B63B5">
        <w:rPr>
          <w:highlight w:val="white"/>
        </w:rPr>
        <w:t xml:space="preserve">        return byteList; </w:t>
      </w:r>
    </w:p>
    <w:p w14:paraId="30812C54" w14:textId="77777777" w:rsidR="002B63B5" w:rsidRPr="002B63B5" w:rsidRDefault="002B63B5" w:rsidP="002B63B5">
      <w:pPr>
        <w:pStyle w:val="Code"/>
        <w:rPr>
          <w:highlight w:val="white"/>
        </w:rPr>
      </w:pPr>
      <w:r w:rsidRPr="002B63B5">
        <w:rPr>
          <w:highlight w:val="white"/>
        </w:rPr>
        <w:t xml:space="preserve">      }</w:t>
      </w:r>
    </w:p>
    <w:p w14:paraId="668E6FA6" w14:textId="77777777" w:rsidR="002B63B5" w:rsidRPr="002B63B5" w:rsidRDefault="002B63B5" w:rsidP="002B63B5">
      <w:pPr>
        <w:pStyle w:val="Code"/>
        <w:rPr>
          <w:highlight w:val="white"/>
        </w:rPr>
      </w:pPr>
      <w:r w:rsidRPr="002B63B5">
        <w:rPr>
          <w:highlight w:val="white"/>
        </w:rPr>
        <w:t xml:space="preserve">      // mov ax, [global + 4]; mov ax, [null + 4]</w:t>
      </w:r>
    </w:p>
    <w:p w14:paraId="015E2B0B" w14:textId="77777777" w:rsidR="002B63B5" w:rsidRPr="002B63B5" w:rsidRDefault="002B63B5" w:rsidP="002B63B5">
      <w:pPr>
        <w:pStyle w:val="Code"/>
        <w:rPr>
          <w:highlight w:val="white"/>
        </w:rPr>
      </w:pPr>
      <w:r w:rsidRPr="002B63B5">
        <w:rPr>
          <w:highlight w:val="white"/>
        </w:rPr>
        <w:t xml:space="preserve">      else if (((operand0 is Register) &amp;&amp; (operand1 is string) &amp;&amp;</w:t>
      </w:r>
    </w:p>
    <w:p w14:paraId="14A60284" w14:textId="77777777" w:rsidR="002B63B5" w:rsidRPr="002B63B5" w:rsidRDefault="002B63B5" w:rsidP="002B63B5">
      <w:pPr>
        <w:pStyle w:val="Code"/>
        <w:rPr>
          <w:highlight w:val="white"/>
        </w:rPr>
      </w:pPr>
      <w:r w:rsidRPr="002B63B5">
        <w:rPr>
          <w:highlight w:val="white"/>
        </w:rPr>
        <w:t xml:space="preserve">                (operand2 is int)) || ((operand0 is Register) &amp;&amp;</w:t>
      </w:r>
    </w:p>
    <w:p w14:paraId="3FBB3A4D" w14:textId="77777777" w:rsidR="002B63B5" w:rsidRPr="002B63B5" w:rsidRDefault="002B63B5" w:rsidP="002B63B5">
      <w:pPr>
        <w:pStyle w:val="Code"/>
        <w:rPr>
          <w:highlight w:val="white"/>
        </w:rPr>
      </w:pPr>
      <w:r w:rsidRPr="002B63B5">
        <w:rPr>
          <w:highlight w:val="white"/>
        </w:rPr>
        <w:t xml:space="preserve">                (operand1 == null) &amp;&amp; (operand2 is int))) {</w:t>
      </w:r>
    </w:p>
    <w:p w14:paraId="0CB871BB" w14:textId="77777777" w:rsidR="002B63B5" w:rsidRPr="002B63B5" w:rsidRDefault="002B63B5" w:rsidP="002B63B5">
      <w:pPr>
        <w:pStyle w:val="Code"/>
        <w:rPr>
          <w:highlight w:val="white"/>
        </w:rPr>
      </w:pPr>
      <w:r w:rsidRPr="002B63B5">
        <w:rPr>
          <w:highlight w:val="white"/>
        </w:rPr>
        <w:t xml:space="preserve">        Register toRegister = (Register) operand0;</w:t>
      </w:r>
    </w:p>
    <w:p w14:paraId="1AEFD553" w14:textId="77777777" w:rsidR="002B63B5" w:rsidRPr="002B63B5" w:rsidRDefault="002B63B5" w:rsidP="002B63B5">
      <w:pPr>
        <w:pStyle w:val="Code"/>
        <w:rPr>
          <w:highlight w:val="white"/>
        </w:rPr>
      </w:pPr>
      <w:r w:rsidRPr="002B63B5">
        <w:rPr>
          <w:highlight w:val="white"/>
        </w:rPr>
        <w:t xml:space="preserve">        int offset = (int) operand2;</w:t>
      </w:r>
    </w:p>
    <w:p w14:paraId="7DD78214" w14:textId="77777777" w:rsidR="002B63B5" w:rsidRPr="002B63B5" w:rsidRDefault="002B63B5" w:rsidP="002B63B5">
      <w:pPr>
        <w:pStyle w:val="Code"/>
        <w:rPr>
          <w:highlight w:val="white"/>
        </w:rPr>
      </w:pPr>
      <w:r w:rsidRPr="002B63B5">
        <w:rPr>
          <w:highlight w:val="white"/>
        </w:rPr>
        <w:t xml:space="preserve">        List&lt;byte&gt; byteList =</w:t>
      </w:r>
    </w:p>
    <w:p w14:paraId="4FA62A8E" w14:textId="77777777" w:rsidR="002B63B5" w:rsidRPr="002B63B5" w:rsidRDefault="002B63B5" w:rsidP="002B63B5">
      <w:pPr>
        <w:pStyle w:val="Code"/>
        <w:rPr>
          <w:highlight w:val="white"/>
        </w:rPr>
      </w:pPr>
      <w:r w:rsidRPr="002B63B5">
        <w:rPr>
          <w:highlight w:val="white"/>
        </w:rPr>
        <w:t xml:space="preserve">          LookupByteArray(Operator, toRegister, null, TypeSize.PointerSize);</w:t>
      </w:r>
    </w:p>
    <w:p w14:paraId="34BB7C01"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1790F3DA" w14:textId="77777777" w:rsidR="002B63B5" w:rsidRPr="002B63B5" w:rsidRDefault="002B63B5" w:rsidP="002B63B5">
      <w:pPr>
        <w:pStyle w:val="Code"/>
        <w:rPr>
          <w:highlight w:val="white"/>
        </w:rPr>
      </w:pPr>
      <w:r w:rsidRPr="002B63B5">
        <w:rPr>
          <w:highlight w:val="white"/>
        </w:rPr>
        <w:t xml:space="preserve">                     TypeSize.PointerSize, offset);</w:t>
      </w:r>
    </w:p>
    <w:p w14:paraId="2EE7C298" w14:textId="77777777" w:rsidR="002B63B5" w:rsidRPr="002B63B5" w:rsidRDefault="002B63B5" w:rsidP="002B63B5">
      <w:pPr>
        <w:pStyle w:val="Code"/>
        <w:rPr>
          <w:highlight w:val="white"/>
        </w:rPr>
      </w:pPr>
      <w:r w:rsidRPr="002B63B5">
        <w:rPr>
          <w:highlight w:val="white"/>
        </w:rPr>
        <w:t xml:space="preserve">        return byteList; </w:t>
      </w:r>
    </w:p>
    <w:p w14:paraId="0C21173D" w14:textId="77777777" w:rsidR="002B63B5" w:rsidRPr="002B63B5" w:rsidRDefault="002B63B5" w:rsidP="002B63B5">
      <w:pPr>
        <w:pStyle w:val="Code"/>
        <w:rPr>
          <w:highlight w:val="white"/>
        </w:rPr>
      </w:pPr>
      <w:r w:rsidRPr="002B63B5">
        <w:rPr>
          <w:highlight w:val="white"/>
        </w:rPr>
        <w:t xml:space="preserve">      }</w:t>
      </w:r>
    </w:p>
    <w:p w14:paraId="6C8546B7" w14:textId="77777777" w:rsidR="002B63B5" w:rsidRPr="002B63B5" w:rsidRDefault="002B63B5" w:rsidP="002B63B5">
      <w:pPr>
        <w:pStyle w:val="Code"/>
        <w:rPr>
          <w:highlight w:val="white"/>
        </w:rPr>
      </w:pPr>
      <w:r w:rsidRPr="002B63B5">
        <w:rPr>
          <w:highlight w:val="white"/>
        </w:rPr>
        <w:t xml:space="preserve">      // mov [bp + 2], ax</w:t>
      </w:r>
    </w:p>
    <w:p w14:paraId="4FF6C63A"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491F80B4" w14:textId="77777777" w:rsidR="002B63B5" w:rsidRPr="002B63B5" w:rsidRDefault="002B63B5" w:rsidP="002B63B5">
      <w:pPr>
        <w:pStyle w:val="Code"/>
        <w:rPr>
          <w:highlight w:val="white"/>
        </w:rPr>
      </w:pPr>
      <w:r w:rsidRPr="002B63B5">
        <w:rPr>
          <w:highlight w:val="white"/>
        </w:rPr>
        <w:t xml:space="preserve">               (operand2 is Register)) {</w:t>
      </w:r>
    </w:p>
    <w:p w14:paraId="589946DE" w14:textId="77777777" w:rsidR="002B63B5" w:rsidRPr="002B63B5" w:rsidRDefault="002B63B5" w:rsidP="002B63B5">
      <w:pPr>
        <w:pStyle w:val="Code"/>
        <w:rPr>
          <w:highlight w:val="white"/>
        </w:rPr>
      </w:pPr>
      <w:r w:rsidRPr="002B63B5">
        <w:rPr>
          <w:highlight w:val="white"/>
        </w:rPr>
        <w:t xml:space="preserve">        Register baseRegister = (Register) operand0,</w:t>
      </w:r>
    </w:p>
    <w:p w14:paraId="0B408573" w14:textId="77777777" w:rsidR="002B63B5" w:rsidRPr="002B63B5" w:rsidRDefault="002B63B5" w:rsidP="002B63B5">
      <w:pPr>
        <w:pStyle w:val="Code"/>
        <w:rPr>
          <w:highlight w:val="white"/>
        </w:rPr>
      </w:pPr>
      <w:r w:rsidRPr="002B63B5">
        <w:rPr>
          <w:highlight w:val="white"/>
        </w:rPr>
        <w:t xml:space="preserve">                 fromRegister = (Register) operand2;</w:t>
      </w:r>
    </w:p>
    <w:p w14:paraId="454C353D" w14:textId="77777777" w:rsidR="002B63B5" w:rsidRPr="002B63B5" w:rsidRDefault="002B63B5" w:rsidP="002B63B5">
      <w:pPr>
        <w:pStyle w:val="Code"/>
        <w:rPr>
          <w:highlight w:val="white"/>
        </w:rPr>
      </w:pPr>
      <w:r w:rsidRPr="002B63B5">
        <w:rPr>
          <w:highlight w:val="white"/>
        </w:rPr>
        <w:t xml:space="preserve">        int offset = (int) operand1;</w:t>
      </w:r>
    </w:p>
    <w:p w14:paraId="17A3424C" w14:textId="77777777" w:rsidR="002B63B5" w:rsidRPr="002B63B5" w:rsidRDefault="002B63B5" w:rsidP="002B63B5">
      <w:pPr>
        <w:pStyle w:val="Code"/>
        <w:rPr>
          <w:highlight w:val="white"/>
        </w:rPr>
      </w:pPr>
      <w:r w:rsidRPr="002B63B5">
        <w:rPr>
          <w:highlight w:val="white"/>
        </w:rPr>
        <w:t xml:space="preserve">        int size = SizeOfValue(offset);</w:t>
      </w:r>
    </w:p>
    <w:p w14:paraId="6D332EFB" w14:textId="77777777" w:rsidR="002B63B5" w:rsidRPr="002B63B5" w:rsidRDefault="002B63B5" w:rsidP="002B63B5">
      <w:pPr>
        <w:pStyle w:val="Code"/>
        <w:rPr>
          <w:highlight w:val="white"/>
        </w:rPr>
      </w:pPr>
      <w:r w:rsidRPr="002B63B5">
        <w:rPr>
          <w:highlight w:val="white"/>
        </w:rPr>
        <w:t xml:space="preserve">        List&lt;byte&gt; byteList =</w:t>
      </w:r>
    </w:p>
    <w:p w14:paraId="5F9E3710" w14:textId="77777777" w:rsidR="002B63B5" w:rsidRPr="002B63B5" w:rsidRDefault="002B63B5" w:rsidP="002B63B5">
      <w:pPr>
        <w:pStyle w:val="Code"/>
        <w:rPr>
          <w:highlight w:val="white"/>
        </w:rPr>
      </w:pPr>
      <w:r w:rsidRPr="002B63B5">
        <w:rPr>
          <w:highlight w:val="white"/>
        </w:rPr>
        <w:t xml:space="preserve">          LookupByteArray(Operator, baseRegister, size, fromRegister);</w:t>
      </w:r>
    </w:p>
    <w:p w14:paraId="53B33F99"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1E9BA1CF" w14:textId="77777777" w:rsidR="002B63B5" w:rsidRPr="002B63B5" w:rsidRDefault="002B63B5" w:rsidP="002B63B5">
      <w:pPr>
        <w:pStyle w:val="Code"/>
        <w:rPr>
          <w:highlight w:val="white"/>
        </w:rPr>
      </w:pPr>
      <w:r w:rsidRPr="002B63B5">
        <w:rPr>
          <w:highlight w:val="white"/>
        </w:rPr>
        <w:t xml:space="preserve">        return byteList; </w:t>
      </w:r>
    </w:p>
    <w:p w14:paraId="539B31C7" w14:textId="77777777" w:rsidR="002B63B5" w:rsidRPr="002B63B5" w:rsidRDefault="002B63B5" w:rsidP="002B63B5">
      <w:pPr>
        <w:pStyle w:val="Code"/>
        <w:rPr>
          <w:highlight w:val="white"/>
        </w:rPr>
      </w:pPr>
      <w:r w:rsidRPr="002B63B5">
        <w:rPr>
          <w:highlight w:val="white"/>
        </w:rPr>
        <w:t xml:space="preserve">      }</w:t>
      </w:r>
    </w:p>
    <w:p w14:paraId="03D18640" w14:textId="77777777" w:rsidR="002B63B5" w:rsidRPr="002B63B5" w:rsidRDefault="002B63B5" w:rsidP="002B63B5">
      <w:pPr>
        <w:pStyle w:val="Code"/>
        <w:rPr>
          <w:highlight w:val="white"/>
        </w:rPr>
      </w:pPr>
      <w:r w:rsidRPr="002B63B5">
        <w:rPr>
          <w:highlight w:val="white"/>
        </w:rPr>
        <w:t xml:space="preserve">      // mov [global + 4], ax; mov [null + 4], ax</w:t>
      </w:r>
    </w:p>
    <w:p w14:paraId="1817E865" w14:textId="77777777" w:rsidR="002B63B5" w:rsidRPr="002B63B5" w:rsidRDefault="002B63B5" w:rsidP="002B63B5">
      <w:pPr>
        <w:pStyle w:val="Code"/>
        <w:rPr>
          <w:highlight w:val="white"/>
        </w:rPr>
      </w:pPr>
      <w:r w:rsidRPr="002B63B5">
        <w:rPr>
          <w:highlight w:val="white"/>
        </w:rPr>
        <w:t xml:space="preserve">      else if ((operand1 is int) &amp;&amp; (operand2 is Register)) {</w:t>
      </w:r>
    </w:p>
    <w:p w14:paraId="683B256F"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4017FCC0" w14:textId="77777777" w:rsidR="002B63B5" w:rsidRPr="002B63B5" w:rsidRDefault="002B63B5" w:rsidP="002B63B5">
      <w:pPr>
        <w:pStyle w:val="Code"/>
        <w:rPr>
          <w:highlight w:val="white"/>
        </w:rPr>
      </w:pPr>
      <w:r w:rsidRPr="002B63B5">
        <w:rPr>
          <w:highlight w:val="white"/>
        </w:rPr>
        <w:t xml:space="preserve">        int offset = (int)operand1;</w:t>
      </w:r>
    </w:p>
    <w:p w14:paraId="73481B07" w14:textId="77777777" w:rsidR="002B63B5" w:rsidRPr="002B63B5" w:rsidRDefault="002B63B5" w:rsidP="002B63B5">
      <w:pPr>
        <w:pStyle w:val="Code"/>
        <w:rPr>
          <w:highlight w:val="white"/>
        </w:rPr>
      </w:pPr>
      <w:r w:rsidRPr="002B63B5">
        <w:rPr>
          <w:highlight w:val="white"/>
        </w:rPr>
        <w:t xml:space="preserve">        Register fromRegister = (Register)operand2;</w:t>
      </w:r>
    </w:p>
    <w:p w14:paraId="3041CE1C" w14:textId="77777777" w:rsidR="002B63B5" w:rsidRPr="002B63B5" w:rsidRDefault="002B63B5" w:rsidP="002B63B5">
      <w:pPr>
        <w:pStyle w:val="Code"/>
        <w:rPr>
          <w:highlight w:val="white"/>
        </w:rPr>
      </w:pPr>
      <w:r w:rsidRPr="002B63B5">
        <w:rPr>
          <w:highlight w:val="white"/>
        </w:rPr>
        <w:t xml:space="preserve">        List&lt;byte&gt; byteList =</w:t>
      </w:r>
    </w:p>
    <w:p w14:paraId="678CD7AB" w14:textId="77777777" w:rsidR="002B63B5" w:rsidRPr="002B63B5" w:rsidRDefault="002B63B5" w:rsidP="002B63B5">
      <w:pPr>
        <w:pStyle w:val="Code"/>
        <w:rPr>
          <w:highlight w:val="white"/>
        </w:rPr>
      </w:pPr>
      <w:r w:rsidRPr="002B63B5">
        <w:rPr>
          <w:highlight w:val="white"/>
        </w:rPr>
        <w:t xml:space="preserve">          LookupByteArray(Operator, null, TypeSize.PointerSize, fromRegister);</w:t>
      </w:r>
    </w:p>
    <w:p w14:paraId="213AB09C"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63962351" w14:textId="77777777" w:rsidR="002B63B5" w:rsidRPr="002B63B5" w:rsidRDefault="002B63B5" w:rsidP="002B63B5">
      <w:pPr>
        <w:pStyle w:val="Code"/>
        <w:rPr>
          <w:highlight w:val="white"/>
        </w:rPr>
      </w:pPr>
      <w:r w:rsidRPr="002B63B5">
        <w:rPr>
          <w:highlight w:val="white"/>
        </w:rPr>
        <w:t xml:space="preserve">                     TypeSize.PointerSize, offset);</w:t>
      </w:r>
    </w:p>
    <w:p w14:paraId="11D5C1AE" w14:textId="77777777" w:rsidR="002B63B5" w:rsidRPr="002B63B5" w:rsidRDefault="002B63B5" w:rsidP="002B63B5">
      <w:pPr>
        <w:pStyle w:val="Code"/>
        <w:rPr>
          <w:highlight w:val="white"/>
        </w:rPr>
      </w:pPr>
      <w:r w:rsidRPr="002B63B5">
        <w:rPr>
          <w:highlight w:val="white"/>
        </w:rPr>
        <w:lastRenderedPageBreak/>
        <w:t xml:space="preserve">        return byteList; </w:t>
      </w:r>
    </w:p>
    <w:p w14:paraId="5073EF3A" w14:textId="77777777" w:rsidR="002B63B5" w:rsidRPr="002B63B5" w:rsidRDefault="002B63B5" w:rsidP="002B63B5">
      <w:pPr>
        <w:pStyle w:val="Code"/>
        <w:rPr>
          <w:highlight w:val="white"/>
        </w:rPr>
      </w:pPr>
      <w:r w:rsidRPr="002B63B5">
        <w:rPr>
          <w:highlight w:val="white"/>
        </w:rPr>
        <w:t xml:space="preserve">      }</w:t>
      </w:r>
    </w:p>
    <w:p w14:paraId="0AAD54B2" w14:textId="77777777" w:rsidR="002B63B5" w:rsidRPr="002B63B5" w:rsidRDefault="002B63B5" w:rsidP="002B63B5">
      <w:pPr>
        <w:pStyle w:val="Code"/>
        <w:rPr>
          <w:highlight w:val="white"/>
        </w:rPr>
      </w:pPr>
      <w:r w:rsidRPr="002B63B5">
        <w:rPr>
          <w:highlight w:val="white"/>
        </w:rPr>
        <w:t xml:space="preserve">      // mov [bp + 2], 123</w:t>
      </w:r>
    </w:p>
    <w:p w14:paraId="3696F539"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584A6D43" w14:textId="77777777" w:rsidR="002B63B5" w:rsidRPr="002B63B5" w:rsidRDefault="002B63B5" w:rsidP="002B63B5">
      <w:pPr>
        <w:pStyle w:val="Code"/>
        <w:rPr>
          <w:highlight w:val="white"/>
        </w:rPr>
      </w:pPr>
      <w:r w:rsidRPr="002B63B5">
        <w:rPr>
          <w:highlight w:val="white"/>
        </w:rPr>
        <w:t xml:space="preserve">               (operand2 is BigInteger)) {</w:t>
      </w:r>
    </w:p>
    <w:p w14:paraId="3A4E9036" w14:textId="77777777" w:rsidR="002B63B5" w:rsidRPr="002B63B5" w:rsidRDefault="002B63B5" w:rsidP="002B63B5">
      <w:pPr>
        <w:pStyle w:val="Code"/>
        <w:rPr>
          <w:highlight w:val="white"/>
        </w:rPr>
      </w:pPr>
      <w:r w:rsidRPr="002B63B5">
        <w:rPr>
          <w:highlight w:val="white"/>
        </w:rPr>
        <w:t xml:space="preserve">        Register baseRegister = (Register) operand0;</w:t>
      </w:r>
    </w:p>
    <w:p w14:paraId="72FF3E88" w14:textId="77777777" w:rsidR="002B63B5" w:rsidRPr="002B63B5" w:rsidRDefault="002B63B5" w:rsidP="002B63B5">
      <w:pPr>
        <w:pStyle w:val="Code"/>
        <w:rPr>
          <w:highlight w:val="white"/>
        </w:rPr>
      </w:pPr>
      <w:r w:rsidRPr="002B63B5">
        <w:rPr>
          <w:highlight w:val="white"/>
        </w:rPr>
        <w:t xml:space="preserve">        int offset = (int) operand1;</w:t>
      </w:r>
    </w:p>
    <w:p w14:paraId="450EDC38" w14:textId="77777777" w:rsidR="002B63B5" w:rsidRPr="002B63B5" w:rsidRDefault="002B63B5" w:rsidP="002B63B5">
      <w:pPr>
        <w:pStyle w:val="Code"/>
        <w:rPr>
          <w:highlight w:val="white"/>
        </w:rPr>
      </w:pPr>
      <w:r w:rsidRPr="002B63B5">
        <w:rPr>
          <w:highlight w:val="white"/>
        </w:rPr>
        <w:t xml:space="preserve">        BigInteger value = (BigInteger) operand2;</w:t>
      </w:r>
    </w:p>
    <w:p w14:paraId="66233113" w14:textId="77777777" w:rsidR="002B63B5" w:rsidRPr="002B63B5" w:rsidRDefault="002B63B5" w:rsidP="002B63B5">
      <w:pPr>
        <w:pStyle w:val="Code"/>
        <w:rPr>
          <w:highlight w:val="white"/>
        </w:rPr>
      </w:pPr>
      <w:r w:rsidRPr="002B63B5">
        <w:rPr>
          <w:highlight w:val="white"/>
        </w:rPr>
        <w:t xml:space="preserve">        int offsetSize = SizeOfValue(offset),</w:t>
      </w:r>
    </w:p>
    <w:p w14:paraId="6F1E92D8" w14:textId="77777777" w:rsidR="002B63B5" w:rsidRPr="002B63B5" w:rsidRDefault="002B63B5" w:rsidP="002B63B5">
      <w:pPr>
        <w:pStyle w:val="Code"/>
        <w:rPr>
          <w:highlight w:val="white"/>
        </w:rPr>
      </w:pPr>
      <w:r w:rsidRPr="002B63B5">
        <w:rPr>
          <w:highlight w:val="white"/>
        </w:rPr>
        <w:t xml:space="preserve">            valueSize = SizeOfValue(value, Operator);</w:t>
      </w:r>
    </w:p>
    <w:p w14:paraId="02F46CB9" w14:textId="77777777" w:rsidR="002B63B5" w:rsidRPr="002B63B5" w:rsidRDefault="002B63B5" w:rsidP="002B63B5">
      <w:pPr>
        <w:pStyle w:val="Code"/>
        <w:rPr>
          <w:highlight w:val="white"/>
        </w:rPr>
      </w:pPr>
      <w:r w:rsidRPr="002B63B5">
        <w:rPr>
          <w:highlight w:val="white"/>
        </w:rPr>
        <w:t xml:space="preserve">        List&lt;byte&gt; byteList =</w:t>
      </w:r>
    </w:p>
    <w:p w14:paraId="75FB993F" w14:textId="77777777" w:rsidR="002B63B5" w:rsidRPr="002B63B5" w:rsidRDefault="002B63B5" w:rsidP="002B63B5">
      <w:pPr>
        <w:pStyle w:val="Code"/>
        <w:rPr>
          <w:highlight w:val="white"/>
        </w:rPr>
      </w:pPr>
      <w:r w:rsidRPr="002B63B5">
        <w:rPr>
          <w:highlight w:val="white"/>
        </w:rPr>
        <w:t xml:space="preserve">          LookupByteArray(Operator, baseRegister, offsetSize, valueSize);</w:t>
      </w:r>
    </w:p>
    <w:p w14:paraId="5032EDE4" w14:textId="77777777" w:rsidR="002B63B5" w:rsidRPr="002B63B5" w:rsidRDefault="002B63B5" w:rsidP="002B63B5">
      <w:pPr>
        <w:pStyle w:val="Code"/>
        <w:rPr>
          <w:highlight w:val="white"/>
        </w:rPr>
      </w:pPr>
      <w:r w:rsidRPr="002B63B5">
        <w:rPr>
          <w:highlight w:val="white"/>
        </w:rPr>
        <w:t xml:space="preserve">        LoadByteList(byteList, byteList.Count - (offsetSize + valueSize),</w:t>
      </w:r>
    </w:p>
    <w:p w14:paraId="4CDD12E1" w14:textId="77777777" w:rsidR="002B63B5" w:rsidRPr="002B63B5" w:rsidRDefault="002B63B5" w:rsidP="002B63B5">
      <w:pPr>
        <w:pStyle w:val="Code"/>
        <w:rPr>
          <w:highlight w:val="white"/>
        </w:rPr>
      </w:pPr>
      <w:r w:rsidRPr="002B63B5">
        <w:rPr>
          <w:highlight w:val="white"/>
        </w:rPr>
        <w:t xml:space="preserve">                     offsetSize, offset);</w:t>
      </w:r>
    </w:p>
    <w:p w14:paraId="582A0D6A"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05186E1" w14:textId="77777777" w:rsidR="002B63B5" w:rsidRPr="002B63B5" w:rsidRDefault="002B63B5" w:rsidP="002B63B5">
      <w:pPr>
        <w:pStyle w:val="Code"/>
        <w:rPr>
          <w:highlight w:val="white"/>
        </w:rPr>
      </w:pPr>
      <w:r w:rsidRPr="002B63B5">
        <w:rPr>
          <w:highlight w:val="white"/>
        </w:rPr>
        <w:t xml:space="preserve">                     valueSize, value);</w:t>
      </w:r>
    </w:p>
    <w:p w14:paraId="32B04ABE" w14:textId="77777777" w:rsidR="002B63B5" w:rsidRPr="002B63B5" w:rsidRDefault="002B63B5" w:rsidP="002B63B5">
      <w:pPr>
        <w:pStyle w:val="Code"/>
        <w:rPr>
          <w:highlight w:val="white"/>
        </w:rPr>
      </w:pPr>
      <w:r w:rsidRPr="002B63B5">
        <w:rPr>
          <w:highlight w:val="white"/>
        </w:rPr>
        <w:t xml:space="preserve">        return byteList;</w:t>
      </w:r>
    </w:p>
    <w:p w14:paraId="30302F2B" w14:textId="77777777" w:rsidR="002B63B5" w:rsidRPr="002B63B5" w:rsidRDefault="002B63B5" w:rsidP="002B63B5">
      <w:pPr>
        <w:pStyle w:val="Code"/>
        <w:rPr>
          <w:highlight w:val="white"/>
        </w:rPr>
      </w:pPr>
      <w:r w:rsidRPr="002B63B5">
        <w:rPr>
          <w:highlight w:val="white"/>
        </w:rPr>
        <w:t xml:space="preserve">      }</w:t>
      </w:r>
    </w:p>
    <w:p w14:paraId="438E5DC9" w14:textId="77777777" w:rsidR="002B63B5" w:rsidRPr="002B63B5" w:rsidRDefault="002B63B5" w:rsidP="002B63B5">
      <w:pPr>
        <w:pStyle w:val="Code"/>
        <w:rPr>
          <w:highlight w:val="white"/>
        </w:rPr>
      </w:pPr>
      <w:r w:rsidRPr="002B63B5">
        <w:rPr>
          <w:highlight w:val="white"/>
        </w:rPr>
        <w:t xml:space="preserve">      // mov [bp + 2], global</w:t>
      </w:r>
    </w:p>
    <w:p w14:paraId="47B0C7B4"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63EA1C81" w14:textId="77777777" w:rsidR="002B63B5" w:rsidRPr="002B63B5" w:rsidRDefault="002B63B5" w:rsidP="002B63B5">
      <w:pPr>
        <w:pStyle w:val="Code"/>
        <w:rPr>
          <w:highlight w:val="white"/>
        </w:rPr>
      </w:pPr>
      <w:r w:rsidRPr="002B63B5">
        <w:rPr>
          <w:highlight w:val="white"/>
        </w:rPr>
        <w:t xml:space="preserve">               (operand2 is string)) {</w:t>
      </w:r>
    </w:p>
    <w:p w14:paraId="27547215" w14:textId="77777777" w:rsidR="002B63B5" w:rsidRPr="002B63B5" w:rsidRDefault="002B63B5" w:rsidP="002B63B5">
      <w:pPr>
        <w:pStyle w:val="Code"/>
        <w:rPr>
          <w:highlight w:val="white"/>
        </w:rPr>
      </w:pPr>
      <w:r w:rsidRPr="002B63B5">
        <w:rPr>
          <w:highlight w:val="white"/>
        </w:rPr>
        <w:t xml:space="preserve">        Register baseRegister = (Register) operand0;</w:t>
      </w:r>
    </w:p>
    <w:p w14:paraId="6DA954B6" w14:textId="77777777" w:rsidR="002B63B5" w:rsidRPr="002B63B5" w:rsidRDefault="002B63B5" w:rsidP="002B63B5">
      <w:pPr>
        <w:pStyle w:val="Code"/>
        <w:rPr>
          <w:highlight w:val="white"/>
        </w:rPr>
      </w:pPr>
      <w:r w:rsidRPr="002B63B5">
        <w:rPr>
          <w:highlight w:val="white"/>
        </w:rPr>
        <w:t xml:space="preserve">        int offset = (int) operand1;</w:t>
      </w:r>
    </w:p>
    <w:p w14:paraId="1423B618" w14:textId="77777777" w:rsidR="002B63B5" w:rsidRPr="002B63B5" w:rsidRDefault="002B63B5" w:rsidP="002B63B5">
      <w:pPr>
        <w:pStyle w:val="Code"/>
        <w:rPr>
          <w:highlight w:val="white"/>
        </w:rPr>
      </w:pPr>
      <w:r w:rsidRPr="002B63B5">
        <w:rPr>
          <w:highlight w:val="white"/>
        </w:rPr>
        <w:t xml:space="preserve">        int offsetSize = SizeOfValue(offset);</w:t>
      </w:r>
    </w:p>
    <w:p w14:paraId="390D6074" w14:textId="77777777" w:rsidR="002B63B5" w:rsidRPr="002B63B5" w:rsidRDefault="002B63B5" w:rsidP="002B63B5">
      <w:pPr>
        <w:pStyle w:val="Code"/>
        <w:rPr>
          <w:highlight w:val="white"/>
        </w:rPr>
      </w:pPr>
      <w:r w:rsidRPr="002B63B5">
        <w:rPr>
          <w:highlight w:val="white"/>
        </w:rPr>
        <w:t xml:space="preserve">        List&lt;byte&gt; byteList =</w:t>
      </w:r>
    </w:p>
    <w:p w14:paraId="513A22A6" w14:textId="77777777" w:rsidR="002B63B5" w:rsidRPr="002B63B5" w:rsidRDefault="002B63B5" w:rsidP="002B63B5">
      <w:pPr>
        <w:pStyle w:val="Code"/>
        <w:rPr>
          <w:highlight w:val="white"/>
        </w:rPr>
      </w:pPr>
      <w:r w:rsidRPr="002B63B5">
        <w:rPr>
          <w:highlight w:val="white"/>
        </w:rPr>
        <w:t xml:space="preserve">          LookupByteArray(Operator, baseRegister, offsetSize,</w:t>
      </w:r>
    </w:p>
    <w:p w14:paraId="3E501259" w14:textId="77777777" w:rsidR="002B63B5" w:rsidRPr="002B63B5" w:rsidRDefault="002B63B5" w:rsidP="002B63B5">
      <w:pPr>
        <w:pStyle w:val="Code"/>
        <w:rPr>
          <w:highlight w:val="white"/>
        </w:rPr>
      </w:pPr>
      <w:r w:rsidRPr="002B63B5">
        <w:rPr>
          <w:highlight w:val="white"/>
        </w:rPr>
        <w:t xml:space="preserve">                          TypeSize.PointerSize);</w:t>
      </w:r>
    </w:p>
    <w:p w14:paraId="20DCA438" w14:textId="77777777" w:rsidR="002B63B5" w:rsidRPr="002B63B5" w:rsidRDefault="002B63B5" w:rsidP="002B63B5">
      <w:pPr>
        <w:pStyle w:val="Code"/>
        <w:rPr>
          <w:highlight w:val="white"/>
        </w:rPr>
      </w:pPr>
      <w:r w:rsidRPr="002B63B5">
        <w:rPr>
          <w:highlight w:val="white"/>
        </w:rPr>
        <w:t xml:space="preserve">        LoadByteList(byteList, byteList.Count -</w:t>
      </w:r>
    </w:p>
    <w:p w14:paraId="4B94C18C" w14:textId="77777777" w:rsidR="002B63B5" w:rsidRPr="002B63B5" w:rsidRDefault="002B63B5" w:rsidP="002B63B5">
      <w:pPr>
        <w:pStyle w:val="Code"/>
        <w:rPr>
          <w:highlight w:val="white"/>
        </w:rPr>
      </w:pPr>
      <w:r w:rsidRPr="002B63B5">
        <w:rPr>
          <w:highlight w:val="white"/>
        </w:rPr>
        <w:t xml:space="preserve">                    (offsetSize + TypeSize.PointerSize), offsetSize, offset);</w:t>
      </w:r>
    </w:p>
    <w:p w14:paraId="24D20375"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7DB730D" w14:textId="77777777" w:rsidR="002B63B5" w:rsidRPr="002B63B5" w:rsidRDefault="002B63B5" w:rsidP="002B63B5">
      <w:pPr>
        <w:pStyle w:val="Code"/>
        <w:rPr>
          <w:highlight w:val="white"/>
        </w:rPr>
      </w:pPr>
      <w:r w:rsidRPr="002B63B5">
        <w:rPr>
          <w:highlight w:val="white"/>
        </w:rPr>
        <w:t xml:space="preserve">                     TypeSize.PointerSize, 0);</w:t>
      </w:r>
    </w:p>
    <w:p w14:paraId="28D98181" w14:textId="77777777" w:rsidR="002B63B5" w:rsidRPr="002B63B5" w:rsidRDefault="002B63B5" w:rsidP="002B63B5">
      <w:pPr>
        <w:pStyle w:val="Code"/>
        <w:rPr>
          <w:highlight w:val="white"/>
        </w:rPr>
      </w:pPr>
      <w:r w:rsidRPr="002B63B5">
        <w:rPr>
          <w:highlight w:val="white"/>
        </w:rPr>
        <w:t xml:space="preserve">        return byteList; </w:t>
      </w:r>
    </w:p>
    <w:p w14:paraId="3B4A0C27" w14:textId="77777777" w:rsidR="002B63B5" w:rsidRPr="002B63B5" w:rsidRDefault="002B63B5" w:rsidP="002B63B5">
      <w:pPr>
        <w:pStyle w:val="Code"/>
        <w:rPr>
          <w:highlight w:val="white"/>
        </w:rPr>
      </w:pPr>
      <w:r w:rsidRPr="002B63B5">
        <w:rPr>
          <w:highlight w:val="white"/>
        </w:rPr>
        <w:t xml:space="preserve">      }</w:t>
      </w:r>
    </w:p>
    <w:p w14:paraId="22C1094A" w14:textId="77777777" w:rsidR="002B63B5" w:rsidRPr="002B63B5" w:rsidRDefault="002B63B5" w:rsidP="002B63B5">
      <w:pPr>
        <w:pStyle w:val="Code"/>
        <w:rPr>
          <w:highlight w:val="white"/>
        </w:rPr>
      </w:pPr>
      <w:r w:rsidRPr="002B63B5">
        <w:rPr>
          <w:highlight w:val="white"/>
        </w:rPr>
        <w:t xml:space="preserve">      // mov [global + 4], 123; mov [null + 4], 123</w:t>
      </w:r>
    </w:p>
    <w:p w14:paraId="628E1C8B" w14:textId="77777777" w:rsidR="002B63B5" w:rsidRPr="002B63B5" w:rsidRDefault="002B63B5" w:rsidP="002B63B5">
      <w:pPr>
        <w:pStyle w:val="Code"/>
        <w:rPr>
          <w:highlight w:val="white"/>
        </w:rPr>
      </w:pPr>
      <w:r w:rsidRPr="002B63B5">
        <w:rPr>
          <w:highlight w:val="white"/>
        </w:rPr>
        <w:t xml:space="preserve">      else if ((operand1 is int) &amp;&amp; (operand2 is BigInteger)) {</w:t>
      </w:r>
    </w:p>
    <w:p w14:paraId="00E9F756"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2AC254DE" w14:textId="77777777" w:rsidR="002B63B5" w:rsidRPr="002B63B5" w:rsidRDefault="002B63B5" w:rsidP="002B63B5">
      <w:pPr>
        <w:pStyle w:val="Code"/>
        <w:rPr>
          <w:highlight w:val="white"/>
        </w:rPr>
      </w:pPr>
      <w:r w:rsidRPr="002B63B5">
        <w:rPr>
          <w:highlight w:val="white"/>
        </w:rPr>
        <w:t xml:space="preserve">        int offset = (int) operand1;</w:t>
      </w:r>
    </w:p>
    <w:p w14:paraId="7C3E8C15" w14:textId="77777777" w:rsidR="002B63B5" w:rsidRPr="002B63B5" w:rsidRDefault="002B63B5" w:rsidP="002B63B5">
      <w:pPr>
        <w:pStyle w:val="Code"/>
        <w:rPr>
          <w:highlight w:val="white"/>
        </w:rPr>
      </w:pPr>
      <w:r w:rsidRPr="002B63B5">
        <w:rPr>
          <w:highlight w:val="white"/>
        </w:rPr>
        <w:t xml:space="preserve">        BigInteger value = (BigInteger) operand2;</w:t>
      </w:r>
    </w:p>
    <w:p w14:paraId="0690F941" w14:textId="77777777" w:rsidR="002B63B5" w:rsidRPr="002B63B5" w:rsidRDefault="002B63B5" w:rsidP="002B63B5">
      <w:pPr>
        <w:pStyle w:val="Code"/>
        <w:rPr>
          <w:highlight w:val="white"/>
        </w:rPr>
      </w:pPr>
      <w:r w:rsidRPr="002B63B5">
        <w:rPr>
          <w:highlight w:val="white"/>
        </w:rPr>
        <w:t xml:space="preserve">        int valueSize = SizeOfValue(value, Operator);</w:t>
      </w:r>
    </w:p>
    <w:p w14:paraId="02B6F8FA" w14:textId="77777777" w:rsidR="002B63B5" w:rsidRPr="002B63B5" w:rsidRDefault="002B63B5" w:rsidP="002B63B5">
      <w:pPr>
        <w:pStyle w:val="Code"/>
        <w:rPr>
          <w:highlight w:val="white"/>
        </w:rPr>
      </w:pPr>
      <w:r w:rsidRPr="002B63B5">
        <w:rPr>
          <w:highlight w:val="white"/>
        </w:rPr>
        <w:t xml:space="preserve">        List&lt;byte&gt; byteList =</w:t>
      </w:r>
    </w:p>
    <w:p w14:paraId="407A3170" w14:textId="77777777" w:rsidR="002B63B5" w:rsidRPr="002B63B5" w:rsidRDefault="002B63B5" w:rsidP="002B63B5">
      <w:pPr>
        <w:pStyle w:val="Code"/>
        <w:rPr>
          <w:highlight w:val="white"/>
        </w:rPr>
      </w:pPr>
      <w:r w:rsidRPr="002B63B5">
        <w:rPr>
          <w:highlight w:val="white"/>
        </w:rPr>
        <w:t xml:space="preserve">          LookupByteArray(Operator, null, TypeSize.PointerSize, valueSize);</w:t>
      </w:r>
    </w:p>
    <w:p w14:paraId="2AC76C62" w14:textId="77777777" w:rsidR="002B63B5" w:rsidRPr="002B63B5" w:rsidRDefault="002B63B5" w:rsidP="002B63B5">
      <w:pPr>
        <w:pStyle w:val="Code"/>
        <w:rPr>
          <w:highlight w:val="white"/>
        </w:rPr>
      </w:pPr>
      <w:r w:rsidRPr="002B63B5">
        <w:rPr>
          <w:highlight w:val="white"/>
        </w:rPr>
        <w:t xml:space="preserve">        LoadByteList(byteList, byteList.Count - (TypeSize.PointerSize +</w:t>
      </w:r>
    </w:p>
    <w:p w14:paraId="3F95BC26" w14:textId="77777777" w:rsidR="002B63B5" w:rsidRPr="002B63B5" w:rsidRDefault="002B63B5" w:rsidP="002B63B5">
      <w:pPr>
        <w:pStyle w:val="Code"/>
        <w:rPr>
          <w:highlight w:val="white"/>
        </w:rPr>
      </w:pPr>
      <w:r w:rsidRPr="002B63B5">
        <w:rPr>
          <w:highlight w:val="white"/>
        </w:rPr>
        <w:t xml:space="preserve">                     valueSize), TypeSize.PointerSize, offset);</w:t>
      </w:r>
    </w:p>
    <w:p w14:paraId="6E5FE1C2"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F64B527" w14:textId="77777777" w:rsidR="002B63B5" w:rsidRPr="002B63B5" w:rsidRDefault="002B63B5" w:rsidP="002B63B5">
      <w:pPr>
        <w:pStyle w:val="Code"/>
        <w:rPr>
          <w:highlight w:val="white"/>
        </w:rPr>
      </w:pPr>
      <w:r w:rsidRPr="002B63B5">
        <w:rPr>
          <w:highlight w:val="white"/>
        </w:rPr>
        <w:t xml:space="preserve">                     valueSize, value);</w:t>
      </w:r>
    </w:p>
    <w:p w14:paraId="058685BE" w14:textId="77777777" w:rsidR="002B63B5" w:rsidRPr="002B63B5" w:rsidRDefault="002B63B5" w:rsidP="002B63B5">
      <w:pPr>
        <w:pStyle w:val="Code"/>
        <w:rPr>
          <w:highlight w:val="white"/>
        </w:rPr>
      </w:pPr>
      <w:r w:rsidRPr="002B63B5">
        <w:rPr>
          <w:highlight w:val="white"/>
        </w:rPr>
        <w:t xml:space="preserve">        return byteList; </w:t>
      </w:r>
    </w:p>
    <w:p w14:paraId="14C58525" w14:textId="77777777" w:rsidR="002B63B5" w:rsidRPr="002B63B5" w:rsidRDefault="002B63B5" w:rsidP="002B63B5">
      <w:pPr>
        <w:pStyle w:val="Code"/>
        <w:rPr>
          <w:highlight w:val="white"/>
        </w:rPr>
      </w:pPr>
      <w:r w:rsidRPr="002B63B5">
        <w:rPr>
          <w:highlight w:val="white"/>
        </w:rPr>
        <w:t xml:space="preserve">      }</w:t>
      </w:r>
    </w:p>
    <w:p w14:paraId="78919BFA" w14:textId="77777777" w:rsidR="002B63B5" w:rsidRPr="002B63B5" w:rsidRDefault="002B63B5" w:rsidP="002B63B5">
      <w:pPr>
        <w:pStyle w:val="Code"/>
        <w:rPr>
          <w:highlight w:val="white"/>
        </w:rPr>
      </w:pPr>
      <w:r w:rsidRPr="002B63B5">
        <w:rPr>
          <w:highlight w:val="white"/>
        </w:rPr>
        <w:t xml:space="preserve">      // mov ax, bx</w:t>
      </w:r>
    </w:p>
    <w:p w14:paraId="0519C73A" w14:textId="77777777" w:rsidR="002B63B5" w:rsidRPr="002B63B5" w:rsidRDefault="002B63B5" w:rsidP="002B63B5">
      <w:pPr>
        <w:pStyle w:val="Code"/>
        <w:rPr>
          <w:highlight w:val="white"/>
        </w:rPr>
      </w:pPr>
      <w:r w:rsidRPr="002B63B5">
        <w:rPr>
          <w:highlight w:val="white"/>
        </w:rPr>
        <w:t xml:space="preserve">      else if ((operand0 is Register) &amp;&amp; (operand1 is Register)) {</w:t>
      </w:r>
    </w:p>
    <w:p w14:paraId="48FCA3DB" w14:textId="77777777" w:rsidR="002B63B5" w:rsidRPr="002B63B5" w:rsidRDefault="002B63B5" w:rsidP="002B63B5">
      <w:pPr>
        <w:pStyle w:val="Code"/>
        <w:rPr>
          <w:highlight w:val="white"/>
        </w:rPr>
      </w:pPr>
      <w:r w:rsidRPr="002B63B5">
        <w:rPr>
          <w:highlight w:val="white"/>
        </w:rPr>
        <w:t xml:space="preserve">        Assert.ErrorXXX(operand2 == null);</w:t>
      </w:r>
    </w:p>
    <w:p w14:paraId="1F26F3B5" w14:textId="77777777" w:rsidR="002B63B5" w:rsidRPr="002B63B5" w:rsidRDefault="002B63B5" w:rsidP="002B63B5">
      <w:pPr>
        <w:pStyle w:val="Code"/>
        <w:rPr>
          <w:highlight w:val="white"/>
        </w:rPr>
      </w:pPr>
      <w:r w:rsidRPr="002B63B5">
        <w:rPr>
          <w:highlight w:val="white"/>
        </w:rPr>
        <w:t xml:space="preserve">        Register toRegister = (Register) operand0,</w:t>
      </w:r>
    </w:p>
    <w:p w14:paraId="346036DA" w14:textId="77777777" w:rsidR="002B63B5" w:rsidRPr="002B63B5" w:rsidRDefault="002B63B5" w:rsidP="002B63B5">
      <w:pPr>
        <w:pStyle w:val="Code"/>
        <w:rPr>
          <w:highlight w:val="white"/>
        </w:rPr>
      </w:pPr>
      <w:r w:rsidRPr="002B63B5">
        <w:rPr>
          <w:highlight w:val="white"/>
        </w:rPr>
        <w:t xml:space="preserve">                 fromRegister = (Register) operand1;</w:t>
      </w:r>
    </w:p>
    <w:p w14:paraId="6A2529B3" w14:textId="77777777" w:rsidR="002B63B5" w:rsidRPr="002B63B5" w:rsidRDefault="002B63B5" w:rsidP="002B63B5">
      <w:pPr>
        <w:pStyle w:val="Code"/>
        <w:rPr>
          <w:highlight w:val="white"/>
        </w:rPr>
      </w:pPr>
      <w:r w:rsidRPr="002B63B5">
        <w:rPr>
          <w:highlight w:val="white"/>
        </w:rPr>
        <w:t xml:space="preserve">        return LookupByteArray(Operator, toRegister, fromRegister);</w:t>
      </w:r>
    </w:p>
    <w:p w14:paraId="2EBDB66F" w14:textId="77777777" w:rsidR="002B63B5" w:rsidRPr="002B63B5" w:rsidRDefault="002B63B5" w:rsidP="002B63B5">
      <w:pPr>
        <w:pStyle w:val="Code"/>
        <w:rPr>
          <w:highlight w:val="white"/>
        </w:rPr>
      </w:pPr>
      <w:r w:rsidRPr="002B63B5">
        <w:rPr>
          <w:highlight w:val="white"/>
        </w:rPr>
        <w:t xml:space="preserve">      }</w:t>
      </w:r>
    </w:p>
    <w:p w14:paraId="3F0C8436" w14:textId="77777777" w:rsidR="002B63B5" w:rsidRPr="002B63B5" w:rsidRDefault="002B63B5" w:rsidP="002B63B5">
      <w:pPr>
        <w:pStyle w:val="Code"/>
        <w:rPr>
          <w:highlight w:val="white"/>
        </w:rPr>
      </w:pPr>
      <w:r w:rsidRPr="002B63B5">
        <w:rPr>
          <w:highlight w:val="white"/>
        </w:rPr>
        <w:t xml:space="preserve">      // mov ax, 123</w:t>
      </w:r>
    </w:p>
    <w:p w14:paraId="5E38D4D2" w14:textId="77777777" w:rsidR="002B63B5" w:rsidRPr="002B63B5" w:rsidRDefault="002B63B5" w:rsidP="002B63B5">
      <w:pPr>
        <w:pStyle w:val="Code"/>
        <w:rPr>
          <w:highlight w:val="white"/>
        </w:rPr>
      </w:pPr>
      <w:r w:rsidRPr="002B63B5">
        <w:rPr>
          <w:highlight w:val="white"/>
        </w:rPr>
        <w:t xml:space="preserve">      else if ((operand0 is Register) &amp;&amp; (operand1 is BigInteger)) {</w:t>
      </w:r>
    </w:p>
    <w:p w14:paraId="454967E3" w14:textId="77777777" w:rsidR="002B63B5" w:rsidRPr="002B63B5" w:rsidRDefault="002B63B5" w:rsidP="002B63B5">
      <w:pPr>
        <w:pStyle w:val="Code"/>
        <w:rPr>
          <w:highlight w:val="white"/>
        </w:rPr>
      </w:pPr>
      <w:r w:rsidRPr="002B63B5">
        <w:rPr>
          <w:highlight w:val="white"/>
        </w:rPr>
        <w:t xml:space="preserve">        Assert.ErrorXXX(operand2 == null);</w:t>
      </w:r>
    </w:p>
    <w:p w14:paraId="2C234303" w14:textId="77777777" w:rsidR="002B63B5" w:rsidRPr="002B63B5" w:rsidRDefault="002B63B5" w:rsidP="002B63B5">
      <w:pPr>
        <w:pStyle w:val="Code"/>
        <w:rPr>
          <w:highlight w:val="white"/>
        </w:rPr>
      </w:pPr>
      <w:r w:rsidRPr="002B63B5">
        <w:rPr>
          <w:highlight w:val="white"/>
        </w:rPr>
        <w:lastRenderedPageBreak/>
        <w:t xml:space="preserve">        Register register = (Register) operand0;</w:t>
      </w:r>
    </w:p>
    <w:p w14:paraId="5FCE91DF" w14:textId="77777777" w:rsidR="002B63B5" w:rsidRPr="002B63B5" w:rsidRDefault="002B63B5" w:rsidP="002B63B5">
      <w:pPr>
        <w:pStyle w:val="Code"/>
        <w:rPr>
          <w:highlight w:val="white"/>
        </w:rPr>
      </w:pPr>
      <w:r w:rsidRPr="002B63B5">
        <w:rPr>
          <w:highlight w:val="white"/>
        </w:rPr>
        <w:t xml:space="preserve">        BigInteger value = (BigInteger) operand1;</w:t>
      </w:r>
    </w:p>
    <w:p w14:paraId="12BEF24E" w14:textId="77777777" w:rsidR="002B63B5" w:rsidRPr="002B63B5" w:rsidRDefault="002B63B5" w:rsidP="002B63B5">
      <w:pPr>
        <w:pStyle w:val="Code"/>
        <w:rPr>
          <w:highlight w:val="white"/>
        </w:rPr>
      </w:pPr>
      <w:r w:rsidRPr="002B63B5">
        <w:rPr>
          <w:highlight w:val="white"/>
        </w:rPr>
        <w:t xml:space="preserve">        int size = ((Operator == AssemblyOperator.mov) ||</w:t>
      </w:r>
    </w:p>
    <w:p w14:paraId="42624917" w14:textId="77777777" w:rsidR="002B63B5" w:rsidRPr="002B63B5" w:rsidRDefault="002B63B5" w:rsidP="002B63B5">
      <w:pPr>
        <w:pStyle w:val="Code"/>
        <w:rPr>
          <w:highlight w:val="white"/>
        </w:rPr>
      </w:pPr>
      <w:r w:rsidRPr="002B63B5">
        <w:rPr>
          <w:highlight w:val="white"/>
        </w:rPr>
        <w:t xml:space="preserve">                    (Operator == AssemblyOperator.and))</w:t>
      </w:r>
    </w:p>
    <w:p w14:paraId="4F9ADE62" w14:textId="77777777" w:rsidR="002B63B5" w:rsidRPr="002B63B5" w:rsidRDefault="002B63B5" w:rsidP="002B63B5">
      <w:pPr>
        <w:pStyle w:val="Code"/>
        <w:rPr>
          <w:highlight w:val="white"/>
        </w:rPr>
      </w:pPr>
      <w:r w:rsidRPr="002B63B5">
        <w:rPr>
          <w:highlight w:val="white"/>
        </w:rPr>
        <w:t xml:space="preserve">                   ? SizeOfRegister(register) : SizeOfValue(value);</w:t>
      </w:r>
    </w:p>
    <w:p w14:paraId="03522614"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018B83E4"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604F8544" w14:textId="77777777" w:rsidR="002B63B5" w:rsidRPr="002B63B5" w:rsidRDefault="002B63B5" w:rsidP="002B63B5">
      <w:pPr>
        <w:pStyle w:val="Code"/>
        <w:rPr>
          <w:highlight w:val="white"/>
        </w:rPr>
      </w:pPr>
      <w:r w:rsidRPr="002B63B5">
        <w:rPr>
          <w:highlight w:val="white"/>
        </w:rPr>
        <w:t xml:space="preserve">        return byteList;</w:t>
      </w:r>
    </w:p>
    <w:p w14:paraId="65B85E75" w14:textId="77777777" w:rsidR="002B63B5" w:rsidRPr="002B63B5" w:rsidRDefault="002B63B5" w:rsidP="002B63B5">
      <w:pPr>
        <w:pStyle w:val="Code"/>
        <w:rPr>
          <w:highlight w:val="white"/>
        </w:rPr>
      </w:pPr>
      <w:r w:rsidRPr="002B63B5">
        <w:rPr>
          <w:highlight w:val="white"/>
        </w:rPr>
        <w:t xml:space="preserve">      }</w:t>
      </w:r>
    </w:p>
    <w:p w14:paraId="6D0C96A7" w14:textId="77777777" w:rsidR="002B63B5" w:rsidRPr="002B63B5" w:rsidRDefault="002B63B5" w:rsidP="002B63B5">
      <w:pPr>
        <w:pStyle w:val="Code"/>
        <w:rPr>
          <w:highlight w:val="white"/>
        </w:rPr>
      </w:pPr>
      <w:r w:rsidRPr="002B63B5">
        <w:rPr>
          <w:highlight w:val="white"/>
        </w:rPr>
        <w:t xml:space="preserve">      // mov ax, global</w:t>
      </w:r>
    </w:p>
    <w:p w14:paraId="16FC70F1" w14:textId="77777777" w:rsidR="002B63B5" w:rsidRPr="002B63B5" w:rsidRDefault="002B63B5" w:rsidP="002B63B5">
      <w:pPr>
        <w:pStyle w:val="Code"/>
        <w:rPr>
          <w:highlight w:val="white"/>
        </w:rPr>
      </w:pPr>
      <w:r w:rsidRPr="002B63B5">
        <w:rPr>
          <w:highlight w:val="white"/>
        </w:rPr>
        <w:t xml:space="preserve">      else if ((operand0 is Register) &amp;&amp; (operand1 is string)) {</w:t>
      </w:r>
    </w:p>
    <w:p w14:paraId="6D859328" w14:textId="77777777" w:rsidR="002B63B5" w:rsidRPr="002B63B5" w:rsidRDefault="002B63B5" w:rsidP="002B63B5">
      <w:pPr>
        <w:pStyle w:val="Code"/>
        <w:rPr>
          <w:highlight w:val="white"/>
        </w:rPr>
      </w:pPr>
      <w:r w:rsidRPr="002B63B5">
        <w:rPr>
          <w:highlight w:val="white"/>
        </w:rPr>
        <w:t xml:space="preserve">        Assert.ErrorXXX(operand2 == null);</w:t>
      </w:r>
    </w:p>
    <w:p w14:paraId="386B5BEB" w14:textId="77777777" w:rsidR="002B63B5" w:rsidRPr="002B63B5" w:rsidRDefault="002B63B5" w:rsidP="002B63B5">
      <w:pPr>
        <w:pStyle w:val="Code"/>
        <w:rPr>
          <w:highlight w:val="white"/>
        </w:rPr>
      </w:pPr>
      <w:r w:rsidRPr="002B63B5">
        <w:rPr>
          <w:highlight w:val="white"/>
        </w:rPr>
        <w:t xml:space="preserve">        Register register = (Register) operand0;</w:t>
      </w:r>
    </w:p>
    <w:p w14:paraId="09B21FEA" w14:textId="77777777" w:rsidR="002B63B5" w:rsidRPr="002B63B5" w:rsidRDefault="002B63B5" w:rsidP="002B63B5">
      <w:pPr>
        <w:pStyle w:val="Code"/>
        <w:rPr>
          <w:highlight w:val="white"/>
        </w:rPr>
      </w:pPr>
      <w:r w:rsidRPr="002B63B5">
        <w:rPr>
          <w:highlight w:val="white"/>
        </w:rPr>
        <w:t xml:space="preserve">        int size = SizeOfRegister(register);</w:t>
      </w:r>
    </w:p>
    <w:p w14:paraId="117F09CF"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51A80DB5" w14:textId="77777777" w:rsidR="002B63B5" w:rsidRPr="002B63B5" w:rsidRDefault="002B63B5" w:rsidP="002B63B5">
      <w:pPr>
        <w:pStyle w:val="Code"/>
        <w:rPr>
          <w:highlight w:val="white"/>
        </w:rPr>
      </w:pPr>
      <w:r w:rsidRPr="002B63B5">
        <w:rPr>
          <w:highlight w:val="white"/>
        </w:rPr>
        <w:t xml:space="preserve">        LoadByteList(byteList, byteList.Count - size, size, 0);</w:t>
      </w:r>
    </w:p>
    <w:p w14:paraId="3722CBD8" w14:textId="77777777" w:rsidR="002B63B5" w:rsidRPr="002B63B5" w:rsidRDefault="002B63B5" w:rsidP="002B63B5">
      <w:pPr>
        <w:pStyle w:val="Code"/>
        <w:rPr>
          <w:highlight w:val="white"/>
        </w:rPr>
      </w:pPr>
      <w:r w:rsidRPr="002B63B5">
        <w:rPr>
          <w:highlight w:val="white"/>
        </w:rPr>
        <w:t xml:space="preserve">        return byteList;</w:t>
      </w:r>
    </w:p>
    <w:p w14:paraId="4CF2F74F" w14:textId="77777777" w:rsidR="002B63B5" w:rsidRPr="002B63B5" w:rsidRDefault="002B63B5" w:rsidP="002B63B5">
      <w:pPr>
        <w:pStyle w:val="Code"/>
        <w:rPr>
          <w:highlight w:val="white"/>
        </w:rPr>
      </w:pPr>
      <w:r w:rsidRPr="002B63B5">
        <w:rPr>
          <w:highlight w:val="white"/>
        </w:rPr>
        <w:t xml:space="preserve">      }</w:t>
      </w:r>
    </w:p>
    <w:p w14:paraId="20066360" w14:textId="77777777" w:rsidR="002B63B5" w:rsidRPr="002B63B5" w:rsidRDefault="002B63B5" w:rsidP="002B63B5">
      <w:pPr>
        <w:pStyle w:val="Code"/>
        <w:rPr>
          <w:highlight w:val="white"/>
        </w:rPr>
      </w:pPr>
      <w:r w:rsidRPr="002B63B5">
        <w:rPr>
          <w:highlight w:val="white"/>
        </w:rPr>
        <w:t xml:space="preserve">      // inc [bp + 2]</w:t>
      </w:r>
    </w:p>
    <w:p w14:paraId="301F0CE7" w14:textId="77777777" w:rsidR="002B63B5" w:rsidRPr="002B63B5" w:rsidRDefault="002B63B5" w:rsidP="002B63B5">
      <w:pPr>
        <w:pStyle w:val="Code"/>
        <w:rPr>
          <w:highlight w:val="white"/>
        </w:rPr>
      </w:pPr>
      <w:r w:rsidRPr="002B63B5">
        <w:rPr>
          <w:highlight w:val="white"/>
        </w:rPr>
        <w:t xml:space="preserve">      else if ((operand0 is Register) &amp;&amp; (operand1 is int)) {</w:t>
      </w:r>
    </w:p>
    <w:p w14:paraId="323EC825" w14:textId="77777777" w:rsidR="002B63B5" w:rsidRPr="002B63B5" w:rsidRDefault="002B63B5" w:rsidP="002B63B5">
      <w:pPr>
        <w:pStyle w:val="Code"/>
        <w:rPr>
          <w:highlight w:val="white"/>
        </w:rPr>
      </w:pPr>
      <w:r w:rsidRPr="002B63B5">
        <w:rPr>
          <w:highlight w:val="white"/>
        </w:rPr>
        <w:t xml:space="preserve">        Assert.ErrorXXX(operand2 == null);</w:t>
      </w:r>
    </w:p>
    <w:p w14:paraId="2D90FF32" w14:textId="77777777" w:rsidR="002B63B5" w:rsidRPr="002B63B5" w:rsidRDefault="002B63B5" w:rsidP="002B63B5">
      <w:pPr>
        <w:pStyle w:val="Code"/>
        <w:rPr>
          <w:highlight w:val="white"/>
        </w:rPr>
      </w:pPr>
      <w:r w:rsidRPr="002B63B5">
        <w:rPr>
          <w:highlight w:val="white"/>
        </w:rPr>
        <w:t xml:space="preserve">        Register baseRegister = (Register) operand0;</w:t>
      </w:r>
    </w:p>
    <w:p w14:paraId="2E9AED25" w14:textId="77777777" w:rsidR="002B63B5" w:rsidRPr="002B63B5" w:rsidRDefault="002B63B5" w:rsidP="002B63B5">
      <w:pPr>
        <w:pStyle w:val="Code"/>
        <w:rPr>
          <w:highlight w:val="white"/>
        </w:rPr>
      </w:pPr>
      <w:r w:rsidRPr="002B63B5">
        <w:rPr>
          <w:highlight w:val="white"/>
        </w:rPr>
        <w:t xml:space="preserve">        int offset = (int) operand1;</w:t>
      </w:r>
    </w:p>
    <w:p w14:paraId="08885EF7" w14:textId="77777777" w:rsidR="002B63B5" w:rsidRPr="002B63B5" w:rsidRDefault="002B63B5" w:rsidP="002B63B5">
      <w:pPr>
        <w:pStyle w:val="Code"/>
        <w:rPr>
          <w:highlight w:val="white"/>
        </w:rPr>
      </w:pPr>
      <w:r w:rsidRPr="002B63B5">
        <w:rPr>
          <w:highlight w:val="white"/>
        </w:rPr>
        <w:t xml:space="preserve">        int size = SizeOfValue(offset);</w:t>
      </w:r>
    </w:p>
    <w:p w14:paraId="72AFD7E2" w14:textId="77777777" w:rsidR="002B63B5" w:rsidRPr="002B63B5" w:rsidRDefault="002B63B5" w:rsidP="002B63B5">
      <w:pPr>
        <w:pStyle w:val="Code"/>
        <w:rPr>
          <w:highlight w:val="white"/>
        </w:rPr>
      </w:pPr>
      <w:r w:rsidRPr="002B63B5">
        <w:rPr>
          <w:highlight w:val="white"/>
        </w:rPr>
        <w:t xml:space="preserve">        List&lt;byte&gt; byteList = LookupByteArray(Operator, baseRegister, size);</w:t>
      </w:r>
    </w:p>
    <w:p w14:paraId="5EF9F51B"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363CFE53" w14:textId="77777777" w:rsidR="002B63B5" w:rsidRPr="002B63B5" w:rsidRDefault="002B63B5" w:rsidP="002B63B5">
      <w:pPr>
        <w:pStyle w:val="Code"/>
        <w:rPr>
          <w:highlight w:val="white"/>
        </w:rPr>
      </w:pPr>
      <w:r w:rsidRPr="002B63B5">
        <w:rPr>
          <w:highlight w:val="white"/>
        </w:rPr>
        <w:t xml:space="preserve">        return byteList;</w:t>
      </w:r>
    </w:p>
    <w:p w14:paraId="5CF5971C" w14:textId="77777777" w:rsidR="002B63B5" w:rsidRPr="002B63B5" w:rsidRDefault="002B63B5" w:rsidP="002B63B5">
      <w:pPr>
        <w:pStyle w:val="Code"/>
        <w:rPr>
          <w:highlight w:val="white"/>
        </w:rPr>
      </w:pPr>
      <w:r w:rsidRPr="002B63B5">
        <w:rPr>
          <w:highlight w:val="white"/>
        </w:rPr>
        <w:t xml:space="preserve">      }</w:t>
      </w:r>
    </w:p>
    <w:p w14:paraId="54B2E8A9" w14:textId="77777777" w:rsidR="002B63B5" w:rsidRPr="002B63B5" w:rsidRDefault="002B63B5" w:rsidP="002B63B5">
      <w:pPr>
        <w:pStyle w:val="Code"/>
        <w:rPr>
          <w:highlight w:val="white"/>
        </w:rPr>
      </w:pPr>
      <w:r w:rsidRPr="002B63B5">
        <w:rPr>
          <w:highlight w:val="white"/>
        </w:rPr>
        <w:t xml:space="preserve">      // inc [global + 4]; inc [null + 4]</w:t>
      </w:r>
    </w:p>
    <w:p w14:paraId="6E946CEA" w14:textId="77777777" w:rsidR="002B63B5" w:rsidRPr="002B63B5" w:rsidRDefault="002B63B5" w:rsidP="002B63B5">
      <w:pPr>
        <w:pStyle w:val="Code"/>
        <w:rPr>
          <w:highlight w:val="white"/>
        </w:rPr>
      </w:pPr>
      <w:r w:rsidRPr="002B63B5">
        <w:rPr>
          <w:highlight w:val="white"/>
        </w:rPr>
        <w:t xml:space="preserve">      else if (operand1 is int) {</w:t>
      </w:r>
    </w:p>
    <w:p w14:paraId="4F233ED3"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162DFB33" w14:textId="77777777" w:rsidR="002B63B5" w:rsidRPr="002B63B5" w:rsidRDefault="002B63B5" w:rsidP="002B63B5">
      <w:pPr>
        <w:pStyle w:val="Code"/>
        <w:rPr>
          <w:highlight w:val="white"/>
        </w:rPr>
      </w:pPr>
      <w:r w:rsidRPr="002B63B5">
        <w:rPr>
          <w:highlight w:val="white"/>
        </w:rPr>
        <w:t xml:space="preserve">        Assert.ErrorXXX(operand2 == null);</w:t>
      </w:r>
    </w:p>
    <w:p w14:paraId="7D0A7F22" w14:textId="77777777" w:rsidR="002B63B5" w:rsidRPr="002B63B5" w:rsidRDefault="002B63B5" w:rsidP="002B63B5">
      <w:pPr>
        <w:pStyle w:val="Code"/>
        <w:rPr>
          <w:highlight w:val="white"/>
        </w:rPr>
      </w:pPr>
      <w:r w:rsidRPr="002B63B5">
        <w:rPr>
          <w:highlight w:val="white"/>
        </w:rPr>
        <w:t xml:space="preserve">        int offset = (int) operand1;</w:t>
      </w:r>
    </w:p>
    <w:p w14:paraId="16BC309E" w14:textId="77777777" w:rsidR="002B63B5" w:rsidRPr="002B63B5" w:rsidRDefault="002B63B5" w:rsidP="002B63B5">
      <w:pPr>
        <w:pStyle w:val="Code"/>
        <w:rPr>
          <w:highlight w:val="white"/>
        </w:rPr>
      </w:pPr>
      <w:r w:rsidRPr="002B63B5">
        <w:rPr>
          <w:highlight w:val="white"/>
        </w:rPr>
        <w:t xml:space="preserve">        List&lt;byte&gt; byteList =</w:t>
      </w:r>
    </w:p>
    <w:p w14:paraId="4CA1DB37" w14:textId="77777777" w:rsidR="002B63B5" w:rsidRPr="002B63B5" w:rsidRDefault="002B63B5" w:rsidP="002B63B5">
      <w:pPr>
        <w:pStyle w:val="Code"/>
        <w:rPr>
          <w:highlight w:val="white"/>
        </w:rPr>
      </w:pPr>
      <w:r w:rsidRPr="002B63B5">
        <w:rPr>
          <w:highlight w:val="white"/>
        </w:rPr>
        <w:t xml:space="preserve">          LookupByteArray(Operator, null, TypeSize.PointerSize);</w:t>
      </w:r>
    </w:p>
    <w:p w14:paraId="7863A132"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12C01AA" w14:textId="77777777" w:rsidR="002B63B5" w:rsidRPr="002B63B5" w:rsidRDefault="002B63B5" w:rsidP="002B63B5">
      <w:pPr>
        <w:pStyle w:val="Code"/>
        <w:rPr>
          <w:highlight w:val="white"/>
        </w:rPr>
      </w:pPr>
      <w:r w:rsidRPr="002B63B5">
        <w:rPr>
          <w:highlight w:val="white"/>
        </w:rPr>
        <w:t xml:space="preserve">                     TypeSize.PointerSize, offset);</w:t>
      </w:r>
    </w:p>
    <w:p w14:paraId="30488C08" w14:textId="77777777" w:rsidR="002B63B5" w:rsidRPr="002B63B5" w:rsidRDefault="002B63B5" w:rsidP="002B63B5">
      <w:pPr>
        <w:pStyle w:val="Code"/>
        <w:rPr>
          <w:highlight w:val="white"/>
        </w:rPr>
      </w:pPr>
      <w:r w:rsidRPr="002B63B5">
        <w:rPr>
          <w:highlight w:val="white"/>
        </w:rPr>
        <w:t xml:space="preserve">        return byteList;</w:t>
      </w:r>
    </w:p>
    <w:p w14:paraId="6A30EE5D" w14:textId="77777777" w:rsidR="002B63B5" w:rsidRPr="002B63B5" w:rsidRDefault="002B63B5" w:rsidP="002B63B5">
      <w:pPr>
        <w:pStyle w:val="Code"/>
        <w:rPr>
          <w:highlight w:val="white"/>
        </w:rPr>
      </w:pPr>
      <w:r w:rsidRPr="002B63B5">
        <w:rPr>
          <w:highlight w:val="white"/>
        </w:rPr>
        <w:t xml:space="preserve">      }</w:t>
      </w:r>
    </w:p>
    <w:p w14:paraId="72354F5B" w14:textId="77777777" w:rsidR="002B63B5" w:rsidRPr="002B63B5" w:rsidRDefault="002B63B5" w:rsidP="002B63B5">
      <w:pPr>
        <w:pStyle w:val="Code"/>
        <w:rPr>
          <w:highlight w:val="white"/>
        </w:rPr>
      </w:pPr>
      <w:r w:rsidRPr="002B63B5">
        <w:rPr>
          <w:highlight w:val="white"/>
        </w:rPr>
        <w:t xml:space="preserve">      // inc ax</w:t>
      </w:r>
    </w:p>
    <w:p w14:paraId="023253A4" w14:textId="77777777" w:rsidR="002B63B5" w:rsidRPr="002B63B5" w:rsidRDefault="002B63B5" w:rsidP="002B63B5">
      <w:pPr>
        <w:pStyle w:val="Code"/>
        <w:rPr>
          <w:highlight w:val="white"/>
        </w:rPr>
      </w:pPr>
      <w:r w:rsidRPr="002B63B5">
        <w:rPr>
          <w:highlight w:val="white"/>
        </w:rPr>
        <w:t xml:space="preserve">      else if (operand0 is Register) {</w:t>
      </w:r>
    </w:p>
    <w:p w14:paraId="5FBF7E89"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066444F" w14:textId="77777777" w:rsidR="002B63B5" w:rsidRPr="002B63B5" w:rsidRDefault="002B63B5" w:rsidP="002B63B5">
      <w:pPr>
        <w:pStyle w:val="Code"/>
        <w:rPr>
          <w:highlight w:val="white"/>
        </w:rPr>
      </w:pPr>
      <w:r w:rsidRPr="002B63B5">
        <w:rPr>
          <w:highlight w:val="white"/>
        </w:rPr>
        <w:t xml:space="preserve">        Register register = (Register) operand0;</w:t>
      </w:r>
    </w:p>
    <w:p w14:paraId="7E5762D0" w14:textId="77777777" w:rsidR="002B63B5" w:rsidRPr="002B63B5" w:rsidRDefault="002B63B5" w:rsidP="002B63B5">
      <w:pPr>
        <w:pStyle w:val="Code"/>
        <w:rPr>
          <w:highlight w:val="white"/>
        </w:rPr>
      </w:pPr>
      <w:r w:rsidRPr="002B63B5">
        <w:rPr>
          <w:highlight w:val="white"/>
        </w:rPr>
        <w:t xml:space="preserve">        return LookupByteArray(Operator, register);</w:t>
      </w:r>
    </w:p>
    <w:p w14:paraId="7976B6C7" w14:textId="77777777" w:rsidR="002B63B5" w:rsidRPr="002B63B5" w:rsidRDefault="002B63B5" w:rsidP="002B63B5">
      <w:pPr>
        <w:pStyle w:val="Code"/>
        <w:rPr>
          <w:highlight w:val="white"/>
        </w:rPr>
      </w:pPr>
      <w:r w:rsidRPr="002B63B5">
        <w:rPr>
          <w:highlight w:val="white"/>
        </w:rPr>
        <w:t xml:space="preserve">      }</w:t>
      </w:r>
    </w:p>
    <w:p w14:paraId="5A4EDBD0" w14:textId="77777777" w:rsidR="002B63B5" w:rsidRPr="002B63B5" w:rsidRDefault="002B63B5" w:rsidP="002B63B5">
      <w:pPr>
        <w:pStyle w:val="Code"/>
        <w:rPr>
          <w:highlight w:val="white"/>
        </w:rPr>
      </w:pPr>
      <w:r w:rsidRPr="002B63B5">
        <w:rPr>
          <w:highlight w:val="white"/>
        </w:rPr>
        <w:t xml:space="preserve">      // int 33</w:t>
      </w:r>
    </w:p>
    <w:p w14:paraId="1E53AD94" w14:textId="77777777" w:rsidR="002B63B5" w:rsidRPr="002B63B5" w:rsidRDefault="002B63B5" w:rsidP="002B63B5">
      <w:pPr>
        <w:pStyle w:val="Code"/>
        <w:rPr>
          <w:highlight w:val="white"/>
        </w:rPr>
      </w:pPr>
      <w:r w:rsidRPr="002B63B5">
        <w:rPr>
          <w:highlight w:val="white"/>
        </w:rPr>
        <w:t xml:space="preserve">      else if (operand0 is BigInteger) {</w:t>
      </w:r>
    </w:p>
    <w:p w14:paraId="0B36D9A4"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2481802" w14:textId="77777777" w:rsidR="002B63B5" w:rsidRPr="002B63B5" w:rsidRDefault="002B63B5" w:rsidP="002B63B5">
      <w:pPr>
        <w:pStyle w:val="Code"/>
        <w:rPr>
          <w:highlight w:val="white"/>
        </w:rPr>
      </w:pPr>
      <w:r w:rsidRPr="002B63B5">
        <w:rPr>
          <w:highlight w:val="white"/>
        </w:rPr>
        <w:t xml:space="preserve">        BigInteger value = (BigInteger) operand0;</w:t>
      </w:r>
    </w:p>
    <w:p w14:paraId="32CDDDBE" w14:textId="77777777" w:rsidR="002B63B5" w:rsidRPr="002B63B5" w:rsidRDefault="002B63B5" w:rsidP="002B63B5">
      <w:pPr>
        <w:pStyle w:val="Code"/>
        <w:rPr>
          <w:highlight w:val="white"/>
        </w:rPr>
      </w:pPr>
      <w:r w:rsidRPr="002B63B5">
        <w:rPr>
          <w:highlight w:val="white"/>
        </w:rPr>
        <w:t xml:space="preserve">        int size = SizeOfValue(value);</w:t>
      </w:r>
    </w:p>
    <w:p w14:paraId="1EC093C6"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5CF1CCEC"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434F6A34" w14:textId="77777777" w:rsidR="002B63B5" w:rsidRPr="002B63B5" w:rsidRDefault="002B63B5" w:rsidP="002B63B5">
      <w:pPr>
        <w:pStyle w:val="Code"/>
        <w:rPr>
          <w:highlight w:val="white"/>
        </w:rPr>
      </w:pPr>
      <w:r w:rsidRPr="002B63B5">
        <w:rPr>
          <w:highlight w:val="white"/>
        </w:rPr>
        <w:t xml:space="preserve">        return byteList;</w:t>
      </w:r>
    </w:p>
    <w:p w14:paraId="58AA1904" w14:textId="77777777" w:rsidR="002B63B5" w:rsidRPr="002B63B5" w:rsidRDefault="002B63B5" w:rsidP="002B63B5">
      <w:pPr>
        <w:pStyle w:val="Code"/>
        <w:rPr>
          <w:highlight w:val="white"/>
        </w:rPr>
      </w:pPr>
      <w:r w:rsidRPr="002B63B5">
        <w:rPr>
          <w:highlight w:val="white"/>
        </w:rPr>
        <w:t xml:space="preserve">      }</w:t>
      </w:r>
    </w:p>
    <w:p w14:paraId="108E9D46" w14:textId="77777777" w:rsidR="002B63B5" w:rsidRPr="002B63B5" w:rsidRDefault="002B63B5" w:rsidP="002B63B5">
      <w:pPr>
        <w:pStyle w:val="Code"/>
        <w:rPr>
          <w:highlight w:val="white"/>
        </w:rPr>
      </w:pPr>
      <w:r w:rsidRPr="002B63B5">
        <w:rPr>
          <w:highlight w:val="white"/>
        </w:rPr>
        <w:t xml:space="preserve">      // lahf</w:t>
      </w:r>
    </w:p>
    <w:p w14:paraId="4A3452B5" w14:textId="77777777" w:rsidR="002B63B5" w:rsidRPr="002B63B5" w:rsidRDefault="002B63B5" w:rsidP="002B63B5">
      <w:pPr>
        <w:pStyle w:val="Code"/>
        <w:rPr>
          <w:highlight w:val="white"/>
        </w:rPr>
      </w:pPr>
      <w:r w:rsidRPr="002B63B5">
        <w:rPr>
          <w:highlight w:val="white"/>
        </w:rPr>
        <w:t xml:space="preserve">      else {</w:t>
      </w:r>
    </w:p>
    <w:p w14:paraId="5455C025" w14:textId="77777777" w:rsidR="002B63B5" w:rsidRPr="002B63B5" w:rsidRDefault="002B63B5" w:rsidP="002B63B5">
      <w:pPr>
        <w:pStyle w:val="Code"/>
        <w:rPr>
          <w:highlight w:val="white"/>
        </w:rPr>
      </w:pPr>
      <w:r w:rsidRPr="002B63B5">
        <w:rPr>
          <w:highlight w:val="white"/>
        </w:rPr>
        <w:t xml:space="preserve">        Assert.ErrorXXX((operand0 == null) &amp;&amp; (operand1 == null) &amp;&amp;</w:t>
      </w:r>
    </w:p>
    <w:p w14:paraId="78B935D6" w14:textId="77777777" w:rsidR="002B63B5" w:rsidRPr="002B63B5" w:rsidRDefault="002B63B5" w:rsidP="002B63B5">
      <w:pPr>
        <w:pStyle w:val="Code"/>
        <w:rPr>
          <w:highlight w:val="white"/>
        </w:rPr>
      </w:pPr>
      <w:r w:rsidRPr="002B63B5">
        <w:rPr>
          <w:highlight w:val="white"/>
        </w:rPr>
        <w:lastRenderedPageBreak/>
        <w:t xml:space="preserve">                        (operand2 == null));</w:t>
      </w:r>
    </w:p>
    <w:p w14:paraId="7453503F" w14:textId="77777777" w:rsidR="002B63B5" w:rsidRPr="002B63B5" w:rsidRDefault="002B63B5" w:rsidP="002B63B5">
      <w:pPr>
        <w:pStyle w:val="Code"/>
        <w:rPr>
          <w:highlight w:val="white"/>
        </w:rPr>
      </w:pPr>
      <w:r w:rsidRPr="002B63B5">
        <w:rPr>
          <w:highlight w:val="white"/>
        </w:rPr>
        <w:t xml:space="preserve">        return LookupByteArray(Operator);</w:t>
      </w:r>
    </w:p>
    <w:p w14:paraId="3B3A6451" w14:textId="77777777" w:rsidR="002B63B5" w:rsidRPr="002B63B5" w:rsidRDefault="002B63B5" w:rsidP="002B63B5">
      <w:pPr>
        <w:pStyle w:val="Code"/>
        <w:rPr>
          <w:highlight w:val="white"/>
        </w:rPr>
      </w:pPr>
      <w:r w:rsidRPr="002B63B5">
        <w:rPr>
          <w:highlight w:val="white"/>
        </w:rPr>
        <w:t xml:space="preserve">      }</w:t>
      </w:r>
    </w:p>
    <w:p w14:paraId="4A2752C3" w14:textId="77777777" w:rsidR="002B63B5" w:rsidRPr="002B63B5" w:rsidRDefault="002B63B5" w:rsidP="002B63B5">
      <w:pPr>
        <w:pStyle w:val="Code"/>
        <w:rPr>
          <w:highlight w:val="white"/>
        </w:rPr>
      </w:pPr>
      <w:r w:rsidRPr="002B63B5">
        <w:rPr>
          <w:highlight w:val="white"/>
        </w:rPr>
        <w:t xml:space="preserve">    }</w:t>
      </w:r>
    </w:p>
    <w:p w14:paraId="619EECC9" w14:textId="77777777" w:rsidR="002B63B5" w:rsidRPr="002B63B5" w:rsidRDefault="002B63B5" w:rsidP="002B63B5">
      <w:pPr>
        <w:pStyle w:val="Code"/>
        <w:rPr>
          <w:highlight w:val="white"/>
        </w:rPr>
      </w:pPr>
    </w:p>
    <w:p w14:paraId="28EED514" w14:textId="77777777" w:rsidR="002B63B5" w:rsidRPr="002B63B5" w:rsidRDefault="002B63B5" w:rsidP="002B63B5">
      <w:pPr>
        <w:pStyle w:val="Code"/>
        <w:rPr>
          <w:highlight w:val="white"/>
        </w:rPr>
      </w:pPr>
      <w:r w:rsidRPr="002B63B5">
        <w:rPr>
          <w:highlight w:val="white"/>
        </w:rPr>
        <w:t xml:space="preserve">    public static void LoadByteList(IList&lt;byte&gt; byteList, int index,</w:t>
      </w:r>
    </w:p>
    <w:p w14:paraId="6D7135FB" w14:textId="77777777" w:rsidR="002B63B5" w:rsidRPr="002B63B5" w:rsidRDefault="002B63B5" w:rsidP="002B63B5">
      <w:pPr>
        <w:pStyle w:val="Code"/>
        <w:rPr>
          <w:highlight w:val="white"/>
        </w:rPr>
      </w:pPr>
      <w:r w:rsidRPr="002B63B5">
        <w:rPr>
          <w:highlight w:val="white"/>
        </w:rPr>
        <w:t xml:space="preserve">                                    int size, BigInteger value) {</w:t>
      </w:r>
    </w:p>
    <w:p w14:paraId="2B30D698" w14:textId="77777777" w:rsidR="002B63B5" w:rsidRPr="002B63B5" w:rsidRDefault="002B63B5" w:rsidP="002B63B5">
      <w:pPr>
        <w:pStyle w:val="Code"/>
        <w:rPr>
          <w:highlight w:val="white"/>
        </w:rPr>
      </w:pPr>
      <w:r w:rsidRPr="002B63B5">
        <w:rPr>
          <w:highlight w:val="white"/>
        </w:rPr>
        <w:t xml:space="preserve">      while (byteList.Count &lt; (index + size)) {</w:t>
      </w:r>
    </w:p>
    <w:p w14:paraId="0BA55B2A" w14:textId="77777777" w:rsidR="002B63B5" w:rsidRPr="002B63B5" w:rsidRDefault="002B63B5" w:rsidP="002B63B5">
      <w:pPr>
        <w:pStyle w:val="Code"/>
        <w:rPr>
          <w:highlight w:val="white"/>
        </w:rPr>
      </w:pPr>
      <w:r w:rsidRPr="002B63B5">
        <w:rPr>
          <w:highlight w:val="white"/>
        </w:rPr>
        <w:t xml:space="preserve">        byteList.Add((byte) 0);</w:t>
      </w:r>
    </w:p>
    <w:p w14:paraId="61A71AD8" w14:textId="77777777" w:rsidR="002B63B5" w:rsidRPr="002B63B5" w:rsidRDefault="002B63B5" w:rsidP="002B63B5">
      <w:pPr>
        <w:pStyle w:val="Code"/>
        <w:rPr>
          <w:highlight w:val="white"/>
        </w:rPr>
      </w:pPr>
      <w:r w:rsidRPr="002B63B5">
        <w:rPr>
          <w:highlight w:val="white"/>
        </w:rPr>
        <w:t xml:space="preserve">      }</w:t>
      </w:r>
    </w:p>
    <w:p w14:paraId="62BDC056" w14:textId="77777777" w:rsidR="002B63B5" w:rsidRPr="002B63B5" w:rsidRDefault="002B63B5" w:rsidP="002B63B5">
      <w:pPr>
        <w:pStyle w:val="Code"/>
        <w:rPr>
          <w:highlight w:val="white"/>
        </w:rPr>
      </w:pPr>
    </w:p>
    <w:p w14:paraId="2488845A" w14:textId="77777777" w:rsidR="002B63B5" w:rsidRPr="002B63B5" w:rsidRDefault="002B63B5" w:rsidP="002B63B5">
      <w:pPr>
        <w:pStyle w:val="Code"/>
        <w:rPr>
          <w:highlight w:val="white"/>
        </w:rPr>
      </w:pPr>
      <w:r w:rsidRPr="002B63B5">
        <w:rPr>
          <w:highlight w:val="white"/>
        </w:rPr>
        <w:t xml:space="preserve">      switch (size) {</w:t>
      </w:r>
    </w:p>
    <w:p w14:paraId="244A33C2" w14:textId="77777777" w:rsidR="002B63B5" w:rsidRPr="002B63B5" w:rsidRDefault="002B63B5" w:rsidP="002B63B5">
      <w:pPr>
        <w:pStyle w:val="Code"/>
        <w:rPr>
          <w:highlight w:val="white"/>
        </w:rPr>
      </w:pPr>
      <w:r w:rsidRPr="002B63B5">
        <w:rPr>
          <w:highlight w:val="white"/>
        </w:rPr>
        <w:t xml:space="preserve">        case 1: {</w:t>
      </w:r>
    </w:p>
    <w:p w14:paraId="4DB062C2" w14:textId="77777777" w:rsidR="002B63B5" w:rsidRPr="002B63B5" w:rsidRDefault="002B63B5" w:rsidP="002B63B5">
      <w:pPr>
        <w:pStyle w:val="Code"/>
        <w:rPr>
          <w:highlight w:val="white"/>
        </w:rPr>
      </w:pPr>
      <w:r w:rsidRPr="002B63B5">
        <w:rPr>
          <w:highlight w:val="white"/>
        </w:rPr>
        <w:t xml:space="preserve">            if (value &lt; 0) {</w:t>
      </w:r>
    </w:p>
    <w:p w14:paraId="02C978AF" w14:textId="77777777" w:rsidR="002B63B5" w:rsidRPr="002B63B5" w:rsidRDefault="002B63B5" w:rsidP="002B63B5">
      <w:pPr>
        <w:pStyle w:val="Code"/>
        <w:rPr>
          <w:highlight w:val="white"/>
        </w:rPr>
      </w:pPr>
      <w:r w:rsidRPr="002B63B5">
        <w:rPr>
          <w:highlight w:val="white"/>
        </w:rPr>
        <w:t xml:space="preserve">              byteList[index] = (byte) ((sbyte) value);</w:t>
      </w:r>
    </w:p>
    <w:p w14:paraId="06277AA4" w14:textId="77777777" w:rsidR="002B63B5" w:rsidRPr="002B63B5" w:rsidRDefault="002B63B5" w:rsidP="002B63B5">
      <w:pPr>
        <w:pStyle w:val="Code"/>
        <w:rPr>
          <w:highlight w:val="white"/>
        </w:rPr>
      </w:pPr>
      <w:r w:rsidRPr="002B63B5">
        <w:rPr>
          <w:highlight w:val="white"/>
        </w:rPr>
        <w:t xml:space="preserve">            }</w:t>
      </w:r>
    </w:p>
    <w:p w14:paraId="33988760" w14:textId="77777777" w:rsidR="002B63B5" w:rsidRPr="002B63B5" w:rsidRDefault="002B63B5" w:rsidP="002B63B5">
      <w:pPr>
        <w:pStyle w:val="Code"/>
        <w:rPr>
          <w:highlight w:val="white"/>
        </w:rPr>
      </w:pPr>
      <w:r w:rsidRPr="002B63B5">
        <w:rPr>
          <w:highlight w:val="white"/>
        </w:rPr>
        <w:t xml:space="preserve">            else {</w:t>
      </w:r>
    </w:p>
    <w:p w14:paraId="7D8E3545" w14:textId="77777777" w:rsidR="002B63B5" w:rsidRPr="002B63B5" w:rsidRDefault="002B63B5" w:rsidP="002B63B5">
      <w:pPr>
        <w:pStyle w:val="Code"/>
        <w:rPr>
          <w:highlight w:val="white"/>
        </w:rPr>
      </w:pPr>
      <w:r w:rsidRPr="002B63B5">
        <w:rPr>
          <w:highlight w:val="white"/>
        </w:rPr>
        <w:t xml:space="preserve">              byteList[index] = (byte) value;</w:t>
      </w:r>
    </w:p>
    <w:p w14:paraId="539E8CFE" w14:textId="77777777" w:rsidR="002B63B5" w:rsidRPr="002B63B5" w:rsidRDefault="002B63B5" w:rsidP="002B63B5">
      <w:pPr>
        <w:pStyle w:val="Code"/>
        <w:rPr>
          <w:highlight w:val="white"/>
        </w:rPr>
      </w:pPr>
      <w:r w:rsidRPr="002B63B5">
        <w:rPr>
          <w:highlight w:val="white"/>
        </w:rPr>
        <w:t xml:space="preserve">            }</w:t>
      </w:r>
    </w:p>
    <w:p w14:paraId="0493C451" w14:textId="77777777" w:rsidR="002B63B5" w:rsidRPr="002B63B5" w:rsidRDefault="002B63B5" w:rsidP="002B63B5">
      <w:pPr>
        <w:pStyle w:val="Code"/>
        <w:rPr>
          <w:highlight w:val="white"/>
        </w:rPr>
      </w:pPr>
      <w:r w:rsidRPr="002B63B5">
        <w:rPr>
          <w:highlight w:val="white"/>
        </w:rPr>
        <w:t xml:space="preserve">          }</w:t>
      </w:r>
    </w:p>
    <w:p w14:paraId="33DF1B50" w14:textId="77777777" w:rsidR="002B63B5" w:rsidRPr="002B63B5" w:rsidRDefault="002B63B5" w:rsidP="002B63B5">
      <w:pPr>
        <w:pStyle w:val="Code"/>
        <w:rPr>
          <w:highlight w:val="white"/>
        </w:rPr>
      </w:pPr>
      <w:r w:rsidRPr="002B63B5">
        <w:rPr>
          <w:highlight w:val="white"/>
        </w:rPr>
        <w:t xml:space="preserve">          break;</w:t>
      </w:r>
    </w:p>
    <w:p w14:paraId="11279545" w14:textId="77777777" w:rsidR="002B63B5" w:rsidRPr="002B63B5" w:rsidRDefault="002B63B5" w:rsidP="002B63B5">
      <w:pPr>
        <w:pStyle w:val="Code"/>
        <w:rPr>
          <w:highlight w:val="white"/>
        </w:rPr>
      </w:pPr>
    </w:p>
    <w:p w14:paraId="36963D4D" w14:textId="77777777" w:rsidR="002B63B5" w:rsidRPr="002B63B5" w:rsidRDefault="002B63B5" w:rsidP="002B63B5">
      <w:pPr>
        <w:pStyle w:val="Code"/>
        <w:rPr>
          <w:highlight w:val="white"/>
        </w:rPr>
      </w:pPr>
      <w:r w:rsidRPr="002B63B5">
        <w:rPr>
          <w:highlight w:val="white"/>
        </w:rPr>
        <w:t xml:space="preserve">        case 2: {</w:t>
      </w:r>
    </w:p>
    <w:p w14:paraId="3CBA8685" w14:textId="77777777" w:rsidR="002B63B5" w:rsidRPr="002B63B5" w:rsidRDefault="002B63B5" w:rsidP="002B63B5">
      <w:pPr>
        <w:pStyle w:val="Code"/>
        <w:rPr>
          <w:highlight w:val="white"/>
        </w:rPr>
      </w:pPr>
      <w:r w:rsidRPr="002B63B5">
        <w:rPr>
          <w:highlight w:val="white"/>
        </w:rPr>
        <w:t xml:space="preserve">            if (value &lt; 0) {</w:t>
      </w:r>
    </w:p>
    <w:p w14:paraId="5AC76419" w14:textId="77777777" w:rsidR="002B63B5" w:rsidRPr="002B63B5" w:rsidRDefault="002B63B5" w:rsidP="002B63B5">
      <w:pPr>
        <w:pStyle w:val="Code"/>
        <w:rPr>
          <w:highlight w:val="white"/>
        </w:rPr>
      </w:pPr>
      <w:r w:rsidRPr="002B63B5">
        <w:rPr>
          <w:highlight w:val="white"/>
        </w:rPr>
        <w:t xml:space="preserve">              short shortValue = (short) value; </w:t>
      </w:r>
    </w:p>
    <w:p w14:paraId="2E57ED5F" w14:textId="77777777" w:rsidR="002B63B5" w:rsidRPr="002B63B5" w:rsidRDefault="002B63B5" w:rsidP="002B63B5">
      <w:pPr>
        <w:pStyle w:val="Code"/>
        <w:rPr>
          <w:highlight w:val="white"/>
        </w:rPr>
      </w:pPr>
      <w:r w:rsidRPr="002B63B5">
        <w:rPr>
          <w:highlight w:val="white"/>
        </w:rPr>
        <w:t xml:space="preserve">              byteList[index] = (byte) ((sbyte) shortValue);</w:t>
      </w:r>
    </w:p>
    <w:p w14:paraId="7E3A2AA0" w14:textId="77777777" w:rsidR="002B63B5" w:rsidRPr="002B63B5" w:rsidRDefault="002B63B5" w:rsidP="002B63B5">
      <w:pPr>
        <w:pStyle w:val="Code"/>
        <w:rPr>
          <w:highlight w:val="white"/>
        </w:rPr>
      </w:pPr>
      <w:r w:rsidRPr="002B63B5">
        <w:rPr>
          <w:highlight w:val="white"/>
        </w:rPr>
        <w:t xml:space="preserve">              byteList[index + 1] = (byte) ((sbyte) (shortValue &gt;&gt; 8));</w:t>
      </w:r>
    </w:p>
    <w:p w14:paraId="18824984" w14:textId="77777777" w:rsidR="002B63B5" w:rsidRPr="002B63B5" w:rsidRDefault="002B63B5" w:rsidP="002B63B5">
      <w:pPr>
        <w:pStyle w:val="Code"/>
        <w:rPr>
          <w:highlight w:val="white"/>
        </w:rPr>
      </w:pPr>
      <w:r w:rsidRPr="002B63B5">
        <w:rPr>
          <w:highlight w:val="white"/>
        </w:rPr>
        <w:t xml:space="preserve">            }</w:t>
      </w:r>
    </w:p>
    <w:p w14:paraId="594B1D80" w14:textId="77777777" w:rsidR="002B63B5" w:rsidRPr="002B63B5" w:rsidRDefault="002B63B5" w:rsidP="002B63B5">
      <w:pPr>
        <w:pStyle w:val="Code"/>
        <w:rPr>
          <w:highlight w:val="white"/>
        </w:rPr>
      </w:pPr>
      <w:r w:rsidRPr="002B63B5">
        <w:rPr>
          <w:highlight w:val="white"/>
        </w:rPr>
        <w:t xml:space="preserve">            else {</w:t>
      </w:r>
    </w:p>
    <w:p w14:paraId="31B79B75" w14:textId="77777777" w:rsidR="002B63B5" w:rsidRPr="002B63B5" w:rsidRDefault="002B63B5" w:rsidP="002B63B5">
      <w:pPr>
        <w:pStyle w:val="Code"/>
        <w:rPr>
          <w:highlight w:val="white"/>
        </w:rPr>
      </w:pPr>
      <w:r w:rsidRPr="002B63B5">
        <w:rPr>
          <w:highlight w:val="white"/>
        </w:rPr>
        <w:t xml:space="preserve">              ushort ushortValue = (ushort) value; </w:t>
      </w:r>
    </w:p>
    <w:p w14:paraId="6BD396D1" w14:textId="77777777" w:rsidR="002B63B5" w:rsidRPr="002B63B5" w:rsidRDefault="002B63B5" w:rsidP="002B63B5">
      <w:pPr>
        <w:pStyle w:val="Code"/>
        <w:rPr>
          <w:highlight w:val="white"/>
        </w:rPr>
      </w:pPr>
      <w:r w:rsidRPr="002B63B5">
        <w:rPr>
          <w:highlight w:val="white"/>
        </w:rPr>
        <w:t xml:space="preserve">              byteList[index] = (byte) ushortValue;</w:t>
      </w:r>
    </w:p>
    <w:p w14:paraId="2F4DBC6C" w14:textId="77777777" w:rsidR="002B63B5" w:rsidRPr="002B63B5" w:rsidRDefault="002B63B5" w:rsidP="002B63B5">
      <w:pPr>
        <w:pStyle w:val="Code"/>
        <w:rPr>
          <w:highlight w:val="white"/>
        </w:rPr>
      </w:pPr>
      <w:r w:rsidRPr="002B63B5">
        <w:rPr>
          <w:highlight w:val="white"/>
        </w:rPr>
        <w:t xml:space="preserve">              byteList[index + 1] = (byte) (ushortValue &gt;&gt; 8);</w:t>
      </w:r>
    </w:p>
    <w:p w14:paraId="544255AC" w14:textId="77777777" w:rsidR="002B63B5" w:rsidRPr="002B63B5" w:rsidRDefault="002B63B5" w:rsidP="002B63B5">
      <w:pPr>
        <w:pStyle w:val="Code"/>
        <w:rPr>
          <w:highlight w:val="white"/>
        </w:rPr>
      </w:pPr>
      <w:r w:rsidRPr="002B63B5">
        <w:rPr>
          <w:highlight w:val="white"/>
        </w:rPr>
        <w:t xml:space="preserve">            }</w:t>
      </w:r>
    </w:p>
    <w:p w14:paraId="0FDD8A8B" w14:textId="77777777" w:rsidR="002B63B5" w:rsidRPr="002B63B5" w:rsidRDefault="002B63B5" w:rsidP="002B63B5">
      <w:pPr>
        <w:pStyle w:val="Code"/>
        <w:rPr>
          <w:highlight w:val="white"/>
        </w:rPr>
      </w:pPr>
      <w:r w:rsidRPr="002B63B5">
        <w:rPr>
          <w:highlight w:val="white"/>
        </w:rPr>
        <w:t xml:space="preserve">          }</w:t>
      </w:r>
    </w:p>
    <w:p w14:paraId="4118AEEB" w14:textId="77777777" w:rsidR="002B63B5" w:rsidRPr="002B63B5" w:rsidRDefault="002B63B5" w:rsidP="002B63B5">
      <w:pPr>
        <w:pStyle w:val="Code"/>
        <w:rPr>
          <w:highlight w:val="white"/>
        </w:rPr>
      </w:pPr>
      <w:r w:rsidRPr="002B63B5">
        <w:rPr>
          <w:highlight w:val="white"/>
        </w:rPr>
        <w:t xml:space="preserve">          break;</w:t>
      </w:r>
    </w:p>
    <w:p w14:paraId="6AFB3E97" w14:textId="77777777" w:rsidR="002B63B5" w:rsidRPr="002B63B5" w:rsidRDefault="002B63B5" w:rsidP="002B63B5">
      <w:pPr>
        <w:pStyle w:val="Code"/>
        <w:rPr>
          <w:highlight w:val="white"/>
        </w:rPr>
      </w:pPr>
    </w:p>
    <w:p w14:paraId="439D2329" w14:textId="77777777" w:rsidR="002B63B5" w:rsidRPr="002B63B5" w:rsidRDefault="002B63B5" w:rsidP="002B63B5">
      <w:pPr>
        <w:pStyle w:val="Code"/>
        <w:rPr>
          <w:highlight w:val="white"/>
        </w:rPr>
      </w:pPr>
      <w:r w:rsidRPr="002B63B5">
        <w:rPr>
          <w:highlight w:val="white"/>
        </w:rPr>
        <w:t xml:space="preserve">        case 4: {</w:t>
      </w:r>
    </w:p>
    <w:p w14:paraId="7E5AC2EB" w14:textId="77777777" w:rsidR="002B63B5" w:rsidRPr="002B63B5" w:rsidRDefault="002B63B5" w:rsidP="002B63B5">
      <w:pPr>
        <w:pStyle w:val="Code"/>
        <w:rPr>
          <w:highlight w:val="white"/>
        </w:rPr>
      </w:pPr>
      <w:r w:rsidRPr="002B63B5">
        <w:rPr>
          <w:highlight w:val="white"/>
        </w:rPr>
        <w:t xml:space="preserve">            if (value &lt; 0) {</w:t>
      </w:r>
    </w:p>
    <w:p w14:paraId="7AF4A834" w14:textId="77777777" w:rsidR="002B63B5" w:rsidRPr="002B63B5" w:rsidRDefault="002B63B5" w:rsidP="002B63B5">
      <w:pPr>
        <w:pStyle w:val="Code"/>
        <w:rPr>
          <w:highlight w:val="white"/>
        </w:rPr>
      </w:pPr>
      <w:r w:rsidRPr="002B63B5">
        <w:rPr>
          <w:highlight w:val="white"/>
        </w:rPr>
        <w:t xml:space="preserve">              int intValue = (int) value; </w:t>
      </w:r>
    </w:p>
    <w:p w14:paraId="16E5D665" w14:textId="77777777" w:rsidR="002B63B5" w:rsidRPr="002B63B5" w:rsidRDefault="002B63B5" w:rsidP="002B63B5">
      <w:pPr>
        <w:pStyle w:val="Code"/>
        <w:rPr>
          <w:highlight w:val="white"/>
        </w:rPr>
      </w:pPr>
      <w:r w:rsidRPr="002B63B5">
        <w:rPr>
          <w:highlight w:val="white"/>
        </w:rPr>
        <w:t xml:space="preserve">              byteList[index] = (byte) ((sbyte) intValue);</w:t>
      </w:r>
    </w:p>
    <w:p w14:paraId="0A5E8BC7" w14:textId="77777777" w:rsidR="002B63B5" w:rsidRPr="002B63B5" w:rsidRDefault="002B63B5" w:rsidP="002B63B5">
      <w:pPr>
        <w:pStyle w:val="Code"/>
        <w:rPr>
          <w:highlight w:val="white"/>
        </w:rPr>
      </w:pPr>
      <w:r w:rsidRPr="002B63B5">
        <w:rPr>
          <w:highlight w:val="white"/>
        </w:rPr>
        <w:t xml:space="preserve">              byteList[index + 1] = (byte) ((sbyte) (intValue &gt;&gt; 8));</w:t>
      </w:r>
    </w:p>
    <w:p w14:paraId="682515C6" w14:textId="77777777" w:rsidR="002B63B5" w:rsidRPr="002B63B5" w:rsidRDefault="002B63B5" w:rsidP="002B63B5">
      <w:pPr>
        <w:pStyle w:val="Code"/>
        <w:rPr>
          <w:highlight w:val="white"/>
        </w:rPr>
      </w:pPr>
      <w:r w:rsidRPr="002B63B5">
        <w:rPr>
          <w:highlight w:val="white"/>
        </w:rPr>
        <w:t xml:space="preserve">              byteList[index + 2] = (byte) ((sbyte) (intValue &gt;&gt; 16));</w:t>
      </w:r>
    </w:p>
    <w:p w14:paraId="71C14DE1" w14:textId="77777777" w:rsidR="002B63B5" w:rsidRPr="002B63B5" w:rsidRDefault="002B63B5" w:rsidP="002B63B5">
      <w:pPr>
        <w:pStyle w:val="Code"/>
        <w:rPr>
          <w:highlight w:val="white"/>
        </w:rPr>
      </w:pPr>
      <w:r w:rsidRPr="002B63B5">
        <w:rPr>
          <w:highlight w:val="white"/>
        </w:rPr>
        <w:t xml:space="preserve">              byteList[index + 3] = (byte) ((sbyte) (intValue &gt;&gt; 24));</w:t>
      </w:r>
    </w:p>
    <w:p w14:paraId="1FD5A1BC" w14:textId="77777777" w:rsidR="002B63B5" w:rsidRPr="002B63B5" w:rsidRDefault="002B63B5" w:rsidP="002B63B5">
      <w:pPr>
        <w:pStyle w:val="Code"/>
        <w:rPr>
          <w:highlight w:val="white"/>
        </w:rPr>
      </w:pPr>
      <w:r w:rsidRPr="002B63B5">
        <w:rPr>
          <w:highlight w:val="white"/>
        </w:rPr>
        <w:t xml:space="preserve">            }</w:t>
      </w:r>
    </w:p>
    <w:p w14:paraId="61AA5979" w14:textId="77777777" w:rsidR="002B63B5" w:rsidRPr="002B63B5" w:rsidRDefault="002B63B5" w:rsidP="002B63B5">
      <w:pPr>
        <w:pStyle w:val="Code"/>
        <w:rPr>
          <w:highlight w:val="white"/>
        </w:rPr>
      </w:pPr>
      <w:r w:rsidRPr="002B63B5">
        <w:rPr>
          <w:highlight w:val="white"/>
        </w:rPr>
        <w:t xml:space="preserve">            else {</w:t>
      </w:r>
    </w:p>
    <w:p w14:paraId="5F376F4A" w14:textId="77777777" w:rsidR="002B63B5" w:rsidRPr="002B63B5" w:rsidRDefault="002B63B5" w:rsidP="002B63B5">
      <w:pPr>
        <w:pStyle w:val="Code"/>
        <w:rPr>
          <w:highlight w:val="white"/>
        </w:rPr>
      </w:pPr>
      <w:r w:rsidRPr="002B63B5">
        <w:rPr>
          <w:highlight w:val="white"/>
        </w:rPr>
        <w:t xml:space="preserve">              uint uintValue = (uint) value; </w:t>
      </w:r>
    </w:p>
    <w:p w14:paraId="6CB55F25" w14:textId="77777777" w:rsidR="002B63B5" w:rsidRPr="002B63B5" w:rsidRDefault="002B63B5" w:rsidP="002B63B5">
      <w:pPr>
        <w:pStyle w:val="Code"/>
        <w:rPr>
          <w:highlight w:val="white"/>
        </w:rPr>
      </w:pPr>
      <w:r w:rsidRPr="002B63B5">
        <w:rPr>
          <w:highlight w:val="white"/>
        </w:rPr>
        <w:t xml:space="preserve">              byteList[index] = (byte) uintValue;</w:t>
      </w:r>
    </w:p>
    <w:p w14:paraId="050FF28D" w14:textId="77777777" w:rsidR="002B63B5" w:rsidRPr="002B63B5" w:rsidRDefault="002B63B5" w:rsidP="002B63B5">
      <w:pPr>
        <w:pStyle w:val="Code"/>
        <w:rPr>
          <w:highlight w:val="white"/>
        </w:rPr>
      </w:pPr>
      <w:r w:rsidRPr="002B63B5">
        <w:rPr>
          <w:highlight w:val="white"/>
        </w:rPr>
        <w:t xml:space="preserve">              byteList[index + 1] = (byte) (uintValue &gt;&gt; 8);</w:t>
      </w:r>
    </w:p>
    <w:p w14:paraId="4FD8B21C" w14:textId="77777777" w:rsidR="002B63B5" w:rsidRPr="002B63B5" w:rsidRDefault="002B63B5" w:rsidP="002B63B5">
      <w:pPr>
        <w:pStyle w:val="Code"/>
        <w:rPr>
          <w:highlight w:val="white"/>
        </w:rPr>
      </w:pPr>
      <w:r w:rsidRPr="002B63B5">
        <w:rPr>
          <w:highlight w:val="white"/>
        </w:rPr>
        <w:t xml:space="preserve">              byteList[index + 2] = (byte) (uintValue &gt;&gt; 16);</w:t>
      </w:r>
    </w:p>
    <w:p w14:paraId="4735C06D" w14:textId="77777777" w:rsidR="002B63B5" w:rsidRPr="002B63B5" w:rsidRDefault="002B63B5" w:rsidP="002B63B5">
      <w:pPr>
        <w:pStyle w:val="Code"/>
        <w:rPr>
          <w:highlight w:val="white"/>
        </w:rPr>
      </w:pPr>
      <w:r w:rsidRPr="002B63B5">
        <w:rPr>
          <w:highlight w:val="white"/>
        </w:rPr>
        <w:t xml:space="preserve">              byteList[index + 3] = (byte) (uintValue &gt;&gt; 24);</w:t>
      </w:r>
    </w:p>
    <w:p w14:paraId="7423F0C8" w14:textId="77777777" w:rsidR="002B63B5" w:rsidRPr="002B63B5" w:rsidRDefault="002B63B5" w:rsidP="002B63B5">
      <w:pPr>
        <w:pStyle w:val="Code"/>
        <w:rPr>
          <w:highlight w:val="white"/>
        </w:rPr>
      </w:pPr>
      <w:r w:rsidRPr="002B63B5">
        <w:rPr>
          <w:highlight w:val="white"/>
        </w:rPr>
        <w:t xml:space="preserve">            }</w:t>
      </w:r>
    </w:p>
    <w:p w14:paraId="21D92B09" w14:textId="77777777" w:rsidR="002B63B5" w:rsidRPr="002B63B5" w:rsidRDefault="002B63B5" w:rsidP="002B63B5">
      <w:pPr>
        <w:pStyle w:val="Code"/>
        <w:rPr>
          <w:highlight w:val="white"/>
        </w:rPr>
      </w:pPr>
      <w:r w:rsidRPr="002B63B5">
        <w:rPr>
          <w:highlight w:val="white"/>
        </w:rPr>
        <w:t xml:space="preserve">          }</w:t>
      </w:r>
    </w:p>
    <w:p w14:paraId="2354ADD8" w14:textId="77777777" w:rsidR="002B63B5" w:rsidRPr="002B63B5" w:rsidRDefault="002B63B5" w:rsidP="002B63B5">
      <w:pPr>
        <w:pStyle w:val="Code"/>
        <w:rPr>
          <w:highlight w:val="white"/>
        </w:rPr>
      </w:pPr>
      <w:r w:rsidRPr="002B63B5">
        <w:rPr>
          <w:highlight w:val="white"/>
        </w:rPr>
        <w:t xml:space="preserve">          break;</w:t>
      </w:r>
    </w:p>
    <w:p w14:paraId="029E0C71" w14:textId="77777777" w:rsidR="002B63B5" w:rsidRPr="002B63B5" w:rsidRDefault="002B63B5" w:rsidP="002B63B5">
      <w:pPr>
        <w:pStyle w:val="Code"/>
        <w:rPr>
          <w:highlight w:val="white"/>
        </w:rPr>
      </w:pPr>
      <w:r w:rsidRPr="002B63B5">
        <w:rPr>
          <w:highlight w:val="white"/>
        </w:rPr>
        <w:t xml:space="preserve">      }</w:t>
      </w:r>
    </w:p>
    <w:p w14:paraId="044FFDC8" w14:textId="77777777" w:rsidR="002B63B5" w:rsidRPr="002B63B5" w:rsidRDefault="002B63B5" w:rsidP="002B63B5">
      <w:pPr>
        <w:pStyle w:val="Code"/>
        <w:rPr>
          <w:highlight w:val="white"/>
        </w:rPr>
      </w:pPr>
      <w:r w:rsidRPr="002B63B5">
        <w:rPr>
          <w:highlight w:val="white"/>
        </w:rPr>
        <w:t xml:space="preserve">    }</w:t>
      </w:r>
    </w:p>
    <w:p w14:paraId="0BC79404" w14:textId="77777777" w:rsidR="002B63B5" w:rsidRPr="002B63B5" w:rsidRDefault="002B63B5" w:rsidP="002B63B5">
      <w:pPr>
        <w:pStyle w:val="Code"/>
        <w:rPr>
          <w:highlight w:val="white"/>
        </w:rPr>
      </w:pPr>
    </w:p>
    <w:p w14:paraId="028603F6" w14:textId="77777777" w:rsidR="002B63B5" w:rsidRPr="002B63B5" w:rsidRDefault="002B63B5" w:rsidP="002B63B5">
      <w:pPr>
        <w:pStyle w:val="Code"/>
        <w:rPr>
          <w:highlight w:val="white"/>
        </w:rPr>
      </w:pPr>
      <w:r w:rsidRPr="002B63B5">
        <w:rPr>
          <w:highlight w:val="white"/>
        </w:rPr>
        <w:t xml:space="preserve">    public static List&lt;byte&gt; LookupByteArray(AssemblyOperator objectOp,</w:t>
      </w:r>
    </w:p>
    <w:p w14:paraId="6A52A685" w14:textId="77777777" w:rsidR="002B63B5" w:rsidRPr="002B63B5" w:rsidRDefault="002B63B5" w:rsidP="002B63B5">
      <w:pPr>
        <w:pStyle w:val="Code"/>
        <w:rPr>
          <w:highlight w:val="white"/>
        </w:rPr>
      </w:pPr>
      <w:r w:rsidRPr="002B63B5">
        <w:rPr>
          <w:highlight w:val="white"/>
        </w:rPr>
        <w:lastRenderedPageBreak/>
        <w:t xml:space="preserve">                      object operand1 = null, object operand2 = null,</w:t>
      </w:r>
    </w:p>
    <w:p w14:paraId="7FCB316B" w14:textId="77777777" w:rsidR="002B63B5" w:rsidRPr="002B63B5" w:rsidRDefault="002B63B5" w:rsidP="002B63B5">
      <w:pPr>
        <w:pStyle w:val="Code"/>
        <w:rPr>
          <w:highlight w:val="white"/>
        </w:rPr>
      </w:pPr>
      <w:r w:rsidRPr="002B63B5">
        <w:rPr>
          <w:highlight w:val="white"/>
        </w:rPr>
        <w:t xml:space="preserve">                      object operand3 = null) {</w:t>
      </w:r>
    </w:p>
    <w:p w14:paraId="3133DA1F" w14:textId="77777777" w:rsidR="002B63B5" w:rsidRPr="002B63B5" w:rsidRDefault="002B63B5" w:rsidP="002B63B5">
      <w:pPr>
        <w:pStyle w:val="Code"/>
        <w:rPr>
          <w:highlight w:val="white"/>
        </w:rPr>
      </w:pPr>
      <w:r w:rsidRPr="002B63B5">
        <w:rPr>
          <w:highlight w:val="white"/>
        </w:rPr>
        <w:t xml:space="preserve">      if ((objectOp == AssemblyOperator.shl) ||</w:t>
      </w:r>
    </w:p>
    <w:p w14:paraId="2D43A1AB" w14:textId="77777777" w:rsidR="002B63B5" w:rsidRPr="002B63B5" w:rsidRDefault="002B63B5" w:rsidP="002B63B5">
      <w:pPr>
        <w:pStyle w:val="Code"/>
        <w:rPr>
          <w:highlight w:val="white"/>
        </w:rPr>
      </w:pPr>
      <w:r w:rsidRPr="002B63B5">
        <w:rPr>
          <w:highlight w:val="white"/>
        </w:rPr>
        <w:t xml:space="preserve">          (objectOp == AssemblyOperator.shr)) {</w:t>
      </w:r>
    </w:p>
    <w:p w14:paraId="169DDEC3" w14:textId="77777777" w:rsidR="002B63B5" w:rsidRPr="002B63B5" w:rsidRDefault="002B63B5" w:rsidP="002B63B5">
      <w:pPr>
        <w:pStyle w:val="Code"/>
        <w:rPr>
          <w:highlight w:val="white"/>
        </w:rPr>
      </w:pPr>
      <w:r w:rsidRPr="002B63B5">
        <w:rPr>
          <w:highlight w:val="white"/>
        </w:rPr>
        <w:t xml:space="preserve">        operand1 = (operand1 is BigInteger) ? 0L : operand1;</w:t>
      </w:r>
    </w:p>
    <w:p w14:paraId="417796D0" w14:textId="77777777" w:rsidR="002B63B5" w:rsidRPr="002B63B5" w:rsidRDefault="002B63B5" w:rsidP="002B63B5">
      <w:pPr>
        <w:pStyle w:val="Code"/>
        <w:rPr>
          <w:highlight w:val="white"/>
        </w:rPr>
      </w:pPr>
      <w:r w:rsidRPr="002B63B5">
        <w:rPr>
          <w:highlight w:val="white"/>
        </w:rPr>
        <w:t xml:space="preserve">        operand2 = (operand2 is BigInteger) ? 0L : operand2;</w:t>
      </w:r>
    </w:p>
    <w:p w14:paraId="23E17757" w14:textId="77777777" w:rsidR="002B63B5" w:rsidRPr="002B63B5" w:rsidRDefault="002B63B5" w:rsidP="002B63B5">
      <w:pPr>
        <w:pStyle w:val="Code"/>
        <w:rPr>
          <w:highlight w:val="white"/>
        </w:rPr>
      </w:pPr>
      <w:r w:rsidRPr="002B63B5">
        <w:rPr>
          <w:highlight w:val="white"/>
        </w:rPr>
        <w:t xml:space="preserve">        operand3 = (operand3 is BigInteger) ? 0L : operand3;</w:t>
      </w:r>
    </w:p>
    <w:p w14:paraId="1BAC0CEA" w14:textId="77777777" w:rsidR="002B63B5" w:rsidRPr="002B63B5" w:rsidRDefault="002B63B5" w:rsidP="002B63B5">
      <w:pPr>
        <w:pStyle w:val="Code"/>
        <w:rPr>
          <w:highlight w:val="white"/>
        </w:rPr>
      </w:pPr>
      <w:r w:rsidRPr="002B63B5">
        <w:rPr>
          <w:highlight w:val="white"/>
        </w:rPr>
        <w:t xml:space="preserve">      }</w:t>
      </w:r>
    </w:p>
    <w:p w14:paraId="32782B59" w14:textId="77777777" w:rsidR="002B63B5" w:rsidRPr="002B63B5" w:rsidRDefault="002B63B5" w:rsidP="002B63B5">
      <w:pPr>
        <w:pStyle w:val="Code"/>
        <w:rPr>
          <w:highlight w:val="white"/>
        </w:rPr>
      </w:pPr>
    </w:p>
    <w:p w14:paraId="4723D3F7" w14:textId="77777777" w:rsidR="002B63B5" w:rsidRPr="002B63B5" w:rsidRDefault="002B63B5" w:rsidP="002B63B5">
      <w:pPr>
        <w:pStyle w:val="Code"/>
        <w:rPr>
          <w:highlight w:val="white"/>
        </w:rPr>
      </w:pPr>
      <w:r w:rsidRPr="002B63B5">
        <w:rPr>
          <w:highlight w:val="white"/>
        </w:rPr>
        <w:t xml:space="preserve">      ObjectCodeInfo info =</w:t>
      </w:r>
    </w:p>
    <w:p w14:paraId="44879461" w14:textId="77777777" w:rsidR="002B63B5" w:rsidRPr="002B63B5" w:rsidRDefault="002B63B5" w:rsidP="002B63B5">
      <w:pPr>
        <w:pStyle w:val="Code"/>
        <w:rPr>
          <w:highlight w:val="white"/>
        </w:rPr>
      </w:pPr>
      <w:r w:rsidRPr="002B63B5">
        <w:rPr>
          <w:highlight w:val="white"/>
        </w:rPr>
        <w:t xml:space="preserve">        new ObjectCodeInfo(objectOp, operand1, operand2, operand3);</w:t>
      </w:r>
    </w:p>
    <w:p w14:paraId="20542B6D" w14:textId="77777777" w:rsidR="002B63B5" w:rsidRPr="002B63B5" w:rsidRDefault="002B63B5" w:rsidP="002B63B5">
      <w:pPr>
        <w:pStyle w:val="Code"/>
        <w:rPr>
          <w:highlight w:val="white"/>
        </w:rPr>
      </w:pPr>
      <w:r w:rsidRPr="002B63B5">
        <w:rPr>
          <w:highlight w:val="white"/>
        </w:rPr>
        <w:t xml:space="preserve">      byte[] byteArray = ObjectCodeTable.MainArrayMap[info];</w:t>
      </w:r>
    </w:p>
    <w:p w14:paraId="5812B46F" w14:textId="77777777" w:rsidR="002B63B5" w:rsidRPr="002B63B5" w:rsidRDefault="002B63B5" w:rsidP="002B63B5">
      <w:pPr>
        <w:pStyle w:val="Code"/>
        <w:rPr>
          <w:highlight w:val="white"/>
        </w:rPr>
      </w:pPr>
      <w:r w:rsidRPr="002B63B5">
        <w:rPr>
          <w:highlight w:val="white"/>
        </w:rPr>
        <w:t xml:space="preserve">      Assert.ErrorXXX(byteArray != null);</w:t>
      </w:r>
    </w:p>
    <w:p w14:paraId="60A0FD3C" w14:textId="77777777" w:rsidR="002B63B5" w:rsidRPr="002B63B5" w:rsidRDefault="002B63B5" w:rsidP="002B63B5">
      <w:pPr>
        <w:pStyle w:val="Code"/>
        <w:rPr>
          <w:highlight w:val="white"/>
        </w:rPr>
      </w:pPr>
      <w:r w:rsidRPr="002B63B5">
        <w:rPr>
          <w:highlight w:val="white"/>
        </w:rPr>
        <w:t xml:space="preserve">      List&lt;byte&gt; byteList = new List&lt;byte&gt;();</w:t>
      </w:r>
    </w:p>
    <w:p w14:paraId="1B1FCAC1" w14:textId="77777777" w:rsidR="002B63B5" w:rsidRPr="002B63B5" w:rsidRDefault="002B63B5" w:rsidP="002B63B5">
      <w:pPr>
        <w:pStyle w:val="Code"/>
        <w:rPr>
          <w:highlight w:val="white"/>
        </w:rPr>
      </w:pPr>
    </w:p>
    <w:p w14:paraId="2DB20D6E" w14:textId="77777777" w:rsidR="002B63B5" w:rsidRPr="002B63B5" w:rsidRDefault="002B63B5" w:rsidP="002B63B5">
      <w:pPr>
        <w:pStyle w:val="Code"/>
        <w:rPr>
          <w:highlight w:val="white"/>
        </w:rPr>
      </w:pPr>
      <w:r w:rsidRPr="002B63B5">
        <w:rPr>
          <w:highlight w:val="white"/>
        </w:rPr>
        <w:t xml:space="preserve">      foreach (byte b in byteArray) {</w:t>
      </w:r>
    </w:p>
    <w:p w14:paraId="22B9FB19" w14:textId="77777777" w:rsidR="002B63B5" w:rsidRPr="002B63B5" w:rsidRDefault="002B63B5" w:rsidP="002B63B5">
      <w:pPr>
        <w:pStyle w:val="Code"/>
        <w:rPr>
          <w:highlight w:val="white"/>
        </w:rPr>
      </w:pPr>
      <w:r w:rsidRPr="002B63B5">
        <w:rPr>
          <w:highlight w:val="white"/>
        </w:rPr>
        <w:t xml:space="preserve">        byteList.Add(b);</w:t>
      </w:r>
    </w:p>
    <w:p w14:paraId="53E2A228" w14:textId="77777777" w:rsidR="002B63B5" w:rsidRPr="002B63B5" w:rsidRDefault="002B63B5" w:rsidP="002B63B5">
      <w:pPr>
        <w:pStyle w:val="Code"/>
        <w:rPr>
          <w:highlight w:val="white"/>
        </w:rPr>
      </w:pPr>
      <w:r w:rsidRPr="002B63B5">
        <w:rPr>
          <w:highlight w:val="white"/>
        </w:rPr>
        <w:t xml:space="preserve">      }</w:t>
      </w:r>
    </w:p>
    <w:p w14:paraId="3873BB96" w14:textId="77777777" w:rsidR="002B63B5" w:rsidRPr="002B63B5" w:rsidRDefault="002B63B5" w:rsidP="002B63B5">
      <w:pPr>
        <w:pStyle w:val="Code"/>
        <w:rPr>
          <w:highlight w:val="white"/>
        </w:rPr>
      </w:pPr>
    </w:p>
    <w:p w14:paraId="4AF04847" w14:textId="77777777" w:rsidR="002B63B5" w:rsidRPr="002B63B5" w:rsidRDefault="002B63B5" w:rsidP="002B63B5">
      <w:pPr>
        <w:pStyle w:val="Code"/>
        <w:rPr>
          <w:highlight w:val="white"/>
        </w:rPr>
      </w:pPr>
      <w:r w:rsidRPr="002B63B5">
        <w:rPr>
          <w:highlight w:val="white"/>
        </w:rPr>
        <w:t xml:space="preserve">      return byteList;</w:t>
      </w:r>
    </w:p>
    <w:p w14:paraId="7F119D03" w14:textId="77777777" w:rsidR="002B63B5" w:rsidRPr="002B63B5" w:rsidRDefault="002B63B5" w:rsidP="002B63B5">
      <w:pPr>
        <w:pStyle w:val="Code"/>
        <w:rPr>
          <w:highlight w:val="white"/>
        </w:rPr>
      </w:pPr>
      <w:r w:rsidRPr="002B63B5">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0C665482" w14:textId="6BA61F98" w:rsidR="007E07E9" w:rsidRPr="00760CE0" w:rsidRDefault="007E07E9" w:rsidP="00760CE0">
      <w:pPr>
        <w:pStyle w:val="Code"/>
      </w:pPr>
    </w:p>
    <w:p w14:paraId="35405183" w14:textId="4CEF3886" w:rsidR="00B616B1" w:rsidRDefault="00B616B1" w:rsidP="00565A0A">
      <w:pPr>
        <w:pStyle w:val="Rubrik2"/>
      </w:pPr>
      <w:r>
        <w:t>Tracks</w:t>
      </w:r>
    </w:p>
    <w:p w14:paraId="105850DD" w14:textId="2677F93E" w:rsidR="00A40BA8" w:rsidRPr="00A40BA8" w:rsidRDefault="00A40BA8" w:rsidP="00A40BA8">
      <w:r>
        <w:t xml:space="preserve">A track is a place holder for a register through the assembly code. </w:t>
      </w:r>
    </w:p>
    <w:p w14:paraId="68DD47DB" w14:textId="4E7680E5" w:rsidR="00B616B1" w:rsidRDefault="00B616B1" w:rsidP="00283127">
      <w:pPr>
        <w:pStyle w:val="CodeHeader"/>
      </w:pPr>
      <w:proofErr w:type="spellStart"/>
      <w:r>
        <w:t>Track.cs</w:t>
      </w:r>
      <w:proofErr w:type="spellEnd"/>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7777777" w:rsidR="004D41A8" w:rsidRPr="00132D4E" w:rsidRDefault="004D41A8" w:rsidP="00132D4E">
      <w:pPr>
        <w:pStyle w:val="Code"/>
        <w:rPr>
          <w:highlight w:val="white"/>
        </w:rPr>
      </w:pP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77777777" w:rsidR="004D41A8" w:rsidRPr="00132D4E" w:rsidRDefault="004D41A8" w:rsidP="00132D4E">
      <w:pPr>
        <w:pStyle w:val="Code"/>
        <w:rPr>
          <w:highlight w:val="white"/>
        </w:rPr>
      </w:pPr>
      <w:r w:rsidRPr="00132D4E">
        <w:rPr>
          <w:highlight w:val="white"/>
        </w:rPr>
        <w:t xml:space="preserve">    private List&lt;TrackEntry&gt; m_entryList = new List&lt;TrackEntry&gt;();</w:t>
      </w:r>
    </w:p>
    <w:p w14:paraId="14D6F4C8" w14:textId="77777777" w:rsidR="004D41A8" w:rsidRPr="00132D4E" w:rsidRDefault="004D41A8" w:rsidP="00132D4E">
      <w:pPr>
        <w:pStyle w:val="Code"/>
        <w:rPr>
          <w:highlight w:val="white"/>
        </w:rPr>
      </w:pPr>
      <w:r w:rsidRPr="00132D4E">
        <w:rPr>
          <w:highlight w:val="white"/>
        </w:rPr>
        <w:t xml:space="preserve">    private bool m_pointer;</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77777777" w:rsidR="004D41A8" w:rsidRPr="00132D4E" w:rsidRDefault="004D41A8" w:rsidP="00132D4E">
      <w:pPr>
        <w:pStyle w:val="Code"/>
        <w:rPr>
          <w:highlight w:val="white"/>
        </w:rPr>
      </w:pP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1D7388B4" w14:textId="77777777" w:rsidR="004D41A8" w:rsidRPr="00132D4E" w:rsidRDefault="004D41A8" w:rsidP="00132D4E">
      <w:pPr>
        <w:pStyle w:val="Code"/>
        <w:rPr>
          <w:highlight w:val="white"/>
        </w:rPr>
      </w:pP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77777777" w:rsidR="004D41A8" w:rsidRPr="00132D4E" w:rsidRDefault="004D41A8" w:rsidP="00132D4E">
      <w:pPr>
        <w:pStyle w:val="Code"/>
        <w:rPr>
          <w:highlight w:val="white"/>
        </w:rPr>
      </w:pP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lastRenderedPageBreak/>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77777777" w:rsidR="004D41A8" w:rsidRPr="00132D4E" w:rsidRDefault="004D41A8" w:rsidP="00132D4E">
      <w:pPr>
        <w:pStyle w:val="Code"/>
        <w:rPr>
          <w:highlight w:val="white"/>
        </w:rPr>
      </w:pP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16142E1" w14:textId="77777777" w:rsidR="004D41A8" w:rsidRPr="00132D4E" w:rsidRDefault="004D41A8" w:rsidP="00132D4E">
      <w:pPr>
        <w:pStyle w:val="Code"/>
        <w:rPr>
          <w:highlight w:val="white"/>
        </w:rPr>
      </w:pPr>
      <w:r w:rsidRPr="00132D4E">
        <w:rPr>
          <w:highlight w:val="white"/>
        </w:rPr>
        <w:t xml:space="preserve">      set {</w:t>
      </w:r>
    </w:p>
    <w:p w14:paraId="7B4F76F8" w14:textId="77777777" w:rsidR="004D41A8" w:rsidRPr="00132D4E" w:rsidRDefault="004D41A8" w:rsidP="00132D4E">
      <w:pPr>
        <w:pStyle w:val="Code"/>
        <w:rPr>
          <w:highlight w:val="white"/>
        </w:rPr>
      </w:pPr>
      <w:r w:rsidRPr="00132D4E">
        <w:rPr>
          <w:highlight w:val="white"/>
        </w:rPr>
        <w:t xml:space="preserve">        Assert.ErrorXXX((value == null) || (m_register == null) ||</w:t>
      </w:r>
    </w:p>
    <w:p w14:paraId="32940FA4" w14:textId="77777777" w:rsidR="004D41A8" w:rsidRPr="00132D4E" w:rsidRDefault="004D41A8" w:rsidP="00132D4E">
      <w:pPr>
        <w:pStyle w:val="Code"/>
        <w:rPr>
          <w:highlight w:val="white"/>
        </w:rPr>
      </w:pPr>
      <w:r w:rsidRPr="00132D4E">
        <w:rPr>
          <w:highlight w:val="white"/>
        </w:rPr>
        <w:t xml:space="preserve">                      AssemblyCode.RegisterOverlap(value, m_register));</w:t>
      </w:r>
    </w:p>
    <w:p w14:paraId="7528D0AE" w14:textId="77777777" w:rsidR="004D41A8" w:rsidRPr="00132D4E" w:rsidRDefault="004D41A8" w:rsidP="00132D4E">
      <w:pPr>
        <w:pStyle w:val="Code"/>
        <w:rPr>
          <w:highlight w:val="white"/>
        </w:rPr>
      </w:pPr>
      <w:r w:rsidRPr="00132D4E">
        <w:rPr>
          <w:highlight w:val="white"/>
        </w:rPr>
        <w:t xml:space="preserve">        m_register = value;</w:t>
      </w:r>
    </w:p>
    <w:p w14:paraId="39DA95B4" w14:textId="77777777" w:rsidR="004D41A8" w:rsidRPr="00132D4E" w:rsidRDefault="004D41A8" w:rsidP="00132D4E">
      <w:pPr>
        <w:pStyle w:val="Code"/>
        <w:rPr>
          <w:highlight w:val="white"/>
        </w:rPr>
      </w:pPr>
      <w:r w:rsidRPr="00132D4E">
        <w:rPr>
          <w:highlight w:val="white"/>
        </w:rPr>
        <w:t xml:space="preserve">      }</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77777777" w:rsidR="004D41A8" w:rsidRPr="00132D4E" w:rsidRDefault="004D41A8" w:rsidP="00132D4E">
      <w:pPr>
        <w:pStyle w:val="Code"/>
        <w:rPr>
          <w:highlight w:val="white"/>
        </w:rPr>
      </w:pP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1818AE2D" w14:textId="77777777" w:rsidR="004D41A8" w:rsidRPr="00132D4E" w:rsidRDefault="004D41A8" w:rsidP="00132D4E">
      <w:pPr>
        <w:pStyle w:val="Code"/>
        <w:rPr>
          <w:highlight w:val="white"/>
        </w:rPr>
      </w:pPr>
      <w:r w:rsidRPr="00132D4E">
        <w:rPr>
          <w:highlight w:val="white"/>
        </w:rPr>
        <w:t xml:space="preserve">  </w:t>
      </w:r>
    </w:p>
    <w:p w14:paraId="05DEB517" w14:textId="77777777"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7777777" w:rsidR="004D41A8" w:rsidRPr="004D41A8" w:rsidRDefault="004D41A8" w:rsidP="004D41A8">
      <w:pPr>
        <w:pStyle w:val="Code"/>
        <w:rPr>
          <w:highlight w:val="white"/>
        </w:rPr>
      </w:pP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77777777" w:rsidR="004D41A8" w:rsidRPr="004D41A8" w:rsidRDefault="004D41A8" w:rsidP="004D41A8">
      <w:pPr>
        <w:pStyle w:val="Code"/>
        <w:rPr>
          <w:highlight w:val="white"/>
        </w:rPr>
      </w:pP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lastRenderedPageBreak/>
        <w:t>}</w:t>
      </w:r>
    </w:p>
    <w:p w14:paraId="7D2895AF" w14:textId="4A2D8B7D" w:rsidR="00EB37CC" w:rsidRPr="00AF58B6" w:rsidRDefault="00EB37CC" w:rsidP="00EB37CC">
      <w:r>
        <w:t>A track entry is one entry in a track, it represent</w:t>
      </w:r>
      <w:r w:rsidR="00132D4E">
        <w:t>s</w:t>
      </w:r>
      <w:r>
        <w:t xml:space="preserve"> one occurrence of a register in the assembly code. In hold the line number of the assembly code instruction, the position (</w:t>
      </w:r>
      <w:r w:rsidR="00132D4E">
        <w:t xml:space="preserve">zero, </w:t>
      </w:r>
      <w:r>
        <w:t xml:space="preserve">one, </w:t>
      </w:r>
      <w:r w:rsidR="00132D4E">
        <w:t xml:space="preserve">or </w:t>
      </w:r>
      <w:r>
        <w:t xml:space="preserve">two, </w:t>
      </w:r>
      <w:r w:rsidR="00132D4E">
        <w:t>representing the left, middle, and right operand</w:t>
      </w:r>
      <w:r>
        <w:t xml:space="preserve">), and the </w:t>
      </w:r>
      <w:r w:rsidR="00C02847">
        <w:t>size of the register.</w:t>
      </w:r>
    </w:p>
    <w:p w14:paraId="5CA6F53D" w14:textId="0CDC8AE3" w:rsidR="00283127" w:rsidRDefault="00283127" w:rsidP="00283127">
      <w:pPr>
        <w:pStyle w:val="CodeHeader"/>
      </w:pPr>
      <w:proofErr w:type="spellStart"/>
      <w:r>
        <w:t>TrackEntry.cs</w:t>
      </w:r>
      <w:proofErr w:type="spellEnd"/>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1F4E6E7C" w14:textId="2C5B5C41" w:rsidR="00283127" w:rsidRDefault="00132D4E" w:rsidP="00132D4E">
      <w:pPr>
        <w:pStyle w:val="Code"/>
      </w:pPr>
      <w:r w:rsidRPr="00132D4E">
        <w:rPr>
          <w:highlight w:val="white"/>
        </w:rPr>
        <w:t>}</w:t>
      </w:r>
      <w:r w:rsidR="00C36173">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proofErr w:type="spellStart"/>
      <w:r>
        <w:t>RegisterAllocator.cs</w:t>
      </w:r>
      <w:proofErr w:type="spellEnd"/>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lastRenderedPageBreak/>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lastRenderedPageBreak/>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w:t>
      </w:r>
      <w:proofErr w:type="gramStart"/>
      <w:r w:rsidR="00625E52">
        <w:rPr>
          <w:highlight w:val="white"/>
        </w:rPr>
        <w:t>an</w:t>
      </w:r>
      <w:proofErr w:type="gramEnd"/>
      <w:r w:rsidR="00625E52">
        <w:rPr>
          <w:highlight w:val="white"/>
        </w:rPr>
        <w:t xml:space="preserve">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w:t>
      </w:r>
      <w:proofErr w:type="spellStart"/>
      <w:r w:rsidR="00D8653A">
        <w:rPr>
          <w:highlight w:val="white"/>
        </w:rPr>
        <w:t>ste</w:t>
      </w:r>
      <w:proofErr w:type="spellEnd"/>
      <w:r w:rsidR="00D8653A">
        <w:rPr>
          <w:highlight w:val="white"/>
        </w:rPr>
        <w:t xml:space="preserv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lastRenderedPageBreak/>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w:t>
      </w:r>
      <w:proofErr w:type="gramStart"/>
      <w:r w:rsidR="0034309C">
        <w:rPr>
          <w:highlight w:val="white"/>
        </w:rPr>
        <w:t>is</w:t>
      </w:r>
      <w:proofErr w:type="gramEnd"/>
      <w:r w:rsidR="0034309C">
        <w:rPr>
          <w:highlight w:val="white"/>
        </w:rPr>
        <w:t xml:space="preserve">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w:t>
      </w:r>
      <w:proofErr w:type="gramStart"/>
      <w:r>
        <w:rPr>
          <w:highlight w:val="white"/>
        </w:rPr>
        <w:t>actually larger</w:t>
      </w:r>
      <w:proofErr w:type="gramEnd"/>
      <w:r>
        <w:rPr>
          <w:highlight w:val="white"/>
        </w:rPr>
        <w:t xml:space="preserve">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proofErr w:type="spellStart"/>
      <w:r>
        <w:t>AssemblyCodeGenerator.cs</w:t>
      </w:r>
      <w:proofErr w:type="spellEnd"/>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lastRenderedPageBreak/>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lastRenderedPageBreak/>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lastRenderedPageBreak/>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lastRenderedPageBreak/>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lastRenderedPageBreak/>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w:t>
      </w:r>
      <w:proofErr w:type="gramStart"/>
      <w:r>
        <w:rPr>
          <w:highlight w:val="white"/>
        </w:rPr>
        <w:t>type</w:t>
      </w:r>
      <w:proofErr w:type="gramEnd"/>
      <w:r>
        <w:rPr>
          <w:highlight w:val="white"/>
        </w:rPr>
        <w:t xml:space="preserv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lastRenderedPageBreak/>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lastRenderedPageBreak/>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lastRenderedPageBreak/>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w:t>
      </w:r>
      <w:r w:rsidR="00BC3E20">
        <w:rPr>
          <w:highlight w:val="white"/>
        </w:rPr>
        <w:lastRenderedPageBreak/>
        <w:t xml:space="preserve">and sum the record sizes to find the total record size. However, we include </w:t>
      </w:r>
      <w:r w:rsidR="006E0307">
        <w:rPr>
          <w:rStyle w:val="KeyWord0"/>
          <w:highlight w:val="white"/>
        </w:rPr>
        <w:t>m_totalExtraSize</w:t>
      </w:r>
      <w:r w:rsidR="00390A79" w:rsidRPr="00390A79">
        <w:rPr>
          <w:highlight w:val="white"/>
        </w:rPr>
        <w:t xml:space="preserve"> for </w:t>
      </w:r>
      <w:proofErr w:type="spellStart"/>
      <w:r w:rsidR="00390A79" w:rsidRPr="00390A79">
        <w:rPr>
          <w:highlight w:val="white"/>
        </w:rPr>
        <w:t>effency</w:t>
      </w:r>
      <w:proofErr w:type="spellEnd"/>
      <w:r w:rsidR="00390A79" w:rsidRPr="00390A79">
        <w:rPr>
          <w:highlight w:val="white"/>
        </w:rPr>
        <w:t xml:space="preserve">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lastRenderedPageBreak/>
        <w:t xml:space="preserve">The track map is pushed on the stack, and a new object is </w:t>
      </w:r>
      <w:proofErr w:type="spellStart"/>
      <w:r>
        <w:rPr>
          <w:highlight w:val="white"/>
        </w:rPr>
        <w:t>instanciated</w:t>
      </w:r>
      <w:proofErr w:type="spellEnd"/>
      <w:r>
        <w:rPr>
          <w:highlight w:val="white"/>
        </w:rPr>
        <w:t xml:space="preserve">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5842"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77777777" w:rsidR="00041417" w:rsidRPr="00041417" w:rsidRDefault="00041417" w:rsidP="00041417">
      <w:pPr>
        <w:pStyle w:val="Code"/>
        <w:rPr>
          <w:highlight w:val="white"/>
        </w:rPr>
      </w:pPr>
      <w:r w:rsidRPr="00041417">
        <w:rPr>
          <w:highlight w:val="white"/>
        </w:rPr>
        <w:t xml:space="preserve">      AddAssemblyCode(AssemblyOperator.address_return,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lastRenderedPageBreak/>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5842"/>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lastRenderedPageBreak/>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lastRenderedPageBreak/>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 xml:space="preserve">If there is no non-overlapping </w:t>
      </w:r>
      <w:proofErr w:type="gramStart"/>
      <w:r>
        <w:rPr>
          <w:highlight w:val="white"/>
        </w:rPr>
        <w:t>register</w:t>
      </w:r>
      <w:proofErr w:type="gramEnd"/>
      <w:r>
        <w:rPr>
          <w:highlight w:val="white"/>
        </w:rPr>
        <w:t xml:space="preserve">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lastRenderedPageBreak/>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w:t>
      </w:r>
      <w:proofErr w:type="gramStart"/>
      <w:r w:rsidR="00BE6101">
        <w:rPr>
          <w:highlight w:val="white"/>
        </w:rPr>
        <w:t>At the moment</w:t>
      </w:r>
      <w:proofErr w:type="gramEnd"/>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lastRenderedPageBreak/>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lastRenderedPageBreak/>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xml:space="preserve">, and </w:t>
      </w:r>
      <w:proofErr w:type="spellStart"/>
      <w:r w:rsidR="0066666A">
        <w:rPr>
          <w:highlight w:val="white"/>
        </w:rPr>
        <w:t>Goto</w:t>
      </w:r>
      <w:proofErr w:type="spellEnd"/>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lastRenderedPageBreak/>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lastRenderedPageBreak/>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lastRenderedPageBreak/>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79A013FA" w14:textId="77777777" w:rsidR="008E5154" w:rsidRPr="00C64273" w:rsidRDefault="008E5154" w:rsidP="008E5154">
      <w:pPr>
        <w:pStyle w:val="Rubrik3"/>
        <w:numPr>
          <w:ilvl w:val="2"/>
          <w:numId w:val="133"/>
        </w:numPr>
        <w:rPr>
          <w:highlight w:val="white"/>
        </w:rPr>
      </w:pPr>
      <w:r w:rsidRPr="00C64273">
        <w:rPr>
          <w:highlight w:val="white"/>
        </w:rPr>
        <w:t>Base and Offset</w:t>
      </w:r>
    </w:p>
    <w:p w14:paraId="0D2B5A94" w14:textId="77777777" w:rsidR="008E5154" w:rsidRPr="00533A30" w:rsidRDefault="008E5154" w:rsidP="008E5154">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533EA3E0" w14:textId="77777777" w:rsidR="008E5154" w:rsidRPr="00892C59" w:rsidRDefault="008E5154" w:rsidP="008E5154">
      <w:pPr>
        <w:pStyle w:val="Code"/>
        <w:rPr>
          <w:highlight w:val="white"/>
        </w:rPr>
      </w:pPr>
      <w:r w:rsidRPr="00892C59">
        <w:rPr>
          <w:highlight w:val="white"/>
        </w:rPr>
        <w:t xml:space="preserve">    private object Base(Symbol symbol) {</w:t>
      </w:r>
    </w:p>
    <w:p w14:paraId="2521A67D" w14:textId="77777777" w:rsidR="008E5154" w:rsidRPr="00892C59" w:rsidRDefault="008E5154" w:rsidP="008E5154">
      <w:pPr>
        <w:pStyle w:val="Code"/>
        <w:rPr>
          <w:highlight w:val="white"/>
        </w:rPr>
      </w:pPr>
      <w:r w:rsidRPr="00892C59">
        <w:rPr>
          <w:highlight w:val="white"/>
        </w:rPr>
        <w:t xml:space="preserve">      Assert.ErrorXXX(!(symbol.Value is BigInteger));</w:t>
      </w:r>
    </w:p>
    <w:p w14:paraId="16FCC249" w14:textId="77777777" w:rsidR="008E5154" w:rsidRPr="00892C59" w:rsidRDefault="008E5154" w:rsidP="008E5154">
      <w:pPr>
        <w:pStyle w:val="Code"/>
        <w:rPr>
          <w:highlight w:val="white"/>
        </w:rPr>
      </w:pPr>
    </w:p>
    <w:p w14:paraId="79B618D2" w14:textId="77777777" w:rsidR="008E5154" w:rsidRPr="00892C59" w:rsidRDefault="008E5154" w:rsidP="008E5154">
      <w:pPr>
        <w:pStyle w:val="Code"/>
        <w:rPr>
          <w:highlight w:val="white"/>
        </w:rPr>
      </w:pPr>
      <w:r w:rsidRPr="00892C59">
        <w:rPr>
          <w:highlight w:val="white"/>
        </w:rPr>
        <w:t xml:space="preserve">      if (symbol.Value is StaticAddress) {</w:t>
      </w:r>
    </w:p>
    <w:p w14:paraId="59E33A3B"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7D3DD2B4" w14:textId="77777777" w:rsidR="008E5154" w:rsidRPr="00892C59" w:rsidRDefault="008E5154" w:rsidP="008E5154">
      <w:pPr>
        <w:pStyle w:val="Code"/>
        <w:rPr>
          <w:highlight w:val="white"/>
        </w:rPr>
      </w:pPr>
      <w:r w:rsidRPr="00892C59">
        <w:rPr>
          <w:highlight w:val="white"/>
        </w:rPr>
        <w:t xml:space="preserve">        return staticAddress.UniqueName;</w:t>
      </w:r>
    </w:p>
    <w:p w14:paraId="47C94B76" w14:textId="77777777" w:rsidR="008E5154" w:rsidRPr="00892C59" w:rsidRDefault="008E5154" w:rsidP="008E5154">
      <w:pPr>
        <w:pStyle w:val="Code"/>
        <w:rPr>
          <w:highlight w:val="white"/>
        </w:rPr>
      </w:pPr>
      <w:r w:rsidRPr="00892C59">
        <w:rPr>
          <w:highlight w:val="white"/>
        </w:rPr>
        <w:t xml:space="preserve">      }</w:t>
      </w:r>
    </w:p>
    <w:p w14:paraId="1060C251" w14:textId="77777777" w:rsidR="008E5154" w:rsidRPr="00533A30" w:rsidRDefault="008E5154" w:rsidP="008E5154">
      <w:pPr>
        <w:rPr>
          <w:highlight w:val="white"/>
        </w:rPr>
      </w:pPr>
      <w:r>
        <w:rPr>
          <w:highlight w:val="white"/>
        </w:rPr>
        <w:t xml:space="preserve">If the symbol’s address symbol is not null, the symbol represents a </w:t>
      </w:r>
      <w:proofErr w:type="spellStart"/>
      <w:r>
        <w:rPr>
          <w:highlight w:val="white"/>
        </w:rPr>
        <w:t>dereferred</w:t>
      </w:r>
      <w:proofErr w:type="spellEnd"/>
      <w:r>
        <w:rPr>
          <w:highlight w:val="white"/>
        </w:rPr>
        <w:t xml:space="preserve">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6B0B45BC" w14:textId="77777777" w:rsidR="008E5154" w:rsidRPr="00892C59" w:rsidRDefault="008E5154" w:rsidP="008E5154">
      <w:pPr>
        <w:pStyle w:val="Code"/>
        <w:rPr>
          <w:highlight w:val="white"/>
        </w:rPr>
      </w:pPr>
      <w:r w:rsidRPr="00892C59">
        <w:rPr>
          <w:highlight w:val="white"/>
        </w:rPr>
        <w:t xml:space="preserve">      else if (symbol.AddressSymbol != null) {</w:t>
      </w:r>
    </w:p>
    <w:p w14:paraId="2A7F32DC" w14:textId="77777777" w:rsidR="008E5154" w:rsidRPr="00892C59" w:rsidRDefault="008E5154" w:rsidP="008E5154">
      <w:pPr>
        <w:pStyle w:val="Code"/>
        <w:rPr>
          <w:highlight w:val="white"/>
        </w:rPr>
      </w:pPr>
      <w:r w:rsidRPr="00892C59">
        <w:rPr>
          <w:highlight w:val="white"/>
        </w:rPr>
        <w:t xml:space="preserve">        Track addressTrack = LoadValueToRegister(symbol.AddressSymbol);</w:t>
      </w:r>
    </w:p>
    <w:p w14:paraId="6CCEFB9C" w14:textId="77777777" w:rsidR="008E5154" w:rsidRPr="00892C59" w:rsidRDefault="008E5154" w:rsidP="008E5154">
      <w:pPr>
        <w:pStyle w:val="Code"/>
        <w:rPr>
          <w:highlight w:val="white"/>
        </w:rPr>
      </w:pPr>
      <w:r w:rsidRPr="00892C59">
        <w:rPr>
          <w:highlight w:val="white"/>
        </w:rPr>
        <w:t xml:space="preserve">        Assert.ErrorXXX((addressTrack.Register == null) ||</w:t>
      </w:r>
    </w:p>
    <w:p w14:paraId="5B9779C5" w14:textId="77777777" w:rsidR="008E5154" w:rsidRPr="00892C59" w:rsidRDefault="008E5154" w:rsidP="008E5154">
      <w:pPr>
        <w:pStyle w:val="Code"/>
        <w:rPr>
          <w:highlight w:val="white"/>
        </w:rPr>
      </w:pPr>
      <w:r w:rsidRPr="00892C59">
        <w:rPr>
          <w:highlight w:val="white"/>
        </w:rPr>
        <w:t xml:space="preserve">                        RegisterAllocator.PointerRegisterSetWithEllipse.</w:t>
      </w:r>
    </w:p>
    <w:p w14:paraId="5D275C32" w14:textId="77777777" w:rsidR="008E5154" w:rsidRPr="00892C59" w:rsidRDefault="008E5154" w:rsidP="008E5154">
      <w:pPr>
        <w:pStyle w:val="Code"/>
        <w:rPr>
          <w:highlight w:val="white"/>
        </w:rPr>
      </w:pPr>
      <w:r w:rsidRPr="00892C59">
        <w:rPr>
          <w:highlight w:val="white"/>
        </w:rPr>
        <w:t xml:space="preserve">                        Contains(addressTrack.Register.Value));</w:t>
      </w:r>
    </w:p>
    <w:p w14:paraId="4A08DE01" w14:textId="77777777" w:rsidR="008E5154" w:rsidRPr="00892C59" w:rsidRDefault="008E5154" w:rsidP="008E5154">
      <w:pPr>
        <w:pStyle w:val="Code"/>
        <w:rPr>
          <w:highlight w:val="white"/>
        </w:rPr>
      </w:pPr>
      <w:r w:rsidRPr="00892C59">
        <w:rPr>
          <w:highlight w:val="white"/>
        </w:rPr>
        <w:t xml:space="preserve">        addressTrack.Pointer = true;</w:t>
      </w:r>
    </w:p>
    <w:p w14:paraId="51399F29" w14:textId="77777777" w:rsidR="008E5154" w:rsidRPr="00892C59" w:rsidRDefault="008E5154" w:rsidP="008E5154">
      <w:pPr>
        <w:pStyle w:val="Code"/>
        <w:rPr>
          <w:highlight w:val="white"/>
        </w:rPr>
      </w:pPr>
      <w:r w:rsidRPr="00892C59">
        <w:rPr>
          <w:highlight w:val="white"/>
        </w:rPr>
        <w:t xml:space="preserve">        m_trackMap.Remove(symbol.AddressSymbol);</w:t>
      </w:r>
    </w:p>
    <w:p w14:paraId="2A9BB6B9" w14:textId="77777777" w:rsidR="008E5154" w:rsidRPr="00892C59" w:rsidRDefault="008E5154" w:rsidP="008E5154">
      <w:pPr>
        <w:pStyle w:val="Code"/>
        <w:rPr>
          <w:highlight w:val="white"/>
        </w:rPr>
      </w:pPr>
      <w:r w:rsidRPr="00892C59">
        <w:rPr>
          <w:highlight w:val="white"/>
        </w:rPr>
        <w:t xml:space="preserve">        return addressTrack;</w:t>
      </w:r>
    </w:p>
    <w:p w14:paraId="32BD8DFB" w14:textId="77777777" w:rsidR="008E5154" w:rsidRPr="00892C59" w:rsidRDefault="008E5154" w:rsidP="008E5154">
      <w:pPr>
        <w:pStyle w:val="Code"/>
        <w:rPr>
          <w:highlight w:val="white"/>
        </w:rPr>
      </w:pPr>
      <w:r w:rsidRPr="00892C59">
        <w:rPr>
          <w:highlight w:val="white"/>
        </w:rPr>
        <w:t xml:space="preserve">      }</w:t>
      </w:r>
    </w:p>
    <w:p w14:paraId="2CFCA78F" w14:textId="77777777" w:rsidR="008E5154" w:rsidRPr="00533A30" w:rsidRDefault="008E5154" w:rsidP="008E5154">
      <w:pPr>
        <w:rPr>
          <w:highlight w:val="white"/>
        </w:rPr>
      </w:pPr>
      <w:r>
        <w:rPr>
          <w:highlight w:val="white"/>
        </w:rPr>
        <w:t>If the symbol is extern or static, we return its unique name, which will later be replaced by a proper address by the linker.</w:t>
      </w:r>
    </w:p>
    <w:p w14:paraId="73B4D676" w14:textId="77777777" w:rsidR="008E5154" w:rsidRPr="00892C59" w:rsidRDefault="008E5154" w:rsidP="008E5154">
      <w:pPr>
        <w:pStyle w:val="Code"/>
        <w:rPr>
          <w:highlight w:val="white"/>
        </w:rPr>
      </w:pPr>
      <w:r w:rsidRPr="00892C59">
        <w:rPr>
          <w:highlight w:val="white"/>
        </w:rPr>
        <w:t xml:space="preserve">      else if (symbol.IsExternOrStatic()) {</w:t>
      </w:r>
    </w:p>
    <w:p w14:paraId="7B9471F0" w14:textId="77777777" w:rsidR="008E5154" w:rsidRPr="00892C59" w:rsidRDefault="008E5154" w:rsidP="008E5154">
      <w:pPr>
        <w:pStyle w:val="Code"/>
        <w:rPr>
          <w:highlight w:val="white"/>
        </w:rPr>
      </w:pPr>
      <w:r w:rsidRPr="00892C59">
        <w:rPr>
          <w:highlight w:val="white"/>
        </w:rPr>
        <w:lastRenderedPageBreak/>
        <w:t xml:space="preserve">        return symbol.UniqueName;</w:t>
      </w:r>
    </w:p>
    <w:p w14:paraId="08E3F4CF" w14:textId="77777777" w:rsidR="008E5154" w:rsidRPr="00892C59" w:rsidRDefault="008E5154" w:rsidP="008E5154">
      <w:pPr>
        <w:pStyle w:val="Code"/>
        <w:rPr>
          <w:highlight w:val="white"/>
        </w:rPr>
      </w:pPr>
      <w:r w:rsidRPr="00892C59">
        <w:rPr>
          <w:highlight w:val="white"/>
        </w:rPr>
        <w:t xml:space="preserve">      }</w:t>
      </w:r>
    </w:p>
    <w:p w14:paraId="2C335CFA" w14:textId="77777777" w:rsidR="008E5154" w:rsidRPr="00533A30" w:rsidRDefault="008E5154" w:rsidP="008E5154">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4982AA00" w14:textId="77777777" w:rsidR="008E5154" w:rsidRPr="00892C59" w:rsidRDefault="008E5154" w:rsidP="008E5154">
      <w:pPr>
        <w:pStyle w:val="Code"/>
        <w:rPr>
          <w:highlight w:val="white"/>
        </w:rPr>
      </w:pPr>
      <w:r w:rsidRPr="00892C59">
        <w:rPr>
          <w:highlight w:val="white"/>
        </w:rPr>
        <w:t xml:space="preserve">      else { //resultSymbol.IsAutoOrRegister()</w:t>
      </w:r>
    </w:p>
    <w:p w14:paraId="34C0B145" w14:textId="77777777" w:rsidR="008E5154" w:rsidRPr="00892C59" w:rsidRDefault="008E5154" w:rsidP="008E5154">
      <w:pPr>
        <w:pStyle w:val="Code"/>
        <w:rPr>
          <w:highlight w:val="white"/>
        </w:rPr>
      </w:pPr>
      <w:r w:rsidRPr="00892C59">
        <w:rPr>
          <w:highlight w:val="white"/>
        </w:rPr>
        <w:t xml:space="preserve">        return BaseRegister(symbol);</w:t>
      </w:r>
    </w:p>
    <w:p w14:paraId="5F5D73CA" w14:textId="77777777" w:rsidR="008E5154" w:rsidRPr="00892C59" w:rsidRDefault="008E5154" w:rsidP="008E5154">
      <w:pPr>
        <w:pStyle w:val="Code"/>
        <w:rPr>
          <w:highlight w:val="white"/>
        </w:rPr>
      </w:pPr>
      <w:r w:rsidRPr="00892C59">
        <w:rPr>
          <w:highlight w:val="white"/>
        </w:rPr>
        <w:t xml:space="preserve">      }</w:t>
      </w:r>
    </w:p>
    <w:p w14:paraId="1F2FF06A" w14:textId="77777777" w:rsidR="008E5154" w:rsidRPr="00892C59" w:rsidRDefault="008E5154" w:rsidP="008E5154">
      <w:pPr>
        <w:pStyle w:val="Code"/>
        <w:rPr>
          <w:highlight w:val="white"/>
        </w:rPr>
      </w:pPr>
      <w:r w:rsidRPr="00892C59">
        <w:rPr>
          <w:highlight w:val="white"/>
        </w:rPr>
        <w:t xml:space="preserve">    }</w:t>
      </w:r>
    </w:p>
    <w:p w14:paraId="0D26D8CB" w14:textId="77777777" w:rsidR="008E5154" w:rsidRPr="00533A30" w:rsidRDefault="008E5154" w:rsidP="008E5154">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2657A5C3" w14:textId="77777777" w:rsidR="008E5154" w:rsidRPr="00892C59" w:rsidRDefault="008E5154" w:rsidP="008E5154">
      <w:pPr>
        <w:pStyle w:val="Code"/>
        <w:rPr>
          <w:highlight w:val="white"/>
        </w:rPr>
      </w:pPr>
      <w:r w:rsidRPr="00892C59">
        <w:rPr>
          <w:highlight w:val="white"/>
        </w:rPr>
        <w:t xml:space="preserve">    private int Offset(Symbol symbol) {</w:t>
      </w:r>
    </w:p>
    <w:p w14:paraId="0B7EDE4B" w14:textId="77777777" w:rsidR="008E5154" w:rsidRPr="00892C59" w:rsidRDefault="008E5154" w:rsidP="008E5154">
      <w:pPr>
        <w:pStyle w:val="Code"/>
        <w:rPr>
          <w:highlight w:val="white"/>
        </w:rPr>
      </w:pPr>
      <w:r w:rsidRPr="00892C59">
        <w:rPr>
          <w:highlight w:val="white"/>
        </w:rPr>
        <w:t xml:space="preserve">      Assert.ErrorXXX(!(symbol.Value is BigInteger));</w:t>
      </w:r>
    </w:p>
    <w:p w14:paraId="1D229C6B" w14:textId="77777777" w:rsidR="008E5154" w:rsidRPr="00892C59" w:rsidRDefault="008E5154" w:rsidP="008E5154">
      <w:pPr>
        <w:pStyle w:val="Code"/>
        <w:rPr>
          <w:highlight w:val="white"/>
        </w:rPr>
      </w:pPr>
    </w:p>
    <w:p w14:paraId="53D77F0D" w14:textId="77777777" w:rsidR="008E5154" w:rsidRPr="00892C59" w:rsidRDefault="008E5154" w:rsidP="008E5154">
      <w:pPr>
        <w:pStyle w:val="Code"/>
        <w:rPr>
          <w:highlight w:val="white"/>
        </w:rPr>
      </w:pPr>
      <w:r w:rsidRPr="00892C59">
        <w:rPr>
          <w:highlight w:val="white"/>
        </w:rPr>
        <w:t xml:space="preserve">      if (symbol.Value is StaticAddress) {</w:t>
      </w:r>
    </w:p>
    <w:p w14:paraId="0D31E8D2" w14:textId="77777777" w:rsidR="008E5154" w:rsidRPr="00892C59" w:rsidRDefault="008E5154" w:rsidP="008E5154">
      <w:pPr>
        <w:pStyle w:val="Code"/>
        <w:rPr>
          <w:highlight w:val="white"/>
        </w:rPr>
      </w:pPr>
      <w:r w:rsidRPr="00892C59">
        <w:rPr>
          <w:highlight w:val="white"/>
        </w:rPr>
        <w:t xml:space="preserve">        StaticAddress staticAddress = (StaticAddress) symbol.Value;</w:t>
      </w:r>
    </w:p>
    <w:p w14:paraId="4EBD84A0" w14:textId="77777777" w:rsidR="008E5154" w:rsidRPr="00892C59" w:rsidRDefault="008E5154" w:rsidP="008E5154">
      <w:pPr>
        <w:pStyle w:val="Code"/>
        <w:rPr>
          <w:highlight w:val="white"/>
        </w:rPr>
      </w:pPr>
      <w:r w:rsidRPr="00892C59">
        <w:rPr>
          <w:highlight w:val="white"/>
        </w:rPr>
        <w:t xml:space="preserve">        return staticAddress.Offset;</w:t>
      </w:r>
    </w:p>
    <w:p w14:paraId="5795BAC7" w14:textId="77777777" w:rsidR="008E5154" w:rsidRPr="00892C59" w:rsidRDefault="008E5154" w:rsidP="008E5154">
      <w:pPr>
        <w:pStyle w:val="Code"/>
        <w:rPr>
          <w:highlight w:val="white"/>
        </w:rPr>
      </w:pPr>
      <w:r w:rsidRPr="00892C59">
        <w:rPr>
          <w:highlight w:val="white"/>
        </w:rPr>
        <w:t xml:space="preserve">      }</w:t>
      </w:r>
    </w:p>
    <w:p w14:paraId="262B372A" w14:textId="77777777" w:rsidR="008E5154" w:rsidRPr="00533A30" w:rsidRDefault="008E5154" w:rsidP="008E5154">
      <w:pPr>
        <w:rPr>
          <w:highlight w:val="white"/>
        </w:rPr>
      </w:pPr>
      <w:r>
        <w:rPr>
          <w:highlight w:val="white"/>
        </w:rPr>
        <w:t>If the symbol’s address symbol is not null, we return the offset of the address symbol.</w:t>
      </w:r>
    </w:p>
    <w:p w14:paraId="62F01C0D" w14:textId="77777777" w:rsidR="008E5154" w:rsidRPr="00892C59" w:rsidRDefault="008E5154" w:rsidP="008E5154">
      <w:pPr>
        <w:pStyle w:val="Code"/>
        <w:rPr>
          <w:highlight w:val="white"/>
        </w:rPr>
      </w:pPr>
      <w:r w:rsidRPr="00892C59">
        <w:rPr>
          <w:highlight w:val="white"/>
        </w:rPr>
        <w:t xml:space="preserve">      else if (symbol.AddressSymbol != null) {</w:t>
      </w:r>
    </w:p>
    <w:p w14:paraId="3070F7BD" w14:textId="77777777" w:rsidR="008E5154" w:rsidRPr="00892C59" w:rsidRDefault="008E5154" w:rsidP="008E5154">
      <w:pPr>
        <w:pStyle w:val="Code"/>
        <w:rPr>
          <w:highlight w:val="white"/>
        </w:rPr>
      </w:pPr>
      <w:r w:rsidRPr="00892C59">
        <w:rPr>
          <w:highlight w:val="white"/>
        </w:rPr>
        <w:t xml:space="preserve">        return symbol.AddressOffset;</w:t>
      </w:r>
    </w:p>
    <w:p w14:paraId="78DCDF67" w14:textId="77777777" w:rsidR="008E5154" w:rsidRPr="00892C59" w:rsidRDefault="008E5154" w:rsidP="008E5154">
      <w:pPr>
        <w:pStyle w:val="Code"/>
        <w:rPr>
          <w:highlight w:val="white"/>
        </w:rPr>
      </w:pPr>
      <w:r w:rsidRPr="00892C59">
        <w:rPr>
          <w:highlight w:val="white"/>
        </w:rPr>
        <w:t xml:space="preserve">      }</w:t>
      </w:r>
    </w:p>
    <w:p w14:paraId="4C737923" w14:textId="77777777" w:rsidR="008E5154" w:rsidRPr="00533A30" w:rsidRDefault="008E5154" w:rsidP="008E5154">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04FB2456" w14:textId="77777777" w:rsidR="008E5154" w:rsidRPr="00892C59" w:rsidRDefault="008E5154" w:rsidP="008E5154">
      <w:pPr>
        <w:pStyle w:val="Code"/>
        <w:rPr>
          <w:highlight w:val="white"/>
        </w:rPr>
      </w:pPr>
      <w:r w:rsidRPr="00892C59">
        <w:rPr>
          <w:highlight w:val="white"/>
        </w:rPr>
        <w:t xml:space="preserve">      else {</w:t>
      </w:r>
    </w:p>
    <w:p w14:paraId="31ADAAF2" w14:textId="77777777" w:rsidR="008E5154" w:rsidRPr="00892C59" w:rsidRDefault="008E5154" w:rsidP="008E5154">
      <w:pPr>
        <w:pStyle w:val="Code"/>
        <w:rPr>
          <w:highlight w:val="white"/>
        </w:rPr>
      </w:pPr>
      <w:r w:rsidRPr="00892C59">
        <w:rPr>
          <w:highlight w:val="white"/>
        </w:rPr>
        <w:t xml:space="preserve">        return symbol.Offset;</w:t>
      </w:r>
    </w:p>
    <w:p w14:paraId="6E83C620" w14:textId="77777777" w:rsidR="008E5154" w:rsidRPr="00892C59" w:rsidRDefault="008E5154" w:rsidP="008E5154">
      <w:pPr>
        <w:pStyle w:val="Code"/>
        <w:rPr>
          <w:highlight w:val="white"/>
        </w:rPr>
      </w:pPr>
      <w:r w:rsidRPr="00892C59">
        <w:rPr>
          <w:highlight w:val="white"/>
        </w:rPr>
        <w:t xml:space="preserve">      }</w:t>
      </w:r>
    </w:p>
    <w:p w14:paraId="5054AD04" w14:textId="77777777" w:rsidR="008E5154" w:rsidRPr="00892C59" w:rsidRDefault="008E5154" w:rsidP="008E5154">
      <w:pPr>
        <w:pStyle w:val="Code"/>
        <w:rPr>
          <w:highlight w:val="white"/>
        </w:rPr>
      </w:pPr>
      <w:r w:rsidRPr="00892C59">
        <w:rPr>
          <w:highlight w:val="white"/>
        </w:rPr>
        <w:t xml:space="preserve">    }</w:t>
      </w:r>
    </w:p>
    <w:p w14:paraId="53936535" w14:textId="7166E0BB" w:rsidR="0008374E" w:rsidRPr="00533A30" w:rsidRDefault="0008374E" w:rsidP="0008374E">
      <w:pPr>
        <w:pStyle w:val="Rubrik3"/>
        <w:rPr>
          <w:highlight w:val="white"/>
        </w:rPr>
      </w:pPr>
      <w:r>
        <w:rPr>
          <w:highlight w:val="white"/>
        </w:rPr>
        <w:t xml:space="preserve">Unary </w:t>
      </w:r>
      <w:r w:rsidR="007431DF">
        <w:rPr>
          <w:highlight w:val="white"/>
        </w:rPr>
        <w:t>Integral</w:t>
      </w:r>
      <w:r>
        <w:rPr>
          <w:highlight w:val="white"/>
        </w:rPr>
        <w:t xml:space="preserve"> Operations</w:t>
      </w:r>
    </w:p>
    <w:p w14:paraId="15971173" w14:textId="18DC7446" w:rsidR="00D935A0" w:rsidRPr="00533A30" w:rsidRDefault="004213B6" w:rsidP="00E1130D">
      <w:pPr>
        <w:rPr>
          <w:highlight w:val="white"/>
        </w:rPr>
      </w:pPr>
      <w:r>
        <w:rPr>
          <w:highlight w:val="white"/>
        </w:rPr>
        <w:t xml:space="preserve">The </w:t>
      </w:r>
      <w:r w:rsidRPr="00E1130D">
        <w:rPr>
          <w:rStyle w:val="KeyWord0"/>
          <w:highlight w:val="white"/>
        </w:rPr>
        <w:t>Unary</w:t>
      </w:r>
      <w:r>
        <w:rPr>
          <w:highlight w:val="white"/>
        </w:rPr>
        <w:t xml:space="preserve"> method is called </w:t>
      </w:r>
      <w:r w:rsidR="00E1130D">
        <w:rPr>
          <w:highlight w:val="white"/>
        </w:rPr>
        <w:t xml:space="preserve">to add code for </w:t>
      </w:r>
      <w:r w:rsidR="002D2F3B" w:rsidRPr="00500281">
        <w:rPr>
          <w:highlight w:val="white"/>
        </w:rPr>
        <w:t xml:space="preserve">unary </w:t>
      </w:r>
      <w:r w:rsidR="00500281">
        <w:rPr>
          <w:highlight w:val="white"/>
        </w:rPr>
        <w:t>subtraction</w:t>
      </w:r>
      <w:r w:rsidR="004765FD" w:rsidRPr="00500281">
        <w:rPr>
          <w:highlight w:val="white"/>
        </w:rPr>
        <w:t xml:space="preserve"> and bitwise not</w:t>
      </w:r>
      <w:r w:rsidR="004765FD">
        <w:rPr>
          <w:highlight w:val="white"/>
        </w:rPr>
        <w:t xml:space="preserve">. There </w:t>
      </w:r>
      <w:r w:rsidR="002D2F3B">
        <w:rPr>
          <w:highlight w:val="white"/>
        </w:rPr>
        <w:t xml:space="preserve">is also </w:t>
      </w:r>
      <w:r w:rsidR="00500281">
        <w:rPr>
          <w:highlight w:val="white"/>
        </w:rPr>
        <w:t>unar</w:t>
      </w:r>
      <w:r w:rsidR="00A7768B">
        <w:rPr>
          <w:highlight w:val="white"/>
        </w:rPr>
        <w:t>y</w:t>
      </w:r>
      <w:r w:rsidR="00500281">
        <w:rPr>
          <w:highlight w:val="white"/>
        </w:rPr>
        <w:t xml:space="preserve"> addition</w:t>
      </w:r>
      <w:r w:rsidR="00E566CB">
        <w:rPr>
          <w:highlight w:val="white"/>
        </w:rPr>
        <w:t>, but it generates no code.</w:t>
      </w:r>
    </w:p>
    <w:p w14:paraId="11227819" w14:textId="7388FF6C" w:rsidR="004E0A29" w:rsidRDefault="00B4707A" w:rsidP="002A1CBD">
      <w:pPr>
        <w:rPr>
          <w:highlight w:val="white"/>
        </w:rPr>
      </w:pPr>
      <w:r>
        <w:rPr>
          <w:highlight w:val="white"/>
        </w:rPr>
        <w:t>First</w:t>
      </w:r>
      <w:r w:rsidR="004E0A29">
        <w:rPr>
          <w:highlight w:val="white"/>
        </w:rPr>
        <w:t>, we need a map from middle code operator</w:t>
      </w:r>
      <w:r w:rsidR="005A19B7">
        <w:rPr>
          <w:highlight w:val="white"/>
        </w:rPr>
        <w:t>s</w:t>
      </w:r>
      <w:r w:rsidR="004E0A29">
        <w:rPr>
          <w:highlight w:val="white"/>
        </w:rPr>
        <w:t xml:space="preserve"> to assembly code operators</w:t>
      </w:r>
      <w:r w:rsidR="00D04169">
        <w:rPr>
          <w:highlight w:val="white"/>
        </w:rPr>
        <w:t xml:space="preserve"> for integral types</w:t>
      </w:r>
      <w:r w:rsidR="004E0A29">
        <w:rPr>
          <w:highlight w:val="white"/>
        </w:rPr>
        <w:t>.</w:t>
      </w:r>
      <w:r w:rsidR="005A19B7">
        <w:rPr>
          <w:highlight w:val="white"/>
        </w:rPr>
        <w:t xml:space="preserve"> We will use the map in the </w:t>
      </w:r>
      <w:r w:rsidR="005A19B7" w:rsidRPr="00F91C11">
        <w:rPr>
          <w:rStyle w:val="KeyWord0"/>
          <w:highlight w:val="white"/>
        </w:rPr>
        <w:t>IntegralUnary</w:t>
      </w:r>
      <w:r w:rsidR="005A19B7">
        <w:rPr>
          <w:highlight w:val="white"/>
        </w:rPr>
        <w:t xml:space="preserve"> </w:t>
      </w:r>
      <w:r w:rsidR="00177957">
        <w:rPr>
          <w:highlight w:val="white"/>
        </w:rPr>
        <w:t xml:space="preserve">and </w:t>
      </w:r>
      <w:r w:rsidR="005A19B7" w:rsidRPr="00F91C11">
        <w:rPr>
          <w:rStyle w:val="KeyWord0"/>
          <w:highlight w:val="white"/>
        </w:rPr>
        <w:t>IntegralBinary</w:t>
      </w:r>
      <w:r w:rsidR="005A19B7">
        <w:rPr>
          <w:highlight w:val="white"/>
        </w:rPr>
        <w:t xml:space="preserve"> methods.</w:t>
      </w:r>
    </w:p>
    <w:p w14:paraId="5205973A" w14:textId="77777777" w:rsidR="006E4B59" w:rsidRPr="006E4B59" w:rsidRDefault="006E4B59" w:rsidP="006E4B59">
      <w:pPr>
        <w:pStyle w:val="Code"/>
        <w:rPr>
          <w:highlight w:val="white"/>
        </w:rPr>
      </w:pPr>
      <w:r w:rsidRPr="006E4B59">
        <w:rPr>
          <w:highlight w:val="white"/>
        </w:rPr>
        <w:t xml:space="preserve">    public static IDictionary&lt;MiddleOperator,AssemblyOperator&gt;</w:t>
      </w:r>
    </w:p>
    <w:p w14:paraId="3B87671C" w14:textId="77777777" w:rsidR="006E4B59" w:rsidRPr="006E4B59" w:rsidRDefault="006E4B59" w:rsidP="006E4B59">
      <w:pPr>
        <w:pStyle w:val="Code"/>
        <w:rPr>
          <w:highlight w:val="white"/>
        </w:rPr>
      </w:pPr>
      <w:r w:rsidRPr="006E4B59">
        <w:rPr>
          <w:highlight w:val="white"/>
        </w:rPr>
        <w:t xml:space="preserve">      m_middleToIntegralMap =</w:t>
      </w:r>
    </w:p>
    <w:p w14:paraId="548B6B3F" w14:textId="77777777" w:rsidR="006E4B59" w:rsidRPr="006E4B59" w:rsidRDefault="006E4B59" w:rsidP="006E4B59">
      <w:pPr>
        <w:pStyle w:val="Code"/>
        <w:rPr>
          <w:highlight w:val="white"/>
        </w:rPr>
      </w:pPr>
      <w:r w:rsidRPr="006E4B59">
        <w:rPr>
          <w:highlight w:val="white"/>
        </w:rPr>
        <w:t xml:space="preserve">      new Dictionary&lt;MiddleOperator,AssemblyOperator&gt;() {</w:t>
      </w:r>
    </w:p>
    <w:p w14:paraId="039E3412" w14:textId="77777777" w:rsidR="006E4B59" w:rsidRPr="006E4B59" w:rsidRDefault="006E4B59" w:rsidP="006E4B59">
      <w:pPr>
        <w:pStyle w:val="Code"/>
        <w:rPr>
          <w:highlight w:val="white"/>
        </w:rPr>
      </w:pPr>
      <w:r w:rsidRPr="006E4B59">
        <w:rPr>
          <w:highlight w:val="white"/>
        </w:rPr>
        <w:t xml:space="preserve">        {MiddleOperator.BitwiseNot, AssemblyOperator.not},</w:t>
      </w:r>
    </w:p>
    <w:p w14:paraId="67404465" w14:textId="77777777" w:rsidR="006E4B59" w:rsidRPr="006E4B59" w:rsidRDefault="006E4B59" w:rsidP="006E4B59">
      <w:pPr>
        <w:pStyle w:val="Code"/>
        <w:rPr>
          <w:highlight w:val="white"/>
        </w:rPr>
      </w:pPr>
      <w:r w:rsidRPr="006E4B59">
        <w:rPr>
          <w:highlight w:val="white"/>
        </w:rPr>
        <w:t xml:space="preserve">        {MiddleOperator.UnarySubtract, AssemblyOperator.neg},</w:t>
      </w:r>
    </w:p>
    <w:p w14:paraId="278CB6D4" w14:textId="77777777" w:rsidR="006E4B59" w:rsidRPr="006E4B59" w:rsidRDefault="006E4B59" w:rsidP="006E4B59">
      <w:pPr>
        <w:pStyle w:val="Code"/>
        <w:rPr>
          <w:highlight w:val="white"/>
        </w:rPr>
      </w:pPr>
      <w:r w:rsidRPr="006E4B59">
        <w:rPr>
          <w:highlight w:val="white"/>
        </w:rPr>
        <w:t xml:space="preserve">        {MiddleOperator.SignedMultiply, AssemblyOperator.imul},</w:t>
      </w:r>
    </w:p>
    <w:p w14:paraId="5C4E9837" w14:textId="77777777" w:rsidR="006E4B59" w:rsidRPr="006E4B59" w:rsidRDefault="006E4B59" w:rsidP="006E4B59">
      <w:pPr>
        <w:pStyle w:val="Code"/>
        <w:rPr>
          <w:highlight w:val="white"/>
        </w:rPr>
      </w:pPr>
      <w:r w:rsidRPr="006E4B59">
        <w:rPr>
          <w:highlight w:val="white"/>
        </w:rPr>
        <w:t xml:space="preserve">        {MiddleOperator.SignedDivide, AssemblyOperator.idiv},</w:t>
      </w:r>
    </w:p>
    <w:p w14:paraId="4E324E78" w14:textId="77777777" w:rsidR="006E4B59" w:rsidRPr="006E4B59" w:rsidRDefault="006E4B59" w:rsidP="006E4B59">
      <w:pPr>
        <w:pStyle w:val="Code"/>
        <w:rPr>
          <w:highlight w:val="white"/>
        </w:rPr>
      </w:pPr>
      <w:r w:rsidRPr="006E4B59">
        <w:rPr>
          <w:highlight w:val="white"/>
        </w:rPr>
        <w:t xml:space="preserve">        {MiddleOperator.SignedModulo, AssemblyOperator.idiv},</w:t>
      </w:r>
    </w:p>
    <w:p w14:paraId="7AF93F49" w14:textId="77777777" w:rsidR="006E4B59" w:rsidRPr="006E4B59" w:rsidRDefault="006E4B59" w:rsidP="006E4B59">
      <w:pPr>
        <w:pStyle w:val="Code"/>
        <w:rPr>
          <w:highlight w:val="white"/>
        </w:rPr>
      </w:pPr>
      <w:r w:rsidRPr="006E4B59">
        <w:rPr>
          <w:highlight w:val="white"/>
        </w:rPr>
        <w:t xml:space="preserve">        {MiddleOperator.UnsignedMultiply, AssemblyOperator.mul},</w:t>
      </w:r>
    </w:p>
    <w:p w14:paraId="46FDD0BA" w14:textId="77777777" w:rsidR="006E4B59" w:rsidRPr="006E4B59" w:rsidRDefault="006E4B59" w:rsidP="006E4B59">
      <w:pPr>
        <w:pStyle w:val="Code"/>
        <w:rPr>
          <w:highlight w:val="white"/>
        </w:rPr>
      </w:pPr>
      <w:r w:rsidRPr="006E4B59">
        <w:rPr>
          <w:highlight w:val="white"/>
        </w:rPr>
        <w:t xml:space="preserve">        {MiddleOperator.UnsignedDivide, AssemblyOperator.div},</w:t>
      </w:r>
    </w:p>
    <w:p w14:paraId="123D3721" w14:textId="77777777" w:rsidR="006E4B59" w:rsidRPr="006E4B59" w:rsidRDefault="006E4B59" w:rsidP="006E4B59">
      <w:pPr>
        <w:pStyle w:val="Code"/>
        <w:rPr>
          <w:highlight w:val="white"/>
        </w:rPr>
      </w:pPr>
      <w:r w:rsidRPr="006E4B59">
        <w:rPr>
          <w:highlight w:val="white"/>
        </w:rPr>
        <w:t xml:space="preserve">        {MiddleOperator.UnsignedModulo, AssemblyOperator.div},</w:t>
      </w:r>
    </w:p>
    <w:p w14:paraId="5178B25F" w14:textId="77777777" w:rsidR="006E4B59" w:rsidRPr="006E4B59" w:rsidRDefault="006E4B59" w:rsidP="006E4B59">
      <w:pPr>
        <w:pStyle w:val="Code"/>
        <w:rPr>
          <w:highlight w:val="white"/>
        </w:rPr>
      </w:pPr>
      <w:r w:rsidRPr="006E4B59">
        <w:rPr>
          <w:highlight w:val="white"/>
        </w:rPr>
        <w:t xml:space="preserve">        {MiddleOperator.Assign, AssemblyOperator.mov},</w:t>
      </w:r>
    </w:p>
    <w:p w14:paraId="1E5FC7FF" w14:textId="77777777" w:rsidR="006E4B59" w:rsidRPr="006E4B59" w:rsidRDefault="006E4B59" w:rsidP="006E4B59">
      <w:pPr>
        <w:pStyle w:val="Code"/>
        <w:rPr>
          <w:highlight w:val="white"/>
        </w:rPr>
      </w:pPr>
      <w:r w:rsidRPr="006E4B59">
        <w:rPr>
          <w:highlight w:val="white"/>
        </w:rPr>
        <w:t xml:space="preserve">        {MiddleOperator.BinaryAdd, AssemblyOperator.add},</w:t>
      </w:r>
    </w:p>
    <w:p w14:paraId="5B88412D" w14:textId="77777777" w:rsidR="006E4B59" w:rsidRPr="006E4B59" w:rsidRDefault="006E4B59" w:rsidP="006E4B59">
      <w:pPr>
        <w:pStyle w:val="Code"/>
        <w:rPr>
          <w:highlight w:val="white"/>
        </w:rPr>
      </w:pPr>
      <w:r w:rsidRPr="006E4B59">
        <w:rPr>
          <w:highlight w:val="white"/>
        </w:rPr>
        <w:t xml:space="preserve">        {MiddleOperator.BinarySubtract, AssemblyOperator.sub},</w:t>
      </w:r>
    </w:p>
    <w:p w14:paraId="15393663" w14:textId="77777777" w:rsidR="006E4B59" w:rsidRPr="006E4B59" w:rsidRDefault="006E4B59" w:rsidP="006E4B59">
      <w:pPr>
        <w:pStyle w:val="Code"/>
        <w:rPr>
          <w:highlight w:val="white"/>
        </w:rPr>
      </w:pPr>
      <w:r w:rsidRPr="006E4B59">
        <w:rPr>
          <w:highlight w:val="white"/>
        </w:rPr>
        <w:t xml:space="preserve">        {MiddleOperator.BitwiseAnd, AssemblyOperator.and},</w:t>
      </w:r>
    </w:p>
    <w:p w14:paraId="4EE8420A" w14:textId="77777777" w:rsidR="006E4B59" w:rsidRPr="006E4B59" w:rsidRDefault="006E4B59" w:rsidP="006E4B59">
      <w:pPr>
        <w:pStyle w:val="Code"/>
        <w:rPr>
          <w:highlight w:val="white"/>
        </w:rPr>
      </w:pPr>
      <w:r w:rsidRPr="006E4B59">
        <w:rPr>
          <w:highlight w:val="white"/>
        </w:rPr>
        <w:t xml:space="preserve">        {MiddleOperator.BitwiseOr, AssemblyOperator.or},</w:t>
      </w:r>
    </w:p>
    <w:p w14:paraId="3F3A5DD0" w14:textId="77777777" w:rsidR="006E4B59" w:rsidRPr="006E4B59" w:rsidRDefault="006E4B59" w:rsidP="006E4B59">
      <w:pPr>
        <w:pStyle w:val="Code"/>
        <w:rPr>
          <w:highlight w:val="white"/>
        </w:rPr>
      </w:pPr>
      <w:r w:rsidRPr="006E4B59">
        <w:rPr>
          <w:highlight w:val="white"/>
        </w:rPr>
        <w:lastRenderedPageBreak/>
        <w:t xml:space="preserve">        {MiddleOperator.BitwiseXOr, AssemblyOperator.xor},</w:t>
      </w:r>
    </w:p>
    <w:p w14:paraId="3D2DC8C8" w14:textId="77777777" w:rsidR="006E4B59" w:rsidRPr="006E4B59" w:rsidRDefault="006E4B59" w:rsidP="006E4B59">
      <w:pPr>
        <w:pStyle w:val="Code"/>
        <w:rPr>
          <w:highlight w:val="white"/>
        </w:rPr>
      </w:pPr>
      <w:r w:rsidRPr="006E4B59">
        <w:rPr>
          <w:highlight w:val="white"/>
        </w:rPr>
        <w:t xml:space="preserve">        {MiddleOperator.ShiftLeft, AssemblyOperator.shl},</w:t>
      </w:r>
    </w:p>
    <w:p w14:paraId="207C80CB" w14:textId="77777777" w:rsidR="006E4B59" w:rsidRPr="006E4B59" w:rsidRDefault="006E4B59" w:rsidP="006E4B59">
      <w:pPr>
        <w:pStyle w:val="Code"/>
        <w:rPr>
          <w:highlight w:val="white"/>
        </w:rPr>
      </w:pPr>
      <w:r w:rsidRPr="006E4B59">
        <w:rPr>
          <w:highlight w:val="white"/>
        </w:rPr>
        <w:t xml:space="preserve">        {MiddleOperator.ShiftRight, AssemblyOperator.shr},</w:t>
      </w:r>
    </w:p>
    <w:p w14:paraId="6365A0F1" w14:textId="77777777" w:rsidR="006E4B59" w:rsidRPr="006E4B59" w:rsidRDefault="006E4B59" w:rsidP="006E4B59">
      <w:pPr>
        <w:pStyle w:val="Code"/>
        <w:rPr>
          <w:highlight w:val="white"/>
        </w:rPr>
      </w:pPr>
      <w:r w:rsidRPr="006E4B59">
        <w:rPr>
          <w:highlight w:val="white"/>
        </w:rPr>
        <w:t xml:space="preserve">        {MiddleOperator.Equal, AssemblyOperator.je},</w:t>
      </w:r>
    </w:p>
    <w:p w14:paraId="4CDC3C67" w14:textId="77777777" w:rsidR="006E4B59" w:rsidRPr="006E4B59" w:rsidRDefault="006E4B59" w:rsidP="006E4B59">
      <w:pPr>
        <w:pStyle w:val="Code"/>
        <w:rPr>
          <w:highlight w:val="white"/>
        </w:rPr>
      </w:pPr>
      <w:r w:rsidRPr="006E4B59">
        <w:rPr>
          <w:highlight w:val="white"/>
        </w:rPr>
        <w:t xml:space="preserve">        {MiddleOperator.NotEqual, AssemblyOperator.jne},</w:t>
      </w:r>
    </w:p>
    <w:p w14:paraId="3806291D" w14:textId="77777777" w:rsidR="006E4B59" w:rsidRPr="006E4B59" w:rsidRDefault="006E4B59" w:rsidP="006E4B59">
      <w:pPr>
        <w:pStyle w:val="Code"/>
        <w:rPr>
          <w:highlight w:val="white"/>
        </w:rPr>
      </w:pPr>
      <w:r w:rsidRPr="006E4B59">
        <w:rPr>
          <w:highlight w:val="white"/>
        </w:rPr>
        <w:t xml:space="preserve">        {MiddleOperator.Carry, AssemblyOperator.jc},</w:t>
      </w:r>
    </w:p>
    <w:p w14:paraId="5F641460" w14:textId="77777777" w:rsidR="006E4B59" w:rsidRPr="006E4B59" w:rsidRDefault="006E4B59" w:rsidP="006E4B59">
      <w:pPr>
        <w:pStyle w:val="Code"/>
        <w:rPr>
          <w:highlight w:val="white"/>
        </w:rPr>
      </w:pPr>
      <w:r w:rsidRPr="006E4B59">
        <w:rPr>
          <w:highlight w:val="white"/>
        </w:rPr>
        <w:t xml:space="preserve">        {MiddleOperator.NotCarry, AssemblyOperator.jnc},</w:t>
      </w:r>
    </w:p>
    <w:p w14:paraId="1D6E94B9" w14:textId="77777777" w:rsidR="006E4B59" w:rsidRPr="006E4B59" w:rsidRDefault="006E4B59" w:rsidP="006E4B59">
      <w:pPr>
        <w:pStyle w:val="Code"/>
        <w:rPr>
          <w:highlight w:val="white"/>
        </w:rPr>
      </w:pPr>
      <w:r w:rsidRPr="006E4B59">
        <w:rPr>
          <w:highlight w:val="white"/>
        </w:rPr>
        <w:t xml:space="preserve">        {MiddleOperator.Compare, AssemblyOperator.cmp},</w:t>
      </w:r>
    </w:p>
    <w:p w14:paraId="364C3BA0" w14:textId="77777777" w:rsidR="006E4B59" w:rsidRPr="006E4B59" w:rsidRDefault="006E4B59" w:rsidP="006E4B59">
      <w:pPr>
        <w:pStyle w:val="Code"/>
        <w:rPr>
          <w:highlight w:val="white"/>
        </w:rPr>
      </w:pPr>
      <w:r w:rsidRPr="006E4B59">
        <w:rPr>
          <w:highlight w:val="white"/>
        </w:rPr>
        <w:t xml:space="preserve">        {MiddleOperator.SignedLessThan, AssemblyOperator.jl},</w:t>
      </w:r>
    </w:p>
    <w:p w14:paraId="2598285E" w14:textId="77777777" w:rsidR="006E4B59" w:rsidRPr="006E4B59" w:rsidRDefault="006E4B59" w:rsidP="006E4B59">
      <w:pPr>
        <w:pStyle w:val="Code"/>
        <w:rPr>
          <w:highlight w:val="white"/>
        </w:rPr>
      </w:pPr>
      <w:r w:rsidRPr="006E4B59">
        <w:rPr>
          <w:highlight w:val="white"/>
        </w:rPr>
        <w:t xml:space="preserve">        {MiddleOperator.SignedLessThanEqual,AssemblyOperator.jle},</w:t>
      </w:r>
    </w:p>
    <w:p w14:paraId="59515D50" w14:textId="77777777" w:rsidR="006E4B59" w:rsidRPr="006E4B59" w:rsidRDefault="006E4B59" w:rsidP="006E4B59">
      <w:pPr>
        <w:pStyle w:val="Code"/>
        <w:rPr>
          <w:highlight w:val="white"/>
        </w:rPr>
      </w:pPr>
      <w:r w:rsidRPr="006E4B59">
        <w:rPr>
          <w:highlight w:val="white"/>
        </w:rPr>
        <w:t xml:space="preserve">        {MiddleOperator.SignedGreaterThan, AssemblyOperator.jg},</w:t>
      </w:r>
    </w:p>
    <w:p w14:paraId="2175A4A0" w14:textId="77777777" w:rsidR="006E4B59" w:rsidRPr="006E4B59" w:rsidRDefault="006E4B59" w:rsidP="006E4B59">
      <w:pPr>
        <w:pStyle w:val="Code"/>
        <w:rPr>
          <w:highlight w:val="white"/>
        </w:rPr>
      </w:pPr>
      <w:r w:rsidRPr="006E4B59">
        <w:rPr>
          <w:highlight w:val="white"/>
        </w:rPr>
        <w:t xml:space="preserve">        {MiddleOperator.SignedGreaterThanEqual, AssemblyOperator.jge},</w:t>
      </w:r>
    </w:p>
    <w:p w14:paraId="39394A71" w14:textId="77777777" w:rsidR="006E4B59" w:rsidRPr="006E4B59" w:rsidRDefault="006E4B59" w:rsidP="006E4B59">
      <w:pPr>
        <w:pStyle w:val="Code"/>
        <w:rPr>
          <w:highlight w:val="white"/>
        </w:rPr>
      </w:pPr>
      <w:r w:rsidRPr="006E4B59">
        <w:rPr>
          <w:highlight w:val="white"/>
        </w:rPr>
        <w:t xml:space="preserve">        {MiddleOperator.UnsignedLessThan, AssemblyOperator.jb},</w:t>
      </w:r>
    </w:p>
    <w:p w14:paraId="65E9B35B" w14:textId="77777777" w:rsidR="006E4B59" w:rsidRPr="006E4B59" w:rsidRDefault="006E4B59" w:rsidP="006E4B59">
      <w:pPr>
        <w:pStyle w:val="Code"/>
        <w:rPr>
          <w:highlight w:val="white"/>
        </w:rPr>
      </w:pPr>
      <w:r w:rsidRPr="006E4B59">
        <w:rPr>
          <w:highlight w:val="white"/>
        </w:rPr>
        <w:t xml:space="preserve">        {MiddleOperator.UnsignedLessThanEqual, AssemblyOperator.jbe},</w:t>
      </w:r>
    </w:p>
    <w:p w14:paraId="51928FE3" w14:textId="77777777" w:rsidR="006E4B59" w:rsidRPr="006E4B59" w:rsidRDefault="006E4B59" w:rsidP="006E4B59">
      <w:pPr>
        <w:pStyle w:val="Code"/>
        <w:rPr>
          <w:highlight w:val="white"/>
        </w:rPr>
      </w:pPr>
      <w:r w:rsidRPr="006E4B59">
        <w:rPr>
          <w:highlight w:val="white"/>
        </w:rPr>
        <w:t xml:space="preserve">        {MiddleOperator.UnsignedGreaterThan, AssemblyOperator.ja},</w:t>
      </w:r>
    </w:p>
    <w:p w14:paraId="7EA6CB88" w14:textId="77777777" w:rsidR="006E4B59" w:rsidRPr="006E4B59" w:rsidRDefault="006E4B59" w:rsidP="006E4B59">
      <w:pPr>
        <w:pStyle w:val="Code"/>
        <w:rPr>
          <w:highlight w:val="white"/>
        </w:rPr>
      </w:pPr>
      <w:r w:rsidRPr="006E4B59">
        <w:rPr>
          <w:highlight w:val="white"/>
        </w:rPr>
        <w:t xml:space="preserve">        {MiddleOperator.UnsignedGreaterThanEqual, AssemblyOperator.jae}};</w:t>
      </w:r>
    </w:p>
    <w:p w14:paraId="5FDB18F7" w14:textId="77777777" w:rsidR="006E4B59" w:rsidRPr="006E4B59" w:rsidRDefault="006E4B59" w:rsidP="006E4B59">
      <w:pPr>
        <w:pStyle w:val="Code"/>
        <w:rPr>
          <w:highlight w:val="white"/>
        </w:rPr>
      </w:pPr>
    </w:p>
    <w:p w14:paraId="73599F9B" w14:textId="77777777" w:rsidR="006E4B59" w:rsidRPr="006E4B59" w:rsidRDefault="006E4B59" w:rsidP="006E4B59">
      <w:pPr>
        <w:pStyle w:val="Code"/>
        <w:rPr>
          <w:highlight w:val="white"/>
        </w:rPr>
      </w:pPr>
      <w:r w:rsidRPr="006E4B59">
        <w:rPr>
          <w:highlight w:val="white"/>
        </w:rPr>
        <w:t xml:space="preserve">    public void IntegralUnary(MiddleCode middleCode) {</w:t>
      </w:r>
    </w:p>
    <w:p w14:paraId="504D0261" w14:textId="77777777" w:rsidR="006E4B59" w:rsidRPr="006E4B59" w:rsidRDefault="006E4B59" w:rsidP="006E4B59">
      <w:pPr>
        <w:pStyle w:val="Code"/>
        <w:rPr>
          <w:highlight w:val="white"/>
        </w:rPr>
      </w:pPr>
      <w:r w:rsidRPr="006E4B59">
        <w:rPr>
          <w:highlight w:val="white"/>
        </w:rPr>
        <w:t xml:space="preserve">      Symbol resultSymbol = (Symbol)middleCode[0],</w:t>
      </w:r>
    </w:p>
    <w:p w14:paraId="356133DB" w14:textId="77777777" w:rsidR="006E4B59" w:rsidRPr="006E4B59" w:rsidRDefault="006E4B59" w:rsidP="006E4B59">
      <w:pPr>
        <w:pStyle w:val="Code"/>
        <w:rPr>
          <w:highlight w:val="white"/>
        </w:rPr>
      </w:pPr>
      <w:r w:rsidRPr="006E4B59">
        <w:rPr>
          <w:highlight w:val="white"/>
        </w:rPr>
        <w:t xml:space="preserve">             unarySymbol = (Symbol)middleCode[1];</w:t>
      </w:r>
    </w:p>
    <w:p w14:paraId="6D0F329F" w14:textId="77777777" w:rsidR="006E4B59" w:rsidRPr="006E4B59" w:rsidRDefault="006E4B59" w:rsidP="006E4B59">
      <w:pPr>
        <w:pStyle w:val="Code"/>
        <w:rPr>
          <w:highlight w:val="white"/>
        </w:rPr>
      </w:pPr>
      <w:r w:rsidRPr="006E4B59">
        <w:rPr>
          <w:highlight w:val="white"/>
        </w:rPr>
        <w:t xml:space="preserve">      IntegralUnary(middleCode.Operator, resultSymbol, unarySymbol);</w:t>
      </w:r>
    </w:p>
    <w:p w14:paraId="7B15E456" w14:textId="77777777" w:rsidR="006E4B59" w:rsidRPr="006E4B59" w:rsidRDefault="006E4B59" w:rsidP="006E4B59">
      <w:pPr>
        <w:pStyle w:val="Code"/>
        <w:rPr>
          <w:highlight w:val="white"/>
        </w:rPr>
      </w:pPr>
      <w:r w:rsidRPr="006E4B59">
        <w:rPr>
          <w:highlight w:val="white"/>
        </w:rPr>
        <w:t xml:space="preserve">    }</w:t>
      </w:r>
    </w:p>
    <w:p w14:paraId="7238C013" w14:textId="77777777" w:rsidR="006E4B59" w:rsidRDefault="006E4B59" w:rsidP="006E4B59">
      <w:pPr>
        <w:pStyle w:val="Code"/>
        <w:rPr>
          <w:highlight w:val="white"/>
        </w:rPr>
      </w:pPr>
    </w:p>
    <w:p w14:paraId="573BF5D6" w14:textId="33201E57" w:rsidR="006E4B59" w:rsidRPr="006E4B59" w:rsidRDefault="006E4B59" w:rsidP="006E4B59">
      <w:pPr>
        <w:pStyle w:val="Code"/>
        <w:rPr>
          <w:highlight w:val="white"/>
        </w:rPr>
      </w:pPr>
      <w:r w:rsidRPr="006E4B59">
        <w:rPr>
          <w:highlight w:val="white"/>
        </w:rPr>
        <w:t xml:space="preserve">    public void IntegralUnary(MiddleOperator middleOperator,</w:t>
      </w:r>
    </w:p>
    <w:p w14:paraId="3253065C" w14:textId="77777777" w:rsidR="006E4B59" w:rsidRPr="006E4B59" w:rsidRDefault="006E4B59" w:rsidP="006E4B59">
      <w:pPr>
        <w:pStyle w:val="Code"/>
        <w:rPr>
          <w:highlight w:val="white"/>
        </w:rPr>
      </w:pPr>
      <w:r w:rsidRPr="006E4B59">
        <w:rPr>
          <w:highlight w:val="white"/>
        </w:rPr>
        <w:t xml:space="preserve">                              Symbol resultSymbol, Symbol unarySymbol) {</w:t>
      </w:r>
    </w:p>
    <w:p w14:paraId="3627B550" w14:textId="77777777" w:rsidR="006E4B59" w:rsidRPr="006E4B59" w:rsidRDefault="006E4B59" w:rsidP="006E4B59">
      <w:pPr>
        <w:pStyle w:val="Code"/>
        <w:rPr>
          <w:highlight w:val="white"/>
        </w:rPr>
      </w:pPr>
      <w:r w:rsidRPr="006E4B59">
        <w:rPr>
          <w:highlight w:val="white"/>
        </w:rPr>
        <w:t xml:space="preserve">      AssemblyOperator objectOperator =</w:t>
      </w:r>
    </w:p>
    <w:p w14:paraId="2C639940" w14:textId="77777777" w:rsidR="006E4B59" w:rsidRPr="006E4B59" w:rsidRDefault="006E4B59" w:rsidP="006E4B59">
      <w:pPr>
        <w:pStyle w:val="Code"/>
        <w:rPr>
          <w:highlight w:val="white"/>
        </w:rPr>
      </w:pPr>
      <w:r w:rsidRPr="006E4B59">
        <w:rPr>
          <w:highlight w:val="white"/>
        </w:rPr>
        <w:t xml:space="preserve">        m_middleToIntegralMap[middleOperator];</w:t>
      </w:r>
    </w:p>
    <w:p w14:paraId="03FB0844" w14:textId="77777777" w:rsidR="006E4B59" w:rsidRPr="006E4B59" w:rsidRDefault="006E4B59" w:rsidP="006E4B59">
      <w:pPr>
        <w:pStyle w:val="Code"/>
        <w:rPr>
          <w:highlight w:val="white"/>
        </w:rPr>
      </w:pPr>
      <w:r w:rsidRPr="006E4B59">
        <w:rPr>
          <w:highlight w:val="white"/>
        </w:rPr>
        <w:t xml:space="preserve">      int typeSize = unarySymbol.Type.SizeArray();</w:t>
      </w:r>
    </w:p>
    <w:p w14:paraId="5078CE47" w14:textId="77777777" w:rsidR="006E4B59" w:rsidRPr="006E4B59" w:rsidRDefault="006E4B59" w:rsidP="006E4B59">
      <w:pPr>
        <w:pStyle w:val="Code"/>
        <w:rPr>
          <w:highlight w:val="white"/>
        </w:rPr>
      </w:pPr>
    </w:p>
    <w:p w14:paraId="458E4EC3" w14:textId="77777777" w:rsidR="006E4B59" w:rsidRPr="006E4B59" w:rsidRDefault="006E4B59" w:rsidP="006E4B59">
      <w:pPr>
        <w:pStyle w:val="Code"/>
        <w:rPr>
          <w:highlight w:val="white"/>
        </w:rPr>
      </w:pPr>
      <w:r w:rsidRPr="006E4B59">
        <w:rPr>
          <w:highlight w:val="white"/>
        </w:rPr>
        <w:t xml:space="preserve">      Track unaryTrack = null;</w:t>
      </w:r>
    </w:p>
    <w:p w14:paraId="7F7067ED" w14:textId="77777777" w:rsidR="006E4B59" w:rsidRPr="006E4B59" w:rsidRDefault="006E4B59" w:rsidP="006E4B59">
      <w:pPr>
        <w:pStyle w:val="Code"/>
        <w:rPr>
          <w:highlight w:val="white"/>
        </w:rPr>
      </w:pPr>
      <w:r w:rsidRPr="006E4B59">
        <w:rPr>
          <w:highlight w:val="white"/>
        </w:rPr>
        <w:t xml:space="preserve">      m_trackMap.TryGetValue(unarySymbol, out unaryTrack);</w:t>
      </w:r>
    </w:p>
    <w:p w14:paraId="59D2B1DC" w14:textId="77777777" w:rsidR="006E4B59" w:rsidRDefault="006E4B59" w:rsidP="006E4B59">
      <w:pPr>
        <w:pStyle w:val="Code"/>
        <w:rPr>
          <w:highlight w:val="white"/>
        </w:rPr>
      </w:pPr>
    </w:p>
    <w:p w14:paraId="56B7D071" w14:textId="67DE64EC" w:rsidR="006E4B59" w:rsidRPr="006E4B59" w:rsidRDefault="006E4B59" w:rsidP="006E4B59">
      <w:pPr>
        <w:pStyle w:val="Code"/>
        <w:rPr>
          <w:highlight w:val="white"/>
        </w:rPr>
      </w:pPr>
      <w:r w:rsidRPr="006E4B59">
        <w:rPr>
          <w:highlight w:val="white"/>
        </w:rPr>
        <w:t xml:space="preserve">      if (unarySymbol.Value is BigInteger) {</w:t>
      </w:r>
    </w:p>
    <w:p w14:paraId="64C45871" w14:textId="77777777" w:rsidR="006E4B59" w:rsidRPr="006E4B59" w:rsidRDefault="006E4B59" w:rsidP="006E4B59">
      <w:pPr>
        <w:pStyle w:val="Code"/>
        <w:rPr>
          <w:highlight w:val="white"/>
        </w:rPr>
      </w:pPr>
      <w:r w:rsidRPr="006E4B59">
        <w:rPr>
          <w:highlight w:val="white"/>
        </w:rPr>
        <w:t xml:space="preserve">        SymbolTable.StaticSet.Add(ConstantExpression.Value(unarySymbol));</w:t>
      </w:r>
    </w:p>
    <w:p w14:paraId="6D6A086B" w14:textId="77777777" w:rsidR="006E4B59" w:rsidRDefault="006E4B59" w:rsidP="006E4B59">
      <w:pPr>
        <w:pStyle w:val="Code"/>
        <w:rPr>
          <w:highlight w:val="white"/>
        </w:rPr>
      </w:pPr>
      <w:r w:rsidRPr="006E4B59">
        <w:rPr>
          <w:highlight w:val="white"/>
        </w:rPr>
        <w:t xml:space="preserve">        AddAssemblyCode(objectOperator, unarySymbol.UniqueName,</w:t>
      </w:r>
    </w:p>
    <w:p w14:paraId="5B81CC47" w14:textId="74955E72" w:rsidR="006E4B59" w:rsidRPr="006E4B59" w:rsidRDefault="006E4B59" w:rsidP="006E4B59">
      <w:pPr>
        <w:pStyle w:val="Code"/>
        <w:rPr>
          <w:highlight w:val="white"/>
        </w:rPr>
      </w:pPr>
      <w:r>
        <w:rPr>
          <w:highlight w:val="white"/>
        </w:rPr>
        <w:t xml:space="preserve">                       </w:t>
      </w:r>
      <w:r w:rsidRPr="006E4B59">
        <w:rPr>
          <w:highlight w:val="white"/>
        </w:rPr>
        <w:t xml:space="preserve"> 0, null, typeSize);</w:t>
      </w:r>
    </w:p>
    <w:p w14:paraId="1D86A8D8" w14:textId="77777777" w:rsidR="006E4B59" w:rsidRPr="006E4B59" w:rsidRDefault="006E4B59" w:rsidP="006E4B59">
      <w:pPr>
        <w:pStyle w:val="Code"/>
        <w:rPr>
          <w:highlight w:val="white"/>
        </w:rPr>
      </w:pPr>
      <w:r w:rsidRPr="006E4B59">
        <w:rPr>
          <w:highlight w:val="white"/>
        </w:rPr>
        <w:t xml:space="preserve">      }</w:t>
      </w:r>
    </w:p>
    <w:p w14:paraId="2DB40A02" w14:textId="45CC0EF0" w:rsidR="00536DDA" w:rsidRPr="00536DDA" w:rsidRDefault="00720D40" w:rsidP="00720D40">
      <w:pPr>
        <w:rPr>
          <w:highlight w:val="white"/>
        </w:rPr>
      </w:pPr>
      <w:r>
        <w:rPr>
          <w:highlight w:val="white"/>
        </w:rPr>
        <w:t xml:space="preserve">We have to cases. If the result symbol equals the unary symbol, we do not need to </w:t>
      </w:r>
      <w:r w:rsidR="006D1DCB">
        <w:rPr>
          <w:highlight w:val="white"/>
        </w:rPr>
        <w:t>use</w:t>
      </w:r>
      <w:r>
        <w:rPr>
          <w:highlight w:val="white"/>
        </w:rPr>
        <w:t xml:space="preserve"> a register. </w:t>
      </w:r>
      <w:r w:rsidR="008D7C93">
        <w:rPr>
          <w:highlight w:val="white"/>
        </w:rPr>
        <w:t xml:space="preserve">We can just </w:t>
      </w:r>
      <w:r w:rsidR="006719E8">
        <w:rPr>
          <w:highlight w:val="white"/>
        </w:rPr>
        <w:t>perform</w:t>
      </w:r>
      <w:r w:rsidR="008D7C93">
        <w:rPr>
          <w:highlight w:val="white"/>
        </w:rPr>
        <w:t xml:space="preserve"> the operation directly on the address</w:t>
      </w:r>
      <w:r w:rsidR="0098440F">
        <w:rPr>
          <w:highlight w:val="white"/>
        </w:rPr>
        <w:t xml:space="preserve"> of the symbol</w:t>
      </w:r>
      <w:r w:rsidR="008D7C93">
        <w:rPr>
          <w:highlight w:val="white"/>
        </w:rPr>
        <w:t>.</w:t>
      </w:r>
      <w:r w:rsidR="0098440F">
        <w:rPr>
          <w:highlight w:val="white"/>
        </w:rPr>
        <w:t xml:space="preserve"> Unless the operator is unary addition, in which case we do nothing</w:t>
      </w:r>
      <w:r w:rsidR="00FC6625">
        <w:rPr>
          <w:highlight w:val="white"/>
        </w:rPr>
        <w:t>.</w:t>
      </w:r>
    </w:p>
    <w:p w14:paraId="028874FD" w14:textId="77777777" w:rsidR="00CD165F" w:rsidRPr="001E3C9F" w:rsidRDefault="00CD165F" w:rsidP="001E3C9F">
      <w:pPr>
        <w:pStyle w:val="Code"/>
        <w:rPr>
          <w:highlight w:val="white"/>
        </w:rPr>
      </w:pPr>
      <w:r w:rsidRPr="001E3C9F">
        <w:rPr>
          <w:highlight w:val="white"/>
        </w:rPr>
        <w:t xml:space="preserve">      else if (resultSymbol == unarySymbol) {</w:t>
      </w:r>
    </w:p>
    <w:p w14:paraId="47FCB27A" w14:textId="77777777" w:rsidR="00CD165F" w:rsidRPr="001E3C9F" w:rsidRDefault="00CD165F" w:rsidP="001E3C9F">
      <w:pPr>
        <w:pStyle w:val="Code"/>
        <w:rPr>
          <w:highlight w:val="white"/>
        </w:rPr>
      </w:pPr>
      <w:r w:rsidRPr="001E3C9F">
        <w:rPr>
          <w:highlight w:val="white"/>
        </w:rPr>
        <w:t xml:space="preserve">        Assert.ErrorXXX(unaryTrack == null);</w:t>
      </w:r>
    </w:p>
    <w:p w14:paraId="4457BE60" w14:textId="77777777" w:rsidR="00CD165F" w:rsidRPr="001E3C9F" w:rsidRDefault="00CD165F" w:rsidP="001E3C9F">
      <w:pPr>
        <w:pStyle w:val="Code"/>
        <w:rPr>
          <w:highlight w:val="white"/>
        </w:rPr>
      </w:pPr>
      <w:r w:rsidRPr="001E3C9F">
        <w:rPr>
          <w:highlight w:val="white"/>
        </w:rPr>
        <w:t xml:space="preserve">        if (middleOperator != MiddleOperator.UnaryAdd) {</w:t>
      </w:r>
    </w:p>
    <w:p w14:paraId="752F415D" w14:textId="77777777" w:rsidR="00CD165F" w:rsidRPr="001E3C9F" w:rsidRDefault="00CD165F" w:rsidP="001E3C9F">
      <w:pPr>
        <w:pStyle w:val="Code"/>
        <w:rPr>
          <w:highlight w:val="white"/>
        </w:rPr>
      </w:pPr>
      <w:r w:rsidRPr="001E3C9F">
        <w:rPr>
          <w:highlight w:val="white"/>
        </w:rPr>
        <w:t xml:space="preserve">          AddAssemblyCode(objectOperator, Base(unarySymbol),</w:t>
      </w:r>
    </w:p>
    <w:p w14:paraId="30EB7A7B" w14:textId="77777777" w:rsidR="00CD165F" w:rsidRPr="001E3C9F" w:rsidRDefault="00CD165F" w:rsidP="001E3C9F">
      <w:pPr>
        <w:pStyle w:val="Code"/>
        <w:rPr>
          <w:highlight w:val="white"/>
        </w:rPr>
      </w:pPr>
      <w:r w:rsidRPr="001E3C9F">
        <w:rPr>
          <w:highlight w:val="white"/>
        </w:rPr>
        <w:t xml:space="preserve">                          Offset(unarySymbol), null, typeSize);</w:t>
      </w:r>
    </w:p>
    <w:p w14:paraId="54C69786" w14:textId="77777777" w:rsidR="00CD165F" w:rsidRPr="001E3C9F" w:rsidRDefault="00CD165F" w:rsidP="001E3C9F">
      <w:pPr>
        <w:pStyle w:val="Code"/>
        <w:rPr>
          <w:highlight w:val="white"/>
        </w:rPr>
      </w:pPr>
      <w:r w:rsidRPr="001E3C9F">
        <w:rPr>
          <w:highlight w:val="white"/>
        </w:rPr>
        <w:t xml:space="preserve">        }</w:t>
      </w:r>
    </w:p>
    <w:p w14:paraId="61AFDD86" w14:textId="77777777" w:rsidR="00CD165F" w:rsidRPr="001E3C9F" w:rsidRDefault="00CD165F" w:rsidP="001E3C9F">
      <w:pPr>
        <w:pStyle w:val="Code"/>
        <w:rPr>
          <w:highlight w:val="white"/>
        </w:rPr>
      </w:pPr>
      <w:r w:rsidRPr="001E3C9F">
        <w:rPr>
          <w:highlight w:val="white"/>
        </w:rPr>
        <w:t xml:space="preserve">      }</w:t>
      </w:r>
    </w:p>
    <w:p w14:paraId="7E539363" w14:textId="4A3BD8A5" w:rsidR="00F36F0F" w:rsidRDefault="00CD0530" w:rsidP="00063686">
      <w:pPr>
        <w:rPr>
          <w:highlight w:val="white"/>
        </w:rPr>
      </w:pPr>
      <w:r>
        <w:rPr>
          <w:highlight w:val="white"/>
        </w:rPr>
        <w:t xml:space="preserve">If the result symbol does not equal </w:t>
      </w:r>
      <w:r w:rsidR="00A361CA">
        <w:rPr>
          <w:highlight w:val="white"/>
        </w:rPr>
        <w:t>the unary symbol, we cannot perform the operation directly</w:t>
      </w:r>
      <w:r w:rsidR="00F36F0F">
        <w:rPr>
          <w:highlight w:val="white"/>
        </w:rPr>
        <w:t>. We need to store the value in a register, perform the operation on the register, and store its value in the result symbol.</w:t>
      </w:r>
      <w:r w:rsidR="002E7D9B">
        <w:rPr>
          <w:highlight w:val="white"/>
        </w:rPr>
        <w:t xml:space="preserve"> Again, unless the operator is unary addition, in which case we do </w:t>
      </w:r>
      <w:r w:rsidR="00FE27A8">
        <w:rPr>
          <w:highlight w:val="white"/>
        </w:rPr>
        <w:t>not perform the operations.</w:t>
      </w:r>
      <w:r w:rsidR="002E7D9B">
        <w:rPr>
          <w:highlight w:val="white"/>
        </w:rPr>
        <w:t xml:space="preserve"> However, the </w:t>
      </w:r>
      <w:r w:rsidR="00FE27A8">
        <w:rPr>
          <w:highlight w:val="white"/>
        </w:rPr>
        <w:t>value is stored in the same way as the other operators.</w:t>
      </w:r>
    </w:p>
    <w:p w14:paraId="49C3065B" w14:textId="77777777" w:rsidR="00536DDA" w:rsidRPr="00536DDA" w:rsidRDefault="00536DDA" w:rsidP="00536DDA">
      <w:pPr>
        <w:pStyle w:val="Code"/>
        <w:rPr>
          <w:highlight w:val="white"/>
        </w:rPr>
      </w:pPr>
      <w:r w:rsidRPr="00536DDA">
        <w:rPr>
          <w:highlight w:val="white"/>
        </w:rPr>
        <w:t xml:space="preserve">      else {</w:t>
      </w:r>
    </w:p>
    <w:p w14:paraId="59D7B742" w14:textId="4768538D" w:rsidR="00536DDA" w:rsidRDefault="00536DDA" w:rsidP="00536DDA">
      <w:pPr>
        <w:pStyle w:val="Code"/>
        <w:rPr>
          <w:highlight w:val="white"/>
        </w:rPr>
      </w:pPr>
      <w:r w:rsidRPr="00536DDA">
        <w:rPr>
          <w:highlight w:val="white"/>
        </w:rPr>
        <w:t xml:space="preserve">        unaryTrack = LoadValueToRegister(unarySymbol);</w:t>
      </w:r>
    </w:p>
    <w:p w14:paraId="085A2609" w14:textId="77777777" w:rsidR="0018486C" w:rsidRPr="00536DDA" w:rsidRDefault="0018486C" w:rsidP="00536DDA">
      <w:pPr>
        <w:pStyle w:val="Code"/>
        <w:rPr>
          <w:highlight w:val="white"/>
        </w:rPr>
      </w:pPr>
    </w:p>
    <w:p w14:paraId="2692BEDD" w14:textId="77777777" w:rsidR="0018486C" w:rsidRDefault="0018486C" w:rsidP="0018486C">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58A8F38C" w14:textId="07F60980" w:rsidR="00536DDA" w:rsidRDefault="0018486C" w:rsidP="00536DDA">
      <w:pPr>
        <w:pStyle w:val="Code"/>
        <w:rPr>
          <w:highlight w:val="white"/>
        </w:rPr>
      </w:pPr>
      <w:r>
        <w:rPr>
          <w:highlight w:val="white"/>
        </w:rPr>
        <w:t xml:space="preserve">  </w:t>
      </w:r>
      <w:r w:rsidR="00536DDA" w:rsidRPr="00536DDA">
        <w:rPr>
          <w:highlight w:val="white"/>
        </w:rPr>
        <w:t xml:space="preserve">        AddAssemblyCode(objectOperator, unaryTrack);</w:t>
      </w:r>
    </w:p>
    <w:p w14:paraId="04D7336B" w14:textId="271E1069" w:rsidR="0018486C" w:rsidRPr="00536DDA" w:rsidRDefault="0018486C" w:rsidP="00536DDA">
      <w:pPr>
        <w:pStyle w:val="Code"/>
        <w:rPr>
          <w:highlight w:val="white"/>
        </w:rPr>
      </w:pPr>
      <w:r>
        <w:rPr>
          <w:highlight w:val="white"/>
        </w:rPr>
        <w:t xml:space="preserve">        }</w:t>
      </w:r>
    </w:p>
    <w:p w14:paraId="23C33380" w14:textId="2C6F99F5" w:rsidR="00536DDA" w:rsidRPr="00536DDA" w:rsidRDefault="000546B8" w:rsidP="000546B8">
      <w:pPr>
        <w:rPr>
          <w:highlight w:val="white"/>
        </w:rPr>
      </w:pPr>
      <w:r>
        <w:rPr>
          <w:highlight w:val="white"/>
        </w:rPr>
        <w:t xml:space="preserve">If the result symbol is a temporary variable, we </w:t>
      </w:r>
      <w:r w:rsidR="008120D7">
        <w:rPr>
          <w:highlight w:val="white"/>
        </w:rPr>
        <w:t>add the unary track to the result symbol in the track map.</w:t>
      </w:r>
    </w:p>
    <w:p w14:paraId="6E668BF8" w14:textId="77777777" w:rsidR="00BA7F09" w:rsidRPr="00BA7F09" w:rsidRDefault="00BA7F09" w:rsidP="00BA7F09">
      <w:pPr>
        <w:pStyle w:val="Code"/>
        <w:rPr>
          <w:highlight w:val="white"/>
        </w:rPr>
      </w:pPr>
      <w:r w:rsidRPr="00BA7F09">
        <w:rPr>
          <w:highlight w:val="white"/>
        </w:rPr>
        <w:t xml:space="preserve">        if (resultSymbol.IsTemporary()) {</w:t>
      </w:r>
    </w:p>
    <w:p w14:paraId="6F14985C" w14:textId="77777777" w:rsidR="00BA7F09" w:rsidRPr="00BA7F09" w:rsidRDefault="00BA7F09" w:rsidP="00BA7F09">
      <w:pPr>
        <w:pStyle w:val="Code"/>
        <w:rPr>
          <w:highlight w:val="white"/>
        </w:rPr>
      </w:pPr>
      <w:r w:rsidRPr="00BA7F09">
        <w:rPr>
          <w:highlight w:val="white"/>
        </w:rPr>
        <w:t xml:space="preserve">          Assert.ErrorXXX(resultSymbol.AddressSymbol == null);</w:t>
      </w:r>
    </w:p>
    <w:p w14:paraId="5EB56BB7" w14:textId="77777777" w:rsidR="00536DDA" w:rsidRPr="00536DDA" w:rsidRDefault="00536DDA" w:rsidP="00536DDA">
      <w:pPr>
        <w:pStyle w:val="Code"/>
        <w:rPr>
          <w:highlight w:val="white"/>
        </w:rPr>
      </w:pPr>
      <w:r w:rsidRPr="00536DDA">
        <w:rPr>
          <w:highlight w:val="white"/>
        </w:rPr>
        <w:t xml:space="preserve">          m_trackMap.Add(resultSymbol, unaryTrack);</w:t>
      </w:r>
    </w:p>
    <w:p w14:paraId="70F2216C" w14:textId="77777777" w:rsidR="00536DDA" w:rsidRPr="00536DDA" w:rsidRDefault="00536DDA" w:rsidP="00536DDA">
      <w:pPr>
        <w:pStyle w:val="Code"/>
        <w:rPr>
          <w:highlight w:val="white"/>
        </w:rPr>
      </w:pPr>
      <w:r w:rsidRPr="00536DDA">
        <w:rPr>
          <w:highlight w:val="white"/>
        </w:rPr>
        <w:t xml:space="preserve">        }</w:t>
      </w:r>
    </w:p>
    <w:p w14:paraId="429929E1" w14:textId="30A0228A" w:rsidR="008120D7" w:rsidRPr="00536DDA" w:rsidRDefault="008120D7" w:rsidP="008120D7">
      <w:pPr>
        <w:rPr>
          <w:highlight w:val="white"/>
        </w:rPr>
      </w:pPr>
      <w:r>
        <w:rPr>
          <w:highlight w:val="white"/>
        </w:rPr>
        <w:t xml:space="preserve">If the result symbol is </w:t>
      </w:r>
      <w:r w:rsidR="009E7754">
        <w:rPr>
          <w:highlight w:val="white"/>
        </w:rPr>
        <w:t>a regular</w:t>
      </w:r>
      <w:r>
        <w:rPr>
          <w:highlight w:val="white"/>
        </w:rPr>
        <w:t xml:space="preserve"> variable, we </w:t>
      </w:r>
      <w:r w:rsidR="00757865">
        <w:rPr>
          <w:highlight w:val="white"/>
        </w:rPr>
        <w:t xml:space="preserve">store the resulting value of the register on </w:t>
      </w:r>
      <w:r w:rsidR="007E4F5B">
        <w:rPr>
          <w:highlight w:val="white"/>
        </w:rPr>
        <w:t>its</w:t>
      </w:r>
      <w:r w:rsidR="00757865">
        <w:rPr>
          <w:highlight w:val="white"/>
        </w:rPr>
        <w:t xml:space="preserve"> address</w:t>
      </w:r>
      <w:r w:rsidR="007E4F5B">
        <w:rPr>
          <w:highlight w:val="white"/>
        </w:rPr>
        <w:t>.</w:t>
      </w:r>
    </w:p>
    <w:p w14:paraId="13F91330" w14:textId="77777777" w:rsidR="00536DDA" w:rsidRPr="00536DDA" w:rsidRDefault="00536DDA" w:rsidP="00536DDA">
      <w:pPr>
        <w:pStyle w:val="Code"/>
        <w:rPr>
          <w:highlight w:val="white"/>
        </w:rPr>
      </w:pPr>
      <w:r w:rsidRPr="00536DDA">
        <w:rPr>
          <w:highlight w:val="white"/>
        </w:rPr>
        <w:t xml:space="preserve">        else {</w:t>
      </w:r>
    </w:p>
    <w:p w14:paraId="5561E217" w14:textId="77777777" w:rsidR="00536DDA" w:rsidRPr="00536DDA" w:rsidRDefault="00536DDA" w:rsidP="00536DDA">
      <w:pPr>
        <w:pStyle w:val="Code"/>
        <w:rPr>
          <w:highlight w:val="white"/>
        </w:rPr>
      </w:pPr>
      <w:r w:rsidRPr="00536DDA">
        <w:rPr>
          <w:highlight w:val="white"/>
        </w:rPr>
        <w:t xml:space="preserve">          AddAssemblyCode(AssemblyOperator.mov, Base(resultSymbol),</w:t>
      </w:r>
    </w:p>
    <w:p w14:paraId="272B7B67" w14:textId="77777777" w:rsidR="00536DDA" w:rsidRPr="00536DDA" w:rsidRDefault="00536DDA" w:rsidP="00536DDA">
      <w:pPr>
        <w:pStyle w:val="Code"/>
        <w:rPr>
          <w:highlight w:val="white"/>
        </w:rPr>
      </w:pPr>
      <w:r w:rsidRPr="00536DDA">
        <w:rPr>
          <w:highlight w:val="white"/>
        </w:rPr>
        <w:t xml:space="preserve">                          Offset(resultSymbol), unaryTrack);</w:t>
      </w:r>
    </w:p>
    <w:p w14:paraId="4A29D93D" w14:textId="77777777" w:rsidR="00536DDA" w:rsidRPr="00536DDA" w:rsidRDefault="00536DDA" w:rsidP="00536DDA">
      <w:pPr>
        <w:pStyle w:val="Code"/>
        <w:rPr>
          <w:highlight w:val="white"/>
        </w:rPr>
      </w:pPr>
      <w:r w:rsidRPr="00536DDA">
        <w:rPr>
          <w:highlight w:val="white"/>
        </w:rPr>
        <w:t xml:space="preserve">        }</w:t>
      </w:r>
    </w:p>
    <w:p w14:paraId="5022047C" w14:textId="77777777" w:rsidR="00757865" w:rsidRDefault="00757865" w:rsidP="00757865">
      <w:pPr>
        <w:pStyle w:val="Code"/>
        <w:rPr>
          <w:highlight w:val="white"/>
        </w:rPr>
      </w:pPr>
    </w:p>
    <w:p w14:paraId="1A1B9009" w14:textId="26E9C9DC" w:rsidR="00757865" w:rsidRPr="00536DDA" w:rsidRDefault="00757865" w:rsidP="00757865">
      <w:pPr>
        <w:pStyle w:val="Code"/>
        <w:rPr>
          <w:highlight w:val="white"/>
        </w:rPr>
      </w:pPr>
      <w:r>
        <w:rPr>
          <w:highlight w:val="white"/>
        </w:rPr>
        <w:t xml:space="preserve">  </w:t>
      </w:r>
      <w:r w:rsidRPr="00536DDA">
        <w:rPr>
          <w:highlight w:val="white"/>
        </w:rPr>
        <w:t xml:space="preserve">      m_trackMap.Remove(unarySymbol);</w:t>
      </w:r>
    </w:p>
    <w:p w14:paraId="3A6FF3F6" w14:textId="50E83AE3" w:rsidR="00536DDA" w:rsidRPr="00536DDA" w:rsidRDefault="00536DDA" w:rsidP="00536DDA">
      <w:pPr>
        <w:pStyle w:val="Code"/>
        <w:rPr>
          <w:highlight w:val="white"/>
        </w:rPr>
      </w:pPr>
      <w:r w:rsidRPr="00536DDA">
        <w:rPr>
          <w:highlight w:val="white"/>
        </w:rPr>
        <w:t xml:space="preserve">      }</w:t>
      </w:r>
    </w:p>
    <w:p w14:paraId="309E3FD1" w14:textId="77777777" w:rsidR="00536DDA" w:rsidRPr="00536DDA" w:rsidRDefault="00536DDA" w:rsidP="00536DDA">
      <w:pPr>
        <w:pStyle w:val="Code"/>
        <w:rPr>
          <w:highlight w:val="white"/>
        </w:rPr>
      </w:pPr>
      <w:r w:rsidRPr="00536DDA">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 xml:space="preserve">integral </w:t>
      </w:r>
      <w:proofErr w:type="gramStart"/>
      <w:r w:rsidR="009E53E4">
        <w:rPr>
          <w:highlight w:val="white"/>
        </w:rPr>
        <w:t>operators</w:t>
      </w:r>
      <w:proofErr w:type="gramEnd"/>
      <w:r w:rsidR="009E53E4">
        <w:rPr>
          <w:highlight w:val="white"/>
        </w:rPr>
        <w:t xml:space="preserve">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 xml:space="preserve">integral operations, we cannot give an integer value directly. Instead, we </w:t>
      </w:r>
      <w:proofErr w:type="gramStart"/>
      <w:r w:rsidR="0011692D">
        <w:rPr>
          <w:highlight w:val="white"/>
        </w:rPr>
        <w:t>have to</w:t>
      </w:r>
      <w:proofErr w:type="gramEnd"/>
      <w:r w:rsidR="0011692D">
        <w:rPr>
          <w:highlight w:val="white"/>
        </w:rPr>
        <w:t xml:space="preserve">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 xml:space="preserve">Then we clear the zero register by </w:t>
      </w:r>
      <w:proofErr w:type="spellStart"/>
      <w:r>
        <w:rPr>
          <w:highlight w:val="white"/>
        </w:rPr>
        <w:t>perfrom</w:t>
      </w:r>
      <w:proofErr w:type="spellEnd"/>
      <w:r>
        <w:rPr>
          <w:highlight w:val="white"/>
        </w:rPr>
        <w:t xml:space="preserve"> the </w:t>
      </w:r>
      <w:proofErr w:type="spellStart"/>
      <w:r>
        <w:rPr>
          <w:highlight w:val="white"/>
        </w:rPr>
        <w:t>exlusive-xor</w:t>
      </w:r>
      <w:proofErr w:type="spellEnd"/>
      <w:r>
        <w:rPr>
          <w:highlight w:val="white"/>
        </w:rPr>
        <w:t xml:space="preserve"> operation on itself, which is an </w:t>
      </w:r>
      <w:proofErr w:type="spellStart"/>
      <w:r>
        <w:rPr>
          <w:highlight w:val="white"/>
        </w:rPr>
        <w:t>effetive</w:t>
      </w:r>
      <w:proofErr w:type="spellEnd"/>
      <w:r>
        <w:rPr>
          <w:highlight w:val="white"/>
        </w:rPr>
        <w:t xml:space="preserve"> way to clear a register</w:t>
      </w:r>
      <w:r w:rsidR="00871B84">
        <w:rPr>
          <w:highlight w:val="white"/>
        </w:rPr>
        <w:t xml:space="preserve">, </w:t>
      </w:r>
      <w:proofErr w:type="gramStart"/>
      <w:r w:rsidR="00871B84">
        <w:rPr>
          <w:highlight w:val="white"/>
        </w:rPr>
        <w:t>in order to</w:t>
      </w:r>
      <w:proofErr w:type="gramEnd"/>
      <w:r w:rsidR="00871B84">
        <w:rPr>
          <w:highlight w:val="white"/>
        </w:rPr>
        <w:t xml:space="preserve">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t>
      </w:r>
      <w:proofErr w:type="spellStart"/>
      <w:r w:rsidR="00B6354B">
        <w:rPr>
          <w:highlight w:val="white"/>
        </w:rPr>
        <w:t>whiech</w:t>
      </w:r>
      <w:proofErr w:type="spellEnd"/>
      <w:r w:rsidR="00B6354B">
        <w:rPr>
          <w:highlight w:val="white"/>
        </w:rPr>
        <w:t xml:space="preserve">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lastRenderedPageBreak/>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 xml:space="preserve">If the result symbol is temporary and its address symbol is null, we are facing the assignment of a conditional expression. The only other cases when a temporary symbol is assigned is in case of a </w:t>
      </w:r>
      <w:proofErr w:type="spellStart"/>
      <w:r>
        <w:rPr>
          <w:highlight w:val="white"/>
        </w:rPr>
        <w:t>dereferred</w:t>
      </w:r>
      <w:proofErr w:type="spellEnd"/>
      <w:r>
        <w:rPr>
          <w:highlight w:val="white"/>
        </w:rPr>
        <w:t>,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lastRenderedPageBreak/>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 xml:space="preserve">If the assign symbol is an array, function, string, or static address, we move its address rather than </w:t>
      </w:r>
      <w:proofErr w:type="spellStart"/>
      <w:r>
        <w:rPr>
          <w:highlight w:val="white"/>
        </w:rPr>
        <w:t>ist</w:t>
      </w:r>
      <w:proofErr w:type="spellEnd"/>
      <w:r>
        <w:rPr>
          <w:highlight w:val="white"/>
        </w:rPr>
        <w:t xml:space="preserve">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lastRenderedPageBreak/>
        <w:t xml:space="preserve">In case of an integer value, there is a special case due to technical limitations if the size is eight bytes. In that case we </w:t>
      </w:r>
      <w:proofErr w:type="gramStart"/>
      <w:r>
        <w:rPr>
          <w:highlight w:val="white"/>
        </w:rPr>
        <w:t>have to</w:t>
      </w:r>
      <w:proofErr w:type="gramEnd"/>
      <w:r>
        <w:rPr>
          <w:highlight w:val="white"/>
        </w:rPr>
        <w:t xml:space="preserve">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t>Otherwise, we need to load the value into a register, which we than load onto the address.</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w:t>
      </w:r>
      <w:proofErr w:type="gramStart"/>
      <w:r>
        <w:rPr>
          <w:highlight w:val="white"/>
        </w:rPr>
        <w:t>be  stored</w:t>
      </w:r>
      <w:proofErr w:type="gramEnd"/>
      <w:r>
        <w:rPr>
          <w:highlight w:val="white"/>
        </w:rPr>
        <w:t xml:space="preserve">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77777777" w:rsidR="002F73EF" w:rsidRPr="00304E69" w:rsidRDefault="002F73EF" w:rsidP="002F73EF">
      <w:pPr>
        <w:pStyle w:val="Code"/>
        <w:rPr>
          <w:highlight w:val="white"/>
        </w:rPr>
      </w:pPr>
      <w:r w:rsidRPr="00304E69">
        <w:rPr>
          <w:highlight w:val="white"/>
        </w:rPr>
        <w:t xml:space="preserve">      Track leftTrack = null, rightTrack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 xml:space="preserve">If the left or right symbol is a static address with a non-zero offset or auto or register array (which offset </w:t>
      </w:r>
      <w:proofErr w:type="gramStart"/>
      <w:r>
        <w:rPr>
          <w:highlight w:val="white"/>
        </w:rPr>
        <w:t>is  always</w:t>
      </w:r>
      <w:proofErr w:type="gramEnd"/>
      <w:r>
        <w:rPr>
          <w:highlight w:val="white"/>
        </w:rPr>
        <w:t xml:space="preserve"> non-zero), we have to load to their symbol into a register. XXX</w:t>
      </w:r>
    </w:p>
    <w:p w14:paraId="3A548307" w14:textId="77777777" w:rsidR="00EF0338" w:rsidRPr="00EF0338" w:rsidRDefault="00EF0338" w:rsidP="00EF0338">
      <w:pPr>
        <w:pStyle w:val="Code"/>
        <w:rPr>
          <w:highlight w:val="white"/>
        </w:rPr>
      </w:pPr>
      <w:r w:rsidRPr="00EF0338">
        <w:rPr>
          <w:highlight w:val="white"/>
        </w:rPr>
        <w:t xml:space="preserve">      if ((leftTrack == null) &amp;&amp;</w:t>
      </w:r>
    </w:p>
    <w:p w14:paraId="5C236279" w14:textId="77777777" w:rsidR="0037267B" w:rsidRPr="00403E09" w:rsidRDefault="0037267B" w:rsidP="00403E09">
      <w:pPr>
        <w:pStyle w:val="Code"/>
        <w:rPr>
          <w:highlight w:val="white"/>
        </w:rPr>
      </w:pPr>
      <w:r w:rsidRPr="00403E09">
        <w:rPr>
          <w:highlight w:val="white"/>
        </w:rPr>
        <w:t xml:space="preserve">          (middleOperator != MiddleOperator.Assign) &amp;&amp;</w:t>
      </w:r>
    </w:p>
    <w:p w14:paraId="5733822D" w14:textId="77777777" w:rsidR="00EF0338" w:rsidRPr="00EF0338" w:rsidRDefault="00EF0338" w:rsidP="00EF0338">
      <w:pPr>
        <w:pStyle w:val="Code"/>
        <w:rPr>
          <w:highlight w:val="white"/>
        </w:rPr>
      </w:pPr>
      <w:r w:rsidRPr="00EF0338">
        <w:rPr>
          <w:highlight w:val="white"/>
        </w:rPr>
        <w:t xml:space="preserve">          (((resultSymbol != null) &amp;&amp; (resultSymbol != leftSymbol)) ||</w:t>
      </w:r>
    </w:p>
    <w:p w14:paraId="6E15E1FE" w14:textId="77777777" w:rsidR="00EF0338" w:rsidRPr="00EF0338" w:rsidRDefault="00EF0338" w:rsidP="00EF0338">
      <w:pPr>
        <w:pStyle w:val="Code"/>
        <w:rPr>
          <w:highlight w:val="white"/>
        </w:rPr>
      </w:pPr>
      <w:r w:rsidRPr="00EF0338">
        <w:rPr>
          <w:highlight w:val="white"/>
        </w:rPr>
        <w:t xml:space="preserve">            ((rightSymbol.IsAutoOrRegister() &amp;&amp;</w:t>
      </w:r>
    </w:p>
    <w:p w14:paraId="588BD1D2" w14:textId="77777777" w:rsidR="00EF0338" w:rsidRPr="00EF0338" w:rsidRDefault="00EF0338" w:rsidP="00EF0338">
      <w:pPr>
        <w:pStyle w:val="Code"/>
        <w:rPr>
          <w:highlight w:val="white"/>
        </w:rPr>
      </w:pPr>
      <w:r w:rsidRPr="00EF0338">
        <w:rPr>
          <w:highlight w:val="white"/>
        </w:rPr>
        <w:t xml:space="preserve">              rightSymbol.Type.IsArray()) ||</w:t>
      </w:r>
    </w:p>
    <w:p w14:paraId="06FD4B92" w14:textId="77777777" w:rsidR="00EF0338" w:rsidRPr="00EF0338" w:rsidRDefault="00EF0338" w:rsidP="00EF0338">
      <w:pPr>
        <w:pStyle w:val="Code"/>
        <w:rPr>
          <w:highlight w:val="white"/>
        </w:rPr>
      </w:pPr>
      <w:r w:rsidRPr="00EF0338">
        <w:rPr>
          <w:highlight w:val="white"/>
        </w:rPr>
        <w:t xml:space="preserve">            ((leftSymbol.Value is StaticAddress) &amp;&amp;</w:t>
      </w:r>
    </w:p>
    <w:p w14:paraId="3E48D131" w14:textId="77777777" w:rsidR="00EF0338" w:rsidRPr="00EF0338" w:rsidRDefault="00EF0338" w:rsidP="00EF0338">
      <w:pPr>
        <w:pStyle w:val="Code"/>
        <w:rPr>
          <w:highlight w:val="white"/>
        </w:rPr>
      </w:pPr>
      <w:r w:rsidRPr="00EF0338">
        <w:rPr>
          <w:highlight w:val="white"/>
        </w:rPr>
        <w:t xml:space="preserve">             (((StaticAddress) leftSymbol.Value).Offset != 0))))) {</w:t>
      </w:r>
    </w:p>
    <w:p w14:paraId="0A8E24A3" w14:textId="77777777" w:rsidR="00EF0338" w:rsidRPr="00EF0338" w:rsidRDefault="00EF0338" w:rsidP="00EF0338">
      <w:pPr>
        <w:pStyle w:val="Code"/>
        <w:rPr>
          <w:highlight w:val="white"/>
        </w:rPr>
      </w:pPr>
      <w:r w:rsidRPr="00EF0338">
        <w:rPr>
          <w:highlight w:val="white"/>
        </w:rPr>
        <w:t xml:space="preserve">        leftTrack = LoadValueToRegister(leftSymbol);</w:t>
      </w:r>
    </w:p>
    <w:p w14:paraId="0A2040E8" w14:textId="77777777" w:rsidR="00EF0338" w:rsidRPr="00EF0338" w:rsidRDefault="00EF0338" w:rsidP="00EF0338">
      <w:pPr>
        <w:pStyle w:val="Code"/>
        <w:rPr>
          <w:highlight w:val="white"/>
        </w:rPr>
      </w:pPr>
      <w:r w:rsidRPr="00EF0338">
        <w:rPr>
          <w:highlight w:val="white"/>
        </w:rPr>
        <w:t xml:space="preserve">      }</w:t>
      </w:r>
    </w:p>
    <w:p w14:paraId="5B41E08B" w14:textId="77777777" w:rsidR="002F73EF" w:rsidRPr="00304E69" w:rsidRDefault="002F73EF" w:rsidP="002F73EF">
      <w:pPr>
        <w:pStyle w:val="Code"/>
        <w:rPr>
          <w:highlight w:val="white"/>
        </w:rPr>
      </w:pPr>
    </w:p>
    <w:p w14:paraId="09501C20" w14:textId="77777777" w:rsidR="002F73EF" w:rsidRPr="00304E69" w:rsidRDefault="002F73EF" w:rsidP="002F73EF">
      <w:pPr>
        <w:pStyle w:val="Code"/>
        <w:rPr>
          <w:highlight w:val="white"/>
        </w:rPr>
      </w:pPr>
      <w:r w:rsidRPr="00304E69">
        <w:rPr>
          <w:highlight w:val="white"/>
        </w:rPr>
        <w:t xml:space="preserve">      if ((rightTrack == null) &amp;&amp;</w:t>
      </w:r>
    </w:p>
    <w:p w14:paraId="6153B31E" w14:textId="77777777" w:rsidR="002F73EF" w:rsidRPr="00304E69" w:rsidRDefault="002F73EF" w:rsidP="002F73EF">
      <w:pPr>
        <w:pStyle w:val="Code"/>
        <w:rPr>
          <w:highlight w:val="white"/>
        </w:rPr>
      </w:pPr>
      <w:r w:rsidRPr="00304E69">
        <w:rPr>
          <w:highlight w:val="white"/>
        </w:rPr>
        <w:lastRenderedPageBreak/>
        <w:t xml:space="preserve">          (middleOperator != MiddleOperator.BinaryAdd) &amp;&amp;</w:t>
      </w:r>
    </w:p>
    <w:p w14:paraId="630B6847" w14:textId="77777777" w:rsidR="002F73EF" w:rsidRPr="00304E69" w:rsidRDefault="002F73EF" w:rsidP="002F73EF">
      <w:pPr>
        <w:pStyle w:val="Code"/>
        <w:rPr>
          <w:highlight w:val="white"/>
        </w:rPr>
      </w:pPr>
      <w:r w:rsidRPr="00304E69">
        <w:rPr>
          <w:highlight w:val="white"/>
        </w:rPr>
        <w:t xml:space="preserve">          (middleOperator != MiddleOperator.BinarySubtract) &amp;&amp;</w:t>
      </w:r>
    </w:p>
    <w:p w14:paraId="47AC5897" w14:textId="77777777" w:rsidR="002F73EF" w:rsidRPr="00304E69" w:rsidRDefault="002F73EF" w:rsidP="002F73EF">
      <w:pPr>
        <w:pStyle w:val="Code"/>
        <w:rPr>
          <w:highlight w:val="white"/>
        </w:rPr>
      </w:pPr>
      <w:r w:rsidRPr="00304E69">
        <w:rPr>
          <w:highlight w:val="white"/>
        </w:rPr>
        <w:t xml:space="preserve">          (middleOperator != MiddleOperator.Assign) &amp;&amp;</w:t>
      </w:r>
    </w:p>
    <w:p w14:paraId="39CF68CE" w14:textId="77777777" w:rsidR="002F73EF" w:rsidRPr="00304E69" w:rsidRDefault="002F73EF" w:rsidP="002F73EF">
      <w:pPr>
        <w:pStyle w:val="Code"/>
        <w:rPr>
          <w:highlight w:val="white"/>
        </w:rPr>
      </w:pPr>
      <w:r w:rsidRPr="00304E69">
        <w:rPr>
          <w:highlight w:val="white"/>
        </w:rPr>
        <w:t xml:space="preserve">          (((rightSymbol.Value is StaticAddress) &amp;&amp;</w:t>
      </w:r>
    </w:p>
    <w:p w14:paraId="64F47968" w14:textId="77777777" w:rsidR="002F73EF" w:rsidRPr="00304E69" w:rsidRDefault="002F73EF" w:rsidP="002F73EF">
      <w:pPr>
        <w:pStyle w:val="Code"/>
        <w:rPr>
          <w:highlight w:val="white"/>
        </w:rPr>
      </w:pPr>
      <w:r w:rsidRPr="00304E69">
        <w:rPr>
          <w:highlight w:val="white"/>
        </w:rPr>
        <w:t xml:space="preserve">            (((StaticAddress) rightSymbol.Value).Offset != 0)) ||</w:t>
      </w:r>
    </w:p>
    <w:p w14:paraId="11E26B11" w14:textId="77777777" w:rsidR="002F73EF" w:rsidRPr="00304E69" w:rsidRDefault="002F73EF" w:rsidP="002F73EF">
      <w:pPr>
        <w:pStyle w:val="Code"/>
        <w:rPr>
          <w:highlight w:val="white"/>
        </w:rPr>
      </w:pPr>
      <w:r w:rsidRPr="00304E69">
        <w:rPr>
          <w:highlight w:val="white"/>
        </w:rPr>
        <w:t xml:space="preserve">           (rightSymbol.IsAutoOrRegister() &amp;&amp;</w:t>
      </w:r>
    </w:p>
    <w:p w14:paraId="36322E50" w14:textId="77777777" w:rsidR="002F73EF" w:rsidRPr="00304E69" w:rsidRDefault="002F73EF" w:rsidP="002F73EF">
      <w:pPr>
        <w:pStyle w:val="Code"/>
        <w:rPr>
          <w:highlight w:val="white"/>
        </w:rPr>
      </w:pPr>
      <w:r w:rsidRPr="00304E69">
        <w:rPr>
          <w:highlight w:val="white"/>
        </w:rPr>
        <w:t xml:space="preserve">            rightSymbol.Type.IsArray()))) {</w:t>
      </w:r>
    </w:p>
    <w:p w14:paraId="3E278350"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0CE55C26" w14:textId="77777777" w:rsidR="002F73EF" w:rsidRPr="00304E69" w:rsidRDefault="002F73EF" w:rsidP="002F73EF">
      <w:pPr>
        <w:pStyle w:val="Code"/>
        <w:rPr>
          <w:highlight w:val="white"/>
        </w:rPr>
      </w:pPr>
      <w:r w:rsidRPr="00304E69">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 xml:space="preserve">If the right symbol is an array, function, string, or static address, we use its name. Note that we do not need to </w:t>
      </w:r>
      <w:proofErr w:type="gramStart"/>
      <w:r>
        <w:rPr>
          <w:highlight w:val="white"/>
        </w:rPr>
        <w:t>look into</w:t>
      </w:r>
      <w:proofErr w:type="gramEnd"/>
      <w:r>
        <w:rPr>
          <w:highlight w:val="white"/>
        </w:rPr>
        <w:t xml:space="preserve"> the offset. We can be sure that it is </w:t>
      </w:r>
      <w:proofErr w:type="gramStart"/>
      <w:r>
        <w:rPr>
          <w:highlight w:val="white"/>
        </w:rPr>
        <w:t>zero, since</w:t>
      </w:r>
      <w:proofErr w:type="gramEnd"/>
      <w:r>
        <w:rPr>
          <w:highlight w:val="white"/>
        </w:rPr>
        <w:t xml:space="preserv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2996BBEE" w14:textId="77777777" w:rsidR="00CE61A4" w:rsidRDefault="002F73EF" w:rsidP="002F73EF">
      <w:pPr>
        <w:pStyle w:val="Code"/>
        <w:rPr>
          <w:highlight w:val="white"/>
        </w:rPr>
      </w:pPr>
      <w:r w:rsidRPr="00304E69">
        <w:rPr>
          <w:highlight w:val="white"/>
        </w:rPr>
        <w:t xml:space="preserve">            AddAssemblyCode(AssemblyOperator.add, leftTrack,</w:t>
      </w:r>
    </w:p>
    <w:p w14:paraId="4547519F" w14:textId="06635229" w:rsidR="002F73EF" w:rsidRPr="00304E69" w:rsidRDefault="00CE61A4" w:rsidP="002F73EF">
      <w:pPr>
        <w:pStyle w:val="Code"/>
        <w:rPr>
          <w:highlight w:val="white"/>
        </w:rPr>
      </w:pPr>
      <w:r>
        <w:rPr>
          <w:highlight w:val="white"/>
        </w:rPr>
        <w:t xml:space="preserve">                           </w:t>
      </w:r>
      <w:r w:rsidR="002F73EF" w:rsidRPr="00304E69">
        <w:rPr>
          <w:highlight w:val="white"/>
        </w:rPr>
        <w:t xml:space="preserve"> </w:t>
      </w:r>
      <w:r>
        <w:rPr>
          <w:highlight w:val="white"/>
        </w:rPr>
        <w:t xml:space="preserve">(BigInteger) </w:t>
      </w:r>
      <w:r w:rsidR="002F73EF" w:rsidRPr="00304E69">
        <w:rPr>
          <w:highlight w:val="white"/>
        </w:rPr>
        <w:t>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4A19D67C" w14:textId="77777777" w:rsidR="005E7B0F" w:rsidRDefault="002F73EF" w:rsidP="002F73EF">
      <w:pPr>
        <w:pStyle w:val="Code"/>
        <w:rPr>
          <w:highlight w:val="white"/>
        </w:rPr>
      </w:pPr>
      <w:r w:rsidRPr="00304E69">
        <w:rPr>
          <w:highlight w:val="white"/>
        </w:rPr>
        <w:t xml:space="preserve">            AddAssemblyCode(objectOperator, leftTrack,</w:t>
      </w:r>
    </w:p>
    <w:p w14:paraId="63759AD8" w14:textId="46F89CE2" w:rsidR="002F73EF" w:rsidRPr="00304E69" w:rsidRDefault="005E7B0F" w:rsidP="002F73EF">
      <w:pPr>
        <w:pStyle w:val="Code"/>
        <w:rPr>
          <w:highlight w:val="white"/>
        </w:rPr>
      </w:pPr>
      <w:r>
        <w:rPr>
          <w:highlight w:val="white"/>
        </w:rPr>
        <w:t xml:space="preserve">                           </w:t>
      </w:r>
      <w:r w:rsidR="002F73EF" w:rsidRPr="00304E69">
        <w:rPr>
          <w:highlight w:val="white"/>
        </w:rPr>
        <w:t xml:space="preserve"> </w:t>
      </w:r>
      <w:r w:rsidR="00B05591">
        <w:rPr>
          <w:highlight w:val="white"/>
        </w:rPr>
        <w:t xml:space="preserve">(BigInteger) </w:t>
      </w:r>
      <w:r w:rsidR="002F73EF" w:rsidRPr="00304E69">
        <w:rPr>
          <w:highlight w:val="white"/>
        </w:rPr>
        <w:t>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lastRenderedPageBreak/>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77777777" w:rsidR="002F73EF" w:rsidRPr="00DF12BF" w:rsidRDefault="002F73EF" w:rsidP="002F73EF">
      <w:pPr>
        <w:rPr>
          <w:highlight w:val="white"/>
        </w:rPr>
      </w:pPr>
      <w:r>
        <w:rPr>
          <w:highlight w:val="white"/>
        </w:rPr>
        <w:t xml:space="preserve">The only remaining question is what to do with the resulting value. If the result is a temporary </w:t>
      </w:r>
      <w:proofErr w:type="gramStart"/>
      <w:r>
        <w:rPr>
          <w:highlight w:val="white"/>
        </w:rPr>
        <w:t>variable</w:t>
      </w:r>
      <w:proofErr w:type="gramEnd"/>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05729C1D" w:rsidR="002F73EF" w:rsidRDefault="002F73EF" w:rsidP="002F73EF">
      <w:pPr>
        <w:pStyle w:val="Code"/>
        <w:rPr>
          <w:highlight w:val="white"/>
        </w:rPr>
      </w:pPr>
      <w:r w:rsidRPr="00304E69">
        <w:rPr>
          <w:highlight w:val="white"/>
        </w:rPr>
        <w:t xml:space="preserve">      }</w:t>
      </w:r>
    </w:p>
    <w:p w14:paraId="54CC9CA8" w14:textId="77777777" w:rsidR="00EF0338" w:rsidRPr="00EF0338" w:rsidRDefault="00EF0338" w:rsidP="00EF0338">
      <w:pPr>
        <w:pStyle w:val="Code"/>
        <w:rPr>
          <w:highlight w:val="white"/>
        </w:rPr>
      </w:pPr>
      <w:r w:rsidRPr="00EF0338">
        <w:rPr>
          <w:highlight w:val="white"/>
        </w:rPr>
        <w:t xml:space="preserve">      else if ((leftSymbol.Type.IsArrayFunctionOrString() ||</w:t>
      </w:r>
    </w:p>
    <w:p w14:paraId="48A2AD07" w14:textId="77777777" w:rsidR="00EF0338" w:rsidRPr="00EF0338" w:rsidRDefault="00EF0338" w:rsidP="00EF0338">
      <w:pPr>
        <w:pStyle w:val="Code"/>
        <w:rPr>
          <w:highlight w:val="white"/>
        </w:rPr>
      </w:pPr>
      <w:r w:rsidRPr="00EF0338">
        <w:rPr>
          <w:highlight w:val="white"/>
        </w:rPr>
        <w:t xml:space="preserve">               (leftSymbol.Value is StaticAddress))) {</w:t>
      </w:r>
    </w:p>
    <w:p w14:paraId="23D4B0C6" w14:textId="77777777" w:rsidR="00EF0338" w:rsidRPr="00EF0338" w:rsidRDefault="00EF0338" w:rsidP="00EF0338">
      <w:pPr>
        <w:pStyle w:val="Code"/>
        <w:rPr>
          <w:highlight w:val="white"/>
        </w:rPr>
      </w:pPr>
      <w:r w:rsidRPr="00EF0338">
        <w:rPr>
          <w:highlight w:val="white"/>
        </w:rPr>
        <w:t xml:space="preserve">        if (rightTrack != null) {</w:t>
      </w:r>
    </w:p>
    <w:p w14:paraId="318E5D7E" w14:textId="77777777" w:rsidR="00EF0338" w:rsidRPr="00EF0338" w:rsidRDefault="00EF0338" w:rsidP="00EF0338">
      <w:pPr>
        <w:pStyle w:val="Code"/>
        <w:rPr>
          <w:highlight w:val="white"/>
        </w:rPr>
      </w:pPr>
      <w:r w:rsidRPr="00EF0338">
        <w:rPr>
          <w:highlight w:val="white"/>
        </w:rPr>
        <w:t xml:space="preserve">          AddAssemblyCode(objectOperator, leftSymbol.UniqueName, rightTrack);</w:t>
      </w:r>
    </w:p>
    <w:p w14:paraId="3DA58224" w14:textId="77777777" w:rsidR="00EF0338" w:rsidRPr="00EF0338" w:rsidRDefault="00EF0338" w:rsidP="00EF0338">
      <w:pPr>
        <w:pStyle w:val="Code"/>
        <w:rPr>
          <w:highlight w:val="white"/>
        </w:rPr>
      </w:pPr>
      <w:r w:rsidRPr="00EF0338">
        <w:rPr>
          <w:highlight w:val="white"/>
        </w:rPr>
        <w:t xml:space="preserve">        }</w:t>
      </w:r>
    </w:p>
    <w:p w14:paraId="117E70FA" w14:textId="77777777" w:rsidR="00EF0338" w:rsidRPr="00EF0338" w:rsidRDefault="00EF0338" w:rsidP="00EF0338">
      <w:pPr>
        <w:pStyle w:val="Code"/>
        <w:rPr>
          <w:highlight w:val="white"/>
        </w:rPr>
      </w:pPr>
      <w:r w:rsidRPr="00EF0338">
        <w:rPr>
          <w:highlight w:val="white"/>
        </w:rPr>
        <w:t xml:space="preserve">        else if (rightSymbol.Value is BigInteger) {</w:t>
      </w:r>
    </w:p>
    <w:p w14:paraId="3AC0EEC1" w14:textId="77777777" w:rsidR="00EF0338" w:rsidRPr="00EF0338" w:rsidRDefault="00EF0338" w:rsidP="00EF0338">
      <w:pPr>
        <w:pStyle w:val="Code"/>
        <w:rPr>
          <w:highlight w:val="white"/>
        </w:rPr>
      </w:pPr>
      <w:r w:rsidRPr="00EF0338">
        <w:rPr>
          <w:highlight w:val="white"/>
        </w:rPr>
        <w:t xml:space="preserve">          BigInteger bigValue = (BigInteger) rightSymbol.Value;</w:t>
      </w:r>
    </w:p>
    <w:p w14:paraId="169423FA" w14:textId="77777777" w:rsidR="00EF0338" w:rsidRPr="00EF0338" w:rsidRDefault="00EF0338" w:rsidP="00EF0338">
      <w:pPr>
        <w:pStyle w:val="Code"/>
        <w:rPr>
          <w:highlight w:val="white"/>
        </w:rPr>
      </w:pPr>
    </w:p>
    <w:p w14:paraId="4C34FAB2" w14:textId="77777777" w:rsidR="00EF0338" w:rsidRPr="00EF0338" w:rsidRDefault="00EF0338" w:rsidP="00EF0338">
      <w:pPr>
        <w:pStyle w:val="Code"/>
        <w:rPr>
          <w:highlight w:val="white"/>
        </w:rPr>
      </w:pPr>
      <w:r w:rsidRPr="00EF0338">
        <w:rPr>
          <w:highlight w:val="white"/>
        </w:rPr>
        <w:t xml:space="preserve">          if ((-2147483648 &lt;= bigValue) &amp;&amp; (bigValue &lt;= 2147483647)) {</w:t>
      </w:r>
    </w:p>
    <w:p w14:paraId="08C658D5" w14:textId="77777777" w:rsidR="00EF0338" w:rsidRDefault="00EF0338" w:rsidP="00EF0338">
      <w:pPr>
        <w:pStyle w:val="Code"/>
        <w:rPr>
          <w:highlight w:val="white"/>
        </w:rPr>
      </w:pPr>
      <w:r w:rsidRPr="00EF0338">
        <w:rPr>
          <w:highlight w:val="white"/>
        </w:rPr>
        <w:t xml:space="preserve">            AddAssemblyCode(objectOperator, leftSymbol.UniqueName,</w:t>
      </w:r>
    </w:p>
    <w:p w14:paraId="27826671" w14:textId="1D0A4D0D" w:rsidR="00EF0338" w:rsidRPr="00EF0338" w:rsidRDefault="00EF0338" w:rsidP="00EF0338">
      <w:pPr>
        <w:pStyle w:val="Code"/>
        <w:rPr>
          <w:highlight w:val="white"/>
        </w:rPr>
      </w:pPr>
      <w:r>
        <w:rPr>
          <w:highlight w:val="white"/>
        </w:rPr>
        <w:t xml:space="preserve">                           </w:t>
      </w:r>
      <w:r w:rsidRPr="00EF0338">
        <w:rPr>
          <w:highlight w:val="white"/>
        </w:rPr>
        <w:t xml:space="preserve"> rightSymbol.Value, null, typeSize);</w:t>
      </w:r>
    </w:p>
    <w:p w14:paraId="50A0C67B" w14:textId="77777777" w:rsidR="00EF0338" w:rsidRPr="00EF0338" w:rsidRDefault="00EF0338" w:rsidP="00EF0338">
      <w:pPr>
        <w:pStyle w:val="Code"/>
        <w:rPr>
          <w:highlight w:val="white"/>
        </w:rPr>
      </w:pPr>
      <w:r w:rsidRPr="00EF0338">
        <w:rPr>
          <w:highlight w:val="white"/>
        </w:rPr>
        <w:t xml:space="preserve">          }</w:t>
      </w:r>
    </w:p>
    <w:p w14:paraId="42EB36D3" w14:textId="77777777" w:rsidR="00EF0338" w:rsidRPr="00EF0338" w:rsidRDefault="00EF0338" w:rsidP="00EF0338">
      <w:pPr>
        <w:pStyle w:val="Code"/>
        <w:rPr>
          <w:highlight w:val="white"/>
        </w:rPr>
      </w:pPr>
      <w:r w:rsidRPr="00EF0338">
        <w:rPr>
          <w:highlight w:val="white"/>
        </w:rPr>
        <w:t xml:space="preserve">          else {</w:t>
      </w:r>
    </w:p>
    <w:p w14:paraId="54A303D5" w14:textId="77777777" w:rsidR="00EF0338" w:rsidRPr="00EF0338" w:rsidRDefault="00EF0338" w:rsidP="00EF0338">
      <w:pPr>
        <w:pStyle w:val="Code"/>
        <w:rPr>
          <w:highlight w:val="white"/>
        </w:rPr>
      </w:pPr>
      <w:r w:rsidRPr="00EF0338">
        <w:rPr>
          <w:highlight w:val="white"/>
        </w:rPr>
        <w:t xml:space="preserve">            rightTrack = new Track(rightSymbol);</w:t>
      </w:r>
    </w:p>
    <w:p w14:paraId="0CD6F1A7" w14:textId="77777777" w:rsidR="00EF0338" w:rsidRPr="00EF0338" w:rsidRDefault="00EF0338" w:rsidP="00EF0338">
      <w:pPr>
        <w:pStyle w:val="Code"/>
        <w:rPr>
          <w:highlight w:val="white"/>
        </w:rPr>
      </w:pPr>
      <w:r w:rsidRPr="00EF0338">
        <w:rPr>
          <w:highlight w:val="white"/>
        </w:rPr>
        <w:t xml:space="preserve">            AddAssemblyCode(AssemblyOperator.mov, rightTrack,</w:t>
      </w:r>
    </w:p>
    <w:p w14:paraId="2D013D08" w14:textId="77777777" w:rsidR="00EF0338" w:rsidRPr="00EF0338" w:rsidRDefault="00EF0338" w:rsidP="00EF0338">
      <w:pPr>
        <w:pStyle w:val="Code"/>
        <w:rPr>
          <w:highlight w:val="white"/>
        </w:rPr>
      </w:pPr>
      <w:r w:rsidRPr="00EF0338">
        <w:rPr>
          <w:highlight w:val="white"/>
        </w:rPr>
        <w:t xml:space="preserve">                            rightSymbol.Value);</w:t>
      </w:r>
    </w:p>
    <w:p w14:paraId="791C60A0" w14:textId="77777777" w:rsidR="00EF0338" w:rsidRDefault="00EF0338" w:rsidP="00EF0338">
      <w:pPr>
        <w:pStyle w:val="Code"/>
        <w:rPr>
          <w:highlight w:val="white"/>
        </w:rPr>
      </w:pPr>
      <w:r w:rsidRPr="00EF0338">
        <w:rPr>
          <w:highlight w:val="white"/>
        </w:rPr>
        <w:t xml:space="preserve">            AddAssemblyCode(AssemblyOperator.mov, leftSymbol.UniqueName,</w:t>
      </w:r>
    </w:p>
    <w:p w14:paraId="238F1993" w14:textId="79C71B4E" w:rsidR="00EF0338" w:rsidRPr="00EF0338" w:rsidRDefault="00EF0338" w:rsidP="00EF0338">
      <w:pPr>
        <w:pStyle w:val="Code"/>
        <w:rPr>
          <w:highlight w:val="white"/>
        </w:rPr>
      </w:pPr>
      <w:r>
        <w:rPr>
          <w:highlight w:val="white"/>
        </w:rPr>
        <w:t xml:space="preserve">                           </w:t>
      </w:r>
      <w:r w:rsidRPr="00EF0338">
        <w:rPr>
          <w:highlight w:val="white"/>
        </w:rPr>
        <w:t xml:space="preserve"> rightTrack);</w:t>
      </w:r>
    </w:p>
    <w:p w14:paraId="43D4E2AF" w14:textId="77777777" w:rsidR="00EF0338" w:rsidRPr="00EF0338" w:rsidRDefault="00EF0338" w:rsidP="00EF0338">
      <w:pPr>
        <w:pStyle w:val="Code"/>
        <w:rPr>
          <w:highlight w:val="white"/>
        </w:rPr>
      </w:pPr>
      <w:r w:rsidRPr="00EF0338">
        <w:rPr>
          <w:highlight w:val="white"/>
        </w:rPr>
        <w:t xml:space="preserve">          }</w:t>
      </w:r>
    </w:p>
    <w:p w14:paraId="59093BF3" w14:textId="77777777" w:rsidR="00EF0338" w:rsidRPr="00EF0338" w:rsidRDefault="00EF0338" w:rsidP="00EF0338">
      <w:pPr>
        <w:pStyle w:val="Code"/>
        <w:rPr>
          <w:highlight w:val="white"/>
        </w:rPr>
      </w:pPr>
      <w:r w:rsidRPr="00EF0338">
        <w:rPr>
          <w:highlight w:val="white"/>
        </w:rPr>
        <w:t xml:space="preserve">        }</w:t>
      </w:r>
    </w:p>
    <w:p w14:paraId="524DB417" w14:textId="77777777" w:rsidR="00EF0338" w:rsidRPr="00EF0338" w:rsidRDefault="00EF0338" w:rsidP="00EF0338">
      <w:pPr>
        <w:pStyle w:val="Code"/>
        <w:rPr>
          <w:highlight w:val="white"/>
        </w:rPr>
      </w:pPr>
      <w:r w:rsidRPr="00EF0338">
        <w:rPr>
          <w:highlight w:val="white"/>
        </w:rPr>
        <w:t xml:space="preserve">        else if (rightSymbol.Type.IsArrayFunctionOrString() ||</w:t>
      </w:r>
    </w:p>
    <w:p w14:paraId="0A02B5E5" w14:textId="77777777" w:rsidR="00EF0338" w:rsidRPr="00EF0338" w:rsidRDefault="00EF0338" w:rsidP="00EF0338">
      <w:pPr>
        <w:pStyle w:val="Code"/>
        <w:rPr>
          <w:highlight w:val="white"/>
        </w:rPr>
      </w:pPr>
      <w:r w:rsidRPr="00EF0338">
        <w:rPr>
          <w:highlight w:val="white"/>
        </w:rPr>
        <w:t xml:space="preserve">                 (rightSymbol.Value is StaticAddress)) {</w:t>
      </w:r>
    </w:p>
    <w:p w14:paraId="5C51DBEA" w14:textId="77777777" w:rsidR="00EF0338" w:rsidRDefault="00EF0338" w:rsidP="00EF0338">
      <w:pPr>
        <w:pStyle w:val="Code"/>
        <w:rPr>
          <w:highlight w:val="white"/>
        </w:rPr>
      </w:pPr>
      <w:r w:rsidRPr="00EF0338">
        <w:rPr>
          <w:highlight w:val="white"/>
        </w:rPr>
        <w:t xml:space="preserve">          AddAssemblyCode(objectOperator, leftSymbol.UniqueName,</w:t>
      </w:r>
    </w:p>
    <w:p w14:paraId="2508B602" w14:textId="42423442" w:rsidR="00EF0338" w:rsidRPr="00EF0338" w:rsidRDefault="00EF0338" w:rsidP="00EF0338">
      <w:pPr>
        <w:pStyle w:val="Code"/>
        <w:rPr>
          <w:highlight w:val="white"/>
        </w:rPr>
      </w:pPr>
      <w:r>
        <w:rPr>
          <w:highlight w:val="white"/>
        </w:rPr>
        <w:t xml:space="preserve">                         </w:t>
      </w:r>
      <w:r w:rsidRPr="00EF0338">
        <w:rPr>
          <w:highlight w:val="white"/>
        </w:rPr>
        <w:t xml:space="preserve"> rightSymbol.UniqueName, null, typeSize);</w:t>
      </w:r>
    </w:p>
    <w:p w14:paraId="5A3B3DD2" w14:textId="77777777" w:rsidR="00EF0338" w:rsidRPr="00EF0338" w:rsidRDefault="00EF0338" w:rsidP="00EF0338">
      <w:pPr>
        <w:pStyle w:val="Code"/>
        <w:rPr>
          <w:highlight w:val="white"/>
        </w:rPr>
      </w:pPr>
      <w:r w:rsidRPr="00EF0338">
        <w:rPr>
          <w:highlight w:val="white"/>
        </w:rPr>
        <w:t xml:space="preserve">        }</w:t>
      </w:r>
    </w:p>
    <w:p w14:paraId="2DBF8BFD" w14:textId="77777777" w:rsidR="00EF0338" w:rsidRPr="00EF0338" w:rsidRDefault="00EF0338" w:rsidP="00EF0338">
      <w:pPr>
        <w:pStyle w:val="Code"/>
        <w:rPr>
          <w:highlight w:val="white"/>
        </w:rPr>
      </w:pPr>
      <w:r w:rsidRPr="00EF0338">
        <w:rPr>
          <w:highlight w:val="white"/>
        </w:rPr>
        <w:t xml:space="preserve">        else {</w:t>
      </w:r>
    </w:p>
    <w:p w14:paraId="286A3590" w14:textId="77777777" w:rsidR="00EF0338" w:rsidRPr="00EF0338" w:rsidRDefault="00EF0338" w:rsidP="00EF0338">
      <w:pPr>
        <w:pStyle w:val="Code"/>
        <w:rPr>
          <w:highlight w:val="white"/>
        </w:rPr>
      </w:pPr>
      <w:r w:rsidRPr="00EF0338">
        <w:rPr>
          <w:highlight w:val="white"/>
        </w:rPr>
        <w:t xml:space="preserve">          rightTrack = LoadValueToRegister(rightSymbol);</w:t>
      </w:r>
    </w:p>
    <w:p w14:paraId="0D95A830" w14:textId="77777777" w:rsidR="00EF0338" w:rsidRPr="00EF0338" w:rsidRDefault="00EF0338" w:rsidP="00EF0338">
      <w:pPr>
        <w:pStyle w:val="Code"/>
        <w:rPr>
          <w:highlight w:val="white"/>
        </w:rPr>
      </w:pPr>
      <w:r w:rsidRPr="00EF0338">
        <w:rPr>
          <w:highlight w:val="white"/>
        </w:rPr>
        <w:t xml:space="preserve">          AddAssemblyCode(objectOperator, leftSymbol.UniqueName,</w:t>
      </w:r>
    </w:p>
    <w:p w14:paraId="4161E8DE" w14:textId="77777777" w:rsidR="00EF0338" w:rsidRPr="00EF0338" w:rsidRDefault="00EF0338" w:rsidP="00EF0338">
      <w:pPr>
        <w:pStyle w:val="Code"/>
        <w:rPr>
          <w:highlight w:val="white"/>
        </w:rPr>
      </w:pPr>
      <w:r w:rsidRPr="00EF0338">
        <w:rPr>
          <w:highlight w:val="white"/>
        </w:rPr>
        <w:t xml:space="preserve">                          Offset(leftSymbol), rightTrack);</w:t>
      </w:r>
    </w:p>
    <w:p w14:paraId="642F65A9" w14:textId="77777777" w:rsidR="00EF0338" w:rsidRPr="00EF0338" w:rsidRDefault="00EF0338" w:rsidP="00EF0338">
      <w:pPr>
        <w:pStyle w:val="Code"/>
        <w:rPr>
          <w:highlight w:val="white"/>
        </w:rPr>
      </w:pPr>
      <w:r w:rsidRPr="00EF0338">
        <w:rPr>
          <w:highlight w:val="white"/>
        </w:rPr>
        <w:t xml:space="preserve">        }</w:t>
      </w:r>
    </w:p>
    <w:p w14:paraId="18DBAB5A" w14:textId="7A7A04B0" w:rsidR="00EF0338" w:rsidRPr="00EF0338" w:rsidRDefault="00EF0338" w:rsidP="00EF0338">
      <w:pPr>
        <w:pStyle w:val="Code"/>
        <w:rPr>
          <w:highlight w:val="white"/>
        </w:rPr>
      </w:pPr>
      <w:r w:rsidRPr="00EF0338">
        <w:rPr>
          <w:highlight w:val="white"/>
        </w:rPr>
        <w:t xml:space="preserve">      }</w:t>
      </w:r>
    </w:p>
    <w:p w14:paraId="068EF98D" w14:textId="77777777" w:rsidR="002F73EF" w:rsidRPr="00DF12BF" w:rsidRDefault="002F73EF" w:rsidP="002F73EF">
      <w:pPr>
        <w:rPr>
          <w:highlight w:val="white"/>
        </w:rPr>
      </w:pPr>
      <w:r>
        <w:rPr>
          <w:highlight w:val="white"/>
        </w:rPr>
        <w:lastRenderedPageBreak/>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287C306D" w14:textId="77777777" w:rsidR="002F73EF" w:rsidRPr="00304E69" w:rsidRDefault="002F73EF" w:rsidP="002F73EF">
      <w:pPr>
        <w:pStyle w:val="Code"/>
        <w:rPr>
          <w:highlight w:val="white"/>
        </w:rPr>
      </w:pPr>
      <w:r w:rsidRPr="00304E69">
        <w:rPr>
          <w:highlight w:val="white"/>
        </w:rPr>
        <w:t xml:space="preserve">          BigInteger bigValue = (BigInteger) rightSymbol.Value;</w:t>
      </w:r>
    </w:p>
    <w:p w14:paraId="3F5A85F6" w14:textId="77777777" w:rsidR="002F73EF" w:rsidRPr="00304E69" w:rsidRDefault="002F73EF" w:rsidP="002F73EF">
      <w:pPr>
        <w:pStyle w:val="Code"/>
        <w:rPr>
          <w:highlight w:val="white"/>
        </w:rPr>
      </w:pPr>
    </w:p>
    <w:p w14:paraId="0ED20955" w14:textId="77777777" w:rsidR="002F73EF" w:rsidRPr="00304E69" w:rsidRDefault="002F73EF" w:rsidP="002F73EF">
      <w:pPr>
        <w:pStyle w:val="Code"/>
        <w:rPr>
          <w:highlight w:val="white"/>
        </w:rPr>
      </w:pPr>
      <w:r w:rsidRPr="00304E69">
        <w:rPr>
          <w:highlight w:val="white"/>
        </w:rPr>
        <w:t xml:space="preserve">          if ((-2147483648 &lt;= bigValue) &amp;&amp; (bigValue &lt;= 2147483647)) {</w:t>
      </w:r>
    </w:p>
    <w:p w14:paraId="2ABCC8FD"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277753D9" w14:textId="77777777" w:rsidR="002F73EF" w:rsidRPr="00304E69" w:rsidRDefault="002F73EF" w:rsidP="002F73EF">
      <w:pPr>
        <w:pStyle w:val="Code"/>
        <w:rPr>
          <w:highlight w:val="white"/>
        </w:rPr>
      </w:pPr>
      <w:r w:rsidRPr="00304E69">
        <w:rPr>
          <w:highlight w:val="white"/>
        </w:rPr>
        <w:t xml:space="preserve">                            Offset(leftSymbol), rightSymbol.Value, typeSize);</w:t>
      </w:r>
    </w:p>
    <w:p w14:paraId="27D87FAE" w14:textId="77777777" w:rsidR="002F73EF" w:rsidRPr="00304E69" w:rsidRDefault="002F73EF" w:rsidP="002F73EF">
      <w:pPr>
        <w:pStyle w:val="Code"/>
        <w:rPr>
          <w:highlight w:val="white"/>
        </w:rPr>
      </w:pPr>
      <w:r w:rsidRPr="00304E69">
        <w:rPr>
          <w:highlight w:val="white"/>
        </w:rPr>
        <w:t xml:space="preserve">          }</w:t>
      </w:r>
    </w:p>
    <w:p w14:paraId="37A6F381" w14:textId="77777777" w:rsidR="002F73EF" w:rsidRPr="00304E69" w:rsidRDefault="002F73EF" w:rsidP="002F73EF">
      <w:pPr>
        <w:pStyle w:val="Code"/>
        <w:rPr>
          <w:highlight w:val="white"/>
        </w:rPr>
      </w:pPr>
      <w:r w:rsidRPr="00304E69">
        <w:rPr>
          <w:highlight w:val="white"/>
        </w:rPr>
        <w:t xml:space="preserve">          else {</w:t>
      </w:r>
    </w:p>
    <w:p w14:paraId="1AD865AC" w14:textId="77777777" w:rsidR="002F73EF" w:rsidRPr="00304E69" w:rsidRDefault="002F73EF" w:rsidP="002F73EF">
      <w:pPr>
        <w:pStyle w:val="Code"/>
        <w:rPr>
          <w:highlight w:val="white"/>
        </w:rPr>
      </w:pPr>
      <w:r w:rsidRPr="00304E69">
        <w:rPr>
          <w:highlight w:val="white"/>
        </w:rPr>
        <w:t xml:space="preserve">            rightTrack = new Track(rightSymbol);</w:t>
      </w:r>
    </w:p>
    <w:p w14:paraId="7AC127BC" w14:textId="77777777" w:rsidR="002F73EF" w:rsidRPr="00304E69" w:rsidRDefault="002F73EF" w:rsidP="002F73EF">
      <w:pPr>
        <w:pStyle w:val="Code"/>
        <w:rPr>
          <w:highlight w:val="white"/>
        </w:rPr>
      </w:pPr>
      <w:r w:rsidRPr="00304E69">
        <w:rPr>
          <w:highlight w:val="white"/>
        </w:rPr>
        <w:t xml:space="preserve">            AddAssemblyCode(AssemblyOperator.mov, rightTrack,</w:t>
      </w:r>
    </w:p>
    <w:p w14:paraId="5F1E5699" w14:textId="77777777" w:rsidR="002F73EF" w:rsidRPr="00304E69" w:rsidRDefault="002F73EF" w:rsidP="002F73EF">
      <w:pPr>
        <w:pStyle w:val="Code"/>
        <w:rPr>
          <w:highlight w:val="white"/>
        </w:rPr>
      </w:pPr>
      <w:r w:rsidRPr="00304E69">
        <w:rPr>
          <w:highlight w:val="white"/>
        </w:rPr>
        <w:t xml:space="preserve">                            rightSymbol.Value);</w:t>
      </w:r>
    </w:p>
    <w:p w14:paraId="29ED1CCD" w14:textId="77777777" w:rsidR="002F73EF" w:rsidRPr="00304E69" w:rsidRDefault="002F73EF" w:rsidP="002F73EF">
      <w:pPr>
        <w:pStyle w:val="Code"/>
        <w:rPr>
          <w:highlight w:val="white"/>
        </w:rPr>
      </w:pPr>
      <w:r w:rsidRPr="00304E69">
        <w:rPr>
          <w:highlight w:val="white"/>
        </w:rPr>
        <w:t xml:space="preserve">            AddAssemblyCode(AssemblyOperator.mov, Base(leftSymbol),</w:t>
      </w:r>
    </w:p>
    <w:p w14:paraId="0876A98F" w14:textId="77777777" w:rsidR="002F73EF" w:rsidRPr="00304E69" w:rsidRDefault="002F73EF" w:rsidP="002F73EF">
      <w:pPr>
        <w:pStyle w:val="Code"/>
        <w:rPr>
          <w:highlight w:val="white"/>
        </w:rPr>
      </w:pPr>
      <w:r w:rsidRPr="00304E69">
        <w:rPr>
          <w:highlight w:val="white"/>
        </w:rPr>
        <w:t xml:space="preserve">                          Offset(leftSymbol), rightTrack);</w:t>
      </w:r>
    </w:p>
    <w:p w14:paraId="4B53988F" w14:textId="77777777" w:rsidR="002F73EF" w:rsidRPr="00304E69" w:rsidRDefault="002F73EF" w:rsidP="002F73EF">
      <w:pPr>
        <w:pStyle w:val="Code"/>
        <w:rPr>
          <w:highlight w:val="white"/>
        </w:rPr>
      </w:pPr>
      <w:r w:rsidRPr="00304E69">
        <w:rPr>
          <w:highlight w:val="white"/>
        </w:rPr>
        <w:t xml:space="preserve">          }</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lastRenderedPageBreak/>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xml:space="preserve">, </w:t>
      </w:r>
      <w:proofErr w:type="gramStart"/>
      <w:r w:rsidR="00953190">
        <w:rPr>
          <w:highlight w:val="white"/>
        </w:rPr>
        <w:t>in order to</w:t>
      </w:r>
      <w:proofErr w:type="gramEnd"/>
      <w:r w:rsidR="00953190">
        <w:rPr>
          <w:highlight w:val="white"/>
        </w:rPr>
        <w:t xml:space="preserve">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xml:space="preserve">. We only remove the switch symbol from the track </w:t>
      </w:r>
      <w:proofErr w:type="gramStart"/>
      <w:r>
        <w:rPr>
          <w:highlight w:val="white"/>
        </w:rPr>
        <w:t>map</w:t>
      </w:r>
      <w:r w:rsidR="00B419FE">
        <w:rPr>
          <w:highlight w:val="white"/>
        </w:rPr>
        <w:t>, since</w:t>
      </w:r>
      <w:proofErr w:type="gramEnd"/>
      <w:r w:rsidR="00B419FE">
        <w:rPr>
          <w:highlight w:val="white"/>
        </w:rPr>
        <w:t xml:space="preserv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w:t>
      </w:r>
      <w:proofErr w:type="gramStart"/>
      <w:r w:rsidR="00745599">
        <w:rPr>
          <w:highlight w:val="white"/>
        </w:rPr>
        <w:t>actually quite</w:t>
      </w:r>
      <w:proofErr w:type="gramEnd"/>
      <w:r w:rsidR="00745599">
        <w:rPr>
          <w:highlight w:val="white"/>
        </w:rPr>
        <w:t xml:space="preserv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w:t>
      </w:r>
      <w:proofErr w:type="spellStart"/>
      <w:r>
        <w:rPr>
          <w:highlight w:val="white"/>
        </w:rPr>
        <w:t>de</w:t>
      </w:r>
      <w:r w:rsidR="006114E0">
        <w:rPr>
          <w:highlight w:val="white"/>
        </w:rPr>
        <w:t>refereeing</w:t>
      </w:r>
      <w:proofErr w:type="spellEnd"/>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w:t>
      </w:r>
      <w:proofErr w:type="gramStart"/>
      <w:r w:rsidR="006114E0">
        <w:rPr>
          <w:highlight w:val="white"/>
        </w:rPr>
        <w:t>have to</w:t>
      </w:r>
      <w:proofErr w:type="gramEnd"/>
      <w:r w:rsidR="006114E0">
        <w:rPr>
          <w:highlight w:val="white"/>
        </w:rPr>
        <w:t xml:space="preserve">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lastRenderedPageBreak/>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w:t>
      </w:r>
      <w:proofErr w:type="spellStart"/>
      <w:r w:rsidR="002200BD">
        <w:rPr>
          <w:highlight w:val="white"/>
        </w:rPr>
        <w:t>derefereing</w:t>
      </w:r>
      <w:proofErr w:type="spellEnd"/>
      <w:r w:rsidR="002200BD">
        <w:rPr>
          <w:highlight w:val="white"/>
        </w:rPr>
        <w:t xml:space="preserve">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proofErr w:type="gramStart"/>
      <w:r>
        <w:rPr>
          <w:highlight w:val="white"/>
        </w:rPr>
        <w:t>Similar to</w:t>
      </w:r>
      <w:proofErr w:type="gramEnd"/>
      <w:r>
        <w:rPr>
          <w:highlight w:val="white"/>
        </w:rPr>
        <w:t xml:space="preserve">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 xml:space="preserve">point operations are in fact mush </w:t>
      </w:r>
      <w:proofErr w:type="spellStart"/>
      <w:r>
        <w:rPr>
          <w:highlight w:val="white"/>
        </w:rPr>
        <w:t>simplier</w:t>
      </w:r>
      <w:proofErr w:type="spellEnd"/>
      <w:r>
        <w:rPr>
          <w:highlight w:val="white"/>
        </w:rPr>
        <w:t xml:space="preserve">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w:t>
      </w:r>
      <w:proofErr w:type="gramStart"/>
      <w:r>
        <w:rPr>
          <w:highlight w:val="white"/>
        </w:rPr>
        <w:t>symbol, since</w:t>
      </w:r>
      <w:proofErr w:type="gramEnd"/>
      <w:r>
        <w:rPr>
          <w:highlight w:val="white"/>
        </w:rPr>
        <w:t xml:space="preserv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lastRenderedPageBreak/>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lastRenderedPageBreak/>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 xml:space="preserve">loading the base address of the symbol to the integral storage. Then we add its </w:t>
      </w:r>
      <w:proofErr w:type="gramStart"/>
      <w:r w:rsidR="00631791">
        <w:rPr>
          <w:highlight w:val="white"/>
        </w:rPr>
        <w:t>offset, unless</w:t>
      </w:r>
      <w:proofErr w:type="gramEnd"/>
      <w:r w:rsidR="00631791">
        <w:rPr>
          <w:highlight w:val="white"/>
        </w:rPr>
        <w:t xml:space="preserve">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lastRenderedPageBreak/>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 xml:space="preserve">because we </w:t>
      </w:r>
      <w:proofErr w:type="gramStart"/>
      <w:r w:rsidR="009845E6">
        <w:rPr>
          <w:highlight w:val="white"/>
        </w:rPr>
        <w:t>have to</w:t>
      </w:r>
      <w:proofErr w:type="gramEnd"/>
      <w:r w:rsidR="009845E6">
        <w:rPr>
          <w:highlight w:val="white"/>
        </w:rPr>
        <w:t xml:space="preserve">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w:t>
      </w:r>
      <w:proofErr w:type="spellStart"/>
      <w:r>
        <w:rPr>
          <w:highlight w:val="white"/>
        </w:rPr>
        <w:t>opf</w:t>
      </w:r>
      <w:proofErr w:type="spellEnd"/>
      <w:r>
        <w:rPr>
          <w:highlight w:val="white"/>
        </w:rPr>
        <w:t xml:space="preserve">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 xml:space="preserve">If the symbol is a temporary variable, we store </w:t>
      </w:r>
      <w:proofErr w:type="gramStart"/>
      <w:r>
        <w:rPr>
          <w:highlight w:val="white"/>
        </w:rPr>
        <w:t>it</w:t>
      </w:r>
      <w:r w:rsidR="004F2926">
        <w:rPr>
          <w:highlight w:val="white"/>
        </w:rPr>
        <w:t>s</w:t>
      </w:r>
      <w:proofErr w:type="gramEnd"/>
      <w:r>
        <w:rPr>
          <w:highlight w:val="white"/>
        </w:rPr>
        <w:t xml:space="preserve"> value in a register. </w:t>
      </w:r>
      <w:r w:rsidR="003E5B2E">
        <w:rPr>
          <w:highlight w:val="white"/>
        </w:rPr>
        <w:t xml:space="preserve"> However, we cannot store the value directly in a register. Therefore, </w:t>
      </w:r>
      <w:r w:rsidR="00010BA1">
        <w:rPr>
          <w:highlight w:val="white"/>
        </w:rPr>
        <w:t xml:space="preserve">we pop or top the value to the integral </w:t>
      </w:r>
      <w:proofErr w:type="gramStart"/>
      <w:r w:rsidR="00010BA1">
        <w:rPr>
          <w:highlight w:val="white"/>
        </w:rPr>
        <w:t>storage, and</w:t>
      </w:r>
      <w:proofErr w:type="gramEnd"/>
      <w:r w:rsidR="00010BA1">
        <w:rPr>
          <w:highlight w:val="white"/>
        </w:rPr>
        <w:t xml:space="preserve"> loads the value from there into the register.</w:t>
      </w:r>
    </w:p>
    <w:p w14:paraId="1905D19E" w14:textId="17D19FC9" w:rsidR="00530CE4" w:rsidRPr="00530CE4" w:rsidRDefault="00530CE4" w:rsidP="00530CE4">
      <w:pPr>
        <w:pStyle w:val="Code"/>
        <w:rPr>
          <w:highlight w:val="white"/>
        </w:rPr>
      </w:pPr>
      <w:r w:rsidRPr="00530CE4">
        <w:rPr>
          <w:highlight w:val="white"/>
        </w:rPr>
        <w:lastRenderedPageBreak/>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t>If the target size is eight byt</w:t>
      </w:r>
      <w:r w:rsidR="00413CD3">
        <w:rPr>
          <w:highlight w:val="white"/>
        </w:rPr>
        <w:t>es, we have a special case.</w:t>
      </w:r>
      <w:r w:rsidR="00B20D15">
        <w:rPr>
          <w:highlight w:val="white"/>
        </w:rPr>
        <w:t xml:space="preserve"> We need to load the mask to a </w:t>
      </w:r>
      <w:proofErr w:type="gramStart"/>
      <w:r w:rsidR="00B20D15">
        <w:rPr>
          <w:highlight w:val="white"/>
        </w:rPr>
        <w:t>register, and</w:t>
      </w:r>
      <w:proofErr w:type="gramEnd"/>
      <w:r w:rsidR="00B20D15">
        <w:rPr>
          <w:highlight w:val="white"/>
        </w:rPr>
        <w:t xml:space="preserve">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lastRenderedPageBreak/>
        <w:t xml:space="preserve">If both the source type and target type is signed, we need to preserve the signed status </w:t>
      </w:r>
      <w:proofErr w:type="spellStart"/>
      <w:r>
        <w:rPr>
          <w:highlight w:val="white"/>
        </w:rPr>
        <w:t>throught</w:t>
      </w:r>
      <w:proofErr w:type="spellEnd"/>
      <w:r>
        <w:rPr>
          <w:highlight w:val="white"/>
        </w:rPr>
        <w:t xml:space="preserve">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w:t>
      </w:r>
      <w:proofErr w:type="gramStart"/>
      <w:r w:rsidR="00116411">
        <w:rPr>
          <w:highlight w:val="white"/>
        </w:rPr>
        <w:t>holds</w:t>
      </w:r>
      <w:proofErr w:type="gramEnd"/>
      <w:r w:rsidR="00116411">
        <w:rPr>
          <w:highlight w:val="white"/>
        </w:rPr>
        <w:t xml:space="preserve">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lastRenderedPageBreak/>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 xml:space="preserve">In this way, is the value of the address symbol of the struct or union stored in the </w:t>
      </w:r>
      <w:proofErr w:type="gramStart"/>
      <w:r w:rsidR="008801EC">
        <w:rPr>
          <w:highlight w:val="white"/>
        </w:rPr>
        <w:t>track, and</w:t>
      </w:r>
      <w:proofErr w:type="gramEnd"/>
      <w:r w:rsidR="008801EC">
        <w:rPr>
          <w:highlight w:val="white"/>
        </w:rPr>
        <w:t xml:space="preserve">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w:t>
      </w:r>
      <w:proofErr w:type="spellStart"/>
      <w:r w:rsidR="002E5628">
        <w:rPr>
          <w:highlight w:val="white"/>
        </w:rPr>
        <w:t>count</w:t>
      </w:r>
      <w:proofErr w:type="spellEnd"/>
      <w:r w:rsidR="002E5628">
        <w:rPr>
          <w:highlight w:val="white"/>
        </w:rPr>
        <w:t xml:space="preserve">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 xml:space="preserve">We start by loading the size of the data block into the </w:t>
      </w:r>
      <w:proofErr w:type="spellStart"/>
      <w:r>
        <w:rPr>
          <w:highlight w:val="white"/>
        </w:rPr>
        <w:t>count</w:t>
      </w:r>
      <w:proofErr w:type="spellEnd"/>
      <w:r>
        <w:rPr>
          <w:highlight w:val="white"/>
        </w:rPr>
        <w:t xml:space="preserve">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lastRenderedPageBreak/>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 xml:space="preserve">We decrement the </w:t>
      </w:r>
      <w:proofErr w:type="spellStart"/>
      <w:r>
        <w:rPr>
          <w:highlight w:val="white"/>
        </w:rPr>
        <w:t>count</w:t>
      </w:r>
      <w:proofErr w:type="spellEnd"/>
      <w:r>
        <w:rPr>
          <w:highlight w:val="white"/>
        </w:rPr>
        <w:t xml:space="preserve">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 xml:space="preserve">If the </w:t>
      </w:r>
      <w:proofErr w:type="spellStart"/>
      <w:r>
        <w:rPr>
          <w:highlight w:val="white"/>
        </w:rPr>
        <w:t>count</w:t>
      </w:r>
      <w:proofErr w:type="spellEnd"/>
      <w:r>
        <w:rPr>
          <w:highlight w:val="white"/>
        </w:rPr>
        <w:t xml:space="preserve"> register does not </w:t>
      </w:r>
      <w:proofErr w:type="spellStart"/>
      <w:r>
        <w:rPr>
          <w:highlight w:val="white"/>
        </w:rPr>
        <w:t>euqla</w:t>
      </w:r>
      <w:proofErr w:type="spellEnd"/>
      <w:r>
        <w:rPr>
          <w:highlight w:val="white"/>
        </w:rPr>
        <w:t xml:space="preserve">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77777777" w:rsidR="006A0C3D" w:rsidRPr="006A0C3D" w:rsidRDefault="006A0C3D" w:rsidP="006A0C3D">
      <w:pPr>
        <w:pStyle w:val="Code"/>
        <w:rPr>
          <w:highlight w:val="white"/>
        </w:rPr>
      </w:pPr>
      <w:r w:rsidRPr="006A0C3D">
        <w:rPr>
          <w:highlight w:val="white"/>
        </w:rPr>
        <w:t xml:space="preserve">                      "Initializerialize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77777777" w:rsidR="006A0C3D" w:rsidRPr="006A0C3D" w:rsidRDefault="006A0C3D" w:rsidP="006A0C3D">
      <w:pPr>
        <w:pStyle w:val="Code"/>
        <w:rPr>
          <w:highlight w:val="white"/>
        </w:rPr>
      </w:pPr>
      <w:r w:rsidRPr="006A0C3D">
        <w:rPr>
          <w:highlight w:val="white"/>
        </w:rPr>
        <w:t xml:space="preserve">                        "Initializerialize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7777777" w:rsidR="006A0C3D" w:rsidRPr="006A0C3D" w:rsidRDefault="006A0C3D" w:rsidP="006A0C3D">
      <w:pPr>
        <w:pStyle w:val="Code"/>
        <w:rPr>
          <w:highlight w:val="white"/>
        </w:rPr>
      </w:pPr>
      <w:r w:rsidRPr="006A0C3D">
        <w:rPr>
          <w:highlight w:val="white"/>
        </w:rPr>
        <w:t xml:space="preserve">                        "Initializerialize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77777777" w:rsidR="006A0C3D" w:rsidRPr="006A0C3D" w:rsidRDefault="006A0C3D" w:rsidP="006A0C3D">
      <w:pPr>
        <w:pStyle w:val="Code"/>
        <w:rPr>
          <w:highlight w:val="white"/>
        </w:rPr>
      </w:pPr>
      <w:r w:rsidRPr="006A0C3D">
        <w:rPr>
          <w:highlight w:val="white"/>
        </w:rPr>
        <w:t xml:space="preserve">                      "Initializerialize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5719D013"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lastRenderedPageBreak/>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2E9E6500" w14:textId="77777777" w:rsidR="00B4734E" w:rsidRPr="00B4734E" w:rsidRDefault="00B4734E" w:rsidP="00B4734E">
      <w:pPr>
        <w:pStyle w:val="Code"/>
        <w:rPr>
          <w:highlight w:val="white"/>
        </w:rPr>
      </w:pPr>
      <w:r w:rsidRPr="00B4734E">
        <w:rPr>
          <w:highlight w:val="white"/>
        </w:rPr>
        <w:t xml:space="preserve">    public static void ArgumentCodeList() {</w:t>
      </w:r>
    </w:p>
    <w:p w14:paraId="0D957410" w14:textId="77777777" w:rsidR="00B4734E" w:rsidRPr="00B4734E" w:rsidRDefault="00B4734E" w:rsidP="00B4734E">
      <w:pPr>
        <w:pStyle w:val="Code"/>
        <w:rPr>
          <w:highlight w:val="white"/>
        </w:rPr>
      </w:pPr>
      <w:r w:rsidRPr="00B4734E">
        <w:rPr>
          <w:highlight w:val="white"/>
        </w:rPr>
        <w:t xml:space="preserve">      List&lt;AssemblyCode&gt; assemblyCodeList = new List&lt;AssemblyCode&gt;();</w:t>
      </w:r>
    </w:p>
    <w:p w14:paraId="39925318" w14:textId="77777777" w:rsidR="00B4734E" w:rsidRPr="00B4734E" w:rsidRDefault="00B4734E" w:rsidP="00B4734E">
      <w:pPr>
        <w:pStyle w:val="Code"/>
        <w:rPr>
          <w:highlight w:val="white"/>
        </w:rPr>
      </w:pPr>
    </w:p>
    <w:p w14:paraId="3D8A8BEC" w14:textId="77777777" w:rsidR="00B4734E" w:rsidRPr="00B4734E" w:rsidRDefault="00B4734E" w:rsidP="00B4734E">
      <w:pPr>
        <w:pStyle w:val="Code"/>
        <w:rPr>
          <w:highlight w:val="white"/>
        </w:rPr>
      </w:pPr>
      <w:r w:rsidRPr="00B4734E">
        <w:rPr>
          <w:highlight w:val="white"/>
        </w:rPr>
        <w:t xml:space="preserve">      if (Start.Linux) {</w:t>
      </w:r>
    </w:p>
    <w:p w14:paraId="0726AC2A" w14:textId="77777777" w:rsidR="00B4734E" w:rsidRPr="00B4734E" w:rsidRDefault="00B4734E" w:rsidP="00B4734E">
      <w:pPr>
        <w:pStyle w:val="Code"/>
        <w:rPr>
          <w:highlight w:val="white"/>
        </w:rPr>
      </w:pPr>
      <w:r w:rsidRPr="00B4734E">
        <w:rPr>
          <w:highlight w:val="white"/>
        </w:rPr>
        <w:t xml:space="preserve">        AddAssemblyCode(assemblyCodeList, AssemblyOperator.comment,</w:t>
      </w:r>
    </w:p>
    <w:p w14:paraId="71A7690C" w14:textId="77777777" w:rsidR="00B4734E" w:rsidRPr="00B4734E" w:rsidRDefault="00B4734E" w:rsidP="00B4734E">
      <w:pPr>
        <w:pStyle w:val="Code"/>
        <w:rPr>
          <w:highlight w:val="white"/>
        </w:rPr>
      </w:pPr>
      <w:r w:rsidRPr="00B4734E">
        <w:rPr>
          <w:highlight w:val="white"/>
        </w:rPr>
        <w:t xml:space="preserve">                        "Initializerialize Command Line Arguments");</w:t>
      </w:r>
    </w:p>
    <w:p w14:paraId="3E75EE7D" w14:textId="77777777" w:rsidR="00B4734E" w:rsidRPr="00B4734E" w:rsidRDefault="00B4734E" w:rsidP="00B4734E">
      <w:pPr>
        <w:pStyle w:val="Code"/>
        <w:rPr>
          <w:highlight w:val="white"/>
        </w:rPr>
      </w:pPr>
      <w:r w:rsidRPr="00B4734E">
        <w:rPr>
          <w:highlight w:val="white"/>
        </w:rPr>
        <w:t xml:space="preserve">        AddAssemblyCode(assemblyCodeList, AssemblyOperator.pop, Register.rbx);</w:t>
      </w:r>
    </w:p>
    <w:p w14:paraId="4D4B1870"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4F55129" w14:textId="77777777" w:rsidR="00B4734E" w:rsidRPr="00B4734E" w:rsidRDefault="00B4734E" w:rsidP="00B4734E">
      <w:pPr>
        <w:pStyle w:val="Code"/>
        <w:rPr>
          <w:highlight w:val="white"/>
        </w:rPr>
      </w:pPr>
      <w:r w:rsidRPr="00B4734E">
        <w:rPr>
          <w:highlight w:val="white"/>
        </w:rPr>
        <w:t xml:space="preserve">                        Register.rax, Register.rbx);</w:t>
      </w:r>
    </w:p>
    <w:p w14:paraId="62376EE1"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3A5978B" w14:textId="77777777" w:rsidR="00B4734E" w:rsidRPr="00B4734E" w:rsidRDefault="00B4734E" w:rsidP="00B4734E">
      <w:pPr>
        <w:pStyle w:val="Code"/>
        <w:rPr>
          <w:highlight w:val="white"/>
        </w:rPr>
      </w:pPr>
      <w:r w:rsidRPr="00B4734E">
        <w:rPr>
          <w:highlight w:val="white"/>
        </w:rPr>
        <w:t xml:space="preserve">                        Register.rdx, Register.rbp);</w:t>
      </w:r>
    </w:p>
    <w:p w14:paraId="02B34EE5" w14:textId="77777777" w:rsidR="00B4734E" w:rsidRPr="00B4734E" w:rsidRDefault="00B4734E" w:rsidP="00B4734E">
      <w:pPr>
        <w:pStyle w:val="Code"/>
        <w:rPr>
          <w:highlight w:val="white"/>
        </w:rPr>
      </w:pPr>
    </w:p>
    <w:p w14:paraId="33E65ECA"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27CF3CAF" w14:textId="77777777" w:rsidR="00B4734E" w:rsidRPr="00B4734E" w:rsidRDefault="00B4734E" w:rsidP="00B4734E">
      <w:pPr>
        <w:pStyle w:val="Code"/>
        <w:rPr>
          <w:highlight w:val="white"/>
        </w:rPr>
      </w:pPr>
      <w:r w:rsidRPr="00B4734E">
        <w:rPr>
          <w:highlight w:val="white"/>
        </w:rPr>
        <w:t xml:space="preserve">                        "$args$loop");</w:t>
      </w:r>
    </w:p>
    <w:p w14:paraId="5457D320"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484B4C64" w14:textId="77777777" w:rsidR="00B4734E" w:rsidRPr="00B4734E" w:rsidRDefault="00B4734E" w:rsidP="00B4734E">
      <w:pPr>
        <w:pStyle w:val="Code"/>
        <w:rPr>
          <w:highlight w:val="white"/>
        </w:rPr>
      </w:pPr>
      <w:r w:rsidRPr="00B4734E">
        <w:rPr>
          <w:highlight w:val="white"/>
        </w:rPr>
        <w:t xml:space="preserve">                        Register.rbx, BigInteger.Zero);</w:t>
      </w:r>
    </w:p>
    <w:p w14:paraId="0BBE6309"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1EA076B" w14:textId="77777777" w:rsidR="00B4734E" w:rsidRPr="00B4734E" w:rsidRDefault="00B4734E" w:rsidP="00B4734E">
      <w:pPr>
        <w:pStyle w:val="Code"/>
        <w:rPr>
          <w:highlight w:val="white"/>
        </w:rPr>
      </w:pPr>
      <w:r w:rsidRPr="00B4734E">
        <w:rPr>
          <w:highlight w:val="white"/>
        </w:rPr>
        <w:t xml:space="preserve">                        null, null, "$args$exit");</w:t>
      </w:r>
    </w:p>
    <w:p w14:paraId="2A2B61B9" w14:textId="77777777" w:rsidR="00B4734E" w:rsidRPr="00B4734E" w:rsidRDefault="00B4734E" w:rsidP="00B4734E">
      <w:pPr>
        <w:pStyle w:val="Code"/>
        <w:rPr>
          <w:highlight w:val="white"/>
        </w:rPr>
      </w:pPr>
    </w:p>
    <w:p w14:paraId="5D50C57B" w14:textId="77777777" w:rsidR="00B4734E" w:rsidRPr="00B4734E" w:rsidRDefault="00B4734E" w:rsidP="00B4734E">
      <w:pPr>
        <w:pStyle w:val="Code"/>
        <w:rPr>
          <w:highlight w:val="white"/>
        </w:rPr>
      </w:pPr>
      <w:r w:rsidRPr="00B4734E">
        <w:rPr>
          <w:highlight w:val="white"/>
        </w:rPr>
        <w:t xml:space="preserve">        AddAssemblyCode(assemblyCodeList, AssemblyOperator.pop, Register.rsi);</w:t>
      </w:r>
    </w:p>
    <w:p w14:paraId="7EB4E04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C0C6FB5" w14:textId="77777777" w:rsidR="00B4734E" w:rsidRPr="00B4734E" w:rsidRDefault="00B4734E" w:rsidP="00B4734E">
      <w:pPr>
        <w:pStyle w:val="Code"/>
        <w:rPr>
          <w:highlight w:val="white"/>
        </w:rPr>
      </w:pPr>
      <w:r w:rsidRPr="00B4734E">
        <w:rPr>
          <w:highlight w:val="white"/>
        </w:rPr>
        <w:t xml:space="preserve">                        Register.rbp, 0, Register.rsi);</w:t>
      </w:r>
    </w:p>
    <w:p w14:paraId="04267F40"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53EC5D8A" w14:textId="77777777" w:rsidR="00B4734E" w:rsidRPr="00B4734E" w:rsidRDefault="00B4734E" w:rsidP="00B4734E">
      <w:pPr>
        <w:pStyle w:val="Code"/>
        <w:rPr>
          <w:highlight w:val="white"/>
        </w:rPr>
      </w:pPr>
      <w:r w:rsidRPr="00B4734E">
        <w:rPr>
          <w:highlight w:val="white"/>
        </w:rPr>
        <w:t xml:space="preserve">                        (BigInteger) TypeSize.PointerSize);</w:t>
      </w:r>
    </w:p>
    <w:p w14:paraId="2DCD662E" w14:textId="77777777" w:rsidR="00B4734E" w:rsidRPr="00B4734E" w:rsidRDefault="00B4734E" w:rsidP="00B4734E">
      <w:pPr>
        <w:pStyle w:val="Code"/>
        <w:rPr>
          <w:highlight w:val="white"/>
        </w:rPr>
      </w:pPr>
      <w:r w:rsidRPr="00B4734E">
        <w:rPr>
          <w:highlight w:val="white"/>
        </w:rPr>
        <w:t xml:space="preserve">        AddAssemblyCode(assemblyCodeList, AssemblyOperator.dec, Register.rbx);</w:t>
      </w:r>
    </w:p>
    <w:p w14:paraId="3BD5AD88" w14:textId="77777777" w:rsidR="00B4734E" w:rsidRPr="00B4734E" w:rsidRDefault="00B4734E" w:rsidP="00B4734E">
      <w:pPr>
        <w:pStyle w:val="Code"/>
        <w:rPr>
          <w:highlight w:val="white"/>
        </w:rPr>
      </w:pPr>
      <w:r w:rsidRPr="00B4734E">
        <w:rPr>
          <w:highlight w:val="white"/>
        </w:rPr>
        <w:lastRenderedPageBreak/>
        <w:t xml:space="preserve">        AddAssemblyCode(assemblyCodeList, AssemblyOperator.jmp,</w:t>
      </w:r>
    </w:p>
    <w:p w14:paraId="0F6F0470" w14:textId="77777777" w:rsidR="00B4734E" w:rsidRPr="00B4734E" w:rsidRDefault="00B4734E" w:rsidP="00B4734E">
      <w:pPr>
        <w:pStyle w:val="Code"/>
        <w:rPr>
          <w:highlight w:val="white"/>
        </w:rPr>
      </w:pPr>
      <w:r w:rsidRPr="00B4734E">
        <w:rPr>
          <w:highlight w:val="white"/>
        </w:rPr>
        <w:t xml:space="preserve">                        null, null, "$args$loop");</w:t>
      </w:r>
    </w:p>
    <w:p w14:paraId="310A01D9" w14:textId="77777777" w:rsidR="00B4734E" w:rsidRPr="00B4734E" w:rsidRDefault="00B4734E" w:rsidP="00B4734E">
      <w:pPr>
        <w:pStyle w:val="Code"/>
        <w:rPr>
          <w:highlight w:val="white"/>
        </w:rPr>
      </w:pPr>
    </w:p>
    <w:p w14:paraId="67F5AE68" w14:textId="77777777" w:rsidR="00B4734E" w:rsidRPr="00B4734E" w:rsidRDefault="00B4734E" w:rsidP="00B4734E">
      <w:pPr>
        <w:pStyle w:val="Code"/>
        <w:rPr>
          <w:highlight w:val="white"/>
        </w:rPr>
      </w:pPr>
      <w:r w:rsidRPr="00B4734E">
        <w:rPr>
          <w:highlight w:val="white"/>
        </w:rPr>
        <w:t xml:space="preserve">        AddAssemblyCode(assemblyCodeList, AssemblyOperator.label,</w:t>
      </w:r>
    </w:p>
    <w:p w14:paraId="5730BE0C" w14:textId="77777777" w:rsidR="00B4734E" w:rsidRPr="00B4734E" w:rsidRDefault="00B4734E" w:rsidP="00B4734E">
      <w:pPr>
        <w:pStyle w:val="Code"/>
        <w:rPr>
          <w:highlight w:val="white"/>
        </w:rPr>
      </w:pPr>
      <w:r w:rsidRPr="00B4734E">
        <w:rPr>
          <w:highlight w:val="white"/>
        </w:rPr>
        <w:t xml:space="preserve">                        "$args$exit");</w:t>
      </w:r>
    </w:p>
    <w:p w14:paraId="03F7AC47" w14:textId="77777777" w:rsidR="00B4734E" w:rsidRPr="00B4734E" w:rsidRDefault="00B4734E" w:rsidP="00B4734E">
      <w:pPr>
        <w:pStyle w:val="Code"/>
        <w:rPr>
          <w:highlight w:val="white"/>
        </w:rPr>
      </w:pPr>
      <w:r w:rsidRPr="00B4734E">
        <w:rPr>
          <w:highlight w:val="white"/>
        </w:rPr>
        <w:t xml:space="preserve">        AddAssemblyCode(assemblyCodeList, AssemblyOperator.mov_qword,</w:t>
      </w:r>
    </w:p>
    <w:p w14:paraId="4F98D212" w14:textId="77777777" w:rsidR="00B4734E" w:rsidRPr="00B4734E" w:rsidRDefault="00B4734E" w:rsidP="00B4734E">
      <w:pPr>
        <w:pStyle w:val="Code"/>
        <w:rPr>
          <w:highlight w:val="white"/>
        </w:rPr>
      </w:pPr>
      <w:r w:rsidRPr="00B4734E">
        <w:rPr>
          <w:highlight w:val="white"/>
        </w:rPr>
        <w:t xml:space="preserve">                        Register.rbp, 0, BigInteger.Zero);</w:t>
      </w:r>
    </w:p>
    <w:p w14:paraId="34BFD1CF" w14:textId="77777777" w:rsidR="00B4734E" w:rsidRPr="00B4734E" w:rsidRDefault="00B4734E" w:rsidP="00B4734E">
      <w:pPr>
        <w:pStyle w:val="Code"/>
        <w:rPr>
          <w:highlight w:val="white"/>
        </w:rPr>
      </w:pPr>
      <w:r w:rsidRPr="00B4734E">
        <w:rPr>
          <w:highlight w:val="white"/>
        </w:rPr>
        <w:t xml:space="preserve">        AddAssemblyCode(assemblyCodeList, AssemblyOperator.add, Register.rbp,</w:t>
      </w:r>
    </w:p>
    <w:p w14:paraId="3DE0C0CD" w14:textId="77777777" w:rsidR="00B4734E" w:rsidRPr="00B4734E" w:rsidRDefault="00B4734E" w:rsidP="00B4734E">
      <w:pPr>
        <w:pStyle w:val="Code"/>
        <w:rPr>
          <w:highlight w:val="white"/>
        </w:rPr>
      </w:pPr>
      <w:r w:rsidRPr="00B4734E">
        <w:rPr>
          <w:highlight w:val="white"/>
        </w:rPr>
        <w:t xml:space="preserve">                        (BigInteger) TypeSize.PointerSize);</w:t>
      </w:r>
    </w:p>
    <w:p w14:paraId="725140B3"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322C1721" w14:textId="77777777" w:rsidR="00B4734E" w:rsidRPr="00B4734E" w:rsidRDefault="00B4734E" w:rsidP="00B4734E">
      <w:pPr>
        <w:pStyle w:val="Code"/>
        <w:rPr>
          <w:highlight w:val="white"/>
        </w:rPr>
      </w:pPr>
      <w:r w:rsidRPr="00B4734E">
        <w:rPr>
          <w:highlight w:val="white"/>
        </w:rPr>
        <w:t xml:space="preserve">                        SymbolTable.FunctionHeaderSize, Register.eax);</w:t>
      </w:r>
    </w:p>
    <w:p w14:paraId="60800974" w14:textId="77777777" w:rsidR="00B4734E" w:rsidRPr="00B4734E" w:rsidRDefault="00B4734E" w:rsidP="00B4734E">
      <w:pPr>
        <w:pStyle w:val="Code"/>
        <w:rPr>
          <w:highlight w:val="white"/>
        </w:rPr>
      </w:pPr>
      <w:r w:rsidRPr="00B4734E">
        <w:rPr>
          <w:highlight w:val="white"/>
        </w:rPr>
        <w:t xml:space="preserve">        AddAssemblyCode(assemblyCodeList, AssemblyOperator.mov, Register.rbp,</w:t>
      </w:r>
    </w:p>
    <w:p w14:paraId="2AF79763" w14:textId="77777777" w:rsidR="00B4734E" w:rsidRPr="00B4734E" w:rsidRDefault="00B4734E" w:rsidP="00B4734E">
      <w:pPr>
        <w:pStyle w:val="Code"/>
        <w:rPr>
          <w:highlight w:val="white"/>
        </w:rPr>
      </w:pPr>
      <w:r w:rsidRPr="00B4734E">
        <w:rPr>
          <w:highlight w:val="white"/>
        </w:rPr>
        <w:t xml:space="preserve">                        SymbolTable.FunctionHeaderSize +</w:t>
      </w:r>
    </w:p>
    <w:p w14:paraId="7777682F" w14:textId="77777777" w:rsidR="00B4734E" w:rsidRPr="00B4734E" w:rsidRDefault="00B4734E" w:rsidP="00B4734E">
      <w:pPr>
        <w:pStyle w:val="Code"/>
        <w:rPr>
          <w:highlight w:val="white"/>
        </w:rPr>
      </w:pPr>
      <w:r w:rsidRPr="00B4734E">
        <w:rPr>
          <w:highlight w:val="white"/>
        </w:rPr>
        <w:t xml:space="preserve">                        TypeSize.SignedIntegerSize, Register.rdx);</w:t>
      </w:r>
    </w:p>
    <w:p w14:paraId="3AE4CE42" w14:textId="77777777" w:rsidR="00B4734E" w:rsidRPr="00B4734E" w:rsidRDefault="00B4734E" w:rsidP="00B4734E">
      <w:pPr>
        <w:pStyle w:val="Code"/>
        <w:rPr>
          <w:highlight w:val="white"/>
        </w:rPr>
      </w:pPr>
    </w:p>
    <w:p w14:paraId="76C98520" w14:textId="77777777" w:rsidR="00B4734E" w:rsidRPr="00B4734E" w:rsidRDefault="00B4734E" w:rsidP="00B4734E">
      <w:pPr>
        <w:pStyle w:val="Code"/>
        <w:rPr>
          <w:highlight w:val="white"/>
        </w:rPr>
      </w:pPr>
      <w:r w:rsidRPr="00B4734E">
        <w:rPr>
          <w:highlight w:val="white"/>
        </w:rPr>
        <w:t xml:space="preserve">        List&lt;string&gt; textList = new List&lt;string&gt;();</w:t>
      </w:r>
    </w:p>
    <w:p w14:paraId="2C0523F2" w14:textId="77777777" w:rsidR="00B4734E" w:rsidRPr="00B4734E" w:rsidRDefault="00B4734E" w:rsidP="00B4734E">
      <w:pPr>
        <w:pStyle w:val="Code"/>
        <w:rPr>
          <w:highlight w:val="white"/>
        </w:rPr>
      </w:pPr>
      <w:r w:rsidRPr="00B4734E">
        <w:rPr>
          <w:highlight w:val="white"/>
        </w:rPr>
        <w:t xml:space="preserve">        ISet&lt;string&gt; externSet = new HashSet&lt;string&gt;();</w:t>
      </w:r>
    </w:p>
    <w:p w14:paraId="5C40D68D" w14:textId="67D6949A" w:rsidR="00B4734E" w:rsidRPr="00B4734E" w:rsidRDefault="00B4734E" w:rsidP="00B4734E">
      <w:pPr>
        <w:pStyle w:val="Code"/>
        <w:rPr>
          <w:highlight w:val="white"/>
        </w:rPr>
      </w:pPr>
      <w:r w:rsidRPr="00B4734E">
        <w:rPr>
          <w:highlight w:val="white"/>
        </w:rPr>
        <w:t xml:space="preserve">        AssemblyCodeGenerator.</w:t>
      </w:r>
      <w:r w:rsidR="005873BE">
        <w:rPr>
          <w:highlight w:val="white"/>
        </w:rPr>
        <w:t>LinuxTextList</w:t>
      </w:r>
      <w:r w:rsidRPr="00B4734E">
        <w:rPr>
          <w:highlight w:val="white"/>
        </w:rPr>
        <w:t>(assemblyCodeList, textList, externSet);</w:t>
      </w:r>
    </w:p>
    <w:p w14:paraId="3E73BEAF" w14:textId="77777777" w:rsidR="00B4734E" w:rsidRPr="00B4734E" w:rsidRDefault="00B4734E" w:rsidP="00B4734E">
      <w:pPr>
        <w:pStyle w:val="Code"/>
        <w:rPr>
          <w:highlight w:val="white"/>
        </w:rPr>
      </w:pPr>
      <w:r w:rsidRPr="00B4734E">
        <w:rPr>
          <w:highlight w:val="white"/>
        </w:rPr>
        <w:t xml:space="preserve">        SymbolTable.StaticSet.</w:t>
      </w:r>
    </w:p>
    <w:p w14:paraId="796702C8" w14:textId="77777777" w:rsidR="00B4734E" w:rsidRPr="00B4734E" w:rsidRDefault="00B4734E" w:rsidP="00B4734E">
      <w:pPr>
        <w:pStyle w:val="Code"/>
        <w:rPr>
          <w:highlight w:val="white"/>
        </w:rPr>
      </w:pPr>
      <w:r w:rsidRPr="00B4734E">
        <w:rPr>
          <w:highlight w:val="white"/>
        </w:rPr>
        <w:t xml:space="preserve">          Add(new StaticSymbolLinux(StaticSymbolLinux.TextOrData.Text,</w:t>
      </w:r>
    </w:p>
    <w:p w14:paraId="7FE2B03C" w14:textId="77777777" w:rsidR="00B4734E" w:rsidRPr="00B4734E" w:rsidRDefault="00B4734E" w:rsidP="00B4734E">
      <w:pPr>
        <w:pStyle w:val="Code"/>
        <w:rPr>
          <w:highlight w:val="white"/>
        </w:rPr>
      </w:pPr>
      <w:r w:rsidRPr="00B4734E">
        <w:rPr>
          <w:highlight w:val="white"/>
        </w:rPr>
        <w:t xml:space="preserve">                      AssemblyCodeGenerator.ArgsName, textList, externSet));</w:t>
      </w:r>
    </w:p>
    <w:p w14:paraId="368FD81F" w14:textId="77777777" w:rsidR="00B4734E" w:rsidRPr="00B4734E" w:rsidRDefault="00B4734E" w:rsidP="00B4734E">
      <w:pPr>
        <w:pStyle w:val="Code"/>
        <w:rPr>
          <w:highlight w:val="white"/>
        </w:rPr>
      </w:pPr>
      <w:r w:rsidRPr="00B4734E">
        <w:rPr>
          <w:highlight w:val="white"/>
        </w:rPr>
        <w:t xml:space="preserve">      }</w:t>
      </w:r>
    </w:p>
    <w:p w14:paraId="4762ED83" w14:textId="77777777" w:rsidR="00B4734E" w:rsidRPr="00B4734E" w:rsidRDefault="00B4734E" w:rsidP="00B4734E">
      <w:pPr>
        <w:pStyle w:val="Code"/>
        <w:rPr>
          <w:highlight w:val="white"/>
        </w:rPr>
      </w:pPr>
    </w:p>
    <w:p w14:paraId="393E82AC" w14:textId="77777777" w:rsidR="00B4734E" w:rsidRPr="00B4734E" w:rsidRDefault="00B4734E" w:rsidP="00B4734E">
      <w:pPr>
        <w:pStyle w:val="Code"/>
        <w:rPr>
          <w:highlight w:val="white"/>
        </w:rPr>
      </w:pPr>
      <w:r w:rsidRPr="00B4734E">
        <w:rPr>
          <w:highlight w:val="white"/>
        </w:rPr>
        <w:t xml:space="preserve">      if (Start.Windows) {</w:t>
      </w:r>
    </w:p>
    <w:p w14:paraId="2E27D049"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86E4527" w14:textId="77777777" w:rsidR="00B4734E" w:rsidRPr="00B4734E" w:rsidRDefault="00B4734E" w:rsidP="00B4734E">
      <w:pPr>
        <w:pStyle w:val="Code"/>
        <w:rPr>
          <w:highlight w:val="white"/>
        </w:rPr>
      </w:pPr>
      <w:r w:rsidRPr="00B4734E">
        <w:rPr>
          <w:highlight w:val="white"/>
        </w:rPr>
        <w:t xml:space="preserve">                        Register.si, Register.bp);</w:t>
      </w:r>
    </w:p>
    <w:p w14:paraId="495FD1B1"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BFC5C0C" w14:textId="77777777" w:rsidR="00B4734E" w:rsidRPr="00B4734E" w:rsidRDefault="00B4734E" w:rsidP="00B4734E">
      <w:pPr>
        <w:pStyle w:val="Code"/>
        <w:rPr>
          <w:highlight w:val="white"/>
        </w:rPr>
      </w:pPr>
      <w:r w:rsidRPr="00B4734E">
        <w:rPr>
          <w:highlight w:val="white"/>
        </w:rPr>
        <w:t xml:space="preserve">                        Register.bp, 0, AssemblyCodeGenerator.PathName);</w:t>
      </w:r>
    </w:p>
    <w:p w14:paraId="1B643604"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6E790274" w14:textId="77777777" w:rsidR="00B4734E" w:rsidRPr="00B4734E" w:rsidRDefault="00B4734E" w:rsidP="00B4734E">
      <w:pPr>
        <w:pStyle w:val="Code"/>
        <w:rPr>
          <w:highlight w:val="white"/>
        </w:rPr>
      </w:pPr>
      <w:r w:rsidRPr="00B4734E">
        <w:rPr>
          <w:highlight w:val="white"/>
        </w:rPr>
        <w:t xml:space="preserve">                        Register.bp, (BigInteger) 2);</w:t>
      </w:r>
    </w:p>
    <w:p w14:paraId="33601587"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0826996A" w14:textId="77777777" w:rsidR="00B4734E" w:rsidRPr="00B4734E" w:rsidRDefault="00B4734E" w:rsidP="00B4734E">
      <w:pPr>
        <w:pStyle w:val="Code"/>
        <w:rPr>
          <w:highlight w:val="white"/>
        </w:rPr>
      </w:pPr>
      <w:r w:rsidRPr="00B4734E">
        <w:rPr>
          <w:highlight w:val="white"/>
        </w:rPr>
        <w:t xml:space="preserve">                        Register.ax, BigInteger.One);</w:t>
      </w:r>
    </w:p>
    <w:p w14:paraId="4BD821E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3D9A06DE" w14:textId="77777777" w:rsidR="00B4734E" w:rsidRPr="00B4734E" w:rsidRDefault="00B4734E" w:rsidP="00B4734E">
      <w:pPr>
        <w:pStyle w:val="Code"/>
        <w:rPr>
          <w:highlight w:val="white"/>
        </w:rPr>
      </w:pPr>
      <w:r w:rsidRPr="00B4734E">
        <w:rPr>
          <w:highlight w:val="white"/>
        </w:rPr>
        <w:t xml:space="preserve">                        Register.bx, (BigInteger) 129);</w:t>
      </w:r>
    </w:p>
    <w:p w14:paraId="59064BF6" w14:textId="77777777" w:rsidR="00B4734E" w:rsidRPr="00B4734E" w:rsidRDefault="00B4734E" w:rsidP="00B4734E">
      <w:pPr>
        <w:pStyle w:val="Code"/>
        <w:rPr>
          <w:highlight w:val="white"/>
        </w:rPr>
      </w:pPr>
    </w:p>
    <w:p w14:paraId="619D09FC"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6094FEC8" w14:textId="77777777" w:rsidR="00B4734E" w:rsidRPr="00B4734E" w:rsidRDefault="00B4734E" w:rsidP="00B4734E">
      <w:pPr>
        <w:pStyle w:val="Code"/>
        <w:rPr>
          <w:highlight w:val="white"/>
        </w:rPr>
      </w:pPr>
      <w:r w:rsidRPr="00B4734E">
        <w:rPr>
          <w:highlight w:val="white"/>
        </w:rPr>
        <w:t xml:space="preserve">                        Register.bx, 0, (BigInteger) 32);</w:t>
      </w:r>
    </w:p>
    <w:p w14:paraId="4EFF309F"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2EF9282B" w14:textId="77777777" w:rsidR="00B4734E" w:rsidRPr="00B4734E" w:rsidRDefault="00B4734E" w:rsidP="00B4734E">
      <w:pPr>
        <w:pStyle w:val="Code"/>
        <w:rPr>
          <w:highlight w:val="white"/>
        </w:rPr>
      </w:pPr>
      <w:r w:rsidRPr="00B4734E">
        <w:rPr>
          <w:highlight w:val="white"/>
        </w:rPr>
        <w:t xml:space="preserve">                        null, assemblyCodeList.Count + 5);</w:t>
      </w:r>
    </w:p>
    <w:p w14:paraId="2786BC62"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6F5CF5E" w14:textId="77777777" w:rsidR="00B4734E" w:rsidRPr="00B4734E" w:rsidRDefault="00B4734E" w:rsidP="00B4734E">
      <w:pPr>
        <w:pStyle w:val="Code"/>
        <w:rPr>
          <w:highlight w:val="white"/>
        </w:rPr>
      </w:pPr>
      <w:r w:rsidRPr="00B4734E">
        <w:rPr>
          <w:highlight w:val="white"/>
        </w:rPr>
        <w:t xml:space="preserve">                        Register.bx, 0, (BigInteger) 13);</w:t>
      </w:r>
    </w:p>
    <w:p w14:paraId="4F214C33"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B750E87" w14:textId="77777777" w:rsidR="00B4734E" w:rsidRPr="00B4734E" w:rsidRDefault="00B4734E" w:rsidP="00B4734E">
      <w:pPr>
        <w:pStyle w:val="Code"/>
        <w:rPr>
          <w:highlight w:val="white"/>
        </w:rPr>
      </w:pPr>
      <w:r w:rsidRPr="00B4734E">
        <w:rPr>
          <w:highlight w:val="white"/>
        </w:rPr>
        <w:t xml:space="preserve">                        null, assemblyCodeList.Count + 13);</w:t>
      </w:r>
    </w:p>
    <w:p w14:paraId="64BB2E40"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7BEA4BF3"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6670AF66" w14:textId="77777777" w:rsidR="00B4734E" w:rsidRPr="00B4734E" w:rsidRDefault="00B4734E" w:rsidP="00B4734E">
      <w:pPr>
        <w:pStyle w:val="Code"/>
        <w:rPr>
          <w:highlight w:val="white"/>
        </w:rPr>
      </w:pPr>
      <w:r w:rsidRPr="00B4734E">
        <w:rPr>
          <w:highlight w:val="white"/>
        </w:rPr>
        <w:t xml:space="preserve">                        null, assemblyCodeList.Count - 5);</w:t>
      </w:r>
    </w:p>
    <w:p w14:paraId="0C05BB4B" w14:textId="77777777" w:rsidR="00B4734E" w:rsidRPr="00B4734E" w:rsidRDefault="00B4734E" w:rsidP="00B4734E">
      <w:pPr>
        <w:pStyle w:val="Code"/>
        <w:rPr>
          <w:highlight w:val="white"/>
        </w:rPr>
      </w:pPr>
    </w:p>
    <w:p w14:paraId="52EEDA8D" w14:textId="77777777" w:rsidR="00B4734E" w:rsidRPr="00B4734E" w:rsidRDefault="00B4734E" w:rsidP="00B4734E">
      <w:pPr>
        <w:pStyle w:val="Code"/>
        <w:rPr>
          <w:highlight w:val="white"/>
        </w:rPr>
      </w:pPr>
      <w:r w:rsidRPr="00B4734E">
        <w:rPr>
          <w:highlight w:val="white"/>
        </w:rPr>
        <w:t xml:space="preserve">        AddAssemblyCode(assemblyCodeList, AssemblyOperator.cmp,</w:t>
      </w:r>
    </w:p>
    <w:p w14:paraId="304336CE" w14:textId="77777777" w:rsidR="00B4734E" w:rsidRPr="00B4734E" w:rsidRDefault="00B4734E" w:rsidP="00B4734E">
      <w:pPr>
        <w:pStyle w:val="Code"/>
        <w:rPr>
          <w:highlight w:val="white"/>
        </w:rPr>
      </w:pPr>
      <w:r w:rsidRPr="00B4734E">
        <w:rPr>
          <w:highlight w:val="white"/>
        </w:rPr>
        <w:t xml:space="preserve">                        Register.ax, BigInteger.One);</w:t>
      </w:r>
    </w:p>
    <w:p w14:paraId="1D9A3FAD"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41898439" w14:textId="77777777" w:rsidR="00B4734E" w:rsidRPr="00B4734E" w:rsidRDefault="00B4734E" w:rsidP="00B4734E">
      <w:pPr>
        <w:pStyle w:val="Code"/>
        <w:rPr>
          <w:highlight w:val="white"/>
        </w:rPr>
      </w:pPr>
      <w:r w:rsidRPr="00B4734E">
        <w:rPr>
          <w:highlight w:val="white"/>
        </w:rPr>
        <w:t xml:space="preserve">                        null, assemblyCodeList.Count + 2);</w:t>
      </w:r>
    </w:p>
    <w:p w14:paraId="53A25745"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15FAE6BC" w14:textId="77777777" w:rsidR="00B4734E" w:rsidRPr="00B4734E" w:rsidRDefault="00B4734E" w:rsidP="00B4734E">
      <w:pPr>
        <w:pStyle w:val="Code"/>
        <w:rPr>
          <w:highlight w:val="white"/>
        </w:rPr>
      </w:pPr>
      <w:r w:rsidRPr="00B4734E">
        <w:rPr>
          <w:highlight w:val="white"/>
        </w:rPr>
        <w:t xml:space="preserve">                        Register.bx, 0, BigInteger.Zero);</w:t>
      </w:r>
    </w:p>
    <w:p w14:paraId="557266A7" w14:textId="77777777" w:rsidR="00B4734E" w:rsidRPr="00B4734E" w:rsidRDefault="00B4734E" w:rsidP="00B4734E">
      <w:pPr>
        <w:pStyle w:val="Code"/>
        <w:rPr>
          <w:highlight w:val="white"/>
        </w:rPr>
      </w:pPr>
    </w:p>
    <w:p w14:paraId="20D902E4" w14:textId="77777777" w:rsidR="00B4734E" w:rsidRPr="00B4734E" w:rsidRDefault="00B4734E" w:rsidP="00B4734E">
      <w:pPr>
        <w:pStyle w:val="Code"/>
        <w:rPr>
          <w:highlight w:val="white"/>
        </w:rPr>
      </w:pPr>
      <w:r w:rsidRPr="00B4734E">
        <w:rPr>
          <w:highlight w:val="white"/>
        </w:rPr>
        <w:t xml:space="preserve">        AddAssemblyCode(assemblyCodeList, AssemblyOperator.inc, Register.bx);</w:t>
      </w:r>
    </w:p>
    <w:p w14:paraId="40509FB9" w14:textId="77777777" w:rsidR="00B4734E" w:rsidRPr="00B4734E" w:rsidRDefault="00B4734E" w:rsidP="00B4734E">
      <w:pPr>
        <w:pStyle w:val="Code"/>
        <w:rPr>
          <w:highlight w:val="white"/>
        </w:rPr>
      </w:pPr>
      <w:r w:rsidRPr="00B4734E">
        <w:rPr>
          <w:highlight w:val="white"/>
        </w:rPr>
        <w:t xml:space="preserve">        AddAssemblyCode(assemblyCodeList, AssemblyOperator.cmp_byte,</w:t>
      </w:r>
    </w:p>
    <w:p w14:paraId="700C4D34" w14:textId="77777777" w:rsidR="00B4734E" w:rsidRPr="00B4734E" w:rsidRDefault="00B4734E" w:rsidP="00B4734E">
      <w:pPr>
        <w:pStyle w:val="Code"/>
        <w:rPr>
          <w:highlight w:val="white"/>
        </w:rPr>
      </w:pPr>
      <w:r w:rsidRPr="00B4734E">
        <w:rPr>
          <w:highlight w:val="white"/>
        </w:rPr>
        <w:lastRenderedPageBreak/>
        <w:t xml:space="preserve">                        Register.bx, 0, (BigInteger) 32);</w:t>
      </w:r>
    </w:p>
    <w:p w14:paraId="22FAAB4B" w14:textId="77777777" w:rsidR="00B4734E" w:rsidRPr="00B4734E" w:rsidRDefault="00B4734E" w:rsidP="00B4734E">
      <w:pPr>
        <w:pStyle w:val="Code"/>
        <w:rPr>
          <w:highlight w:val="white"/>
        </w:rPr>
      </w:pPr>
      <w:r w:rsidRPr="00B4734E">
        <w:rPr>
          <w:highlight w:val="white"/>
        </w:rPr>
        <w:t xml:space="preserve">        AddAssemblyCode(assemblyCodeList, AssemblyOperator.je,</w:t>
      </w:r>
    </w:p>
    <w:p w14:paraId="058A2934" w14:textId="77777777" w:rsidR="00B4734E" w:rsidRPr="00B4734E" w:rsidRDefault="00B4734E" w:rsidP="00B4734E">
      <w:pPr>
        <w:pStyle w:val="Code"/>
        <w:rPr>
          <w:highlight w:val="white"/>
        </w:rPr>
      </w:pPr>
      <w:r w:rsidRPr="00B4734E">
        <w:rPr>
          <w:highlight w:val="white"/>
        </w:rPr>
        <w:t xml:space="preserve">                        null, assemblyCodeList.Count - 2);</w:t>
      </w:r>
    </w:p>
    <w:p w14:paraId="205B51E9" w14:textId="77777777" w:rsidR="00B4734E" w:rsidRPr="00B4734E" w:rsidRDefault="00B4734E" w:rsidP="00B4734E">
      <w:pPr>
        <w:pStyle w:val="Code"/>
        <w:rPr>
          <w:highlight w:val="white"/>
        </w:rPr>
      </w:pPr>
      <w:r w:rsidRPr="00B4734E">
        <w:rPr>
          <w:highlight w:val="white"/>
        </w:rPr>
        <w:t xml:space="preserve">    </w:t>
      </w:r>
    </w:p>
    <w:p w14:paraId="6A621CF3"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50FD9727" w14:textId="77777777" w:rsidR="00B4734E" w:rsidRPr="00B4734E" w:rsidRDefault="00B4734E" w:rsidP="00B4734E">
      <w:pPr>
        <w:pStyle w:val="Code"/>
        <w:rPr>
          <w:highlight w:val="white"/>
        </w:rPr>
      </w:pPr>
      <w:r w:rsidRPr="00B4734E">
        <w:rPr>
          <w:highlight w:val="white"/>
        </w:rPr>
        <w:t xml:space="preserve">                        Register.bp, 0, Register.bx);</w:t>
      </w:r>
    </w:p>
    <w:p w14:paraId="2B9C9D31"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32473B77" w14:textId="77777777" w:rsidR="00B4734E" w:rsidRPr="00B4734E" w:rsidRDefault="00B4734E" w:rsidP="00B4734E">
      <w:pPr>
        <w:pStyle w:val="Code"/>
        <w:rPr>
          <w:highlight w:val="white"/>
        </w:rPr>
      </w:pPr>
      <w:r w:rsidRPr="00B4734E">
        <w:rPr>
          <w:highlight w:val="white"/>
        </w:rPr>
        <w:t xml:space="preserve">                        Register.bp, (BigInteger) 2);</w:t>
      </w:r>
    </w:p>
    <w:p w14:paraId="71C115D3" w14:textId="77777777" w:rsidR="00B4734E" w:rsidRPr="00B4734E" w:rsidRDefault="00B4734E" w:rsidP="00B4734E">
      <w:pPr>
        <w:pStyle w:val="Code"/>
        <w:rPr>
          <w:highlight w:val="white"/>
        </w:rPr>
      </w:pPr>
      <w:r w:rsidRPr="00B4734E">
        <w:rPr>
          <w:highlight w:val="white"/>
        </w:rPr>
        <w:t xml:space="preserve">        AddAssemblyCode(assemblyCodeList, AssemblyOperator.inc, Register.ax);</w:t>
      </w:r>
    </w:p>
    <w:p w14:paraId="176F3871" w14:textId="77777777" w:rsidR="00B4734E" w:rsidRPr="00B4734E" w:rsidRDefault="00B4734E" w:rsidP="00B4734E">
      <w:pPr>
        <w:pStyle w:val="Code"/>
        <w:rPr>
          <w:highlight w:val="white"/>
        </w:rPr>
      </w:pPr>
      <w:r w:rsidRPr="00B4734E">
        <w:rPr>
          <w:highlight w:val="white"/>
        </w:rPr>
        <w:t xml:space="preserve">        AddAssemblyCode(assemblyCodeList, AssemblyOperator.jmp,</w:t>
      </w:r>
    </w:p>
    <w:p w14:paraId="20D4F309" w14:textId="77777777" w:rsidR="00B4734E" w:rsidRPr="00B4734E" w:rsidRDefault="00B4734E" w:rsidP="00B4734E">
      <w:pPr>
        <w:pStyle w:val="Code"/>
        <w:rPr>
          <w:highlight w:val="white"/>
        </w:rPr>
      </w:pPr>
      <w:r w:rsidRPr="00B4734E">
        <w:rPr>
          <w:highlight w:val="white"/>
        </w:rPr>
        <w:t xml:space="preserve">                        null, assemblyCodeList.Count - 15);</w:t>
      </w:r>
    </w:p>
    <w:p w14:paraId="247C6BA6" w14:textId="77777777" w:rsidR="00B4734E" w:rsidRPr="00B4734E" w:rsidRDefault="00B4734E" w:rsidP="00B4734E">
      <w:pPr>
        <w:pStyle w:val="Code"/>
        <w:rPr>
          <w:highlight w:val="white"/>
        </w:rPr>
      </w:pPr>
    </w:p>
    <w:p w14:paraId="543A8ECD" w14:textId="77777777" w:rsidR="00B4734E" w:rsidRPr="00B4734E" w:rsidRDefault="00B4734E" w:rsidP="00B4734E">
      <w:pPr>
        <w:pStyle w:val="Code"/>
        <w:rPr>
          <w:highlight w:val="white"/>
        </w:rPr>
      </w:pPr>
      <w:r w:rsidRPr="00B4734E">
        <w:rPr>
          <w:highlight w:val="white"/>
        </w:rPr>
        <w:t xml:space="preserve">        AddAssemblyCode(assemblyCodeList, AssemblyOperator.mov_byte,</w:t>
      </w:r>
    </w:p>
    <w:p w14:paraId="658543F5" w14:textId="77777777" w:rsidR="00B4734E" w:rsidRPr="00B4734E" w:rsidRDefault="00B4734E" w:rsidP="00B4734E">
      <w:pPr>
        <w:pStyle w:val="Code"/>
        <w:rPr>
          <w:highlight w:val="white"/>
        </w:rPr>
      </w:pPr>
      <w:r w:rsidRPr="00B4734E">
        <w:rPr>
          <w:highlight w:val="white"/>
        </w:rPr>
        <w:t xml:space="preserve">                        Register.bx, 0, BigInteger.Zero);</w:t>
      </w:r>
    </w:p>
    <w:p w14:paraId="448D0703" w14:textId="77777777" w:rsidR="00B4734E" w:rsidRPr="00B4734E" w:rsidRDefault="00B4734E" w:rsidP="00B4734E">
      <w:pPr>
        <w:pStyle w:val="Code"/>
        <w:rPr>
          <w:highlight w:val="white"/>
        </w:rPr>
      </w:pPr>
      <w:r w:rsidRPr="00B4734E">
        <w:rPr>
          <w:highlight w:val="white"/>
        </w:rPr>
        <w:t xml:space="preserve">        AddAssemblyCode(assemblyCodeList, AssemblyOperator.mov_word,</w:t>
      </w:r>
    </w:p>
    <w:p w14:paraId="7152E557" w14:textId="77777777" w:rsidR="00B4734E" w:rsidRPr="00B4734E" w:rsidRDefault="00B4734E" w:rsidP="00B4734E">
      <w:pPr>
        <w:pStyle w:val="Code"/>
        <w:rPr>
          <w:highlight w:val="white"/>
        </w:rPr>
      </w:pPr>
      <w:r w:rsidRPr="00B4734E">
        <w:rPr>
          <w:highlight w:val="white"/>
        </w:rPr>
        <w:t xml:space="preserve">                        Register.bp, 0, BigInteger.Zero);</w:t>
      </w:r>
    </w:p>
    <w:p w14:paraId="14351FFD" w14:textId="77777777" w:rsidR="00B4734E" w:rsidRPr="00B4734E" w:rsidRDefault="00B4734E" w:rsidP="00B4734E">
      <w:pPr>
        <w:pStyle w:val="Code"/>
        <w:rPr>
          <w:highlight w:val="white"/>
        </w:rPr>
      </w:pPr>
      <w:r w:rsidRPr="00B4734E">
        <w:rPr>
          <w:highlight w:val="white"/>
        </w:rPr>
        <w:t xml:space="preserve">        AddAssemblyCode(assemblyCodeList, AssemblyOperator.add,</w:t>
      </w:r>
    </w:p>
    <w:p w14:paraId="5518D73E" w14:textId="77777777" w:rsidR="00B4734E" w:rsidRPr="00B4734E" w:rsidRDefault="00B4734E" w:rsidP="00B4734E">
      <w:pPr>
        <w:pStyle w:val="Code"/>
        <w:rPr>
          <w:highlight w:val="white"/>
        </w:rPr>
      </w:pPr>
      <w:r w:rsidRPr="00B4734E">
        <w:rPr>
          <w:highlight w:val="white"/>
        </w:rPr>
        <w:t xml:space="preserve">                        Register.bp, (BigInteger) 2);</w:t>
      </w:r>
    </w:p>
    <w:p w14:paraId="3506576A"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4F545AF1" w14:textId="77777777" w:rsidR="00B4734E" w:rsidRPr="00B4734E" w:rsidRDefault="00B4734E" w:rsidP="00B4734E">
      <w:pPr>
        <w:pStyle w:val="Code"/>
        <w:rPr>
          <w:highlight w:val="white"/>
        </w:rPr>
      </w:pPr>
      <w:r w:rsidRPr="00B4734E">
        <w:rPr>
          <w:highlight w:val="white"/>
        </w:rPr>
        <w:t xml:space="preserve">                        Register.bp, 6, Register.ax);</w:t>
      </w:r>
    </w:p>
    <w:p w14:paraId="7231BCCB" w14:textId="77777777" w:rsidR="00B4734E" w:rsidRPr="00B4734E" w:rsidRDefault="00B4734E" w:rsidP="00B4734E">
      <w:pPr>
        <w:pStyle w:val="Code"/>
        <w:rPr>
          <w:highlight w:val="white"/>
        </w:rPr>
      </w:pPr>
      <w:r w:rsidRPr="00B4734E">
        <w:rPr>
          <w:highlight w:val="white"/>
        </w:rPr>
        <w:t xml:space="preserve">        AddAssemblyCode(assemblyCodeList, AssemblyOperator.mov,</w:t>
      </w:r>
    </w:p>
    <w:p w14:paraId="7924B180" w14:textId="77777777" w:rsidR="00B4734E" w:rsidRPr="00B4734E" w:rsidRDefault="00B4734E" w:rsidP="00B4734E">
      <w:pPr>
        <w:pStyle w:val="Code"/>
        <w:rPr>
          <w:highlight w:val="white"/>
        </w:rPr>
      </w:pPr>
      <w:r w:rsidRPr="00B4734E">
        <w:rPr>
          <w:highlight w:val="white"/>
        </w:rPr>
        <w:t xml:space="preserve">                        Register.bp, 8, Register.si);</w:t>
      </w:r>
    </w:p>
    <w:p w14:paraId="0FBA8226" w14:textId="77777777" w:rsidR="00B4734E" w:rsidRPr="00B4734E" w:rsidRDefault="00B4734E" w:rsidP="00B4734E">
      <w:pPr>
        <w:pStyle w:val="Code"/>
        <w:rPr>
          <w:highlight w:val="white"/>
        </w:rPr>
      </w:pPr>
    </w:p>
    <w:p w14:paraId="011FAF05" w14:textId="77777777" w:rsidR="00B4734E" w:rsidRPr="00B4734E" w:rsidRDefault="00B4734E" w:rsidP="00B4734E">
      <w:pPr>
        <w:pStyle w:val="Code"/>
        <w:rPr>
          <w:highlight w:val="white"/>
        </w:rPr>
      </w:pPr>
      <w:r w:rsidRPr="00B4734E">
        <w:rPr>
          <w:highlight w:val="white"/>
        </w:rPr>
        <w:t xml:space="preserve">        List&lt;byte&gt; byteList = new List&lt;byte&gt;();</w:t>
      </w:r>
    </w:p>
    <w:p w14:paraId="378A03AC" w14:textId="77777777" w:rsidR="00B4734E" w:rsidRPr="00B4734E" w:rsidRDefault="00B4734E" w:rsidP="00B4734E">
      <w:pPr>
        <w:pStyle w:val="Code"/>
        <w:rPr>
          <w:highlight w:val="white"/>
        </w:rPr>
      </w:pPr>
      <w:r w:rsidRPr="00B4734E">
        <w:rPr>
          <w:highlight w:val="white"/>
        </w:rPr>
        <w:t xml:space="preserve">        IDictionary&lt;int, string&gt; accessMap = new Dictionary&lt;int, string&gt;();</w:t>
      </w:r>
    </w:p>
    <w:p w14:paraId="44BBA172" w14:textId="77777777" w:rsidR="00B4734E" w:rsidRPr="00B4734E" w:rsidRDefault="00B4734E" w:rsidP="00B4734E">
      <w:pPr>
        <w:pStyle w:val="Code"/>
        <w:rPr>
          <w:highlight w:val="white"/>
        </w:rPr>
      </w:pPr>
      <w:r w:rsidRPr="00B4734E">
        <w:rPr>
          <w:highlight w:val="white"/>
        </w:rPr>
        <w:t xml:space="preserve">        IDictionary&lt;int, string&gt; callMap = new Dictionary&lt;int, string&gt;();</w:t>
      </w:r>
    </w:p>
    <w:p w14:paraId="6D2D6E0D" w14:textId="77777777" w:rsidR="00B4734E" w:rsidRPr="00B4734E" w:rsidRDefault="00B4734E" w:rsidP="00B4734E">
      <w:pPr>
        <w:pStyle w:val="Code"/>
        <w:rPr>
          <w:highlight w:val="white"/>
        </w:rPr>
      </w:pPr>
      <w:r w:rsidRPr="00B4734E">
        <w:rPr>
          <w:highlight w:val="white"/>
        </w:rPr>
        <w:t xml:space="preserve">        ISet&lt;int&gt; returnSet = new HashSet&lt;int&gt;();</w:t>
      </w:r>
    </w:p>
    <w:p w14:paraId="02E3C82F" w14:textId="77777777" w:rsidR="00B4734E" w:rsidRPr="00B4734E" w:rsidRDefault="00B4734E" w:rsidP="00B4734E">
      <w:pPr>
        <w:pStyle w:val="Code"/>
        <w:rPr>
          <w:highlight w:val="white"/>
        </w:rPr>
      </w:pPr>
      <w:r w:rsidRPr="00B4734E">
        <w:rPr>
          <w:highlight w:val="white"/>
        </w:rPr>
        <w:t xml:space="preserve">        AssemblyCodeGenerator.</w:t>
      </w:r>
    </w:p>
    <w:p w14:paraId="7783766F" w14:textId="77777777" w:rsidR="00B4734E" w:rsidRPr="00B4734E" w:rsidRDefault="00B4734E" w:rsidP="00B4734E">
      <w:pPr>
        <w:pStyle w:val="Code"/>
        <w:rPr>
          <w:highlight w:val="white"/>
        </w:rPr>
      </w:pPr>
      <w:r w:rsidRPr="00B4734E">
        <w:rPr>
          <w:highlight w:val="white"/>
        </w:rPr>
        <w:t xml:space="preserve">          GenerateTargetWindows(assemblyCodeList, byteList,</w:t>
      </w:r>
    </w:p>
    <w:p w14:paraId="0963657C" w14:textId="77777777" w:rsidR="00B4734E" w:rsidRPr="00B4734E" w:rsidRDefault="00B4734E" w:rsidP="00B4734E">
      <w:pPr>
        <w:pStyle w:val="Code"/>
        <w:rPr>
          <w:highlight w:val="white"/>
        </w:rPr>
      </w:pPr>
      <w:r w:rsidRPr="00B4734E">
        <w:rPr>
          <w:highlight w:val="white"/>
        </w:rPr>
        <w:t xml:space="preserve">                                accessMap, callMap, returnSet);</w:t>
      </w:r>
    </w:p>
    <w:p w14:paraId="4538F27B" w14:textId="77777777" w:rsidR="00B4734E" w:rsidRPr="00B4734E" w:rsidRDefault="00B4734E" w:rsidP="00B4734E">
      <w:pPr>
        <w:pStyle w:val="Code"/>
        <w:rPr>
          <w:highlight w:val="white"/>
        </w:rPr>
      </w:pPr>
      <w:r w:rsidRPr="00B4734E">
        <w:rPr>
          <w:highlight w:val="white"/>
        </w:rPr>
        <w:t xml:space="preserve">        StaticSymbol staticSymbol =</w:t>
      </w:r>
    </w:p>
    <w:p w14:paraId="34BB2782" w14:textId="77777777" w:rsidR="00B4734E" w:rsidRPr="00B4734E" w:rsidRDefault="00B4734E" w:rsidP="00B4734E">
      <w:pPr>
        <w:pStyle w:val="Code"/>
        <w:rPr>
          <w:highlight w:val="white"/>
        </w:rPr>
      </w:pPr>
      <w:r w:rsidRPr="00B4734E">
        <w:rPr>
          <w:highlight w:val="white"/>
        </w:rPr>
        <w:t xml:space="preserve">          new StaticSymbolWindows(AssemblyCodeGenerator.ArgsName, byteList,</w:t>
      </w:r>
    </w:p>
    <w:p w14:paraId="0AE7835E" w14:textId="77777777" w:rsidR="00B4734E" w:rsidRPr="00B4734E" w:rsidRDefault="00B4734E" w:rsidP="00B4734E">
      <w:pPr>
        <w:pStyle w:val="Code"/>
        <w:rPr>
          <w:highlight w:val="white"/>
        </w:rPr>
      </w:pPr>
      <w:r w:rsidRPr="00B4734E">
        <w:rPr>
          <w:highlight w:val="white"/>
        </w:rPr>
        <w:t xml:space="preserve">                                  accessMap, callMap, returnSet);</w:t>
      </w:r>
    </w:p>
    <w:p w14:paraId="6EA75828" w14:textId="77777777" w:rsidR="00B4734E" w:rsidRPr="00B4734E" w:rsidRDefault="00B4734E" w:rsidP="00B4734E">
      <w:pPr>
        <w:pStyle w:val="Code"/>
        <w:rPr>
          <w:highlight w:val="white"/>
        </w:rPr>
      </w:pPr>
      <w:r w:rsidRPr="00B4734E">
        <w:rPr>
          <w:highlight w:val="white"/>
        </w:rPr>
        <w:t xml:space="preserve">        SymbolTable.StaticSet.Add(staticSymbol);</w:t>
      </w:r>
    </w:p>
    <w:p w14:paraId="24EDDA6A" w14:textId="77777777" w:rsidR="00B4734E" w:rsidRPr="00B4734E" w:rsidRDefault="00B4734E" w:rsidP="00B4734E">
      <w:pPr>
        <w:pStyle w:val="Code"/>
        <w:rPr>
          <w:highlight w:val="white"/>
        </w:rPr>
      </w:pPr>
      <w:r w:rsidRPr="00B4734E">
        <w:rPr>
          <w:highlight w:val="white"/>
        </w:rPr>
        <w:t xml:space="preserve">      }</w:t>
      </w:r>
    </w:p>
    <w:p w14:paraId="53E0CCEE" w14:textId="77777777" w:rsidR="00B4734E" w:rsidRPr="00B4734E" w:rsidRDefault="00B4734E" w:rsidP="00B4734E">
      <w:pPr>
        <w:pStyle w:val="Code"/>
        <w:rPr>
          <w:highlight w:val="white"/>
        </w:rPr>
      </w:pPr>
      <w:r w:rsidRPr="00B4734E">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lastRenderedPageBreak/>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lastRenderedPageBreak/>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w:t>
      </w:r>
      <w:proofErr w:type="gramStart"/>
      <w:r w:rsidR="00216847">
        <w:rPr>
          <w:highlight w:val="white"/>
        </w:rPr>
        <w:t>are</w:t>
      </w:r>
      <w:proofErr w:type="gramEnd"/>
      <w:r w:rsidR="00216847">
        <w:rPr>
          <w:highlight w:val="white"/>
        </w:rPr>
        <w:t xml:space="preserv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lastRenderedPageBreak/>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77777777" w:rsidR="00710CC3" w:rsidRPr="00710CC3" w:rsidRDefault="00710CC3" w:rsidP="00710CC3">
      <w:pPr>
        <w:pStyle w:val="Code"/>
        <w:rPr>
          <w:highlight w:val="white"/>
        </w:rPr>
      </w:pPr>
      <w:r w:rsidRPr="00710CC3">
        <w:rPr>
          <w:highlight w:val="white"/>
        </w:rPr>
        <w:t xml:space="preserve">        if (assemblyCode.Operator == AssemblyOperator.address_return)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lastRenderedPageBreak/>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 xml:space="preserve">If the instruction is a value definition, we need to </w:t>
      </w:r>
      <w:proofErr w:type="gramStart"/>
      <w:r>
        <w:rPr>
          <w:highlight w:val="white"/>
        </w:rPr>
        <w:t>look into</w:t>
      </w:r>
      <w:proofErr w:type="gramEnd"/>
      <w:r>
        <w:rPr>
          <w:highlight w:val="white"/>
        </w:rPr>
        <w:t xml:space="preserve">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77777777" w:rsidR="007F292F" w:rsidRPr="007F292F" w:rsidRDefault="007F292F" w:rsidP="007F292F">
      <w:pPr>
        <w:pStyle w:val="Code"/>
        <w:rPr>
          <w:highlight w:val="white"/>
        </w:rPr>
      </w:pPr>
      <w:r w:rsidRPr="007F292F">
        <w:rPr>
          <w:highlight w:val="white"/>
        </w:rPr>
        <w:lastRenderedPageBreak/>
        <w:t xml:space="preserve">          else if (assemblyCode.Operator == AssemblyOperator.address_return)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w:t>
      </w:r>
      <w:proofErr w:type="spellStart"/>
      <w:r>
        <w:rPr>
          <w:highlight w:val="white"/>
        </w:rPr>
        <w:t>the</w:t>
      </w:r>
      <w:proofErr w:type="spellEnd"/>
      <w:r>
        <w:rPr>
          <w:highlight w:val="white"/>
        </w:rPr>
        <w:t xml:space="preserv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5841"/>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lastRenderedPageBreak/>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5843" w:name="_Ref418278230"/>
      <w:bookmarkStart w:id="5844" w:name="_Toc481936425"/>
      <w:r w:rsidRPr="00EC76D5">
        <w:t>Base Blocks Generation</w:t>
      </w:r>
      <w:bookmarkEnd w:id="5843"/>
      <w:bookmarkEnd w:id="5844"/>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 xml:space="preserve">The idea is that we shall be able to trust that the registers hold the expected values </w:t>
      </w:r>
      <w:proofErr w:type="spellStart"/>
      <w:r w:rsidR="00A35B8D" w:rsidRPr="00EC76D5">
        <w:t>thorugh</w:t>
      </w:r>
      <w:proofErr w:type="spellEnd"/>
      <w:r w:rsidR="00A35B8D" w:rsidRPr="00EC76D5">
        <w:t xml:space="preserve"> the base block.</w:t>
      </w:r>
      <w:r w:rsidR="001E0C73" w:rsidRPr="00EC76D5">
        <w:t xml:space="preserve"> </w:t>
      </w:r>
      <w:r w:rsidRPr="00EC76D5">
        <w:t xml:space="preserve">In the first step, we </w:t>
      </w:r>
      <w:proofErr w:type="gramStart"/>
      <w:r w:rsidRPr="00EC76D5">
        <w:t>look into</w:t>
      </w:r>
      <w:proofErr w:type="gramEnd"/>
      <w:r w:rsidRPr="00EC76D5">
        <w:t xml:space="preserve">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5845" w:name="_Toc481936426"/>
      <w:r w:rsidRPr="00EC76D5">
        <w:t>Live Sets Generation</w:t>
      </w:r>
      <w:bookmarkEnd w:id="5845"/>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lastRenderedPageBreak/>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5846" w:name="_Toc481936427"/>
      <w:r w:rsidRPr="00EC76D5">
        <w:t>Path Sets</w:t>
      </w:r>
      <w:bookmarkEnd w:id="5846"/>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lastRenderedPageBreak/>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lastRenderedPageBreak/>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lastRenderedPageBreak/>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5847" w:name="_Toc481936428"/>
      <w:r w:rsidRPr="00EC76D5">
        <w:t xml:space="preserve">Removal of </w:t>
      </w:r>
      <w:r w:rsidR="00BA6016" w:rsidRPr="00EC76D5">
        <w:t>Unused Code</w:t>
      </w:r>
      <w:bookmarkEnd w:id="5847"/>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5848" w:name="_Toc481936429"/>
      <w:bookmarkStart w:id="5849" w:name="_Ref419628490"/>
      <w:r w:rsidRPr="00EC76D5">
        <w:lastRenderedPageBreak/>
        <w:t>Object Code Preparation</w:t>
      </w:r>
      <w:bookmarkEnd w:id="5848"/>
    </w:p>
    <w:p w14:paraId="754899A5" w14:textId="0065A2EE" w:rsidR="007E1080" w:rsidRPr="00EC76D5" w:rsidRDefault="001111A0" w:rsidP="00406266">
      <w:pPr>
        <w:pStyle w:val="Rubrik2"/>
      </w:pPr>
      <w:bookmarkStart w:id="5850" w:name="_Toc481936430"/>
      <w:r w:rsidRPr="00EC76D5">
        <w:t>Register</w:t>
      </w:r>
      <w:r w:rsidR="007E1080" w:rsidRPr="00EC76D5">
        <w:t xml:space="preserve"> Preparation</w:t>
      </w:r>
      <w:bookmarkEnd w:id="5850"/>
    </w:p>
    <w:p w14:paraId="5628298D" w14:textId="7AACA180" w:rsidR="00605CC1" w:rsidRPr="00EC76D5" w:rsidRDefault="00D215CA" w:rsidP="00661487">
      <w:pPr>
        <w:pStyle w:val="CodeListing"/>
      </w:pPr>
      <w:proofErr w:type="spellStart"/>
      <w:r w:rsidRPr="00EC76D5">
        <w:t>RegisterPreparator.java</w:t>
      </w:r>
      <w:proofErr w:type="spellEnd"/>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5851" w:name="_Toc481936431"/>
      <w:r w:rsidRPr="00EC76D5">
        <w:lastRenderedPageBreak/>
        <w:t>Register Allocation</w:t>
      </w:r>
      <w:bookmarkEnd w:id="5851"/>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xml:space="preserve">, where we sort the vertices into a list and for each </w:t>
      </w:r>
      <w:proofErr w:type="gramStart"/>
      <w:r w:rsidRPr="00EC76D5">
        <w:t>vertices</w:t>
      </w:r>
      <w:proofErr w:type="gramEnd"/>
      <w:r w:rsidRPr="00EC76D5">
        <w:t xml:space="preserve"> try to found a register not already allocated by any of its neighbors. If we cannot find such </w:t>
      </w:r>
      <w:proofErr w:type="gramStart"/>
      <w:r w:rsidRPr="00EC76D5">
        <w:t>register</w:t>
      </w:r>
      <w:proofErr w:type="gramEnd"/>
      <w:r w:rsidRPr="00EC76D5">
        <w:t xml:space="preserve">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 xml:space="preserve">If the deep search does not </w:t>
      </w:r>
      <w:proofErr w:type="gramStart"/>
      <w:r w:rsidRPr="00EC76D5">
        <w:t>found</w:t>
      </w:r>
      <w:proofErr w:type="gramEnd"/>
      <w:r w:rsidRPr="00EC76D5">
        <w:t xml:space="preserve">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w:t>
      </w:r>
      <w:proofErr w:type="gramStart"/>
      <w:r w:rsidRPr="00EC76D5">
        <w:t>have to</w:t>
      </w:r>
      <w:proofErr w:type="gramEnd"/>
      <w:r w:rsidRPr="00EC76D5">
        <w:t xml:space="preserve"> share we one register and that we have to add store and load instruction for the code to work. When we need to remove an </w:t>
      </w:r>
      <w:proofErr w:type="gramStart"/>
      <w:r w:rsidRPr="00EC76D5">
        <w:t>edge</w:t>
      </w:r>
      <w:proofErr w:type="gramEnd"/>
      <w:r w:rsidRPr="00EC76D5">
        <w:t xml:space="preserv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proofErr w:type="spellStart"/>
      <w:r w:rsidRPr="00EC76D5">
        <w:t>RegisterAllocator.java</w:t>
      </w:r>
      <w:proofErr w:type="spellEnd"/>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5852" w:name="_Toc481936432"/>
      <w:r w:rsidRPr="00EC76D5">
        <w:lastRenderedPageBreak/>
        <w:t>Object</w:t>
      </w:r>
      <w:r w:rsidR="00AD7B52" w:rsidRPr="00EC76D5">
        <w:t xml:space="preserve"> Code Generation</w:t>
      </w:r>
      <w:bookmarkEnd w:id="5849"/>
      <w:bookmarkEnd w:id="5852"/>
    </w:p>
    <w:p w14:paraId="2C63DB5C" w14:textId="60DF0CFB" w:rsidR="008A39BB" w:rsidRPr="00EC76D5" w:rsidRDefault="008A39BB" w:rsidP="008A39BB">
      <w:r w:rsidRPr="00EC76D5">
        <w:t>The object code generation</w:t>
      </w:r>
      <w:r w:rsidRPr="00EC76D5">
        <w:rPr>
          <w:rStyle w:val="Fotnotsreferens"/>
        </w:rPr>
        <w:footnoteReference w:id="9"/>
      </w:r>
      <w:r w:rsidR="00644F00" w:rsidRPr="00EC76D5">
        <w:t xml:space="preserve"> is the …</w:t>
      </w:r>
    </w:p>
    <w:p w14:paraId="0DE33064" w14:textId="06D09017" w:rsidR="00730572" w:rsidRPr="00EC76D5" w:rsidRDefault="00730572" w:rsidP="00730572">
      <w:pPr>
        <w:pStyle w:val="Rubrik2"/>
      </w:pPr>
      <w:bookmarkStart w:id="5853" w:name="_Toc481936433"/>
      <w:r w:rsidRPr="00EC76D5">
        <w:t xml:space="preserve">The </w:t>
      </w:r>
      <w:r w:rsidR="00C339AA" w:rsidRPr="00EC76D5">
        <w:t>Object</w:t>
      </w:r>
      <w:r w:rsidRPr="00EC76D5">
        <w:t xml:space="preserve"> Operator</w:t>
      </w:r>
      <w:bookmarkEnd w:id="5853"/>
    </w:p>
    <w:p w14:paraId="5FC4293E" w14:textId="1F67F37F" w:rsidR="00090F04" w:rsidRPr="00EC76D5" w:rsidRDefault="00946DC7" w:rsidP="00201C51">
      <w:pPr>
        <w:pStyle w:val="CodeHeader"/>
      </w:pPr>
      <w:proofErr w:type="spellStart"/>
      <w:r w:rsidRPr="00EC76D5">
        <w:t>Object</w:t>
      </w:r>
      <w:r w:rsidR="00090F04" w:rsidRPr="00EC76D5">
        <w:t>Operator.java</w:t>
      </w:r>
      <w:proofErr w:type="spellEnd"/>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5854" w:name="_Toc481936434"/>
      <w:r w:rsidRPr="00EC76D5">
        <w:t xml:space="preserve">The </w:t>
      </w:r>
      <w:r w:rsidR="00CA4231" w:rsidRPr="00EC76D5">
        <w:t>Object</w:t>
      </w:r>
      <w:r w:rsidRPr="00EC76D5">
        <w:t xml:space="preserve"> Code</w:t>
      </w:r>
      <w:bookmarkEnd w:id="5854"/>
    </w:p>
    <w:p w14:paraId="6C34442B" w14:textId="191902C7" w:rsidR="00201C51" w:rsidRPr="00EC76D5" w:rsidRDefault="00162AA9" w:rsidP="00201C51">
      <w:pPr>
        <w:pStyle w:val="CodeHeader"/>
      </w:pPr>
      <w:proofErr w:type="spellStart"/>
      <w:r w:rsidRPr="00EC76D5">
        <w:t>ObjectCode</w:t>
      </w:r>
      <w:r w:rsidR="00201C51" w:rsidRPr="00EC76D5">
        <w:t>.java</w:t>
      </w:r>
      <w:proofErr w:type="spellEnd"/>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5855" w:name="_Toc481936435"/>
      <w:r w:rsidRPr="00EC76D5">
        <w:t>Object</w:t>
      </w:r>
      <w:r w:rsidR="00663AEB" w:rsidRPr="00EC76D5">
        <w:t xml:space="preserve"> Code</w:t>
      </w:r>
      <w:r w:rsidR="00884B6D" w:rsidRPr="00EC76D5">
        <w:t xml:space="preserve"> </w:t>
      </w:r>
      <w:r w:rsidRPr="00EC76D5">
        <w:t>Generation</w:t>
      </w:r>
      <w:bookmarkEnd w:id="5855"/>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proofErr w:type="spellStart"/>
            <w:r w:rsidRPr="00EC76D5">
              <w:t>mov_wordX</w:t>
            </w:r>
            <w:proofErr w:type="spellEnd"/>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5856" w:name="_Ref419650505"/>
      <w:bookmarkStart w:id="5857" w:name="_Ref419653264"/>
      <w:bookmarkStart w:id="5858" w:name="_Toc481936436"/>
      <w:r w:rsidRPr="00EC76D5">
        <w:t>Object Code Generation</w:t>
      </w:r>
      <w:bookmarkEnd w:id="5856"/>
      <w:bookmarkEnd w:id="5857"/>
      <w:bookmarkEnd w:id="5858"/>
    </w:p>
    <w:p w14:paraId="0FC6F58B" w14:textId="27666DE9" w:rsidR="001702F3" w:rsidRPr="00EC76D5" w:rsidRDefault="00E72C1B" w:rsidP="002759C1">
      <w:pPr>
        <w:pStyle w:val="CodeListing"/>
      </w:pPr>
      <w:proofErr w:type="spellStart"/>
      <w:r w:rsidRPr="00EC76D5">
        <w:t>ObjectCodeGenerator.java</w:t>
      </w:r>
      <w:proofErr w:type="spellEnd"/>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7DC90AF7" w:rsidR="002759C1" w:rsidRPr="00EC76D5" w:rsidRDefault="002759C1" w:rsidP="002759C1">
      <w:pPr>
        <w:pStyle w:val="Code"/>
      </w:pPr>
      <w:r w:rsidRPr="00EC76D5">
        <w:t xml:space="preserve">    addObjectCode(ObjectOperator.comment, "</w:t>
      </w:r>
      <w:r w:rsidR="002F35C1">
        <w:t>Initializer</w:t>
      </w:r>
      <w:r w:rsidRPr="00EC76D5">
        <w:t>ialize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0AF21710" w:rsidR="002759C1" w:rsidRPr="00EC76D5" w:rsidRDefault="002759C1" w:rsidP="002759C1">
      <w:pPr>
        <w:pStyle w:val="Code"/>
      </w:pPr>
      <w:r w:rsidRPr="00EC76D5">
        <w:t xml:space="preserve">    addObjectCode(ObjectOperator.comment, "</w:t>
      </w:r>
      <w:r w:rsidR="002F35C1">
        <w:t>Initializer</w:t>
      </w:r>
      <w:r w:rsidRPr="00EC76D5">
        <w:t>ialize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2C640982" w:rsidR="002759C1" w:rsidRPr="00EC76D5" w:rsidRDefault="002759C1" w:rsidP="002759C1">
      <w:pPr>
        <w:pStyle w:val="Code"/>
      </w:pPr>
      <w:r w:rsidRPr="00EC76D5">
        <w:t xml:space="preserve">    addObjectCode(ObjectOperator.comment, "</w:t>
      </w:r>
      <w:r w:rsidR="002F35C1">
        <w:t>Initializer</w:t>
      </w:r>
      <w:r w:rsidRPr="00EC76D5">
        <w:t>ialize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2DE737FF" w:rsidR="002759C1" w:rsidRPr="00EC76D5" w:rsidRDefault="002759C1" w:rsidP="002759C1">
      <w:pPr>
        <w:pStyle w:val="Code"/>
      </w:pPr>
      <w:r w:rsidRPr="00EC76D5">
        <w:t xml:space="preserve">    String label1 = Main.SeparatorId + "</w:t>
      </w:r>
      <w:r w:rsidR="002F35C1">
        <w:t>Initializer</w:t>
      </w:r>
      <w:r w:rsidRPr="00EC76D5">
        <w:t>ialize" + Main.SeparatorId + "1",</w:t>
      </w:r>
    </w:p>
    <w:p w14:paraId="2CF75F86" w14:textId="56C9C928" w:rsidR="002759C1" w:rsidRPr="00EC76D5" w:rsidRDefault="002759C1" w:rsidP="002759C1">
      <w:pPr>
        <w:pStyle w:val="Code"/>
      </w:pPr>
      <w:r w:rsidRPr="00EC76D5">
        <w:t xml:space="preserve">           label2 = Main.SeparatorId + "</w:t>
      </w:r>
      <w:r w:rsidR="002F35C1">
        <w:t>Initializer</w:t>
      </w:r>
      <w:r w:rsidRPr="00EC76D5">
        <w:t>ialize" + Main.SeparatorId + "2",</w:t>
      </w:r>
    </w:p>
    <w:p w14:paraId="2918635C" w14:textId="543B9BA3" w:rsidR="002759C1" w:rsidRPr="00EC76D5" w:rsidRDefault="002759C1" w:rsidP="002759C1">
      <w:pPr>
        <w:pStyle w:val="Code"/>
      </w:pPr>
      <w:r w:rsidRPr="00EC76D5">
        <w:t xml:space="preserve">           label3 = Main.SeparatorId + "</w:t>
      </w:r>
      <w:r w:rsidR="002F35C1">
        <w:t>Initializer</w:t>
      </w:r>
      <w:r w:rsidRPr="00EC76D5">
        <w:t>ialize" + Main.SeparatorId + "3",</w:t>
      </w:r>
    </w:p>
    <w:p w14:paraId="27A8856F" w14:textId="49FD81A5" w:rsidR="002759C1" w:rsidRPr="00EC76D5" w:rsidRDefault="002759C1" w:rsidP="002759C1">
      <w:pPr>
        <w:pStyle w:val="Code"/>
      </w:pPr>
      <w:r w:rsidRPr="00EC76D5">
        <w:t xml:space="preserve">           label4 = Main.SeparatorId + "</w:t>
      </w:r>
      <w:r w:rsidR="002F35C1">
        <w:t>Initializer</w:t>
      </w:r>
      <w:r w:rsidRPr="00EC76D5">
        <w:t>ialize" + Main.SeparatorId + "4",</w:t>
      </w:r>
    </w:p>
    <w:p w14:paraId="0713B1F8" w14:textId="0B605507" w:rsidR="002759C1" w:rsidRPr="00EC76D5" w:rsidRDefault="002759C1" w:rsidP="002759C1">
      <w:pPr>
        <w:pStyle w:val="Code"/>
      </w:pPr>
      <w:r w:rsidRPr="00EC76D5">
        <w:t xml:space="preserve">           label5 = Main.SeparatorId + "</w:t>
      </w:r>
      <w:r w:rsidR="002F35C1">
        <w:t>Initializer</w:t>
      </w:r>
      <w:r w:rsidRPr="00EC76D5">
        <w:t>ialize" + Main.SeparatorId + "5";</w:t>
      </w:r>
    </w:p>
    <w:p w14:paraId="199F24E1" w14:textId="77777777" w:rsidR="002759C1" w:rsidRPr="00EC76D5" w:rsidRDefault="002759C1" w:rsidP="002759C1">
      <w:pPr>
        <w:pStyle w:val="Code"/>
      </w:pPr>
      <w:r w:rsidRPr="00EC76D5">
        <w:t xml:space="preserve">           </w:t>
      </w:r>
    </w:p>
    <w:p w14:paraId="09567E8B" w14:textId="754B87D1" w:rsidR="002759C1" w:rsidRPr="00EC76D5" w:rsidRDefault="002759C1" w:rsidP="002759C1">
      <w:pPr>
        <w:pStyle w:val="Code"/>
      </w:pPr>
      <w:r w:rsidRPr="00EC76D5">
        <w:t xml:space="preserve">    addObjectCode(ObjectOperator.comment,"</w:t>
      </w:r>
      <w:r w:rsidR="002F35C1">
        <w:t>Initializer</w:t>
      </w:r>
      <w:r w:rsidRPr="00EC76D5">
        <w:t>ialize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lastRenderedPageBreak/>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lastRenderedPageBreak/>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lastRenderedPageBreak/>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lastRenderedPageBreak/>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lastRenderedPageBreak/>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lastRenderedPageBreak/>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lastRenderedPageBreak/>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5B4F3609" w14:textId="5810F502" w:rsidR="00AD7B52" w:rsidRDefault="001D1BEE" w:rsidP="00AD7B52">
      <w:pPr>
        <w:pStyle w:val="Rubrik1"/>
      </w:pPr>
      <w:bookmarkStart w:id="5859" w:name="_Ref420874022"/>
      <w:bookmarkStart w:id="5860" w:name="_Toc481936437"/>
      <w:r w:rsidRPr="00EC76D5">
        <w:lastRenderedPageBreak/>
        <w:t>The Linker</w:t>
      </w:r>
      <w:bookmarkEnd w:id="5859"/>
      <w:bookmarkEnd w:id="5860"/>
    </w:p>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571957DB" w:rsidR="00092532" w:rsidRDefault="00092532" w:rsidP="00092532">
      <w:pPr>
        <w:pStyle w:val="Liststycke"/>
        <w:numPr>
          <w:ilvl w:val="0"/>
          <w:numId w:val="140"/>
        </w:numPr>
      </w:pPr>
      <w:r>
        <w:t>To resolve return addresses.</w:t>
      </w:r>
    </w:p>
    <w:p w14:paraId="08D8D409" w14:textId="58588CDE" w:rsidR="00DB29D5" w:rsidRPr="00EC76D5" w:rsidRDefault="00DB29D5" w:rsidP="00276387">
      <w:pPr>
        <w:pStyle w:val="Rubrik2"/>
      </w:pPr>
      <w:bookmarkStart w:id="5861" w:name="_Ref419646553"/>
      <w:bookmarkStart w:id="5862" w:name="_Toc481936438"/>
      <w:r w:rsidRPr="00EC76D5">
        <w:t>The Linker Class</w:t>
      </w:r>
      <w:bookmarkEnd w:id="5861"/>
      <w:bookmarkEnd w:id="5862"/>
    </w:p>
    <w:p w14:paraId="6E403FB9" w14:textId="7D798A20" w:rsidR="007503AC" w:rsidRPr="00EC76D5" w:rsidRDefault="007503AC" w:rsidP="007503AC">
      <w:r w:rsidRPr="00EC76D5">
        <w:t xml:space="preserve">The </w:t>
      </w:r>
      <w:proofErr w:type="spellStart"/>
      <w:r w:rsidRPr="00EC76D5">
        <w:rPr>
          <w:rStyle w:val="CodeInText"/>
        </w:rPr>
        <w:t>LinkerInfo</w:t>
      </w:r>
      <w:proofErr w:type="spellEnd"/>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proofErr w:type="spellStart"/>
      <w:r w:rsidRPr="00EC76D5">
        <w:rPr>
          <w:rStyle w:val="CodeInText"/>
        </w:rPr>
        <w:t>m</w:t>
      </w:r>
      <w:r w:rsidR="00D21DFD" w:rsidRPr="00EC76D5">
        <w:rPr>
          <w:rStyle w:val="CodeInText"/>
        </w:rPr>
        <w:t>_fullName</w:t>
      </w:r>
      <w:proofErr w:type="spellEnd"/>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proofErr w:type="spellStart"/>
      <w:r w:rsidRPr="00EC76D5">
        <w:rPr>
          <w:rStyle w:val="CodeInText"/>
        </w:rPr>
        <w:t>m_entryPoint</w:t>
      </w:r>
      <w:proofErr w:type="spellEnd"/>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0"/>
      </w:r>
      <w:r w:rsidR="006A5F1A" w:rsidRPr="00EC76D5">
        <w:t>.</w:t>
      </w:r>
    </w:p>
    <w:p w14:paraId="00EAEA11" w14:textId="77777777" w:rsidR="006B074A" w:rsidRPr="00EC76D5" w:rsidRDefault="006B074A" w:rsidP="0076353F">
      <w:pPr>
        <w:pStyle w:val="Liststycke"/>
        <w:numPr>
          <w:ilvl w:val="0"/>
          <w:numId w:val="99"/>
        </w:numPr>
      </w:pPr>
      <w:proofErr w:type="spellStart"/>
      <w:r w:rsidRPr="00EC76D5">
        <w:rPr>
          <w:rStyle w:val="CodeInText"/>
        </w:rPr>
        <w:t>m_accessMap</w:t>
      </w:r>
      <w:proofErr w:type="spellEnd"/>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callMap</w:t>
      </w:r>
      <w:proofErr w:type="spellEnd"/>
      <w:r w:rsidR="00BC5E1E" w:rsidRPr="00EC76D5">
        <w:t>:</w:t>
      </w:r>
      <w:r w:rsidR="00344BE1" w:rsidRPr="00EC76D5">
        <w:t xml:space="preserve"> the map of all function calls. The reason we </w:t>
      </w:r>
      <w:r w:rsidR="00FF63D6" w:rsidRPr="00EC76D5">
        <w:t>distinguish</w:t>
      </w:r>
      <w:r w:rsidR="00344BE1" w:rsidRPr="00EC76D5">
        <w:t xml:space="preserve"> between </w:t>
      </w:r>
      <w:proofErr w:type="spellStart"/>
      <w:r w:rsidR="00344BE1" w:rsidRPr="00EC76D5">
        <w:rPr>
          <w:rStyle w:val="CodeInText"/>
        </w:rPr>
        <w:t>m_accessMap</w:t>
      </w:r>
      <w:proofErr w:type="spellEnd"/>
      <w:r w:rsidR="00344BE1" w:rsidRPr="00EC76D5">
        <w:t xml:space="preserve"> and </w:t>
      </w:r>
      <w:proofErr w:type="spellStart"/>
      <w:r w:rsidR="00344BE1" w:rsidRPr="00EC76D5">
        <w:rPr>
          <w:rStyle w:val="CodeInText"/>
        </w:rPr>
        <w:t>m_callMap</w:t>
      </w:r>
      <w:proofErr w:type="spellEnd"/>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returnSet</w:t>
      </w:r>
      <w:proofErr w:type="spellEnd"/>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proofErr w:type="spellStart"/>
      <w:r w:rsidRPr="00EC76D5">
        <w:rPr>
          <w:rStyle w:val="CodeInText"/>
        </w:rPr>
        <w:t>m_</w:t>
      </w:r>
      <w:r w:rsidR="00BC5E1E" w:rsidRPr="00EC76D5">
        <w:rPr>
          <w:rStyle w:val="CodeInText"/>
        </w:rPr>
        <w:t>byteList</w:t>
      </w:r>
      <w:proofErr w:type="spellEnd"/>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proofErr w:type="gramStart"/>
      <w:r w:rsidRPr="00EC76D5">
        <w:t>First</w:t>
      </w:r>
      <w:proofErr w:type="gramEnd"/>
      <w:r w:rsidRPr="00EC76D5">
        <w:t xml:space="preserve">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 xml:space="preserve">global </w:t>
      </w:r>
      <w:proofErr w:type="gramStart"/>
      <w:r w:rsidR="00B50D7B" w:rsidRPr="00EC76D5">
        <w:t>variable</w:t>
      </w:r>
      <w:proofErr w:type="gramEnd"/>
      <w:r w:rsidR="00B50D7B" w:rsidRPr="00EC76D5">
        <w:t xml:space="preserv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proofErr w:type="spellStart"/>
      <w:r w:rsidRPr="00EC76D5">
        <w:rPr>
          <w:rStyle w:val="CodeInText"/>
        </w:rPr>
        <w:t>m_globalMap</w:t>
      </w:r>
      <w:proofErr w:type="spellEnd"/>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proofErr w:type="spellStart"/>
      <w:r w:rsidRPr="00EC76D5">
        <w:rPr>
          <w:rStyle w:val="CodeInText"/>
        </w:rPr>
        <w:t>m_globalList</w:t>
      </w:r>
      <w:proofErr w:type="spellEnd"/>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proofErr w:type="spellStart"/>
      <w:r w:rsidRPr="00EC76D5">
        <w:rPr>
          <w:rStyle w:val="CodeInText"/>
        </w:rPr>
        <w:t>m_addressMap</w:t>
      </w:r>
      <w:proofErr w:type="spellEnd"/>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proofErr w:type="spellStart"/>
      <w:r w:rsidRPr="00EC76D5">
        <w:rPr>
          <w:rStyle w:val="CodeInText"/>
        </w:rPr>
        <w:lastRenderedPageBreak/>
        <w:t>m_entryMap</w:t>
      </w:r>
      <w:proofErr w:type="spellEnd"/>
      <w:r w:rsidRPr="00EC76D5">
        <w:t xml:space="preserve"> holds the entry point of each function.</w:t>
      </w:r>
      <w:r w:rsidR="00DB458B" w:rsidRPr="00EC76D5">
        <w:rPr>
          <w:rStyle w:val="Fotnotsreferens"/>
        </w:rPr>
        <w:footnoteReference w:id="11"/>
      </w:r>
    </w:p>
    <w:p w14:paraId="0BA3F6F8" w14:textId="255F696E" w:rsidR="001D1BEE" w:rsidRDefault="00E1579E" w:rsidP="00666E2F">
      <w:pPr>
        <w:pStyle w:val="CodeHeader"/>
      </w:pPr>
      <w:proofErr w:type="spellStart"/>
      <w:r>
        <w:t>Windows</w:t>
      </w:r>
      <w:r w:rsidR="001D1BEE" w:rsidRPr="00EC76D5">
        <w:t>Linker.</w:t>
      </w:r>
      <w:r>
        <w:t>cs</w:t>
      </w:r>
      <w:proofErr w:type="spellEnd"/>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5863"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5863"/>
    <w:p w14:paraId="4046E1C2" w14:textId="29F087D2" w:rsidR="003475AA" w:rsidRDefault="003475AA" w:rsidP="003475AA">
      <w:pPr>
        <w:rPr>
          <w:highlight w:val="white"/>
        </w:rPr>
      </w:pPr>
      <w:r>
        <w:rPr>
          <w:highlight w:val="white"/>
        </w:rPr>
        <w:lastRenderedPageBreak/>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lastRenderedPageBreak/>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lastRenderedPageBreak/>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w:t>
      </w:r>
      <w:proofErr w:type="gramStart"/>
      <w:r>
        <w:rPr>
          <w:highlight w:val="white"/>
        </w:rPr>
        <w:t>in order to</w:t>
      </w:r>
      <w:proofErr w:type="gramEnd"/>
      <w:r>
        <w:rPr>
          <w:highlight w:val="white"/>
        </w:rPr>
        <w:t xml:space="preserve">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lastRenderedPageBreak/>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proofErr w:type="spellStart"/>
      <w:r w:rsidR="000B4E53" w:rsidRPr="00EC76D5">
        <w:rPr>
          <w:rStyle w:val="CodeInText"/>
        </w:rPr>
        <w:t>addAll</w:t>
      </w:r>
      <w:proofErr w:type="spellEnd"/>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proofErr w:type="spellStart"/>
      <w:r w:rsidRPr="00EC76D5">
        <w:rPr>
          <w:rStyle w:val="CodeInText"/>
        </w:rPr>
        <w:t>m_globalMap</w:t>
      </w:r>
      <w:proofErr w:type="spellEnd"/>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623C03A6" w:rsidR="008945E4" w:rsidRPr="00EC76D5" w:rsidRDefault="008945E4" w:rsidP="008945E4">
      <w:r w:rsidRPr="00EC76D5">
        <w:t xml:space="preserve">The </w:t>
      </w:r>
      <w:r w:rsidRPr="00EC76D5">
        <w:rPr>
          <w:rStyle w:val="CodeInText"/>
        </w:rPr>
        <w:t>generate</w:t>
      </w:r>
      <w:r w:rsidRPr="00EC76D5">
        <w:t xml:space="preserve"> method traces the elements reachable from main by calling </w:t>
      </w:r>
      <w:proofErr w:type="spellStart"/>
      <w:proofErr w:type="gramStart"/>
      <w:r w:rsidRPr="00EC76D5">
        <w:rPr>
          <w:rStyle w:val="CodeInText"/>
        </w:rPr>
        <w:t>generateTrace</w:t>
      </w:r>
      <w:proofErr w:type="spellEnd"/>
      <w:r w:rsidRPr="00EC76D5">
        <w:t>, and</w:t>
      </w:r>
      <w:proofErr w:type="gramEnd"/>
      <w:r w:rsidRPr="00EC76D5">
        <w:t xml:space="preserve"> sets the total size of the code at the beginning of the main code </w:t>
      </w:r>
      <w:r w:rsidR="00F15437" w:rsidRPr="00EC76D5">
        <w:t>to</w:t>
      </w:r>
      <w:r w:rsidRPr="00EC76D5">
        <w:t xml:space="preserve"> </w:t>
      </w:r>
      <w:proofErr w:type="spellStart"/>
      <w:r w:rsidR="002F35C1">
        <w:t>initializer</w:t>
      </w:r>
      <w:r w:rsidRPr="00EC76D5">
        <w:t>ialize</w:t>
      </w:r>
      <w:proofErr w:type="spellEnd"/>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lastRenderedPageBreak/>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5864" w:name="_Toc481936440"/>
      <w:r w:rsidRPr="00EC76D5">
        <w:lastRenderedPageBreak/>
        <w:t>Main Trace Generation</w:t>
      </w:r>
      <w:bookmarkEnd w:id="5864"/>
    </w:p>
    <w:p w14:paraId="4CA5F832" w14:textId="116FDFAD" w:rsidR="00A657D1" w:rsidRPr="00EC76D5" w:rsidRDefault="009D4E10" w:rsidP="009D4E10">
      <w:r w:rsidRPr="00EC76D5">
        <w:t xml:space="preserve">The </w:t>
      </w:r>
      <w:proofErr w:type="spellStart"/>
      <w:r w:rsidRPr="00EC76D5">
        <w:rPr>
          <w:rStyle w:val="CodeInText"/>
        </w:rPr>
        <w:t>generateTrace</w:t>
      </w:r>
      <w:proofErr w:type="spellEnd"/>
      <w:r w:rsidRPr="00EC76D5">
        <w:t xml:space="preserve"> method looks into the </w:t>
      </w:r>
      <w:proofErr w:type="spellStart"/>
      <w:r w:rsidRPr="00EC76D5">
        <w:rPr>
          <w:rStyle w:val="CodeInText"/>
        </w:rPr>
        <w:t>globalInfo</w:t>
      </w:r>
      <w:proofErr w:type="spellEnd"/>
      <w:r w:rsidRPr="00EC76D5">
        <w:t xml:space="preserve"> </w:t>
      </w:r>
      <w:proofErr w:type="gramStart"/>
      <w:r w:rsidRPr="00EC76D5">
        <w:t>parameter, and</w:t>
      </w:r>
      <w:proofErr w:type="gramEnd"/>
      <w:r w:rsidRPr="00EC76D5">
        <w:t xml:space="preserve"> adds it to </w:t>
      </w:r>
      <w:proofErr w:type="spellStart"/>
      <w:r w:rsidRPr="00EC76D5">
        <w:rPr>
          <w:rStyle w:val="CodeInText"/>
        </w:rPr>
        <w:t>m_globalList</w:t>
      </w:r>
      <w:proofErr w:type="spellEnd"/>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w:t>
      </w:r>
      <w:proofErr w:type="gramStart"/>
      <w:r w:rsidR="00EC1389" w:rsidRPr="00EC76D5">
        <w:t>address</w:t>
      </w:r>
      <w:proofErr w:type="gramEnd"/>
      <w:r w:rsidR="00EC1389" w:rsidRPr="00EC76D5">
        <w:t xml:space="preserve"> and entry point of the element </w:t>
      </w:r>
      <w:r w:rsidR="00D170B4" w:rsidRPr="00EC76D5">
        <w:t xml:space="preserve">is added </w:t>
      </w:r>
      <w:proofErr w:type="spellStart"/>
      <w:r w:rsidRPr="00EC76D5">
        <w:rPr>
          <w:rStyle w:val="CodeInText"/>
        </w:rPr>
        <w:t>m_addressMap</w:t>
      </w:r>
      <w:proofErr w:type="spellEnd"/>
      <w:r w:rsidRPr="00EC76D5">
        <w:t xml:space="preserve"> </w:t>
      </w:r>
      <w:r w:rsidR="00BD450D" w:rsidRPr="00EC76D5">
        <w:t xml:space="preserve">and </w:t>
      </w:r>
      <w:proofErr w:type="spellStart"/>
      <w:r w:rsidRPr="00EC76D5">
        <w:rPr>
          <w:rStyle w:val="CodeInText"/>
        </w:rPr>
        <w:t>m_entryMap</w:t>
      </w:r>
      <w:proofErr w:type="spellEnd"/>
      <w:r w:rsidR="00BD450D" w:rsidRPr="00EC76D5">
        <w:t xml:space="preserve">, respectively. </w:t>
      </w:r>
      <w:r w:rsidR="00A657D1" w:rsidRPr="00EC76D5">
        <w:t xml:space="preserve">The </w:t>
      </w:r>
      <w:proofErr w:type="spellStart"/>
      <w:r w:rsidR="00A657D1" w:rsidRPr="00EC76D5">
        <w:rPr>
          <w:rStyle w:val="CodeInText"/>
        </w:rPr>
        <w:t>m_totalSize</w:t>
      </w:r>
      <w:proofErr w:type="spellEnd"/>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proofErr w:type="spellStart"/>
      <w:r w:rsidRPr="00EC76D5">
        <w:rPr>
          <w:rStyle w:val="CodeInText"/>
        </w:rPr>
        <w:t>generateTrace</w:t>
      </w:r>
      <w:proofErr w:type="spellEnd"/>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proofErr w:type="spellStart"/>
      <w:r w:rsidR="00C858CE" w:rsidRPr="00EC76D5">
        <w:rPr>
          <w:rStyle w:val="CodeInText"/>
        </w:rPr>
        <w:t>generateAccess</w:t>
      </w:r>
      <w:proofErr w:type="spellEnd"/>
      <w:r w:rsidR="00C858CE" w:rsidRPr="00EC76D5">
        <w:t xml:space="preserve">, </w:t>
      </w:r>
      <w:proofErr w:type="spellStart"/>
      <w:r w:rsidR="00C858CE" w:rsidRPr="00EC76D5">
        <w:rPr>
          <w:rStyle w:val="CodeInText"/>
        </w:rPr>
        <w:t>generateCall</w:t>
      </w:r>
      <w:proofErr w:type="spellEnd"/>
      <w:r w:rsidR="00C858CE" w:rsidRPr="00EC76D5">
        <w:t xml:space="preserve">, and </w:t>
      </w:r>
      <w:proofErr w:type="spellStart"/>
      <w:r w:rsidR="00C858CE" w:rsidRPr="00EC76D5">
        <w:rPr>
          <w:rStyle w:val="CodeInText"/>
        </w:rPr>
        <w:t>generateReturn</w:t>
      </w:r>
      <w:proofErr w:type="spellEnd"/>
      <w:r w:rsidR="00C858CE" w:rsidRPr="00EC76D5">
        <w:t xml:space="preserve">, </w:t>
      </w:r>
      <w:proofErr w:type="spellStart"/>
      <w:r w:rsidR="00C858CE" w:rsidRPr="00EC76D5">
        <w:t>resp</w:t>
      </w:r>
      <w:r w:rsidR="00FE15B3" w:rsidRPr="00EC76D5">
        <w:t>e</w:t>
      </w:r>
      <w:r w:rsidR="00C858CE" w:rsidRPr="00EC76D5">
        <w:t>ctivly</w:t>
      </w:r>
      <w:proofErr w:type="spellEnd"/>
      <w:r w:rsidR="00C858CE" w:rsidRPr="00EC76D5">
        <w:t>.</w:t>
      </w:r>
    </w:p>
    <w:p w14:paraId="09DD3A29" w14:textId="243F581C" w:rsidR="00A81889" w:rsidRPr="00EC76D5" w:rsidRDefault="008308A0" w:rsidP="006527BD">
      <w:pPr>
        <w:rPr>
          <w:rStyle w:val="CodeInText"/>
        </w:rPr>
      </w:pPr>
      <w:r w:rsidRPr="00EC76D5">
        <w:t xml:space="preserve">The </w:t>
      </w:r>
      <w:proofErr w:type="spellStart"/>
      <w:r w:rsidRPr="00EC76D5">
        <w:rPr>
          <w:rStyle w:val="CodeInText"/>
        </w:rPr>
        <w:t>generateAccess</w:t>
      </w:r>
      <w:proofErr w:type="spellEnd"/>
      <w:r w:rsidRPr="00EC76D5">
        <w:t xml:space="preserve"> method</w:t>
      </w:r>
      <w:r w:rsidR="00A81889" w:rsidRPr="00EC76D5">
        <w:t xml:space="preserve"> looks up the name and address of each global access.</w:t>
      </w:r>
      <w:r w:rsidR="00135F7C" w:rsidRPr="00EC76D5">
        <w:t xml:space="preserve"> The address of the name is looked up in </w:t>
      </w:r>
      <w:proofErr w:type="spellStart"/>
      <w:r w:rsidR="00BB378F" w:rsidRPr="00EC76D5">
        <w:rPr>
          <w:rStyle w:val="CodeInText"/>
        </w:rPr>
        <w:t>accessMap</w:t>
      </w:r>
      <w:proofErr w:type="spellEnd"/>
      <w:r w:rsidR="00BB378F" w:rsidRPr="00EC76D5">
        <w:t xml:space="preserve">, and original address is calculated by adding the low </w:t>
      </w:r>
      <w:proofErr w:type="spellStart"/>
      <w:r w:rsidR="00BB378F" w:rsidRPr="00EC76D5">
        <w:t>an</w:t>
      </w:r>
      <w:r w:rsidR="00307F09" w:rsidRPr="00EC76D5">
        <w:t>a</w:t>
      </w:r>
      <w:r w:rsidR="00BB378F" w:rsidRPr="00EC76D5">
        <w:t>d</w:t>
      </w:r>
      <w:proofErr w:type="spellEnd"/>
      <w:r w:rsidR="00BB378F" w:rsidRPr="00EC76D5">
        <w:t xml:space="preserve">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w:t>
      </w:r>
      <w:proofErr w:type="spellStart"/>
      <w:r w:rsidR="00FE4D24" w:rsidRPr="00EC76D5">
        <w:t>arithmentic</w:t>
      </w:r>
      <w:proofErr w:type="spellEnd"/>
      <w:r w:rsidR="00FE4D24" w:rsidRPr="00EC76D5">
        <w:t xml:space="preserve"> with a static pointer and constant integer. In the code below, </w:t>
      </w:r>
      <w:r w:rsidR="00FC4FC7" w:rsidRPr="00EC76D5">
        <w:t xml:space="preserve">the </w:t>
      </w:r>
      <w:proofErr w:type="spellStart"/>
      <w:r w:rsidR="002F35C1">
        <w:t>initializer</w:t>
      </w:r>
      <w:r w:rsidR="00FC4FC7" w:rsidRPr="00EC76D5">
        <w:t>ial</w:t>
      </w:r>
      <w:proofErr w:type="spellEnd"/>
      <w:r w:rsidR="00FC4FC7" w:rsidRPr="00EC76D5">
        <w:t xml:space="preserve">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proofErr w:type="spellStart"/>
      <w:r w:rsidR="00EB3045" w:rsidRPr="00EC76D5">
        <w:rPr>
          <w:rStyle w:val="CodeInText"/>
        </w:rPr>
        <w:t>generateAccess</w:t>
      </w:r>
      <w:proofErr w:type="spellEnd"/>
      <w:r w:rsidR="00EB3045" w:rsidRPr="00EC76D5">
        <w:t xml:space="preserve"> will then look up and add the address of </w:t>
      </w:r>
      <w:proofErr w:type="gramStart"/>
      <w:r w:rsidR="00EB3045" w:rsidRPr="00EC76D5">
        <w:rPr>
          <w:rStyle w:val="CodeInText"/>
        </w:rPr>
        <w:t>a</w:t>
      </w:r>
      <w:r w:rsidR="00EB3045" w:rsidRPr="00EC76D5">
        <w:t xml:space="preserve"> in order to</w:t>
      </w:r>
      <w:proofErr w:type="gramEnd"/>
      <w:r w:rsidR="00EB3045" w:rsidRPr="00EC76D5">
        <w:t xml:space="preserve"> properly </w:t>
      </w:r>
      <w:proofErr w:type="spellStart"/>
      <w:r w:rsidR="002F35C1">
        <w:t>initializer</w:t>
      </w:r>
      <w:r w:rsidR="00EB3045" w:rsidRPr="00EC76D5">
        <w:t>ialize</w:t>
      </w:r>
      <w:proofErr w:type="spellEnd"/>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lastRenderedPageBreak/>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proofErr w:type="spellStart"/>
      <w:r w:rsidRPr="00EC76D5">
        <w:rPr>
          <w:rStyle w:val="CodeInText"/>
        </w:rPr>
        <w:t>generateCall</w:t>
      </w:r>
      <w:proofErr w:type="spellEnd"/>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w:t>
      </w:r>
      <w:proofErr w:type="gramStart"/>
      <w:r w:rsidR="00831709" w:rsidRPr="00EC76D5">
        <w:t>relative</w:t>
      </w:r>
      <w:proofErr w:type="gramEnd"/>
      <w:r w:rsidR="00831709" w:rsidRPr="00EC76D5">
        <w:t xml:space="preser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proofErr w:type="spellStart"/>
      <w:r w:rsidR="00B01240" w:rsidRPr="00EC76D5">
        <w:rPr>
          <w:rStyle w:val="CodeInText"/>
        </w:rPr>
        <w:t>callMap</w:t>
      </w:r>
      <w:proofErr w:type="spellEnd"/>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proofErr w:type="spellStart"/>
      <w:r w:rsidR="00C77F48" w:rsidRPr="00EC76D5">
        <w:rPr>
          <w:rStyle w:val="CodeInText"/>
        </w:rPr>
        <w:t>ObjectCodeGenerator</w:t>
      </w:r>
      <w:proofErr w:type="spellEnd"/>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two bytes holding the relative address. However, if the relative address only one byte, we change to a short jump instruction followed by one byt</w:t>
      </w:r>
      <w:r w:rsidR="00953E34" w:rsidRPr="00EC76D5">
        <w:t>e</w:t>
      </w:r>
      <w:r w:rsidR="00650A80" w:rsidRPr="00EC76D5">
        <w:t xml:space="preserve"> holding the relative address</w:t>
      </w:r>
      <w:r w:rsidR="00615CDB" w:rsidRPr="00EC76D5">
        <w:t xml:space="preserve"> and insert a </w:t>
      </w:r>
      <w:proofErr w:type="spellStart"/>
      <w:r w:rsidR="00615CDB" w:rsidRPr="00EC76D5">
        <w:rPr>
          <w:rStyle w:val="CodeInText"/>
        </w:rPr>
        <w:t>nop</w:t>
      </w:r>
      <w:proofErr w:type="spellEnd"/>
      <w:r w:rsidR="00615CDB" w:rsidRPr="00EC76D5">
        <w:t xml:space="preserve"> instruction </w:t>
      </w:r>
      <w:proofErr w:type="gramStart"/>
      <w:r w:rsidR="00615CDB" w:rsidRPr="00EC76D5">
        <w:t>in order to</w:t>
      </w:r>
      <w:proofErr w:type="gramEnd"/>
      <w:r w:rsidR="00615CDB" w:rsidRPr="00EC76D5">
        <w:t xml:space="preserve"> keep the size of the code</w:t>
      </w:r>
      <w:r w:rsidR="00615CDB" w:rsidRPr="00EC76D5">
        <w:rPr>
          <w:rStyle w:val="Fotnotsreferens"/>
        </w:rPr>
        <w:footnoteReference w:id="12"/>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proofErr w:type="spellStart"/>
      <w:r w:rsidR="004F3EA3" w:rsidRPr="00EC76D5">
        <w:rPr>
          <w:rStyle w:val="CodeInText"/>
        </w:rPr>
        <w:t>nop</w:t>
      </w:r>
      <w:proofErr w:type="spellEnd"/>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lastRenderedPageBreak/>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proofErr w:type="spellStart"/>
      <w:r w:rsidRPr="00EC76D5">
        <w:rPr>
          <w:rStyle w:val="CodeInText"/>
        </w:rPr>
        <w:t>generateReturn</w:t>
      </w:r>
      <w:proofErr w:type="spellEnd"/>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006376F5" w:rsidRPr="00EC76D5">
        <w:fldChar w:fldCharType="end"/>
      </w:r>
      <w:r w:rsidR="006376F5" w:rsidRPr="00EC76D5">
        <w:t xml:space="preserve">, </w:t>
      </w:r>
      <w:r w:rsidR="00564BC1" w:rsidRPr="00EC76D5">
        <w:t xml:space="preserve">the return assignment address is relative to the assignment </w:t>
      </w:r>
      <w:proofErr w:type="gramStart"/>
      <w:r w:rsidR="00564BC1" w:rsidRPr="00EC76D5">
        <w:t>itself,</w:t>
      </w:r>
      <w:proofErr w:type="gramEnd"/>
      <w:r w:rsidR="00564BC1" w:rsidRPr="00EC76D5">
        <w:t xml:space="preserve">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lastRenderedPageBreak/>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5865" w:name="_Toc481936441"/>
      <w:r w:rsidRPr="00EC76D5">
        <w:lastRenderedPageBreak/>
        <w:t>Auxiliary Classes</w:t>
      </w:r>
      <w:bookmarkEnd w:id="5865"/>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5866" w:name="_Toc481936442"/>
      <w:r w:rsidRPr="00EC76D5">
        <w:t>Error Handling</w:t>
      </w:r>
      <w:bookmarkEnd w:id="5866"/>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w:t>
      </w:r>
      <w:proofErr w:type="gramStart"/>
      <w:r w:rsidRPr="00EC76D5">
        <w:t>application</w:t>
      </w:r>
      <w:proofErr w:type="gramEnd"/>
      <w:r w:rsidRPr="00EC76D5">
        <w:t xml:space="preserve"> we imitate that macro by defining a class with the corresponding </w:t>
      </w:r>
      <w:proofErr w:type="spellStart"/>
      <w:r w:rsidRPr="00EC76D5">
        <w:t>behav</w:t>
      </w:r>
      <w:r w:rsidR="00414C74">
        <w:t>or</w:t>
      </w:r>
      <w:proofErr w:type="spellEnd"/>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proofErr w:type="spellStart"/>
      <w:r w:rsidRPr="00EC76D5">
        <w:t>Assert.java</w:t>
      </w:r>
      <w:proofErr w:type="spellEnd"/>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5867" w:name="_Toc481936443"/>
      <w:r w:rsidRPr="00EC76D5">
        <w:t>Container Classes</w:t>
      </w:r>
      <w:bookmarkEnd w:id="5867"/>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5868" w:name="_Toc481936444"/>
      <w:r w:rsidRPr="00EC76D5">
        <w:t xml:space="preserve">Ordered </w:t>
      </w:r>
      <w:r w:rsidR="004C5DAE" w:rsidRPr="00EC76D5">
        <w:t>Pair</w:t>
      </w:r>
      <w:bookmarkEnd w:id="5868"/>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proofErr w:type="spellStart"/>
      <w:r w:rsidRPr="00EC76D5">
        <w:t>Pair.java</w:t>
      </w:r>
      <w:proofErr w:type="spellEnd"/>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w:t>
      </w:r>
      <w:proofErr w:type="spellStart"/>
      <w:r w:rsidRPr="00EC76D5">
        <w:t>ar</w:t>
      </w:r>
      <w:proofErr w:type="spellEnd"/>
      <w:r w:rsidRPr="00EC76D5">
        <w:t xml:space="preserve">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5869" w:name="_Toc481936445"/>
      <w:r w:rsidRPr="00EC76D5">
        <w:t>Unordered Pair</w:t>
      </w:r>
      <w:bookmarkEnd w:id="5869"/>
    </w:p>
    <w:p w14:paraId="583E65F7" w14:textId="77777777" w:rsidR="00002B58" w:rsidRPr="00EC76D5" w:rsidRDefault="00002B58" w:rsidP="00002B58">
      <w:proofErr w:type="spellStart"/>
      <w:r w:rsidRPr="00EC76D5">
        <w:rPr>
          <w:rStyle w:val="CodeInText"/>
        </w:rPr>
        <w:t>UnPair</w:t>
      </w:r>
      <w:proofErr w:type="spellEnd"/>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proofErr w:type="spellStart"/>
      <w:r w:rsidRPr="00EC76D5">
        <w:t>Un</w:t>
      </w:r>
      <w:r w:rsidR="0078290E" w:rsidRPr="00EC76D5">
        <w:t>orderd</w:t>
      </w:r>
      <w:r w:rsidRPr="00EC76D5">
        <w:t>Pair.java</w:t>
      </w:r>
      <w:proofErr w:type="spellEnd"/>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5870" w:name="_Toc481936446"/>
      <w:r w:rsidRPr="00EC76D5">
        <w:t>Triple</w:t>
      </w:r>
      <w:bookmarkEnd w:id="5870"/>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proofErr w:type="spellStart"/>
      <w:r w:rsidRPr="00EC76D5">
        <w:t>Triple.java</w:t>
      </w:r>
      <w:proofErr w:type="spellEnd"/>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5871" w:name="_Toc481936447"/>
      <w:r w:rsidRPr="00EC76D5">
        <w:t>Tuple</w:t>
      </w:r>
      <w:bookmarkEnd w:id="5871"/>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proofErr w:type="spellStart"/>
      <w:r w:rsidRPr="00EC76D5">
        <w:t>Tuple.java</w:t>
      </w:r>
      <w:proofErr w:type="spellEnd"/>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5872" w:name="_Toc481936448"/>
      <w:r w:rsidRPr="00EC76D5">
        <w:t xml:space="preserve">Undirected </w:t>
      </w:r>
      <w:r w:rsidR="004C5DAE" w:rsidRPr="00EC76D5">
        <w:t>Graph</w:t>
      </w:r>
      <w:bookmarkEnd w:id="5872"/>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proofErr w:type="spellStart"/>
      <w:r w:rsidRPr="00EC76D5">
        <w:t>Graph.java</w:t>
      </w:r>
      <w:proofErr w:type="spellEnd"/>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proofErr w:type="spellStart"/>
      <w:r w:rsidRPr="00EC76D5">
        <w:rPr>
          <w:rStyle w:val="CodeInText"/>
        </w:rPr>
        <w:t>neighbourSet</w:t>
      </w:r>
      <w:proofErr w:type="spellEnd"/>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5873" w:name="_Toc481936449"/>
      <w:r w:rsidRPr="00EC76D5">
        <w:t>Addition and Removal of Vertices and Edges</w:t>
      </w:r>
      <w:bookmarkEnd w:id="5873"/>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5874" w:name="_Toc481936450"/>
      <w:r w:rsidRPr="00EC76D5">
        <w:t>Graph Partition</w:t>
      </w:r>
      <w:bookmarkEnd w:id="5874"/>
    </w:p>
    <w:p w14:paraId="14F54252" w14:textId="77777777" w:rsidR="006C6632" w:rsidRPr="00EC76D5" w:rsidRDefault="006C6632" w:rsidP="008B7E8E">
      <w:r w:rsidRPr="00EC76D5">
        <w:t xml:space="preserve">The method </w:t>
      </w:r>
      <w:proofErr w:type="spellStart"/>
      <w:r w:rsidRPr="00EC76D5">
        <w:rPr>
          <w:rStyle w:val="CodeInText"/>
        </w:rPr>
        <w:t>partitionate</w:t>
      </w:r>
      <w:proofErr w:type="spellEnd"/>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w:t>
      </w:r>
      <w:proofErr w:type="gramStart"/>
      <w:r w:rsidR="001417DE" w:rsidRPr="00EC76D5">
        <w:t>First</w:t>
      </w:r>
      <w:proofErr w:type="gramEnd"/>
      <w:r w:rsidR="001417DE" w:rsidRPr="00EC76D5">
        <w:t xml:space="preserve">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proofErr w:type="spellStart"/>
      <w:r w:rsidR="00D03DAF">
        <w:rPr>
          <w:rStyle w:val="CodeInText"/>
        </w:rPr>
        <w:t>DeepFirstSearch</w:t>
      </w:r>
      <w:proofErr w:type="spellEnd"/>
      <w:r w:rsidRPr="00EC76D5">
        <w:t xml:space="preserve"> </w:t>
      </w:r>
      <w:r w:rsidR="002C1E59" w:rsidRPr="00EC76D5">
        <w:t xml:space="preserve">method </w:t>
      </w:r>
      <w:r w:rsidR="00C10672" w:rsidRPr="00EC76D5">
        <w:t xml:space="preserve">search </w:t>
      </w:r>
      <w:r w:rsidR="002C1E59" w:rsidRPr="00EC76D5">
        <w:t xml:space="preserve">recursively through the graph </w:t>
      </w:r>
      <w:proofErr w:type="gramStart"/>
      <w:r w:rsidR="00831F25" w:rsidRPr="00EC76D5">
        <w:t>in order to</w:t>
      </w:r>
      <w:proofErr w:type="gramEnd"/>
      <w:r w:rsidR="00831F25" w:rsidRPr="00EC76D5">
        <w:t xml:space="preserve">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proofErr w:type="spellStart"/>
      <w:r w:rsidRPr="00EC76D5">
        <w:rPr>
          <w:rStyle w:val="CodeInText"/>
        </w:rPr>
        <w:t>generateSubGraph</w:t>
      </w:r>
      <w:proofErr w:type="spellEnd"/>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5875" w:name="_Toc481936451"/>
      <w:r w:rsidRPr="00EC76D5">
        <w:t xml:space="preserve">Directed </w:t>
      </w:r>
      <w:r w:rsidR="00163CD4" w:rsidRPr="00EC76D5">
        <w:t>Graph</w:t>
      </w:r>
      <w:bookmarkEnd w:id="5875"/>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proofErr w:type="spellStart"/>
      <w:r w:rsidRPr="00EC76D5">
        <w:t>DirectedGraph.java</w:t>
      </w:r>
      <w:proofErr w:type="spellEnd"/>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5876" w:name="_Toc481936452"/>
      <w:r w:rsidRPr="00EC76D5">
        <w:lastRenderedPageBreak/>
        <w:t xml:space="preserve">The </w:t>
      </w:r>
      <w:r w:rsidR="002554E1" w:rsidRPr="00EC76D5">
        <w:t>Standard Library</w:t>
      </w:r>
      <w:bookmarkEnd w:id="5876"/>
    </w:p>
    <w:p w14:paraId="21B660CB" w14:textId="0EAC07D4" w:rsidR="00EE220E" w:rsidRPr="00EC76D5" w:rsidRDefault="00503728" w:rsidP="00265BDF">
      <w:pPr>
        <w:pStyle w:val="Rubrik2"/>
      </w:pPr>
      <w:bookmarkStart w:id="5877" w:name="_Toc481936453"/>
      <w:r w:rsidRPr="00EC76D5">
        <w:t>Integral and Floating Limits</w:t>
      </w:r>
      <w:bookmarkEnd w:id="5877"/>
    </w:p>
    <w:p w14:paraId="2F6FA423" w14:textId="77777777" w:rsidR="003D1398" w:rsidRPr="00EC76D5" w:rsidRDefault="003D1398" w:rsidP="003D1398">
      <w:pPr>
        <w:pStyle w:val="CodeListing"/>
        <w:rPr>
          <w:highlight w:val="white"/>
        </w:rPr>
      </w:pPr>
      <w:proofErr w:type="spellStart"/>
      <w:r w:rsidRPr="00EC76D5">
        <w:rPr>
          <w:highlight w:val="white"/>
        </w:rPr>
        <w:t>Limits.h</w:t>
      </w:r>
      <w:proofErr w:type="spellEnd"/>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proofErr w:type="spellStart"/>
      <w:r w:rsidRPr="00EC76D5">
        <w:t>Float.h</w:t>
      </w:r>
      <w:proofErr w:type="spellEnd"/>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5878" w:name="_Toc481936454"/>
      <w:r w:rsidRPr="00EC76D5">
        <w:lastRenderedPageBreak/>
        <w:t>The A</w:t>
      </w:r>
      <w:r w:rsidR="00EE220E" w:rsidRPr="00EC76D5">
        <w:t>sser</w:t>
      </w:r>
      <w:r w:rsidR="008E5D1A" w:rsidRPr="00EC76D5">
        <w:t>t</w:t>
      </w:r>
      <w:r w:rsidRPr="00EC76D5">
        <w:t xml:space="preserve"> Macro</w:t>
      </w:r>
      <w:bookmarkEnd w:id="5878"/>
    </w:p>
    <w:p w14:paraId="492C07C6" w14:textId="0D69B5A8" w:rsidR="00F65771" w:rsidRPr="00EC76D5" w:rsidRDefault="00F65771" w:rsidP="00F65771">
      <w:pPr>
        <w:pStyle w:val="CodeListing"/>
      </w:pPr>
      <w:proofErr w:type="spellStart"/>
      <w:r w:rsidRPr="00EC76D5">
        <w:t>Assert.h</w:t>
      </w:r>
      <w:proofErr w:type="spellEnd"/>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5879" w:name="_Toc481936455"/>
      <w:r w:rsidRPr="00EC76D5">
        <w:t>Locale Data</w:t>
      </w:r>
      <w:bookmarkEnd w:id="5879"/>
    </w:p>
    <w:p w14:paraId="21A3CEC1" w14:textId="0F9ADEBB" w:rsidR="00265BDF" w:rsidRPr="00EC76D5" w:rsidRDefault="0062113D" w:rsidP="0062113D">
      <w:pPr>
        <w:pStyle w:val="CodeListing"/>
      </w:pPr>
      <w:proofErr w:type="spellStart"/>
      <w:r w:rsidRPr="00EC76D5">
        <w:t>L</w:t>
      </w:r>
      <w:r w:rsidR="00265BDF" w:rsidRPr="00EC76D5">
        <w:t>ocale.h</w:t>
      </w:r>
      <w:proofErr w:type="spellEnd"/>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proofErr w:type="spellStart"/>
      <w:r w:rsidRPr="00EC76D5">
        <w:t>Locale.c</w:t>
      </w:r>
      <w:proofErr w:type="spellEnd"/>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5880" w:name="_Toc481936456"/>
      <w:r w:rsidRPr="00EC76D5">
        <w:t>Character Types</w:t>
      </w:r>
      <w:bookmarkEnd w:id="5880"/>
    </w:p>
    <w:p w14:paraId="243F8CAB" w14:textId="55164455" w:rsidR="00EE220E" w:rsidRPr="00EC76D5" w:rsidRDefault="00B15CBB" w:rsidP="00B15CBB">
      <w:pPr>
        <w:pStyle w:val="CodeListing"/>
      </w:pPr>
      <w:proofErr w:type="spellStart"/>
      <w:r w:rsidRPr="00EC76D5">
        <w:t>CT</w:t>
      </w:r>
      <w:r w:rsidR="00EE220E" w:rsidRPr="00EC76D5">
        <w:t>ype.h</w:t>
      </w:r>
      <w:proofErr w:type="spellEnd"/>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proofErr w:type="spellStart"/>
      <w:r w:rsidRPr="00EC76D5">
        <w:t>CType.c</w:t>
      </w:r>
      <w:proofErr w:type="spellEnd"/>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5881" w:name="_Toc481936457"/>
      <w:r w:rsidRPr="00EC76D5">
        <w:t>S</w:t>
      </w:r>
      <w:r w:rsidR="00EE220E" w:rsidRPr="00EC76D5">
        <w:t>tring</w:t>
      </w:r>
      <w:r w:rsidRPr="00EC76D5">
        <w:t>s</w:t>
      </w:r>
      <w:bookmarkEnd w:id="5881"/>
    </w:p>
    <w:p w14:paraId="14ACCA1E" w14:textId="75D42039" w:rsidR="0078214F" w:rsidRPr="00EC76D5" w:rsidRDefault="0078214F" w:rsidP="0078214F">
      <w:pPr>
        <w:pStyle w:val="CodeListing"/>
      </w:pPr>
      <w:proofErr w:type="spellStart"/>
      <w:r w:rsidRPr="00EC76D5">
        <w:t>String.h</w:t>
      </w:r>
      <w:proofErr w:type="spellEnd"/>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proofErr w:type="spellStart"/>
      <w:r w:rsidRPr="00EC76D5">
        <w:t>String.c</w:t>
      </w:r>
      <w:proofErr w:type="spellEnd"/>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5882" w:name="_Toc481936458"/>
      <w:r w:rsidRPr="00EC76D5">
        <w:t>Long Jumps</w:t>
      </w:r>
      <w:bookmarkEnd w:id="5882"/>
    </w:p>
    <w:p w14:paraId="00D8C1C3" w14:textId="69CB4E73" w:rsidR="00D62A8B" w:rsidRPr="00EC76D5" w:rsidRDefault="0004451D" w:rsidP="0004451D">
      <w:pPr>
        <w:pStyle w:val="CodeListing"/>
      </w:pPr>
      <w:proofErr w:type="spellStart"/>
      <w:r w:rsidRPr="00EC76D5">
        <w:t>SetJ</w:t>
      </w:r>
      <w:r w:rsidR="00D62A8B" w:rsidRPr="00EC76D5">
        <w:t>mp.h</w:t>
      </w:r>
      <w:proofErr w:type="spellEnd"/>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proofErr w:type="spellStart"/>
      <w:r w:rsidRPr="00EC76D5">
        <w:t>SetJmp.c</w:t>
      </w:r>
      <w:proofErr w:type="spellEnd"/>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5883" w:name="_Toc481936459"/>
      <w:r w:rsidRPr="00EC76D5">
        <w:t>Mathematical Functions</w:t>
      </w:r>
      <w:bookmarkEnd w:id="5883"/>
    </w:p>
    <w:p w14:paraId="168DFE01" w14:textId="38A4EFE8" w:rsidR="00D62A8B" w:rsidRPr="00EC76D5" w:rsidRDefault="00555D55" w:rsidP="00555D55">
      <w:pPr>
        <w:pStyle w:val="CodeListing"/>
      </w:pPr>
      <w:proofErr w:type="spellStart"/>
      <w:r w:rsidRPr="00EC76D5">
        <w:t>M</w:t>
      </w:r>
      <w:r w:rsidR="00D62A8B" w:rsidRPr="00EC76D5">
        <w:t>ath.h</w:t>
      </w:r>
      <w:proofErr w:type="spellEnd"/>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proofErr w:type="spellStart"/>
      <w:r w:rsidRPr="00EC76D5">
        <w:rPr>
          <w:highlight w:val="white"/>
        </w:rPr>
        <w:t>Math.c</w:t>
      </w:r>
      <w:proofErr w:type="spellEnd"/>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5884" w:name="_Toc481936460"/>
      <w:r w:rsidRPr="00EC76D5">
        <w:t xml:space="preserve">Standard </w:t>
      </w:r>
      <w:proofErr w:type="spellStart"/>
      <w:r w:rsidRPr="00EC76D5">
        <w:t>Input/Output</w:t>
      </w:r>
      <w:bookmarkEnd w:id="5884"/>
      <w:proofErr w:type="spellEnd"/>
    </w:p>
    <w:p w14:paraId="3C220EF3" w14:textId="5E83221D" w:rsidR="00F67D04" w:rsidRPr="00EC76D5" w:rsidRDefault="00F67D04" w:rsidP="00F67D04">
      <w:pPr>
        <w:pStyle w:val="CodeListing"/>
      </w:pPr>
      <w:proofErr w:type="spellStart"/>
      <w:r w:rsidRPr="00EC76D5">
        <w:t>StdIO.h</w:t>
      </w:r>
      <w:proofErr w:type="spellEnd"/>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5885" w:name="_Toc481936461"/>
      <w:r w:rsidRPr="00EC76D5">
        <w:t>Printing</w:t>
      </w:r>
      <w:bookmarkEnd w:id="5885"/>
    </w:p>
    <w:p w14:paraId="07321D9D" w14:textId="58D08412" w:rsidR="00F67D04" w:rsidRPr="00EC76D5" w:rsidRDefault="00957919" w:rsidP="00957919">
      <w:pPr>
        <w:pStyle w:val="CodeListing"/>
      </w:pPr>
      <w:proofErr w:type="spellStart"/>
      <w:r w:rsidRPr="00EC76D5">
        <w:t>Printf.h</w:t>
      </w:r>
      <w:proofErr w:type="spellEnd"/>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proofErr w:type="spellStart"/>
      <w:r w:rsidRPr="00EC76D5">
        <w:t>Printf.c</w:t>
      </w:r>
      <w:proofErr w:type="spellEnd"/>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5886" w:name="_Toc481936462"/>
      <w:r w:rsidRPr="00EC76D5">
        <w:t>Scanning</w:t>
      </w:r>
      <w:bookmarkEnd w:id="5886"/>
    </w:p>
    <w:p w14:paraId="29AFA940" w14:textId="00F6E791" w:rsidR="00594DB0" w:rsidRPr="00EC76D5" w:rsidRDefault="00594DB0" w:rsidP="00594DB0">
      <w:pPr>
        <w:pStyle w:val="CodeListing"/>
      </w:pPr>
      <w:proofErr w:type="spellStart"/>
      <w:r w:rsidRPr="00EC76D5">
        <w:t>Scanf.h</w:t>
      </w:r>
      <w:proofErr w:type="spellEnd"/>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proofErr w:type="spellStart"/>
      <w:r w:rsidRPr="00EC76D5">
        <w:t>Scanf.c</w:t>
      </w:r>
      <w:proofErr w:type="spellEnd"/>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5887" w:name="_Toc481936463"/>
      <w:r w:rsidRPr="00EC76D5">
        <w:t>F</w:t>
      </w:r>
      <w:r w:rsidR="00AF06D6" w:rsidRPr="00EC76D5">
        <w:t xml:space="preserve">ile </w:t>
      </w:r>
      <w:r w:rsidRPr="00EC76D5">
        <w:t>H</w:t>
      </w:r>
      <w:r w:rsidR="00AF06D6" w:rsidRPr="00EC76D5">
        <w:t>andling</w:t>
      </w:r>
      <w:bookmarkEnd w:id="5887"/>
    </w:p>
    <w:p w14:paraId="174C04F8" w14:textId="43A51BB5" w:rsidR="00577582" w:rsidRPr="00EC76D5" w:rsidRDefault="006217C5" w:rsidP="006217C5">
      <w:pPr>
        <w:pStyle w:val="CodeListing"/>
      </w:pPr>
      <w:proofErr w:type="spellStart"/>
      <w:r w:rsidRPr="00EC76D5">
        <w:t>File.h</w:t>
      </w:r>
      <w:proofErr w:type="spellEnd"/>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proofErr w:type="spellStart"/>
      <w:r w:rsidRPr="00EC76D5">
        <w:t>File.c</w:t>
      </w:r>
      <w:proofErr w:type="spellEnd"/>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5888" w:name="_Toc481936464"/>
      <w:r w:rsidRPr="00EC76D5">
        <w:t>The Standard Library</w:t>
      </w:r>
      <w:bookmarkEnd w:id="5888"/>
    </w:p>
    <w:p w14:paraId="6289FDFB" w14:textId="30681A00" w:rsidR="003420EA" w:rsidRPr="00EC76D5" w:rsidRDefault="003420EA" w:rsidP="003420EA">
      <w:pPr>
        <w:pStyle w:val="CodeListing"/>
      </w:pPr>
      <w:proofErr w:type="spellStart"/>
      <w:r w:rsidRPr="00EC76D5">
        <w:t>StdLib.h</w:t>
      </w:r>
      <w:proofErr w:type="spellEnd"/>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proofErr w:type="spellStart"/>
      <w:r w:rsidRPr="00EC76D5">
        <w:t>StdLib.c</w:t>
      </w:r>
      <w:proofErr w:type="spellEnd"/>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5889" w:name="_Toc481936465"/>
      <w:r w:rsidRPr="00EC76D5">
        <w:t>T</w:t>
      </w:r>
      <w:r w:rsidR="00D62A8B" w:rsidRPr="00EC76D5">
        <w:t>ime</w:t>
      </w:r>
      <w:bookmarkEnd w:id="5889"/>
    </w:p>
    <w:p w14:paraId="4B568326" w14:textId="58C5640B" w:rsidR="00487292" w:rsidRPr="00EC76D5" w:rsidRDefault="00966D02" w:rsidP="00733EAC">
      <w:pPr>
        <w:pStyle w:val="CodeListing"/>
      </w:pPr>
      <w:proofErr w:type="spellStart"/>
      <w:r w:rsidRPr="00EC76D5">
        <w:t>T</w:t>
      </w:r>
      <w:r w:rsidR="00487292" w:rsidRPr="00EC76D5">
        <w:t>ime</w:t>
      </w:r>
      <w:r w:rsidRPr="00EC76D5">
        <w:t>.h</w:t>
      </w:r>
      <w:proofErr w:type="spellEnd"/>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proofErr w:type="spellStart"/>
      <w:r w:rsidRPr="00EC76D5">
        <w:t>Time.c</w:t>
      </w:r>
      <w:proofErr w:type="spellEnd"/>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5890" w:name="_Ref418406175"/>
      <w:bookmarkStart w:id="5891" w:name="_Toc481936466"/>
      <w:proofErr w:type="spellStart"/>
      <w:r w:rsidRPr="00EC76D5">
        <w:lastRenderedPageBreak/>
        <w:t>Main</w:t>
      </w:r>
      <w:r w:rsidR="001B32C0" w:rsidRPr="00EC76D5">
        <w:t>.java</w:t>
      </w:r>
      <w:bookmarkEnd w:id="5890"/>
      <w:bookmarkEnd w:id="5891"/>
      <w:proofErr w:type="spellEnd"/>
    </w:p>
    <w:p w14:paraId="5A67EAB2" w14:textId="77777777" w:rsidR="007D596B" w:rsidRPr="00EC76D5" w:rsidRDefault="007D596B" w:rsidP="006A31DF">
      <w:pPr>
        <w:pStyle w:val="Rubrik1"/>
      </w:pPr>
      <w:bookmarkStart w:id="5892" w:name="_Ref417644950"/>
      <w:bookmarkStart w:id="5893" w:name="_Toc481936467"/>
      <w:r w:rsidRPr="00EC76D5">
        <w:lastRenderedPageBreak/>
        <w:t>The C Grammar</w:t>
      </w:r>
      <w:bookmarkEnd w:id="5892"/>
      <w:bookmarkEnd w:id="5893"/>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 xml:space="preserve">American National Standard for Information systems – Programming Language C, </w:t>
      </w:r>
      <w:proofErr w:type="spellStart"/>
      <w:r w:rsidR="00444C4D" w:rsidRPr="00EC76D5">
        <w:rPr>
          <w:i/>
        </w:rPr>
        <w:t>X3.159</w:t>
      </w:r>
      <w:proofErr w:type="spellEnd"/>
      <w:r w:rsidR="00444C4D" w:rsidRPr="00EC76D5">
        <w:rPr>
          <w:i/>
        </w:rPr>
        <w:t>-1989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5894" w:name="_Toc481936468"/>
      <w:r w:rsidRPr="00EC76D5">
        <w:t>The Preprocessor Grammar</w:t>
      </w:r>
      <w:bookmarkEnd w:id="5894"/>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5895" w:name="_Toc481936469"/>
      <w:r w:rsidRPr="00EC76D5">
        <w:t xml:space="preserve">The </w:t>
      </w:r>
      <w:r w:rsidR="001C7B67" w:rsidRPr="00EC76D5">
        <w:t>Language</w:t>
      </w:r>
      <w:r w:rsidRPr="00EC76D5">
        <w:t xml:space="preserve"> Grammar</w:t>
      </w:r>
      <w:bookmarkEnd w:id="5895"/>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5896" w:name="_Toc481936470"/>
      <w:r w:rsidRPr="00EC76D5">
        <w:lastRenderedPageBreak/>
        <w:t>A</w:t>
      </w:r>
      <w:r w:rsidR="00281D34" w:rsidRPr="00EC76D5">
        <w:t xml:space="preserve"> Crash Course in C</w:t>
      </w:r>
      <w:bookmarkEnd w:id="5896"/>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w:t>
      </w:r>
      <w:proofErr w:type="spellStart"/>
      <w:r w:rsidRPr="00EC76D5">
        <w:t>the</w:t>
      </w:r>
      <w:proofErr w:type="spellEnd"/>
      <w:r w:rsidRPr="00EC76D5">
        <w:t xml:space="preserv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 xml:space="preserve">The researchers Dennis Ritchie and Ken </w:t>
      </w:r>
      <w:proofErr w:type="spellStart"/>
      <w:r w:rsidRPr="00EC76D5">
        <w:t>Thompon</w:t>
      </w:r>
      <w:proofErr w:type="spellEnd"/>
      <w:r w:rsidRPr="00EC76D5">
        <w:t xml:space="preserve"> created the language B by simplifying the research language BCPL</w:t>
      </w:r>
      <w:r w:rsidRPr="00EC76D5">
        <w:rPr>
          <w:rStyle w:val="Fotnotsreferens"/>
        </w:rPr>
        <w:footnoteReference w:id="13"/>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w:t>
      </w:r>
      <w:proofErr w:type="spellStart"/>
      <w:r w:rsidRPr="00EC76D5">
        <w:t>K&amp;R</w:t>
      </w:r>
      <w:proofErr w:type="spellEnd"/>
      <w:r w:rsidRPr="00EC76D5">
        <w:t xml:space="preserve"> C standard, named after the authors. In 1983, a working group was formed by the American National Standard Institute (ANSI) </w:t>
      </w:r>
      <w:proofErr w:type="gramStart"/>
      <w:r w:rsidRPr="00EC76D5">
        <w:t>in order to</w:t>
      </w:r>
      <w:proofErr w:type="gramEnd"/>
      <w:r w:rsidRPr="00EC76D5">
        <w:t xml:space="preserve">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5897" w:name="_Toc320485572"/>
      <w:bookmarkStart w:id="5898" w:name="_Toc323656681"/>
      <w:bookmarkStart w:id="5899" w:name="_Toc324085419"/>
      <w:bookmarkStart w:id="5900" w:name="_Toc383781071"/>
      <w:bookmarkStart w:id="5901" w:name="_Toc481936471"/>
      <w:r w:rsidRPr="00EC76D5">
        <w:t>The Compiler and the Linker</w:t>
      </w:r>
      <w:bookmarkEnd w:id="5897"/>
      <w:bookmarkEnd w:id="5898"/>
      <w:bookmarkEnd w:id="5899"/>
      <w:bookmarkEnd w:id="5900"/>
      <w:bookmarkEnd w:id="5901"/>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w:t>
      </w:r>
      <w:proofErr w:type="spellStart"/>
      <w:r w:rsidRPr="00EC76D5">
        <w:t>the</w:t>
      </w:r>
      <w:proofErr w:type="spellEnd"/>
      <w:r w:rsidRPr="00EC76D5">
        <w:t xml:space="preserv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proofErr w:type="spellStart"/>
      <w:r w:rsidRPr="00EC76D5">
        <w:rPr>
          <w:rStyle w:val="CodeInText0"/>
        </w:rPr>
        <w:t>Program.c</w:t>
      </w:r>
      <w:proofErr w:type="spellEnd"/>
      <w:r w:rsidRPr="00EC76D5">
        <w:t xml:space="preserve"> and a routine used by the program in </w:t>
      </w:r>
      <w:proofErr w:type="spellStart"/>
      <w:r w:rsidRPr="00EC76D5">
        <w:rPr>
          <w:rStyle w:val="CodeInText0"/>
        </w:rPr>
        <w:t>Routine.c</w:t>
      </w:r>
      <w:proofErr w:type="spellEnd"/>
      <w:r w:rsidRPr="00EC76D5">
        <w:t xml:space="preserve">. Furthermore, the program calls a function in the standard library. In this case, the compiler translates the source code into object code and the linker joins the code into the executable file </w:t>
      </w:r>
      <w:proofErr w:type="spellStart"/>
      <w:r w:rsidRPr="00EC76D5">
        <w:rPr>
          <w:rStyle w:val="CodeInText0"/>
        </w:rPr>
        <w:t>Program.exe</w:t>
      </w:r>
      <w:proofErr w:type="spellEnd"/>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EF0338" w:rsidRPr="003F7CF1" w:rsidRDefault="00EF0338"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EF0338" w:rsidRPr="003F7CF1" w:rsidRDefault="00EF0338"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EF0338" w:rsidRPr="003F7CF1" w:rsidRDefault="00EF0338"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EF0338" w:rsidRPr="003F7CF1" w:rsidRDefault="00EF033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EF0338" w:rsidRPr="003F7CF1" w:rsidRDefault="00EF0338"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EF0338" w:rsidRPr="003F7CF1" w:rsidRDefault="00EF0338"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EF0338" w:rsidRPr="003F7CF1" w:rsidRDefault="00EF0338"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EF0338" w:rsidRPr="003F7CF1" w:rsidRDefault="00EF0338"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EF0338" w:rsidRPr="003F7CF1" w:rsidRDefault="00EF033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EF0338" w:rsidRPr="003F7CF1" w:rsidRDefault="00EF0338"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EF0338" w:rsidRPr="003F7CF1" w:rsidRDefault="00EF0338"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EF0338" w:rsidRPr="003F7CF1" w:rsidRDefault="00EF0338"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EF0338" w:rsidRPr="003F7CF1" w:rsidRDefault="00EF033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EF0338" w:rsidRPr="003F7CF1" w:rsidRDefault="00EF0338"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EF0338" w:rsidRPr="003F7CF1" w:rsidRDefault="00EF0338"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EF0338" w:rsidRPr="003F7CF1" w:rsidRDefault="00EF0338"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EF0338" w:rsidRPr="003F7CF1" w:rsidRDefault="00EF0338"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EF0338" w:rsidRPr="003F7CF1" w:rsidRDefault="00EF0338"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w:t>
      </w:r>
      <w:proofErr w:type="gramStart"/>
      <w:r w:rsidRPr="00EC76D5">
        <w:t>error</w:t>
      </w:r>
      <w:proofErr w:type="gramEnd"/>
      <w:r w:rsidRPr="00EC76D5">
        <w:t xml:space="preserve">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5902" w:name="_Toc320485573"/>
      <w:bookmarkStart w:id="5903" w:name="_Toc323656682"/>
      <w:bookmarkStart w:id="5904" w:name="_Toc324085420"/>
      <w:bookmarkStart w:id="5905" w:name="_Toc383781072"/>
      <w:bookmarkStart w:id="5906" w:name="_Toc481936472"/>
      <w:r w:rsidRPr="00EC76D5">
        <w:t>The Hello-World Program</w:t>
      </w:r>
      <w:bookmarkEnd w:id="5902"/>
      <w:bookmarkEnd w:id="5903"/>
      <w:bookmarkEnd w:id="5904"/>
      <w:bookmarkEnd w:id="5905"/>
      <w:bookmarkEnd w:id="5906"/>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4"/>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5907" w:name="_Toc320485574"/>
      <w:bookmarkStart w:id="5908" w:name="_Toc323656683"/>
      <w:bookmarkStart w:id="5909" w:name="_Toc324085421"/>
      <w:bookmarkStart w:id="5910" w:name="_Toc383781073"/>
      <w:bookmarkStart w:id="5911" w:name="_Toc481936473"/>
      <w:r w:rsidRPr="00EC76D5">
        <w:t>Comments</w:t>
      </w:r>
      <w:bookmarkEnd w:id="5907"/>
      <w:bookmarkEnd w:id="5908"/>
      <w:bookmarkEnd w:id="5909"/>
      <w:bookmarkEnd w:id="5910"/>
      <w:bookmarkEnd w:id="5911"/>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5"/>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w:t>
      </w:r>
      <w:proofErr w:type="gramStart"/>
      <w:r w:rsidRPr="00EC76D5">
        <w:t>comments, and</w:t>
      </w:r>
      <w:proofErr w:type="gramEnd"/>
      <w:r w:rsidRPr="00EC76D5">
        <w:t xml:space="preserve">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5912"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5913" w:author="Stefan Björnander" w:date="2012-05-06T23:23:00Z">
          <w:pPr>
            <w:pStyle w:val="Rubrik2"/>
          </w:pPr>
        </w:pPrChange>
      </w:pPr>
      <w:bookmarkStart w:id="5914" w:name="_Toc323656684"/>
      <w:bookmarkStart w:id="5915" w:name="_Toc324085422"/>
      <w:bookmarkStart w:id="5916" w:name="_Toc383781074"/>
      <w:bookmarkStart w:id="5917" w:name="_Toc481936474"/>
      <w:r w:rsidRPr="00EC76D5">
        <w:t>Types and Variables</w:t>
      </w:r>
      <w:bookmarkEnd w:id="5912"/>
      <w:bookmarkEnd w:id="5914"/>
      <w:bookmarkEnd w:id="5915"/>
      <w:bookmarkEnd w:id="5916"/>
      <w:bookmarkEnd w:id="5917"/>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18" w:name="_Toc320485576"/>
      <w:bookmarkStart w:id="5919" w:name="_Toc323656685"/>
      <w:bookmarkStart w:id="5920" w:name="_Toc324085423"/>
      <w:bookmarkStart w:id="5921" w:name="_Toc383781075"/>
      <w:bookmarkStart w:id="5922" w:name="_Ref383781525"/>
      <w:bookmarkStart w:id="5923" w:name="_Toc481936475"/>
      <w:r w:rsidRPr="00EC76D5">
        <w:t>Simple Types</w:t>
      </w:r>
      <w:bookmarkEnd w:id="5918"/>
      <w:bookmarkEnd w:id="5919"/>
      <w:bookmarkEnd w:id="5920"/>
      <w:bookmarkEnd w:id="5921"/>
      <w:bookmarkEnd w:id="5922"/>
      <w:bookmarkEnd w:id="5923"/>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proofErr w:type="gramStart"/>
      <w:r w:rsidRPr="00EC76D5">
        <w:rPr>
          <w:rStyle w:val="CodeInText0"/>
        </w:rPr>
        <w:t>double</w:t>
      </w:r>
      <w:r w:rsidRPr="00EC76D5">
        <w:t>;</w:t>
      </w:r>
      <w:proofErr w:type="gramEnd"/>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proofErr w:type="spellStart"/>
      <w:r w:rsidRPr="00EC76D5">
        <w:rPr>
          <w:rStyle w:val="CodeInText0"/>
        </w:rPr>
        <w:t>boolean</w:t>
      </w:r>
      <w:proofErr w:type="spellEnd"/>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6"/>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4" w:name="_Toc320485577"/>
      <w:bookmarkStart w:id="5925" w:name="_Toc323656686"/>
      <w:bookmarkStart w:id="5926" w:name="_Toc324085424"/>
      <w:bookmarkStart w:id="5927" w:name="_Toc383781076"/>
      <w:bookmarkStart w:id="5928" w:name="_Toc481936476"/>
      <w:r w:rsidRPr="00EC76D5">
        <w:t>Variables</w:t>
      </w:r>
      <w:bookmarkEnd w:id="5924"/>
      <w:bookmarkEnd w:id="5925"/>
      <w:bookmarkEnd w:id="5926"/>
      <w:bookmarkEnd w:id="5927"/>
      <w:bookmarkEnd w:id="5928"/>
    </w:p>
    <w:p w14:paraId="1797A312" w14:textId="65C3F1D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proofErr w:type="spellStart"/>
      <w:r w:rsidR="002F35C1">
        <w:t>initializer</w:t>
      </w:r>
      <w:r w:rsidRPr="00EC76D5">
        <w:t>ialize</w:t>
      </w:r>
      <w:proofErr w:type="spellEnd"/>
      <w:r w:rsidRPr="00EC76D5">
        <w:t xml:space="preserve"> the variable; that is, assign it a value. If we do not, the variable’s value is undefined</w:t>
      </w:r>
      <w:r w:rsidRPr="00EC76D5">
        <w:rPr>
          <w:rStyle w:val="Fotnotsreferens"/>
          <w:szCs w:val="21"/>
        </w:rPr>
        <w:footnoteReference w:id="17"/>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EF0338" w:rsidRPr="003F7CF1" w:rsidRDefault="00EF033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EF0338" w:rsidRPr="003F7CF1" w:rsidRDefault="00EF0338"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EF0338" w:rsidRPr="003F7CF1" w:rsidRDefault="00EF0338"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EF0338" w:rsidRPr="003F7CF1" w:rsidRDefault="00EF0338"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EF0338" w:rsidRPr="003F7CF1" w:rsidRDefault="00EF0338"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EF0338" w:rsidRPr="003F7CF1" w:rsidRDefault="00EF0338"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EF0338" w:rsidRPr="003F7CF1" w:rsidRDefault="00EF0338"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EF0338" w:rsidRPr="003F7CF1" w:rsidRDefault="00EF033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EF0338" w:rsidRPr="003F7CF1" w:rsidRDefault="00EF0338"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EF0338" w:rsidRPr="003F7CF1" w:rsidRDefault="00EF0338"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EF0338" w:rsidRPr="003F7CF1" w:rsidRDefault="00EF0338"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EF0338" w:rsidRPr="003F7CF1" w:rsidRDefault="00EF0338"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EF0338" w:rsidRPr="003F7CF1" w:rsidRDefault="00EF0338"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EF0338" w:rsidRPr="003F7CF1" w:rsidRDefault="00EF0338"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EF0338" w:rsidRPr="003F7CF1" w:rsidRDefault="00EF0338"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EF0338" w:rsidRPr="003F7CF1" w:rsidRDefault="00EF0338"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18"/>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29" w:name="_Toc320485578"/>
      <w:bookmarkStart w:id="5930" w:name="_Toc323656687"/>
      <w:bookmarkStart w:id="5931" w:name="_Toc324085425"/>
      <w:bookmarkStart w:id="5932" w:name="_Toc383781077"/>
      <w:bookmarkStart w:id="5933" w:name="_Toc481936477"/>
      <w:bookmarkStart w:id="5934" w:name="_Toc320485579"/>
      <w:r w:rsidRPr="00EC76D5">
        <w:t>Constants</w:t>
      </w:r>
      <w:bookmarkEnd w:id="5929"/>
      <w:bookmarkEnd w:id="5930"/>
      <w:bookmarkEnd w:id="5931"/>
      <w:bookmarkEnd w:id="5932"/>
      <w:bookmarkEnd w:id="5933"/>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5" w:name="_Toc323656688"/>
      <w:bookmarkStart w:id="5936" w:name="_Toc324085426"/>
      <w:bookmarkStart w:id="5937" w:name="_Toc383781078"/>
      <w:bookmarkStart w:id="5938" w:name="_Toc481936478"/>
      <w:r w:rsidRPr="00EC76D5">
        <w:t>Output</w:t>
      </w:r>
      <w:bookmarkEnd w:id="5934"/>
      <w:bookmarkEnd w:id="5935"/>
      <w:bookmarkEnd w:id="5936"/>
      <w:bookmarkEnd w:id="5937"/>
      <w:bookmarkEnd w:id="5938"/>
    </w:p>
    <w:p w14:paraId="68E5301E" w14:textId="77777777" w:rsidR="00E80032" w:rsidRPr="00EC76D5" w:rsidRDefault="00E80032" w:rsidP="00E80032">
      <w:r w:rsidRPr="00EC76D5">
        <w:t xml:space="preserve">As noted in the first section of this chapter, the standard function for output is </w:t>
      </w:r>
      <w:proofErr w:type="spellStart"/>
      <w:r w:rsidRPr="00EC76D5">
        <w:rPr>
          <w:rStyle w:val="CodeInText0"/>
        </w:rPr>
        <w:t>printf</w:t>
      </w:r>
      <w:proofErr w:type="spellEnd"/>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proofErr w:type="spellStart"/>
            <w:r w:rsidRPr="00EC76D5">
              <w:t>lf</w:t>
            </w:r>
            <w:proofErr w:type="spellEnd"/>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proofErr w:type="spellStart"/>
      <w:r w:rsidRPr="00EC76D5">
        <w:rPr>
          <w:i/>
        </w:rPr>
        <w:t>i</w:t>
      </w:r>
      <w:proofErr w:type="spellEnd"/>
      <w:r w:rsidRPr="00EC76D5">
        <w:t xml:space="preserve"> represents an integer, </w:t>
      </w:r>
      <w:r w:rsidRPr="00EC76D5">
        <w:rPr>
          <w:i/>
        </w:rPr>
        <w:t>f</w:t>
      </w:r>
      <w:r w:rsidRPr="00EC76D5">
        <w:rPr>
          <w:rStyle w:val="Fotnotsreferens"/>
          <w:i/>
          <w:szCs w:val="21"/>
        </w:rPr>
        <w:footnoteReference w:id="19"/>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w:t>
      </w:r>
      <w:proofErr w:type="gramStart"/>
      <w:r w:rsidRPr="00EC76D5">
        <w:t>new-line</w:t>
      </w:r>
      <w:proofErr w:type="gramEnd"/>
      <w:r w:rsidRPr="00EC76D5">
        <w:t>.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39" w:name="_Toc320485580"/>
      <w:bookmarkStart w:id="5940" w:name="_Toc323656689"/>
      <w:bookmarkStart w:id="5941" w:name="_Toc324085427"/>
      <w:bookmarkStart w:id="5942" w:name="_Toc383781079"/>
      <w:bookmarkStart w:id="5943" w:name="_Toc481936479"/>
      <w:r w:rsidRPr="00EC76D5">
        <w:t>Input</w:t>
      </w:r>
      <w:bookmarkEnd w:id="5939"/>
      <w:bookmarkEnd w:id="5940"/>
      <w:bookmarkEnd w:id="5941"/>
      <w:bookmarkEnd w:id="5942"/>
      <w:bookmarkEnd w:id="5943"/>
    </w:p>
    <w:p w14:paraId="299686DD" w14:textId="77777777" w:rsidR="00E80032" w:rsidRPr="00EC76D5" w:rsidRDefault="00E80032" w:rsidP="00E80032">
      <w:r w:rsidRPr="00EC76D5">
        <w:t xml:space="preserve">The standard functions for input </w:t>
      </w:r>
      <w:proofErr w:type="gramStart"/>
      <w:r w:rsidRPr="00EC76D5">
        <w:t>is</w:t>
      </w:r>
      <w:proofErr w:type="gramEnd"/>
      <w:r w:rsidRPr="00EC76D5">
        <w:t xml:space="preserve"> and </w:t>
      </w:r>
      <w:proofErr w:type="spellStart"/>
      <w:r w:rsidRPr="00EC76D5">
        <w:rPr>
          <w:rStyle w:val="CodeInText0"/>
        </w:rPr>
        <w:t>scanf</w:t>
      </w:r>
      <w:proofErr w:type="spellEnd"/>
      <w:r w:rsidRPr="00EC76D5">
        <w:t xml:space="preserve"> (formatted scan), it reads from the standard input device (normally the keyboard).</w:t>
      </w:r>
    </w:p>
    <w:p w14:paraId="0EC091BF" w14:textId="77777777" w:rsidR="00E80032" w:rsidRPr="00EC76D5" w:rsidRDefault="00E80032" w:rsidP="00E80032">
      <w:proofErr w:type="gramStart"/>
      <w:r w:rsidRPr="00EC76D5">
        <w:t>Similar to</w:t>
      </w:r>
      <w:proofErr w:type="gramEnd"/>
      <w:r w:rsidRPr="00EC76D5">
        <w:t xml:space="preserve"> </w:t>
      </w:r>
      <w:proofErr w:type="spellStart"/>
      <w:r w:rsidRPr="00EC76D5">
        <w:rPr>
          <w:rStyle w:val="CodeInText0"/>
        </w:rPr>
        <w:t>printf</w:t>
      </w:r>
      <w:proofErr w:type="spellEnd"/>
      <w:r w:rsidRPr="00EC76D5">
        <w:t xml:space="preserve">, its first argument is the format string. The format codes mostly agree with those of </w:t>
      </w:r>
      <w:proofErr w:type="spellStart"/>
      <w:r w:rsidRPr="00EC76D5">
        <w:rPr>
          <w:rStyle w:val="CodeInText0"/>
        </w:rPr>
        <w:t>printf</w:t>
      </w:r>
      <w:proofErr w:type="spellEnd"/>
      <w:r w:rsidRPr="00EC76D5">
        <w:t xml:space="preserve">, but not completely. See the table at the end of the chapter for a list of format codes. For instance, </w:t>
      </w:r>
      <w:proofErr w:type="spellStart"/>
      <w:r w:rsidRPr="00EC76D5">
        <w:rPr>
          <w:rStyle w:val="CodeInText0"/>
        </w:rPr>
        <w:t>scanf</w:t>
      </w:r>
      <w:proofErr w:type="spellEnd"/>
      <w:r w:rsidRPr="00EC76D5">
        <w:t xml:space="preserve"> expects </w:t>
      </w:r>
      <w:proofErr w:type="spellStart"/>
      <w:r w:rsidRPr="00EC76D5">
        <w:rPr>
          <w:rStyle w:val="KeyWord"/>
        </w:rPr>
        <w:t>lf</w:t>
      </w:r>
      <w:proofErr w:type="spellEnd"/>
      <w:r w:rsidRPr="00EC76D5">
        <w:t xml:space="preserve"> to read a double value, in contrast to </w:t>
      </w:r>
      <w:proofErr w:type="spellStart"/>
      <w:r w:rsidRPr="00EC76D5">
        <w:rPr>
          <w:rStyle w:val="CodeInText0"/>
        </w:rPr>
        <w:t>printf</w:t>
      </w:r>
      <w:proofErr w:type="spellEnd"/>
      <w:r w:rsidRPr="00EC76D5">
        <w:t xml:space="preserve"> that expects </w:t>
      </w:r>
      <w:r w:rsidRPr="00EC76D5">
        <w:rPr>
          <w:rStyle w:val="KeyWord"/>
        </w:rPr>
        <w:t>f</w:t>
      </w:r>
      <w:r w:rsidRPr="00EC76D5">
        <w:rPr>
          <w:rStyle w:val="Fotnotsreferens"/>
          <w:i/>
          <w:szCs w:val="21"/>
        </w:rPr>
        <w:footnoteReference w:id="20"/>
      </w:r>
      <w:r w:rsidRPr="00EC76D5">
        <w:t>.</w:t>
      </w:r>
    </w:p>
    <w:p w14:paraId="0CA40E7A" w14:textId="1B86D640" w:rsidR="00E80032" w:rsidRPr="00EC76D5" w:rsidRDefault="00E80032" w:rsidP="00E80032">
      <w:r w:rsidRPr="00EC76D5">
        <w:t xml:space="preserve">Another difference is that while </w:t>
      </w:r>
      <w:proofErr w:type="spellStart"/>
      <w:r w:rsidRPr="00EC76D5">
        <w:rPr>
          <w:rStyle w:val="CodeInText0"/>
        </w:rPr>
        <w:t>printf</w:t>
      </w:r>
      <w:proofErr w:type="spellEnd"/>
      <w:r w:rsidRPr="00EC76D5">
        <w:t xml:space="preserve"> wants the values corresponding to the format codes, </w:t>
      </w:r>
      <w:proofErr w:type="spellStart"/>
      <w:r w:rsidRPr="00EC76D5">
        <w:rPr>
          <w:rStyle w:val="CodeInText0"/>
        </w:rPr>
        <w:t>scanf</w:t>
      </w:r>
      <w:proofErr w:type="spellEnd"/>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proofErr w:type="spellStart"/>
            <w:r w:rsidRPr="00EC76D5">
              <w:lastRenderedPageBreak/>
              <w:t>lf</w:t>
            </w:r>
            <w:proofErr w:type="spellEnd"/>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proofErr w:type="spellStart"/>
            <w:r w:rsidRPr="00EC76D5">
              <w:t>ld</w:t>
            </w:r>
            <w:proofErr w:type="spellEnd"/>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proofErr w:type="spellStart"/>
      <w:r w:rsidRPr="00EC76D5">
        <w:rPr>
          <w:rStyle w:val="CodeInText0"/>
        </w:rPr>
        <w:t>scanf</w:t>
      </w:r>
      <w:proofErr w:type="spellEnd"/>
      <w:r w:rsidRPr="00EC76D5">
        <w:t xml:space="preserve"> expects </w:t>
      </w:r>
      <w:proofErr w:type="spellStart"/>
      <w:r w:rsidRPr="00EC76D5">
        <w:rPr>
          <w:rStyle w:val="CodeInText0"/>
        </w:rPr>
        <w:t>lf</w:t>
      </w:r>
      <w:proofErr w:type="spellEnd"/>
      <w:r w:rsidRPr="00EC76D5">
        <w:t xml:space="preserve"> to represent a double float, in contrast to </w:t>
      </w:r>
      <w:proofErr w:type="spellStart"/>
      <w:r w:rsidRPr="00EC76D5">
        <w:rPr>
          <w:rStyle w:val="CodeInText0"/>
        </w:rPr>
        <w:t>printf</w:t>
      </w:r>
      <w:proofErr w:type="spellEnd"/>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5944" w:name="_Toc320485581"/>
      <w:r w:rsidRPr="00EC76D5">
        <w:t xml:space="preserve">There is also the </w:t>
      </w:r>
      <w:r w:rsidRPr="00EC76D5">
        <w:rPr>
          <w:rStyle w:val="CodeInText0"/>
        </w:rPr>
        <w:t>gets</w:t>
      </w:r>
      <w:r w:rsidRPr="00EC76D5">
        <w:t xml:space="preserve"> function that reads a string until it reaches a new-line, which differs from </w:t>
      </w:r>
      <w:proofErr w:type="spellStart"/>
      <w:r w:rsidRPr="00EC76D5">
        <w:rPr>
          <w:rStyle w:val="CodeInText0"/>
        </w:rPr>
        <w:t>scanf</w:t>
      </w:r>
      <w:proofErr w:type="spellEnd"/>
      <w:r w:rsidRPr="00EC76D5">
        <w:t xml:space="preserve"> that reads a string until it reaches a white-space character</w:t>
      </w:r>
      <w:r w:rsidRPr="00EC76D5">
        <w:rPr>
          <w:rStyle w:val="Fotnotsreferens"/>
        </w:rPr>
        <w:footnoteReference w:id="21"/>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proofErr w:type="spellStart"/>
      <w:r w:rsidRPr="00EC76D5">
        <w:rPr>
          <w:rStyle w:val="CodeInText0"/>
        </w:rPr>
        <w:t>scanf</w:t>
      </w:r>
      <w:proofErr w:type="spellEnd"/>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5945"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46" w:name="_Toc323656690"/>
      <w:bookmarkStart w:id="5947" w:name="_Toc324085428"/>
      <w:bookmarkStart w:id="5948" w:name="_Toc383781080"/>
      <w:bookmarkStart w:id="5949" w:name="_Toc481936480"/>
      <w:r w:rsidRPr="00EC76D5">
        <w:t>Enumerations</w:t>
      </w:r>
      <w:bookmarkEnd w:id="5944"/>
      <w:bookmarkEnd w:id="5946"/>
      <w:bookmarkEnd w:id="5947"/>
      <w:bookmarkEnd w:id="5948"/>
      <w:bookmarkEnd w:id="5949"/>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2"/>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0" w:name="_Toc320485582"/>
      <w:bookmarkStart w:id="5951" w:name="_Toc323656691"/>
      <w:bookmarkStart w:id="5952" w:name="_Toc324085429"/>
      <w:bookmarkStart w:id="5953" w:name="_Toc383781081"/>
      <w:bookmarkStart w:id="5954" w:name="_Toc481936481"/>
      <w:r w:rsidRPr="00EC76D5">
        <w:t>Arrays</w:t>
      </w:r>
      <w:bookmarkEnd w:id="5950"/>
      <w:bookmarkEnd w:id="5951"/>
      <w:bookmarkEnd w:id="5952"/>
      <w:bookmarkEnd w:id="5953"/>
      <w:bookmarkEnd w:id="5954"/>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w:t>
      </w:r>
      <w:proofErr w:type="spellStart"/>
      <w:r w:rsidRPr="00EC76D5">
        <w:t>of</w:t>
      </w:r>
      <w:proofErr w:type="spellEnd"/>
      <w:r w:rsidRPr="00EC76D5">
        <w:t xml:space="preserve">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EF0338" w:rsidRPr="003F7CF1" w:rsidRDefault="00EF0338"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EF0338" w:rsidRPr="003F7CF1" w:rsidRDefault="00EF0338"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EF0338" w:rsidRPr="003F7CF1" w:rsidRDefault="00EF0338"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EF0338" w:rsidRPr="003F7CF1" w:rsidRDefault="00EF033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EF0338" w:rsidRPr="003F7CF1" w:rsidRDefault="00EF033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EF0338" w:rsidRPr="003F7CF1" w:rsidRDefault="00EF033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EF0338" w:rsidRPr="003F7CF1" w:rsidRDefault="00EF0338"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EF0338" w:rsidRPr="003F7CF1" w:rsidRDefault="00EF0338"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EF0338" w:rsidRPr="003F7CF1" w:rsidRDefault="00EF0338"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EF0338" w:rsidRPr="003F7CF1" w:rsidRDefault="00EF0338"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EF0338" w:rsidRPr="003F7CF1" w:rsidRDefault="00EF0338"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EF0338" w:rsidRPr="003F7CF1" w:rsidRDefault="00EF0338"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EF0338" w:rsidRPr="003F7CF1" w:rsidRDefault="00EF033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EF0338" w:rsidRPr="003F7CF1" w:rsidRDefault="00EF033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EF0338" w:rsidRPr="003F7CF1" w:rsidRDefault="00EF033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EF0338" w:rsidRPr="003F7CF1" w:rsidRDefault="00EF033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EF0338" w:rsidRPr="003F7CF1" w:rsidRDefault="00EF0338"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EF0338" w:rsidRPr="003F7CF1" w:rsidRDefault="00EF033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EF0338" w:rsidRPr="003F7CF1" w:rsidRDefault="00EF033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EF0338" w:rsidRPr="003F7CF1" w:rsidRDefault="00EF033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EF0338" w:rsidRPr="003F7CF1" w:rsidRDefault="00EF033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EF0338" w:rsidRPr="003F7CF1" w:rsidRDefault="00EF033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EF0338" w:rsidRPr="003F7CF1" w:rsidRDefault="00EF033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EF0338" w:rsidRPr="003F7CF1" w:rsidRDefault="00EF033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EF0338" w:rsidRPr="003F7CF1" w:rsidRDefault="00EF033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EF0338" w:rsidRPr="003F7CF1" w:rsidRDefault="00EF0338"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EF0338" w:rsidRPr="003F7CF1" w:rsidRDefault="00EF033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EF0338" w:rsidRPr="003F7CF1" w:rsidRDefault="00EF033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EF0338" w:rsidRPr="003F7CF1" w:rsidRDefault="00EF033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EF0338" w:rsidRPr="003F7CF1" w:rsidRDefault="00EF0338"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EF0338" w:rsidRPr="003F7CF1" w:rsidRDefault="00EF0338"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EF0338" w:rsidRPr="003F7CF1" w:rsidRDefault="00EF0338"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EF0338" w:rsidRPr="003F7CF1" w:rsidRDefault="00EF0338"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EF0338" w:rsidRPr="003F7CF1" w:rsidRDefault="00EF0338"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EF0338" w:rsidRPr="003F7CF1" w:rsidRDefault="00EF0338"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EF0338" w:rsidRPr="003F7CF1" w:rsidRDefault="00EF0338"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EF0338" w:rsidRPr="003F7CF1" w:rsidRDefault="00EF0338"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EF0338" w:rsidRPr="003F7CF1" w:rsidRDefault="00EF0338"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EF0338" w:rsidRPr="003F7CF1" w:rsidRDefault="00EF0338"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EF0338" w:rsidRPr="003F7CF1" w:rsidRDefault="00EF0338"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EF0338" w:rsidRPr="003F7CF1" w:rsidRDefault="00EF0338"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EF0338" w:rsidRPr="003F7CF1" w:rsidRDefault="00EF0338"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EF0338" w:rsidRPr="003F7CF1" w:rsidRDefault="00EF0338"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EF0338" w:rsidRPr="003F7CF1" w:rsidRDefault="00EF0338"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EF0338" w:rsidRPr="003F7CF1" w:rsidRDefault="00EF0338"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EF0338" w:rsidRPr="003F7CF1" w:rsidRDefault="00EF0338"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EF0338" w:rsidRPr="003F7CF1" w:rsidRDefault="00EF0338"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EF0338" w:rsidRPr="003F7CF1" w:rsidRDefault="00EF0338"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EF0338" w:rsidRPr="003F7CF1" w:rsidRDefault="00EF0338"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EF0338" w:rsidRPr="003F7CF1" w:rsidRDefault="00EF0338"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EF0338" w:rsidRPr="003F7CF1" w:rsidRDefault="00EF0338"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EF0338" w:rsidRPr="003F7CF1" w:rsidRDefault="00EF0338"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EF0338" w:rsidRPr="003F7CF1" w:rsidRDefault="00EF0338"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EF0338" w:rsidRPr="003F7CF1" w:rsidRDefault="00EF0338"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EF0338" w:rsidRPr="003F7CF1" w:rsidRDefault="00EF0338"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EF0338" w:rsidRPr="003F7CF1" w:rsidRDefault="00EF0338"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EF0338" w:rsidRPr="003F7CF1" w:rsidRDefault="00EF0338"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EF0338" w:rsidRPr="003F7CF1" w:rsidRDefault="00EF0338"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EF0338" w:rsidRPr="003F7CF1" w:rsidRDefault="00EF0338"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EF0338" w:rsidRPr="003F7CF1" w:rsidRDefault="00EF0338"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EF0338" w:rsidRPr="003F7CF1" w:rsidRDefault="00EF0338"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EF0338" w:rsidRPr="003F7CF1" w:rsidRDefault="00EF0338"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EF0338" w:rsidRPr="003F7CF1" w:rsidRDefault="00EF0338"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EF0338" w:rsidRPr="003F7CF1" w:rsidRDefault="00EF0338"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EF0338" w:rsidRPr="003F7CF1" w:rsidRDefault="00EF0338"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EF0338" w:rsidRPr="003F7CF1" w:rsidRDefault="00EF0338"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EF0338" w:rsidRPr="003F7CF1" w:rsidRDefault="00EF0338"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EF0338" w:rsidRPr="003F7CF1" w:rsidRDefault="00EF0338"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55" w:name="_Toc320485583"/>
      <w:bookmarkStart w:id="5956" w:name="_Toc323656692"/>
      <w:bookmarkStart w:id="5957" w:name="_Toc324085430"/>
      <w:bookmarkStart w:id="5958" w:name="_Toc383781082"/>
      <w:bookmarkStart w:id="5959" w:name="_Toc481936482"/>
      <w:r w:rsidRPr="00EC76D5">
        <w:t>Characters and Strings</w:t>
      </w:r>
      <w:bookmarkEnd w:id="5955"/>
      <w:bookmarkEnd w:id="5956"/>
      <w:bookmarkEnd w:id="5957"/>
      <w:bookmarkEnd w:id="5958"/>
      <w:bookmarkEnd w:id="5959"/>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w:t>
      </w:r>
      <w:proofErr w:type="gramStart"/>
      <w:r w:rsidRPr="00EC76D5">
        <w:t>built in</w:t>
      </w:r>
      <w:proofErr w:type="gramEnd"/>
      <w:r w:rsidRPr="00EC76D5">
        <w:t xml:space="preserve">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EF0338" w:rsidRPr="003F7CF1" w:rsidRDefault="00EF0338"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EF0338" w:rsidRPr="003F7CF1" w:rsidRDefault="00EF033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EF0338" w:rsidRPr="003F7CF1" w:rsidRDefault="00EF0338"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EF0338" w:rsidRPr="003F7CF1" w:rsidRDefault="00EF0338"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EF0338" w:rsidRPr="003F7CF1" w:rsidRDefault="00EF0338"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EF0338" w:rsidRPr="003F7CF1" w:rsidRDefault="00EF0338"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EF0338" w:rsidRPr="003F7CF1" w:rsidRDefault="00EF0338"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EF0338" w:rsidRPr="003F7CF1" w:rsidRDefault="00EF0338"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0" w:name="_Toc323656693"/>
      <w:bookmarkStart w:id="5961" w:name="_Toc324085431"/>
      <w:bookmarkStart w:id="5962" w:name="_Toc383781083"/>
      <w:bookmarkStart w:id="5963" w:name="_Toc481936483"/>
      <w:r w:rsidRPr="00EC76D5">
        <w:t>The ASCII Table</w:t>
      </w:r>
      <w:bookmarkEnd w:id="5960"/>
      <w:bookmarkEnd w:id="5961"/>
      <w:bookmarkEnd w:id="5962"/>
      <w:bookmarkEnd w:id="5963"/>
    </w:p>
    <w:p w14:paraId="3B8A786D" w14:textId="59761AD2" w:rsidR="00E80032" w:rsidRPr="00EC76D5" w:rsidRDefault="00E80032" w:rsidP="00E80032">
      <w:r w:rsidRPr="00EC76D5">
        <w:t xml:space="preserve">So </w:t>
      </w:r>
      <w:proofErr w:type="gramStart"/>
      <w:r w:rsidRPr="00EC76D5">
        <w:t>far</w:t>
      </w:r>
      <w:proofErr w:type="gramEnd"/>
      <w:r w:rsidRPr="00EC76D5">
        <w:t xml:space="preserve">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proofErr w:type="spellStart"/>
      <w:r w:rsidR="00545E00" w:rsidRPr="00EC76D5">
        <w:rPr>
          <w:b/>
          <w:bCs/>
        </w:rPr>
        <w:t>Fel</w:t>
      </w:r>
      <w:proofErr w:type="spellEnd"/>
      <w:r w:rsidR="00545E00" w:rsidRPr="00EC76D5">
        <w:rPr>
          <w:b/>
          <w:bCs/>
        </w:rPr>
        <w:t xml:space="preserve">! </w:t>
      </w:r>
      <w:proofErr w:type="spellStart"/>
      <w:r w:rsidR="00545E00" w:rsidRPr="00EC76D5">
        <w:rPr>
          <w:b/>
          <w:bCs/>
        </w:rPr>
        <w:t>Hittar</w:t>
      </w:r>
      <w:proofErr w:type="spellEnd"/>
      <w:r w:rsidR="00545E00" w:rsidRPr="00EC76D5">
        <w:rPr>
          <w:b/>
          <w:bCs/>
        </w:rPr>
        <w:t xml:space="preserve"> </w:t>
      </w:r>
      <w:proofErr w:type="spellStart"/>
      <w:r w:rsidR="00545E00" w:rsidRPr="00EC76D5">
        <w:rPr>
          <w:b/>
          <w:bCs/>
        </w:rPr>
        <w:t>inte</w:t>
      </w:r>
      <w:proofErr w:type="spellEnd"/>
      <w:r w:rsidR="00545E00" w:rsidRPr="00EC76D5">
        <w:rPr>
          <w:b/>
          <w:bCs/>
        </w:rPr>
        <w:t xml:space="preserve"> </w:t>
      </w:r>
      <w:proofErr w:type="spellStart"/>
      <w:r w:rsidR="00545E00" w:rsidRPr="00EC76D5">
        <w:rPr>
          <w:b/>
          <w:bCs/>
        </w:rPr>
        <w:t>referenskälla</w:t>
      </w:r>
      <w:proofErr w:type="spellEnd"/>
      <w:r w:rsidR="00545E00" w:rsidRPr="00EC76D5">
        <w:rPr>
          <w:b/>
          <w:bCs/>
        </w:rPr>
        <w:t>.</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64" w:name="_Toc320485584"/>
      <w:bookmarkStart w:id="5965" w:name="_Toc323656694"/>
      <w:bookmarkStart w:id="5966" w:name="_Toc324085432"/>
      <w:bookmarkStart w:id="5967" w:name="_Ref383780778"/>
      <w:bookmarkStart w:id="5968" w:name="_Toc383781084"/>
      <w:bookmarkStart w:id="5969" w:name="_Toc481936484"/>
      <w:r w:rsidRPr="00EC76D5">
        <w:t>Pointers</w:t>
      </w:r>
      <w:bookmarkEnd w:id="5964"/>
      <w:bookmarkEnd w:id="5965"/>
      <w:bookmarkEnd w:id="5966"/>
      <w:bookmarkEnd w:id="5967"/>
      <w:bookmarkEnd w:id="5968"/>
      <w:bookmarkEnd w:id="5969"/>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proofErr w:type="spellStart"/>
      <w:r w:rsidRPr="00EC76D5">
        <w:rPr>
          <w:rStyle w:val="CodeInText0"/>
        </w:rPr>
        <w:t>i</w:t>
      </w:r>
      <w:proofErr w:type="spellEnd"/>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proofErr w:type="spellStart"/>
      <w:r w:rsidRPr="00EC76D5">
        <w:rPr>
          <w:rStyle w:val="CodeInText0"/>
        </w:rPr>
        <w:t>i</w:t>
      </w:r>
      <w:proofErr w:type="spellEnd"/>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EF0338" w:rsidRPr="003F7CF1" w:rsidRDefault="00EF033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EF0338" w:rsidRPr="003F7CF1" w:rsidRDefault="00EF03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EF0338" w:rsidRPr="003F7CF1" w:rsidRDefault="00EF0338"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EF0338" w:rsidRPr="003F7CF1" w:rsidRDefault="00EF033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EF0338" w:rsidRPr="003F7CF1" w:rsidRDefault="00EF0338"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EF0338" w:rsidRPr="003F7CF1" w:rsidRDefault="00EF0338"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EF0338" w:rsidRPr="003F7CF1" w:rsidRDefault="00EF0338"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EF0338" w:rsidRPr="003F7CF1" w:rsidRDefault="00EF0338"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EF0338" w:rsidRPr="003F7CF1" w:rsidRDefault="00EF0338"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EF0338" w:rsidRPr="003F7CF1" w:rsidRDefault="00EF0338"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EF0338" w:rsidRPr="003F7CF1" w:rsidRDefault="00EF0338"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EF0338" w:rsidRPr="003F7CF1" w:rsidRDefault="00EF0338"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EF0338" w:rsidRPr="003F7CF1" w:rsidRDefault="00EF0338"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EF0338" w:rsidRPr="003F7CF1" w:rsidRDefault="00EF0338"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EF0338" w:rsidRPr="003F7CF1" w:rsidRDefault="00EF0338"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EF0338" w:rsidRPr="003F7CF1" w:rsidRDefault="00EF0338"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EF0338" w:rsidRPr="003F7CF1" w:rsidRDefault="00EF0338"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EF0338" w:rsidRPr="003F7CF1" w:rsidRDefault="00EF03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EF0338" w:rsidRPr="003F7CF1" w:rsidRDefault="00EF0338"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EF0338" w:rsidRPr="003F7CF1" w:rsidRDefault="00EF0338"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EF0338" w:rsidRPr="003F7CF1" w:rsidRDefault="00EF0338"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EF0338" w:rsidRPr="003F7CF1" w:rsidRDefault="00EF0338"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EF0338" w:rsidRPr="003F7CF1" w:rsidRDefault="00EF0338"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EF0338" w:rsidRPr="003F7CF1" w:rsidRDefault="00EF0338"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3"/>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proofErr w:type="spellStart"/>
      <w:r w:rsidR="00B02345">
        <w:rPr>
          <w:rStyle w:val="KeyWord"/>
        </w:rPr>
        <w:t>dereference</w:t>
      </w:r>
      <w:r w:rsidRPr="00EC76D5">
        <w:rPr>
          <w:rStyle w:val="KeyWord"/>
        </w:rPr>
        <w:t>ers</w:t>
      </w:r>
      <w:proofErr w:type="spellEnd"/>
      <w:r w:rsidRPr="00EC76D5">
        <w:t xml:space="preserve"> the pointer (“follows the arrow”). As the </w:t>
      </w:r>
      <w:r w:rsidRPr="00EC76D5">
        <w:rPr>
          <w:rStyle w:val="KeyWord"/>
        </w:rPr>
        <w:t>address</w:t>
      </w:r>
      <w:r w:rsidRPr="00EC76D5">
        <w:t xml:space="preserve"> operator (&amp;) gives the address of a variable (“against the arrow”), they address and </w:t>
      </w:r>
      <w:proofErr w:type="spellStart"/>
      <w:r w:rsidR="00B02345">
        <w:t>dereference</w:t>
      </w:r>
      <w:r w:rsidRPr="00EC76D5">
        <w:t>erring</w:t>
      </w:r>
      <w:proofErr w:type="spellEnd"/>
      <w:r w:rsidRPr="00EC76D5">
        <w:t xml:space="preserve"> operators can be regarded as each other reverses. Note that the asterisk is used on two occasions, when we define a pointer variable and when we </w:t>
      </w:r>
      <w:proofErr w:type="spellStart"/>
      <w:r w:rsidR="00B02345">
        <w:t>dereference</w:t>
      </w:r>
      <w:r w:rsidRPr="00EC76D5">
        <w:t>er</w:t>
      </w:r>
      <w:proofErr w:type="spellEnd"/>
      <w:r w:rsidRPr="00EC76D5">
        <w:t xml:space="preserve">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4"/>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0" w:name="_Toc320485585"/>
      <w:bookmarkStart w:id="5971" w:name="_Toc323656695"/>
      <w:bookmarkStart w:id="5972" w:name="_Toc324085433"/>
      <w:bookmarkStart w:id="5973" w:name="_Toc383781085"/>
      <w:bookmarkStart w:id="5974" w:name="_Toc481936485"/>
      <w:r w:rsidRPr="00EC76D5">
        <w:t>Pointers and Dynamic Memory</w:t>
      </w:r>
      <w:bookmarkEnd w:id="5970"/>
      <w:bookmarkEnd w:id="5971"/>
      <w:bookmarkEnd w:id="5972"/>
      <w:bookmarkEnd w:id="5973"/>
      <w:bookmarkEnd w:id="5974"/>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proofErr w:type="spellStart"/>
      <w:r w:rsidRPr="00EC76D5">
        <w:rPr>
          <w:rStyle w:val="CodeInText0"/>
        </w:rPr>
        <w:t>calloc</w:t>
      </w:r>
      <w:proofErr w:type="spellEnd"/>
      <w:r w:rsidRPr="00EC76D5">
        <w:rPr>
          <w:rStyle w:val="Italic"/>
        </w:rPr>
        <w:t xml:space="preserve">, </w:t>
      </w:r>
      <w:proofErr w:type="spellStart"/>
      <w:r w:rsidRPr="00EC76D5">
        <w:rPr>
          <w:rStyle w:val="CodeInText0"/>
        </w:rPr>
        <w:t>realloc</w:t>
      </w:r>
      <w:proofErr w:type="spellEnd"/>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EF0338" w:rsidRPr="003F7CF1" w:rsidRDefault="00EF03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EF0338" w:rsidRPr="003F7CF1" w:rsidRDefault="00EF033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EF0338" w:rsidRPr="003F7CF1" w:rsidRDefault="00EF0338"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EF0338" w:rsidRPr="003F7CF1" w:rsidRDefault="00EF0338"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EF0338" w:rsidRPr="003F7CF1" w:rsidRDefault="00EF0338"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EF0338" w:rsidRPr="003F7CF1" w:rsidRDefault="00EF03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EF0338" w:rsidRPr="003F7CF1" w:rsidRDefault="00EF033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EF0338" w:rsidRPr="003F7CF1" w:rsidRDefault="00EF0338"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EF0338" w:rsidRPr="003F7CF1" w:rsidRDefault="00EF0338"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EF0338" w:rsidRPr="003F7CF1" w:rsidRDefault="00EF033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EF0338" w:rsidRPr="003F7CF1" w:rsidRDefault="00EF033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EF0338" w:rsidRPr="003F7CF1" w:rsidRDefault="00EF0338"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EF0338" w:rsidRPr="003F7CF1" w:rsidRDefault="00EF0338"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EF0338" w:rsidRPr="003F7CF1" w:rsidRDefault="00EF0338"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EF0338" w:rsidRPr="003F7CF1" w:rsidRDefault="00EF0338"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EF0338" w:rsidRPr="003F7CF1" w:rsidRDefault="00EF0338"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EF0338" w:rsidRPr="003F7CF1" w:rsidRDefault="00EF0338"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EF0338" w:rsidRPr="003F7CF1" w:rsidRDefault="00EF0338"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EF0338" w:rsidRPr="003F7CF1" w:rsidRDefault="00EF0338"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EF0338" w:rsidRPr="003F7CF1" w:rsidRDefault="00EF0338"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proofErr w:type="spellStart"/>
      <w:r w:rsidRPr="00EC76D5">
        <w:rPr>
          <w:rStyle w:val="CodeInText0"/>
        </w:rPr>
        <w:t>realloc</w:t>
      </w:r>
      <w:proofErr w:type="spellEnd"/>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EF0338" w:rsidRPr="003F7CF1" w:rsidRDefault="00EF03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EF0338" w:rsidRPr="003F7CF1" w:rsidRDefault="00EF0338"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EF0338" w:rsidRPr="003F7CF1" w:rsidRDefault="00EF0338"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EF0338" w:rsidRPr="003F7CF1" w:rsidRDefault="00EF0338"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EF0338" w:rsidRPr="003F7CF1" w:rsidRDefault="00EF0338"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EF0338" w:rsidRPr="003F7CF1" w:rsidRDefault="00EF0338"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EF0338" w:rsidRPr="003F7CF1" w:rsidRDefault="00EF0338"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EF0338" w:rsidRPr="003F7CF1" w:rsidRDefault="00EF0338"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EF0338" w:rsidRPr="003F7CF1" w:rsidRDefault="00EF0338"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EF0338" w:rsidRPr="003F7CF1" w:rsidRDefault="00EF0338"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EF0338" w:rsidRPr="003F7CF1" w:rsidRDefault="00EF0338"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proofErr w:type="spellStart"/>
      <w:r w:rsidRPr="00EC76D5">
        <w:rPr>
          <w:rStyle w:val="CodeInText0"/>
        </w:rPr>
        <w:t>calloc</w:t>
      </w:r>
      <w:proofErr w:type="spellEnd"/>
      <w:r w:rsidRPr="00EC76D5">
        <w:t xml:space="preserve"> is that </w:t>
      </w:r>
      <w:proofErr w:type="spellStart"/>
      <w:r w:rsidRPr="00EC76D5">
        <w:rPr>
          <w:rStyle w:val="CodeInText0"/>
        </w:rPr>
        <w:t>calloc</w:t>
      </w:r>
      <w:proofErr w:type="spellEnd"/>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 xml:space="preserve">The predefined constant NULL holds the pointer equivalence of the zero value. We say that the pointer is set to null. In a diagram, we can </w:t>
      </w:r>
      <w:proofErr w:type="gramStart"/>
      <w:r w:rsidRPr="00EC76D5">
        <w:t>simple</w:t>
      </w:r>
      <w:proofErr w:type="gramEnd"/>
      <w:r w:rsidRPr="00EC76D5">
        <w:t xml:space="preserv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EF0338" w:rsidRPr="003F7CF1" w:rsidRDefault="00EF03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EF0338" w:rsidRPr="003F7CF1" w:rsidRDefault="00EF0338"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EF0338" w:rsidRPr="003F7CF1" w:rsidRDefault="00EF0338"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EF0338" w:rsidRPr="003F7CF1" w:rsidRDefault="00EF0338"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EF0338" w:rsidRPr="003F7CF1" w:rsidRDefault="00EF0338"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EF0338" w:rsidRPr="003F7CF1" w:rsidRDefault="00EF03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EF0338" w:rsidRPr="003F7CF1" w:rsidRDefault="00EF0338"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EF0338" w:rsidRPr="003F7CF1" w:rsidRDefault="00EF0338"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w:t>
      </w:r>
      <w:proofErr w:type="gramStart"/>
      <w:r w:rsidRPr="00EC76D5">
        <w:t>actually marks</w:t>
      </w:r>
      <w:proofErr w:type="gramEnd"/>
      <w:r w:rsidRPr="00EC76D5">
        <w:t xml:space="preserve"> the absence of a type. We can define a pointer to </w:t>
      </w:r>
      <w:r w:rsidRPr="00EC76D5">
        <w:rPr>
          <w:rStyle w:val="CodeInText0"/>
        </w:rPr>
        <w:t>void</w:t>
      </w:r>
      <w:r w:rsidRPr="00EC76D5">
        <w:t xml:space="preserve">; we cannot, however, </w:t>
      </w:r>
      <w:proofErr w:type="spellStart"/>
      <w:r w:rsidR="00B02345">
        <w:t>dereference</w:t>
      </w:r>
      <w:r w:rsidRPr="00EC76D5">
        <w:t>er</w:t>
      </w:r>
      <w:proofErr w:type="spellEnd"/>
      <w:r w:rsidRPr="00EC76D5">
        <w:t xml:space="preserve">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w:t>
      </w:r>
      <w:proofErr w:type="gramStart"/>
      <w:r w:rsidRPr="00EC76D5">
        <w:t>In spite of</w:t>
      </w:r>
      <w:proofErr w:type="gramEnd"/>
      <w:r w:rsidRPr="00EC76D5">
        <w:t xml:space="preserve">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EF0338" w:rsidRPr="003F7CF1" w:rsidRDefault="00EF03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EF0338" w:rsidRPr="003F7CF1" w:rsidRDefault="00EF0338"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EF0338" w:rsidRPr="003F7CF1" w:rsidRDefault="00EF0338"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EF0338" w:rsidRPr="003F7CF1" w:rsidRDefault="00EF0338"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EF0338" w:rsidRPr="003F7CF1" w:rsidRDefault="00EF0338"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proofErr w:type="gramStart"/>
      <w:r w:rsidRPr="00EC76D5">
        <w:rPr>
          <w:rStyle w:val="CodeInText0"/>
        </w:rPr>
        <w:t>p</w:t>
      </w:r>
      <w:proofErr w:type="gramEnd"/>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EF0338" w:rsidRPr="003F7CF1" w:rsidRDefault="00EF03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EF0338" w:rsidRPr="003F7CF1" w:rsidRDefault="00EF033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EF0338" w:rsidRPr="003F7CF1" w:rsidRDefault="00EF0338"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EF0338" w:rsidRPr="003F7CF1" w:rsidRDefault="00EF03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EF0338" w:rsidRPr="003F7CF1" w:rsidRDefault="00EF03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EF0338" w:rsidRPr="003F7CF1" w:rsidRDefault="00EF0338"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EF0338" w:rsidRPr="003F7CF1" w:rsidRDefault="00EF033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EF0338" w:rsidRPr="003F7CF1" w:rsidRDefault="00EF0338"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EF0338" w:rsidRPr="003F7CF1" w:rsidRDefault="00EF03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EF0338" w:rsidRPr="003F7CF1" w:rsidRDefault="00EF03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EF0338" w:rsidRPr="003F7CF1" w:rsidRDefault="00EF0338"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EF0338" w:rsidRPr="003F7CF1" w:rsidRDefault="00EF0338"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EF0338" w:rsidRPr="003F7CF1" w:rsidRDefault="00EF0338"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EF0338" w:rsidRPr="003F7CF1" w:rsidRDefault="00EF0338"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EF0338" w:rsidRPr="003F7CF1" w:rsidRDefault="00EF0338"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EF0338" w:rsidRPr="003F7CF1" w:rsidRDefault="00EF0338"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EF0338" w:rsidRPr="003F7CF1" w:rsidRDefault="00EF0338"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EF0338" w:rsidRPr="003F7CF1" w:rsidRDefault="00EF0338"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EF0338" w:rsidRPr="003F7CF1" w:rsidRDefault="00EF0338"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EF0338" w:rsidRPr="003F7CF1" w:rsidRDefault="00EF0338"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EF0338" w:rsidRPr="003F7CF1" w:rsidRDefault="00EF0338"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EF0338" w:rsidRPr="003F7CF1" w:rsidRDefault="00EF0338"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EF0338" w:rsidRPr="003F7CF1" w:rsidRDefault="00EF0338"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EF0338" w:rsidRPr="003F7CF1" w:rsidRDefault="00EF0338"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75" w:name="_Toc320485586"/>
      <w:bookmarkStart w:id="5976" w:name="_Toc323656696"/>
      <w:bookmarkStart w:id="5977" w:name="_Toc324085434"/>
      <w:bookmarkStart w:id="5978" w:name="_Toc383781086"/>
      <w:bookmarkStart w:id="5979" w:name="_Toc481936486"/>
      <w:r w:rsidRPr="00EC76D5">
        <w:t>Defining our own types</w:t>
      </w:r>
      <w:bookmarkEnd w:id="5975"/>
      <w:bookmarkEnd w:id="5976"/>
      <w:bookmarkEnd w:id="5977"/>
      <w:bookmarkEnd w:id="5978"/>
      <w:bookmarkEnd w:id="5979"/>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80" w:name="_Toc320485587"/>
      <w:bookmarkStart w:id="5981" w:name="_Toc323656697"/>
      <w:bookmarkStart w:id="5982" w:name="_Toc324085435"/>
      <w:bookmarkStart w:id="5983" w:name="_Toc383781087"/>
      <w:bookmarkStart w:id="5984" w:name="_Toc481936487"/>
      <w:r w:rsidRPr="00EC76D5">
        <w:t>The Type Size</w:t>
      </w:r>
      <w:bookmarkEnd w:id="5980"/>
      <w:bookmarkEnd w:id="5981"/>
      <w:bookmarkEnd w:id="5982"/>
      <w:bookmarkEnd w:id="5983"/>
      <w:bookmarkEnd w:id="5984"/>
    </w:p>
    <w:p w14:paraId="2A85A616" w14:textId="7C4815F2" w:rsidR="00E80032" w:rsidRPr="00EC76D5" w:rsidRDefault="00E80032" w:rsidP="00E80032">
      <w:r w:rsidRPr="00EC76D5">
        <w:t xml:space="preserve">The operator </w:t>
      </w:r>
      <w:proofErr w:type="spellStart"/>
      <w:r w:rsidRPr="00EC76D5">
        <w:rPr>
          <w:rStyle w:val="CodeInText0"/>
        </w:rPr>
        <w:t>sizeof</w:t>
      </w:r>
      <w:proofErr w:type="spellEnd"/>
      <w:r w:rsidRPr="00EC76D5">
        <w:t xml:space="preserve"> gives us the size of a type</w:t>
      </w:r>
      <w:r w:rsidRPr="00EC76D5">
        <w:rPr>
          <w:rStyle w:val="Fotnotsreferens"/>
          <w:szCs w:val="21"/>
        </w:rPr>
        <w:footnoteReference w:id="25"/>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EC76D5">
        <w:t>the</w:t>
      </w:r>
      <w:proofErr w:type="spellEnd"/>
      <w:r w:rsidRPr="00EC76D5">
        <w:t xml:space="preserve"> property is </w:t>
      </w:r>
      <w:r w:rsidRPr="00EC76D5">
        <w:rPr>
          <w:rStyle w:val="KeyWord"/>
        </w:rPr>
        <w:t xml:space="preserve">implementation </w:t>
      </w:r>
      <w:proofErr w:type="spellStart"/>
      <w:r w:rsidRPr="00EC76D5">
        <w:rPr>
          <w:rStyle w:val="KeyWord"/>
        </w:rPr>
        <w:t>dependant</w:t>
      </w:r>
      <w:proofErr w:type="spellEnd"/>
      <w:r w:rsidRPr="00EC76D5">
        <w:t xml:space="preserve">. The operator returns a value of the type </w:t>
      </w:r>
      <w:proofErr w:type="spellStart"/>
      <w:r w:rsidRPr="00EC76D5">
        <w:rPr>
          <w:rStyle w:val="CodeInText0"/>
        </w:rPr>
        <w:t>size_t</w:t>
      </w:r>
      <w:proofErr w:type="spellEnd"/>
      <w:r w:rsidRPr="00EC76D5">
        <w:t xml:space="preserve">, which exact </w:t>
      </w:r>
      <w:r w:rsidR="00C37108">
        <w:t>definition</w:t>
      </w:r>
      <w:r w:rsidRPr="00EC76D5">
        <w:t xml:space="preserve"> is also implementation </w:t>
      </w:r>
      <w:proofErr w:type="spellStart"/>
      <w:r w:rsidRPr="00EC76D5">
        <w:t>dependant</w:t>
      </w:r>
      <w:proofErr w:type="spellEnd"/>
      <w:r w:rsidRPr="00EC76D5">
        <w: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5985"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5986" w:name="_Toc320485588"/>
      <w:bookmarkStart w:id="5987" w:name="_Toc323656698"/>
      <w:bookmarkStart w:id="5988" w:name="_Toc324085436"/>
      <w:bookmarkStart w:id="5989" w:name="_Toc383781088"/>
      <w:bookmarkStart w:id="5990" w:name="_Toc481936488"/>
      <w:r w:rsidRPr="00EC76D5">
        <w:t>Expressions and Operators</w:t>
      </w:r>
      <w:bookmarkEnd w:id="5986"/>
      <w:bookmarkEnd w:id="5987"/>
      <w:bookmarkEnd w:id="5988"/>
      <w:bookmarkEnd w:id="5989"/>
      <w:bookmarkEnd w:id="5990"/>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EF0338" w:rsidRPr="003F7CF1" w:rsidRDefault="00EF0338"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628489"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EF0338" w:rsidRPr="003F7CF1" w:rsidRDefault="00EF0338"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EF0338" w:rsidRPr="003F7CF1" w:rsidRDefault="00EF0338"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EF0338" w:rsidRPr="003F7CF1" w:rsidRDefault="00EF0338"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EF0338" w:rsidRPr="003F7CF1" w:rsidRDefault="00EF0338"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59628489"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EF0338" w:rsidRPr="003F7CF1" w:rsidRDefault="00EF0338"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EF0338" w:rsidRPr="003F7CF1" w:rsidRDefault="00EF0338"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EF0338" w:rsidRPr="003F7CF1" w:rsidRDefault="00EF0338"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5991" w:name="_Toc320485589"/>
      <w:bookmarkStart w:id="5992" w:name="_Toc323656699"/>
      <w:bookmarkStart w:id="5993" w:name="_Toc324085437"/>
      <w:bookmarkStart w:id="5994" w:name="_Toc383781089"/>
      <w:bookmarkStart w:id="5995" w:name="_Toc481936489"/>
      <w:r w:rsidRPr="00EC76D5">
        <w:t>Arithmetic Operators</w:t>
      </w:r>
      <w:bookmarkEnd w:id="5991"/>
      <w:bookmarkEnd w:id="5992"/>
      <w:bookmarkEnd w:id="5993"/>
      <w:bookmarkEnd w:id="5994"/>
      <w:bookmarkEnd w:id="5995"/>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5996" w:name="_Toc320485590"/>
      <w:bookmarkStart w:id="5997" w:name="_Toc323656700"/>
      <w:bookmarkStart w:id="5998" w:name="_Toc324085438"/>
      <w:bookmarkStart w:id="5999" w:name="_Toc383781090"/>
      <w:bookmarkStart w:id="6000" w:name="_Toc481936490"/>
      <w:r w:rsidRPr="00EC76D5">
        <w:rPr>
          <w:rStyle w:val="Italic"/>
          <w:i w:val="0"/>
        </w:rPr>
        <w:t>Pointer Arithmetic</w:t>
      </w:r>
      <w:bookmarkEnd w:id="5996"/>
      <w:bookmarkEnd w:id="5997"/>
      <w:bookmarkEnd w:id="5998"/>
      <w:bookmarkEnd w:id="5999"/>
      <w:bookmarkEnd w:id="6000"/>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proofErr w:type="spellStart"/>
      <w:r w:rsidRPr="00EC76D5">
        <w:rPr>
          <w:rStyle w:val="CodeInText0"/>
        </w:rPr>
        <w:t>numberPtr</w:t>
      </w:r>
      <w:proofErr w:type="spellEnd"/>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EF0338" w:rsidRPr="003F7CF1" w:rsidRDefault="00EF0338"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EF0338" w:rsidRPr="003F7CF1" w:rsidRDefault="00EF0338"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EF0338" w:rsidRPr="003F7CF1" w:rsidRDefault="00EF0338"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EF0338" w:rsidRPr="003F7CF1" w:rsidRDefault="00EF0338"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EF0338" w:rsidRPr="003F7CF1" w:rsidRDefault="00EF0338"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EF0338" w:rsidRPr="003F7CF1" w:rsidRDefault="00EF0338"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EF0338" w:rsidRPr="003F7CF1" w:rsidRDefault="00EF0338"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EF0338" w:rsidRPr="003F7CF1" w:rsidRDefault="00EF0338"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EF0338" w:rsidRPr="003F7CF1" w:rsidRDefault="00EF0338"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EF0338" w:rsidRPr="003F7CF1" w:rsidRDefault="00EF0338"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EF0338" w:rsidRPr="003F7CF1" w:rsidRDefault="00EF0338"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EF0338" w:rsidRPr="003F7CF1" w:rsidRDefault="00EF0338"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EF0338" w:rsidRPr="003F7CF1" w:rsidRDefault="00EF0338"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EF0338" w:rsidRPr="003F7CF1" w:rsidRDefault="00EF0338"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EF0338" w:rsidRPr="003F7CF1" w:rsidRDefault="00EF0338"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EF0338" w:rsidRPr="003F7CF1" w:rsidRDefault="00EF0338"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EF0338" w:rsidRPr="003F7CF1" w:rsidRDefault="00EF0338"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EF0338" w:rsidRPr="003F7CF1" w:rsidRDefault="00EF0338"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EF0338" w:rsidRPr="003F7CF1" w:rsidRDefault="00EF0338"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proofErr w:type="spellStart"/>
      <w:r w:rsidR="00B02345">
        <w:t>dereference</w:t>
      </w:r>
      <w:r w:rsidRPr="00EC76D5">
        <w:t>ereeing</w:t>
      </w:r>
      <w:proofErr w:type="spellEnd"/>
      <w:r w:rsidRPr="00EC76D5">
        <w:t xml:space="preserve"> of pointers together with pointer arithmetic. The second and third lines of the following code are </w:t>
      </w:r>
      <w:proofErr w:type="gramStart"/>
      <w:r w:rsidRPr="00EC76D5">
        <w:t xml:space="preserve">by </w:t>
      </w:r>
      <w:r w:rsidR="00C37108">
        <w:t>definition</w:t>
      </w:r>
      <w:r w:rsidRPr="00EC76D5">
        <w:t xml:space="preserve"> interchangeable</w:t>
      </w:r>
      <w:proofErr w:type="gramEnd"/>
      <w:r w:rsidRPr="00EC76D5">
        <w:t>.</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1" w:name="_Toc320485591"/>
      <w:bookmarkStart w:id="6002" w:name="_Toc323656701"/>
      <w:bookmarkStart w:id="6003" w:name="_Toc324085439"/>
      <w:bookmarkStart w:id="6004" w:name="_Toc383781091"/>
      <w:bookmarkStart w:id="6005" w:name="_Toc481936491"/>
      <w:r w:rsidRPr="00EC76D5">
        <w:t>Increment and decrement</w:t>
      </w:r>
      <w:bookmarkEnd w:id="6001"/>
      <w:bookmarkEnd w:id="6002"/>
      <w:bookmarkEnd w:id="6003"/>
      <w:bookmarkEnd w:id="6004"/>
      <w:bookmarkEnd w:id="6005"/>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6"/>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 xml:space="preserve">However, there is a difference between prefix and postfix increment or decrement. In the prefix case below, the subtraction occurs </w:t>
      </w:r>
      <w:proofErr w:type="gramStart"/>
      <w:r w:rsidRPr="00EC76D5">
        <w:t>first</w:t>
      </w:r>
      <w:proofErr w:type="gramEnd"/>
      <w:r w:rsidRPr="00EC76D5">
        <w:t xml:space="preserve">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06" w:name="_Toc320485592"/>
      <w:bookmarkStart w:id="6007" w:name="_Toc323656702"/>
      <w:bookmarkStart w:id="6008" w:name="_Toc324085440"/>
      <w:bookmarkStart w:id="6009" w:name="_Toc383781092"/>
      <w:bookmarkStart w:id="6010" w:name="_Toc481936492"/>
      <w:r w:rsidRPr="00EC76D5">
        <w:t>Relational Operators</w:t>
      </w:r>
      <w:bookmarkEnd w:id="6006"/>
      <w:bookmarkEnd w:id="6007"/>
      <w:bookmarkEnd w:id="6008"/>
      <w:bookmarkEnd w:id="6009"/>
      <w:bookmarkEnd w:id="6010"/>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7"/>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1" w:name="_Toc320485593"/>
      <w:bookmarkStart w:id="6012" w:name="_Toc323656703"/>
      <w:bookmarkStart w:id="6013" w:name="_Toc324085441"/>
      <w:bookmarkStart w:id="6014" w:name="_Toc383781093"/>
      <w:bookmarkStart w:id="6015" w:name="_Toc481936493"/>
      <w:r w:rsidRPr="00EC76D5">
        <w:t>Logical Operators</w:t>
      </w:r>
      <w:bookmarkEnd w:id="6011"/>
      <w:bookmarkEnd w:id="6012"/>
      <w:bookmarkEnd w:id="6013"/>
      <w:bookmarkEnd w:id="6014"/>
      <w:bookmarkEnd w:id="6015"/>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proofErr w:type="spellStart"/>
      <w:r w:rsidRPr="00EC76D5">
        <w:rPr>
          <w:rStyle w:val="KeyWord"/>
        </w:rPr>
        <w:t>and</w:t>
      </w:r>
      <w:proofErr w:type="spellEnd"/>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proofErr w:type="gramStart"/>
      <w:r w:rsidRPr="00EC76D5">
        <w:rPr>
          <w:rStyle w:val="CodeInText0"/>
        </w:rPr>
        <w:t>i</w:t>
      </w:r>
      <w:proofErr w:type="spellEnd"/>
      <w:r w:rsidRPr="00EC76D5">
        <w:rPr>
          <w:rStyle w:val="CodeInText0"/>
        </w:rPr>
        <w:t xml:space="preserve"> !</w:t>
      </w:r>
      <w:proofErr w:type="gramEnd"/>
      <w:r w:rsidRPr="00EC76D5">
        <w:rPr>
          <w:rStyle w:val="CodeInText0"/>
        </w:rPr>
        <w:t>=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 xml:space="preserve">1 / </w:t>
      </w:r>
      <w:proofErr w:type="spellStart"/>
      <w:r w:rsidRPr="00EC76D5">
        <w:rPr>
          <w:rStyle w:val="CodeInText0"/>
        </w:rPr>
        <w:t>i</w:t>
      </w:r>
      <w:proofErr w:type="spellEnd"/>
      <w:r w:rsidRPr="00EC76D5">
        <w:rPr>
          <w:rStyle w:val="CodeInText0"/>
        </w:rPr>
        <w:t xml:space="preserve">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16" w:name="_Toc320485594"/>
      <w:bookmarkStart w:id="6017" w:name="_Toc323656704"/>
      <w:bookmarkStart w:id="6018" w:name="_Toc324085442"/>
      <w:bookmarkStart w:id="6019" w:name="_Toc383781094"/>
      <w:bookmarkStart w:id="6020" w:name="_Toc481936494"/>
      <w:r w:rsidRPr="00EC76D5">
        <w:t>Bitwise Operators</w:t>
      </w:r>
      <w:bookmarkEnd w:id="6016"/>
      <w:bookmarkEnd w:id="6017"/>
      <w:bookmarkEnd w:id="6018"/>
      <w:bookmarkEnd w:id="6019"/>
      <w:bookmarkEnd w:id="6020"/>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59628484"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59628485"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 xml:space="preserve">An integer value can also be shifted to the left (&lt;&lt;) or to the right (&gt;&gt;). Each left shift is equivalent with doubling the value, and each right shift is equivalent with (integer) dividing the value with 2. Overflowing bits are dropped for unsigned values; the </w:t>
      </w:r>
      <w:proofErr w:type="spellStart"/>
      <w:r w:rsidRPr="00EC76D5">
        <w:t>behaviour</w:t>
      </w:r>
      <w:proofErr w:type="spellEnd"/>
      <w:r w:rsidRPr="00EC76D5">
        <w:t xml:space="preserve">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1" w:name="_Toc320485595"/>
      <w:bookmarkStart w:id="6022" w:name="_Toc323656705"/>
      <w:bookmarkStart w:id="6023" w:name="_Toc324085443"/>
      <w:bookmarkStart w:id="6024" w:name="_Toc383781095"/>
      <w:bookmarkStart w:id="6025" w:name="_Toc481936495"/>
      <w:r w:rsidRPr="00EC76D5">
        <w:lastRenderedPageBreak/>
        <w:t>Assignment</w:t>
      </w:r>
      <w:bookmarkEnd w:id="6021"/>
      <w:bookmarkEnd w:id="6022"/>
      <w:bookmarkEnd w:id="6023"/>
      <w:bookmarkEnd w:id="6024"/>
      <w:bookmarkEnd w:id="6025"/>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26" w:name="_Toc320485596"/>
      <w:bookmarkStart w:id="6027" w:name="_Toc323656706"/>
      <w:bookmarkStart w:id="6028" w:name="_Toc324085444"/>
      <w:bookmarkStart w:id="6029" w:name="_Toc383781096"/>
      <w:bookmarkStart w:id="6030" w:name="_Toc481936496"/>
      <w:r w:rsidRPr="00EC76D5">
        <w:t>The Condition Operator</w:t>
      </w:r>
      <w:bookmarkEnd w:id="6026"/>
      <w:bookmarkEnd w:id="6027"/>
      <w:bookmarkEnd w:id="6028"/>
      <w:bookmarkEnd w:id="6029"/>
      <w:bookmarkEnd w:id="6030"/>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w:t>
      </w:r>
      <w:proofErr w:type="gramStart"/>
      <w:r w:rsidRPr="00EC76D5">
        <w:t>evaluated</w:t>
      </w:r>
      <w:proofErr w:type="gramEnd"/>
      <w:r w:rsidRPr="00EC76D5">
        <w:t xml:space="preserve"> and its value is returned. If the first expression instead is false, the third expression is </w:t>
      </w:r>
      <w:proofErr w:type="gramStart"/>
      <w:r w:rsidRPr="00EC76D5">
        <w:t>evaluated</w:t>
      </w:r>
      <w:proofErr w:type="gramEnd"/>
      <w:r w:rsidRPr="00EC76D5">
        <w:t xml:space="preserve">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31" w:name="_Toc320485597"/>
      <w:bookmarkStart w:id="6032" w:name="_Toc323656707"/>
      <w:bookmarkStart w:id="6033" w:name="_Toc324085445"/>
      <w:bookmarkStart w:id="6034" w:name="_Toc383781097"/>
      <w:bookmarkStart w:id="6035" w:name="_Toc481936497"/>
      <w:r w:rsidRPr="00EC76D5">
        <w:t>Precedence and Associatively</w:t>
      </w:r>
      <w:bookmarkEnd w:id="6031"/>
      <w:bookmarkEnd w:id="6032"/>
      <w:bookmarkEnd w:id="6033"/>
      <w:bookmarkEnd w:id="6034"/>
      <w:bookmarkEnd w:id="6035"/>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 xml:space="preserve">Below follows a table over the </w:t>
      </w:r>
      <w:proofErr w:type="spellStart"/>
      <w:r w:rsidRPr="00EC76D5">
        <w:t>pr</w:t>
      </w:r>
      <w:r w:rsidR="00414C74">
        <w:t>or</w:t>
      </w:r>
      <w:r w:rsidRPr="00EC76D5">
        <w:t>ities</w:t>
      </w:r>
      <w:proofErr w:type="spellEnd"/>
      <w:r w:rsidRPr="00EC76D5">
        <w:t xml:space="preserve">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xml:space="preserve">! ~ ++ -- + - (type) </w:t>
            </w:r>
            <w:proofErr w:type="spellStart"/>
            <w:r w:rsidRPr="00EC76D5">
              <w:t>sizeof</w:t>
            </w:r>
            <w:proofErr w:type="spellEnd"/>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6036" w:name="_Toc320485598"/>
      <w:bookmarkStart w:id="6037" w:name="_Toc323656708"/>
      <w:bookmarkStart w:id="6038" w:name="_Toc324085446"/>
      <w:bookmarkStart w:id="6039" w:name="_Toc383781098"/>
      <w:bookmarkStart w:id="6040" w:name="_Toc481936498"/>
      <w:r w:rsidRPr="00EC76D5">
        <w:t>Statements</w:t>
      </w:r>
      <w:bookmarkEnd w:id="6036"/>
      <w:bookmarkEnd w:id="6037"/>
      <w:bookmarkEnd w:id="6038"/>
      <w:bookmarkEnd w:id="6039"/>
      <w:bookmarkEnd w:id="6040"/>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 xml:space="preserve">break, continue, </w:t>
            </w:r>
            <w:proofErr w:type="spellStart"/>
            <w:r w:rsidRPr="00EC76D5">
              <w:t>goto</w:t>
            </w:r>
            <w:proofErr w:type="spellEnd"/>
            <w:r w:rsidRPr="00EC76D5">
              <w:t>,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proofErr w:type="gramStart"/>
            <w:r w:rsidRPr="00EC76D5">
              <w:t>expression ;</w:t>
            </w:r>
            <w:proofErr w:type="gramEnd"/>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1" w:name="_Toc320485599"/>
      <w:bookmarkStart w:id="6042" w:name="_Toc323656709"/>
      <w:bookmarkStart w:id="6043" w:name="_Toc324085447"/>
      <w:bookmarkStart w:id="6044" w:name="_Toc383781099"/>
      <w:bookmarkStart w:id="6045" w:name="_Toc481936499"/>
      <w:r w:rsidRPr="00EC76D5">
        <w:t>Selection statements</w:t>
      </w:r>
      <w:bookmarkEnd w:id="6041"/>
      <w:bookmarkEnd w:id="6042"/>
      <w:bookmarkEnd w:id="6043"/>
      <w:bookmarkEnd w:id="6044"/>
      <w:bookmarkEnd w:id="6045"/>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proofErr w:type="spellStart"/>
      <w:r w:rsidRPr="00EC76D5">
        <w:rPr>
          <w:rStyle w:val="CodeInText0"/>
        </w:rPr>
        <w:t>i</w:t>
      </w:r>
      <w:proofErr w:type="spellEnd"/>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 xml:space="preserve">As all values not equal to zero are interpreted as true, the following statement is equivalent with the previous </w:t>
      </w:r>
      <w:proofErr w:type="spellStart"/>
      <w:proofErr w:type="gramStart"/>
      <w:r w:rsidRPr="00EC76D5">
        <w:t>one.fexacltly</w:t>
      </w:r>
      <w:proofErr w:type="spellEnd"/>
      <w:proofErr w:type="gramEnd"/>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w:t>
      </w:r>
      <w:proofErr w:type="gramStart"/>
      <w:r w:rsidRPr="00EC76D5">
        <w:t>part</w:t>
      </w:r>
      <w:proofErr w:type="gramEnd"/>
      <w:r w:rsidRPr="00EC76D5">
        <w:t xml:space="preserve">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proofErr w:type="spellStart"/>
      <w:r w:rsidRPr="00EC76D5">
        <w:rPr>
          <w:rStyle w:val="CodeInText0"/>
        </w:rPr>
        <w:t>i</w:t>
      </w:r>
      <w:proofErr w:type="spellEnd"/>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 xml:space="preserve">hold the same value. We can only have one default statement, and it can be omitted. However, it needs not to be placed at the end of the switch statement, even though I recommend you </w:t>
      </w:r>
      <w:proofErr w:type="gramStart"/>
      <w:r w:rsidRPr="00EC76D5">
        <w:t>to do</w:t>
      </w:r>
      <w:proofErr w:type="gramEnd"/>
      <w:r w:rsidRPr="00EC76D5">
        <w:t xml:space="preserve">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w:t>
      </w:r>
      <w:proofErr w:type="gramStart"/>
      <w:r w:rsidRPr="00EC76D5">
        <w:t>simple</w:t>
      </w:r>
      <w:proofErr w:type="gramEnd"/>
      <w:r w:rsidRPr="00EC76D5">
        <w:t xml:space="preserve"> continue with the code attached to the next </w:t>
      </w:r>
      <w:r w:rsidRPr="00EC76D5">
        <w:rPr>
          <w:rStyle w:val="CodeInText0"/>
        </w:rPr>
        <w:t>case</w:t>
      </w:r>
      <w:r w:rsidRPr="00EC76D5">
        <w:t xml:space="preserve"> statement</w:t>
      </w:r>
      <w:r w:rsidRPr="00EC76D5">
        <w:rPr>
          <w:rStyle w:val="Fotnotsreferens"/>
          <w:szCs w:val="21"/>
        </w:rPr>
        <w:footnoteReference w:id="28"/>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46" w:name="_Toc320485600"/>
      <w:bookmarkStart w:id="6047" w:name="_Toc323656710"/>
      <w:bookmarkStart w:id="6048" w:name="_Toc324085448"/>
      <w:bookmarkStart w:id="6049" w:name="_Toc383781100"/>
      <w:bookmarkStart w:id="6050" w:name="_Toc481936500"/>
      <w:r w:rsidRPr="00EC76D5">
        <w:t>Iteration statements</w:t>
      </w:r>
      <w:bookmarkEnd w:id="6046"/>
      <w:bookmarkEnd w:id="6047"/>
      <w:bookmarkEnd w:id="6048"/>
      <w:bookmarkEnd w:id="6049"/>
      <w:bookmarkEnd w:id="6050"/>
    </w:p>
    <w:p w14:paraId="42AEC87A" w14:textId="77777777" w:rsidR="00E80032" w:rsidRPr="00EC76D5" w:rsidRDefault="00E80032" w:rsidP="00E80032">
      <w:r w:rsidRPr="00EC76D5">
        <w:t xml:space="preserve">Iteration statements, also called loops, iterate one or several statements as long as a certain condition is </w:t>
      </w:r>
      <w:proofErr w:type="gramStart"/>
      <w:r w:rsidRPr="00EC76D5">
        <w:t>true;</w:t>
      </w:r>
      <w:proofErr w:type="gramEnd"/>
      <w:r w:rsidRPr="00EC76D5">
        <w:t xml:space="preserve"> </w:t>
      </w:r>
      <w:r w:rsidRPr="00EC76D5">
        <w:rPr>
          <w:rStyle w:val="CodeInText0"/>
        </w:rPr>
        <w:t>while</w:t>
      </w:r>
      <w:r w:rsidRPr="00EC76D5">
        <w:t xml:space="preserve"> is the simplest loop. It repeats one statement or a block of statements </w:t>
      </w:r>
      <w:proofErr w:type="gramStart"/>
      <w:r w:rsidRPr="00EC76D5">
        <w:t>as long as</w:t>
      </w:r>
      <w:proofErr w:type="gramEnd"/>
      <w:r w:rsidRPr="00EC76D5">
        <w:t xml:space="preserve">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w:t>
      </w:r>
      <w:proofErr w:type="gramStart"/>
      <w:r w:rsidRPr="00EC76D5">
        <w:t>in order to</w:t>
      </w:r>
      <w:proofErr w:type="gramEnd"/>
      <w:r w:rsidRPr="00EC76D5">
        <w:t xml:space="preserve"> reach the continuation expression at the end.</w:t>
      </w:r>
    </w:p>
    <w:p w14:paraId="563694FE" w14:textId="1FA65327"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proofErr w:type="spellStart"/>
      <w:r w:rsidR="002F35C1">
        <w:t>initializer</w:t>
      </w:r>
      <w:r w:rsidRPr="00EC76D5">
        <w:t>ializes</w:t>
      </w:r>
      <w:proofErr w:type="spellEnd"/>
      <w:r w:rsidRPr="00EC76D5">
        <w:t xml:space="preserve"> the variable, the repetition continues as long as the second expression is </w:t>
      </w:r>
      <w:proofErr w:type="gramStart"/>
      <w:r w:rsidRPr="00EC76D5">
        <w:t>true</w:t>
      </w:r>
      <w:proofErr w:type="gramEnd"/>
      <w:r w:rsidRPr="00EC76D5">
        <w:t xml:space="preserv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proofErr w:type="gramStart"/>
      <w:r w:rsidRPr="00EC76D5">
        <w:t>Similar to</w:t>
      </w:r>
      <w:proofErr w:type="gramEnd"/>
      <w:r w:rsidRPr="00EC76D5">
        <w:t xml:space="preserve"> the </w:t>
      </w:r>
      <w:r w:rsidRPr="00EC76D5">
        <w:rPr>
          <w:rStyle w:val="CodeInText0"/>
        </w:rPr>
        <w:t>switch</w:t>
      </w:r>
      <w:r w:rsidRPr="00EC76D5">
        <w:t xml:space="preserve"> statement, an iteration statement can be interrupted by the break statement. Below is an </w:t>
      </w:r>
      <w:proofErr w:type="spellStart"/>
      <w:r w:rsidRPr="00EC76D5">
        <w:t>inf</w:t>
      </w:r>
      <w:r w:rsidR="002F35C1">
        <w:t>initializer</w:t>
      </w:r>
      <w:r w:rsidRPr="00EC76D5">
        <w:t>e</w:t>
      </w:r>
      <w:proofErr w:type="spellEnd"/>
      <w:r w:rsidRPr="00EC76D5">
        <w:t xml:space="preserv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t>
      </w:r>
      <w:proofErr w:type="gramStart"/>
      <w:r w:rsidRPr="00EC76D5">
        <w:t>with the exception of</w:t>
      </w:r>
      <w:proofErr w:type="gramEnd"/>
      <w:r w:rsidRPr="00EC76D5">
        <w:t xml:space="preserve">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proofErr w:type="spellStart"/>
      <w:r w:rsidRPr="00EC76D5">
        <w:rPr>
          <w:rStyle w:val="CodeInText0"/>
        </w:rPr>
        <w:t>i</w:t>
      </w:r>
      <w:proofErr w:type="spellEnd"/>
      <w:r w:rsidRPr="00EC76D5">
        <w:t xml:space="preserve"> will never be updated and we will be stuck in an </w:t>
      </w:r>
      <w:proofErr w:type="spellStart"/>
      <w:r w:rsidRPr="00EC76D5">
        <w:t>inf</w:t>
      </w:r>
      <w:r w:rsidR="002F35C1">
        <w:t>initializer</w:t>
      </w:r>
      <w:r w:rsidRPr="00EC76D5">
        <w:t>e</w:t>
      </w:r>
      <w:proofErr w:type="spellEnd"/>
      <w:r w:rsidRPr="00EC76D5">
        <w:t xml:space="preserv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1" w:name="_Toc320485601"/>
      <w:bookmarkStart w:id="6052" w:name="_Toc323656711"/>
      <w:bookmarkStart w:id="6053" w:name="_Toc324085449"/>
      <w:bookmarkStart w:id="6054" w:name="_Toc383781101"/>
      <w:bookmarkStart w:id="6055" w:name="_Toc481936501"/>
      <w:r w:rsidRPr="00EC76D5">
        <w:t>Jump statements</w:t>
      </w:r>
      <w:bookmarkEnd w:id="6051"/>
      <w:bookmarkEnd w:id="6052"/>
      <w:bookmarkEnd w:id="6053"/>
      <w:bookmarkEnd w:id="6054"/>
      <w:bookmarkEnd w:id="6055"/>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proofErr w:type="spellStart"/>
      <w:r w:rsidRPr="00EC76D5">
        <w:rPr>
          <w:rStyle w:val="CodeInText0"/>
        </w:rPr>
        <w:t>goto</w:t>
      </w:r>
      <w:proofErr w:type="spellEnd"/>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proofErr w:type="spellStart"/>
      <w:r w:rsidRPr="00EC76D5">
        <w:rPr>
          <w:rStyle w:val="CodeInText0"/>
        </w:rPr>
        <w:t>goto</w:t>
      </w:r>
      <w:proofErr w:type="spellEnd"/>
      <w:r w:rsidRPr="00EC76D5">
        <w:t xml:space="preserve"> statement is considered to give rise to unstructured code, so called “</w:t>
      </w:r>
      <w:proofErr w:type="spellStart"/>
      <w:r w:rsidRPr="00EC76D5">
        <w:t>spagetti</w:t>
      </w:r>
      <w:proofErr w:type="spellEnd"/>
      <w:r w:rsidRPr="00EC76D5">
        <w:t xml:space="preserve"> code.” I strongly recommended that you omit </w:t>
      </w:r>
      <w:proofErr w:type="spellStart"/>
      <w:r w:rsidRPr="00EC76D5">
        <w:rPr>
          <w:rStyle w:val="CodeInText0"/>
        </w:rPr>
        <w:t>goto</w:t>
      </w:r>
      <w:proofErr w:type="spellEnd"/>
      <w:r w:rsidRPr="00EC76D5">
        <w:t xml:space="preserve"> altogether. To put it bluntly: now when you </w:t>
      </w:r>
      <w:proofErr w:type="spellStart"/>
      <w:r w:rsidRPr="00EC76D5">
        <w:t>seen</w:t>
      </w:r>
      <w:proofErr w:type="spellEnd"/>
      <w:r w:rsidRPr="00EC76D5">
        <w:t xml:space="preserve">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56" w:name="_Toc320485602"/>
      <w:bookmarkStart w:id="6057" w:name="_Toc323656712"/>
      <w:bookmarkStart w:id="6058" w:name="_Toc324085450"/>
      <w:bookmarkStart w:id="6059" w:name="_Toc383781102"/>
      <w:bookmarkStart w:id="6060" w:name="_Toc481936502"/>
      <w:r w:rsidRPr="00EC76D5">
        <w:t>Expression statements</w:t>
      </w:r>
      <w:bookmarkEnd w:id="6056"/>
      <w:bookmarkEnd w:id="6057"/>
      <w:bookmarkEnd w:id="6058"/>
      <w:bookmarkEnd w:id="6059"/>
      <w:bookmarkEnd w:id="6060"/>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w:t>
      </w:r>
      <w:proofErr w:type="gramStart"/>
      <w:r w:rsidRPr="00EC76D5">
        <w:t>are allowed to</w:t>
      </w:r>
      <w:proofErr w:type="gramEnd"/>
      <w:r w:rsidRPr="00EC76D5">
        <w:t xml:space="preserve"> write expression statements without side effects; even </w:t>
      </w:r>
      <w:proofErr w:type="spellStart"/>
      <w:r w:rsidRPr="00EC76D5">
        <w:t>thought</w:t>
      </w:r>
      <w:proofErr w:type="spellEnd"/>
      <w:r w:rsidRPr="00EC76D5">
        <w:t xml:space="preserve">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6061" w:name="_Toc323656713"/>
      <w:bookmarkStart w:id="6062" w:name="_Toc324085451"/>
      <w:bookmarkStart w:id="6063" w:name="_Toc383781103"/>
      <w:bookmarkStart w:id="6064" w:name="_Toc481936503"/>
      <w:r w:rsidRPr="00EC76D5">
        <w:t>Volatile</w:t>
      </w:r>
      <w:bookmarkEnd w:id="6061"/>
      <w:bookmarkEnd w:id="6062"/>
      <w:bookmarkEnd w:id="6063"/>
      <w:bookmarkEnd w:id="6064"/>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6065"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6066" w:author="Stefan Björnander" w:date="2012-05-06T21:16:00Z">
          <w:pPr>
            <w:pStyle w:val="CommandLine"/>
          </w:pPr>
        </w:pPrChange>
      </w:pPr>
    </w:p>
    <w:p w14:paraId="0D44E5CA" w14:textId="77777777" w:rsidR="00E80032" w:rsidRPr="00EC76D5" w:rsidRDefault="00E80032">
      <w:pPr>
        <w:pStyle w:val="Code"/>
        <w:pPrChange w:id="6067" w:author="Stefan Björnander" w:date="2012-05-06T21:16:00Z">
          <w:pPr>
            <w:pStyle w:val="CommandLine"/>
          </w:pPr>
        </w:pPrChange>
      </w:pPr>
      <w:r w:rsidRPr="00EC76D5">
        <w:rPr>
          <w:rFonts w:eastAsia="Times New Roman"/>
          <w:noProof w:val="0"/>
          <w:color w:val="000000" w:themeColor="text1"/>
          <w:rPrChange w:id="6068" w:author="Stefan Björnander" w:date="2012-05-06T21:51:00Z">
            <w:rPr>
              <w:color w:val="0000FF"/>
            </w:rPr>
          </w:rPrChange>
        </w:rPr>
        <w:t>while</w:t>
      </w:r>
      <w:r w:rsidRPr="00EC76D5">
        <w:t xml:space="preserve"> (*p != 0) {</w:t>
      </w:r>
    </w:p>
    <w:p w14:paraId="27302477" w14:textId="77777777" w:rsidR="00E80032" w:rsidRPr="00EC76D5" w:rsidRDefault="00E80032">
      <w:pPr>
        <w:pStyle w:val="Code"/>
        <w:pPrChange w:id="6069"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6070"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6071" w:name="_Toc320485603"/>
      <w:bookmarkStart w:id="6072" w:name="_Toc323656714"/>
      <w:bookmarkStart w:id="6073" w:name="_Toc324085452"/>
      <w:bookmarkStart w:id="6074" w:name="_Toc383781104"/>
      <w:bookmarkStart w:id="6075" w:name="_Toc481936504"/>
      <w:r w:rsidRPr="00EC76D5">
        <w:lastRenderedPageBreak/>
        <w:t>Functions</w:t>
      </w:r>
      <w:bookmarkEnd w:id="6071"/>
      <w:bookmarkEnd w:id="6072"/>
      <w:bookmarkEnd w:id="6073"/>
      <w:bookmarkEnd w:id="6074"/>
      <w:bookmarkEnd w:id="6075"/>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EF0338" w:rsidRPr="003F7CF1" w:rsidRDefault="00EF0338"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EF0338" w:rsidRPr="003F7CF1" w:rsidRDefault="00EF0338"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EF0338" w:rsidRPr="003F7CF1" w:rsidRDefault="00EF0338"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EF0338" w:rsidRPr="003F7CF1" w:rsidRDefault="00EF0338"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EF0338" w:rsidRPr="003F7CF1" w:rsidRDefault="00EF0338"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EF0338" w:rsidRPr="003F7CF1" w:rsidRDefault="00EF0338"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EF0338" w:rsidRPr="003F7CF1" w:rsidRDefault="00EF0338"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EF0338" w:rsidRPr="003F7CF1" w:rsidRDefault="00EF0338"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EF0338" w:rsidRPr="003F7CF1" w:rsidRDefault="00EF0338"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EF0338" w:rsidRPr="003F7CF1" w:rsidRDefault="00EF0338"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EF0338" w:rsidRPr="003F7CF1" w:rsidRDefault="00EF0338"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EF0338" w:rsidRPr="003F7CF1" w:rsidRDefault="00EF0338"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proofErr w:type="spellStart"/>
      <w:r w:rsidRPr="00EC76D5">
        <w:rPr>
          <w:rStyle w:val="CodeInText0"/>
        </w:rPr>
        <w:t>SquareRoot</w:t>
      </w:r>
      <w:proofErr w:type="spellEnd"/>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29"/>
      </w:r>
      <w:r w:rsidRPr="00EC76D5">
        <w:t xml:space="preserve">, a function can have local variables; </w:t>
      </w:r>
      <w:r w:rsidRPr="00EC76D5">
        <w:rPr>
          <w:rStyle w:val="CodeInText0"/>
        </w:rPr>
        <w:t>root</w:t>
      </w:r>
      <w:r w:rsidRPr="00EC76D5">
        <w:t xml:space="preserve"> and </w:t>
      </w:r>
      <w:proofErr w:type="spellStart"/>
      <w:r w:rsidRPr="00EC76D5">
        <w:rPr>
          <w:rStyle w:val="CodeInText0"/>
        </w:rPr>
        <w:t>oldRoot</w:t>
      </w:r>
      <w:proofErr w:type="spellEnd"/>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6076" w:name="_Toc320485604"/>
      <w:bookmarkStart w:id="6077" w:name="_Toc323656715"/>
      <w:bookmarkStart w:id="6078" w:name="_Toc324085453"/>
      <w:bookmarkStart w:id="6079" w:name="_Toc383781105"/>
      <w:bookmarkStart w:id="6080" w:name="_Toc481936505"/>
      <w:r w:rsidRPr="00EC76D5">
        <w:t>Void Functions</w:t>
      </w:r>
      <w:bookmarkEnd w:id="6076"/>
      <w:bookmarkEnd w:id="6077"/>
      <w:bookmarkEnd w:id="6078"/>
      <w:bookmarkEnd w:id="6079"/>
      <w:bookmarkEnd w:id="6080"/>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w:t>
      </w:r>
      <w:proofErr w:type="gramStart"/>
      <w:r w:rsidRPr="00EC76D5">
        <w:t>type in itself</w:t>
      </w:r>
      <w:proofErr w:type="gramEnd"/>
      <w:r w:rsidRPr="00EC76D5">
        <w:t xml:space="preserve">.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w:t>
      </w:r>
      <w:proofErr w:type="gramStart"/>
      <w:r w:rsidRPr="00EC76D5">
        <w:t>jump</w:t>
      </w:r>
      <w:proofErr w:type="gramEnd"/>
      <w:r w:rsidRPr="00EC76D5">
        <w:t xml:space="preserve">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6081" w:name="_Toc320485605"/>
      <w:bookmarkStart w:id="6082" w:name="_Toc323656716"/>
      <w:bookmarkStart w:id="6083" w:name="_Toc324085454"/>
      <w:bookmarkStart w:id="6084" w:name="_Toc383781106"/>
      <w:bookmarkStart w:id="6085" w:name="_Toc481936506"/>
      <w:r w:rsidRPr="00EC76D5">
        <w:t>Local and global variables</w:t>
      </w:r>
      <w:bookmarkEnd w:id="6081"/>
      <w:bookmarkEnd w:id="6082"/>
      <w:bookmarkEnd w:id="6083"/>
      <w:bookmarkEnd w:id="6084"/>
      <w:bookmarkEnd w:id="6085"/>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0"/>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6086" w:name="_Toc323656717"/>
      <w:bookmarkStart w:id="6087" w:name="_Toc324085455"/>
      <w:bookmarkStart w:id="6088" w:name="_Toc383781107"/>
      <w:bookmarkStart w:id="6089" w:name="_Toc481936507"/>
      <w:r w:rsidRPr="00EC76D5">
        <w:t>Inner Blocks with Local Variables</w:t>
      </w:r>
      <w:bookmarkEnd w:id="6086"/>
      <w:bookmarkEnd w:id="6087"/>
      <w:bookmarkEnd w:id="6088"/>
      <w:bookmarkEnd w:id="6089"/>
    </w:p>
    <w:p w14:paraId="2243B6C4" w14:textId="500A43CB" w:rsidR="00E80032" w:rsidRPr="00EC76D5" w:rsidRDefault="00E80032" w:rsidP="00E80032">
      <w:r w:rsidRPr="00EC76D5">
        <w:t xml:space="preserve">In C, you </w:t>
      </w:r>
      <w:proofErr w:type="gramStart"/>
      <w:r w:rsidRPr="00EC76D5">
        <w:t>are allowed to</w:t>
      </w:r>
      <w:proofErr w:type="gramEnd"/>
      <w:r w:rsidRPr="00EC76D5">
        <w:t xml:space="preserve"> use the bracket notation when </w:t>
      </w:r>
      <w:proofErr w:type="spellStart"/>
      <w:r w:rsidR="002F35C1">
        <w:t>initializer</w:t>
      </w:r>
      <w:r w:rsidRPr="00EC76D5">
        <w:t>ializing</w:t>
      </w:r>
      <w:proofErr w:type="spellEnd"/>
      <w:r w:rsidRPr="00EC76D5">
        <w:t xml:space="preserve"> structures, unions, and arrays, but not when assigning</w:t>
      </w:r>
      <w:r w:rsidRPr="00EC76D5">
        <w:rPr>
          <w:rStyle w:val="Fotnotsreferens"/>
        </w:rPr>
        <w:footnoteReference w:id="31"/>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 xml:space="preserve">One solution would be to a </w:t>
      </w:r>
      <w:proofErr w:type="gramStart"/>
      <w:r w:rsidRPr="00EC76D5">
        <w:t>more clumsy</w:t>
      </w:r>
      <w:proofErr w:type="gramEnd"/>
      <w:r w:rsidRPr="00EC76D5">
        <w:t xml:space="preserve"> code.</w:t>
      </w:r>
    </w:p>
    <w:p w14:paraId="2F0AAFB9" w14:textId="77777777" w:rsidR="00E80032" w:rsidRPr="00EC76D5" w:rsidRDefault="00E80032" w:rsidP="00E80032">
      <w:pPr>
        <w:pStyle w:val="Code"/>
      </w:pPr>
      <w:r w:rsidRPr="00EC76D5">
        <w:t>INT_PAIR Block(</w:t>
      </w:r>
      <w:r w:rsidRPr="00EC76D5">
        <w:rPr>
          <w:color w:val="000000" w:themeColor="text1"/>
          <w:rPrChange w:id="6090"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proofErr w:type="spellStart"/>
      <w:r w:rsidR="002F35C1">
        <w:t>initializer</w:t>
      </w:r>
      <w:r w:rsidRPr="00EC76D5">
        <w:t>ializing</w:t>
      </w:r>
      <w:proofErr w:type="spellEnd"/>
      <w:r w:rsidRPr="00EC76D5">
        <w:t xml:space="preserve"> structures.</w:t>
      </w:r>
    </w:p>
    <w:p w14:paraId="69EC1D7C" w14:textId="77777777" w:rsidR="00E80032" w:rsidRPr="00EC76D5" w:rsidRDefault="00E80032" w:rsidP="00E80032">
      <w:pPr>
        <w:pStyle w:val="Code"/>
      </w:pPr>
      <w:r w:rsidRPr="00EC76D5">
        <w:rPr>
          <w:color w:val="000000" w:themeColor="text1"/>
          <w:rPrChange w:id="6091"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6092" w:author="Stefan Björnander" w:date="2012-05-06T21:51:00Z">
            <w:rPr>
              <w:color w:val="0000FF"/>
            </w:rPr>
          </w:rPrChange>
        </w:rPr>
        <w:t>struct</w:t>
      </w:r>
      <w:r w:rsidRPr="00EC76D5">
        <w:t xml:space="preserve"> IntPair Block(</w:t>
      </w:r>
      <w:r w:rsidRPr="00EC76D5">
        <w:rPr>
          <w:color w:val="000000" w:themeColor="text1"/>
          <w:rPrChange w:id="6093"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6094" w:name="_Toc320485606"/>
      <w:bookmarkStart w:id="6095" w:name="_Toc323656718"/>
      <w:bookmarkStart w:id="6096" w:name="_Toc324085456"/>
      <w:bookmarkStart w:id="6097" w:name="_Toc383781108"/>
      <w:bookmarkStart w:id="6098" w:name="_Toc481936508"/>
      <w:r w:rsidRPr="00EC76D5">
        <w:t>Call-by-Value and Call-by-Reference</w:t>
      </w:r>
      <w:bookmarkEnd w:id="6094"/>
      <w:bookmarkEnd w:id="6095"/>
      <w:bookmarkEnd w:id="6096"/>
      <w:bookmarkEnd w:id="6097"/>
      <w:bookmarkEnd w:id="6098"/>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 xml:space="preserve"> are copied into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Then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EF0338" w:rsidRPr="003F7CF1" w:rsidRDefault="00EF03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EF0338" w:rsidRPr="003F7CF1" w:rsidRDefault="00EF03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EF0338" w:rsidRPr="003F7CF1" w:rsidRDefault="00EF0338"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EF0338" w:rsidRPr="003F7CF1" w:rsidRDefault="00EF03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EF0338" w:rsidRPr="003F7CF1" w:rsidRDefault="00EF033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EF0338" w:rsidRPr="003F7CF1" w:rsidRDefault="00EF03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EF0338" w:rsidRPr="003F7CF1" w:rsidRDefault="00EF0338"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EF0338" w:rsidRPr="003F7CF1" w:rsidRDefault="00EF033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EF0338" w:rsidRPr="003F7CF1" w:rsidRDefault="00EF03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EF0338" w:rsidRPr="003F7CF1" w:rsidRDefault="00EF033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EF0338" w:rsidRPr="003F7CF1" w:rsidRDefault="00EF0338"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EF0338" w:rsidRPr="003F7CF1" w:rsidRDefault="00EF033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EF0338" w:rsidRPr="003F7CF1" w:rsidRDefault="00EF03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EF0338" w:rsidRPr="003F7CF1" w:rsidRDefault="00EF03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EF0338" w:rsidRPr="003F7CF1" w:rsidRDefault="00EF033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EF0338" w:rsidRPr="003F7CF1" w:rsidRDefault="00EF03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EF0338" w:rsidRPr="003F7CF1" w:rsidRDefault="00EF033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EF0338" w:rsidRPr="003F7CF1" w:rsidRDefault="00EF033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EF0338" w:rsidRPr="003F7CF1" w:rsidRDefault="00EF03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EF0338" w:rsidRPr="003F7CF1" w:rsidRDefault="00EF03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EF0338" w:rsidRPr="003F7CF1" w:rsidRDefault="00EF033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EF0338" w:rsidRPr="003F7CF1" w:rsidRDefault="00EF03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EF0338" w:rsidRPr="003F7CF1" w:rsidRDefault="00EF033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EF0338" w:rsidRPr="003F7CF1" w:rsidRDefault="00EF033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EF0338" w:rsidRPr="003F7CF1" w:rsidRDefault="00EF033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EF0338" w:rsidRPr="003F7CF1" w:rsidRDefault="00EF033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EF0338" w:rsidRPr="003F7CF1" w:rsidRDefault="00EF033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EF0338" w:rsidRPr="003F7CF1" w:rsidRDefault="00EF0338"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EF0338" w:rsidRPr="003F7CF1" w:rsidRDefault="00EF0338"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EF0338" w:rsidRPr="003F7CF1" w:rsidRDefault="00EF0338"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EF0338" w:rsidRPr="003F7CF1" w:rsidRDefault="00EF0338"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EF0338" w:rsidRPr="003F7CF1" w:rsidRDefault="00EF0338"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EF0338" w:rsidRPr="003F7CF1" w:rsidRDefault="00EF0338"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EF0338" w:rsidRPr="003F7CF1" w:rsidRDefault="00EF0338"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EF0338" w:rsidRPr="003F7CF1" w:rsidRDefault="00EF0338"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EF0338" w:rsidRPr="003F7CF1" w:rsidRDefault="00EF0338"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EF0338" w:rsidRPr="003F7CF1" w:rsidRDefault="00EF0338"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EF0338" w:rsidRPr="003F7CF1" w:rsidRDefault="00EF0338"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EF0338" w:rsidRPr="003F7CF1" w:rsidRDefault="00EF0338"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EF0338" w:rsidRPr="003F7CF1" w:rsidRDefault="00EF0338"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EF0338" w:rsidRPr="003F7CF1" w:rsidRDefault="00EF0338"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EF0338" w:rsidRPr="003F7CF1" w:rsidRDefault="00EF0338"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EF0338" w:rsidRPr="003F7CF1" w:rsidRDefault="00EF0338"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EF0338" w:rsidRPr="003F7CF1" w:rsidRDefault="00EF0338"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EF0338" w:rsidRPr="003F7CF1" w:rsidRDefault="00EF0338"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EF0338" w:rsidRPr="003F7CF1" w:rsidRDefault="00EF0338"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EF0338" w:rsidRPr="003F7CF1" w:rsidRDefault="00EF0338"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EF0338" w:rsidRPr="003F7CF1" w:rsidRDefault="00EF0338"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EF0338" w:rsidRPr="003F7CF1" w:rsidRDefault="00EF0338"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EF0338" w:rsidRPr="003F7CF1" w:rsidRDefault="00EF0338"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EF0338" w:rsidRPr="003F7CF1" w:rsidRDefault="00EF0338"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EF0338" w:rsidRPr="003F7CF1" w:rsidRDefault="00EF0338"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EF0338" w:rsidRPr="003F7CF1" w:rsidRDefault="00EF0338"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EF0338" w:rsidRPr="003F7CF1" w:rsidRDefault="00EF0338"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but rather their addresses. Therefore,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in </w:t>
      </w:r>
      <w:r w:rsidRPr="00EC76D5">
        <w:rPr>
          <w:rStyle w:val="CodeInText0"/>
        </w:rPr>
        <w:t>Swap</w:t>
      </w:r>
      <w:r w:rsidRPr="00EC76D5">
        <w:t xml:space="preserve"> does in fact contain the addresses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on main. As in the reference section above, we illustrate this with dashed arrows. Therefore, when </w:t>
      </w:r>
      <w:proofErr w:type="spellStart"/>
      <w:r w:rsidRPr="00EC76D5">
        <w:rPr>
          <w:rStyle w:val="CodeInText0"/>
        </w:rPr>
        <w:t>num1</w:t>
      </w:r>
      <w:proofErr w:type="spellEnd"/>
      <w:r w:rsidRPr="00EC76D5">
        <w:t xml:space="preserve"> and </w:t>
      </w:r>
      <w:proofErr w:type="spellStart"/>
      <w:r w:rsidRPr="00EC76D5">
        <w:rPr>
          <w:rStyle w:val="CodeInText0"/>
        </w:rPr>
        <w:t>num2</w:t>
      </w:r>
      <w:proofErr w:type="spellEnd"/>
      <w:r w:rsidRPr="00EC76D5">
        <w:t xml:space="preserve"> exchanges values, in fact the values of </w:t>
      </w:r>
      <w:proofErr w:type="spellStart"/>
      <w:r w:rsidRPr="00EC76D5">
        <w:rPr>
          <w:rStyle w:val="CodeInText0"/>
        </w:rPr>
        <w:t>firstNum</w:t>
      </w:r>
      <w:proofErr w:type="spellEnd"/>
      <w:r w:rsidRPr="00EC76D5">
        <w:t xml:space="preserve"> and </w:t>
      </w:r>
      <w:proofErr w:type="spellStart"/>
      <w:r w:rsidRPr="00EC76D5">
        <w:rPr>
          <w:rStyle w:val="CodeInText0"/>
        </w:rPr>
        <w:t>secondNum</w:t>
      </w:r>
      <w:proofErr w:type="spellEnd"/>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EF0338" w:rsidRPr="003F7CF1" w:rsidRDefault="00EF03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EF0338" w:rsidRPr="003F7CF1" w:rsidRDefault="00EF03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EF0338" w:rsidRPr="003F7CF1" w:rsidRDefault="00EF033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EF0338" w:rsidRPr="003F7CF1" w:rsidRDefault="00EF033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EF0338" w:rsidRPr="003F7CF1" w:rsidRDefault="00EF03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EF0338" w:rsidRPr="003F7CF1" w:rsidRDefault="00EF033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EF0338" w:rsidRPr="003F7CF1" w:rsidRDefault="00EF0338"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EF0338" w:rsidRPr="003F7CF1" w:rsidRDefault="00EF033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EF0338" w:rsidRPr="003F7CF1" w:rsidRDefault="00EF0338"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EF0338" w:rsidRPr="003F7CF1" w:rsidRDefault="00EF03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EF0338" w:rsidRPr="003F7CF1" w:rsidRDefault="00EF03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EF0338" w:rsidRPr="003F7CF1" w:rsidRDefault="00EF033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EF0338" w:rsidRPr="003F7CF1" w:rsidRDefault="00EF033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EF0338" w:rsidRPr="003F7CF1" w:rsidRDefault="00EF03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EF0338" w:rsidRPr="003F7CF1" w:rsidRDefault="00EF033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EF0338" w:rsidRPr="003F7CF1" w:rsidRDefault="00EF033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EF0338" w:rsidRPr="003F7CF1" w:rsidRDefault="00EF0338"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EF0338" w:rsidRPr="003F7CF1" w:rsidRDefault="00EF0338"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EF0338" w:rsidRPr="003F7CF1" w:rsidRDefault="00EF03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EF0338" w:rsidRPr="003F7CF1" w:rsidRDefault="00EF0338"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EF0338" w:rsidRPr="003F7CF1" w:rsidRDefault="00EF0338"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EF0338" w:rsidRPr="003F7CF1" w:rsidRDefault="00EF0338"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EF0338" w:rsidRPr="003F7CF1" w:rsidRDefault="00EF0338"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EF0338" w:rsidRPr="003F7CF1" w:rsidRDefault="00EF0338"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EF0338" w:rsidRPr="003F7CF1" w:rsidRDefault="00EF0338"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EF0338" w:rsidRPr="003F7CF1" w:rsidRDefault="00EF0338"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EF0338" w:rsidRPr="003F7CF1" w:rsidRDefault="00EF0338"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EF0338" w:rsidRPr="003F7CF1" w:rsidRDefault="00EF0338"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EF0338" w:rsidRPr="003F7CF1" w:rsidRDefault="00EF0338"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EF0338" w:rsidRPr="003F7CF1" w:rsidRDefault="00EF0338"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EF0338" w:rsidRPr="003F7CF1" w:rsidRDefault="00EF0338"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EF0338" w:rsidRPr="003F7CF1" w:rsidRDefault="00EF0338"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EF0338" w:rsidRPr="003F7CF1" w:rsidRDefault="00EF0338"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EF0338" w:rsidRPr="003F7CF1" w:rsidRDefault="00EF0338"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EF0338" w:rsidRPr="003F7CF1" w:rsidRDefault="00EF0338"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EF0338" w:rsidRPr="003F7CF1" w:rsidRDefault="00EF0338"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EF0338" w:rsidRPr="003F7CF1" w:rsidRDefault="00EF0338"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EF0338" w:rsidRPr="003F7CF1" w:rsidRDefault="00EF0338"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EF0338" w:rsidRPr="003F7CF1" w:rsidRDefault="00EF0338"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EF0338" w:rsidRPr="003F7CF1" w:rsidRDefault="00EF0338"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EF0338" w:rsidRPr="003F7CF1" w:rsidRDefault="00EF0338"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EF0338" w:rsidRPr="003F7CF1" w:rsidRDefault="00EF0338"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EF0338" w:rsidRPr="003F7CF1" w:rsidRDefault="00EF0338"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EF0338" w:rsidRPr="003F7CF1" w:rsidRDefault="00EF0338"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EF0338" w:rsidRPr="003F7CF1" w:rsidRDefault="00EF0338"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EF0338" w:rsidRPr="003F7CF1" w:rsidRDefault="00EF0338"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EF0338" w:rsidRPr="003F7CF1" w:rsidRDefault="00EF0338"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EF0338" w:rsidRPr="003F7CF1" w:rsidRDefault="00EF0338"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EF0338" w:rsidRPr="003F7CF1" w:rsidRDefault="00EF0338"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EF0338" w:rsidRPr="003F7CF1" w:rsidRDefault="00EF0338"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EF0338" w:rsidRPr="003F7CF1" w:rsidRDefault="00EF0338"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EF0338" w:rsidRPr="003F7CF1" w:rsidRDefault="00EF0338"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EF0338" w:rsidRPr="003F7CF1" w:rsidRDefault="00EF0338"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EF0338" w:rsidRPr="003F7CF1" w:rsidRDefault="00EF0338"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EF0338" w:rsidRPr="003F7CF1" w:rsidRDefault="00EF0338"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EF0338" w:rsidRPr="003F7CF1" w:rsidRDefault="00EF0338"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EF0338" w:rsidRPr="003F7CF1" w:rsidRDefault="00EF0338"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6099" w:name="_Toc320485607"/>
      <w:bookmarkStart w:id="6100" w:name="_Toc323656719"/>
      <w:bookmarkStart w:id="6101" w:name="_Toc324085457"/>
      <w:bookmarkStart w:id="6102" w:name="_Toc383781109"/>
      <w:bookmarkStart w:id="6103" w:name="_Toc481936509"/>
      <w:r w:rsidRPr="00EC76D5">
        <w:t>Static, Extern, and Register Variables</w:t>
      </w:r>
      <w:bookmarkEnd w:id="6099"/>
      <w:bookmarkEnd w:id="6100"/>
      <w:bookmarkEnd w:id="6101"/>
      <w:bookmarkEnd w:id="6102"/>
      <w:bookmarkEnd w:id="6103"/>
    </w:p>
    <w:p w14:paraId="0C33C95A" w14:textId="2884947C" w:rsidR="00E80032" w:rsidRPr="00EC76D5" w:rsidRDefault="00E80032" w:rsidP="00E80032">
      <w:r w:rsidRPr="00EC76D5">
        <w:t xml:space="preserve">In the function below, </w:t>
      </w:r>
      <w:proofErr w:type="spellStart"/>
      <w:r w:rsidRPr="00EC76D5">
        <w:rPr>
          <w:rStyle w:val="CodeInText0"/>
        </w:rPr>
        <w:t>s_count</w:t>
      </w:r>
      <w:proofErr w:type="spellEnd"/>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proofErr w:type="spellStart"/>
      <w:r w:rsidRPr="00EC76D5">
        <w:rPr>
          <w:rStyle w:val="CodeInText0"/>
        </w:rPr>
        <w:t>s_count</w:t>
      </w:r>
      <w:proofErr w:type="spellEnd"/>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proofErr w:type="spellStart"/>
      <w:r w:rsidRPr="00EC76D5">
        <w:rPr>
          <w:rStyle w:val="CodeInText0"/>
        </w:rPr>
        <w:t>s_count</w:t>
      </w:r>
      <w:proofErr w:type="spellEnd"/>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 xml:space="preserve">If we define a global variable in one file, it will be </w:t>
      </w:r>
      <w:proofErr w:type="spellStart"/>
      <w:r w:rsidRPr="00EC76D5">
        <w:t>accessable</w:t>
      </w:r>
      <w:proofErr w:type="spellEnd"/>
      <w:r w:rsidRPr="00EC76D5">
        <w:t xml:space="preserve"> in another file if we declare</w:t>
      </w:r>
      <w:r w:rsidRPr="00EC76D5">
        <w:rPr>
          <w:rStyle w:val="Fotnotsreferens"/>
        </w:rPr>
        <w:footnoteReference w:id="32"/>
      </w:r>
      <w:r w:rsidRPr="00EC76D5">
        <w:t xml:space="preserve"> it as extern. If we omit the </w:t>
      </w:r>
      <w:r w:rsidRPr="00EC76D5">
        <w:rPr>
          <w:rStyle w:val="CodeInText0"/>
        </w:rPr>
        <w:t>extern</w:t>
      </w:r>
      <w:r w:rsidRPr="00EC76D5">
        <w:t xml:space="preserve"> keyword in the second file, the linker </w:t>
      </w:r>
      <w:proofErr w:type="gramStart"/>
      <w:r w:rsidRPr="00EC76D5">
        <w:t>would</w:t>
      </w:r>
      <w:proofErr w:type="gramEnd"/>
      <w:r w:rsidRPr="00EC76D5">
        <w:t xml:space="preserve"> complain about us defining two global variables with the same name.</w:t>
      </w:r>
    </w:p>
    <w:p w14:paraId="454F260F" w14:textId="77777777" w:rsidR="00E80032" w:rsidRPr="00EC76D5" w:rsidRDefault="00E80032" w:rsidP="00E80032">
      <w:pPr>
        <w:pStyle w:val="CodeListing"/>
      </w:pPr>
      <w:proofErr w:type="spellStart"/>
      <w:r w:rsidRPr="00EC76D5">
        <w:t>File1.c</w:t>
      </w:r>
      <w:proofErr w:type="spellEnd"/>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proofErr w:type="spellStart"/>
      <w:r w:rsidRPr="00EC76D5">
        <w:t>File2.c</w:t>
      </w:r>
      <w:proofErr w:type="spellEnd"/>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xml:space="preserve">, which is a notification to the compiler that the variable is suitable to place in a process register rather them the memory. The only function difference is that we cannot get the address of a register </w:t>
      </w:r>
      <w:proofErr w:type="gramStart"/>
      <w:r w:rsidRPr="00EC76D5">
        <w:t>variable, since</w:t>
      </w:r>
      <w:proofErr w:type="gramEnd"/>
      <w:r w:rsidRPr="00EC76D5">
        <w:t xml:space="preserv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6104" w:name="_Toc320485608"/>
      <w:bookmarkStart w:id="6105" w:name="_Toc323656720"/>
      <w:bookmarkStart w:id="6106" w:name="_Toc324085458"/>
      <w:bookmarkStart w:id="6107" w:name="_Toc383781110"/>
      <w:bookmarkStart w:id="6108" w:name="_Toc481936510"/>
      <w:r w:rsidRPr="00EC76D5">
        <w:lastRenderedPageBreak/>
        <w:t>Recursion</w:t>
      </w:r>
      <w:bookmarkEnd w:id="6104"/>
      <w:bookmarkEnd w:id="6105"/>
      <w:bookmarkEnd w:id="6106"/>
      <w:bookmarkEnd w:id="6107"/>
      <w:bookmarkEnd w:id="6108"/>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59628486"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4CDB1C9C" w:rsidR="00E80032" w:rsidRPr="00EC76D5" w:rsidRDefault="00E80032" w:rsidP="007C7CB2">
      <w:pPr>
        <w:pStyle w:val="Rubrik3"/>
      </w:pPr>
      <w:bookmarkStart w:id="6109" w:name="_Toc320485609"/>
      <w:bookmarkStart w:id="6110" w:name="_Toc323656721"/>
      <w:bookmarkStart w:id="6111" w:name="_Toc324085459"/>
      <w:bookmarkStart w:id="6112" w:name="_Toc383781111"/>
      <w:bookmarkStart w:id="6113" w:name="_Toc481936511"/>
      <w:proofErr w:type="spellStart"/>
      <w:r w:rsidRPr="00EC76D5">
        <w:t>Def</w:t>
      </w:r>
      <w:r w:rsidR="002F35C1">
        <w:t>initializer</w:t>
      </w:r>
      <w:r w:rsidRPr="00EC76D5">
        <w:t>ion</w:t>
      </w:r>
      <w:proofErr w:type="spellEnd"/>
      <w:r w:rsidRPr="00EC76D5">
        <w:t xml:space="preserve"> and Declaration</w:t>
      </w:r>
      <w:bookmarkEnd w:id="6109"/>
      <w:bookmarkEnd w:id="6110"/>
      <w:bookmarkEnd w:id="6111"/>
      <w:bookmarkEnd w:id="6112"/>
      <w:bookmarkEnd w:id="6113"/>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59628487"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59628488"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6114" w:name="_Toc320485610"/>
      <w:bookmarkStart w:id="6115" w:name="_Toc323656722"/>
      <w:bookmarkStart w:id="6116" w:name="_Toc324085460"/>
      <w:bookmarkStart w:id="6117" w:name="_Toc383781112"/>
      <w:bookmarkStart w:id="6118" w:name="_Toc481936512"/>
      <w:r w:rsidRPr="00EC76D5">
        <w:t>Higher-Order Functions</w:t>
      </w:r>
      <w:bookmarkEnd w:id="6114"/>
      <w:bookmarkEnd w:id="6115"/>
      <w:bookmarkEnd w:id="6116"/>
      <w:bookmarkEnd w:id="6117"/>
      <w:bookmarkEnd w:id="6118"/>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proofErr w:type="spellStart"/>
      <w:r w:rsidRPr="00EC76D5">
        <w:rPr>
          <w:rStyle w:val="CodeInText0"/>
        </w:rPr>
        <w:t>ApplyArray</w:t>
      </w:r>
      <w:proofErr w:type="spellEnd"/>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proofErr w:type="spellStart"/>
      <w:r w:rsidRPr="00EC76D5">
        <w:rPr>
          <w:rStyle w:val="CodeInText0"/>
        </w:rPr>
        <w:t>APPLY_FUNC</w:t>
      </w:r>
      <w:proofErr w:type="spellEnd"/>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6119" w:name="_Toc320485611"/>
      <w:bookmarkStart w:id="6120" w:name="_Toc323656723"/>
      <w:bookmarkStart w:id="6121" w:name="_Toc324085461"/>
      <w:bookmarkStart w:id="6122" w:name="_Toc383781113"/>
      <w:bookmarkStart w:id="6123" w:name="_Ref383865210"/>
      <w:bookmarkStart w:id="6124" w:name="_Toc481936513"/>
      <w:r w:rsidRPr="00EC76D5">
        <w:lastRenderedPageBreak/>
        <w:t>Structures and Linked Lists</w:t>
      </w:r>
      <w:bookmarkEnd w:id="6119"/>
      <w:bookmarkEnd w:id="6120"/>
      <w:bookmarkEnd w:id="6121"/>
      <w:bookmarkEnd w:id="6122"/>
      <w:bookmarkEnd w:id="6123"/>
      <w:bookmarkEnd w:id="6124"/>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EF0338" w:rsidRPr="003F7CF1" w:rsidRDefault="00EF033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EF0338" w:rsidRPr="003F7CF1" w:rsidRDefault="00EF033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EF0338" w:rsidRPr="003F7CF1" w:rsidRDefault="00EF033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EF0338" w:rsidRPr="003F7CF1" w:rsidRDefault="00EF03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EF0338" w:rsidRPr="003F7CF1" w:rsidRDefault="00EF033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EF0338" w:rsidRPr="003F7CF1" w:rsidRDefault="00EF033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EF0338" w:rsidRPr="003F7CF1" w:rsidRDefault="00EF033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EF0338" w:rsidRPr="003F7CF1" w:rsidRDefault="00EF03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EF0338" w:rsidRPr="003F7CF1" w:rsidRDefault="00EF033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EF0338" w:rsidRPr="003F7CF1" w:rsidRDefault="00EF0338"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EF0338" w:rsidRPr="003F7CF1" w:rsidRDefault="00EF0338"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EF0338" w:rsidRPr="003F7CF1" w:rsidRDefault="00EF03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EF0338" w:rsidRPr="003F7CF1" w:rsidRDefault="00EF033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EF0338" w:rsidRPr="003F7CF1" w:rsidRDefault="00EF0338"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EF0338" w:rsidRPr="003F7CF1" w:rsidRDefault="00EF0338"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EF0338" w:rsidRPr="003F7CF1" w:rsidRDefault="00EF0338"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EF0338" w:rsidRPr="003F7CF1" w:rsidRDefault="00EF0338"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EF0338" w:rsidRPr="003F7CF1" w:rsidRDefault="00EF0338"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EF0338" w:rsidRPr="003F7CF1" w:rsidRDefault="00EF0338"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EF0338" w:rsidRPr="003F7CF1" w:rsidRDefault="00EF0338"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EF0338" w:rsidRPr="003F7CF1" w:rsidRDefault="00EF0338"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EF0338" w:rsidRPr="003F7CF1" w:rsidRDefault="00EF0338"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EF0338" w:rsidRPr="003F7CF1" w:rsidRDefault="00EF0338"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EF0338" w:rsidRPr="003F7CF1" w:rsidRDefault="00EF0338"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EF0338" w:rsidRPr="003F7CF1" w:rsidRDefault="00EF0338"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EF0338" w:rsidRPr="003F7CF1" w:rsidRDefault="00EF0338"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6125" w:name="_Toc320485612"/>
      <w:bookmarkStart w:id="6126" w:name="_Toc323656724"/>
      <w:bookmarkStart w:id="6127" w:name="_Toc324085462"/>
      <w:bookmarkStart w:id="6128" w:name="_Toc383781114"/>
      <w:bookmarkStart w:id="6129" w:name="_Toc481936514"/>
      <w:r w:rsidRPr="00EC76D5">
        <w:t>Stacks and Linked Lists</w:t>
      </w:r>
      <w:bookmarkEnd w:id="6125"/>
      <w:bookmarkEnd w:id="6126"/>
      <w:bookmarkEnd w:id="6127"/>
      <w:bookmarkEnd w:id="6128"/>
      <w:bookmarkEnd w:id="6129"/>
    </w:p>
    <w:p w14:paraId="49CD4C6A" w14:textId="77777777" w:rsidR="00E80032" w:rsidRPr="00EC76D5" w:rsidRDefault="00E80032" w:rsidP="00E80032">
      <w:r w:rsidRPr="00EC76D5">
        <w:t xml:space="preserve">A </w:t>
      </w:r>
      <w:r w:rsidRPr="00EC76D5">
        <w:rPr>
          <w:rStyle w:val="KeyWord"/>
        </w:rPr>
        <w:t>stack</w:t>
      </w:r>
      <w:r w:rsidRPr="00EC76D5">
        <w:t xml:space="preserve"> is </w:t>
      </w:r>
      <w:proofErr w:type="gramStart"/>
      <w:r w:rsidRPr="00EC76D5">
        <w:t>very valuable</w:t>
      </w:r>
      <w:proofErr w:type="gramEnd"/>
      <w:r w:rsidRPr="00EC76D5">
        <w:t xml:space="preserv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EF0338" w:rsidRPr="003F7CF1" w:rsidRDefault="00EF033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EF0338" w:rsidRPr="003F7CF1" w:rsidRDefault="00EF033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EF0338" w:rsidRPr="003F7CF1" w:rsidRDefault="00EF033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EF0338" w:rsidRPr="003F7CF1" w:rsidRDefault="00EF0338" w:rsidP="00E80032">
                              <w:pPr>
                                <w:pStyle w:val="SourceCodeBoxText"/>
                                <w:rPr>
                                  <w:sz w:val="19"/>
                                  <w:szCs w:val="19"/>
                                  <w:lang w:val="en-US"/>
                                </w:rPr>
                              </w:pPr>
                              <w:r w:rsidRPr="003F7CF1">
                                <w:rPr>
                                  <w:sz w:val="19"/>
                                  <w:szCs w:val="19"/>
                                  <w:lang w:val="en-US"/>
                                </w:rPr>
                                <w:t>push 1</w:t>
                              </w:r>
                            </w:p>
                            <w:p w14:paraId="3C159322" w14:textId="77777777" w:rsidR="00EF0338" w:rsidRPr="003F7CF1" w:rsidRDefault="00EF0338" w:rsidP="00E80032">
                              <w:pPr>
                                <w:pStyle w:val="SourceCodeBoxText"/>
                                <w:rPr>
                                  <w:sz w:val="19"/>
                                  <w:szCs w:val="19"/>
                                  <w:lang w:val="en-US"/>
                                </w:rPr>
                              </w:pPr>
                              <w:r w:rsidRPr="003F7CF1">
                                <w:rPr>
                                  <w:sz w:val="19"/>
                                  <w:szCs w:val="19"/>
                                  <w:lang w:val="en-US"/>
                                </w:rPr>
                                <w:t>push 2</w:t>
                              </w:r>
                            </w:p>
                            <w:p w14:paraId="22BA48C9" w14:textId="77777777" w:rsidR="00EF0338" w:rsidRPr="003F7CF1" w:rsidRDefault="00EF0338" w:rsidP="00E80032">
                              <w:pPr>
                                <w:pStyle w:val="SourceCodeBoxText"/>
                                <w:rPr>
                                  <w:sz w:val="19"/>
                                  <w:szCs w:val="19"/>
                                  <w:lang w:val="en-US"/>
                                </w:rPr>
                              </w:pPr>
                              <w:r w:rsidRPr="003F7CF1">
                                <w:rPr>
                                  <w:sz w:val="19"/>
                                  <w:szCs w:val="19"/>
                                  <w:lang w:val="en-US"/>
                                </w:rPr>
                                <w:t>push 3</w:t>
                              </w:r>
                            </w:p>
                            <w:p w14:paraId="5F86FACB" w14:textId="77777777" w:rsidR="00EF0338" w:rsidRPr="003F7CF1" w:rsidRDefault="00EF0338"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EF0338" w:rsidRPr="003F7CF1" w:rsidRDefault="00EF0338"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EF0338" w:rsidRPr="003F7CF1" w:rsidRDefault="00EF0338"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EF0338" w:rsidRPr="003F7CF1" w:rsidRDefault="00EF0338"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EF0338" w:rsidRPr="003F7CF1" w:rsidRDefault="00EF0338" w:rsidP="00E80032">
                        <w:pPr>
                          <w:pStyle w:val="SourceCodeBoxText"/>
                          <w:rPr>
                            <w:sz w:val="19"/>
                            <w:szCs w:val="19"/>
                            <w:lang w:val="en-US"/>
                          </w:rPr>
                        </w:pPr>
                        <w:r w:rsidRPr="003F7CF1">
                          <w:rPr>
                            <w:sz w:val="19"/>
                            <w:szCs w:val="19"/>
                            <w:lang w:val="en-US"/>
                          </w:rPr>
                          <w:t>push 1</w:t>
                        </w:r>
                      </w:p>
                      <w:p w14:paraId="3C159322" w14:textId="77777777" w:rsidR="00EF0338" w:rsidRPr="003F7CF1" w:rsidRDefault="00EF0338" w:rsidP="00E80032">
                        <w:pPr>
                          <w:pStyle w:val="SourceCodeBoxText"/>
                          <w:rPr>
                            <w:sz w:val="19"/>
                            <w:szCs w:val="19"/>
                            <w:lang w:val="en-US"/>
                          </w:rPr>
                        </w:pPr>
                        <w:r w:rsidRPr="003F7CF1">
                          <w:rPr>
                            <w:sz w:val="19"/>
                            <w:szCs w:val="19"/>
                            <w:lang w:val="en-US"/>
                          </w:rPr>
                          <w:t>push 2</w:t>
                        </w:r>
                      </w:p>
                      <w:p w14:paraId="22BA48C9" w14:textId="77777777" w:rsidR="00EF0338" w:rsidRPr="003F7CF1" w:rsidRDefault="00EF0338" w:rsidP="00E80032">
                        <w:pPr>
                          <w:pStyle w:val="SourceCodeBoxText"/>
                          <w:rPr>
                            <w:sz w:val="19"/>
                            <w:szCs w:val="19"/>
                            <w:lang w:val="en-US"/>
                          </w:rPr>
                        </w:pPr>
                        <w:r w:rsidRPr="003F7CF1">
                          <w:rPr>
                            <w:sz w:val="19"/>
                            <w:szCs w:val="19"/>
                            <w:lang w:val="en-US"/>
                          </w:rPr>
                          <w:t>push 3</w:t>
                        </w:r>
                      </w:p>
                      <w:p w14:paraId="5F86FACB" w14:textId="77777777" w:rsidR="00EF0338" w:rsidRPr="003F7CF1" w:rsidRDefault="00EF0338"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proofErr w:type="spellStart"/>
      <w:r w:rsidRPr="00EC76D5">
        <w:rPr>
          <w:sz w:val="21"/>
          <w:szCs w:val="21"/>
        </w:rPr>
        <w:t>Cell.h</w:t>
      </w:r>
      <w:proofErr w:type="spellEnd"/>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proofErr w:type="spellStart"/>
      <w:r w:rsidRPr="00EC76D5">
        <w:rPr>
          <w:sz w:val="21"/>
          <w:szCs w:val="21"/>
        </w:rPr>
        <w:t>Cell.c</w:t>
      </w:r>
      <w:proofErr w:type="spellEnd"/>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EF0338" w:rsidRPr="003F7CF1" w:rsidRDefault="00EF033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EF0338" w:rsidRPr="003F7CF1" w:rsidRDefault="00EF033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EF0338" w:rsidRPr="003F7CF1" w:rsidRDefault="00EF033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EF0338" w:rsidRPr="003F7CF1" w:rsidRDefault="00EF03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EF0338" w:rsidRPr="003F7CF1" w:rsidRDefault="00EF033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EF0338" w:rsidRPr="003F7CF1" w:rsidRDefault="00EF033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EF0338" w:rsidRPr="003F7CF1" w:rsidRDefault="00EF033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EF0338" w:rsidRPr="003F7CF1" w:rsidRDefault="00EF03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EF0338" w:rsidRPr="003F7CF1" w:rsidRDefault="00EF0338"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EF0338" w:rsidRPr="003F7CF1" w:rsidRDefault="00EF033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EF0338" w:rsidRPr="003F7CF1" w:rsidRDefault="00EF033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EF0338" w:rsidRPr="003F7CF1" w:rsidRDefault="00EF03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EF0338" w:rsidRPr="003F7CF1" w:rsidRDefault="00EF033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EF0338" w:rsidRPr="003F7CF1" w:rsidRDefault="00EF03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EF0338" w:rsidRPr="003F7CF1" w:rsidRDefault="00EF0338"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EF0338" w:rsidRPr="003F7CF1" w:rsidRDefault="00EF03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EF0338" w:rsidRPr="003F7CF1" w:rsidRDefault="00EF0338"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EF0338" w:rsidRPr="003F7CF1" w:rsidRDefault="00EF03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EF0338" w:rsidRPr="003F7CF1" w:rsidRDefault="00EF0338"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EF0338" w:rsidRPr="003F7CF1" w:rsidRDefault="00EF0338"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EF0338" w:rsidRPr="003F7CF1" w:rsidRDefault="00EF0338"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EF0338" w:rsidRPr="003F7CF1" w:rsidRDefault="00EF0338"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EF0338" w:rsidRPr="003F7CF1" w:rsidRDefault="00EF0338"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EF0338" w:rsidRPr="003F7CF1" w:rsidRDefault="00EF0338"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EF0338" w:rsidRPr="003F7CF1" w:rsidRDefault="00EF0338"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EF0338" w:rsidRPr="003F7CF1" w:rsidRDefault="00EF0338"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EF0338" w:rsidRPr="003F7CF1" w:rsidRDefault="00EF0338"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EF0338" w:rsidRPr="003F7CF1" w:rsidRDefault="00EF0338"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EF0338" w:rsidRPr="003F7CF1" w:rsidRDefault="00EF0338"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EF0338" w:rsidRPr="003F7CF1" w:rsidRDefault="00EF0338"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EF0338" w:rsidRPr="003F7CF1" w:rsidRDefault="00EF0338"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EF0338" w:rsidRPr="003F7CF1" w:rsidRDefault="00EF0338"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EF0338" w:rsidRPr="003F7CF1" w:rsidRDefault="00EF0338"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EF0338" w:rsidRPr="003F7CF1" w:rsidRDefault="00EF0338"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EF0338" w:rsidRPr="003F7CF1" w:rsidRDefault="00EF0338"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EF0338" w:rsidRPr="003F7CF1" w:rsidRDefault="00EF0338"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EF0338" w:rsidRPr="003F7CF1" w:rsidRDefault="00EF0338"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EF0338" w:rsidRPr="003F7CF1" w:rsidRDefault="00EF0338"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proofErr w:type="spellStart"/>
      <w:r w:rsidRPr="00EC76D5">
        <w:rPr>
          <w:sz w:val="21"/>
          <w:szCs w:val="21"/>
        </w:rPr>
        <w:t>Stack.h</w:t>
      </w:r>
      <w:proofErr w:type="spellEnd"/>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proofErr w:type="spellStart"/>
      <w:r w:rsidRPr="00EC76D5">
        <w:rPr>
          <w:sz w:val="21"/>
          <w:szCs w:val="21"/>
        </w:rPr>
        <w:t>Stack.c</w:t>
      </w:r>
      <w:proofErr w:type="spellEnd"/>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proofErr w:type="spellStart"/>
      <w:r w:rsidRPr="00EC76D5">
        <w:rPr>
          <w:sz w:val="21"/>
          <w:szCs w:val="21"/>
        </w:rPr>
        <w:t>Main.c</w:t>
      </w:r>
      <w:proofErr w:type="spellEnd"/>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proofErr w:type="spellStart"/>
      <w:r w:rsidRPr="00EC76D5">
        <w:rPr>
          <w:rStyle w:val="CodeInText0"/>
        </w:rPr>
        <w:t>StackClear</w:t>
      </w:r>
      <w:proofErr w:type="spellEnd"/>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proofErr w:type="spellStart"/>
      <w:r w:rsidRPr="00EC76D5">
        <w:rPr>
          <w:rStyle w:val="CodeInText0"/>
        </w:rPr>
        <w:t>calloc</w:t>
      </w:r>
      <w:proofErr w:type="spellEnd"/>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EF0338" w:rsidRPr="003F7CF1" w:rsidRDefault="00EF033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EF0338" w:rsidRPr="003F7CF1" w:rsidRDefault="00EF0338"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EF0338" w:rsidRPr="003F7CF1" w:rsidRDefault="00EF0338" w:rsidP="00E80032">
                              <w:pPr>
                                <w:pStyle w:val="SourceCodeBoxText"/>
                                <w:rPr>
                                  <w:sz w:val="19"/>
                                  <w:szCs w:val="19"/>
                                  <w:lang w:val="en-US"/>
                                </w:rPr>
                              </w:pPr>
                              <w:r w:rsidRPr="003F7CF1">
                                <w:rPr>
                                  <w:sz w:val="19"/>
                                  <w:szCs w:val="19"/>
                                  <w:lang w:val="en-US"/>
                                </w:rPr>
                                <w:t>3</w:t>
                              </w:r>
                            </w:p>
                            <w:p w14:paraId="40F6D3AC" w14:textId="77777777" w:rsidR="00EF0338" w:rsidRPr="003F7CF1" w:rsidRDefault="00EF0338"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EF0338" w:rsidRPr="003F7CF1" w:rsidRDefault="00EF03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EF0338" w:rsidRPr="003F7CF1" w:rsidRDefault="00EF0338"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EF0338" w:rsidRPr="003F7CF1" w:rsidRDefault="00EF033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EF0338" w:rsidRPr="003F7CF1" w:rsidRDefault="00EF033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EF0338" w:rsidRPr="003F7CF1" w:rsidRDefault="00EF03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EF0338" w:rsidRPr="003F7CF1" w:rsidRDefault="00EF0338"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EF0338" w:rsidRPr="003F7CF1" w:rsidRDefault="00EF0338"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EF0338" w:rsidRPr="003F7CF1" w:rsidRDefault="00EF0338"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EF0338" w:rsidRPr="003F7CF1" w:rsidRDefault="00EF03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EF0338" w:rsidRPr="003F7CF1" w:rsidRDefault="00EF0338"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EF0338" w:rsidRPr="003F7CF1" w:rsidRDefault="00EF0338"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EF0338" w:rsidRPr="003F7CF1" w:rsidRDefault="00EF0338"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EF0338" w:rsidRPr="003F7CF1" w:rsidRDefault="00EF0338"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EF0338" w:rsidRPr="003F7CF1" w:rsidRDefault="00EF0338" w:rsidP="00E80032">
                        <w:pPr>
                          <w:pStyle w:val="SourceCodeBoxText"/>
                          <w:rPr>
                            <w:sz w:val="19"/>
                            <w:szCs w:val="19"/>
                            <w:lang w:val="en-US"/>
                          </w:rPr>
                        </w:pPr>
                        <w:r w:rsidRPr="003F7CF1">
                          <w:rPr>
                            <w:sz w:val="19"/>
                            <w:szCs w:val="19"/>
                            <w:lang w:val="en-US"/>
                          </w:rPr>
                          <w:t>3</w:t>
                        </w:r>
                      </w:p>
                      <w:p w14:paraId="40F6D3AC" w14:textId="77777777" w:rsidR="00EF0338" w:rsidRPr="003F7CF1" w:rsidRDefault="00EF0338"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EF0338" w:rsidRPr="003F7CF1" w:rsidRDefault="00EF0338"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EF0338" w:rsidRPr="003F7CF1" w:rsidRDefault="00EF0338"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EF0338" w:rsidRPr="003F7CF1" w:rsidRDefault="00EF0338"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EF0338" w:rsidRPr="003F7CF1" w:rsidRDefault="00EF0338"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EF0338" w:rsidRPr="003F7CF1" w:rsidRDefault="00EF0338"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EF0338" w:rsidRPr="003F7CF1" w:rsidRDefault="00EF0338"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EF0338" w:rsidRPr="003F7CF1" w:rsidRDefault="00EF0338"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EF0338" w:rsidRPr="003F7CF1" w:rsidRDefault="00EF0338"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EF0338" w:rsidRPr="003F7CF1" w:rsidRDefault="00EF0338"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EF0338" w:rsidRPr="003F7CF1" w:rsidRDefault="00EF0338"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EF0338" w:rsidRPr="003F7CF1" w:rsidRDefault="00EF0338"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EF0338" w:rsidRPr="003F7CF1" w:rsidRDefault="00EF0338"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EF0338" w:rsidRPr="003F7CF1" w:rsidRDefault="00EF0338"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6130" w:name="_Toc320485613"/>
      <w:bookmarkStart w:id="6131" w:name="_Toc323656725"/>
      <w:bookmarkStart w:id="6132" w:name="_Toc324085463"/>
      <w:bookmarkStart w:id="6133" w:name="_Toc383781115"/>
      <w:bookmarkStart w:id="6134" w:name="_Toc481936515"/>
      <w:r w:rsidRPr="00EC76D5">
        <w:t>Unions</w:t>
      </w:r>
      <w:bookmarkEnd w:id="6130"/>
      <w:bookmarkEnd w:id="6131"/>
      <w:bookmarkEnd w:id="6132"/>
      <w:bookmarkEnd w:id="6133"/>
      <w:bookmarkEnd w:id="6134"/>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 xml:space="preserve">places each of its members on different memory addresses </w:t>
      </w:r>
      <w:proofErr w:type="gramStart"/>
      <w:r w:rsidRPr="00EC76D5">
        <w:t>in order for</w:t>
      </w:r>
      <w:proofErr w:type="gramEnd"/>
      <w:r w:rsidRPr="00EC76D5">
        <w:t xml:space="preserve">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6135" w:name="_Toc320485614"/>
      <w:bookmarkStart w:id="6136" w:name="_Toc323656726"/>
      <w:bookmarkStart w:id="6137" w:name="_Toc324085464"/>
      <w:bookmarkStart w:id="6138" w:name="_Toc383781116"/>
      <w:bookmarkStart w:id="6139" w:name="_Toc481936516"/>
      <w:r w:rsidRPr="00EC76D5">
        <w:t>Bitfields</w:t>
      </w:r>
      <w:bookmarkEnd w:id="6135"/>
      <w:bookmarkEnd w:id="6136"/>
      <w:bookmarkEnd w:id="6137"/>
      <w:bookmarkEnd w:id="6138"/>
      <w:bookmarkEnd w:id="6139"/>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proofErr w:type="spellStart"/>
      <w:r w:rsidRPr="00EC76D5">
        <w:rPr>
          <w:rStyle w:val="CodeInText0"/>
        </w:rPr>
        <w:t>sizeof</w:t>
      </w:r>
      <w:proofErr w:type="spellEnd"/>
      <w:r w:rsidRPr="00EC76D5">
        <w:rPr>
          <w:rStyle w:val="CodeInText0"/>
        </w:rPr>
        <w:t xml:space="preserve"> (int)</w:t>
      </w:r>
      <w:r w:rsidRPr="00EC76D5">
        <w:t>). In t</w:t>
      </w:r>
      <w:r w:rsidR="003E28A6" w:rsidRPr="00EC76D5">
        <w:t xml:space="preserve">he code below, the whole </w:t>
      </w:r>
      <w:proofErr w:type="gramStart"/>
      <w:r w:rsidR="003E28A6" w:rsidRPr="00EC76D5">
        <w:t>struct</w:t>
      </w:r>
      <w:proofErr w:type="gramEnd"/>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6140"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6141" w:name="_Toc320485616"/>
      <w:bookmarkStart w:id="6142" w:name="_Toc323656727"/>
      <w:bookmarkStart w:id="6143" w:name="_Toc324085465"/>
      <w:bookmarkStart w:id="6144" w:name="_Toc383781117"/>
      <w:bookmarkStart w:id="6145" w:name="_Toc481936517"/>
      <w:r w:rsidRPr="00EC76D5">
        <w:t>Structures with function pointers</w:t>
      </w:r>
      <w:bookmarkEnd w:id="6141"/>
      <w:bookmarkEnd w:id="6142"/>
      <w:bookmarkEnd w:id="6143"/>
      <w:bookmarkEnd w:id="6144"/>
      <w:bookmarkEnd w:id="6145"/>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w:t>
      </w:r>
      <w:proofErr w:type="gramStart"/>
      <w:r w:rsidRPr="00EC76D5">
        <w:t>specific</w:t>
      </w:r>
      <w:proofErr w:type="gramEnd"/>
      <w:r w:rsidRPr="00EC76D5">
        <w:t xml:space="preserve">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3"/>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6146" w:name="_Toc320485619"/>
      <w:bookmarkStart w:id="6147" w:name="_Toc323656728"/>
      <w:bookmarkStart w:id="6148" w:name="_Toc324085466"/>
      <w:bookmarkStart w:id="6149" w:name="_Toc383781118"/>
      <w:bookmarkStart w:id="6150" w:name="_Ref383781494"/>
      <w:bookmarkStart w:id="6151" w:name="_Ref383865235"/>
      <w:bookmarkStart w:id="6152" w:name="_Ref383865434"/>
      <w:bookmarkStart w:id="6153" w:name="_Ref383866090"/>
      <w:bookmarkStart w:id="6154" w:name="_Toc481936518"/>
      <w:r w:rsidRPr="00EC76D5">
        <w:t>The Preprocessor</w:t>
      </w:r>
      <w:bookmarkEnd w:id="6146"/>
      <w:bookmarkEnd w:id="6147"/>
      <w:bookmarkEnd w:id="6148"/>
      <w:bookmarkEnd w:id="6149"/>
      <w:bookmarkEnd w:id="6150"/>
      <w:bookmarkEnd w:id="6151"/>
      <w:bookmarkEnd w:id="6152"/>
      <w:bookmarkEnd w:id="6153"/>
      <w:bookmarkEnd w:id="6154"/>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w:t>
      </w:r>
      <w:proofErr w:type="spellStart"/>
      <w:r w:rsidRPr="00EC76D5">
        <w:rPr>
          <w:rStyle w:val="CodeInText0"/>
        </w:rPr>
        <w:t>StdIO.h</w:t>
      </w:r>
      <w:proofErr w:type="spellEnd"/>
      <w:r w:rsidRPr="00EC76D5">
        <w:rPr>
          <w:rStyle w:val="CodeInText0"/>
        </w:rPr>
        <w:t>&gt;</w:t>
      </w:r>
      <w:r w:rsidRPr="00EC76D5">
        <w:t xml:space="preserve">). </w:t>
      </w:r>
      <w:proofErr w:type="gramStart"/>
      <w:r w:rsidRPr="00EC76D5">
        <w:t>Later on</w:t>
      </w:r>
      <w:proofErr w:type="gramEnd"/>
      <w:r w:rsidRPr="00EC76D5">
        <w:t>,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w:t>
      </w:r>
      <w:proofErr w:type="gramStart"/>
      <w:r w:rsidRPr="00EC76D5">
        <w:t>acts</w:t>
      </w:r>
      <w:proofErr w:type="gramEnd"/>
      <w:r w:rsidRPr="00EC76D5">
        <w:t xml:space="preserve">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 xml:space="preserve">Unlike regular C code, if we add a page-break we </w:t>
      </w:r>
      <w:proofErr w:type="gramStart"/>
      <w:r w:rsidRPr="00EC76D5">
        <w:t>have to</w:t>
      </w:r>
      <w:proofErr w:type="gramEnd"/>
      <w:r w:rsidRPr="00EC76D5">
        <w:t xml:space="preserve">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6155" w:name="_Toc320485618"/>
      <w:bookmarkStart w:id="6156" w:name="_Toc323656729"/>
      <w:bookmarkStart w:id="6157" w:name="_Toc324085467"/>
      <w:bookmarkStart w:id="6158" w:name="_Toc383781119"/>
      <w:bookmarkStart w:id="6159" w:name="_Toc481936519"/>
      <w:bookmarkStart w:id="6160" w:name="_Toc320485621"/>
      <w:r w:rsidRPr="00EC76D5">
        <w:t>The Standard Library</w:t>
      </w:r>
      <w:bookmarkEnd w:id="6155"/>
      <w:bookmarkEnd w:id="6156"/>
      <w:bookmarkEnd w:id="6157"/>
      <w:bookmarkEnd w:id="6158"/>
      <w:bookmarkEnd w:id="6159"/>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6161" w:name="_Toc323656730"/>
      <w:bookmarkStart w:id="6162" w:name="_Toc324085468"/>
      <w:bookmarkStart w:id="6163" w:name="_Toc383781120"/>
      <w:bookmarkStart w:id="6164" w:name="_Toc481936520"/>
      <w:r w:rsidRPr="00EC76D5">
        <w:t>File Management</w:t>
      </w:r>
      <w:bookmarkEnd w:id="6161"/>
      <w:bookmarkEnd w:id="6162"/>
      <w:bookmarkEnd w:id="6163"/>
      <w:bookmarkEnd w:id="6164"/>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proofErr w:type="spellStart"/>
      <w:r w:rsidRPr="00EC76D5">
        <w:rPr>
          <w:rStyle w:val="CodeInText0"/>
        </w:rPr>
        <w:t>Input.txt</w:t>
      </w:r>
      <w:proofErr w:type="spellEnd"/>
      <w:r w:rsidRPr="00EC76D5">
        <w:t xml:space="preserve"> and writes their squares to the file </w:t>
      </w:r>
      <w:proofErr w:type="spellStart"/>
      <w:r w:rsidRPr="00EC76D5">
        <w:rPr>
          <w:rStyle w:val="CodeInText0"/>
        </w:rPr>
        <w:t>Output.txt</w:t>
      </w:r>
      <w:proofErr w:type="spellEnd"/>
      <w:r w:rsidRPr="00EC76D5">
        <w:t xml:space="preserve">. The function </w:t>
      </w:r>
      <w:proofErr w:type="spellStart"/>
      <w:r w:rsidRPr="00EC76D5">
        <w:rPr>
          <w:rStyle w:val="CodeInText0"/>
        </w:rPr>
        <w:t>feof</w:t>
      </w:r>
      <w:proofErr w:type="spellEnd"/>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proofErr w:type="spellStart"/>
      <w:r w:rsidRPr="00EC76D5">
        <w:t>Input.txt</w:t>
      </w:r>
      <w:proofErr w:type="spellEnd"/>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proofErr w:type="spellStart"/>
      <w:r w:rsidRPr="00EC76D5">
        <w:rPr>
          <w:rStyle w:val="CodeInText0"/>
        </w:rPr>
        <w:t>Numbers.bin</w:t>
      </w:r>
      <w:proofErr w:type="spellEnd"/>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w:t>
      </w:r>
      <w:proofErr w:type="gramStart"/>
      <w:r w:rsidRPr="00EC76D5">
        <w:t>actually read</w:t>
      </w:r>
      <w:proofErr w:type="gramEnd"/>
      <w:r w:rsidRPr="00EC76D5">
        <w:t xml:space="preserve">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proofErr w:type="spellStart"/>
      <w:r w:rsidRPr="00EC76D5">
        <w:t>BinaryFile.c</w:t>
      </w:r>
      <w:proofErr w:type="spellEnd"/>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proofErr w:type="spellStart"/>
      <w:r w:rsidRPr="00EC76D5">
        <w:rPr>
          <w:rStyle w:val="CodeInText0"/>
        </w:rPr>
        <w:t>Numbers.bin</w:t>
      </w:r>
      <w:proofErr w:type="spellEnd"/>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6165" w:name="_Toc323656731"/>
      <w:bookmarkStart w:id="6166" w:name="_Toc324085469"/>
      <w:bookmarkStart w:id="6167" w:name="_Toc383781121"/>
      <w:bookmarkStart w:id="6168" w:name="_Toc481936521"/>
      <w:r w:rsidRPr="00EC76D5">
        <w:t>Program Parameters</w:t>
      </w:r>
      <w:bookmarkEnd w:id="6165"/>
      <w:bookmarkEnd w:id="6166"/>
      <w:bookmarkEnd w:id="6167"/>
      <w:bookmarkEnd w:id="6168"/>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proofErr w:type="spellStart"/>
      <w:r w:rsidRPr="00EC76D5">
        <w:rPr>
          <w:rStyle w:val="CodeInText0"/>
        </w:rPr>
        <w:t>argc</w:t>
      </w:r>
      <w:proofErr w:type="spellEnd"/>
      <w:r w:rsidRPr="00EC76D5">
        <w:t xml:space="preserve"> parameter holds the number of input strings, and </w:t>
      </w:r>
      <w:proofErr w:type="spellStart"/>
      <w:r w:rsidRPr="00EC76D5">
        <w:rPr>
          <w:rStyle w:val="CodeInText0"/>
        </w:rPr>
        <w:t>argv</w:t>
      </w:r>
      <w:proofErr w:type="spellEnd"/>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6169"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proofErr w:type="spellStart"/>
      <w:proofErr w:type="gramStart"/>
      <w:r w:rsidRPr="00EC76D5">
        <w:rPr>
          <w:rStyle w:val="CodeInText0"/>
        </w:rPr>
        <w:t>argv</w:t>
      </w:r>
      <w:proofErr w:type="spellEnd"/>
      <w:r w:rsidRPr="00EC76D5">
        <w:rPr>
          <w:rStyle w:val="CodeInText0"/>
        </w:rPr>
        <w:t>[</w:t>
      </w:r>
      <w:proofErr w:type="gramEnd"/>
      <w:r w:rsidRPr="00EC76D5">
        <w:rPr>
          <w:rStyle w:val="CodeInText0"/>
        </w:rPr>
        <w:t>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6170" w:name="_Toc323656732"/>
      <w:bookmarkStart w:id="6171" w:name="_Toc324085470"/>
      <w:bookmarkStart w:id="6172" w:name="_Toc383781122"/>
      <w:bookmarkStart w:id="6173" w:name="_Toc481936522"/>
      <w:r w:rsidRPr="00EC76D5">
        <w:t>Environment Functions</w:t>
      </w:r>
      <w:bookmarkEnd w:id="6170"/>
      <w:bookmarkEnd w:id="6171"/>
      <w:bookmarkEnd w:id="6172"/>
      <w:bookmarkEnd w:id="6173"/>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proofErr w:type="spellStart"/>
      <w:r w:rsidRPr="00EC76D5">
        <w:rPr>
          <w:rStyle w:val="CodeInText0"/>
        </w:rPr>
        <w:t>atexit</w:t>
      </w:r>
      <w:proofErr w:type="spellEnd"/>
      <w:r w:rsidRPr="00EC76D5">
        <w:t xml:space="preserve"> states a function that is called when </w:t>
      </w:r>
      <w:r w:rsidRPr="00EC76D5">
        <w:rPr>
          <w:rStyle w:val="CodeInText0"/>
        </w:rPr>
        <w:t>exit</w:t>
      </w:r>
      <w:r w:rsidRPr="00EC76D5">
        <w:t xml:space="preserve"> is called; </w:t>
      </w:r>
      <w:proofErr w:type="spellStart"/>
      <w:r w:rsidRPr="00EC76D5">
        <w:rPr>
          <w:rStyle w:val="CodeInText0"/>
        </w:rPr>
        <w:t>getenv</w:t>
      </w:r>
      <w:proofErr w:type="spellEnd"/>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proofErr w:type="spellStart"/>
        <w:r w:rsidRPr="00EC76D5">
          <w:rPr>
            <w:rStyle w:val="CodeInText0"/>
          </w:rPr>
          <w:t>EXIT_SUCCESS</w:t>
        </w:r>
        <w:proofErr w:type="spellEnd"/>
      </w:hyperlink>
      <w:r w:rsidRPr="00EC76D5">
        <w:t xml:space="preserve"> and </w:t>
      </w:r>
      <w:hyperlink r:id="rId26" w:history="1">
        <w:proofErr w:type="spellStart"/>
        <w:r w:rsidRPr="00EC76D5">
          <w:rPr>
            <w:rStyle w:val="CodeInText0"/>
          </w:rPr>
          <w:t>EXIT_FAILURE</w:t>
        </w:r>
        <w:proofErr w:type="spellEnd"/>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6174"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6175"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6176" w:author="Stefan Björnander" w:date="2012-05-06T21:51:00Z">
            <w:rPr>
              <w:color w:val="0000FF"/>
            </w:rPr>
          </w:rPrChange>
        </w:rPr>
        <w:t>void</w:t>
      </w:r>
      <w:r w:rsidRPr="00EC76D5">
        <w:t xml:space="preserve"> ExitFunction(</w:t>
      </w:r>
      <w:r w:rsidRPr="00EC76D5">
        <w:rPr>
          <w:color w:val="000000" w:themeColor="text1"/>
          <w:rPrChange w:id="6177"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6178"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6179"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6180" w:name="_Toc323656733"/>
      <w:bookmarkStart w:id="6181" w:name="_Toc324085471"/>
      <w:bookmarkStart w:id="6182" w:name="_Toc383781123"/>
      <w:bookmarkStart w:id="6183" w:name="_Ref383865473"/>
      <w:bookmarkStart w:id="6184" w:name="_Ref383865556"/>
      <w:bookmarkStart w:id="6185" w:name="_Toc481936523"/>
      <w:r w:rsidRPr="00EC76D5">
        <w:t>Searching and Sorting</w:t>
      </w:r>
      <w:bookmarkEnd w:id="6180"/>
      <w:bookmarkEnd w:id="6181"/>
      <w:bookmarkEnd w:id="6182"/>
      <w:bookmarkEnd w:id="6183"/>
      <w:bookmarkEnd w:id="6184"/>
      <w:bookmarkEnd w:id="6185"/>
    </w:p>
    <w:p w14:paraId="23F2EFA3" w14:textId="77777777" w:rsidR="00E80032" w:rsidRPr="00EC76D5" w:rsidRDefault="00E80032" w:rsidP="00E80032">
      <w:r w:rsidRPr="00EC76D5">
        <w:t xml:space="preserve">The </w:t>
      </w:r>
      <w:proofErr w:type="spellStart"/>
      <w:r w:rsidRPr="00EC76D5">
        <w:rPr>
          <w:rStyle w:val="CodeInText0"/>
        </w:rPr>
        <w:t>bsearch</w:t>
      </w:r>
      <w:proofErr w:type="spellEnd"/>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6186"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6187" w:author="Stefan Björnander" w:date="2012-05-06T21:51:00Z">
            <w:rPr>
              <w:color w:val="0000FF"/>
            </w:rPr>
          </w:rPrChange>
        </w:rPr>
        <w:t>int</w:t>
      </w:r>
      <w:r w:rsidRPr="00EC76D5">
        <w:t xml:space="preserve"> CompareIntegers(</w:t>
      </w:r>
      <w:r w:rsidRPr="00EC76D5">
        <w:rPr>
          <w:color w:val="000000" w:themeColor="text1"/>
          <w:rPrChange w:id="6188" w:author="Stefan Björnander" w:date="2012-05-06T21:51:00Z">
            <w:rPr>
              <w:color w:val="0000FF"/>
            </w:rPr>
          </w:rPrChange>
        </w:rPr>
        <w:t>const</w:t>
      </w:r>
      <w:r w:rsidRPr="00EC76D5">
        <w:t xml:space="preserve"> </w:t>
      </w:r>
      <w:r w:rsidRPr="00EC76D5">
        <w:rPr>
          <w:color w:val="000000" w:themeColor="text1"/>
          <w:rPrChange w:id="6189" w:author="Stefan Björnander" w:date="2012-05-06T21:51:00Z">
            <w:rPr>
              <w:color w:val="0000FF"/>
            </w:rPr>
          </w:rPrChange>
        </w:rPr>
        <w:t>int</w:t>
      </w:r>
      <w:r w:rsidRPr="00EC76D5">
        <w:t xml:space="preserve">* intPtr1, </w:t>
      </w:r>
      <w:r w:rsidRPr="00EC76D5">
        <w:rPr>
          <w:color w:val="000000" w:themeColor="text1"/>
          <w:rPrChange w:id="6190" w:author="Stefan Björnander" w:date="2012-05-06T21:51:00Z">
            <w:rPr>
              <w:color w:val="0000FF"/>
            </w:rPr>
          </w:rPrChange>
        </w:rPr>
        <w:t>const</w:t>
      </w:r>
      <w:r w:rsidRPr="00EC76D5">
        <w:t xml:space="preserve"> </w:t>
      </w:r>
      <w:r w:rsidRPr="00EC76D5">
        <w:rPr>
          <w:color w:val="000000" w:themeColor="text1"/>
          <w:rPrChange w:id="6191"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6192"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6193"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6194"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6195"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proofErr w:type="spellStart"/>
      <w:r w:rsidRPr="00EC76D5">
        <w:rPr>
          <w:rStyle w:val="CodeInText0"/>
        </w:rPr>
        <w:t>qsort</w:t>
      </w:r>
      <w:proofErr w:type="spellEnd"/>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6196"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6197"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6198"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6199"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6200" w:name="_Toc323656734"/>
      <w:bookmarkStart w:id="6201" w:name="_Toc324085472"/>
      <w:bookmarkStart w:id="6202" w:name="_Toc383781124"/>
      <w:bookmarkStart w:id="6203" w:name="_Toc481936524"/>
      <w:r w:rsidRPr="00EC76D5">
        <w:t xml:space="preserve">Functions with </w:t>
      </w:r>
      <w:bookmarkStart w:id="6204" w:name="_Toc320485620"/>
      <w:r w:rsidRPr="00EC76D5">
        <w:t>Variable Number of Parameters</w:t>
      </w:r>
      <w:bookmarkEnd w:id="6200"/>
      <w:bookmarkEnd w:id="6201"/>
      <w:bookmarkEnd w:id="6202"/>
      <w:bookmarkEnd w:id="6203"/>
      <w:bookmarkEnd w:id="6204"/>
    </w:p>
    <w:p w14:paraId="37D95BF6" w14:textId="77777777" w:rsidR="00E80032" w:rsidRPr="00EC76D5" w:rsidRDefault="00E80032" w:rsidP="00E80032">
      <w:r w:rsidRPr="00EC76D5">
        <w:t xml:space="preserve">In C, there is possible to define functions with a variable number of parameters (such as </w:t>
      </w:r>
      <w:proofErr w:type="spellStart"/>
      <w:r w:rsidRPr="00EC76D5">
        <w:rPr>
          <w:rStyle w:val="CodeInText0"/>
        </w:rPr>
        <w:t>printf</w:t>
      </w:r>
      <w:proofErr w:type="spellEnd"/>
      <w:r w:rsidRPr="00EC76D5">
        <w:t xml:space="preserve"> and </w:t>
      </w:r>
      <w:proofErr w:type="spellStart"/>
      <w:r w:rsidRPr="00EC76D5">
        <w:rPr>
          <w:rStyle w:val="CodeInText0"/>
        </w:rPr>
        <w:t>scanf</w:t>
      </w:r>
      <w:proofErr w:type="spellEnd"/>
      <w:r w:rsidRPr="00EC76D5">
        <w:t xml:space="preserve">). One condition is that the function has at least one regular parameter </w:t>
      </w:r>
      <w:proofErr w:type="gramStart"/>
      <w:r w:rsidRPr="00EC76D5">
        <w:t>in order for</w:t>
      </w:r>
      <w:proofErr w:type="gramEnd"/>
      <w:r w:rsidRPr="00EC76D5">
        <w:t xml:space="preserve"> the </w:t>
      </w:r>
      <w:proofErr w:type="spellStart"/>
      <w:r w:rsidRPr="00EC76D5">
        <w:rPr>
          <w:rStyle w:val="CodeInText0"/>
        </w:rPr>
        <w:t>va_start</w:t>
      </w:r>
      <w:proofErr w:type="spellEnd"/>
      <w:r w:rsidRPr="00EC76D5">
        <w:t xml:space="preserve"> macro to hook up to. The </w:t>
      </w:r>
      <w:proofErr w:type="spellStart"/>
      <w:r w:rsidRPr="00EC76D5">
        <w:rPr>
          <w:rStyle w:val="CodeInText0"/>
        </w:rPr>
        <w:t>va_arg</w:t>
      </w:r>
      <w:proofErr w:type="spellEnd"/>
      <w:r w:rsidRPr="00EC76D5">
        <w:t xml:space="preserve"> macro reads the arguments and the </w:t>
      </w:r>
      <w:proofErr w:type="spellStart"/>
      <w:r w:rsidRPr="00EC76D5">
        <w:rPr>
          <w:rStyle w:val="CodeInText0"/>
        </w:rPr>
        <w:t>va_end</w:t>
      </w:r>
      <w:proofErr w:type="spellEnd"/>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6205" w:name="_Toc323656735"/>
      <w:bookmarkStart w:id="6206" w:name="_Toc324085473"/>
      <w:bookmarkStart w:id="6207" w:name="_Toc383781125"/>
      <w:bookmarkStart w:id="6208" w:name="_Toc481936525"/>
      <w:r w:rsidRPr="00EC76D5">
        <w:t>String Management</w:t>
      </w:r>
      <w:bookmarkEnd w:id="6205"/>
      <w:bookmarkEnd w:id="6206"/>
      <w:bookmarkEnd w:id="6207"/>
      <w:bookmarkEnd w:id="6208"/>
    </w:p>
    <w:p w14:paraId="375DC584" w14:textId="77777777" w:rsidR="00E80032" w:rsidRPr="00EC76D5" w:rsidRDefault="00E80032" w:rsidP="00E80032">
      <w:r w:rsidRPr="00EC76D5">
        <w:t xml:space="preserve">There are several functions dealing with strings: </w:t>
      </w:r>
      <w:proofErr w:type="spellStart"/>
      <w:r w:rsidRPr="00EC76D5">
        <w:rPr>
          <w:rStyle w:val="CodeInText0"/>
        </w:rPr>
        <w:t>strcpy</w:t>
      </w:r>
      <w:proofErr w:type="spellEnd"/>
      <w:r w:rsidRPr="00EC76D5">
        <w:t xml:space="preserve"> copies a string; </w:t>
      </w:r>
      <w:proofErr w:type="spellStart"/>
      <w:r w:rsidRPr="00EC76D5">
        <w:rPr>
          <w:rStyle w:val="CodeInText0"/>
        </w:rPr>
        <w:t>strcat</w:t>
      </w:r>
      <w:proofErr w:type="spellEnd"/>
      <w:r w:rsidRPr="00EC76D5">
        <w:t xml:space="preserve"> adds a string; </w:t>
      </w:r>
      <w:proofErr w:type="spellStart"/>
      <w:r w:rsidRPr="00EC76D5">
        <w:rPr>
          <w:rStyle w:val="CodeInText0"/>
        </w:rPr>
        <w:t>strlen</w:t>
      </w:r>
      <w:proofErr w:type="spellEnd"/>
      <w:r w:rsidRPr="00EC76D5">
        <w:t xml:space="preserve"> gives the length of a string; </w:t>
      </w:r>
      <w:proofErr w:type="spellStart"/>
      <w:r w:rsidRPr="00EC76D5">
        <w:rPr>
          <w:rStyle w:val="CodeInText0"/>
        </w:rPr>
        <w:t>strcmp</w:t>
      </w:r>
      <w:proofErr w:type="spellEnd"/>
      <w:r w:rsidRPr="00EC76D5">
        <w:t xml:space="preserve"> compares two strings;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gives the first and last occurrence of a character in a string. All functions look for the finishing null character (‘\0’), </w:t>
      </w:r>
      <w:proofErr w:type="spellStart"/>
      <w:r w:rsidRPr="00EC76D5">
        <w:rPr>
          <w:rStyle w:val="CodeInText0"/>
        </w:rPr>
        <w:t>strcmp</w:t>
      </w:r>
      <w:proofErr w:type="spellEnd"/>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proofErr w:type="spellStart"/>
      <w:r w:rsidRPr="00EC76D5">
        <w:rPr>
          <w:rStyle w:val="CodeInText0"/>
        </w:rPr>
        <w:t>strchr</w:t>
      </w:r>
      <w:proofErr w:type="spellEnd"/>
      <w:r w:rsidRPr="00EC76D5">
        <w:t xml:space="preserve"> and </w:t>
      </w:r>
      <w:proofErr w:type="spellStart"/>
      <w:r w:rsidRPr="00EC76D5">
        <w:rPr>
          <w:rStyle w:val="CodeInText0"/>
        </w:rPr>
        <w:t>strrchr</w:t>
      </w:r>
      <w:proofErr w:type="spellEnd"/>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6209" w:author="Stefan Björnander" w:date="2012-05-06T21:51:00Z">
            <w:rPr>
              <w:color w:val="0000FF"/>
            </w:rPr>
          </w:rPrChange>
        </w:rPr>
        <w:t>int</w:t>
      </w:r>
      <w:r w:rsidRPr="00EC76D5">
        <w:t xml:space="preserve"> FirstIndexOf(char s[], </w:t>
      </w:r>
      <w:r w:rsidRPr="00EC76D5">
        <w:rPr>
          <w:color w:val="000000" w:themeColor="text1"/>
          <w:rPrChange w:id="6210"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6211" w:author="Stefan Björnander" w:date="2012-05-06T21:51:00Z">
            <w:rPr>
              <w:color w:val="0000FF"/>
            </w:rPr>
          </w:rPrChange>
        </w:rPr>
        <w:t>int</w:t>
      </w:r>
      <w:r w:rsidRPr="00EC76D5">
        <w:t xml:space="preserve"> LastIndexOf(</w:t>
      </w:r>
      <w:r w:rsidRPr="00EC76D5">
        <w:rPr>
          <w:color w:val="000000" w:themeColor="text1"/>
          <w:rPrChange w:id="6212" w:author="Stefan Björnander" w:date="2012-05-06T21:51:00Z">
            <w:rPr>
              <w:color w:val="0000FF"/>
            </w:rPr>
          </w:rPrChange>
        </w:rPr>
        <w:t>char</w:t>
      </w:r>
      <w:r w:rsidRPr="00EC76D5">
        <w:t xml:space="preserve"> s[], </w:t>
      </w:r>
      <w:r w:rsidRPr="00EC76D5">
        <w:rPr>
          <w:color w:val="000000" w:themeColor="text1"/>
          <w:rPrChange w:id="6213"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6214" w:author="Stefan Björnander" w:date="2012-05-06T21:51:00Z">
            <w:rPr>
              <w:color w:val="A31515"/>
            </w:rPr>
          </w:rPrChange>
        </w:rPr>
        <w:t>"Hello"</w:t>
      </w:r>
      <w:r w:rsidRPr="00EC76D5">
        <w:t xml:space="preserve">, s2[] = </w:t>
      </w:r>
      <w:r w:rsidRPr="00EC76D5">
        <w:rPr>
          <w:color w:val="000000" w:themeColor="text1"/>
          <w:rPrChange w:id="6215"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6216"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proofErr w:type="spellStart"/>
      <w:r w:rsidRPr="00EC76D5">
        <w:rPr>
          <w:rStyle w:val="CodeInText0"/>
        </w:rPr>
        <w:t>sprintf</w:t>
      </w:r>
      <w:proofErr w:type="spellEnd"/>
      <w:r w:rsidRPr="00EC76D5">
        <w:t xml:space="preserve"> and read from a string with </w:t>
      </w:r>
      <w:proofErr w:type="spellStart"/>
      <w:r w:rsidRPr="00EC76D5">
        <w:rPr>
          <w:rStyle w:val="CodeInText0"/>
        </w:rPr>
        <w:t>sscanf</w:t>
      </w:r>
      <w:proofErr w:type="spellEnd"/>
      <w:r w:rsidRPr="00EC76D5">
        <w:t xml:space="preserve">. </w:t>
      </w:r>
      <w:proofErr w:type="gramStart"/>
      <w:r w:rsidRPr="00EC76D5">
        <w:t>These function</w:t>
      </w:r>
      <w:proofErr w:type="gramEnd"/>
      <w:r w:rsidRPr="00EC76D5">
        <w:t xml:space="preserve">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6217"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6218"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6219" w:author="Stefan Björnander" w:date="2012-05-06T21:51:00Z">
            <w:rPr>
              <w:color w:val="0000FF"/>
            </w:rPr>
          </w:rPrChange>
        </w:rPr>
        <w:t>if</w:t>
      </w:r>
      <w:r w:rsidRPr="00EC76D5">
        <w:t xml:space="preserve"> (sscanf(s2, </w:t>
      </w:r>
      <w:r w:rsidRPr="00EC76D5">
        <w:rPr>
          <w:color w:val="000000" w:themeColor="text1"/>
          <w:rPrChange w:id="6220"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6221"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6222" w:name="_Toc323656736"/>
      <w:bookmarkStart w:id="6223" w:name="_Toc324085474"/>
      <w:bookmarkStart w:id="6224" w:name="_Toc383781126"/>
      <w:bookmarkStart w:id="6225" w:name="_Toc481936526"/>
      <w:r w:rsidRPr="00EC76D5">
        <w:t>Memory Management</w:t>
      </w:r>
      <w:bookmarkEnd w:id="6222"/>
      <w:bookmarkEnd w:id="6223"/>
      <w:bookmarkEnd w:id="6224"/>
      <w:bookmarkEnd w:id="6225"/>
    </w:p>
    <w:p w14:paraId="24E8A528" w14:textId="77777777" w:rsidR="00E80032" w:rsidRPr="00EC76D5" w:rsidRDefault="00E80032" w:rsidP="00E80032">
      <w:r w:rsidRPr="00EC76D5">
        <w:t xml:space="preserve">There is also a set of function for general memory management: </w:t>
      </w:r>
      <w:proofErr w:type="spellStart"/>
      <w:r w:rsidRPr="00EC76D5">
        <w:rPr>
          <w:rStyle w:val="CodeInText0"/>
        </w:rPr>
        <w:t>memset</w:t>
      </w:r>
      <w:proofErr w:type="spellEnd"/>
      <w:r w:rsidRPr="00EC76D5">
        <w:t xml:space="preserve"> sets each byte of a memory block to a given value; </w:t>
      </w:r>
      <w:proofErr w:type="spellStart"/>
      <w:r w:rsidRPr="00EC76D5">
        <w:rPr>
          <w:rStyle w:val="CodeInText0"/>
        </w:rPr>
        <w:t>memcmp</w:t>
      </w:r>
      <w:proofErr w:type="spellEnd"/>
      <w:r w:rsidRPr="00EC76D5">
        <w:t xml:space="preserve"> compares the memory blocks; </w:t>
      </w:r>
      <w:proofErr w:type="spellStart"/>
      <w:r w:rsidRPr="00EC76D5">
        <w:rPr>
          <w:rStyle w:val="CodeInText0"/>
        </w:rPr>
        <w:t>memcpy</w:t>
      </w:r>
      <w:proofErr w:type="spellEnd"/>
      <w:r w:rsidRPr="00EC76D5">
        <w:t xml:space="preserve"> and </w:t>
      </w:r>
      <w:proofErr w:type="spellStart"/>
      <w:r w:rsidRPr="00EC76D5">
        <w:rPr>
          <w:rStyle w:val="CodeInText0"/>
        </w:rPr>
        <w:t>memmove</w:t>
      </w:r>
      <w:proofErr w:type="spellEnd"/>
      <w:r w:rsidRPr="00EC76D5">
        <w:t xml:space="preserve"> copies a memory block. The difference between them is that </w:t>
      </w:r>
      <w:proofErr w:type="spellStart"/>
      <w:r w:rsidRPr="00EC76D5">
        <w:rPr>
          <w:rStyle w:val="CodeInText0"/>
        </w:rPr>
        <w:t>memcpy</w:t>
      </w:r>
      <w:proofErr w:type="spellEnd"/>
      <w:r w:rsidRPr="00EC76D5">
        <w:t xml:space="preserve"> copies the bytes of the block directly when </w:t>
      </w:r>
      <w:proofErr w:type="spellStart"/>
      <w:r w:rsidRPr="00EC76D5">
        <w:rPr>
          <w:rStyle w:val="CodeInText0"/>
        </w:rPr>
        <w:t>memmove</w:t>
      </w:r>
      <w:proofErr w:type="spellEnd"/>
      <w:r w:rsidRPr="00EC76D5">
        <w:t xml:space="preserve"> uses a buffer, which gives that </w:t>
      </w:r>
      <w:proofErr w:type="spellStart"/>
      <w:r w:rsidRPr="00EC76D5">
        <w:rPr>
          <w:rStyle w:val="CodeInText0"/>
        </w:rPr>
        <w:t>memcpy</w:t>
      </w:r>
      <w:proofErr w:type="spellEnd"/>
      <w:r w:rsidRPr="00EC76D5">
        <w:t xml:space="preserve"> is faster and </w:t>
      </w:r>
      <w:proofErr w:type="spellStart"/>
      <w:r w:rsidRPr="00EC76D5">
        <w:rPr>
          <w:rStyle w:val="CodeInText0"/>
        </w:rPr>
        <w:t>memmove</w:t>
      </w:r>
      <w:proofErr w:type="spellEnd"/>
      <w:r w:rsidRPr="00EC76D5">
        <w:t xml:space="preserve"> is safer when copying overlapping blocks.</w:t>
      </w:r>
    </w:p>
    <w:p w14:paraId="0C14C614" w14:textId="77777777" w:rsidR="00E80032" w:rsidRPr="00EC76D5" w:rsidRDefault="00E80032" w:rsidP="00E80032">
      <w:r w:rsidRPr="00EC76D5">
        <w:t xml:space="preserve">These functions work </w:t>
      </w:r>
      <w:proofErr w:type="gramStart"/>
      <w:r w:rsidRPr="00EC76D5">
        <w:t>similar to</w:t>
      </w:r>
      <w:proofErr w:type="gramEnd"/>
      <w:r w:rsidRPr="00EC76D5">
        <w:t xml:space="preserve">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6226"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6227"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6228" w:name="_Toc323656737"/>
      <w:bookmarkStart w:id="6229" w:name="_Toc324085475"/>
      <w:bookmarkStart w:id="6230" w:name="_Toc383781127"/>
      <w:bookmarkStart w:id="6231" w:name="_Toc481936527"/>
      <w:r w:rsidRPr="00EC76D5">
        <w:t>Mathematical Functions</w:t>
      </w:r>
      <w:bookmarkEnd w:id="6228"/>
      <w:bookmarkEnd w:id="6229"/>
      <w:bookmarkEnd w:id="6230"/>
      <w:bookmarkEnd w:id="6231"/>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proofErr w:type="spellStart"/>
      <w:r w:rsidRPr="00EC76D5">
        <w:rPr>
          <w:rStyle w:val="CodeInText0"/>
        </w:rPr>
        <w:t>acos</w:t>
      </w:r>
      <w:proofErr w:type="spellEnd"/>
      <w:r w:rsidRPr="00EC76D5">
        <w:t xml:space="preserve">, </w:t>
      </w:r>
      <w:proofErr w:type="spellStart"/>
      <w:r w:rsidRPr="00EC76D5">
        <w:rPr>
          <w:rStyle w:val="CodeInText0"/>
        </w:rPr>
        <w:t>asin</w:t>
      </w:r>
      <w:proofErr w:type="spellEnd"/>
      <w:r w:rsidRPr="00EC76D5">
        <w:t xml:space="preserve">, and </w:t>
      </w:r>
      <w:proofErr w:type="spellStart"/>
      <w:r w:rsidRPr="00EC76D5">
        <w:rPr>
          <w:rStyle w:val="CodeInText0"/>
        </w:rPr>
        <w:t>atan</w:t>
      </w:r>
      <w:proofErr w:type="spellEnd"/>
      <w:r w:rsidRPr="00EC76D5">
        <w:t xml:space="preserve">, and </w:t>
      </w:r>
      <w:proofErr w:type="spellStart"/>
      <w:r w:rsidRPr="00EC76D5">
        <w:rPr>
          <w:rStyle w:val="CodeInText0"/>
        </w:rPr>
        <w:t>atan2</w:t>
      </w:r>
      <w:proofErr w:type="spellEnd"/>
      <w:r w:rsidRPr="00EC76D5">
        <w:t xml:space="preserve">; the hyperbolic functions </w:t>
      </w:r>
      <w:proofErr w:type="spellStart"/>
      <w:r w:rsidRPr="00EC76D5">
        <w:rPr>
          <w:rStyle w:val="CodeInText0"/>
        </w:rPr>
        <w:t>cosh</w:t>
      </w:r>
      <w:proofErr w:type="spellEnd"/>
      <w:r w:rsidRPr="00EC76D5">
        <w:t xml:space="preserve">, </w:t>
      </w:r>
      <w:proofErr w:type="spellStart"/>
      <w:r w:rsidRPr="00EC76D5">
        <w:rPr>
          <w:rStyle w:val="CodeInText0"/>
        </w:rPr>
        <w:t>sinh</w:t>
      </w:r>
      <w:proofErr w:type="spellEnd"/>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proofErr w:type="spellStart"/>
      <w:r w:rsidRPr="00EC76D5">
        <w:rPr>
          <w:rStyle w:val="CodeInText0"/>
        </w:rPr>
        <w:t>log10</w:t>
      </w:r>
      <w:proofErr w:type="spellEnd"/>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w:t>
      </w:r>
      <w:proofErr w:type="gramStart"/>
      <w:r w:rsidRPr="00EC76D5">
        <w:t>takes</w:t>
      </w:r>
      <w:proofErr w:type="gramEnd"/>
      <w:r w:rsidRPr="00EC76D5">
        <w:t xml:space="preserve"> and returns a double value (except </w:t>
      </w:r>
      <w:proofErr w:type="spellStart"/>
      <w:r w:rsidRPr="00EC76D5">
        <w:rPr>
          <w:rStyle w:val="CodeInText0"/>
        </w:rPr>
        <w:t>atan2</w:t>
      </w:r>
      <w:proofErr w:type="spellEnd"/>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6232" w:name="_Toc320485615"/>
      <w:bookmarkStart w:id="6233" w:name="_Toc323656738"/>
      <w:bookmarkStart w:id="6234" w:name="_Toc324085476"/>
      <w:bookmarkStart w:id="6235" w:name="_Toc383781128"/>
      <w:bookmarkStart w:id="6236" w:name="_Toc481936528"/>
      <w:r w:rsidRPr="00EC76D5">
        <w:t>Long Jumps</w:t>
      </w:r>
      <w:bookmarkEnd w:id="6232"/>
      <w:bookmarkEnd w:id="6233"/>
      <w:bookmarkEnd w:id="6234"/>
      <w:bookmarkEnd w:id="6235"/>
      <w:bookmarkEnd w:id="6236"/>
    </w:p>
    <w:p w14:paraId="2F4CF170" w14:textId="77777777" w:rsidR="00E80032" w:rsidRPr="00EC76D5" w:rsidRDefault="00E80032" w:rsidP="00E80032">
      <w:pPr>
        <w:rPr>
          <w:lang w:eastAsia="sv-SE"/>
        </w:rPr>
      </w:pPr>
      <w:r w:rsidRPr="00EC76D5">
        <w:rPr>
          <w:lang w:eastAsia="sv-SE"/>
        </w:rPr>
        <w:t xml:space="preserve">Regular jumps with </w:t>
      </w:r>
      <w:proofErr w:type="spellStart"/>
      <w:r w:rsidRPr="00EC76D5">
        <w:rPr>
          <w:rStyle w:val="CodeInText0"/>
        </w:rPr>
        <w:t>goto</w:t>
      </w:r>
      <w:proofErr w:type="spellEnd"/>
      <w:r w:rsidRPr="00EC76D5">
        <w:rPr>
          <w:lang w:eastAsia="sv-SE"/>
        </w:rPr>
        <w:t xml:space="preserve"> can only occur in the same function body; long jumps with the standard function </w:t>
      </w:r>
      <w:proofErr w:type="spellStart"/>
      <w:r w:rsidRPr="00EC76D5">
        <w:rPr>
          <w:rStyle w:val="CodeInText0"/>
        </w:rPr>
        <w:t>setjmp</w:t>
      </w:r>
      <w:proofErr w:type="spellEnd"/>
      <w:r w:rsidRPr="00EC76D5">
        <w:rPr>
          <w:lang w:eastAsia="sv-SE"/>
        </w:rPr>
        <w:t xml:space="preserve"> and </w:t>
      </w:r>
      <w:proofErr w:type="spellStart"/>
      <w:r w:rsidRPr="00EC76D5">
        <w:rPr>
          <w:rStyle w:val="CodeInText0"/>
        </w:rPr>
        <w:t>longjump</w:t>
      </w:r>
      <w:proofErr w:type="spellEnd"/>
      <w:r w:rsidRPr="00EC76D5">
        <w:rPr>
          <w:lang w:eastAsia="sv-SE"/>
        </w:rPr>
        <w:t xml:space="preserve"> can, on the other hand, occur throw call sequences; </w:t>
      </w:r>
      <w:proofErr w:type="spellStart"/>
      <w:r w:rsidRPr="00EC76D5">
        <w:rPr>
          <w:rStyle w:val="CodeInText0"/>
        </w:rPr>
        <w:t>setjmp</w:t>
      </w:r>
      <w:proofErr w:type="spellEnd"/>
      <w:r w:rsidRPr="00EC76D5">
        <w:rPr>
          <w:lang w:eastAsia="sv-SE"/>
        </w:rPr>
        <w:t xml:space="preserve"> saves the state of the program execution and </w:t>
      </w:r>
      <w:proofErr w:type="spellStart"/>
      <w:r w:rsidRPr="00EC76D5">
        <w:rPr>
          <w:rStyle w:val="CodeInText0"/>
        </w:rPr>
        <w:t>longjmp</w:t>
      </w:r>
      <w:proofErr w:type="spellEnd"/>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proofErr w:type="spellStart"/>
      <w:r w:rsidRPr="00EC76D5">
        <w:rPr>
          <w:rStyle w:val="CodeInText0"/>
        </w:rPr>
        <w:t>setjump</w:t>
      </w:r>
      <w:proofErr w:type="spellEnd"/>
      <w:r w:rsidRPr="00EC76D5">
        <w:rPr>
          <w:lang w:eastAsia="sv-SE"/>
        </w:rPr>
        <w:t xml:space="preserve"> returns zero when the jump is set and a non-zero value when a long jump occurs</w:t>
      </w:r>
      <w:r w:rsidRPr="00EC76D5">
        <w:rPr>
          <w:rStyle w:val="Fotnotsreferens"/>
        </w:rPr>
        <w:footnoteReference w:id="34"/>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6237" w:name="_Toc323656739"/>
      <w:bookmarkStart w:id="6238" w:name="_Toc324085477"/>
      <w:bookmarkStart w:id="6239" w:name="_Toc383781129"/>
      <w:bookmarkStart w:id="6240" w:name="_Toc481936529"/>
      <w:r w:rsidRPr="00EC76D5">
        <w:t>Time</w:t>
      </w:r>
      <w:bookmarkEnd w:id="6237"/>
      <w:bookmarkEnd w:id="6238"/>
      <w:bookmarkEnd w:id="6239"/>
      <w:bookmarkEnd w:id="6240"/>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proofErr w:type="spellStart"/>
      <w:r w:rsidRPr="00EC76D5">
        <w:rPr>
          <w:rStyle w:val="CodeInText0"/>
        </w:rPr>
        <w:t>localtime</w:t>
      </w:r>
      <w:proofErr w:type="spellEnd"/>
      <w:r w:rsidRPr="00EC76D5">
        <w:t xml:space="preserve"> function. If we call instead call </w:t>
      </w:r>
      <w:proofErr w:type="spellStart"/>
      <w:r w:rsidRPr="00EC76D5">
        <w:rPr>
          <w:rStyle w:val="CodeInText0"/>
        </w:rPr>
        <w:t>gmtime</w:t>
      </w:r>
      <w:proofErr w:type="spellEnd"/>
      <w:r w:rsidRPr="00EC76D5">
        <w:t xml:space="preserve">, the </w:t>
      </w:r>
      <w:hyperlink r:id="rId27" w:tooltip="Greenwich Mean Time" w:history="1">
        <w:r w:rsidRPr="00EC76D5">
          <w:t>Greenwich Mean Time</w:t>
        </w:r>
      </w:hyperlink>
      <w:r w:rsidRPr="00EC76D5">
        <w:t xml:space="preserve"> (Coordinated Universal Time) will be given. Note that the </w:t>
      </w:r>
      <w:proofErr w:type="spellStart"/>
      <w:r w:rsidRPr="00EC76D5">
        <w:rPr>
          <w:rStyle w:val="CodeInText0"/>
        </w:rPr>
        <w:t>tm_year</w:t>
      </w:r>
      <w:proofErr w:type="spellEnd"/>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6241"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6242" w:author="Stefan Björnander" w:date="2012-05-06T21:51:00Z">
            <w:rPr>
              <w:color w:val="A31515"/>
            </w:rPr>
          </w:rPrChange>
        </w:rPr>
        <w:t>"Feb"</w:t>
      </w:r>
      <w:r w:rsidRPr="00EC76D5">
        <w:t xml:space="preserve">, </w:t>
      </w:r>
      <w:r w:rsidRPr="00EC76D5">
        <w:rPr>
          <w:color w:val="000000" w:themeColor="text1"/>
          <w:rPrChange w:id="6243" w:author="Stefan Björnander" w:date="2012-05-06T21:51:00Z">
            <w:rPr>
              <w:color w:val="A31515"/>
            </w:rPr>
          </w:rPrChange>
        </w:rPr>
        <w:t>"Mar"</w:t>
      </w:r>
      <w:r w:rsidRPr="00EC76D5">
        <w:t xml:space="preserve">, </w:t>
      </w:r>
      <w:r w:rsidRPr="00EC76D5">
        <w:rPr>
          <w:color w:val="000000" w:themeColor="text1"/>
          <w:rPrChange w:id="6244"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6245" w:author="Stefan Björnander" w:date="2012-05-06T21:51:00Z">
            <w:rPr>
              <w:color w:val="A31515"/>
            </w:rPr>
          </w:rPrChange>
        </w:rPr>
        <w:t>"Jun"</w:t>
      </w:r>
      <w:r w:rsidRPr="00EC76D5">
        <w:t xml:space="preserve">, </w:t>
      </w:r>
      <w:r w:rsidRPr="00EC76D5">
        <w:rPr>
          <w:color w:val="000000" w:themeColor="text1"/>
          <w:rPrChange w:id="6246" w:author="Stefan Björnander" w:date="2012-05-06T21:51:00Z">
            <w:rPr>
              <w:color w:val="A31515"/>
            </w:rPr>
          </w:rPrChange>
        </w:rPr>
        <w:t>"Jul"</w:t>
      </w:r>
      <w:r w:rsidRPr="00EC76D5">
        <w:t xml:space="preserve">, </w:t>
      </w:r>
      <w:r w:rsidRPr="00EC76D5">
        <w:rPr>
          <w:color w:val="000000" w:themeColor="text1"/>
          <w:rPrChange w:id="6247"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6248" w:author="Stefan Björnander" w:date="2012-05-06T21:51:00Z">
            <w:rPr>
              <w:color w:val="A31515"/>
            </w:rPr>
          </w:rPrChange>
        </w:rPr>
        <w:t>"Oct"</w:t>
      </w:r>
      <w:r w:rsidRPr="00EC76D5">
        <w:t xml:space="preserve">, </w:t>
      </w:r>
      <w:r w:rsidRPr="00EC76D5">
        <w:rPr>
          <w:color w:val="000000" w:themeColor="text1"/>
          <w:rPrChange w:id="6249" w:author="Stefan Björnander" w:date="2012-05-06T21:51:00Z">
            <w:rPr>
              <w:color w:val="A31515"/>
            </w:rPr>
          </w:rPrChange>
        </w:rPr>
        <w:t>"Nov"</w:t>
      </w:r>
      <w:r w:rsidRPr="00EC76D5">
        <w:t>,</w:t>
      </w:r>
      <w:r w:rsidRPr="00EC76D5">
        <w:rPr>
          <w:color w:val="000000" w:themeColor="text1"/>
          <w:rPrChange w:id="6250"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6251" w:author="Stefan Björnander" w:date="2012-05-06T21:51:00Z">
            <w:rPr>
              <w:color w:val="A31515"/>
            </w:rPr>
          </w:rPrChange>
        </w:rPr>
        <w:t>"Mon"</w:t>
      </w:r>
      <w:r w:rsidRPr="00EC76D5">
        <w:t xml:space="preserve">, </w:t>
      </w:r>
      <w:r w:rsidRPr="00EC76D5">
        <w:rPr>
          <w:color w:val="000000" w:themeColor="text1"/>
          <w:rPrChange w:id="6252" w:author="Stefan Björnander" w:date="2012-05-06T21:51:00Z">
            <w:rPr>
              <w:color w:val="A31515"/>
            </w:rPr>
          </w:rPrChange>
        </w:rPr>
        <w:t>"Tue"</w:t>
      </w:r>
      <w:r w:rsidRPr="00EC76D5">
        <w:t xml:space="preserve">, </w:t>
      </w:r>
      <w:r w:rsidRPr="00EC76D5">
        <w:rPr>
          <w:color w:val="000000" w:themeColor="text1"/>
          <w:rPrChange w:id="6253"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6254" w:author="Stefan Björnander" w:date="2012-05-06T21:51:00Z">
            <w:rPr>
              <w:color w:val="A31515"/>
            </w:rPr>
          </w:rPrChange>
        </w:rPr>
        <w:t>"Fri"</w:t>
      </w:r>
      <w:r w:rsidRPr="00EC76D5">
        <w:t xml:space="preserve">, </w:t>
      </w:r>
      <w:r w:rsidRPr="00EC76D5">
        <w:rPr>
          <w:color w:val="000000" w:themeColor="text1"/>
          <w:rPrChange w:id="6255"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6256"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6257"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6258"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6259" w:name="_Toc323656740"/>
      <w:bookmarkStart w:id="6260" w:name="_Toc324085478"/>
      <w:bookmarkStart w:id="6261" w:name="_Toc383781130"/>
      <w:bookmarkStart w:id="6262" w:name="_Toc481936530"/>
      <w:r w:rsidRPr="00EC76D5">
        <w:t>Random Numbers</w:t>
      </w:r>
      <w:bookmarkEnd w:id="6259"/>
      <w:bookmarkEnd w:id="6260"/>
      <w:bookmarkEnd w:id="6261"/>
      <w:bookmarkEnd w:id="6262"/>
    </w:p>
    <w:p w14:paraId="113C753A" w14:textId="470B1F2A"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w:t>
      </w:r>
      <w:proofErr w:type="gramStart"/>
      <w:r w:rsidRPr="00EC76D5">
        <w:t>In order to</w:t>
      </w:r>
      <w:proofErr w:type="gramEnd"/>
      <w:r w:rsidRPr="00EC76D5">
        <w:t xml:space="preserve"> </w:t>
      </w:r>
      <w:proofErr w:type="spellStart"/>
      <w:r w:rsidR="002F35C1">
        <w:t>initializer</w:t>
      </w:r>
      <w:r w:rsidRPr="00EC76D5">
        <w:t>ialize</w:t>
      </w:r>
      <w:proofErr w:type="spellEnd"/>
      <w:r w:rsidRPr="00EC76D5">
        <w:t xml:space="preserve"> the sequence we need to sow a random seed with the </w:t>
      </w:r>
      <w:proofErr w:type="spellStart"/>
      <w:r w:rsidRPr="00EC76D5">
        <w:rPr>
          <w:rStyle w:val="CodeInText0"/>
        </w:rPr>
        <w:t>srand</w:t>
      </w:r>
      <w:proofErr w:type="spellEnd"/>
      <w:r w:rsidRPr="00EC76D5">
        <w:t xml:space="preserve"> function. One way to generate different seeds is to use the </w:t>
      </w:r>
      <w:r w:rsidRPr="00EC76D5">
        <w:rPr>
          <w:rStyle w:val="CodeInText0"/>
        </w:rPr>
        <w:t>time</w:t>
      </w:r>
      <w:r w:rsidRPr="00EC76D5">
        <w:t xml:space="preserve"> function. The </w:t>
      </w:r>
      <w:hyperlink r:id="rId28" w:history="1">
        <w:proofErr w:type="spellStart"/>
        <w:r w:rsidRPr="00EC76D5">
          <w:rPr>
            <w:rStyle w:val="CodeInText0"/>
          </w:rPr>
          <w:t>RAND_MAX</w:t>
        </w:r>
        <w:proofErr w:type="spellEnd"/>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6263"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6264"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6265"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6266" w:name="_Toc323656741"/>
      <w:bookmarkStart w:id="6267" w:name="_Toc324085479"/>
      <w:bookmarkStart w:id="6268" w:name="_Toc383781131"/>
      <w:bookmarkStart w:id="6269" w:name="_Toc481936531"/>
      <w:r w:rsidRPr="00EC76D5">
        <w:t>Limits of Integral and Floating Types</w:t>
      </w:r>
      <w:bookmarkEnd w:id="6266"/>
      <w:bookmarkEnd w:id="6267"/>
      <w:bookmarkEnd w:id="6268"/>
      <w:bookmarkEnd w:id="6269"/>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6270" w:name="_Toc323656742"/>
      <w:bookmarkStart w:id="6271" w:name="_Toc324085480"/>
      <w:bookmarkStart w:id="6272" w:name="_Toc383781132"/>
      <w:bookmarkStart w:id="6273" w:name="_Toc481936532"/>
      <w:r w:rsidRPr="00EC76D5">
        <w:t>Character Functions</w:t>
      </w:r>
      <w:bookmarkEnd w:id="6270"/>
      <w:bookmarkEnd w:id="6271"/>
      <w:bookmarkEnd w:id="6272"/>
      <w:bookmarkEnd w:id="6273"/>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6274"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proofErr w:type="spellStart"/>
            <w:r w:rsidRPr="00EC76D5">
              <w:rPr>
                <w:b/>
                <w:sz w:val="21"/>
                <w:szCs w:val="21"/>
              </w:rPr>
              <w:t>isalpha</w:t>
            </w:r>
            <w:proofErr w:type="spellEnd"/>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proofErr w:type="spellStart"/>
            <w:r w:rsidRPr="00EC76D5">
              <w:rPr>
                <w:b/>
                <w:sz w:val="21"/>
                <w:szCs w:val="21"/>
              </w:rPr>
              <w:t>islower</w:t>
            </w:r>
            <w:proofErr w:type="spellEnd"/>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proofErr w:type="spellStart"/>
            <w:r w:rsidRPr="00EC76D5">
              <w:rPr>
                <w:b/>
                <w:sz w:val="21"/>
                <w:szCs w:val="21"/>
              </w:rPr>
              <w:t>isupper</w:t>
            </w:r>
            <w:proofErr w:type="spellEnd"/>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proofErr w:type="spellStart"/>
            <w:r w:rsidRPr="00EC76D5">
              <w:rPr>
                <w:b/>
                <w:sz w:val="21"/>
                <w:szCs w:val="21"/>
              </w:rPr>
              <w:t>isdigit</w:t>
            </w:r>
            <w:proofErr w:type="spellEnd"/>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proofErr w:type="spellStart"/>
            <w:r w:rsidRPr="00EC76D5">
              <w:rPr>
                <w:b/>
                <w:sz w:val="21"/>
                <w:szCs w:val="21"/>
              </w:rPr>
              <w:t>Isxdigit</w:t>
            </w:r>
            <w:proofErr w:type="spellEnd"/>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6275"/>
            <w:commentRangeStart w:id="6276"/>
            <w:proofErr w:type="spellStart"/>
            <w:r w:rsidRPr="00EC76D5">
              <w:rPr>
                <w:b/>
                <w:sz w:val="21"/>
                <w:szCs w:val="21"/>
              </w:rPr>
              <w:t>Isalnum</w:t>
            </w:r>
            <w:commentRangeEnd w:id="6275"/>
            <w:proofErr w:type="spellEnd"/>
            <w:r w:rsidR="00166455" w:rsidRPr="00EC76D5">
              <w:rPr>
                <w:rStyle w:val="Kommentarsreferens"/>
                <w:rFonts w:eastAsia="Times New Roman" w:cs="Times New Roman"/>
              </w:rPr>
              <w:commentReference w:id="6275"/>
            </w:r>
            <w:commentRangeEnd w:id="6276"/>
            <w:r w:rsidR="00166455" w:rsidRPr="00EC76D5">
              <w:rPr>
                <w:rStyle w:val="Kommentarsreferens"/>
                <w:rFonts w:eastAsia="Times New Roman" w:cs="Times New Roman"/>
              </w:rPr>
              <w:commentReference w:id="6276"/>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proofErr w:type="spellStart"/>
            <w:r w:rsidRPr="00EC76D5">
              <w:rPr>
                <w:b/>
                <w:sz w:val="21"/>
                <w:szCs w:val="21"/>
              </w:rPr>
              <w:t>Isspace</w:t>
            </w:r>
            <w:proofErr w:type="spellEnd"/>
          </w:p>
        </w:tc>
        <w:tc>
          <w:tcPr>
            <w:tcW w:w="7904" w:type="dxa"/>
          </w:tcPr>
          <w:p w14:paraId="7A1BA1D2" w14:textId="77777777" w:rsidR="00E80032" w:rsidRPr="00EC76D5" w:rsidRDefault="00E80032" w:rsidP="000803FF">
            <w:r w:rsidRPr="00EC76D5">
              <w:t>White-space character: space (</w:t>
            </w:r>
            <w:proofErr w:type="spellStart"/>
            <w:r w:rsidRPr="00EC76D5">
              <w:t>0x20</w:t>
            </w:r>
            <w:proofErr w:type="spellEnd"/>
            <w:r w:rsidRPr="00EC76D5">
              <w:t>), horizontal tab (</w:t>
            </w:r>
            <w:proofErr w:type="spellStart"/>
            <w:r w:rsidRPr="00EC76D5">
              <w:t>0x09</w:t>
            </w:r>
            <w:proofErr w:type="spellEnd"/>
            <w:r w:rsidRPr="00EC76D5">
              <w:t>), vertical tab (</w:t>
            </w:r>
            <w:proofErr w:type="spellStart"/>
            <w:r w:rsidRPr="00EC76D5">
              <w:t>0x0B</w:t>
            </w:r>
            <w:proofErr w:type="spellEnd"/>
            <w:r w:rsidRPr="00EC76D5">
              <w:t>), new-line (</w:t>
            </w:r>
            <w:proofErr w:type="spellStart"/>
            <w:r w:rsidRPr="00EC76D5">
              <w:t>0x0A</w:t>
            </w:r>
            <w:proofErr w:type="spellEnd"/>
            <w:r w:rsidRPr="00EC76D5">
              <w:t>), form-feed (</w:t>
            </w:r>
            <w:proofErr w:type="spellStart"/>
            <w:r w:rsidRPr="00EC76D5">
              <w:t>0x0D</w:t>
            </w:r>
            <w:proofErr w:type="spellEnd"/>
            <w:r w:rsidRPr="00EC76D5">
              <w:t>), or carriage return (</w:t>
            </w:r>
            <w:proofErr w:type="spellStart"/>
            <w:r w:rsidRPr="00EC76D5">
              <w:t>0x0C</w:t>
            </w:r>
            <w:proofErr w:type="spellEnd"/>
            <w:r w:rsidRPr="00EC76D5">
              <w:t>).</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proofErr w:type="spellStart"/>
            <w:r w:rsidRPr="00EC76D5">
              <w:rPr>
                <w:b/>
                <w:sz w:val="21"/>
                <w:szCs w:val="21"/>
              </w:rPr>
              <w:lastRenderedPageBreak/>
              <w:t>Iscntrl</w:t>
            </w:r>
            <w:proofErr w:type="spellEnd"/>
          </w:p>
        </w:tc>
        <w:tc>
          <w:tcPr>
            <w:tcW w:w="7904" w:type="dxa"/>
          </w:tcPr>
          <w:p w14:paraId="1E4A5FAF" w14:textId="77777777" w:rsidR="00E80032" w:rsidRPr="00EC76D5" w:rsidRDefault="00E80032" w:rsidP="000803FF">
            <w:r w:rsidRPr="00EC76D5">
              <w:t xml:space="preserve">Control character: characters with ASCII codes </w:t>
            </w:r>
            <w:proofErr w:type="spellStart"/>
            <w:r w:rsidRPr="00EC76D5">
              <w:t>0x00</w:t>
            </w:r>
            <w:proofErr w:type="spellEnd"/>
            <w:r w:rsidRPr="00EC76D5">
              <w:t xml:space="preserve"> to </w:t>
            </w:r>
            <w:proofErr w:type="spellStart"/>
            <w:r w:rsidRPr="00EC76D5">
              <w:t>0x0F</w:t>
            </w:r>
            <w:proofErr w:type="spellEnd"/>
            <w:r w:rsidRPr="00EC76D5">
              <w:t>, inclusive, and delete (</w:t>
            </w:r>
            <w:proofErr w:type="spellStart"/>
            <w:r w:rsidRPr="00EC76D5">
              <w:t>0x1F</w:t>
            </w:r>
            <w:proofErr w:type="spellEnd"/>
            <w:r w:rsidRPr="00EC76D5">
              <w:t>).</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proofErr w:type="spellStart"/>
            <w:r w:rsidRPr="00EC76D5">
              <w:rPr>
                <w:b/>
                <w:sz w:val="21"/>
                <w:szCs w:val="21"/>
              </w:rPr>
              <w:t>Isprint</w:t>
            </w:r>
            <w:proofErr w:type="spellEnd"/>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proofErr w:type="spellStart"/>
            <w:r w:rsidRPr="00EC76D5">
              <w:rPr>
                <w:b/>
                <w:sz w:val="21"/>
                <w:szCs w:val="21"/>
              </w:rPr>
              <w:t>Isgraph</w:t>
            </w:r>
            <w:proofErr w:type="spellEnd"/>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proofErr w:type="spellStart"/>
            <w:r w:rsidRPr="00EC76D5">
              <w:rPr>
                <w:b/>
                <w:sz w:val="21"/>
                <w:szCs w:val="21"/>
              </w:rPr>
              <w:t>ispunct</w:t>
            </w:r>
            <w:proofErr w:type="spellEnd"/>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proofErr w:type="spellStart"/>
      <w:r w:rsidRPr="00EC76D5">
        <w:rPr>
          <w:rStyle w:val="CodeInText0"/>
        </w:rPr>
        <w:t>tolower</w:t>
      </w:r>
      <w:proofErr w:type="spellEnd"/>
      <w:r w:rsidRPr="00EC76D5">
        <w:t xml:space="preserve"> and </w:t>
      </w:r>
      <w:proofErr w:type="spellStart"/>
      <w:r w:rsidRPr="00EC76D5">
        <w:rPr>
          <w:rStyle w:val="CodeInText0"/>
        </w:rPr>
        <w:t>toupper</w:t>
      </w:r>
      <w:proofErr w:type="spellEnd"/>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6277" w:name="_Toc323656743"/>
      <w:bookmarkStart w:id="6278" w:name="_Toc324085481"/>
      <w:bookmarkStart w:id="6279" w:name="_Toc383781133"/>
      <w:bookmarkStart w:id="6280" w:name="_Toc481936533"/>
      <w:r w:rsidRPr="00EC76D5">
        <w:t>Further Reading</w:t>
      </w:r>
      <w:bookmarkEnd w:id="6160"/>
      <w:bookmarkEnd w:id="6277"/>
      <w:bookmarkEnd w:id="6278"/>
      <w:bookmarkEnd w:id="6279"/>
      <w:bookmarkEnd w:id="6280"/>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t>
      </w:r>
      <w:proofErr w:type="gramStart"/>
      <w:r w:rsidRPr="00EC76D5">
        <w:t>way, and</w:t>
      </w:r>
      <w:proofErr w:type="gramEnd"/>
      <w:r w:rsidRPr="00EC76D5">
        <w:t xml:space="preserve">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proofErr w:type="spellStart"/>
        <w:r w:rsidRPr="00EC76D5">
          <w:t>Deitel</w:t>
        </w:r>
        <w:proofErr w:type="spellEnd"/>
      </w:hyperlink>
      <w:r w:rsidRPr="00EC76D5">
        <w:t xml:space="preserve"> (6th Edition, Prentice Hall, 2009), which </w:t>
      </w:r>
      <w:proofErr w:type="spellStart"/>
      <w:r w:rsidRPr="00EC76D5">
        <w:t>which</w:t>
      </w:r>
      <w:proofErr w:type="spellEnd"/>
      <w:r w:rsidRPr="00EC76D5">
        <w:t xml:space="preserve">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w:t>
      </w:r>
      <w:proofErr w:type="spellStart"/>
      <w:r w:rsidRPr="00EC76D5">
        <w:t>3th</w:t>
      </w:r>
      <w:proofErr w:type="spellEnd"/>
      <w:r w:rsidRPr="00EC76D5">
        <w:t xml:space="preserve">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6281" w:name="_Toc481936534"/>
      <w:r w:rsidRPr="00EC76D5">
        <w:lastRenderedPageBreak/>
        <w:t>A Crash Course in Java</w:t>
      </w:r>
      <w:bookmarkEnd w:id="6281"/>
    </w:p>
    <w:p w14:paraId="6ED6B355" w14:textId="77777777" w:rsidR="00F03D06" w:rsidRPr="00EC76D5" w:rsidRDefault="00F03D06" w:rsidP="00F03D06">
      <w:pPr>
        <w:pStyle w:val="Rubrik1"/>
        <w:numPr>
          <w:ilvl w:val="0"/>
          <w:numId w:val="0"/>
        </w:numPr>
        <w:ind w:left="720" w:hanging="720"/>
      </w:pPr>
      <w:bookmarkStart w:id="6282" w:name="_Toc481936535"/>
      <w:r w:rsidRPr="00EC76D5">
        <w:lastRenderedPageBreak/>
        <w:t>Foreword</w:t>
      </w:r>
      <w:bookmarkEnd w:id="6282"/>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that is, the least meaningful parts of the source code. For instance, the characters ‘</w:t>
      </w:r>
      <w:proofErr w:type="spellStart"/>
      <w:r w:rsidRPr="00EC76D5">
        <w:t>i</w:t>
      </w:r>
      <w:proofErr w:type="spellEnd"/>
      <w:r w:rsidRPr="00EC76D5">
        <w:t xml:space="preserve">' and ‘f’ is put together into the keyword </w:t>
      </w:r>
      <w:r w:rsidRPr="00EC76D5">
        <w:rPr>
          <w:b/>
        </w:rPr>
        <w:t>if</w:t>
      </w:r>
      <w:r w:rsidRPr="00EC76D5">
        <w:t xml:space="preserve">, and the characters ‘!’ and ‘=’ is put together into the operator </w:t>
      </w:r>
      <w:proofErr w:type="spellStart"/>
      <w:r w:rsidRPr="00EC76D5">
        <w:rPr>
          <w:b/>
        </w:rPr>
        <w:t>not_equal</w:t>
      </w:r>
      <w:proofErr w:type="spellEnd"/>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w:t>
      </w:r>
      <w:proofErr w:type="gramStart"/>
      <w:r w:rsidRPr="00EC76D5">
        <w:t>actually generate</w:t>
      </w:r>
      <w:proofErr w:type="gramEnd"/>
      <w:r w:rsidRPr="00EC76D5">
        <w:t xml:space="preserve"> target code for two formats: Intel </w:t>
      </w:r>
      <w:proofErr w:type="spellStart"/>
      <w:r w:rsidRPr="00EC76D5">
        <w:t>x86</w:t>
      </w:r>
      <w:proofErr w:type="spellEnd"/>
      <w:r w:rsidRPr="00EC76D5">
        <w:t xml:space="preserve">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 xml:space="preserve">When each source file has been completely compiled, they need to be linked together into </w:t>
      </w:r>
      <w:proofErr w:type="gramStart"/>
      <w:r w:rsidRPr="00EC76D5">
        <w:t>a</w:t>
      </w:r>
      <w:proofErr w:type="gramEnd"/>
      <w:r w:rsidRPr="00EC76D5">
        <w:t xml:space="preserve">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 xml:space="preserve">So far, I have written a C compiler and I plan to extend it to a C++ compiler </w:t>
      </w:r>
      <w:proofErr w:type="gramStart"/>
      <w:r w:rsidRPr="00EC76D5">
        <w:rPr>
          <w:rFonts w:cs="Times New Roman"/>
        </w:rPr>
        <w:t>in the near future</w:t>
      </w:r>
      <w:proofErr w:type="gramEnd"/>
      <w:r w:rsidRPr="00EC76D5">
        <w:rPr>
          <w:rFonts w:cs="Times New Roman"/>
        </w:rPr>
        <w:t>.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 xml:space="preserve">The idea of the book is basically the same as the Windows book: I explain the details and provide all source code of the compiler. The source code written in Java with CUP and </w:t>
      </w:r>
      <w:proofErr w:type="spellStart"/>
      <w:r w:rsidRPr="00EC76D5">
        <w:rPr>
          <w:rFonts w:cs="Times New Roman"/>
        </w:rPr>
        <w:t>JLex</w:t>
      </w:r>
      <w:proofErr w:type="spellEnd"/>
      <w:r w:rsidRPr="00EC76D5">
        <w:rPr>
          <w:rFonts w:cs="Times New Roman"/>
        </w:rPr>
        <w:t xml:space="preserve">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w:t>
      </w:r>
      <w:proofErr w:type="gramStart"/>
      <w:r w:rsidRPr="00EC76D5">
        <w:rPr>
          <w:rFonts w:cs="Times New Roman"/>
          <w:color w:val="000000"/>
        </w:rPr>
        <w:t>similar to</w:t>
      </w:r>
      <w:proofErr w:type="gramEnd"/>
      <w:r w:rsidRPr="00EC76D5">
        <w:rPr>
          <w:rFonts w:cs="Times New Roman"/>
          <w:color w:val="000000"/>
        </w:rPr>
        <w:t xml:space="preserve">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Alfred V. </w:t>
      </w:r>
      <w:proofErr w:type="spellStart"/>
      <w:r w:rsidRPr="00EC76D5">
        <w:rPr>
          <w:rFonts w:cs="Times New Roman"/>
          <w:color w:val="000000"/>
        </w:rPr>
        <w:t>Aho</w:t>
      </w:r>
      <w:proofErr w:type="spellEnd"/>
      <w:r w:rsidRPr="00EC76D5">
        <w:rPr>
          <w:rFonts w:cs="Times New Roman"/>
          <w:color w:val="000000"/>
        </w:rPr>
        <w:t xml:space="preserve">, Lam, Monica S. Lam, Ravi </w:t>
      </w:r>
      <w:proofErr w:type="spellStart"/>
      <w:r w:rsidRPr="00EC76D5">
        <w:rPr>
          <w:rFonts w:cs="Times New Roman"/>
          <w:color w:val="000000"/>
        </w:rPr>
        <w:t>Sethi</w:t>
      </w:r>
      <w:proofErr w:type="spellEnd"/>
      <w:r w:rsidRPr="00EC76D5">
        <w:rPr>
          <w:rFonts w:cs="Times New Roman"/>
          <w:color w:val="000000"/>
        </w:rPr>
        <w:t>,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Keith Cooper, Linda </w:t>
      </w:r>
      <w:proofErr w:type="spellStart"/>
      <w:r w:rsidRPr="00EC76D5">
        <w:rPr>
          <w:rFonts w:cs="Times New Roman"/>
          <w:color w:val="000000"/>
        </w:rPr>
        <w:t>Torczon</w:t>
      </w:r>
      <w:proofErr w:type="spellEnd"/>
      <w:r w:rsidRPr="00EC76D5">
        <w:rPr>
          <w:rFonts w:cs="Times New Roman"/>
          <w:color w:val="000000"/>
        </w:rPr>
        <w:t>.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Charles N. Fischer, Ron K. </w:t>
      </w:r>
      <w:proofErr w:type="spellStart"/>
      <w:r w:rsidRPr="00EC76D5">
        <w:rPr>
          <w:rFonts w:cs="Times New Roman"/>
          <w:color w:val="000000"/>
        </w:rPr>
        <w:t>Cytron</w:t>
      </w:r>
      <w:proofErr w:type="spellEnd"/>
      <w:r w:rsidRPr="00EC76D5">
        <w:rPr>
          <w:rFonts w:cs="Times New Roman"/>
          <w:color w:val="000000"/>
        </w:rPr>
        <w:t>,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The following book could be said to be closely related to mine, as it also described the code for a C compiler. However, this book </w:t>
      </w:r>
      <w:proofErr w:type="gramStart"/>
      <w:r w:rsidRPr="00EC76D5">
        <w:rPr>
          <w:rFonts w:cs="Times New Roman"/>
          <w:color w:val="000000"/>
        </w:rPr>
        <w:t>is more or less</w:t>
      </w:r>
      <w:proofErr w:type="gramEnd"/>
      <w:r w:rsidRPr="00EC76D5">
        <w:rPr>
          <w:rFonts w:cs="Times New Roman"/>
          <w:color w:val="000000"/>
        </w:rPr>
        <w:t xml:space="preserve">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Christopher W. Fraser, David R. Hanson. A Retargetable C </w:t>
      </w:r>
      <w:proofErr w:type="gramStart"/>
      <w:r w:rsidRPr="00EC76D5">
        <w:rPr>
          <w:rFonts w:cs="Times New Roman"/>
          <w:color w:val="000000"/>
        </w:rPr>
        <w:t>Compiler :</w:t>
      </w:r>
      <w:proofErr w:type="gramEnd"/>
      <w:r w:rsidRPr="00EC76D5">
        <w:rPr>
          <w:rFonts w:cs="Times New Roman"/>
          <w:color w:val="000000"/>
        </w:rPr>
        <w:t xml:space="preserve">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proofErr w:type="gramStart"/>
      <w:r w:rsidRPr="00EC76D5">
        <w:rPr>
          <w:rFonts w:cs="Times New Roman"/>
          <w:color w:val="000000"/>
        </w:rPr>
        <w:t>This books</w:t>
      </w:r>
      <w:proofErr w:type="gramEnd"/>
      <w:r w:rsidRPr="00EC76D5">
        <w:rPr>
          <w:rFonts w:cs="Times New Roman"/>
          <w:color w:val="000000"/>
        </w:rPr>
        <w:t xml:space="preserve">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Steven S. </w:t>
      </w:r>
      <w:proofErr w:type="spellStart"/>
      <w:r w:rsidRPr="00EC76D5">
        <w:rPr>
          <w:rFonts w:cs="Times New Roman"/>
          <w:color w:val="000000"/>
        </w:rPr>
        <w:t>Muchnick</w:t>
      </w:r>
      <w:proofErr w:type="spellEnd"/>
      <w:r w:rsidRPr="00EC76D5">
        <w:rPr>
          <w:rFonts w:cs="Times New Roman"/>
          <w:color w:val="000000"/>
        </w:rPr>
        <w:t>.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 Introduction. Introduces the compiler phases described in the following chapters by demonstrating a compiler for a small toy language generating MIPS-code executable in the </w:t>
      </w:r>
      <w:proofErr w:type="spellStart"/>
      <w:r w:rsidRPr="00EC76D5">
        <w:rPr>
          <w:rFonts w:cs="Times New Roman"/>
          <w:color w:val="000000"/>
        </w:rPr>
        <w:t>SPIM</w:t>
      </w:r>
      <w:proofErr w:type="spellEnd"/>
      <w:r w:rsidRPr="00EC76D5">
        <w:rPr>
          <w:rFonts w:cs="Times New Roman"/>
          <w:color w:val="000000"/>
        </w:rPr>
        <w:t xml:space="preserve">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EC76D5">
        <w:rPr>
          <w:rFonts w:cs="Times New Roman"/>
          <w:color w:val="000000"/>
        </w:rPr>
        <w:t>JLex</w:t>
      </w:r>
      <w:proofErr w:type="spellEnd"/>
      <w:r w:rsidRPr="00EC76D5">
        <w:rPr>
          <w:rFonts w:cs="Times New Roman"/>
          <w:color w:val="000000"/>
        </w:rPr>
        <w:t>,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EC76D5">
        <w:rPr>
          <w:rFonts w:cs="Times New Roman"/>
          <w:color w:val="000000"/>
        </w:rPr>
        <w:t>Yacc</w:t>
      </w:r>
      <w:proofErr w:type="spellEnd"/>
      <w:r w:rsidRPr="00EC76D5">
        <w:rPr>
          <w:rFonts w:cs="Times New Roman"/>
          <w:color w:val="000000"/>
        </w:rPr>
        <w:t xml:space="preserve"> for C. Each rule can also be equipped with code dealing with type checking and target code generation. However, I will have </w:t>
      </w:r>
      <w:proofErr w:type="gramStart"/>
      <w:r w:rsidRPr="00EC76D5">
        <w:rPr>
          <w:rFonts w:cs="Times New Roman"/>
          <w:color w:val="000000"/>
        </w:rPr>
        <w:t>try</w:t>
      </w:r>
      <w:proofErr w:type="gramEnd"/>
      <w:r w:rsidRPr="00EC76D5">
        <w:rPr>
          <w:rFonts w:cs="Times New Roman"/>
          <w:color w:val="000000"/>
        </w:rPr>
        <w:t xml:space="preserve">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4. Declarations and the Symbol Table. C++ has a rather complicated declaration system with aggregated types such as classes, </w:t>
      </w:r>
      <w:proofErr w:type="gramStart"/>
      <w:r w:rsidRPr="00EC76D5">
        <w:rPr>
          <w:rFonts w:cs="Times New Roman"/>
          <w:color w:val="000000"/>
        </w:rPr>
        <w:t>structures</w:t>
      </w:r>
      <w:proofErr w:type="gramEnd"/>
      <w:r w:rsidRPr="00EC76D5">
        <w:rPr>
          <w:rFonts w:cs="Times New Roman"/>
          <w:color w:val="000000"/>
        </w:rPr>
        <w:t xml:space="preserve">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EA839F4"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proofErr w:type="spellStart"/>
      <w:r w:rsidR="002F35C1">
        <w:rPr>
          <w:rFonts w:cs="Times New Roman"/>
          <w:color w:val="000000"/>
        </w:rPr>
        <w:t>initializer</w:t>
      </w:r>
      <w:r w:rsidRPr="00EC76D5">
        <w:rPr>
          <w:rFonts w:cs="Times New Roman"/>
          <w:color w:val="000000"/>
        </w:rPr>
        <w:t>ialize</w:t>
      </w:r>
      <w:proofErr w:type="spellEnd"/>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9. Target Code Generation. The target code of the C++ compiler of this book is Intel </w:t>
      </w:r>
      <w:proofErr w:type="spellStart"/>
      <w:r w:rsidRPr="00EC76D5">
        <w:rPr>
          <w:rFonts w:cs="Times New Roman"/>
          <w:color w:val="000000"/>
        </w:rPr>
        <w:t>x86</w:t>
      </w:r>
      <w:proofErr w:type="spellEnd"/>
      <w:r w:rsidRPr="00EC76D5">
        <w:rPr>
          <w:rFonts w:cs="Times New Roman"/>
          <w:color w:val="000000"/>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 xml:space="preserve">10. The Preprocessor. Before the </w:t>
      </w:r>
      <w:proofErr w:type="gramStart"/>
      <w:r w:rsidRPr="00EC76D5">
        <w:rPr>
          <w:rFonts w:cs="Times New Roman"/>
          <w:color w:val="000000"/>
        </w:rPr>
        <w:t>actually</w:t>
      </w:r>
      <w:proofErr w:type="gramEnd"/>
      <w:r w:rsidRPr="00EC76D5">
        <w:rPr>
          <w:rFonts w:cs="Times New Roman"/>
          <w:color w:val="000000"/>
        </w:rPr>
        <w:t xml:space="preserve">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xml:space="preserve">11. The Linker. When the target code has finally been generated, it becomes stored into an object file. As the source code can be distributed over several files, the target code </w:t>
      </w:r>
      <w:proofErr w:type="gramStart"/>
      <w:r w:rsidRPr="00EC76D5">
        <w:rPr>
          <w:rFonts w:cs="Times New Roman"/>
          <w:color w:val="000000"/>
        </w:rPr>
        <w:t>need</w:t>
      </w:r>
      <w:proofErr w:type="gramEnd"/>
      <w:r w:rsidRPr="00EC76D5">
        <w:rPr>
          <w:rFonts w:cs="Times New Roman"/>
          <w:color w:val="000000"/>
        </w:rPr>
        <w:t xml:space="preserve"> to be merged into one executable file. This is the task of the linker, it merges the code and data area, resolve the static and extern </w:t>
      </w:r>
      <w:proofErr w:type="gramStart"/>
      <w:r w:rsidRPr="00EC76D5">
        <w:rPr>
          <w:rFonts w:cs="Times New Roman"/>
          <w:color w:val="000000"/>
        </w:rPr>
        <w:t>references</w:t>
      </w:r>
      <w:proofErr w:type="gramEnd"/>
      <w:r w:rsidRPr="00EC76D5">
        <w:rPr>
          <w:rFonts w:cs="Times New Roman"/>
          <w:color w:val="000000"/>
        </w:rPr>
        <w:t xml:space="preserve">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EF0338" w:rsidRDefault="00EF0338" w:rsidP="005F7461">
                              <w:pPr>
                                <w:spacing w:before="60" w:after="0"/>
                                <w:jc w:val="center"/>
                                <w:rPr>
                                  <w:lang w:val="sv-SE"/>
                                </w:rPr>
                              </w:pPr>
                              <w:r>
                                <w:rPr>
                                  <w:lang w:val="sv-SE"/>
                                </w:rPr>
                                <w:t>Preprocessor</w:t>
                              </w:r>
                            </w:p>
                            <w:p w14:paraId="04F32221" w14:textId="77777777" w:rsidR="00EF0338" w:rsidRPr="00C7380D" w:rsidRDefault="00EF0338"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EF0338" w:rsidRPr="008541FD" w:rsidRDefault="00EF0338" w:rsidP="005F7461">
                              <w:pPr>
                                <w:spacing w:before="60" w:after="0"/>
                                <w:jc w:val="center"/>
                              </w:pPr>
                              <w:r w:rsidRPr="008541FD">
                                <w:t>Source</w:t>
                              </w:r>
                              <w:r>
                                <w:t xml:space="preserve"> </w:t>
                              </w:r>
                              <w:r w:rsidRPr="008541FD">
                                <w:t>Code</w:t>
                              </w:r>
                            </w:p>
                            <w:p w14:paraId="4FCEAC5C" w14:textId="77777777" w:rsidR="00EF0338" w:rsidRDefault="00EF0338"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EF0338" w:rsidRDefault="00EF0338"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EF0338" w:rsidRDefault="00EF0338" w:rsidP="005F7461">
                              <w:pPr>
                                <w:pStyle w:val="Normalwebb"/>
                                <w:spacing w:before="60" w:line="256" w:lineRule="auto"/>
                                <w:jc w:val="center"/>
                              </w:pPr>
                              <w:r>
                                <w:rPr>
                                  <w:rFonts w:eastAsia="Calibri"/>
                                  <w:sz w:val="22"/>
                                  <w:szCs w:val="22"/>
                                  <w:lang w:val="en-US"/>
                                </w:rPr>
                                <w:t>Processed Code</w:t>
                              </w:r>
                            </w:p>
                            <w:p w14:paraId="14142DBC" w14:textId="77777777" w:rsidR="00EF0338" w:rsidRDefault="00EF0338"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EF0338" w:rsidRDefault="00EF0338"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EF0338" w:rsidRDefault="00EF0338" w:rsidP="005F7461">
                              <w:pPr>
                                <w:pStyle w:val="Normalwebb"/>
                                <w:spacing w:before="60" w:line="254" w:lineRule="auto"/>
                                <w:jc w:val="center"/>
                              </w:pPr>
                              <w:r>
                                <w:rPr>
                                  <w:rFonts w:eastAsia="Calibri"/>
                                  <w:sz w:val="22"/>
                                  <w:szCs w:val="22"/>
                                  <w:lang w:val="en-US"/>
                                </w:rPr>
                                <w:t>Syntax Tree</w:t>
                              </w:r>
                            </w:p>
                            <w:p w14:paraId="070DB26E" w14:textId="77777777" w:rsidR="00EF0338" w:rsidRDefault="00EF033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EF0338" w:rsidRDefault="00EF0338"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EF0338" w:rsidRDefault="00EF0338" w:rsidP="005F7461">
                              <w:pPr>
                                <w:pStyle w:val="Normalwebb"/>
                                <w:spacing w:before="60" w:line="252" w:lineRule="auto"/>
                                <w:jc w:val="center"/>
                              </w:pPr>
                              <w:r>
                                <w:rPr>
                                  <w:rFonts w:eastAsia="Calibri"/>
                                  <w:sz w:val="22"/>
                                  <w:szCs w:val="22"/>
                                  <w:lang w:val="en-US"/>
                                </w:rPr>
                                <w:t>Optimized Syntax Tree</w:t>
                              </w:r>
                            </w:p>
                            <w:p w14:paraId="3315953C" w14:textId="77777777" w:rsidR="00EF0338" w:rsidRDefault="00EF033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EF0338" w:rsidRDefault="00EF0338"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EF0338" w:rsidRDefault="00EF0338" w:rsidP="005F7461">
                              <w:pPr>
                                <w:pStyle w:val="Normalwebb"/>
                                <w:spacing w:before="60" w:line="252" w:lineRule="auto"/>
                                <w:jc w:val="center"/>
                              </w:pPr>
                              <w:r>
                                <w:rPr>
                                  <w:rFonts w:eastAsia="Calibri"/>
                                  <w:sz w:val="22"/>
                                  <w:szCs w:val="22"/>
                                  <w:lang w:val="en-US"/>
                                </w:rPr>
                                <w:t>Middle Code List</w:t>
                              </w:r>
                            </w:p>
                            <w:p w14:paraId="321C1BE9" w14:textId="77777777" w:rsidR="00EF0338" w:rsidRDefault="00EF033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EF0338" w:rsidRDefault="00EF0338" w:rsidP="005F7461">
                              <w:pPr>
                                <w:pStyle w:val="Normalwebb"/>
                                <w:spacing w:before="60" w:line="252" w:lineRule="auto"/>
                                <w:jc w:val="center"/>
                              </w:pPr>
                              <w:r>
                                <w:rPr>
                                  <w:rFonts w:eastAsia="Calibri"/>
                                  <w:sz w:val="22"/>
                                  <w:szCs w:val="22"/>
                                  <w:lang w:val="en-US"/>
                                </w:rPr>
                                <w:t>Optimized Middle Code List</w:t>
                              </w:r>
                            </w:p>
                            <w:p w14:paraId="4CF9CB98" w14:textId="77777777" w:rsidR="00EF0338" w:rsidRDefault="00EF0338"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EF0338" w:rsidRDefault="00EF0338"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EF0338" w:rsidRDefault="00EF0338"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EF0338" w:rsidRDefault="00EF0338" w:rsidP="005F7461">
                        <w:pPr>
                          <w:spacing w:before="60" w:after="0"/>
                          <w:jc w:val="center"/>
                          <w:rPr>
                            <w:lang w:val="sv-SE"/>
                          </w:rPr>
                        </w:pPr>
                        <w:r>
                          <w:rPr>
                            <w:lang w:val="sv-SE"/>
                          </w:rPr>
                          <w:t>Preprocessor</w:t>
                        </w:r>
                      </w:p>
                      <w:p w14:paraId="04F32221" w14:textId="77777777" w:rsidR="00EF0338" w:rsidRPr="00C7380D" w:rsidRDefault="00EF0338"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EF0338" w:rsidRPr="008541FD" w:rsidRDefault="00EF0338" w:rsidP="005F7461">
                        <w:pPr>
                          <w:spacing w:before="60" w:after="0"/>
                          <w:jc w:val="center"/>
                        </w:pPr>
                        <w:r w:rsidRPr="008541FD">
                          <w:t>Source</w:t>
                        </w:r>
                        <w:r>
                          <w:t xml:space="preserve"> </w:t>
                        </w:r>
                        <w:r w:rsidRPr="008541FD">
                          <w:t>Code</w:t>
                        </w:r>
                      </w:p>
                      <w:p w14:paraId="4FCEAC5C" w14:textId="77777777" w:rsidR="00EF0338" w:rsidRDefault="00EF0338"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EF0338" w:rsidRDefault="00EF0338"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EF0338" w:rsidRDefault="00EF0338" w:rsidP="005F7461">
                        <w:pPr>
                          <w:pStyle w:val="Normalwebb"/>
                          <w:spacing w:before="60" w:line="256" w:lineRule="auto"/>
                          <w:jc w:val="center"/>
                        </w:pPr>
                        <w:r>
                          <w:rPr>
                            <w:rFonts w:eastAsia="Calibri"/>
                            <w:sz w:val="22"/>
                            <w:szCs w:val="22"/>
                            <w:lang w:val="en-US"/>
                          </w:rPr>
                          <w:t>Processed Code</w:t>
                        </w:r>
                      </w:p>
                      <w:p w14:paraId="14142DBC" w14:textId="77777777" w:rsidR="00EF0338" w:rsidRDefault="00EF0338"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EF0338" w:rsidRDefault="00EF0338"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EF0338" w:rsidRDefault="00EF0338" w:rsidP="005F7461">
                        <w:pPr>
                          <w:pStyle w:val="Normalwebb"/>
                          <w:spacing w:before="60" w:line="254" w:lineRule="auto"/>
                          <w:jc w:val="center"/>
                        </w:pPr>
                        <w:r>
                          <w:rPr>
                            <w:rFonts w:eastAsia="Calibri"/>
                            <w:sz w:val="22"/>
                            <w:szCs w:val="22"/>
                            <w:lang w:val="en-US"/>
                          </w:rPr>
                          <w:t>Syntax Tree</w:t>
                        </w:r>
                      </w:p>
                      <w:p w14:paraId="070DB26E" w14:textId="77777777" w:rsidR="00EF0338" w:rsidRDefault="00EF0338"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EF0338" w:rsidRDefault="00EF0338"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EF0338" w:rsidRDefault="00EF0338" w:rsidP="005F7461">
                        <w:pPr>
                          <w:pStyle w:val="Normalwebb"/>
                          <w:spacing w:before="60" w:line="252" w:lineRule="auto"/>
                          <w:jc w:val="center"/>
                        </w:pPr>
                        <w:r>
                          <w:rPr>
                            <w:rFonts w:eastAsia="Calibri"/>
                            <w:sz w:val="22"/>
                            <w:szCs w:val="22"/>
                            <w:lang w:val="en-US"/>
                          </w:rPr>
                          <w:t>Optimized Syntax Tree</w:t>
                        </w:r>
                      </w:p>
                      <w:p w14:paraId="3315953C" w14:textId="77777777" w:rsidR="00EF0338" w:rsidRDefault="00EF0338"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EF0338" w:rsidRDefault="00EF0338"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EF0338" w:rsidRDefault="00EF0338" w:rsidP="005F7461">
                        <w:pPr>
                          <w:pStyle w:val="Normalwebb"/>
                          <w:spacing w:before="60" w:line="252" w:lineRule="auto"/>
                          <w:jc w:val="center"/>
                        </w:pPr>
                        <w:r>
                          <w:rPr>
                            <w:rFonts w:eastAsia="Calibri"/>
                            <w:sz w:val="22"/>
                            <w:szCs w:val="22"/>
                            <w:lang w:val="en-US"/>
                          </w:rPr>
                          <w:t>Middle Code List</w:t>
                        </w:r>
                      </w:p>
                      <w:p w14:paraId="321C1BE9" w14:textId="77777777" w:rsidR="00EF0338" w:rsidRDefault="00EF0338"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EF0338" w:rsidRDefault="00EF0338" w:rsidP="005F7461">
                        <w:pPr>
                          <w:pStyle w:val="Normalwebb"/>
                          <w:spacing w:before="60" w:line="252" w:lineRule="auto"/>
                          <w:jc w:val="center"/>
                        </w:pPr>
                        <w:r>
                          <w:rPr>
                            <w:rFonts w:eastAsia="Calibri"/>
                            <w:sz w:val="22"/>
                            <w:szCs w:val="22"/>
                            <w:lang w:val="en-US"/>
                          </w:rPr>
                          <w:t>Optimized Middle Code List</w:t>
                        </w:r>
                      </w:p>
                      <w:p w14:paraId="4CF9CB98" w14:textId="77777777" w:rsidR="00EF0338" w:rsidRDefault="00EF0338"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EF0338" w:rsidRDefault="00EF0338"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EF0338" w:rsidRDefault="00EF0338"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EF0338" w:rsidRDefault="00EF0338" w:rsidP="006F14D0">
                              <w:pPr>
                                <w:spacing w:before="60" w:after="0"/>
                                <w:jc w:val="center"/>
                                <w:rPr>
                                  <w:lang w:val="sv-SE"/>
                                </w:rPr>
                              </w:pPr>
                              <w:r>
                                <w:rPr>
                                  <w:lang w:val="sv-SE"/>
                                </w:rPr>
                                <w:t>Preprocessor</w:t>
                              </w:r>
                            </w:p>
                            <w:p w14:paraId="2CD90E0F" w14:textId="77777777" w:rsidR="00EF0338" w:rsidRPr="00C7380D" w:rsidRDefault="00EF0338"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EF0338" w:rsidRPr="008541FD" w:rsidRDefault="00EF0338" w:rsidP="006F14D0">
                              <w:pPr>
                                <w:spacing w:before="60" w:after="0"/>
                                <w:jc w:val="center"/>
                              </w:pPr>
                              <w:r w:rsidRPr="008541FD">
                                <w:t>Source</w:t>
                              </w:r>
                              <w:r>
                                <w:t xml:space="preserve"> </w:t>
                              </w:r>
                              <w:r w:rsidRPr="008541FD">
                                <w:t>Code</w:t>
                              </w:r>
                            </w:p>
                            <w:p w14:paraId="1314F231" w14:textId="77777777" w:rsidR="00EF0338" w:rsidRDefault="00EF0338"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EF0338" w:rsidRDefault="00EF0338"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EF0338" w:rsidRDefault="00EF0338" w:rsidP="006F14D0">
                              <w:pPr>
                                <w:pStyle w:val="Normalwebb"/>
                                <w:spacing w:before="60" w:line="256" w:lineRule="auto"/>
                                <w:jc w:val="center"/>
                              </w:pPr>
                              <w:r>
                                <w:rPr>
                                  <w:rFonts w:eastAsia="Calibri"/>
                                  <w:sz w:val="22"/>
                                  <w:szCs w:val="22"/>
                                  <w:lang w:val="en-US"/>
                                </w:rPr>
                                <w:t>Processed Code</w:t>
                              </w:r>
                            </w:p>
                            <w:p w14:paraId="705B7689" w14:textId="77777777" w:rsidR="00EF0338" w:rsidRDefault="00EF0338"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EF0338" w:rsidRDefault="00EF0338"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EF0338" w:rsidRDefault="00EF0338" w:rsidP="006F14D0">
                              <w:pPr>
                                <w:pStyle w:val="Normalwebb"/>
                                <w:spacing w:before="60" w:line="254" w:lineRule="auto"/>
                                <w:jc w:val="center"/>
                              </w:pPr>
                              <w:r>
                                <w:rPr>
                                  <w:rFonts w:eastAsia="Calibri"/>
                                  <w:sz w:val="22"/>
                                  <w:szCs w:val="22"/>
                                  <w:lang w:val="en-US"/>
                                </w:rPr>
                                <w:t>Syntax Tree</w:t>
                              </w:r>
                            </w:p>
                            <w:p w14:paraId="20988EE2" w14:textId="77777777" w:rsidR="00EF0338" w:rsidRDefault="00EF033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EF0338" w:rsidRDefault="00EF0338"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EF0338" w:rsidRDefault="00EF0338" w:rsidP="006F14D0">
                              <w:pPr>
                                <w:pStyle w:val="Normalwebb"/>
                                <w:spacing w:before="60" w:line="252" w:lineRule="auto"/>
                                <w:jc w:val="center"/>
                              </w:pPr>
                              <w:r>
                                <w:rPr>
                                  <w:rFonts w:eastAsia="Calibri"/>
                                  <w:sz w:val="22"/>
                                  <w:szCs w:val="22"/>
                                  <w:lang w:val="en-US"/>
                                </w:rPr>
                                <w:t>Optimized Syntax Tree</w:t>
                              </w:r>
                            </w:p>
                            <w:p w14:paraId="35223DB0" w14:textId="77777777" w:rsidR="00EF0338" w:rsidRDefault="00EF033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EF0338" w:rsidRDefault="00EF0338"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EF0338" w:rsidRDefault="00EF0338" w:rsidP="006F14D0">
                              <w:pPr>
                                <w:pStyle w:val="Normalwebb"/>
                                <w:spacing w:before="60" w:line="252" w:lineRule="auto"/>
                                <w:jc w:val="center"/>
                              </w:pPr>
                              <w:r>
                                <w:rPr>
                                  <w:rFonts w:eastAsia="Calibri"/>
                                  <w:sz w:val="22"/>
                                  <w:szCs w:val="22"/>
                                  <w:lang w:val="en-US"/>
                                </w:rPr>
                                <w:t>Middle Code List</w:t>
                              </w:r>
                            </w:p>
                            <w:p w14:paraId="5410A942" w14:textId="77777777" w:rsidR="00EF0338" w:rsidRDefault="00EF033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EF0338" w:rsidRDefault="00EF0338" w:rsidP="006F14D0">
                              <w:pPr>
                                <w:pStyle w:val="Normalwebb"/>
                                <w:spacing w:before="60" w:line="252" w:lineRule="auto"/>
                                <w:jc w:val="center"/>
                              </w:pPr>
                              <w:r>
                                <w:rPr>
                                  <w:rFonts w:eastAsia="Calibri"/>
                                  <w:sz w:val="22"/>
                                  <w:szCs w:val="22"/>
                                  <w:lang w:val="en-US"/>
                                </w:rPr>
                                <w:t>Optimized Middle Code List</w:t>
                              </w:r>
                            </w:p>
                            <w:p w14:paraId="36F7A1DE" w14:textId="77777777" w:rsidR="00EF0338" w:rsidRDefault="00EF0338"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EF0338" w:rsidRDefault="00EF0338"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EF0338" w:rsidRDefault="00EF0338"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EF0338" w:rsidRDefault="00EF0338" w:rsidP="006F14D0">
                        <w:pPr>
                          <w:spacing w:before="60" w:after="0"/>
                          <w:jc w:val="center"/>
                          <w:rPr>
                            <w:lang w:val="sv-SE"/>
                          </w:rPr>
                        </w:pPr>
                        <w:r>
                          <w:rPr>
                            <w:lang w:val="sv-SE"/>
                          </w:rPr>
                          <w:t>Preprocessor</w:t>
                        </w:r>
                      </w:p>
                      <w:p w14:paraId="2CD90E0F" w14:textId="77777777" w:rsidR="00EF0338" w:rsidRPr="00C7380D" w:rsidRDefault="00EF0338"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EF0338" w:rsidRPr="008541FD" w:rsidRDefault="00EF0338" w:rsidP="006F14D0">
                        <w:pPr>
                          <w:spacing w:before="60" w:after="0"/>
                          <w:jc w:val="center"/>
                        </w:pPr>
                        <w:r w:rsidRPr="008541FD">
                          <w:t>Source</w:t>
                        </w:r>
                        <w:r>
                          <w:t xml:space="preserve"> </w:t>
                        </w:r>
                        <w:r w:rsidRPr="008541FD">
                          <w:t>Code</w:t>
                        </w:r>
                      </w:p>
                      <w:p w14:paraId="1314F231" w14:textId="77777777" w:rsidR="00EF0338" w:rsidRDefault="00EF0338"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EF0338" w:rsidRDefault="00EF0338"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EF0338" w:rsidRDefault="00EF0338" w:rsidP="006F14D0">
                        <w:pPr>
                          <w:pStyle w:val="Normalwebb"/>
                          <w:spacing w:before="60" w:line="256" w:lineRule="auto"/>
                          <w:jc w:val="center"/>
                        </w:pPr>
                        <w:r>
                          <w:rPr>
                            <w:rFonts w:eastAsia="Calibri"/>
                            <w:sz w:val="22"/>
                            <w:szCs w:val="22"/>
                            <w:lang w:val="en-US"/>
                          </w:rPr>
                          <w:t>Processed Code</w:t>
                        </w:r>
                      </w:p>
                      <w:p w14:paraId="705B7689" w14:textId="77777777" w:rsidR="00EF0338" w:rsidRDefault="00EF0338"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EF0338" w:rsidRDefault="00EF0338"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EF0338" w:rsidRDefault="00EF0338" w:rsidP="006F14D0">
                        <w:pPr>
                          <w:pStyle w:val="Normalwebb"/>
                          <w:spacing w:before="60" w:line="254" w:lineRule="auto"/>
                          <w:jc w:val="center"/>
                        </w:pPr>
                        <w:r>
                          <w:rPr>
                            <w:rFonts w:eastAsia="Calibri"/>
                            <w:sz w:val="22"/>
                            <w:szCs w:val="22"/>
                            <w:lang w:val="en-US"/>
                          </w:rPr>
                          <w:t>Syntax Tree</w:t>
                        </w:r>
                      </w:p>
                      <w:p w14:paraId="20988EE2" w14:textId="77777777" w:rsidR="00EF0338" w:rsidRDefault="00EF0338"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EF0338" w:rsidRDefault="00EF0338"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EF0338" w:rsidRDefault="00EF0338" w:rsidP="006F14D0">
                        <w:pPr>
                          <w:pStyle w:val="Normalwebb"/>
                          <w:spacing w:before="60" w:line="252" w:lineRule="auto"/>
                          <w:jc w:val="center"/>
                        </w:pPr>
                        <w:r>
                          <w:rPr>
                            <w:rFonts w:eastAsia="Calibri"/>
                            <w:sz w:val="22"/>
                            <w:szCs w:val="22"/>
                            <w:lang w:val="en-US"/>
                          </w:rPr>
                          <w:t>Optimized Syntax Tree</w:t>
                        </w:r>
                      </w:p>
                      <w:p w14:paraId="35223DB0" w14:textId="77777777" w:rsidR="00EF0338" w:rsidRDefault="00EF0338"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EF0338" w:rsidRDefault="00EF0338"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EF0338" w:rsidRDefault="00EF0338" w:rsidP="006F14D0">
                        <w:pPr>
                          <w:pStyle w:val="Normalwebb"/>
                          <w:spacing w:before="60" w:line="252" w:lineRule="auto"/>
                          <w:jc w:val="center"/>
                        </w:pPr>
                        <w:r>
                          <w:rPr>
                            <w:rFonts w:eastAsia="Calibri"/>
                            <w:sz w:val="22"/>
                            <w:szCs w:val="22"/>
                            <w:lang w:val="en-US"/>
                          </w:rPr>
                          <w:t>Middle Code List</w:t>
                        </w:r>
                      </w:p>
                      <w:p w14:paraId="5410A942" w14:textId="77777777" w:rsidR="00EF0338" w:rsidRDefault="00EF0338"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EF0338" w:rsidRDefault="00EF0338" w:rsidP="006F14D0">
                        <w:pPr>
                          <w:pStyle w:val="Normalwebb"/>
                          <w:spacing w:before="60" w:line="252" w:lineRule="auto"/>
                          <w:jc w:val="center"/>
                        </w:pPr>
                        <w:r>
                          <w:rPr>
                            <w:rFonts w:eastAsia="Calibri"/>
                            <w:sz w:val="22"/>
                            <w:szCs w:val="22"/>
                            <w:lang w:val="en-US"/>
                          </w:rPr>
                          <w:t>Optimized Middle Code List</w:t>
                        </w:r>
                      </w:p>
                      <w:p w14:paraId="36F7A1DE" w14:textId="77777777" w:rsidR="00EF0338" w:rsidRDefault="00EF0338"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EF0338" w:rsidRDefault="00EF0338"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EF0338" w:rsidRDefault="00EF0338"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275" w:author="Stefan Bjornander" w:date="2015-05-23T17:42:00Z" w:initials="SB">
    <w:p w14:paraId="7086E310" w14:textId="77777777" w:rsidR="00EF0338" w:rsidRDefault="00EF0338">
      <w:pPr>
        <w:pStyle w:val="Kommentarer"/>
      </w:pPr>
      <w:r>
        <w:rPr>
          <w:rStyle w:val="Kommentarsreferens"/>
        </w:rPr>
        <w:annotationRef/>
      </w:r>
    </w:p>
    <w:p w14:paraId="01C1DAD9" w14:textId="77777777" w:rsidR="00EF0338" w:rsidRDefault="00EF0338">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6276" w:author="Stefan Bjornander" w:date="2015-05-23T17:42:00Z" w:initials="SB">
    <w:p w14:paraId="04F55807" w14:textId="77777777" w:rsidR="00EF0338" w:rsidRDefault="00EF0338">
      <w:pPr>
        <w:pStyle w:val="Kommentarer"/>
      </w:pPr>
      <w:r>
        <w:rPr>
          <w:rStyle w:val="Kommentarsreferens"/>
        </w:rPr>
        <w:annotationRef/>
      </w:r>
    </w:p>
    <w:p w14:paraId="533EC9EE" w14:textId="77777777" w:rsidR="00EF0338" w:rsidRDefault="00EF0338">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EF0338" w:rsidRDefault="00EF0338" w:rsidP="006C7309">
      <w:pPr>
        <w:spacing w:line="240" w:lineRule="auto"/>
      </w:pPr>
      <w:r>
        <w:separator/>
      </w:r>
    </w:p>
  </w:endnote>
  <w:endnote w:type="continuationSeparator" w:id="0">
    <w:p w14:paraId="0DD18C9D" w14:textId="77777777" w:rsidR="00EF0338" w:rsidRDefault="00EF0338"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EF0338" w:rsidRDefault="00EF0338" w:rsidP="006C7309">
      <w:pPr>
        <w:spacing w:line="240" w:lineRule="auto"/>
      </w:pPr>
      <w:r>
        <w:separator/>
      </w:r>
    </w:p>
  </w:footnote>
  <w:footnote w:type="continuationSeparator" w:id="0">
    <w:p w14:paraId="0BA3DA21" w14:textId="77777777" w:rsidR="00EF0338" w:rsidRDefault="00EF0338" w:rsidP="006C7309">
      <w:pPr>
        <w:spacing w:line="240" w:lineRule="auto"/>
      </w:pPr>
      <w:r>
        <w:continuationSeparator/>
      </w:r>
    </w:p>
  </w:footnote>
  <w:footnote w:id="1">
    <w:p w14:paraId="073943A1" w14:textId="0E9731C3" w:rsidR="00EF0338" w:rsidRPr="00304E17" w:rsidRDefault="00EF0338">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1F73F94F" w14:textId="77777777" w:rsidR="00EF0338" w:rsidRPr="007E20F3" w:rsidRDefault="00EF0338"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3">
    <w:p w14:paraId="236CBC7A" w14:textId="77777777" w:rsidR="00EF0338" w:rsidRPr="00214B10" w:rsidRDefault="00EF0338" w:rsidP="00E40B78">
      <w:pPr>
        <w:pStyle w:val="Fotnotstext"/>
      </w:pPr>
      <w:ins w:id="79" w:author="Stefan Bjornander" w:date="2015-04-26T09:28:00Z">
        <w:r>
          <w:rPr>
            <w:rStyle w:val="Fotnotsreferens"/>
          </w:rPr>
          <w:footnoteRef/>
        </w:r>
        <w:r>
          <w:t xml:space="preserve"> In other </w:t>
        </w:r>
      </w:ins>
      <w:ins w:id="80" w:author="Stefan Bjornander" w:date="2015-04-26T09:29:00Z">
        <w:r>
          <w:t>languages</w:t>
        </w:r>
      </w:ins>
      <w:ins w:id="81" w:author="Stefan Bjornander" w:date="2015-04-26T09:41:00Z">
        <w:r>
          <w:t>,</w:t>
        </w:r>
      </w:ins>
      <w:ins w:id="82" w:author="Stefan Bjornander" w:date="2015-04-26T09:28:00Z">
        <w:r>
          <w:t xml:space="preserve"> </w:t>
        </w:r>
      </w:ins>
      <w:ins w:id="83" w:author="Stefan Bjornander" w:date="2015-04-26T09:41:00Z">
        <w:r>
          <w:t xml:space="preserve">which syntax includes </w:t>
        </w:r>
      </w:ins>
      <w:ins w:id="84" w:author="Stefan Bjornander" w:date="2015-04-26T09:28:00Z">
        <w:r>
          <w:t xml:space="preserve">the keyword </w:t>
        </w:r>
        <w:r w:rsidRPr="00D65900">
          <w:rPr>
            <w:rStyle w:val="CodeInText"/>
            <w:rPrChange w:id="85" w:author="Stefan Bjornander" w:date="2015-04-26T09:29:00Z">
              <w:rPr/>
            </w:rPrChange>
          </w:rPr>
          <w:t>then</w:t>
        </w:r>
        <w:r>
          <w:t xml:space="preserve">, it is </w:t>
        </w:r>
      </w:ins>
      <w:ins w:id="86" w:author="Stefan Bjornander" w:date="2015-04-26T09:29:00Z">
        <w:r>
          <w:t xml:space="preserve">called </w:t>
        </w:r>
      </w:ins>
      <w:ins w:id="87" w:author="Stefan Bjornander" w:date="2015-04-26T09:28:00Z">
        <w:r>
          <w:t xml:space="preserve">as the </w:t>
        </w:r>
        <w:r w:rsidRPr="00D65900">
          <w:rPr>
            <w:rStyle w:val="CodeInText"/>
            <w:rPrChange w:id="88" w:author="Stefan Bjornander" w:date="2015-04-26T09:29:00Z">
              <w:rPr/>
            </w:rPrChange>
          </w:rPr>
          <w:t>if-then-els</w:t>
        </w:r>
      </w:ins>
      <w:ins w:id="89" w:author="Stefan Bjornander" w:date="2015-04-26T09:29:00Z">
        <w:r w:rsidRPr="00D65900">
          <w:rPr>
            <w:rStyle w:val="CodeInText"/>
            <w:rPrChange w:id="90" w:author="Stefan Bjornander" w:date="2015-04-26T09:29:00Z">
              <w:rPr/>
            </w:rPrChange>
          </w:rPr>
          <w:t>e</w:t>
        </w:r>
        <w:r>
          <w:t xml:space="preserve"> problem.</w:t>
        </w:r>
      </w:ins>
    </w:p>
  </w:footnote>
  <w:footnote w:id="4">
    <w:p w14:paraId="1D8765FF" w14:textId="77777777" w:rsidR="00EF0338" w:rsidRPr="007E20F3" w:rsidRDefault="00EF0338"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5">
    <w:p w14:paraId="6E609AA9" w14:textId="170C83A3" w:rsidR="00EF0338" w:rsidRPr="00E01F3C" w:rsidRDefault="00EF0338"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6">
    <w:p w14:paraId="0B1A39FD" w14:textId="77777777" w:rsidR="00EF0338" w:rsidRDefault="00EF0338"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EF0338" w:rsidRPr="006646C9" w:rsidRDefault="00EF0338" w:rsidP="00E40B78">
      <w:pPr>
        <w:pStyle w:val="Code"/>
      </w:pPr>
      <w:r>
        <w:t>printf("int: %i, double %f", 123, 23.45);</w:t>
      </w:r>
    </w:p>
  </w:footnote>
  <w:footnote w:id="7">
    <w:p w14:paraId="185C09F4" w14:textId="77777777" w:rsidR="00EF0338" w:rsidRPr="00D93CD3" w:rsidRDefault="00EF0338"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8">
    <w:p w14:paraId="197FA412" w14:textId="26EF7DA7" w:rsidR="00EF0338" w:rsidRPr="0041681A" w:rsidRDefault="00EF0338">
      <w:pPr>
        <w:pStyle w:val="Fotnotstext"/>
      </w:pPr>
      <w:r>
        <w:rPr>
          <w:rStyle w:val="Fotnotsreferens"/>
        </w:rPr>
        <w:footnoteRef/>
      </w:r>
      <w:r>
        <w:t xml:space="preserve"> This due to historical reasons. In the early versions of C, there was no </w:t>
      </w:r>
      <w:r w:rsidRPr="0041681A">
        <w:rPr>
          <w:rStyle w:val="CodeInText0"/>
        </w:rPr>
        <w:t>void</w:t>
      </w:r>
      <w:r>
        <w:t xml:space="preserve"> type. Instead, </w:t>
      </w:r>
      <w:r w:rsidRPr="0041681A">
        <w:rPr>
          <w:rStyle w:val="CodeInText0"/>
        </w:rPr>
        <w:t>char</w:t>
      </w:r>
      <w:r>
        <w:t xml:space="preserve"> was used a generic type in pointer expressions. Therefore, it was (and still is) important that a char always holds one byte.</w:t>
      </w:r>
    </w:p>
  </w:footnote>
  <w:footnote w:id="9">
    <w:p w14:paraId="75356EFC" w14:textId="4C325F93" w:rsidR="00EF0338" w:rsidRPr="008A39BB" w:rsidRDefault="00EF0338">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0">
    <w:p w14:paraId="10319273" w14:textId="77777777" w:rsidR="00EF0338" w:rsidRPr="00DB458B" w:rsidRDefault="00EF0338"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1">
    <w:p w14:paraId="58CBFD86" w14:textId="142C982A" w:rsidR="00EF0338" w:rsidRDefault="00EF0338"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EF0338" w:rsidRPr="00DB458B" w:rsidRDefault="00EF0338">
      <w:pPr>
        <w:pStyle w:val="Fotnotstext"/>
      </w:pPr>
    </w:p>
  </w:footnote>
  <w:footnote w:id="12">
    <w:p w14:paraId="6F2CD1AD" w14:textId="01D73667" w:rsidR="00EF0338" w:rsidRPr="00615CDB" w:rsidRDefault="00EF0338">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3">
    <w:p w14:paraId="2574BD6E" w14:textId="77777777" w:rsidR="00EF0338" w:rsidRPr="00725EAE" w:rsidRDefault="00EF0338"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4">
    <w:p w14:paraId="0A93E7E0" w14:textId="77777777" w:rsidR="00EF0338" w:rsidRPr="00B4576D" w:rsidRDefault="00EF0338"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5">
    <w:p w14:paraId="673337B7" w14:textId="77777777" w:rsidR="00EF0338" w:rsidRPr="00080A22" w:rsidRDefault="00EF0338"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6">
    <w:p w14:paraId="32ED624A" w14:textId="4172F58C" w:rsidR="00EF0338" w:rsidRDefault="00EF0338"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EF0338" w:rsidRDefault="00EF0338" w:rsidP="00E80032">
      <w:pPr>
        <w:pStyle w:val="Code"/>
      </w:pPr>
      <w:r>
        <w:t>#define BOOL int</w:t>
      </w:r>
    </w:p>
    <w:p w14:paraId="5A8A6026" w14:textId="77777777" w:rsidR="00EF0338" w:rsidRDefault="00EF0338" w:rsidP="00E80032">
      <w:pPr>
        <w:pStyle w:val="Code"/>
      </w:pPr>
      <w:r>
        <w:t>#define TRUE 1</w:t>
      </w:r>
    </w:p>
    <w:p w14:paraId="09976B6C" w14:textId="77777777" w:rsidR="00EF0338" w:rsidRPr="00BF232B" w:rsidRDefault="00EF0338" w:rsidP="00E80032">
      <w:pPr>
        <w:pStyle w:val="Code"/>
      </w:pPr>
      <w:r>
        <w:t>#define FALSE 0</w:t>
      </w:r>
    </w:p>
  </w:footnote>
  <w:footnote w:id="17">
    <w:p w14:paraId="1100CB01" w14:textId="77777777" w:rsidR="00EF0338" w:rsidRDefault="00EF0338"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18">
    <w:p w14:paraId="6678A4C0" w14:textId="77777777" w:rsidR="00EF0338" w:rsidRDefault="00EF0338" w:rsidP="00E80032">
      <w:r>
        <w:rPr>
          <w:rStyle w:val="Fotnotsreferens"/>
        </w:rPr>
        <w:footnoteRef/>
      </w:r>
      <w:r>
        <w:t xml:space="preserve"> Depending of the compiler and its warning level settings.</w:t>
      </w:r>
    </w:p>
  </w:footnote>
  <w:footnote w:id="19">
    <w:p w14:paraId="3D554D37" w14:textId="77777777" w:rsidR="00EF0338" w:rsidRPr="004679D4" w:rsidRDefault="00EF0338"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0">
    <w:p w14:paraId="0C800D4D" w14:textId="77777777" w:rsidR="00EF0338" w:rsidRPr="00C03AB7" w:rsidRDefault="00EF0338"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1">
    <w:p w14:paraId="278B000B" w14:textId="77777777" w:rsidR="00EF0338" w:rsidRPr="000C5114" w:rsidRDefault="00EF0338"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2">
    <w:p w14:paraId="1A8D5AE6" w14:textId="77777777" w:rsidR="00EF0338" w:rsidRPr="002343ED" w:rsidRDefault="00EF0338"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3">
    <w:p w14:paraId="3BE4E62C" w14:textId="77777777" w:rsidR="00EF0338" w:rsidRDefault="00EF0338" w:rsidP="00E80032">
      <w:r>
        <w:rPr>
          <w:rStyle w:val="Fotnotsreferens"/>
        </w:rPr>
        <w:footnoteRef/>
      </w:r>
      <w:r>
        <w:t xml:space="preserve"> However, we have no knowledge about the actual address; it may be 10,000 or anything else.</w:t>
      </w:r>
    </w:p>
  </w:footnote>
  <w:footnote w:id="24">
    <w:p w14:paraId="575EFDCD" w14:textId="77777777" w:rsidR="00EF0338" w:rsidRPr="009B0162" w:rsidRDefault="00EF0338" w:rsidP="00E80032">
      <w:r>
        <w:rPr>
          <w:rStyle w:val="Fotnotsreferens"/>
        </w:rPr>
        <w:footnoteRef/>
      </w:r>
      <w:r w:rsidRPr="009B0162">
        <w:t xml:space="preserve"> In C++, the ampersand is also used</w:t>
      </w:r>
      <w:r>
        <w:t xml:space="preserve"> to define references variables, which are not included in C.</w:t>
      </w:r>
    </w:p>
  </w:footnote>
  <w:footnote w:id="25">
    <w:p w14:paraId="723B76D0" w14:textId="77777777" w:rsidR="00EF0338" w:rsidRDefault="00EF0338"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6">
    <w:p w14:paraId="6E4A057E" w14:textId="77777777" w:rsidR="00EF0338" w:rsidRDefault="00EF0338"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7">
    <w:p w14:paraId="28C19D66" w14:textId="77777777" w:rsidR="00EF0338" w:rsidRPr="00E554CC" w:rsidRDefault="00EF0338"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28">
    <w:p w14:paraId="26C017D1" w14:textId="77777777" w:rsidR="00EF0338" w:rsidRPr="00391B01" w:rsidRDefault="00EF0338"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29">
    <w:p w14:paraId="325E6486" w14:textId="77777777" w:rsidR="00EF0338" w:rsidRDefault="00EF0338"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0">
    <w:p w14:paraId="6A4339FA" w14:textId="77777777" w:rsidR="00EF0338" w:rsidRDefault="00EF0338"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1">
    <w:p w14:paraId="301408BC" w14:textId="77777777" w:rsidR="00EF0338" w:rsidRDefault="00EF0338" w:rsidP="00E80032">
      <w:r>
        <w:rPr>
          <w:rStyle w:val="Fotnotsreferens"/>
        </w:rPr>
        <w:footnoteRef/>
      </w:r>
      <w:r>
        <w:t xml:space="preserve"> There is no rational explanation, just accept it.</w:t>
      </w:r>
    </w:p>
  </w:footnote>
  <w:footnote w:id="32">
    <w:p w14:paraId="0B9FD0C4" w14:textId="77777777" w:rsidR="00EF0338" w:rsidRDefault="00EF0338"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3">
    <w:p w14:paraId="0D18B916" w14:textId="77777777" w:rsidR="00EF0338" w:rsidRPr="00EF01A1" w:rsidRDefault="00EF0338"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4">
    <w:p w14:paraId="08813838" w14:textId="77777777" w:rsidR="00EF0338" w:rsidRPr="008655EC" w:rsidRDefault="00EF0338"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0"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2"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3"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7"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7" w15:restartNumberingAfterBreak="0">
    <w:nsid w:val="68915423"/>
    <w:multiLevelType w:val="multilevel"/>
    <w:tmpl w:val="A164F7E6"/>
    <w:numStyleLink w:val="Heading"/>
  </w:abstractNum>
  <w:abstractNum w:abstractNumId="7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92B52DB"/>
    <w:multiLevelType w:val="multilevel"/>
    <w:tmpl w:val="A164F7E6"/>
    <w:numStyleLink w:val="Heading"/>
  </w:abstractNum>
  <w:abstractNum w:abstractNumId="80"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0"/>
  </w:num>
  <w:num w:numId="7">
    <w:abstractNumId w:val="55"/>
  </w:num>
  <w:num w:numId="8">
    <w:abstractNumId w:val="79"/>
  </w:num>
  <w:num w:numId="9">
    <w:abstractNumId w:val="46"/>
  </w:num>
  <w:num w:numId="10">
    <w:abstractNumId w:val="34"/>
  </w:num>
  <w:num w:numId="11">
    <w:abstractNumId w:val="77"/>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5"/>
  </w:num>
  <w:num w:numId="31">
    <w:abstractNumId w:val="12"/>
  </w:num>
  <w:num w:numId="32">
    <w:abstractNumId w:val="88"/>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2"/>
  </w:num>
  <w:num w:numId="45">
    <w:abstractNumId w:val="78"/>
  </w:num>
  <w:num w:numId="46">
    <w:abstractNumId w:val="49"/>
  </w:num>
  <w:num w:numId="47">
    <w:abstractNumId w:val="61"/>
  </w:num>
  <w:num w:numId="48">
    <w:abstractNumId w:val="11"/>
  </w:num>
  <w:num w:numId="49">
    <w:abstractNumId w:val="16"/>
  </w:num>
  <w:num w:numId="50">
    <w:abstractNumId w:val="53"/>
  </w:num>
  <w:num w:numId="51">
    <w:abstractNumId w:val="10"/>
  </w:num>
  <w:num w:numId="52">
    <w:abstractNumId w:val="85"/>
  </w:num>
  <w:num w:numId="53">
    <w:abstractNumId w:val="74"/>
  </w:num>
  <w:num w:numId="54">
    <w:abstractNumId w:val="29"/>
  </w:num>
  <w:num w:numId="55">
    <w:abstractNumId w:val="64"/>
  </w:num>
  <w:num w:numId="56">
    <w:abstractNumId w:val="17"/>
  </w:num>
  <w:num w:numId="57">
    <w:abstractNumId w:val="80"/>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6"/>
  </w:num>
  <w:num w:numId="69">
    <w:abstractNumId w:val="36"/>
  </w:num>
  <w:num w:numId="70">
    <w:abstractNumId w:val="23"/>
  </w:num>
  <w:num w:numId="71">
    <w:abstractNumId w:val="76"/>
  </w:num>
  <w:num w:numId="72">
    <w:abstractNumId w:val="22"/>
  </w:num>
  <w:num w:numId="73">
    <w:abstractNumId w:val="71"/>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6"/>
  </w:num>
  <w:num w:numId="81">
    <w:abstractNumId w:val="68"/>
  </w:num>
  <w:num w:numId="82">
    <w:abstractNumId w:val="58"/>
  </w:num>
  <w:num w:numId="83">
    <w:abstractNumId w:val="63"/>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3"/>
  </w:num>
  <w:num w:numId="88">
    <w:abstractNumId w:val="84"/>
  </w:num>
  <w:num w:numId="89">
    <w:abstractNumId w:val="69"/>
  </w:num>
  <w:num w:numId="90">
    <w:abstractNumId w:val="81"/>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3"/>
  </w:num>
  <w:num w:numId="100">
    <w:abstractNumId w:val="70"/>
  </w:num>
  <w:num w:numId="101">
    <w:abstractNumId w:val="67"/>
  </w:num>
  <w:num w:numId="102">
    <w:abstractNumId w:val="87"/>
  </w:num>
  <w:num w:numId="103">
    <w:abstractNumId w:val="30"/>
  </w:num>
  <w:num w:numId="104">
    <w:abstractNumId w:val="43"/>
  </w:num>
  <w:num w:numId="105">
    <w:abstractNumId w:val="19"/>
  </w:num>
  <w:num w:numId="106">
    <w:abstractNumId w:val="65"/>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2"/>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2"/>
  </w:num>
  <w:num w:numId="142">
    <w:abstractNumId w:val="59"/>
  </w:num>
  <w:numIdMacAtCleanup w:val="14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zoom w:percent="17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5DB"/>
    <w:rsid w:val="00017A47"/>
    <w:rsid w:val="00017A89"/>
    <w:rsid w:val="0002015E"/>
    <w:rsid w:val="000207E8"/>
    <w:rsid w:val="00020850"/>
    <w:rsid w:val="00020F00"/>
    <w:rsid w:val="00021034"/>
    <w:rsid w:val="00021505"/>
    <w:rsid w:val="000216A5"/>
    <w:rsid w:val="00021816"/>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42"/>
    <w:rsid w:val="000273DB"/>
    <w:rsid w:val="0002788B"/>
    <w:rsid w:val="00027F3B"/>
    <w:rsid w:val="00027F7E"/>
    <w:rsid w:val="00027FFA"/>
    <w:rsid w:val="00030177"/>
    <w:rsid w:val="0003018C"/>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99A"/>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83"/>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3014"/>
    <w:rsid w:val="00083493"/>
    <w:rsid w:val="00083623"/>
    <w:rsid w:val="0008374E"/>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B3E"/>
    <w:rsid w:val="00087BDD"/>
    <w:rsid w:val="00087EC8"/>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076"/>
    <w:rsid w:val="00097305"/>
    <w:rsid w:val="00097FF3"/>
    <w:rsid w:val="000A036D"/>
    <w:rsid w:val="000A073D"/>
    <w:rsid w:val="000A0865"/>
    <w:rsid w:val="000A0AD9"/>
    <w:rsid w:val="000A0BB2"/>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98B"/>
    <w:rsid w:val="000C1A39"/>
    <w:rsid w:val="000C1BEC"/>
    <w:rsid w:val="000C1CF3"/>
    <w:rsid w:val="000C2300"/>
    <w:rsid w:val="000C2418"/>
    <w:rsid w:val="000C2803"/>
    <w:rsid w:val="000C284D"/>
    <w:rsid w:val="000C2BEA"/>
    <w:rsid w:val="000C2E0A"/>
    <w:rsid w:val="000C2E46"/>
    <w:rsid w:val="000C3087"/>
    <w:rsid w:val="000C3467"/>
    <w:rsid w:val="000C3585"/>
    <w:rsid w:val="000C363D"/>
    <w:rsid w:val="000C366C"/>
    <w:rsid w:val="000C3B21"/>
    <w:rsid w:val="000C4259"/>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0F"/>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1C3D"/>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70B"/>
    <w:rsid w:val="001219F2"/>
    <w:rsid w:val="00121F09"/>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2D4E"/>
    <w:rsid w:val="00133398"/>
    <w:rsid w:val="001335B8"/>
    <w:rsid w:val="00133A16"/>
    <w:rsid w:val="00133AC0"/>
    <w:rsid w:val="00133C35"/>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13"/>
    <w:rsid w:val="00137B8A"/>
    <w:rsid w:val="00137E5D"/>
    <w:rsid w:val="00137ECA"/>
    <w:rsid w:val="00137FEB"/>
    <w:rsid w:val="00140333"/>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3F3"/>
    <w:rsid w:val="001476AE"/>
    <w:rsid w:val="0014792D"/>
    <w:rsid w:val="00147CD0"/>
    <w:rsid w:val="00147E53"/>
    <w:rsid w:val="00147F72"/>
    <w:rsid w:val="001501D6"/>
    <w:rsid w:val="001506AE"/>
    <w:rsid w:val="00150728"/>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8C6"/>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44B"/>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B67"/>
    <w:rsid w:val="001C7F1D"/>
    <w:rsid w:val="001D001C"/>
    <w:rsid w:val="001D005D"/>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6DE8"/>
    <w:rsid w:val="001E7BBF"/>
    <w:rsid w:val="001E7D35"/>
    <w:rsid w:val="001F038C"/>
    <w:rsid w:val="001F042F"/>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620"/>
    <w:rsid w:val="001F68E0"/>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7034"/>
    <w:rsid w:val="0021715D"/>
    <w:rsid w:val="002176A7"/>
    <w:rsid w:val="00217748"/>
    <w:rsid w:val="00217A29"/>
    <w:rsid w:val="00217AC8"/>
    <w:rsid w:val="00217ED5"/>
    <w:rsid w:val="002200BD"/>
    <w:rsid w:val="002208BC"/>
    <w:rsid w:val="0022094B"/>
    <w:rsid w:val="00220B8B"/>
    <w:rsid w:val="00220C33"/>
    <w:rsid w:val="00220E21"/>
    <w:rsid w:val="0022237B"/>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32"/>
    <w:rsid w:val="00241B55"/>
    <w:rsid w:val="00241DB4"/>
    <w:rsid w:val="00241DF3"/>
    <w:rsid w:val="00242194"/>
    <w:rsid w:val="0024224C"/>
    <w:rsid w:val="00242853"/>
    <w:rsid w:val="00242C8A"/>
    <w:rsid w:val="00242FA9"/>
    <w:rsid w:val="002430A1"/>
    <w:rsid w:val="002432CA"/>
    <w:rsid w:val="0024340B"/>
    <w:rsid w:val="00243884"/>
    <w:rsid w:val="00243B1C"/>
    <w:rsid w:val="00243B8E"/>
    <w:rsid w:val="002444A9"/>
    <w:rsid w:val="002446F7"/>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D23"/>
    <w:rsid w:val="00252385"/>
    <w:rsid w:val="002523E5"/>
    <w:rsid w:val="00252F85"/>
    <w:rsid w:val="00253A16"/>
    <w:rsid w:val="002544FC"/>
    <w:rsid w:val="00254520"/>
    <w:rsid w:val="00254870"/>
    <w:rsid w:val="002548F8"/>
    <w:rsid w:val="00254C3D"/>
    <w:rsid w:val="00254DA4"/>
    <w:rsid w:val="002551E3"/>
    <w:rsid w:val="002554E1"/>
    <w:rsid w:val="0025564A"/>
    <w:rsid w:val="002556BA"/>
    <w:rsid w:val="00255C4F"/>
    <w:rsid w:val="00255D39"/>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52B"/>
    <w:rsid w:val="00271723"/>
    <w:rsid w:val="0027179E"/>
    <w:rsid w:val="00271A3C"/>
    <w:rsid w:val="00271DD8"/>
    <w:rsid w:val="00271F1F"/>
    <w:rsid w:val="00272521"/>
    <w:rsid w:val="00272A17"/>
    <w:rsid w:val="00272FB1"/>
    <w:rsid w:val="00272FE8"/>
    <w:rsid w:val="0027372E"/>
    <w:rsid w:val="0027377B"/>
    <w:rsid w:val="00273957"/>
    <w:rsid w:val="00273A7F"/>
    <w:rsid w:val="00273AA4"/>
    <w:rsid w:val="00273BBD"/>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FF1"/>
    <w:rsid w:val="0029308A"/>
    <w:rsid w:val="00293565"/>
    <w:rsid w:val="00293CEB"/>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2A6"/>
    <w:rsid w:val="002977AF"/>
    <w:rsid w:val="0029798C"/>
    <w:rsid w:val="002A003F"/>
    <w:rsid w:val="002A01C7"/>
    <w:rsid w:val="002A0376"/>
    <w:rsid w:val="002A08C1"/>
    <w:rsid w:val="002A0975"/>
    <w:rsid w:val="002A09BA"/>
    <w:rsid w:val="002A0C79"/>
    <w:rsid w:val="002A0E98"/>
    <w:rsid w:val="002A163E"/>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668"/>
    <w:rsid w:val="002B170B"/>
    <w:rsid w:val="002B1AB8"/>
    <w:rsid w:val="002B1B40"/>
    <w:rsid w:val="002B1DB0"/>
    <w:rsid w:val="002B20DE"/>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3B5"/>
    <w:rsid w:val="002B6503"/>
    <w:rsid w:val="002B6755"/>
    <w:rsid w:val="002B70C1"/>
    <w:rsid w:val="002B71A1"/>
    <w:rsid w:val="002B7454"/>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040"/>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7019"/>
    <w:rsid w:val="002D7262"/>
    <w:rsid w:val="002D73F8"/>
    <w:rsid w:val="002D7636"/>
    <w:rsid w:val="002D7B1F"/>
    <w:rsid w:val="002D7C8F"/>
    <w:rsid w:val="002D7DCD"/>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F9A"/>
    <w:rsid w:val="002E523A"/>
    <w:rsid w:val="002E5264"/>
    <w:rsid w:val="002E5628"/>
    <w:rsid w:val="002E5ABC"/>
    <w:rsid w:val="002E5C91"/>
    <w:rsid w:val="002E5CF7"/>
    <w:rsid w:val="002E5D85"/>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9EF"/>
    <w:rsid w:val="002F6A62"/>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8B7"/>
    <w:rsid w:val="00321CE7"/>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40B"/>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569"/>
    <w:rsid w:val="003758D0"/>
    <w:rsid w:val="003758E2"/>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2024"/>
    <w:rsid w:val="00382291"/>
    <w:rsid w:val="00382592"/>
    <w:rsid w:val="0038286D"/>
    <w:rsid w:val="00382C9C"/>
    <w:rsid w:val="00382D84"/>
    <w:rsid w:val="00382E4D"/>
    <w:rsid w:val="003830EB"/>
    <w:rsid w:val="00383494"/>
    <w:rsid w:val="00383981"/>
    <w:rsid w:val="00383AD8"/>
    <w:rsid w:val="00383ED8"/>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62B"/>
    <w:rsid w:val="00387743"/>
    <w:rsid w:val="0038788D"/>
    <w:rsid w:val="00387F6E"/>
    <w:rsid w:val="003900EB"/>
    <w:rsid w:val="003901CA"/>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5F8D"/>
    <w:rsid w:val="003A609A"/>
    <w:rsid w:val="003A60DE"/>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517"/>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11F8"/>
    <w:rsid w:val="003F1328"/>
    <w:rsid w:val="003F13C3"/>
    <w:rsid w:val="003F1539"/>
    <w:rsid w:val="003F19DA"/>
    <w:rsid w:val="003F1CD8"/>
    <w:rsid w:val="003F24C8"/>
    <w:rsid w:val="003F2683"/>
    <w:rsid w:val="003F283C"/>
    <w:rsid w:val="003F288E"/>
    <w:rsid w:val="003F292C"/>
    <w:rsid w:val="003F2B13"/>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AD"/>
    <w:rsid w:val="003F764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3E09"/>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0F7"/>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47861"/>
    <w:rsid w:val="00447975"/>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88C"/>
    <w:rsid w:val="00452A7A"/>
    <w:rsid w:val="00452BF1"/>
    <w:rsid w:val="00452C49"/>
    <w:rsid w:val="0045354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DD6"/>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C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922"/>
    <w:rsid w:val="00496BAD"/>
    <w:rsid w:val="00496C0E"/>
    <w:rsid w:val="00497125"/>
    <w:rsid w:val="00497192"/>
    <w:rsid w:val="00497631"/>
    <w:rsid w:val="0049789A"/>
    <w:rsid w:val="0049792A"/>
    <w:rsid w:val="00497989"/>
    <w:rsid w:val="00497BCB"/>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CD5"/>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62B"/>
    <w:rsid w:val="004C7E7A"/>
    <w:rsid w:val="004D017A"/>
    <w:rsid w:val="004D01FF"/>
    <w:rsid w:val="004D0567"/>
    <w:rsid w:val="004D06E3"/>
    <w:rsid w:val="004D06F7"/>
    <w:rsid w:val="004D12C4"/>
    <w:rsid w:val="004D13ED"/>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1A8"/>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4F"/>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27F"/>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64"/>
    <w:rsid w:val="00545F3A"/>
    <w:rsid w:val="0054620E"/>
    <w:rsid w:val="005462C2"/>
    <w:rsid w:val="00546412"/>
    <w:rsid w:val="00546944"/>
    <w:rsid w:val="00546A54"/>
    <w:rsid w:val="00546C2B"/>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E70"/>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3E"/>
    <w:rsid w:val="005840CC"/>
    <w:rsid w:val="005843DF"/>
    <w:rsid w:val="005844F5"/>
    <w:rsid w:val="00584D79"/>
    <w:rsid w:val="00584DFF"/>
    <w:rsid w:val="00584E5F"/>
    <w:rsid w:val="0058578B"/>
    <w:rsid w:val="00585AF9"/>
    <w:rsid w:val="00585F92"/>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412"/>
    <w:rsid w:val="005978BA"/>
    <w:rsid w:val="00597914"/>
    <w:rsid w:val="00597A49"/>
    <w:rsid w:val="00597B05"/>
    <w:rsid w:val="00597B14"/>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122"/>
    <w:rsid w:val="005C429B"/>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0F1"/>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294"/>
    <w:rsid w:val="00610574"/>
    <w:rsid w:val="0061063E"/>
    <w:rsid w:val="0061106F"/>
    <w:rsid w:val="006110CF"/>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17A14"/>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FFC"/>
    <w:rsid w:val="00632339"/>
    <w:rsid w:val="006323A0"/>
    <w:rsid w:val="00632415"/>
    <w:rsid w:val="00632416"/>
    <w:rsid w:val="0063242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5D13"/>
    <w:rsid w:val="006362EF"/>
    <w:rsid w:val="00636B1C"/>
    <w:rsid w:val="00636D7F"/>
    <w:rsid w:val="00636FC6"/>
    <w:rsid w:val="00637126"/>
    <w:rsid w:val="006375DF"/>
    <w:rsid w:val="006376E3"/>
    <w:rsid w:val="006376F5"/>
    <w:rsid w:val="0063770B"/>
    <w:rsid w:val="006377A1"/>
    <w:rsid w:val="00640170"/>
    <w:rsid w:val="006403B6"/>
    <w:rsid w:val="0064050B"/>
    <w:rsid w:val="0064067A"/>
    <w:rsid w:val="00640B29"/>
    <w:rsid w:val="00640C20"/>
    <w:rsid w:val="00640DA7"/>
    <w:rsid w:val="00640DB5"/>
    <w:rsid w:val="00640E53"/>
    <w:rsid w:val="00641064"/>
    <w:rsid w:val="006410B0"/>
    <w:rsid w:val="006411DF"/>
    <w:rsid w:val="006411F4"/>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B72"/>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408"/>
    <w:rsid w:val="00665D1C"/>
    <w:rsid w:val="00666227"/>
    <w:rsid w:val="0066665E"/>
    <w:rsid w:val="0066666A"/>
    <w:rsid w:val="006668C0"/>
    <w:rsid w:val="00666AA6"/>
    <w:rsid w:val="00666B2A"/>
    <w:rsid w:val="00666CD5"/>
    <w:rsid w:val="00666E2F"/>
    <w:rsid w:val="00667055"/>
    <w:rsid w:val="00667667"/>
    <w:rsid w:val="00667A17"/>
    <w:rsid w:val="006701FB"/>
    <w:rsid w:val="0067024B"/>
    <w:rsid w:val="00670400"/>
    <w:rsid w:val="00670599"/>
    <w:rsid w:val="00670910"/>
    <w:rsid w:val="00670932"/>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D33"/>
    <w:rsid w:val="006B074A"/>
    <w:rsid w:val="006B0843"/>
    <w:rsid w:val="006B0E0A"/>
    <w:rsid w:val="006B0E49"/>
    <w:rsid w:val="006B1278"/>
    <w:rsid w:val="006B1357"/>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C37"/>
    <w:rsid w:val="006D4D47"/>
    <w:rsid w:val="006D4E4D"/>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B64"/>
    <w:rsid w:val="00715F10"/>
    <w:rsid w:val="0071602B"/>
    <w:rsid w:val="0071618F"/>
    <w:rsid w:val="00716371"/>
    <w:rsid w:val="007166B9"/>
    <w:rsid w:val="007167CF"/>
    <w:rsid w:val="00716F77"/>
    <w:rsid w:val="00717305"/>
    <w:rsid w:val="007175D9"/>
    <w:rsid w:val="007177B3"/>
    <w:rsid w:val="007179E6"/>
    <w:rsid w:val="00717D17"/>
    <w:rsid w:val="00717D98"/>
    <w:rsid w:val="00717F58"/>
    <w:rsid w:val="0072024D"/>
    <w:rsid w:val="0072083F"/>
    <w:rsid w:val="00720B5F"/>
    <w:rsid w:val="00720BE0"/>
    <w:rsid w:val="00720D40"/>
    <w:rsid w:val="00720FEB"/>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92"/>
    <w:rsid w:val="00727E80"/>
    <w:rsid w:val="00730167"/>
    <w:rsid w:val="007301A2"/>
    <w:rsid w:val="007304FA"/>
    <w:rsid w:val="00730572"/>
    <w:rsid w:val="00730708"/>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9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06"/>
    <w:rsid w:val="00784E13"/>
    <w:rsid w:val="007850D8"/>
    <w:rsid w:val="00785171"/>
    <w:rsid w:val="0078566F"/>
    <w:rsid w:val="00785987"/>
    <w:rsid w:val="00785A34"/>
    <w:rsid w:val="00785B15"/>
    <w:rsid w:val="00785B64"/>
    <w:rsid w:val="00785BC6"/>
    <w:rsid w:val="00785C18"/>
    <w:rsid w:val="00785D68"/>
    <w:rsid w:val="00786584"/>
    <w:rsid w:val="00786A93"/>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EFD"/>
    <w:rsid w:val="007A1F79"/>
    <w:rsid w:val="007A21FA"/>
    <w:rsid w:val="007A23A1"/>
    <w:rsid w:val="007A25A1"/>
    <w:rsid w:val="007A271F"/>
    <w:rsid w:val="007A29AB"/>
    <w:rsid w:val="007A29CA"/>
    <w:rsid w:val="007A29F1"/>
    <w:rsid w:val="007A326A"/>
    <w:rsid w:val="007A38F8"/>
    <w:rsid w:val="007A39C8"/>
    <w:rsid w:val="007A3A81"/>
    <w:rsid w:val="007A3B4E"/>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2B"/>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14"/>
    <w:rsid w:val="00830DC2"/>
    <w:rsid w:val="00830E5B"/>
    <w:rsid w:val="00830FE1"/>
    <w:rsid w:val="00831709"/>
    <w:rsid w:val="00831B3B"/>
    <w:rsid w:val="00831C4A"/>
    <w:rsid w:val="00831F25"/>
    <w:rsid w:val="0083215B"/>
    <w:rsid w:val="00832275"/>
    <w:rsid w:val="008323AC"/>
    <w:rsid w:val="008323F6"/>
    <w:rsid w:val="0083253D"/>
    <w:rsid w:val="00832C1C"/>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BE9"/>
    <w:rsid w:val="00855D78"/>
    <w:rsid w:val="008562B1"/>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37"/>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2364"/>
    <w:rsid w:val="00872A28"/>
    <w:rsid w:val="008732B4"/>
    <w:rsid w:val="0087340E"/>
    <w:rsid w:val="00873826"/>
    <w:rsid w:val="008738A0"/>
    <w:rsid w:val="008739A0"/>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D8"/>
    <w:rsid w:val="008F36BB"/>
    <w:rsid w:val="008F371F"/>
    <w:rsid w:val="008F3B1F"/>
    <w:rsid w:val="008F426B"/>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90"/>
    <w:rsid w:val="00953425"/>
    <w:rsid w:val="009534AB"/>
    <w:rsid w:val="00953741"/>
    <w:rsid w:val="009537A3"/>
    <w:rsid w:val="00953C1A"/>
    <w:rsid w:val="00953E34"/>
    <w:rsid w:val="00953E88"/>
    <w:rsid w:val="00953E93"/>
    <w:rsid w:val="00953F11"/>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5C3"/>
    <w:rsid w:val="009708E3"/>
    <w:rsid w:val="009709E9"/>
    <w:rsid w:val="00970A07"/>
    <w:rsid w:val="00970AF7"/>
    <w:rsid w:val="00970DB5"/>
    <w:rsid w:val="0097105C"/>
    <w:rsid w:val="0097122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39A"/>
    <w:rsid w:val="0098440F"/>
    <w:rsid w:val="009844DC"/>
    <w:rsid w:val="009845B3"/>
    <w:rsid w:val="009845E6"/>
    <w:rsid w:val="00984674"/>
    <w:rsid w:val="009846FE"/>
    <w:rsid w:val="00984FD4"/>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8EF"/>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31B"/>
    <w:rsid w:val="009B1445"/>
    <w:rsid w:val="009B14A3"/>
    <w:rsid w:val="009B15FB"/>
    <w:rsid w:val="009B1777"/>
    <w:rsid w:val="009B19ED"/>
    <w:rsid w:val="009B2103"/>
    <w:rsid w:val="009B2191"/>
    <w:rsid w:val="009B2445"/>
    <w:rsid w:val="009B25E1"/>
    <w:rsid w:val="009B2662"/>
    <w:rsid w:val="009B26CE"/>
    <w:rsid w:val="009B2944"/>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B87"/>
    <w:rsid w:val="009C3E71"/>
    <w:rsid w:val="009C3EA9"/>
    <w:rsid w:val="009C3F06"/>
    <w:rsid w:val="009C3FA1"/>
    <w:rsid w:val="009C410A"/>
    <w:rsid w:val="009C4283"/>
    <w:rsid w:val="009C4686"/>
    <w:rsid w:val="009C4B53"/>
    <w:rsid w:val="009C4D22"/>
    <w:rsid w:val="009C5176"/>
    <w:rsid w:val="009C5437"/>
    <w:rsid w:val="009C5475"/>
    <w:rsid w:val="009C54DF"/>
    <w:rsid w:val="009C5516"/>
    <w:rsid w:val="009C5B8F"/>
    <w:rsid w:val="009C5BA8"/>
    <w:rsid w:val="009C5D33"/>
    <w:rsid w:val="009C6719"/>
    <w:rsid w:val="009C6AA8"/>
    <w:rsid w:val="009C6DEB"/>
    <w:rsid w:val="009C7243"/>
    <w:rsid w:val="009C749A"/>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ED5"/>
    <w:rsid w:val="009E5F57"/>
    <w:rsid w:val="009E6302"/>
    <w:rsid w:val="009E63D8"/>
    <w:rsid w:val="009E6906"/>
    <w:rsid w:val="009E6A82"/>
    <w:rsid w:val="009E6D84"/>
    <w:rsid w:val="009E6F58"/>
    <w:rsid w:val="009E7264"/>
    <w:rsid w:val="009E72BD"/>
    <w:rsid w:val="009E72E5"/>
    <w:rsid w:val="009E7754"/>
    <w:rsid w:val="009E7957"/>
    <w:rsid w:val="009E7CB2"/>
    <w:rsid w:val="009F0030"/>
    <w:rsid w:val="009F0215"/>
    <w:rsid w:val="009F0241"/>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2801"/>
    <w:rsid w:val="00A233BD"/>
    <w:rsid w:val="00A23642"/>
    <w:rsid w:val="00A23741"/>
    <w:rsid w:val="00A23B3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9DC"/>
    <w:rsid w:val="00A43BA9"/>
    <w:rsid w:val="00A43DA5"/>
    <w:rsid w:val="00A43FEB"/>
    <w:rsid w:val="00A44141"/>
    <w:rsid w:val="00A444C3"/>
    <w:rsid w:val="00A44C2B"/>
    <w:rsid w:val="00A4502F"/>
    <w:rsid w:val="00A45048"/>
    <w:rsid w:val="00A45739"/>
    <w:rsid w:val="00A45A79"/>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1FF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5055"/>
    <w:rsid w:val="00A75BB6"/>
    <w:rsid w:val="00A762CF"/>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BB1"/>
    <w:rsid w:val="00A97F10"/>
    <w:rsid w:val="00AA03B3"/>
    <w:rsid w:val="00AA0871"/>
    <w:rsid w:val="00AA0B3E"/>
    <w:rsid w:val="00AA0CE9"/>
    <w:rsid w:val="00AA0D21"/>
    <w:rsid w:val="00AA1CB0"/>
    <w:rsid w:val="00AA1EA8"/>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4F90"/>
    <w:rsid w:val="00AC571D"/>
    <w:rsid w:val="00AC631C"/>
    <w:rsid w:val="00AC64C0"/>
    <w:rsid w:val="00AC6721"/>
    <w:rsid w:val="00AC69E1"/>
    <w:rsid w:val="00AC6E99"/>
    <w:rsid w:val="00AC71D7"/>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268"/>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FA6"/>
    <w:rsid w:val="00AE70FE"/>
    <w:rsid w:val="00AE7175"/>
    <w:rsid w:val="00AE72AA"/>
    <w:rsid w:val="00AE7395"/>
    <w:rsid w:val="00AE77D6"/>
    <w:rsid w:val="00AE79B1"/>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31"/>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6177"/>
    <w:rsid w:val="00B16238"/>
    <w:rsid w:val="00B16377"/>
    <w:rsid w:val="00B16D11"/>
    <w:rsid w:val="00B16DE2"/>
    <w:rsid w:val="00B16EE9"/>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DBF"/>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123"/>
    <w:rsid w:val="00B303AA"/>
    <w:rsid w:val="00B3089C"/>
    <w:rsid w:val="00B3115C"/>
    <w:rsid w:val="00B311A1"/>
    <w:rsid w:val="00B31247"/>
    <w:rsid w:val="00B31259"/>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2FB6"/>
    <w:rsid w:val="00B5379F"/>
    <w:rsid w:val="00B53F04"/>
    <w:rsid w:val="00B5424F"/>
    <w:rsid w:val="00B54655"/>
    <w:rsid w:val="00B54C53"/>
    <w:rsid w:val="00B55237"/>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036"/>
    <w:rsid w:val="00B76174"/>
    <w:rsid w:val="00B764B9"/>
    <w:rsid w:val="00B772B4"/>
    <w:rsid w:val="00B77388"/>
    <w:rsid w:val="00B773D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983"/>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B2D"/>
    <w:rsid w:val="00B96B32"/>
    <w:rsid w:val="00B96F81"/>
    <w:rsid w:val="00B96FBF"/>
    <w:rsid w:val="00B97307"/>
    <w:rsid w:val="00B9733B"/>
    <w:rsid w:val="00B97481"/>
    <w:rsid w:val="00BA028E"/>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D68"/>
    <w:rsid w:val="00BC3E13"/>
    <w:rsid w:val="00BC3E20"/>
    <w:rsid w:val="00BC3E8D"/>
    <w:rsid w:val="00BC3EA7"/>
    <w:rsid w:val="00BC4624"/>
    <w:rsid w:val="00BC4BCD"/>
    <w:rsid w:val="00BC4DBD"/>
    <w:rsid w:val="00BC5309"/>
    <w:rsid w:val="00BC560C"/>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361"/>
    <w:rsid w:val="00BD450D"/>
    <w:rsid w:val="00BD48E0"/>
    <w:rsid w:val="00BD4921"/>
    <w:rsid w:val="00BD4B2D"/>
    <w:rsid w:val="00BD4BAE"/>
    <w:rsid w:val="00BD4DCD"/>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4E63"/>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8B"/>
    <w:rsid w:val="00BF3BC6"/>
    <w:rsid w:val="00BF3FB0"/>
    <w:rsid w:val="00BF4218"/>
    <w:rsid w:val="00BF4347"/>
    <w:rsid w:val="00BF4587"/>
    <w:rsid w:val="00BF4954"/>
    <w:rsid w:val="00BF4ACB"/>
    <w:rsid w:val="00BF4FE6"/>
    <w:rsid w:val="00BF5180"/>
    <w:rsid w:val="00BF56ED"/>
    <w:rsid w:val="00BF5BE9"/>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DB"/>
    <w:rsid w:val="00C02847"/>
    <w:rsid w:val="00C02A94"/>
    <w:rsid w:val="00C02CAD"/>
    <w:rsid w:val="00C02F6D"/>
    <w:rsid w:val="00C03081"/>
    <w:rsid w:val="00C0365F"/>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89A"/>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D50"/>
    <w:rsid w:val="00C36E87"/>
    <w:rsid w:val="00C36E8E"/>
    <w:rsid w:val="00C37108"/>
    <w:rsid w:val="00C3772C"/>
    <w:rsid w:val="00C37847"/>
    <w:rsid w:val="00C37913"/>
    <w:rsid w:val="00C37931"/>
    <w:rsid w:val="00C37A71"/>
    <w:rsid w:val="00C40559"/>
    <w:rsid w:val="00C4061E"/>
    <w:rsid w:val="00C40BF0"/>
    <w:rsid w:val="00C40D17"/>
    <w:rsid w:val="00C40E1A"/>
    <w:rsid w:val="00C4103B"/>
    <w:rsid w:val="00C4124F"/>
    <w:rsid w:val="00C412DB"/>
    <w:rsid w:val="00C414B6"/>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20B"/>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F4B"/>
    <w:rsid w:val="00C64273"/>
    <w:rsid w:val="00C643E5"/>
    <w:rsid w:val="00C6461A"/>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5789"/>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B2D"/>
    <w:rsid w:val="00CA5B6A"/>
    <w:rsid w:val="00CA6030"/>
    <w:rsid w:val="00CA61BD"/>
    <w:rsid w:val="00CA623C"/>
    <w:rsid w:val="00CA623F"/>
    <w:rsid w:val="00CA64D3"/>
    <w:rsid w:val="00CA73F6"/>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861"/>
    <w:rsid w:val="00CB6948"/>
    <w:rsid w:val="00CB6B16"/>
    <w:rsid w:val="00CB6BA1"/>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459"/>
    <w:rsid w:val="00CC2574"/>
    <w:rsid w:val="00CC25C8"/>
    <w:rsid w:val="00CC27A9"/>
    <w:rsid w:val="00CC2922"/>
    <w:rsid w:val="00CC29C4"/>
    <w:rsid w:val="00CC2B3A"/>
    <w:rsid w:val="00CC2D25"/>
    <w:rsid w:val="00CC2DFD"/>
    <w:rsid w:val="00CC31EE"/>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407"/>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420"/>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3B0"/>
    <w:rsid w:val="00D135C8"/>
    <w:rsid w:val="00D1396E"/>
    <w:rsid w:val="00D13B3D"/>
    <w:rsid w:val="00D13BB0"/>
    <w:rsid w:val="00D141B7"/>
    <w:rsid w:val="00D14871"/>
    <w:rsid w:val="00D14A78"/>
    <w:rsid w:val="00D14BA1"/>
    <w:rsid w:val="00D14D98"/>
    <w:rsid w:val="00D14F8C"/>
    <w:rsid w:val="00D15243"/>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0F65"/>
    <w:rsid w:val="00D414D0"/>
    <w:rsid w:val="00D417F8"/>
    <w:rsid w:val="00D41A14"/>
    <w:rsid w:val="00D41DFA"/>
    <w:rsid w:val="00D41FF5"/>
    <w:rsid w:val="00D42AF5"/>
    <w:rsid w:val="00D42C82"/>
    <w:rsid w:val="00D42CCA"/>
    <w:rsid w:val="00D42FFA"/>
    <w:rsid w:val="00D43016"/>
    <w:rsid w:val="00D4310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AED"/>
    <w:rsid w:val="00D52D8A"/>
    <w:rsid w:val="00D53829"/>
    <w:rsid w:val="00D53AEF"/>
    <w:rsid w:val="00D53CA4"/>
    <w:rsid w:val="00D53CC5"/>
    <w:rsid w:val="00D5402B"/>
    <w:rsid w:val="00D54CEB"/>
    <w:rsid w:val="00D54F8E"/>
    <w:rsid w:val="00D5503D"/>
    <w:rsid w:val="00D555B6"/>
    <w:rsid w:val="00D55C6E"/>
    <w:rsid w:val="00D55C7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EA"/>
    <w:rsid w:val="00DA2EF2"/>
    <w:rsid w:val="00DA30DF"/>
    <w:rsid w:val="00DA382D"/>
    <w:rsid w:val="00DA38D2"/>
    <w:rsid w:val="00DA3A4A"/>
    <w:rsid w:val="00DA3D02"/>
    <w:rsid w:val="00DA3D11"/>
    <w:rsid w:val="00DA3F7B"/>
    <w:rsid w:val="00DA4168"/>
    <w:rsid w:val="00DA43E0"/>
    <w:rsid w:val="00DA442D"/>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BA"/>
    <w:rsid w:val="00DF3FAE"/>
    <w:rsid w:val="00DF3FFD"/>
    <w:rsid w:val="00DF44AC"/>
    <w:rsid w:val="00DF46F1"/>
    <w:rsid w:val="00DF4B7B"/>
    <w:rsid w:val="00DF4D71"/>
    <w:rsid w:val="00DF4DD7"/>
    <w:rsid w:val="00DF4F1C"/>
    <w:rsid w:val="00DF5061"/>
    <w:rsid w:val="00DF5615"/>
    <w:rsid w:val="00DF5F99"/>
    <w:rsid w:val="00DF604F"/>
    <w:rsid w:val="00DF6137"/>
    <w:rsid w:val="00DF6174"/>
    <w:rsid w:val="00DF6A2B"/>
    <w:rsid w:val="00DF6A91"/>
    <w:rsid w:val="00DF6C5E"/>
    <w:rsid w:val="00DF6F3A"/>
    <w:rsid w:val="00DF7028"/>
    <w:rsid w:val="00DF7220"/>
    <w:rsid w:val="00DF770E"/>
    <w:rsid w:val="00DF7B25"/>
    <w:rsid w:val="00DF7DC4"/>
    <w:rsid w:val="00DF7E24"/>
    <w:rsid w:val="00DF7E57"/>
    <w:rsid w:val="00E00036"/>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AB5"/>
    <w:rsid w:val="00E1031B"/>
    <w:rsid w:val="00E103D5"/>
    <w:rsid w:val="00E10662"/>
    <w:rsid w:val="00E10C82"/>
    <w:rsid w:val="00E11280"/>
    <w:rsid w:val="00E1130D"/>
    <w:rsid w:val="00E1148C"/>
    <w:rsid w:val="00E118E4"/>
    <w:rsid w:val="00E11959"/>
    <w:rsid w:val="00E1199D"/>
    <w:rsid w:val="00E119FA"/>
    <w:rsid w:val="00E11A33"/>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D3"/>
    <w:rsid w:val="00E22F91"/>
    <w:rsid w:val="00E23225"/>
    <w:rsid w:val="00E234F4"/>
    <w:rsid w:val="00E2361B"/>
    <w:rsid w:val="00E237B3"/>
    <w:rsid w:val="00E23D70"/>
    <w:rsid w:val="00E23E02"/>
    <w:rsid w:val="00E23E19"/>
    <w:rsid w:val="00E23F10"/>
    <w:rsid w:val="00E242B5"/>
    <w:rsid w:val="00E24647"/>
    <w:rsid w:val="00E2539F"/>
    <w:rsid w:val="00E25550"/>
    <w:rsid w:val="00E2578E"/>
    <w:rsid w:val="00E258EB"/>
    <w:rsid w:val="00E25C6D"/>
    <w:rsid w:val="00E26497"/>
    <w:rsid w:val="00E2655A"/>
    <w:rsid w:val="00E27008"/>
    <w:rsid w:val="00E2709A"/>
    <w:rsid w:val="00E27350"/>
    <w:rsid w:val="00E2750C"/>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2FEE"/>
    <w:rsid w:val="00E43496"/>
    <w:rsid w:val="00E434E6"/>
    <w:rsid w:val="00E4376D"/>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0E22"/>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83"/>
    <w:rsid w:val="00E912AE"/>
    <w:rsid w:val="00E914E9"/>
    <w:rsid w:val="00E91529"/>
    <w:rsid w:val="00E91806"/>
    <w:rsid w:val="00E91895"/>
    <w:rsid w:val="00E91FAB"/>
    <w:rsid w:val="00E920BB"/>
    <w:rsid w:val="00E92336"/>
    <w:rsid w:val="00E924A3"/>
    <w:rsid w:val="00E93095"/>
    <w:rsid w:val="00E9336D"/>
    <w:rsid w:val="00E934DA"/>
    <w:rsid w:val="00E93A09"/>
    <w:rsid w:val="00E93BF3"/>
    <w:rsid w:val="00E93E57"/>
    <w:rsid w:val="00E94004"/>
    <w:rsid w:val="00E94258"/>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49A"/>
    <w:rsid w:val="00EC76D5"/>
    <w:rsid w:val="00EC7C7C"/>
    <w:rsid w:val="00ED005B"/>
    <w:rsid w:val="00ED00DF"/>
    <w:rsid w:val="00ED055F"/>
    <w:rsid w:val="00ED07D1"/>
    <w:rsid w:val="00ED0CCC"/>
    <w:rsid w:val="00ED0D2D"/>
    <w:rsid w:val="00ED0F79"/>
    <w:rsid w:val="00ED1645"/>
    <w:rsid w:val="00ED168B"/>
    <w:rsid w:val="00ED1810"/>
    <w:rsid w:val="00ED189A"/>
    <w:rsid w:val="00ED1BFC"/>
    <w:rsid w:val="00ED1FCE"/>
    <w:rsid w:val="00ED21EB"/>
    <w:rsid w:val="00ED240D"/>
    <w:rsid w:val="00ED2710"/>
    <w:rsid w:val="00ED28ED"/>
    <w:rsid w:val="00ED29BA"/>
    <w:rsid w:val="00ED2AE8"/>
    <w:rsid w:val="00ED2E7C"/>
    <w:rsid w:val="00ED302B"/>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929"/>
    <w:rsid w:val="00EE3DB8"/>
    <w:rsid w:val="00EE4C5F"/>
    <w:rsid w:val="00EE517F"/>
    <w:rsid w:val="00EE549C"/>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244"/>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62D9"/>
    <w:rsid w:val="00EF63CF"/>
    <w:rsid w:val="00EF6542"/>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08F"/>
    <w:rsid w:val="00F05281"/>
    <w:rsid w:val="00F052AB"/>
    <w:rsid w:val="00F05642"/>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1E4"/>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9DA"/>
    <w:rsid w:val="00F25B86"/>
    <w:rsid w:val="00F25D88"/>
    <w:rsid w:val="00F25EA2"/>
    <w:rsid w:val="00F262AD"/>
    <w:rsid w:val="00F2698B"/>
    <w:rsid w:val="00F26A06"/>
    <w:rsid w:val="00F26A09"/>
    <w:rsid w:val="00F26B8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3544"/>
    <w:rsid w:val="00F435E5"/>
    <w:rsid w:val="00F43730"/>
    <w:rsid w:val="00F43E2F"/>
    <w:rsid w:val="00F43F9E"/>
    <w:rsid w:val="00F44415"/>
    <w:rsid w:val="00F444A9"/>
    <w:rsid w:val="00F444EC"/>
    <w:rsid w:val="00F4455B"/>
    <w:rsid w:val="00F44582"/>
    <w:rsid w:val="00F446B3"/>
    <w:rsid w:val="00F448E7"/>
    <w:rsid w:val="00F4495B"/>
    <w:rsid w:val="00F4512C"/>
    <w:rsid w:val="00F454EC"/>
    <w:rsid w:val="00F456BA"/>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99F"/>
    <w:rsid w:val="00F53A6A"/>
    <w:rsid w:val="00F53D49"/>
    <w:rsid w:val="00F53F1E"/>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11CB"/>
    <w:rsid w:val="00F61516"/>
    <w:rsid w:val="00F61E22"/>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B4"/>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39D3"/>
    <w:rsid w:val="00FA3AE3"/>
    <w:rsid w:val="00FA3B27"/>
    <w:rsid w:val="00FA401D"/>
    <w:rsid w:val="00FA4208"/>
    <w:rsid w:val="00FA47FB"/>
    <w:rsid w:val="00FA4E58"/>
    <w:rsid w:val="00FA541F"/>
    <w:rsid w:val="00FA565C"/>
    <w:rsid w:val="00FA5691"/>
    <w:rsid w:val="00FA5A07"/>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D5D"/>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2CC"/>
    <w:rsid w:val="00FC197D"/>
    <w:rsid w:val="00FC1A84"/>
    <w:rsid w:val="00FC1B0D"/>
    <w:rsid w:val="00FC219C"/>
    <w:rsid w:val="00FC2365"/>
    <w:rsid w:val="00FC2F8C"/>
    <w:rsid w:val="00FC3600"/>
    <w:rsid w:val="00FC387A"/>
    <w:rsid w:val="00FC3F9F"/>
    <w:rsid w:val="00FC4FC7"/>
    <w:rsid w:val="00FC4FF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98B"/>
    <w:rsid w:val="00FD5ADA"/>
    <w:rsid w:val="00FD5BC2"/>
    <w:rsid w:val="00FD5BCA"/>
    <w:rsid w:val="00FD5F3F"/>
    <w:rsid w:val="00FD5FC1"/>
    <w:rsid w:val="00FD6094"/>
    <w:rsid w:val="00FD61C4"/>
    <w:rsid w:val="00FD63AD"/>
    <w:rsid w:val="00FD724E"/>
    <w:rsid w:val="00FD728E"/>
    <w:rsid w:val="00FD735B"/>
    <w:rsid w:val="00FD7397"/>
    <w:rsid w:val="00FD7E4D"/>
    <w:rsid w:val="00FD7E5F"/>
    <w:rsid w:val="00FD7FD5"/>
    <w:rsid w:val="00FE00B9"/>
    <w:rsid w:val="00FE0307"/>
    <w:rsid w:val="00FE04CF"/>
    <w:rsid w:val="00FE0696"/>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9E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22119</TotalTime>
  <Pages>686</Pages>
  <Words>208542</Words>
  <Characters>1105273</Characters>
  <Application>Microsoft Office Word</Application>
  <DocSecurity>0</DocSecurity>
  <Lines>9210</Lines>
  <Paragraphs>2622</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1311193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2997</cp:revision>
  <cp:lastPrinted>2017-05-07T13:41:00Z</cp:lastPrinted>
  <dcterms:created xsi:type="dcterms:W3CDTF">2020-05-20T16:12:00Z</dcterms:created>
  <dcterms:modified xsi:type="dcterms:W3CDTF">2020-08-22T17:05:00Z</dcterms:modified>
</cp:coreProperties>
</file>