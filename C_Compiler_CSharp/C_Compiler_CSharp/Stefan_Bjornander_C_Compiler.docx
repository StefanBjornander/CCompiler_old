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3C5E711C" w14:textId="2B1F6C2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0E2603E2" w14:textId="0A00410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636FBE3B" w14:textId="2AA0D3E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DD6D68" w:rsidRPr="00903DBA">
              <w:rPr>
                <w:noProof/>
                <w:webHidden/>
              </w:rPr>
              <w:t>11</w:t>
            </w:r>
            <w:r w:rsidR="00DD6D68" w:rsidRPr="00903DBA">
              <w:rPr>
                <w:noProof/>
                <w:webHidden/>
              </w:rPr>
              <w:fldChar w:fldCharType="end"/>
            </w:r>
          </w:hyperlink>
        </w:p>
        <w:p w14:paraId="50E1C210" w14:textId="784895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FDEB77A" w14:textId="2432CF8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1E31B118" w14:textId="6F30CFD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73639D3D" w14:textId="150B899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4F941DDA" w14:textId="134FA84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004A153B" w14:textId="16E6893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51D3487" w14:textId="68D5B43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DD6D68" w:rsidRPr="00903DBA">
              <w:rPr>
                <w:noProof/>
                <w:webHidden/>
              </w:rPr>
              <w:t>12</w:t>
            </w:r>
            <w:r w:rsidR="00DD6D68" w:rsidRPr="00903DBA">
              <w:rPr>
                <w:noProof/>
                <w:webHidden/>
              </w:rPr>
              <w:fldChar w:fldCharType="end"/>
            </w:r>
          </w:hyperlink>
        </w:p>
        <w:p w14:paraId="3C74EC72" w14:textId="07D2D44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6C9FABA0" w14:textId="219DC3D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44880DA3" w14:textId="74D1F02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32801170" w14:textId="71F1C17C"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DD6D68" w:rsidRPr="00903DBA">
              <w:rPr>
                <w:noProof/>
                <w:webHidden/>
              </w:rPr>
              <w:t>13</w:t>
            </w:r>
            <w:r w:rsidR="00DD6D68" w:rsidRPr="00903DBA">
              <w:rPr>
                <w:noProof/>
                <w:webHidden/>
              </w:rPr>
              <w:fldChar w:fldCharType="end"/>
            </w:r>
          </w:hyperlink>
        </w:p>
        <w:p w14:paraId="7629CCC0" w14:textId="0D4FAA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DD6D68" w:rsidRPr="00903DBA">
              <w:rPr>
                <w:noProof/>
                <w:webHidden/>
              </w:rPr>
              <w:t>15</w:t>
            </w:r>
            <w:r w:rsidR="00DD6D68" w:rsidRPr="00903DBA">
              <w:rPr>
                <w:noProof/>
                <w:webHidden/>
              </w:rPr>
              <w:fldChar w:fldCharType="end"/>
            </w:r>
          </w:hyperlink>
        </w:p>
        <w:p w14:paraId="3CA0E480" w14:textId="797FC99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DD6D68" w:rsidRPr="00903DBA">
              <w:rPr>
                <w:noProof/>
                <w:webHidden/>
              </w:rPr>
              <w:t>17</w:t>
            </w:r>
            <w:r w:rsidR="00DD6D68" w:rsidRPr="00903DBA">
              <w:rPr>
                <w:noProof/>
                <w:webHidden/>
              </w:rPr>
              <w:fldChar w:fldCharType="end"/>
            </w:r>
          </w:hyperlink>
        </w:p>
        <w:p w14:paraId="036ADAFF" w14:textId="35A994F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DD6D68" w:rsidRPr="00903DBA">
              <w:rPr>
                <w:noProof/>
                <w:webHidden/>
              </w:rPr>
              <w:t>19</w:t>
            </w:r>
            <w:r w:rsidR="00DD6D68" w:rsidRPr="00903DBA">
              <w:rPr>
                <w:noProof/>
                <w:webHidden/>
              </w:rPr>
              <w:fldChar w:fldCharType="end"/>
            </w:r>
          </w:hyperlink>
        </w:p>
        <w:p w14:paraId="3560099B" w14:textId="584497FE" w:rsidR="00DD6D68" w:rsidRPr="00903DBA" w:rsidRDefault="00030D62">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405D5627" w14:textId="07AB99D8"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DD6D68" w:rsidRPr="00903DBA">
              <w:rPr>
                <w:noProof/>
                <w:webHidden/>
              </w:rPr>
              <w:t>22</w:t>
            </w:r>
            <w:r w:rsidR="00DD6D68" w:rsidRPr="00903DBA">
              <w:rPr>
                <w:noProof/>
                <w:webHidden/>
              </w:rPr>
              <w:fldChar w:fldCharType="end"/>
            </w:r>
          </w:hyperlink>
        </w:p>
        <w:p w14:paraId="57BEDDA6" w14:textId="5A1F2D9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DD6D68" w:rsidRPr="00903DBA">
              <w:rPr>
                <w:noProof/>
                <w:webHidden/>
              </w:rPr>
              <w:t>33</w:t>
            </w:r>
            <w:r w:rsidR="00DD6D68" w:rsidRPr="00903DBA">
              <w:rPr>
                <w:noProof/>
                <w:webHidden/>
              </w:rPr>
              <w:fldChar w:fldCharType="end"/>
            </w:r>
          </w:hyperlink>
        </w:p>
        <w:p w14:paraId="504A0E15" w14:textId="0BC42B46" w:rsidR="00DD6D68" w:rsidRPr="00903DBA" w:rsidRDefault="00030D62">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DD6D68" w:rsidRPr="00903DBA">
              <w:rPr>
                <w:noProof/>
                <w:webHidden/>
              </w:rPr>
              <w:t>34</w:t>
            </w:r>
            <w:r w:rsidR="00DD6D68" w:rsidRPr="00903DBA">
              <w:rPr>
                <w:noProof/>
                <w:webHidden/>
              </w:rPr>
              <w:fldChar w:fldCharType="end"/>
            </w:r>
          </w:hyperlink>
        </w:p>
        <w:p w14:paraId="440B213B" w14:textId="74538B7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DD6D68" w:rsidRPr="00903DBA">
              <w:rPr>
                <w:noProof/>
                <w:webHidden/>
              </w:rPr>
              <w:t>37</w:t>
            </w:r>
            <w:r w:rsidR="00DD6D68" w:rsidRPr="00903DBA">
              <w:rPr>
                <w:noProof/>
                <w:webHidden/>
              </w:rPr>
              <w:fldChar w:fldCharType="end"/>
            </w:r>
          </w:hyperlink>
        </w:p>
        <w:p w14:paraId="7A06B9F5" w14:textId="4EC17927"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DD6D68" w:rsidRPr="00903DBA">
              <w:rPr>
                <w:noProof/>
                <w:webHidden/>
              </w:rPr>
              <w:t>39</w:t>
            </w:r>
            <w:r w:rsidR="00DD6D68" w:rsidRPr="00903DBA">
              <w:rPr>
                <w:noProof/>
                <w:webHidden/>
              </w:rPr>
              <w:fldChar w:fldCharType="end"/>
            </w:r>
          </w:hyperlink>
        </w:p>
        <w:p w14:paraId="6F18F0ED" w14:textId="6F647AF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2ADF96EE" w14:textId="121D27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DD6D68" w:rsidRPr="00903DBA">
              <w:rPr>
                <w:noProof/>
                <w:webHidden/>
              </w:rPr>
              <w:t>40</w:t>
            </w:r>
            <w:r w:rsidR="00DD6D68" w:rsidRPr="00903DBA">
              <w:rPr>
                <w:noProof/>
                <w:webHidden/>
              </w:rPr>
              <w:fldChar w:fldCharType="end"/>
            </w:r>
          </w:hyperlink>
        </w:p>
        <w:p w14:paraId="5EADF26A" w14:textId="037135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DD6D68" w:rsidRPr="00903DBA">
              <w:rPr>
                <w:noProof/>
                <w:webHidden/>
              </w:rPr>
              <w:t>46</w:t>
            </w:r>
            <w:r w:rsidR="00DD6D68" w:rsidRPr="00903DBA">
              <w:rPr>
                <w:noProof/>
                <w:webHidden/>
              </w:rPr>
              <w:fldChar w:fldCharType="end"/>
            </w:r>
          </w:hyperlink>
        </w:p>
        <w:p w14:paraId="5239B110" w14:textId="2D0D574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DD6D68" w:rsidRPr="00903DBA">
              <w:rPr>
                <w:noProof/>
                <w:webHidden/>
              </w:rPr>
              <w:t>52</w:t>
            </w:r>
            <w:r w:rsidR="00DD6D68" w:rsidRPr="00903DBA">
              <w:rPr>
                <w:noProof/>
                <w:webHidden/>
              </w:rPr>
              <w:fldChar w:fldCharType="end"/>
            </w:r>
          </w:hyperlink>
        </w:p>
        <w:p w14:paraId="0A4A8384" w14:textId="226A805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67A4041E" w14:textId="1522EF2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DD6D68" w:rsidRPr="00903DBA">
              <w:rPr>
                <w:noProof/>
                <w:webHidden/>
              </w:rPr>
              <w:t>62</w:t>
            </w:r>
            <w:r w:rsidR="00DD6D68" w:rsidRPr="00903DBA">
              <w:rPr>
                <w:noProof/>
                <w:webHidden/>
              </w:rPr>
              <w:fldChar w:fldCharType="end"/>
            </w:r>
          </w:hyperlink>
        </w:p>
        <w:p w14:paraId="1A3ED056" w14:textId="6D75B27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DD6D68" w:rsidRPr="00903DBA">
              <w:rPr>
                <w:noProof/>
                <w:webHidden/>
              </w:rPr>
              <w:t>64</w:t>
            </w:r>
            <w:r w:rsidR="00DD6D68" w:rsidRPr="00903DBA">
              <w:rPr>
                <w:noProof/>
                <w:webHidden/>
              </w:rPr>
              <w:fldChar w:fldCharType="end"/>
            </w:r>
          </w:hyperlink>
        </w:p>
        <w:p w14:paraId="76CB3A1F" w14:textId="38B7CCB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DD6D68" w:rsidRPr="00903DBA">
              <w:rPr>
                <w:noProof/>
                <w:webHidden/>
              </w:rPr>
              <w:t>66</w:t>
            </w:r>
            <w:r w:rsidR="00DD6D68" w:rsidRPr="00903DBA">
              <w:rPr>
                <w:noProof/>
                <w:webHidden/>
              </w:rPr>
              <w:fldChar w:fldCharType="end"/>
            </w:r>
          </w:hyperlink>
        </w:p>
        <w:p w14:paraId="6D81B105" w14:textId="5C0614C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DD6D68" w:rsidRPr="00903DBA">
              <w:rPr>
                <w:noProof/>
                <w:webHidden/>
              </w:rPr>
              <w:t>67</w:t>
            </w:r>
            <w:r w:rsidR="00DD6D68" w:rsidRPr="00903DBA">
              <w:rPr>
                <w:noProof/>
                <w:webHidden/>
              </w:rPr>
              <w:fldChar w:fldCharType="end"/>
            </w:r>
          </w:hyperlink>
        </w:p>
        <w:p w14:paraId="2370ED1A" w14:textId="0F4C1DD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3E44C1A8" w14:textId="75A0D7E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DD6D68" w:rsidRPr="00903DBA">
              <w:rPr>
                <w:noProof/>
                <w:webHidden/>
              </w:rPr>
              <w:t>68</w:t>
            </w:r>
            <w:r w:rsidR="00DD6D68" w:rsidRPr="00903DBA">
              <w:rPr>
                <w:noProof/>
                <w:webHidden/>
              </w:rPr>
              <w:fldChar w:fldCharType="end"/>
            </w:r>
          </w:hyperlink>
        </w:p>
        <w:p w14:paraId="6EC6213F" w14:textId="1938EA9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DD6D68" w:rsidRPr="00903DBA">
              <w:rPr>
                <w:noProof/>
                <w:webHidden/>
              </w:rPr>
              <w:t>71</w:t>
            </w:r>
            <w:r w:rsidR="00DD6D68" w:rsidRPr="00903DBA">
              <w:rPr>
                <w:noProof/>
                <w:webHidden/>
              </w:rPr>
              <w:fldChar w:fldCharType="end"/>
            </w:r>
          </w:hyperlink>
        </w:p>
        <w:p w14:paraId="41F65836" w14:textId="55981D2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22A2DFDE" w14:textId="1C33C29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DD6D68" w:rsidRPr="00903DBA">
              <w:rPr>
                <w:noProof/>
                <w:webHidden/>
              </w:rPr>
              <w:t>72</w:t>
            </w:r>
            <w:r w:rsidR="00DD6D68" w:rsidRPr="00903DBA">
              <w:rPr>
                <w:noProof/>
                <w:webHidden/>
              </w:rPr>
              <w:fldChar w:fldCharType="end"/>
            </w:r>
          </w:hyperlink>
        </w:p>
        <w:p w14:paraId="5D730FBA" w14:textId="5B4AF48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222F48BC" w14:textId="1246259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DD6D68" w:rsidRPr="00903DBA">
              <w:rPr>
                <w:noProof/>
                <w:webHidden/>
              </w:rPr>
              <w:t>74</w:t>
            </w:r>
            <w:r w:rsidR="00DD6D68" w:rsidRPr="00903DBA">
              <w:rPr>
                <w:noProof/>
                <w:webHidden/>
              </w:rPr>
              <w:fldChar w:fldCharType="end"/>
            </w:r>
          </w:hyperlink>
        </w:p>
        <w:p w14:paraId="0B0618EF" w14:textId="5051839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DD6D68" w:rsidRPr="00903DBA">
              <w:rPr>
                <w:noProof/>
                <w:webHidden/>
              </w:rPr>
              <w:t>76</w:t>
            </w:r>
            <w:r w:rsidR="00DD6D68" w:rsidRPr="00903DBA">
              <w:rPr>
                <w:noProof/>
                <w:webHidden/>
              </w:rPr>
              <w:fldChar w:fldCharType="end"/>
            </w:r>
          </w:hyperlink>
        </w:p>
        <w:p w14:paraId="03F74AFD" w14:textId="13D79AC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DD6D68" w:rsidRPr="00903DBA">
              <w:rPr>
                <w:noProof/>
                <w:webHidden/>
              </w:rPr>
              <w:t>78</w:t>
            </w:r>
            <w:r w:rsidR="00DD6D68" w:rsidRPr="00903DBA">
              <w:rPr>
                <w:noProof/>
                <w:webHidden/>
              </w:rPr>
              <w:fldChar w:fldCharType="end"/>
            </w:r>
          </w:hyperlink>
        </w:p>
        <w:p w14:paraId="41048E4C" w14:textId="7713AE5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DD6D68" w:rsidRPr="00903DBA">
              <w:rPr>
                <w:noProof/>
                <w:webHidden/>
              </w:rPr>
              <w:t>79</w:t>
            </w:r>
            <w:r w:rsidR="00DD6D68" w:rsidRPr="00903DBA">
              <w:rPr>
                <w:noProof/>
                <w:webHidden/>
              </w:rPr>
              <w:fldChar w:fldCharType="end"/>
            </w:r>
          </w:hyperlink>
        </w:p>
        <w:p w14:paraId="66D3D0E6" w14:textId="6A2611B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6701F8D8" w14:textId="69CC750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r>
            <w:r w:rsidR="00DD6D68" w:rsidRPr="00903DBA">
              <w:rPr>
                <w:noProof/>
                <w:webHidden/>
              </w:rPr>
              <w:fldChar w:fldCharType="separate"/>
            </w:r>
            <w:r w:rsidR="00DD6D68" w:rsidRPr="00903DBA">
              <w:rPr>
                <w:noProof/>
                <w:webHidden/>
              </w:rPr>
              <w:t>80</w:t>
            </w:r>
            <w:r w:rsidR="00DD6D68" w:rsidRPr="00903DBA">
              <w:rPr>
                <w:noProof/>
                <w:webHidden/>
              </w:rPr>
              <w:fldChar w:fldCharType="end"/>
            </w:r>
          </w:hyperlink>
        </w:p>
        <w:p w14:paraId="51B468E2" w14:textId="17C31FB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11288DF5" w14:textId="3FA32C8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5BDA9A0A" w14:textId="43E5CD2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DD6D68" w:rsidRPr="00903DBA">
              <w:rPr>
                <w:noProof/>
                <w:webHidden/>
              </w:rPr>
              <w:t>81</w:t>
            </w:r>
            <w:r w:rsidR="00DD6D68" w:rsidRPr="00903DBA">
              <w:rPr>
                <w:noProof/>
                <w:webHidden/>
              </w:rPr>
              <w:fldChar w:fldCharType="end"/>
            </w:r>
          </w:hyperlink>
        </w:p>
        <w:p w14:paraId="6C5447A6" w14:textId="4E6CC8B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784D9939" w14:textId="2A03BD6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DD6D68" w:rsidRPr="00903DBA">
              <w:rPr>
                <w:noProof/>
                <w:webHidden/>
              </w:rPr>
              <w:t>82</w:t>
            </w:r>
            <w:r w:rsidR="00DD6D68" w:rsidRPr="00903DBA">
              <w:rPr>
                <w:noProof/>
                <w:webHidden/>
              </w:rPr>
              <w:fldChar w:fldCharType="end"/>
            </w:r>
          </w:hyperlink>
        </w:p>
        <w:p w14:paraId="53FC0B87" w14:textId="20747B2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DD6D68" w:rsidRPr="00903DBA">
              <w:rPr>
                <w:noProof/>
                <w:webHidden/>
              </w:rPr>
              <w:t>83</w:t>
            </w:r>
            <w:r w:rsidR="00DD6D68" w:rsidRPr="00903DBA">
              <w:rPr>
                <w:noProof/>
                <w:webHidden/>
              </w:rPr>
              <w:fldChar w:fldCharType="end"/>
            </w:r>
          </w:hyperlink>
        </w:p>
        <w:p w14:paraId="07532292" w14:textId="0D388D2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DD6D68" w:rsidRPr="00903DBA">
              <w:rPr>
                <w:noProof/>
                <w:webHidden/>
              </w:rPr>
              <w:t>86</w:t>
            </w:r>
            <w:r w:rsidR="00DD6D68" w:rsidRPr="00903DBA">
              <w:rPr>
                <w:noProof/>
                <w:webHidden/>
              </w:rPr>
              <w:fldChar w:fldCharType="end"/>
            </w:r>
          </w:hyperlink>
        </w:p>
        <w:p w14:paraId="1B61FD6E" w14:textId="2F18AEA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DD6D68" w:rsidRPr="00903DBA">
              <w:rPr>
                <w:noProof/>
                <w:webHidden/>
              </w:rPr>
              <w:t>89</w:t>
            </w:r>
            <w:r w:rsidR="00DD6D68" w:rsidRPr="00903DBA">
              <w:rPr>
                <w:noProof/>
                <w:webHidden/>
              </w:rPr>
              <w:fldChar w:fldCharType="end"/>
            </w:r>
          </w:hyperlink>
        </w:p>
        <w:p w14:paraId="194415E4" w14:textId="16FFF56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DD6D68" w:rsidRPr="00903DBA">
              <w:rPr>
                <w:noProof/>
                <w:webHidden/>
              </w:rPr>
              <w:t>90</w:t>
            </w:r>
            <w:r w:rsidR="00DD6D68" w:rsidRPr="00903DBA">
              <w:rPr>
                <w:noProof/>
                <w:webHidden/>
              </w:rPr>
              <w:fldChar w:fldCharType="end"/>
            </w:r>
          </w:hyperlink>
        </w:p>
        <w:p w14:paraId="640896C1" w14:textId="25D4518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DD6D68" w:rsidRPr="00903DBA">
              <w:rPr>
                <w:noProof/>
                <w:webHidden/>
              </w:rPr>
              <w:t>92</w:t>
            </w:r>
            <w:r w:rsidR="00DD6D68" w:rsidRPr="00903DBA">
              <w:rPr>
                <w:noProof/>
                <w:webHidden/>
              </w:rPr>
              <w:fldChar w:fldCharType="end"/>
            </w:r>
          </w:hyperlink>
        </w:p>
        <w:p w14:paraId="388C5C88" w14:textId="10CF410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DD6D68" w:rsidRPr="00903DBA">
              <w:rPr>
                <w:noProof/>
                <w:webHidden/>
              </w:rPr>
              <w:t>93</w:t>
            </w:r>
            <w:r w:rsidR="00DD6D68" w:rsidRPr="00903DBA">
              <w:rPr>
                <w:noProof/>
                <w:webHidden/>
              </w:rPr>
              <w:fldChar w:fldCharType="end"/>
            </w:r>
          </w:hyperlink>
        </w:p>
        <w:p w14:paraId="7BC68EE4" w14:textId="237D0AD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DD6D68" w:rsidRPr="00903DBA">
              <w:rPr>
                <w:noProof/>
                <w:webHidden/>
              </w:rPr>
              <w:t>95</w:t>
            </w:r>
            <w:r w:rsidR="00DD6D68" w:rsidRPr="00903DBA">
              <w:rPr>
                <w:noProof/>
                <w:webHidden/>
              </w:rPr>
              <w:fldChar w:fldCharType="end"/>
            </w:r>
          </w:hyperlink>
        </w:p>
        <w:p w14:paraId="0B64B798" w14:textId="0BAAEB0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DD6D68" w:rsidRPr="00903DBA">
              <w:rPr>
                <w:noProof/>
                <w:webHidden/>
              </w:rPr>
              <w:t>96</w:t>
            </w:r>
            <w:r w:rsidR="00DD6D68" w:rsidRPr="00903DBA">
              <w:rPr>
                <w:noProof/>
                <w:webHidden/>
              </w:rPr>
              <w:fldChar w:fldCharType="end"/>
            </w:r>
          </w:hyperlink>
        </w:p>
        <w:p w14:paraId="31E3F1F3" w14:textId="369BBFC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DD6D68" w:rsidRPr="00903DBA">
              <w:rPr>
                <w:noProof/>
                <w:webHidden/>
              </w:rPr>
              <w:t>99</w:t>
            </w:r>
            <w:r w:rsidR="00DD6D68" w:rsidRPr="00903DBA">
              <w:rPr>
                <w:noProof/>
                <w:webHidden/>
              </w:rPr>
              <w:fldChar w:fldCharType="end"/>
            </w:r>
          </w:hyperlink>
        </w:p>
        <w:p w14:paraId="10C5C5CE" w14:textId="34A6A2D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0E42311A" w14:textId="10A0544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DD6D68" w:rsidRPr="00903DBA">
              <w:rPr>
                <w:noProof/>
                <w:webHidden/>
              </w:rPr>
              <w:t>101</w:t>
            </w:r>
            <w:r w:rsidR="00DD6D68" w:rsidRPr="00903DBA">
              <w:rPr>
                <w:noProof/>
                <w:webHidden/>
              </w:rPr>
              <w:fldChar w:fldCharType="end"/>
            </w:r>
          </w:hyperlink>
        </w:p>
        <w:p w14:paraId="1C626DF1" w14:textId="1617E1B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7207292" w14:textId="554DBA4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r>
            <w:r w:rsidR="00DD6D68" w:rsidRPr="00903DBA">
              <w:rPr>
                <w:noProof/>
                <w:webHidden/>
              </w:rPr>
              <w:fldChar w:fldCharType="separate"/>
            </w:r>
            <w:r w:rsidR="00DD6D68" w:rsidRPr="00903DBA">
              <w:rPr>
                <w:noProof/>
                <w:webHidden/>
              </w:rPr>
              <w:t>102</w:t>
            </w:r>
            <w:r w:rsidR="00DD6D68" w:rsidRPr="00903DBA">
              <w:rPr>
                <w:noProof/>
                <w:webHidden/>
              </w:rPr>
              <w:fldChar w:fldCharType="end"/>
            </w:r>
          </w:hyperlink>
        </w:p>
        <w:p w14:paraId="02D8117A" w14:textId="28F282A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36231EE8" w14:textId="0FDC96E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r>
            <w:r w:rsidR="00DD6D68" w:rsidRPr="00903DBA">
              <w:rPr>
                <w:noProof/>
                <w:webHidden/>
              </w:rPr>
              <w:fldChar w:fldCharType="separate"/>
            </w:r>
            <w:r w:rsidR="00DD6D68" w:rsidRPr="00903DBA">
              <w:rPr>
                <w:noProof/>
                <w:webHidden/>
              </w:rPr>
              <w:t>103</w:t>
            </w:r>
            <w:r w:rsidR="00DD6D68" w:rsidRPr="00903DBA">
              <w:rPr>
                <w:noProof/>
                <w:webHidden/>
              </w:rPr>
              <w:fldChar w:fldCharType="end"/>
            </w:r>
          </w:hyperlink>
        </w:p>
        <w:p w14:paraId="7C657CDA" w14:textId="65910D8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r>
            <w:r w:rsidR="00DD6D68" w:rsidRPr="00903DBA">
              <w:rPr>
                <w:noProof/>
                <w:webHidden/>
              </w:rPr>
              <w:fldChar w:fldCharType="separate"/>
            </w:r>
            <w:r w:rsidR="00DD6D68" w:rsidRPr="00903DBA">
              <w:rPr>
                <w:noProof/>
                <w:webHidden/>
              </w:rPr>
              <w:t>104</w:t>
            </w:r>
            <w:r w:rsidR="00DD6D68" w:rsidRPr="00903DBA">
              <w:rPr>
                <w:noProof/>
                <w:webHidden/>
              </w:rPr>
              <w:fldChar w:fldCharType="end"/>
            </w:r>
          </w:hyperlink>
        </w:p>
        <w:p w14:paraId="5C73AE7B" w14:textId="36B3E90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5CF9851D" w14:textId="424FCA2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r>
            <w:r w:rsidR="00DD6D68" w:rsidRPr="00903DBA">
              <w:rPr>
                <w:noProof/>
                <w:webHidden/>
              </w:rPr>
              <w:fldChar w:fldCharType="separate"/>
            </w:r>
            <w:r w:rsidR="00DD6D68" w:rsidRPr="00903DBA">
              <w:rPr>
                <w:noProof/>
                <w:webHidden/>
              </w:rPr>
              <w:t>105</w:t>
            </w:r>
            <w:r w:rsidR="00DD6D68" w:rsidRPr="00903DBA">
              <w:rPr>
                <w:noProof/>
                <w:webHidden/>
              </w:rPr>
              <w:fldChar w:fldCharType="end"/>
            </w:r>
          </w:hyperlink>
        </w:p>
        <w:p w14:paraId="6B74A0F8" w14:textId="64D4A41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DD6D68" w:rsidRPr="00903DBA">
              <w:rPr>
                <w:noProof/>
                <w:webHidden/>
              </w:rPr>
              <w:t>107</w:t>
            </w:r>
            <w:r w:rsidR="00DD6D68" w:rsidRPr="00903DBA">
              <w:rPr>
                <w:noProof/>
                <w:webHidden/>
              </w:rPr>
              <w:fldChar w:fldCharType="end"/>
            </w:r>
          </w:hyperlink>
        </w:p>
        <w:p w14:paraId="74503876" w14:textId="7AACE48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r>
            <w:r w:rsidR="00DD6D68" w:rsidRPr="00903DBA">
              <w:rPr>
                <w:noProof/>
                <w:webHidden/>
              </w:rPr>
              <w:fldChar w:fldCharType="separate"/>
            </w:r>
            <w:r w:rsidR="00DD6D68" w:rsidRPr="00903DBA">
              <w:rPr>
                <w:noProof/>
                <w:webHidden/>
              </w:rPr>
              <w:t>108</w:t>
            </w:r>
            <w:r w:rsidR="00DD6D68" w:rsidRPr="00903DBA">
              <w:rPr>
                <w:noProof/>
                <w:webHidden/>
              </w:rPr>
              <w:fldChar w:fldCharType="end"/>
            </w:r>
          </w:hyperlink>
        </w:p>
        <w:p w14:paraId="4492F623" w14:textId="510DB9B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r>
            <w:r w:rsidR="00DD6D68" w:rsidRPr="00903DBA">
              <w:rPr>
                <w:noProof/>
                <w:webHidden/>
              </w:rPr>
              <w:fldChar w:fldCharType="separate"/>
            </w:r>
            <w:r w:rsidR="00DD6D68" w:rsidRPr="00903DBA">
              <w:rPr>
                <w:noProof/>
                <w:webHidden/>
              </w:rPr>
              <w:t>109</w:t>
            </w:r>
            <w:r w:rsidR="00DD6D68" w:rsidRPr="00903DBA">
              <w:rPr>
                <w:noProof/>
                <w:webHidden/>
              </w:rPr>
              <w:fldChar w:fldCharType="end"/>
            </w:r>
          </w:hyperlink>
        </w:p>
        <w:p w14:paraId="54F96C83" w14:textId="7A30532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r>
            <w:r w:rsidR="00DD6D68" w:rsidRPr="00903DBA">
              <w:rPr>
                <w:noProof/>
                <w:webHidden/>
              </w:rPr>
              <w:fldChar w:fldCharType="separate"/>
            </w:r>
            <w:r w:rsidR="00DD6D68" w:rsidRPr="00903DBA">
              <w:rPr>
                <w:noProof/>
                <w:webHidden/>
              </w:rPr>
              <w:t>110</w:t>
            </w:r>
            <w:r w:rsidR="00DD6D68" w:rsidRPr="00903DBA">
              <w:rPr>
                <w:noProof/>
                <w:webHidden/>
              </w:rPr>
              <w:fldChar w:fldCharType="end"/>
            </w:r>
          </w:hyperlink>
        </w:p>
        <w:p w14:paraId="7FC4C895" w14:textId="150666C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r>
            <w:r w:rsidR="00DD6D68" w:rsidRPr="00903DBA">
              <w:rPr>
                <w:noProof/>
                <w:webHidden/>
              </w:rPr>
              <w:fldChar w:fldCharType="separate"/>
            </w:r>
            <w:r w:rsidR="00DD6D68" w:rsidRPr="00903DBA">
              <w:rPr>
                <w:noProof/>
                <w:webHidden/>
              </w:rPr>
              <w:t>111</w:t>
            </w:r>
            <w:r w:rsidR="00DD6D68" w:rsidRPr="00903DBA">
              <w:rPr>
                <w:noProof/>
                <w:webHidden/>
              </w:rPr>
              <w:fldChar w:fldCharType="end"/>
            </w:r>
          </w:hyperlink>
        </w:p>
        <w:p w14:paraId="3B500B05" w14:textId="0BD9B21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r>
            <w:r w:rsidR="00DD6D68" w:rsidRPr="00903DBA">
              <w:rPr>
                <w:noProof/>
                <w:webHidden/>
              </w:rPr>
              <w:fldChar w:fldCharType="separate"/>
            </w:r>
            <w:r w:rsidR="00DD6D68" w:rsidRPr="00903DBA">
              <w:rPr>
                <w:noProof/>
                <w:webHidden/>
              </w:rPr>
              <w:t>114</w:t>
            </w:r>
            <w:r w:rsidR="00DD6D68" w:rsidRPr="00903DBA">
              <w:rPr>
                <w:noProof/>
                <w:webHidden/>
              </w:rPr>
              <w:fldChar w:fldCharType="end"/>
            </w:r>
          </w:hyperlink>
        </w:p>
        <w:p w14:paraId="08C38148" w14:textId="4FE2BAF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DD6D68" w:rsidRPr="00903DBA">
              <w:rPr>
                <w:noProof/>
                <w:webHidden/>
              </w:rPr>
              <w:t>116</w:t>
            </w:r>
            <w:r w:rsidR="00DD6D68" w:rsidRPr="00903DBA">
              <w:rPr>
                <w:noProof/>
                <w:webHidden/>
              </w:rPr>
              <w:fldChar w:fldCharType="end"/>
            </w:r>
          </w:hyperlink>
        </w:p>
        <w:p w14:paraId="4F435F0D" w14:textId="00919859" w:rsidR="00DD6D68" w:rsidRPr="00903DBA" w:rsidRDefault="00030D62">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DD6D68" w:rsidRPr="00903DBA">
              <w:rPr>
                <w:noProof/>
                <w:webHidden/>
              </w:rPr>
              <w:t>118</w:t>
            </w:r>
            <w:r w:rsidR="00DD6D68" w:rsidRPr="00903DBA">
              <w:rPr>
                <w:noProof/>
                <w:webHidden/>
              </w:rPr>
              <w:fldChar w:fldCharType="end"/>
            </w:r>
          </w:hyperlink>
        </w:p>
        <w:p w14:paraId="66A262E4" w14:textId="437D099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DD6D68" w:rsidRPr="00903DBA">
              <w:rPr>
                <w:noProof/>
                <w:webHidden/>
              </w:rPr>
              <w:t>124</w:t>
            </w:r>
            <w:r w:rsidR="00DD6D68" w:rsidRPr="00903DBA">
              <w:rPr>
                <w:noProof/>
                <w:webHidden/>
              </w:rPr>
              <w:fldChar w:fldCharType="end"/>
            </w:r>
          </w:hyperlink>
        </w:p>
        <w:p w14:paraId="7EB8B79D" w14:textId="64302DBA" w:rsidR="00DD6D68" w:rsidRPr="00903DBA" w:rsidRDefault="00030D62">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DD6D68" w:rsidRPr="00903DBA">
              <w:rPr>
                <w:noProof/>
                <w:webHidden/>
              </w:rPr>
              <w:t>126</w:t>
            </w:r>
            <w:r w:rsidR="00DD6D68" w:rsidRPr="00903DBA">
              <w:rPr>
                <w:noProof/>
                <w:webHidden/>
              </w:rPr>
              <w:fldChar w:fldCharType="end"/>
            </w:r>
          </w:hyperlink>
        </w:p>
        <w:p w14:paraId="0F690CBB" w14:textId="02B0C6C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DD6D68" w:rsidRPr="00903DBA">
              <w:rPr>
                <w:noProof/>
                <w:webHidden/>
              </w:rPr>
              <w:t>132</w:t>
            </w:r>
            <w:r w:rsidR="00DD6D68" w:rsidRPr="00903DBA">
              <w:rPr>
                <w:noProof/>
                <w:webHidden/>
              </w:rPr>
              <w:fldChar w:fldCharType="end"/>
            </w:r>
          </w:hyperlink>
        </w:p>
        <w:p w14:paraId="4C1A1DCD" w14:textId="520E75B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DD6D68" w:rsidRPr="00903DBA">
              <w:rPr>
                <w:noProof/>
                <w:webHidden/>
              </w:rPr>
              <w:t>138</w:t>
            </w:r>
            <w:r w:rsidR="00DD6D68" w:rsidRPr="00903DBA">
              <w:rPr>
                <w:noProof/>
                <w:webHidden/>
              </w:rPr>
              <w:fldChar w:fldCharType="end"/>
            </w:r>
          </w:hyperlink>
        </w:p>
        <w:p w14:paraId="20F62056" w14:textId="12F0CD71" w:rsidR="00DD6D68" w:rsidRPr="00903DBA" w:rsidRDefault="00030D62">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DD6D68" w:rsidRPr="00903DBA">
              <w:rPr>
                <w:noProof/>
                <w:webHidden/>
              </w:rPr>
              <w:t>141</w:t>
            </w:r>
            <w:r w:rsidR="00DD6D68" w:rsidRPr="00903DBA">
              <w:rPr>
                <w:noProof/>
                <w:webHidden/>
              </w:rPr>
              <w:fldChar w:fldCharType="end"/>
            </w:r>
          </w:hyperlink>
        </w:p>
        <w:p w14:paraId="1D433512" w14:textId="05578C6B"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DD6D68" w:rsidRPr="00903DBA">
              <w:rPr>
                <w:noProof/>
                <w:webHidden/>
              </w:rPr>
              <w:t>152</w:t>
            </w:r>
            <w:r w:rsidR="00DD6D68" w:rsidRPr="00903DBA">
              <w:rPr>
                <w:noProof/>
                <w:webHidden/>
              </w:rPr>
              <w:fldChar w:fldCharType="end"/>
            </w:r>
          </w:hyperlink>
        </w:p>
        <w:p w14:paraId="3657C55D" w14:textId="2FCC7201"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DD6D68" w:rsidRPr="00903DBA">
              <w:rPr>
                <w:noProof/>
                <w:webHidden/>
              </w:rPr>
              <w:t>155</w:t>
            </w:r>
            <w:r w:rsidR="00DD6D68" w:rsidRPr="00903DBA">
              <w:rPr>
                <w:noProof/>
                <w:webHidden/>
              </w:rPr>
              <w:fldChar w:fldCharType="end"/>
            </w:r>
          </w:hyperlink>
        </w:p>
        <w:p w14:paraId="603B41BF" w14:textId="332D6028"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DD6D68" w:rsidRPr="00903DBA">
              <w:rPr>
                <w:noProof/>
                <w:webHidden/>
              </w:rPr>
              <w:t>160</w:t>
            </w:r>
            <w:r w:rsidR="00DD6D68" w:rsidRPr="00903DBA">
              <w:rPr>
                <w:noProof/>
                <w:webHidden/>
              </w:rPr>
              <w:fldChar w:fldCharType="end"/>
            </w:r>
          </w:hyperlink>
        </w:p>
        <w:p w14:paraId="5C5628BB" w14:textId="053F69B4" w:rsidR="00DD6D68" w:rsidRPr="00903DBA" w:rsidRDefault="00030D62">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706580CC" w14:textId="23967546"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DD6D68" w:rsidRPr="00903DBA">
              <w:rPr>
                <w:noProof/>
                <w:webHidden/>
              </w:rPr>
              <w:t>162</w:t>
            </w:r>
            <w:r w:rsidR="00DD6D68" w:rsidRPr="00903DBA">
              <w:rPr>
                <w:noProof/>
                <w:webHidden/>
              </w:rPr>
              <w:fldChar w:fldCharType="end"/>
            </w:r>
          </w:hyperlink>
        </w:p>
        <w:p w14:paraId="010AFD69" w14:textId="53860DCF"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DD6D68" w:rsidRPr="00903DBA">
              <w:rPr>
                <w:noProof/>
                <w:webHidden/>
              </w:rPr>
              <w:t>166</w:t>
            </w:r>
            <w:r w:rsidR="00DD6D68" w:rsidRPr="00903DBA">
              <w:rPr>
                <w:noProof/>
                <w:webHidden/>
              </w:rPr>
              <w:fldChar w:fldCharType="end"/>
            </w:r>
          </w:hyperlink>
        </w:p>
        <w:p w14:paraId="1DA85CD2" w14:textId="23C26964" w:rsidR="00DD6D68" w:rsidRPr="00903DBA" w:rsidRDefault="00030D62">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DD6D68" w:rsidRPr="00903DBA">
              <w:rPr>
                <w:noProof/>
                <w:webHidden/>
              </w:rPr>
              <w:t>172</w:t>
            </w:r>
            <w:r w:rsidR="00DD6D68" w:rsidRPr="00903DBA">
              <w:rPr>
                <w:noProof/>
                <w:webHidden/>
              </w:rPr>
              <w:fldChar w:fldCharType="end"/>
            </w:r>
          </w:hyperlink>
        </w:p>
        <w:p w14:paraId="5EFD9631" w14:textId="7057AC8E" w:rsidR="00DD6D68" w:rsidRPr="00903DBA" w:rsidRDefault="00030D62">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DD6D68" w:rsidRPr="00903DBA">
              <w:rPr>
                <w:noProof/>
                <w:webHidden/>
              </w:rPr>
              <w:t>176</w:t>
            </w:r>
            <w:r w:rsidR="00DD6D68" w:rsidRPr="00903DBA">
              <w:rPr>
                <w:noProof/>
                <w:webHidden/>
              </w:rPr>
              <w:fldChar w:fldCharType="end"/>
            </w:r>
          </w:hyperlink>
        </w:p>
        <w:p w14:paraId="4177BA18" w14:textId="0AE223C7" w:rsidR="00DD6D68" w:rsidRPr="00903DBA" w:rsidRDefault="00030D62">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292AF640" w14:textId="4F2BF6A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DD6D68" w:rsidRPr="00903DBA">
              <w:rPr>
                <w:noProof/>
                <w:webHidden/>
              </w:rPr>
              <w:t>180</w:t>
            </w:r>
            <w:r w:rsidR="00DD6D68" w:rsidRPr="00903DBA">
              <w:rPr>
                <w:noProof/>
                <w:webHidden/>
              </w:rPr>
              <w:fldChar w:fldCharType="end"/>
            </w:r>
          </w:hyperlink>
        </w:p>
        <w:p w14:paraId="7035AC52" w14:textId="49E72F2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DD6D68" w:rsidRPr="00903DBA">
              <w:rPr>
                <w:noProof/>
                <w:webHidden/>
              </w:rPr>
              <w:t>183</w:t>
            </w:r>
            <w:r w:rsidR="00DD6D68" w:rsidRPr="00903DBA">
              <w:rPr>
                <w:noProof/>
                <w:webHidden/>
              </w:rPr>
              <w:fldChar w:fldCharType="end"/>
            </w:r>
          </w:hyperlink>
        </w:p>
        <w:p w14:paraId="5620B309" w14:textId="79B55C1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DD6D68" w:rsidRPr="00903DBA">
              <w:rPr>
                <w:noProof/>
                <w:webHidden/>
              </w:rPr>
              <w:t>186</w:t>
            </w:r>
            <w:r w:rsidR="00DD6D68" w:rsidRPr="00903DBA">
              <w:rPr>
                <w:noProof/>
                <w:webHidden/>
              </w:rPr>
              <w:fldChar w:fldCharType="end"/>
            </w:r>
          </w:hyperlink>
        </w:p>
        <w:p w14:paraId="3F8133D1" w14:textId="05B56FA3" w:rsidR="00DD6D68" w:rsidRPr="00903DBA" w:rsidRDefault="00030D62">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DD6D68" w:rsidRPr="00903DBA">
              <w:rPr>
                <w:noProof/>
                <w:webHidden/>
              </w:rPr>
              <w:t>189</w:t>
            </w:r>
            <w:r w:rsidR="00DD6D68" w:rsidRPr="00903DBA">
              <w:rPr>
                <w:noProof/>
                <w:webHidden/>
              </w:rPr>
              <w:fldChar w:fldCharType="end"/>
            </w:r>
          </w:hyperlink>
        </w:p>
        <w:p w14:paraId="5AADA0B5" w14:textId="5B5D904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51FB1A0B" w14:textId="47B81DB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DD6D68" w:rsidRPr="00903DBA">
              <w:rPr>
                <w:noProof/>
                <w:webHidden/>
              </w:rPr>
              <w:t>190</w:t>
            </w:r>
            <w:r w:rsidR="00DD6D68" w:rsidRPr="00903DBA">
              <w:rPr>
                <w:noProof/>
                <w:webHidden/>
              </w:rPr>
              <w:fldChar w:fldCharType="end"/>
            </w:r>
          </w:hyperlink>
        </w:p>
        <w:p w14:paraId="2922ED1E" w14:textId="48AAC67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DD6D68" w:rsidRPr="00903DBA">
              <w:rPr>
                <w:noProof/>
                <w:webHidden/>
              </w:rPr>
              <w:t>191</w:t>
            </w:r>
            <w:r w:rsidR="00DD6D68" w:rsidRPr="00903DBA">
              <w:rPr>
                <w:noProof/>
                <w:webHidden/>
              </w:rPr>
              <w:fldChar w:fldCharType="end"/>
            </w:r>
          </w:hyperlink>
        </w:p>
        <w:p w14:paraId="3BEF5890" w14:textId="6EDA5BC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DD6D68" w:rsidRPr="00903DBA">
              <w:rPr>
                <w:noProof/>
                <w:webHidden/>
              </w:rPr>
              <w:t>192</w:t>
            </w:r>
            <w:r w:rsidR="00DD6D68" w:rsidRPr="00903DBA">
              <w:rPr>
                <w:noProof/>
                <w:webHidden/>
              </w:rPr>
              <w:fldChar w:fldCharType="end"/>
            </w:r>
          </w:hyperlink>
        </w:p>
        <w:p w14:paraId="68255CC9" w14:textId="26EF404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DD6D68" w:rsidRPr="00903DBA">
              <w:rPr>
                <w:noProof/>
                <w:webHidden/>
              </w:rPr>
              <w:t>193</w:t>
            </w:r>
            <w:r w:rsidR="00DD6D68" w:rsidRPr="00903DBA">
              <w:rPr>
                <w:noProof/>
                <w:webHidden/>
              </w:rPr>
              <w:fldChar w:fldCharType="end"/>
            </w:r>
          </w:hyperlink>
        </w:p>
        <w:p w14:paraId="7C656801" w14:textId="0B9AB33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5953D829" w14:textId="34192DC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DD6D68" w:rsidRPr="00903DBA">
              <w:rPr>
                <w:noProof/>
                <w:webHidden/>
              </w:rPr>
              <w:t>194</w:t>
            </w:r>
            <w:r w:rsidR="00DD6D68" w:rsidRPr="00903DBA">
              <w:rPr>
                <w:noProof/>
                <w:webHidden/>
              </w:rPr>
              <w:fldChar w:fldCharType="end"/>
            </w:r>
          </w:hyperlink>
        </w:p>
        <w:p w14:paraId="00988905" w14:textId="0BD6B3C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76CD3C69" w14:textId="7243B3B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3A937FCF" w14:textId="00E0304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DD6D68" w:rsidRPr="00903DBA">
              <w:rPr>
                <w:noProof/>
                <w:webHidden/>
              </w:rPr>
              <w:t>195</w:t>
            </w:r>
            <w:r w:rsidR="00DD6D68" w:rsidRPr="00903DBA">
              <w:rPr>
                <w:noProof/>
                <w:webHidden/>
              </w:rPr>
              <w:fldChar w:fldCharType="end"/>
            </w:r>
          </w:hyperlink>
        </w:p>
        <w:p w14:paraId="479AEA5C" w14:textId="6944074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DD6D68" w:rsidRPr="00903DBA">
              <w:rPr>
                <w:noProof/>
                <w:webHidden/>
              </w:rPr>
              <w:t>199</w:t>
            </w:r>
            <w:r w:rsidR="00DD6D68" w:rsidRPr="00903DBA">
              <w:rPr>
                <w:noProof/>
                <w:webHidden/>
              </w:rPr>
              <w:fldChar w:fldCharType="end"/>
            </w:r>
          </w:hyperlink>
        </w:p>
        <w:p w14:paraId="1D1DB42D" w14:textId="70BC8A5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1795D347" w14:textId="098723A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69D715B8" w14:textId="6604A7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DD6D68" w:rsidRPr="00903DBA">
              <w:rPr>
                <w:noProof/>
                <w:webHidden/>
              </w:rPr>
              <w:t>200</w:t>
            </w:r>
            <w:r w:rsidR="00DD6D68" w:rsidRPr="00903DBA">
              <w:rPr>
                <w:noProof/>
                <w:webHidden/>
              </w:rPr>
              <w:fldChar w:fldCharType="end"/>
            </w:r>
          </w:hyperlink>
        </w:p>
        <w:p w14:paraId="7B692642" w14:textId="46ED2621" w:rsidR="00DD6D68" w:rsidRPr="00903DBA" w:rsidRDefault="00030D62">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0BED99D5" w14:textId="446E2BCD"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DD6D68" w:rsidRPr="00903DBA">
              <w:rPr>
                <w:noProof/>
                <w:webHidden/>
              </w:rPr>
              <w:t>202</w:t>
            </w:r>
            <w:r w:rsidR="00DD6D68" w:rsidRPr="00903DBA">
              <w:rPr>
                <w:noProof/>
                <w:webHidden/>
              </w:rPr>
              <w:fldChar w:fldCharType="end"/>
            </w:r>
          </w:hyperlink>
        </w:p>
        <w:p w14:paraId="35332A91" w14:textId="6B3A366B"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DD6D68" w:rsidRPr="00903DBA">
              <w:rPr>
                <w:noProof/>
                <w:webHidden/>
              </w:rPr>
              <w:t>204</w:t>
            </w:r>
            <w:r w:rsidR="00DD6D68" w:rsidRPr="00903DBA">
              <w:rPr>
                <w:noProof/>
                <w:webHidden/>
              </w:rPr>
              <w:fldChar w:fldCharType="end"/>
            </w:r>
          </w:hyperlink>
        </w:p>
        <w:p w14:paraId="06F4BA45" w14:textId="6A430C7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DD6D68" w:rsidRPr="00903DBA">
              <w:rPr>
                <w:noProof/>
                <w:webHidden/>
              </w:rPr>
              <w:t>205</w:t>
            </w:r>
            <w:r w:rsidR="00DD6D68" w:rsidRPr="00903DBA">
              <w:rPr>
                <w:noProof/>
                <w:webHidden/>
              </w:rPr>
              <w:fldChar w:fldCharType="end"/>
            </w:r>
          </w:hyperlink>
        </w:p>
        <w:p w14:paraId="759AA861" w14:textId="5A1AF8F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DD6D68" w:rsidRPr="00903DBA">
              <w:rPr>
                <w:noProof/>
                <w:webHidden/>
              </w:rPr>
              <w:t>206</w:t>
            </w:r>
            <w:r w:rsidR="00DD6D68" w:rsidRPr="00903DBA">
              <w:rPr>
                <w:noProof/>
                <w:webHidden/>
              </w:rPr>
              <w:fldChar w:fldCharType="end"/>
            </w:r>
          </w:hyperlink>
        </w:p>
        <w:p w14:paraId="493A7DBC" w14:textId="68451AA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DD6D68" w:rsidRPr="00903DBA">
              <w:rPr>
                <w:noProof/>
                <w:webHidden/>
              </w:rPr>
              <w:t>208</w:t>
            </w:r>
            <w:r w:rsidR="00DD6D68" w:rsidRPr="00903DBA">
              <w:rPr>
                <w:noProof/>
                <w:webHidden/>
              </w:rPr>
              <w:fldChar w:fldCharType="end"/>
            </w:r>
          </w:hyperlink>
        </w:p>
        <w:p w14:paraId="63F66FBC" w14:textId="12359CF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DD6D68" w:rsidRPr="00903DBA">
              <w:rPr>
                <w:noProof/>
                <w:webHidden/>
              </w:rPr>
              <w:t>209</w:t>
            </w:r>
            <w:r w:rsidR="00DD6D68" w:rsidRPr="00903DBA">
              <w:rPr>
                <w:noProof/>
                <w:webHidden/>
              </w:rPr>
              <w:fldChar w:fldCharType="end"/>
            </w:r>
          </w:hyperlink>
        </w:p>
        <w:p w14:paraId="0029625B" w14:textId="7889BEA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DD6D68" w:rsidRPr="00903DBA">
              <w:rPr>
                <w:noProof/>
                <w:webHidden/>
              </w:rPr>
              <w:t>210</w:t>
            </w:r>
            <w:r w:rsidR="00DD6D68" w:rsidRPr="00903DBA">
              <w:rPr>
                <w:noProof/>
                <w:webHidden/>
              </w:rPr>
              <w:fldChar w:fldCharType="end"/>
            </w:r>
          </w:hyperlink>
        </w:p>
        <w:p w14:paraId="4EAEF57B" w14:textId="229A8BB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DD6D68" w:rsidRPr="00903DBA">
              <w:rPr>
                <w:noProof/>
                <w:webHidden/>
              </w:rPr>
              <w:t>213</w:t>
            </w:r>
            <w:r w:rsidR="00DD6D68" w:rsidRPr="00903DBA">
              <w:rPr>
                <w:noProof/>
                <w:webHidden/>
              </w:rPr>
              <w:fldChar w:fldCharType="end"/>
            </w:r>
          </w:hyperlink>
        </w:p>
        <w:p w14:paraId="290C40E9" w14:textId="7CAB95D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DD6D68" w:rsidRPr="00903DBA">
              <w:rPr>
                <w:noProof/>
                <w:webHidden/>
              </w:rPr>
              <w:t>217</w:t>
            </w:r>
            <w:r w:rsidR="00DD6D68" w:rsidRPr="00903DBA">
              <w:rPr>
                <w:noProof/>
                <w:webHidden/>
              </w:rPr>
              <w:fldChar w:fldCharType="end"/>
            </w:r>
          </w:hyperlink>
        </w:p>
        <w:p w14:paraId="5622E89C" w14:textId="5F4940CB"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DD6D68" w:rsidRPr="00903DBA">
              <w:rPr>
                <w:noProof/>
                <w:webHidden/>
              </w:rPr>
              <w:t>220</w:t>
            </w:r>
            <w:r w:rsidR="00DD6D68" w:rsidRPr="00903DBA">
              <w:rPr>
                <w:noProof/>
                <w:webHidden/>
              </w:rPr>
              <w:fldChar w:fldCharType="end"/>
            </w:r>
          </w:hyperlink>
        </w:p>
        <w:p w14:paraId="14428AD5" w14:textId="71EE5F2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DD6D68" w:rsidRPr="00903DBA">
              <w:rPr>
                <w:noProof/>
                <w:webHidden/>
              </w:rPr>
              <w:t>224</w:t>
            </w:r>
            <w:r w:rsidR="00DD6D68" w:rsidRPr="00903DBA">
              <w:rPr>
                <w:noProof/>
                <w:webHidden/>
              </w:rPr>
              <w:fldChar w:fldCharType="end"/>
            </w:r>
          </w:hyperlink>
        </w:p>
        <w:p w14:paraId="57D4BEE8" w14:textId="4509342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DD6D68" w:rsidRPr="00903DBA">
              <w:rPr>
                <w:noProof/>
                <w:webHidden/>
              </w:rPr>
              <w:t>225</w:t>
            </w:r>
            <w:r w:rsidR="00DD6D68" w:rsidRPr="00903DBA">
              <w:rPr>
                <w:noProof/>
                <w:webHidden/>
              </w:rPr>
              <w:fldChar w:fldCharType="end"/>
            </w:r>
          </w:hyperlink>
        </w:p>
        <w:p w14:paraId="17ACA698" w14:textId="391DCE9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DD6D68" w:rsidRPr="00903DBA">
              <w:rPr>
                <w:noProof/>
                <w:webHidden/>
              </w:rPr>
              <w:t>231</w:t>
            </w:r>
            <w:r w:rsidR="00DD6D68" w:rsidRPr="00903DBA">
              <w:rPr>
                <w:noProof/>
                <w:webHidden/>
              </w:rPr>
              <w:fldChar w:fldCharType="end"/>
            </w:r>
          </w:hyperlink>
        </w:p>
        <w:p w14:paraId="557FE6AA" w14:textId="5DF4CCF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DD6D68" w:rsidRPr="00903DBA">
              <w:rPr>
                <w:noProof/>
                <w:webHidden/>
              </w:rPr>
              <w:t>232</w:t>
            </w:r>
            <w:r w:rsidR="00DD6D68" w:rsidRPr="00903DBA">
              <w:rPr>
                <w:noProof/>
                <w:webHidden/>
              </w:rPr>
              <w:fldChar w:fldCharType="end"/>
            </w:r>
          </w:hyperlink>
        </w:p>
        <w:p w14:paraId="26C0F29B" w14:textId="5D677C1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DD6D68" w:rsidRPr="00903DBA">
              <w:rPr>
                <w:noProof/>
                <w:webHidden/>
              </w:rPr>
              <w:t>236</w:t>
            </w:r>
            <w:r w:rsidR="00DD6D68" w:rsidRPr="00903DBA">
              <w:rPr>
                <w:noProof/>
                <w:webHidden/>
              </w:rPr>
              <w:fldChar w:fldCharType="end"/>
            </w:r>
          </w:hyperlink>
        </w:p>
        <w:p w14:paraId="5327FEE5" w14:textId="7076333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DD6D68" w:rsidRPr="00903DBA">
              <w:rPr>
                <w:noProof/>
                <w:webHidden/>
              </w:rPr>
              <w:t>240</w:t>
            </w:r>
            <w:r w:rsidR="00DD6D68" w:rsidRPr="00903DBA">
              <w:rPr>
                <w:noProof/>
                <w:webHidden/>
              </w:rPr>
              <w:fldChar w:fldCharType="end"/>
            </w:r>
          </w:hyperlink>
        </w:p>
        <w:p w14:paraId="406A882F" w14:textId="266547D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DD6D68" w:rsidRPr="00903DBA">
              <w:rPr>
                <w:noProof/>
                <w:webHidden/>
              </w:rPr>
              <w:t>242</w:t>
            </w:r>
            <w:r w:rsidR="00DD6D68" w:rsidRPr="00903DBA">
              <w:rPr>
                <w:noProof/>
                <w:webHidden/>
              </w:rPr>
              <w:fldChar w:fldCharType="end"/>
            </w:r>
          </w:hyperlink>
        </w:p>
        <w:p w14:paraId="51F7499E" w14:textId="3E35457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DD6D68" w:rsidRPr="00903DBA">
              <w:rPr>
                <w:noProof/>
                <w:webHidden/>
              </w:rPr>
              <w:t>243</w:t>
            </w:r>
            <w:r w:rsidR="00DD6D68" w:rsidRPr="00903DBA">
              <w:rPr>
                <w:noProof/>
                <w:webHidden/>
              </w:rPr>
              <w:fldChar w:fldCharType="end"/>
            </w:r>
          </w:hyperlink>
        </w:p>
        <w:p w14:paraId="16D0045F" w14:textId="5F20FD7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DD6D68" w:rsidRPr="00903DBA">
              <w:rPr>
                <w:noProof/>
                <w:webHidden/>
              </w:rPr>
              <w:t>244</w:t>
            </w:r>
            <w:r w:rsidR="00DD6D68" w:rsidRPr="00903DBA">
              <w:rPr>
                <w:noProof/>
                <w:webHidden/>
              </w:rPr>
              <w:fldChar w:fldCharType="end"/>
            </w:r>
          </w:hyperlink>
        </w:p>
        <w:p w14:paraId="45447F69" w14:textId="7547AB6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DD6D68" w:rsidRPr="00903DBA">
              <w:rPr>
                <w:noProof/>
                <w:webHidden/>
              </w:rPr>
              <w:t>246</w:t>
            </w:r>
            <w:r w:rsidR="00DD6D68" w:rsidRPr="00903DBA">
              <w:rPr>
                <w:noProof/>
                <w:webHidden/>
              </w:rPr>
              <w:fldChar w:fldCharType="end"/>
            </w:r>
          </w:hyperlink>
        </w:p>
        <w:p w14:paraId="6FD8C33F" w14:textId="58A19F8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DD6D68" w:rsidRPr="00903DBA">
              <w:rPr>
                <w:noProof/>
                <w:webHidden/>
              </w:rPr>
              <w:t>247</w:t>
            </w:r>
            <w:r w:rsidR="00DD6D68" w:rsidRPr="00903DBA">
              <w:rPr>
                <w:noProof/>
                <w:webHidden/>
              </w:rPr>
              <w:fldChar w:fldCharType="end"/>
            </w:r>
          </w:hyperlink>
        </w:p>
        <w:p w14:paraId="69C73B80" w14:textId="33BB9AA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DD6D68" w:rsidRPr="00903DBA">
              <w:rPr>
                <w:noProof/>
                <w:webHidden/>
              </w:rPr>
              <w:t>249</w:t>
            </w:r>
            <w:r w:rsidR="00DD6D68" w:rsidRPr="00903DBA">
              <w:rPr>
                <w:noProof/>
                <w:webHidden/>
              </w:rPr>
              <w:fldChar w:fldCharType="end"/>
            </w:r>
          </w:hyperlink>
        </w:p>
        <w:p w14:paraId="1B4281D5" w14:textId="407E701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DD6D68" w:rsidRPr="00903DBA">
              <w:rPr>
                <w:noProof/>
                <w:webHidden/>
              </w:rPr>
              <w:t>253</w:t>
            </w:r>
            <w:r w:rsidR="00DD6D68" w:rsidRPr="00903DBA">
              <w:rPr>
                <w:noProof/>
                <w:webHidden/>
              </w:rPr>
              <w:fldChar w:fldCharType="end"/>
            </w:r>
          </w:hyperlink>
        </w:p>
        <w:p w14:paraId="617B842C" w14:textId="69C81FB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DD6D68" w:rsidRPr="00903DBA">
              <w:rPr>
                <w:noProof/>
                <w:webHidden/>
              </w:rPr>
              <w:t>254</w:t>
            </w:r>
            <w:r w:rsidR="00DD6D68" w:rsidRPr="00903DBA">
              <w:rPr>
                <w:noProof/>
                <w:webHidden/>
              </w:rPr>
              <w:fldChar w:fldCharType="end"/>
            </w:r>
          </w:hyperlink>
        </w:p>
        <w:p w14:paraId="5A8A63E0" w14:textId="1600EEE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DD6D68" w:rsidRPr="00903DBA">
              <w:rPr>
                <w:noProof/>
                <w:webHidden/>
              </w:rPr>
              <w:t>255</w:t>
            </w:r>
            <w:r w:rsidR="00DD6D68" w:rsidRPr="00903DBA">
              <w:rPr>
                <w:noProof/>
                <w:webHidden/>
              </w:rPr>
              <w:fldChar w:fldCharType="end"/>
            </w:r>
          </w:hyperlink>
        </w:p>
        <w:p w14:paraId="0A2664B1" w14:textId="7C4D5C9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7DF18562" w14:textId="17AEDFF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DD6D68" w:rsidRPr="00903DBA">
              <w:rPr>
                <w:noProof/>
                <w:webHidden/>
              </w:rPr>
              <w:t>256</w:t>
            </w:r>
            <w:r w:rsidR="00DD6D68" w:rsidRPr="00903DBA">
              <w:rPr>
                <w:noProof/>
                <w:webHidden/>
              </w:rPr>
              <w:fldChar w:fldCharType="end"/>
            </w:r>
          </w:hyperlink>
        </w:p>
        <w:p w14:paraId="3596EB73" w14:textId="4502E3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DD6D68" w:rsidRPr="00903DBA">
              <w:rPr>
                <w:noProof/>
                <w:webHidden/>
              </w:rPr>
              <w:t>257</w:t>
            </w:r>
            <w:r w:rsidR="00DD6D68" w:rsidRPr="00903DBA">
              <w:rPr>
                <w:noProof/>
                <w:webHidden/>
              </w:rPr>
              <w:fldChar w:fldCharType="end"/>
            </w:r>
          </w:hyperlink>
        </w:p>
        <w:p w14:paraId="79D37583" w14:textId="6EAB93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DD6D68" w:rsidRPr="00903DBA">
              <w:rPr>
                <w:noProof/>
                <w:webHidden/>
              </w:rPr>
              <w:t>260</w:t>
            </w:r>
            <w:r w:rsidR="00DD6D68" w:rsidRPr="00903DBA">
              <w:rPr>
                <w:noProof/>
                <w:webHidden/>
              </w:rPr>
              <w:fldChar w:fldCharType="end"/>
            </w:r>
          </w:hyperlink>
        </w:p>
        <w:p w14:paraId="40502185" w14:textId="2507C09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DD6D68" w:rsidRPr="00903DBA">
              <w:rPr>
                <w:noProof/>
                <w:webHidden/>
              </w:rPr>
              <w:t>261</w:t>
            </w:r>
            <w:r w:rsidR="00DD6D68" w:rsidRPr="00903DBA">
              <w:rPr>
                <w:noProof/>
                <w:webHidden/>
              </w:rPr>
              <w:fldChar w:fldCharType="end"/>
            </w:r>
          </w:hyperlink>
        </w:p>
        <w:p w14:paraId="5D22B9C4" w14:textId="490732F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DD6D68" w:rsidRPr="00903DBA">
              <w:rPr>
                <w:noProof/>
                <w:webHidden/>
              </w:rPr>
              <w:t>263</w:t>
            </w:r>
            <w:r w:rsidR="00DD6D68" w:rsidRPr="00903DBA">
              <w:rPr>
                <w:noProof/>
                <w:webHidden/>
              </w:rPr>
              <w:fldChar w:fldCharType="end"/>
            </w:r>
          </w:hyperlink>
        </w:p>
        <w:p w14:paraId="183D74DD" w14:textId="232CD81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DD6D68" w:rsidRPr="00903DBA">
              <w:rPr>
                <w:noProof/>
                <w:webHidden/>
              </w:rPr>
              <w:t>264</w:t>
            </w:r>
            <w:r w:rsidR="00DD6D68" w:rsidRPr="00903DBA">
              <w:rPr>
                <w:noProof/>
                <w:webHidden/>
              </w:rPr>
              <w:fldChar w:fldCharType="end"/>
            </w:r>
          </w:hyperlink>
        </w:p>
        <w:p w14:paraId="08B901E7" w14:textId="4C9CA6E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DD6D68" w:rsidRPr="00903DBA">
              <w:rPr>
                <w:noProof/>
                <w:webHidden/>
              </w:rPr>
              <w:t>267</w:t>
            </w:r>
            <w:r w:rsidR="00DD6D68" w:rsidRPr="00903DBA">
              <w:rPr>
                <w:noProof/>
                <w:webHidden/>
              </w:rPr>
              <w:fldChar w:fldCharType="end"/>
            </w:r>
          </w:hyperlink>
        </w:p>
        <w:p w14:paraId="3C8AB690" w14:textId="2FC481F2" w:rsidR="00DD6D68" w:rsidRPr="00903DBA" w:rsidRDefault="00030D62">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08A7C45" w14:textId="28F19250"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DD6D68" w:rsidRPr="00903DBA">
              <w:rPr>
                <w:rStyle w:val="Hyperlnk"/>
                <w:noProof/>
              </w:rPr>
              <w:t>The Windows Mode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4BCE2142" w14:textId="01D4186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DD6D68" w:rsidRPr="00903DBA">
              <w:rPr>
                <w:noProof/>
                <w:webHidden/>
              </w:rPr>
              <w:t>269</w:t>
            </w:r>
            <w:r w:rsidR="00DD6D68" w:rsidRPr="00903DBA">
              <w:rPr>
                <w:noProof/>
                <w:webHidden/>
              </w:rPr>
              <w:fldChar w:fldCharType="end"/>
            </w:r>
          </w:hyperlink>
        </w:p>
        <w:p w14:paraId="3DDEB1AD" w14:textId="6F85F85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DD6D68" w:rsidRPr="00903DBA">
              <w:rPr>
                <w:noProof/>
                <w:webHidden/>
              </w:rPr>
              <w:t>272</w:t>
            </w:r>
            <w:r w:rsidR="00DD6D68" w:rsidRPr="00903DBA">
              <w:rPr>
                <w:noProof/>
                <w:webHidden/>
              </w:rPr>
              <w:fldChar w:fldCharType="end"/>
            </w:r>
          </w:hyperlink>
        </w:p>
        <w:p w14:paraId="23530561" w14:textId="4EC9E0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DD6D68" w:rsidRPr="00903DBA">
              <w:rPr>
                <w:noProof/>
                <w:webHidden/>
              </w:rPr>
              <w:t>273</w:t>
            </w:r>
            <w:r w:rsidR="00DD6D68" w:rsidRPr="00903DBA">
              <w:rPr>
                <w:noProof/>
                <w:webHidden/>
              </w:rPr>
              <w:fldChar w:fldCharType="end"/>
            </w:r>
          </w:hyperlink>
        </w:p>
        <w:p w14:paraId="43021150" w14:textId="0964074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DD6D68" w:rsidRPr="00903DBA">
              <w:rPr>
                <w:noProof/>
                <w:webHidden/>
              </w:rPr>
              <w:t>275</w:t>
            </w:r>
            <w:r w:rsidR="00DD6D68" w:rsidRPr="00903DBA">
              <w:rPr>
                <w:noProof/>
                <w:webHidden/>
              </w:rPr>
              <w:fldChar w:fldCharType="end"/>
            </w:r>
          </w:hyperlink>
        </w:p>
        <w:p w14:paraId="415EF0F2" w14:textId="7C59634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724E474E" w14:textId="4A709C0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DD6D68" w:rsidRPr="00903DBA">
              <w:rPr>
                <w:noProof/>
                <w:webHidden/>
              </w:rPr>
              <w:t>276</w:t>
            </w:r>
            <w:r w:rsidR="00DD6D68" w:rsidRPr="00903DBA">
              <w:rPr>
                <w:noProof/>
                <w:webHidden/>
              </w:rPr>
              <w:fldChar w:fldCharType="end"/>
            </w:r>
          </w:hyperlink>
        </w:p>
        <w:p w14:paraId="401281E8" w14:textId="50B26C3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210E83D0" w14:textId="6767E550"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DD6D68" w:rsidRPr="00903DBA">
              <w:rPr>
                <w:noProof/>
                <w:webHidden/>
              </w:rPr>
              <w:t>277</w:t>
            </w:r>
            <w:r w:rsidR="00DD6D68" w:rsidRPr="00903DBA">
              <w:rPr>
                <w:noProof/>
                <w:webHidden/>
              </w:rPr>
              <w:fldChar w:fldCharType="end"/>
            </w:r>
          </w:hyperlink>
        </w:p>
        <w:p w14:paraId="44E396EF" w14:textId="292BACC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DD6D68" w:rsidRPr="00903DBA">
              <w:rPr>
                <w:noProof/>
                <w:webHidden/>
              </w:rPr>
              <w:t>278</w:t>
            </w:r>
            <w:r w:rsidR="00DD6D68" w:rsidRPr="00903DBA">
              <w:rPr>
                <w:noProof/>
                <w:webHidden/>
              </w:rPr>
              <w:fldChar w:fldCharType="end"/>
            </w:r>
          </w:hyperlink>
        </w:p>
        <w:p w14:paraId="6A221687" w14:textId="4CCE759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DD6D68" w:rsidRPr="00903DBA">
              <w:rPr>
                <w:noProof/>
                <w:webHidden/>
              </w:rPr>
              <w:t>283</w:t>
            </w:r>
            <w:r w:rsidR="00DD6D68" w:rsidRPr="00903DBA">
              <w:rPr>
                <w:noProof/>
                <w:webHidden/>
              </w:rPr>
              <w:fldChar w:fldCharType="end"/>
            </w:r>
          </w:hyperlink>
        </w:p>
        <w:p w14:paraId="38C732BA" w14:textId="0F02E05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DD6D68" w:rsidRPr="00903DBA">
              <w:rPr>
                <w:noProof/>
                <w:webHidden/>
              </w:rPr>
              <w:t>286</w:t>
            </w:r>
            <w:r w:rsidR="00DD6D68" w:rsidRPr="00903DBA">
              <w:rPr>
                <w:noProof/>
                <w:webHidden/>
              </w:rPr>
              <w:fldChar w:fldCharType="end"/>
            </w:r>
          </w:hyperlink>
        </w:p>
        <w:p w14:paraId="4CF1E2CF" w14:textId="272EE18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DD6D68" w:rsidRPr="00903DBA">
              <w:rPr>
                <w:noProof/>
                <w:webHidden/>
              </w:rPr>
              <w:t>287</w:t>
            </w:r>
            <w:r w:rsidR="00DD6D68" w:rsidRPr="00903DBA">
              <w:rPr>
                <w:noProof/>
                <w:webHidden/>
              </w:rPr>
              <w:fldChar w:fldCharType="end"/>
            </w:r>
          </w:hyperlink>
        </w:p>
        <w:p w14:paraId="769705D9" w14:textId="5E7A520F"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DD6D68" w:rsidRPr="00903DBA">
              <w:rPr>
                <w:noProof/>
                <w:webHidden/>
              </w:rPr>
              <w:t>294</w:t>
            </w:r>
            <w:r w:rsidR="00DD6D68" w:rsidRPr="00903DBA">
              <w:rPr>
                <w:noProof/>
                <w:webHidden/>
              </w:rPr>
              <w:fldChar w:fldCharType="end"/>
            </w:r>
          </w:hyperlink>
        </w:p>
        <w:p w14:paraId="1AC85031" w14:textId="3D75442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DD6D68" w:rsidRPr="00903DBA">
              <w:rPr>
                <w:noProof/>
                <w:webHidden/>
              </w:rPr>
              <w:t>295</w:t>
            </w:r>
            <w:r w:rsidR="00DD6D68" w:rsidRPr="00903DBA">
              <w:rPr>
                <w:noProof/>
                <w:webHidden/>
              </w:rPr>
              <w:fldChar w:fldCharType="end"/>
            </w:r>
          </w:hyperlink>
        </w:p>
        <w:p w14:paraId="11B9331B" w14:textId="7B9E26A4" w:rsidR="00DD6D68" w:rsidRPr="00903DBA" w:rsidRDefault="00030D62">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08EA5B58" w14:textId="35B28D1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DD6D68" w:rsidRPr="00903DBA">
              <w:rPr>
                <w:noProof/>
                <w:webHidden/>
              </w:rPr>
              <w:t>301</w:t>
            </w:r>
            <w:r w:rsidR="00DD6D68" w:rsidRPr="00903DBA">
              <w:rPr>
                <w:noProof/>
                <w:webHidden/>
              </w:rPr>
              <w:fldChar w:fldCharType="end"/>
            </w:r>
          </w:hyperlink>
        </w:p>
        <w:p w14:paraId="21BEEBDA" w14:textId="7951081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346ADC78" w14:textId="43B99F0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DD6D68" w:rsidRPr="00903DBA">
              <w:rPr>
                <w:noProof/>
                <w:webHidden/>
              </w:rPr>
              <w:t>302</w:t>
            </w:r>
            <w:r w:rsidR="00DD6D68" w:rsidRPr="00903DBA">
              <w:rPr>
                <w:noProof/>
                <w:webHidden/>
              </w:rPr>
              <w:fldChar w:fldCharType="end"/>
            </w:r>
          </w:hyperlink>
        </w:p>
        <w:p w14:paraId="0298AC02" w14:textId="48BDA3B5"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DD6D68" w:rsidRPr="00903DBA">
              <w:rPr>
                <w:noProof/>
                <w:webHidden/>
              </w:rPr>
              <w:t>305</w:t>
            </w:r>
            <w:r w:rsidR="00DD6D68" w:rsidRPr="00903DBA">
              <w:rPr>
                <w:noProof/>
                <w:webHidden/>
              </w:rPr>
              <w:fldChar w:fldCharType="end"/>
            </w:r>
          </w:hyperlink>
        </w:p>
        <w:p w14:paraId="360B75FC" w14:textId="55EEDD0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DD6D68" w:rsidRPr="00903DBA">
              <w:rPr>
                <w:noProof/>
                <w:webHidden/>
              </w:rPr>
              <w:t>308</w:t>
            </w:r>
            <w:r w:rsidR="00DD6D68" w:rsidRPr="00903DBA">
              <w:rPr>
                <w:noProof/>
                <w:webHidden/>
              </w:rPr>
              <w:fldChar w:fldCharType="end"/>
            </w:r>
          </w:hyperlink>
        </w:p>
        <w:p w14:paraId="70BA134C" w14:textId="3576BCD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DD6D68" w:rsidRPr="00903DBA">
              <w:rPr>
                <w:noProof/>
                <w:webHidden/>
              </w:rPr>
              <w:t>314</w:t>
            </w:r>
            <w:r w:rsidR="00DD6D68" w:rsidRPr="00903DBA">
              <w:rPr>
                <w:noProof/>
                <w:webHidden/>
              </w:rPr>
              <w:fldChar w:fldCharType="end"/>
            </w:r>
          </w:hyperlink>
        </w:p>
        <w:p w14:paraId="2D8337C8" w14:textId="2E08D7E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DD6D68" w:rsidRPr="00903DBA">
              <w:rPr>
                <w:noProof/>
                <w:webHidden/>
              </w:rPr>
              <w:t>316</w:t>
            </w:r>
            <w:r w:rsidR="00DD6D68" w:rsidRPr="00903DBA">
              <w:rPr>
                <w:noProof/>
                <w:webHidden/>
              </w:rPr>
              <w:fldChar w:fldCharType="end"/>
            </w:r>
          </w:hyperlink>
        </w:p>
        <w:p w14:paraId="1DFFC029" w14:textId="649230E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DD6D68" w:rsidRPr="00903DBA">
              <w:rPr>
                <w:noProof/>
                <w:webHidden/>
              </w:rPr>
              <w:t>317</w:t>
            </w:r>
            <w:r w:rsidR="00DD6D68" w:rsidRPr="00903DBA">
              <w:rPr>
                <w:noProof/>
                <w:webHidden/>
              </w:rPr>
              <w:fldChar w:fldCharType="end"/>
            </w:r>
          </w:hyperlink>
        </w:p>
        <w:p w14:paraId="777BA9D3" w14:textId="080015E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DD6D68" w:rsidRPr="00903DBA">
              <w:rPr>
                <w:noProof/>
                <w:webHidden/>
              </w:rPr>
              <w:t>319</w:t>
            </w:r>
            <w:r w:rsidR="00DD6D68" w:rsidRPr="00903DBA">
              <w:rPr>
                <w:noProof/>
                <w:webHidden/>
              </w:rPr>
              <w:fldChar w:fldCharType="end"/>
            </w:r>
          </w:hyperlink>
        </w:p>
        <w:p w14:paraId="5E2F080D" w14:textId="2A497E8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DD6D68" w:rsidRPr="00903DBA">
              <w:rPr>
                <w:noProof/>
                <w:webHidden/>
              </w:rPr>
              <w:t>320</w:t>
            </w:r>
            <w:r w:rsidR="00DD6D68" w:rsidRPr="00903DBA">
              <w:rPr>
                <w:noProof/>
                <w:webHidden/>
              </w:rPr>
              <w:fldChar w:fldCharType="end"/>
            </w:r>
          </w:hyperlink>
        </w:p>
        <w:p w14:paraId="4D54B310" w14:textId="58E6BD6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45664C92" w14:textId="59E2A59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DD6D68" w:rsidRPr="00903DBA">
              <w:rPr>
                <w:noProof/>
                <w:webHidden/>
              </w:rPr>
              <w:t>321</w:t>
            </w:r>
            <w:r w:rsidR="00DD6D68" w:rsidRPr="00903DBA">
              <w:rPr>
                <w:noProof/>
                <w:webHidden/>
              </w:rPr>
              <w:fldChar w:fldCharType="end"/>
            </w:r>
          </w:hyperlink>
        </w:p>
        <w:p w14:paraId="00945C21" w14:textId="002B16B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DD6D68" w:rsidRPr="00903DBA">
              <w:rPr>
                <w:noProof/>
                <w:webHidden/>
              </w:rPr>
              <w:t>322</w:t>
            </w:r>
            <w:r w:rsidR="00DD6D68" w:rsidRPr="00903DBA">
              <w:rPr>
                <w:noProof/>
                <w:webHidden/>
              </w:rPr>
              <w:fldChar w:fldCharType="end"/>
            </w:r>
          </w:hyperlink>
        </w:p>
        <w:p w14:paraId="569EFE5B" w14:textId="47E4D88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2C90D4E2" w14:textId="3E970AE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DD6D68" w:rsidRPr="00903DBA">
              <w:rPr>
                <w:noProof/>
                <w:webHidden/>
              </w:rPr>
              <w:t>325</w:t>
            </w:r>
            <w:r w:rsidR="00DD6D68" w:rsidRPr="00903DBA">
              <w:rPr>
                <w:noProof/>
                <w:webHidden/>
              </w:rPr>
              <w:fldChar w:fldCharType="end"/>
            </w:r>
          </w:hyperlink>
        </w:p>
        <w:p w14:paraId="4B43AFA7" w14:textId="682A18B2"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7EB6736E" w14:textId="335AAC6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DD6D68" w:rsidRPr="00903DBA">
              <w:rPr>
                <w:noProof/>
                <w:webHidden/>
              </w:rPr>
              <w:t>326</w:t>
            </w:r>
            <w:r w:rsidR="00DD6D68" w:rsidRPr="00903DBA">
              <w:rPr>
                <w:noProof/>
                <w:webHidden/>
              </w:rPr>
              <w:fldChar w:fldCharType="end"/>
            </w:r>
          </w:hyperlink>
        </w:p>
        <w:p w14:paraId="38773407" w14:textId="3A877F0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DD6D68" w:rsidRPr="00903DBA">
              <w:rPr>
                <w:noProof/>
                <w:webHidden/>
              </w:rPr>
              <w:t>337</w:t>
            </w:r>
            <w:r w:rsidR="00DD6D68" w:rsidRPr="00903DBA">
              <w:rPr>
                <w:noProof/>
                <w:webHidden/>
              </w:rPr>
              <w:fldChar w:fldCharType="end"/>
            </w:r>
          </w:hyperlink>
        </w:p>
        <w:p w14:paraId="5013CE21" w14:textId="2FA10B6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DD6D68" w:rsidRPr="00903DBA">
              <w:rPr>
                <w:noProof/>
                <w:webHidden/>
              </w:rPr>
              <w:t>349</w:t>
            </w:r>
            <w:r w:rsidR="00DD6D68" w:rsidRPr="00903DBA">
              <w:rPr>
                <w:noProof/>
                <w:webHidden/>
              </w:rPr>
              <w:fldChar w:fldCharType="end"/>
            </w:r>
          </w:hyperlink>
        </w:p>
        <w:p w14:paraId="22D79CCF" w14:textId="310D5D3C"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DD6D68" w:rsidRPr="00903DBA">
              <w:rPr>
                <w:noProof/>
                <w:webHidden/>
              </w:rPr>
              <w:t>359</w:t>
            </w:r>
            <w:r w:rsidR="00DD6D68" w:rsidRPr="00903DBA">
              <w:rPr>
                <w:noProof/>
                <w:webHidden/>
              </w:rPr>
              <w:fldChar w:fldCharType="end"/>
            </w:r>
          </w:hyperlink>
        </w:p>
        <w:p w14:paraId="44A77C5A" w14:textId="4E9196F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DD6D68" w:rsidRPr="00903DBA">
              <w:rPr>
                <w:noProof/>
                <w:webHidden/>
              </w:rPr>
              <w:t>365</w:t>
            </w:r>
            <w:r w:rsidR="00DD6D68" w:rsidRPr="00903DBA">
              <w:rPr>
                <w:noProof/>
                <w:webHidden/>
              </w:rPr>
              <w:fldChar w:fldCharType="end"/>
            </w:r>
          </w:hyperlink>
        </w:p>
        <w:p w14:paraId="685A69A6" w14:textId="13DE441F" w:rsidR="00DD6D68" w:rsidRPr="00903DBA" w:rsidRDefault="00030D62">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6F940727" w14:textId="0CB3C047"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1CE35B0E" w14:textId="7C9DC0C0"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DD6D68" w:rsidRPr="00903DBA">
              <w:rPr>
                <w:noProof/>
                <w:webHidden/>
              </w:rPr>
              <w:t>372</w:t>
            </w:r>
            <w:r w:rsidR="00DD6D68" w:rsidRPr="00903DBA">
              <w:rPr>
                <w:noProof/>
                <w:webHidden/>
              </w:rPr>
              <w:fldChar w:fldCharType="end"/>
            </w:r>
          </w:hyperlink>
        </w:p>
        <w:p w14:paraId="5928F38A" w14:textId="3E1A8A1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DD6D68" w:rsidRPr="00903DBA">
              <w:rPr>
                <w:noProof/>
                <w:webHidden/>
              </w:rPr>
              <w:t>373</w:t>
            </w:r>
            <w:r w:rsidR="00DD6D68" w:rsidRPr="00903DBA">
              <w:rPr>
                <w:noProof/>
                <w:webHidden/>
              </w:rPr>
              <w:fldChar w:fldCharType="end"/>
            </w:r>
          </w:hyperlink>
        </w:p>
        <w:p w14:paraId="1313CB9A" w14:textId="2A12ACA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DD6D68" w:rsidRPr="00903DBA">
              <w:rPr>
                <w:noProof/>
                <w:webHidden/>
              </w:rPr>
              <w:t>377</w:t>
            </w:r>
            <w:r w:rsidR="00DD6D68" w:rsidRPr="00903DBA">
              <w:rPr>
                <w:noProof/>
                <w:webHidden/>
              </w:rPr>
              <w:fldChar w:fldCharType="end"/>
            </w:r>
          </w:hyperlink>
        </w:p>
        <w:p w14:paraId="79769DF2" w14:textId="2FD5C53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DD6D68" w:rsidRPr="00903DBA">
              <w:rPr>
                <w:noProof/>
                <w:webHidden/>
              </w:rPr>
              <w:t>378</w:t>
            </w:r>
            <w:r w:rsidR="00DD6D68" w:rsidRPr="00903DBA">
              <w:rPr>
                <w:noProof/>
                <w:webHidden/>
              </w:rPr>
              <w:fldChar w:fldCharType="end"/>
            </w:r>
          </w:hyperlink>
        </w:p>
        <w:p w14:paraId="5696464C" w14:textId="68DB93F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DD6D68" w:rsidRPr="00903DBA">
              <w:rPr>
                <w:noProof/>
                <w:webHidden/>
              </w:rPr>
              <w:t>380</w:t>
            </w:r>
            <w:r w:rsidR="00DD6D68" w:rsidRPr="00903DBA">
              <w:rPr>
                <w:noProof/>
                <w:webHidden/>
              </w:rPr>
              <w:fldChar w:fldCharType="end"/>
            </w:r>
          </w:hyperlink>
        </w:p>
        <w:p w14:paraId="5E13B556" w14:textId="70A4AEB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DD6D68" w:rsidRPr="00903DBA">
              <w:rPr>
                <w:noProof/>
                <w:webHidden/>
              </w:rPr>
              <w:t>381</w:t>
            </w:r>
            <w:r w:rsidR="00DD6D68" w:rsidRPr="00903DBA">
              <w:rPr>
                <w:noProof/>
                <w:webHidden/>
              </w:rPr>
              <w:fldChar w:fldCharType="end"/>
            </w:r>
          </w:hyperlink>
        </w:p>
        <w:p w14:paraId="35209B61" w14:textId="31348AD2"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DD6D68" w:rsidRPr="00903DBA">
              <w:rPr>
                <w:noProof/>
                <w:webHidden/>
              </w:rPr>
              <w:t>383</w:t>
            </w:r>
            <w:r w:rsidR="00DD6D68" w:rsidRPr="00903DBA">
              <w:rPr>
                <w:noProof/>
                <w:webHidden/>
              </w:rPr>
              <w:fldChar w:fldCharType="end"/>
            </w:r>
          </w:hyperlink>
        </w:p>
        <w:p w14:paraId="3EF5AABC" w14:textId="2650384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DD6D68" w:rsidRPr="00903DBA">
              <w:rPr>
                <w:noProof/>
                <w:webHidden/>
              </w:rPr>
              <w:t>384</w:t>
            </w:r>
            <w:r w:rsidR="00DD6D68" w:rsidRPr="00903DBA">
              <w:rPr>
                <w:noProof/>
                <w:webHidden/>
              </w:rPr>
              <w:fldChar w:fldCharType="end"/>
            </w:r>
          </w:hyperlink>
        </w:p>
        <w:p w14:paraId="71A3C79C" w14:textId="5A81CC1E"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DD6D68" w:rsidRPr="00903DBA">
              <w:rPr>
                <w:noProof/>
                <w:webHidden/>
              </w:rPr>
              <w:t>385</w:t>
            </w:r>
            <w:r w:rsidR="00DD6D68" w:rsidRPr="00903DBA">
              <w:rPr>
                <w:noProof/>
                <w:webHidden/>
              </w:rPr>
              <w:fldChar w:fldCharType="end"/>
            </w:r>
          </w:hyperlink>
        </w:p>
        <w:p w14:paraId="332D994B" w14:textId="30BFB0F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DD6D68" w:rsidRPr="00903DBA">
              <w:rPr>
                <w:noProof/>
                <w:webHidden/>
              </w:rPr>
              <w:t>386</w:t>
            </w:r>
            <w:r w:rsidR="00DD6D68" w:rsidRPr="00903DBA">
              <w:rPr>
                <w:noProof/>
                <w:webHidden/>
              </w:rPr>
              <w:fldChar w:fldCharType="end"/>
            </w:r>
          </w:hyperlink>
        </w:p>
        <w:p w14:paraId="775EA231" w14:textId="12C93A71"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DD6D68" w:rsidRPr="00903DBA">
              <w:rPr>
                <w:noProof/>
                <w:webHidden/>
              </w:rPr>
              <w:t>389</w:t>
            </w:r>
            <w:r w:rsidR="00DD6D68" w:rsidRPr="00903DBA">
              <w:rPr>
                <w:noProof/>
                <w:webHidden/>
              </w:rPr>
              <w:fldChar w:fldCharType="end"/>
            </w:r>
          </w:hyperlink>
        </w:p>
        <w:p w14:paraId="04812ABD" w14:textId="7892F77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DD6D68" w:rsidRPr="00903DBA">
              <w:rPr>
                <w:noProof/>
                <w:webHidden/>
              </w:rPr>
              <w:t>390</w:t>
            </w:r>
            <w:r w:rsidR="00DD6D68" w:rsidRPr="00903DBA">
              <w:rPr>
                <w:noProof/>
                <w:webHidden/>
              </w:rPr>
              <w:fldChar w:fldCharType="end"/>
            </w:r>
          </w:hyperlink>
        </w:p>
        <w:p w14:paraId="6A514EBA" w14:textId="102E0F72"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DD6D68" w:rsidRPr="00903DBA">
              <w:rPr>
                <w:noProof/>
                <w:webHidden/>
              </w:rPr>
              <w:t>391</w:t>
            </w:r>
            <w:r w:rsidR="00DD6D68" w:rsidRPr="00903DBA">
              <w:rPr>
                <w:noProof/>
                <w:webHidden/>
              </w:rPr>
              <w:fldChar w:fldCharType="end"/>
            </w:r>
          </w:hyperlink>
        </w:p>
        <w:p w14:paraId="4C462D01" w14:textId="1D919B5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DD6D68" w:rsidRPr="00903DBA">
              <w:rPr>
                <w:noProof/>
                <w:webHidden/>
              </w:rPr>
              <w:t>396</w:t>
            </w:r>
            <w:r w:rsidR="00DD6D68" w:rsidRPr="00903DBA">
              <w:rPr>
                <w:noProof/>
                <w:webHidden/>
              </w:rPr>
              <w:fldChar w:fldCharType="end"/>
            </w:r>
          </w:hyperlink>
        </w:p>
        <w:p w14:paraId="3B396DBC" w14:textId="477218B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DD6D68" w:rsidRPr="00903DBA">
              <w:rPr>
                <w:noProof/>
                <w:webHidden/>
              </w:rPr>
              <w:t>398</w:t>
            </w:r>
            <w:r w:rsidR="00DD6D68" w:rsidRPr="00903DBA">
              <w:rPr>
                <w:noProof/>
                <w:webHidden/>
              </w:rPr>
              <w:fldChar w:fldCharType="end"/>
            </w:r>
          </w:hyperlink>
        </w:p>
        <w:p w14:paraId="25338E21" w14:textId="66C4C95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DD6D68" w:rsidRPr="00903DBA">
              <w:rPr>
                <w:noProof/>
                <w:webHidden/>
              </w:rPr>
              <w:t>401</w:t>
            </w:r>
            <w:r w:rsidR="00DD6D68" w:rsidRPr="00903DBA">
              <w:rPr>
                <w:noProof/>
                <w:webHidden/>
              </w:rPr>
              <w:fldChar w:fldCharType="end"/>
            </w:r>
          </w:hyperlink>
        </w:p>
        <w:p w14:paraId="45E050BE" w14:textId="21CA6CC6" w:rsidR="00DD6D68" w:rsidRPr="00903DBA" w:rsidRDefault="00030D62">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986712C" w14:textId="7073715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45B09141" w14:textId="6CE3BC7D"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DD6D68" w:rsidRPr="00903DBA">
              <w:rPr>
                <w:noProof/>
                <w:webHidden/>
              </w:rPr>
              <w:t>403</w:t>
            </w:r>
            <w:r w:rsidR="00DD6D68" w:rsidRPr="00903DBA">
              <w:rPr>
                <w:noProof/>
                <w:webHidden/>
              </w:rPr>
              <w:fldChar w:fldCharType="end"/>
            </w:r>
          </w:hyperlink>
        </w:p>
        <w:p w14:paraId="21C15683" w14:textId="1BC69284" w:rsidR="00DD6D68" w:rsidRPr="00903DBA" w:rsidRDefault="00030D62">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1120A8A6" w14:textId="2445F6B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DD6D68" w:rsidRPr="00903DBA">
              <w:rPr>
                <w:noProof/>
                <w:webHidden/>
              </w:rPr>
              <w:t>410</w:t>
            </w:r>
            <w:r w:rsidR="00DD6D68" w:rsidRPr="00903DBA">
              <w:rPr>
                <w:noProof/>
                <w:webHidden/>
              </w:rPr>
              <w:fldChar w:fldCharType="end"/>
            </w:r>
          </w:hyperlink>
        </w:p>
        <w:p w14:paraId="2CF29F9A" w14:textId="4B1D6FA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DD6D68" w:rsidRPr="00903DBA">
              <w:rPr>
                <w:noProof/>
                <w:webHidden/>
              </w:rPr>
              <w:t>411</w:t>
            </w:r>
            <w:r w:rsidR="00DD6D68" w:rsidRPr="00903DBA">
              <w:rPr>
                <w:noProof/>
                <w:webHidden/>
              </w:rPr>
              <w:fldChar w:fldCharType="end"/>
            </w:r>
          </w:hyperlink>
        </w:p>
        <w:p w14:paraId="72E1B2BB" w14:textId="62136DB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DD6D68" w:rsidRPr="00903DBA">
              <w:rPr>
                <w:noProof/>
                <w:webHidden/>
              </w:rPr>
              <w:t>412</w:t>
            </w:r>
            <w:r w:rsidR="00DD6D68" w:rsidRPr="00903DBA">
              <w:rPr>
                <w:noProof/>
                <w:webHidden/>
              </w:rPr>
              <w:fldChar w:fldCharType="end"/>
            </w:r>
          </w:hyperlink>
        </w:p>
        <w:p w14:paraId="57929D54" w14:textId="2CABD410"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DD6D68" w:rsidRPr="00903DBA">
              <w:rPr>
                <w:noProof/>
                <w:webHidden/>
              </w:rPr>
              <w:t>416</w:t>
            </w:r>
            <w:r w:rsidR="00DD6D68" w:rsidRPr="00903DBA">
              <w:rPr>
                <w:noProof/>
                <w:webHidden/>
              </w:rPr>
              <w:fldChar w:fldCharType="end"/>
            </w:r>
          </w:hyperlink>
        </w:p>
        <w:p w14:paraId="2EAA80D9" w14:textId="59A434EE"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DD6D68" w:rsidRPr="00903DBA">
              <w:rPr>
                <w:noProof/>
                <w:webHidden/>
              </w:rPr>
              <w:t>418</w:t>
            </w:r>
            <w:r w:rsidR="00DD6D68" w:rsidRPr="00903DBA">
              <w:rPr>
                <w:noProof/>
                <w:webHidden/>
              </w:rPr>
              <w:fldChar w:fldCharType="end"/>
            </w:r>
          </w:hyperlink>
        </w:p>
        <w:p w14:paraId="5E1DDCCC" w14:textId="7BEB1FCA" w:rsidR="00DD6D68" w:rsidRPr="00903DBA" w:rsidRDefault="00030D62">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3AAC6164" w14:textId="479FD78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DD6D68" w:rsidRPr="00903DBA">
              <w:rPr>
                <w:noProof/>
                <w:webHidden/>
              </w:rPr>
              <w:t>420</w:t>
            </w:r>
            <w:r w:rsidR="00DD6D68" w:rsidRPr="00903DBA">
              <w:rPr>
                <w:noProof/>
                <w:webHidden/>
              </w:rPr>
              <w:fldChar w:fldCharType="end"/>
            </w:r>
          </w:hyperlink>
        </w:p>
        <w:p w14:paraId="022106A9" w14:textId="56285A6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48091FE4" w14:textId="77079A8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DD6D68" w:rsidRPr="00903DBA">
              <w:rPr>
                <w:noProof/>
                <w:webHidden/>
              </w:rPr>
              <w:t>424</w:t>
            </w:r>
            <w:r w:rsidR="00DD6D68" w:rsidRPr="00903DBA">
              <w:rPr>
                <w:noProof/>
                <w:webHidden/>
              </w:rPr>
              <w:fldChar w:fldCharType="end"/>
            </w:r>
          </w:hyperlink>
        </w:p>
        <w:p w14:paraId="211944E6" w14:textId="623375C9"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DD6D68" w:rsidRPr="00903DBA">
              <w:rPr>
                <w:noProof/>
                <w:webHidden/>
              </w:rPr>
              <w:t>425</w:t>
            </w:r>
            <w:r w:rsidR="00DD6D68" w:rsidRPr="00903DBA">
              <w:rPr>
                <w:noProof/>
                <w:webHidden/>
              </w:rPr>
              <w:fldChar w:fldCharType="end"/>
            </w:r>
          </w:hyperlink>
        </w:p>
        <w:p w14:paraId="6174F894" w14:textId="30D1E24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5F713B7A" w14:textId="2C85C18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DD6D68" w:rsidRPr="00903DBA">
              <w:rPr>
                <w:noProof/>
                <w:webHidden/>
              </w:rPr>
              <w:t>426</w:t>
            </w:r>
            <w:r w:rsidR="00DD6D68" w:rsidRPr="00903DBA">
              <w:rPr>
                <w:noProof/>
                <w:webHidden/>
              </w:rPr>
              <w:fldChar w:fldCharType="end"/>
            </w:r>
          </w:hyperlink>
        </w:p>
        <w:p w14:paraId="16039EE0" w14:textId="4EF835B1" w:rsidR="00DD6D68" w:rsidRPr="00903DBA" w:rsidRDefault="00030D62">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DD6D68" w:rsidRPr="00903DBA">
              <w:rPr>
                <w:noProof/>
                <w:webHidden/>
              </w:rPr>
              <w:t>428</w:t>
            </w:r>
            <w:r w:rsidR="00DD6D68" w:rsidRPr="00903DBA">
              <w:rPr>
                <w:noProof/>
                <w:webHidden/>
              </w:rPr>
              <w:fldChar w:fldCharType="end"/>
            </w:r>
          </w:hyperlink>
        </w:p>
        <w:p w14:paraId="23F2ABE7" w14:textId="07EE2079" w:rsidR="00DD6D68" w:rsidRPr="00903DBA" w:rsidRDefault="00030D62">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2FB97D0F" w14:textId="07DA8E58"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DD6D68" w:rsidRPr="00903DBA">
              <w:rPr>
                <w:noProof/>
                <w:webHidden/>
              </w:rPr>
              <w:t>430</w:t>
            </w:r>
            <w:r w:rsidR="00DD6D68" w:rsidRPr="00903DBA">
              <w:rPr>
                <w:noProof/>
                <w:webHidden/>
              </w:rPr>
              <w:fldChar w:fldCharType="end"/>
            </w:r>
          </w:hyperlink>
        </w:p>
        <w:p w14:paraId="79FF6E81" w14:textId="497A7866"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DD6D68" w:rsidRPr="00903DBA">
              <w:rPr>
                <w:noProof/>
                <w:webHidden/>
              </w:rPr>
              <w:t>431</w:t>
            </w:r>
            <w:r w:rsidR="00DD6D68" w:rsidRPr="00903DBA">
              <w:rPr>
                <w:noProof/>
                <w:webHidden/>
              </w:rPr>
              <w:fldChar w:fldCharType="end"/>
            </w:r>
          </w:hyperlink>
        </w:p>
        <w:p w14:paraId="573F44B2" w14:textId="5C14D11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313B47FE" w14:textId="3EBC9A4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DD6D68" w:rsidRPr="00903DBA">
              <w:rPr>
                <w:noProof/>
                <w:webHidden/>
              </w:rPr>
              <w:t>432</w:t>
            </w:r>
            <w:r w:rsidR="00DD6D68" w:rsidRPr="00903DBA">
              <w:rPr>
                <w:noProof/>
                <w:webHidden/>
              </w:rPr>
              <w:fldChar w:fldCharType="end"/>
            </w:r>
          </w:hyperlink>
        </w:p>
        <w:p w14:paraId="4A45A142" w14:textId="08A3E59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6C482D7A" w14:textId="0FF3AE63"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DD6D68" w:rsidRPr="00903DBA">
              <w:rPr>
                <w:noProof/>
                <w:webHidden/>
              </w:rPr>
              <w:t>433</w:t>
            </w:r>
            <w:r w:rsidR="00DD6D68" w:rsidRPr="00903DBA">
              <w:rPr>
                <w:noProof/>
                <w:webHidden/>
              </w:rPr>
              <w:fldChar w:fldCharType="end"/>
            </w:r>
          </w:hyperlink>
        </w:p>
        <w:p w14:paraId="28058C9F" w14:textId="745049C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77F0676E" w14:textId="1CE377F1"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DD6D68" w:rsidRPr="00903DBA">
              <w:rPr>
                <w:noProof/>
                <w:webHidden/>
              </w:rPr>
              <w:t>434</w:t>
            </w:r>
            <w:r w:rsidR="00DD6D68" w:rsidRPr="00903DBA">
              <w:rPr>
                <w:noProof/>
                <w:webHidden/>
              </w:rPr>
              <w:fldChar w:fldCharType="end"/>
            </w:r>
          </w:hyperlink>
        </w:p>
        <w:p w14:paraId="5CBCE597" w14:textId="593E9BE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DD6D68" w:rsidRPr="00903DBA">
              <w:rPr>
                <w:noProof/>
                <w:webHidden/>
              </w:rPr>
              <w:t>435</w:t>
            </w:r>
            <w:r w:rsidR="00DD6D68" w:rsidRPr="00903DBA">
              <w:rPr>
                <w:noProof/>
                <w:webHidden/>
              </w:rPr>
              <w:fldChar w:fldCharType="end"/>
            </w:r>
          </w:hyperlink>
        </w:p>
        <w:p w14:paraId="55C0AACB" w14:textId="49CED03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DD6D68" w:rsidRPr="00903DBA">
              <w:rPr>
                <w:noProof/>
                <w:webHidden/>
              </w:rPr>
              <w:t>436</w:t>
            </w:r>
            <w:r w:rsidR="00DD6D68" w:rsidRPr="00903DBA">
              <w:rPr>
                <w:noProof/>
                <w:webHidden/>
              </w:rPr>
              <w:fldChar w:fldCharType="end"/>
            </w:r>
          </w:hyperlink>
        </w:p>
        <w:p w14:paraId="5B651EE3" w14:textId="70F45A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515ECEF1" w14:textId="4E01168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DD6D68" w:rsidRPr="00903DBA">
              <w:rPr>
                <w:noProof/>
                <w:webHidden/>
              </w:rPr>
              <w:t>437</w:t>
            </w:r>
            <w:r w:rsidR="00DD6D68" w:rsidRPr="00903DBA">
              <w:rPr>
                <w:noProof/>
                <w:webHidden/>
              </w:rPr>
              <w:fldChar w:fldCharType="end"/>
            </w:r>
          </w:hyperlink>
        </w:p>
        <w:p w14:paraId="3D35E3A5" w14:textId="6BCBF69A"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576B0097" w14:textId="7F9DF3C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DD6D68" w:rsidRPr="00903DBA">
              <w:rPr>
                <w:noProof/>
                <w:webHidden/>
              </w:rPr>
              <w:t>438</w:t>
            </w:r>
            <w:r w:rsidR="00DD6D68" w:rsidRPr="00903DBA">
              <w:rPr>
                <w:noProof/>
                <w:webHidden/>
              </w:rPr>
              <w:fldChar w:fldCharType="end"/>
            </w:r>
          </w:hyperlink>
        </w:p>
        <w:p w14:paraId="3F027DEB" w14:textId="4FA78AF8"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DD6D68" w:rsidRPr="00903DBA">
              <w:rPr>
                <w:noProof/>
                <w:webHidden/>
              </w:rPr>
              <w:t>439</w:t>
            </w:r>
            <w:r w:rsidR="00DD6D68" w:rsidRPr="00903DBA">
              <w:rPr>
                <w:noProof/>
                <w:webHidden/>
              </w:rPr>
              <w:fldChar w:fldCharType="end"/>
            </w:r>
          </w:hyperlink>
        </w:p>
        <w:p w14:paraId="5DA56AC6" w14:textId="2AF9E17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DD6D68" w:rsidRPr="00903DBA">
              <w:rPr>
                <w:noProof/>
                <w:webHidden/>
              </w:rPr>
              <w:t>441</w:t>
            </w:r>
            <w:r w:rsidR="00DD6D68" w:rsidRPr="00903DBA">
              <w:rPr>
                <w:noProof/>
                <w:webHidden/>
              </w:rPr>
              <w:fldChar w:fldCharType="end"/>
            </w:r>
          </w:hyperlink>
        </w:p>
        <w:p w14:paraId="2DFE15EE" w14:textId="3510652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79C29CD" w14:textId="5BB3F677"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0CFC44E3" w14:textId="1B07A1D7"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DD6D68" w:rsidRPr="00903DBA">
              <w:rPr>
                <w:noProof/>
                <w:webHidden/>
              </w:rPr>
              <w:t>442</w:t>
            </w:r>
            <w:r w:rsidR="00DD6D68" w:rsidRPr="00903DBA">
              <w:rPr>
                <w:noProof/>
                <w:webHidden/>
              </w:rPr>
              <w:fldChar w:fldCharType="end"/>
            </w:r>
          </w:hyperlink>
        </w:p>
        <w:p w14:paraId="44EB80C5" w14:textId="0C23116C"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DD6D68" w:rsidRPr="00903DBA">
              <w:rPr>
                <w:noProof/>
                <w:webHidden/>
              </w:rPr>
              <w:t>443</w:t>
            </w:r>
            <w:r w:rsidR="00DD6D68" w:rsidRPr="00903DBA">
              <w:rPr>
                <w:noProof/>
                <w:webHidden/>
              </w:rPr>
              <w:fldChar w:fldCharType="end"/>
            </w:r>
          </w:hyperlink>
        </w:p>
        <w:p w14:paraId="19B7EA46" w14:textId="283284EB"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3FA337B4" w14:textId="2314D2A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739CB7AC" w14:textId="7DAB0C4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DD6D68" w:rsidRPr="00903DBA">
              <w:rPr>
                <w:noProof/>
                <w:webHidden/>
              </w:rPr>
              <w:t>444</w:t>
            </w:r>
            <w:r w:rsidR="00DD6D68" w:rsidRPr="00903DBA">
              <w:rPr>
                <w:noProof/>
                <w:webHidden/>
              </w:rPr>
              <w:fldChar w:fldCharType="end"/>
            </w:r>
          </w:hyperlink>
        </w:p>
        <w:p w14:paraId="5E3F4608" w14:textId="08194C74"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DD6D68" w:rsidRPr="00903DBA">
              <w:rPr>
                <w:noProof/>
                <w:webHidden/>
              </w:rPr>
              <w:t>445</w:t>
            </w:r>
            <w:r w:rsidR="00DD6D68" w:rsidRPr="00903DBA">
              <w:rPr>
                <w:noProof/>
                <w:webHidden/>
              </w:rPr>
              <w:fldChar w:fldCharType="end"/>
            </w:r>
          </w:hyperlink>
        </w:p>
        <w:p w14:paraId="3C6E872F" w14:textId="533CF266"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7744ED96" w14:textId="181AD8B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2A5B99B1" w14:textId="406117C2"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DD6D68" w:rsidRPr="00903DBA">
              <w:rPr>
                <w:noProof/>
                <w:webHidden/>
              </w:rPr>
              <w:t>446</w:t>
            </w:r>
            <w:r w:rsidR="00DD6D68" w:rsidRPr="00903DBA">
              <w:rPr>
                <w:noProof/>
                <w:webHidden/>
              </w:rPr>
              <w:fldChar w:fldCharType="end"/>
            </w:r>
          </w:hyperlink>
        </w:p>
        <w:p w14:paraId="1723DB11" w14:textId="318F0A64"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5597E4C1" w14:textId="242B7C7E"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DD6D68" w:rsidRPr="00903DBA">
              <w:rPr>
                <w:noProof/>
                <w:webHidden/>
              </w:rPr>
              <w:t>447</w:t>
            </w:r>
            <w:r w:rsidR="00DD6D68" w:rsidRPr="00903DBA">
              <w:rPr>
                <w:noProof/>
                <w:webHidden/>
              </w:rPr>
              <w:fldChar w:fldCharType="end"/>
            </w:r>
          </w:hyperlink>
        </w:p>
        <w:p w14:paraId="3F2FA830" w14:textId="669ACC9F"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DD6D68" w:rsidRPr="00903DBA">
              <w:rPr>
                <w:noProof/>
                <w:webHidden/>
              </w:rPr>
              <w:t>449</w:t>
            </w:r>
            <w:r w:rsidR="00DD6D68" w:rsidRPr="00903DBA">
              <w:rPr>
                <w:noProof/>
                <w:webHidden/>
              </w:rPr>
              <w:fldChar w:fldCharType="end"/>
            </w:r>
          </w:hyperlink>
        </w:p>
        <w:p w14:paraId="22541EBE" w14:textId="04D9D875"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102C28AE" w14:textId="47B2538D"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092163E5" w14:textId="60083009" w:rsidR="00DD6D68" w:rsidRPr="00903DBA" w:rsidRDefault="00030D62">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61020302" w14:textId="52DDF2A3"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DD6D68" w:rsidRPr="00903DBA">
              <w:rPr>
                <w:noProof/>
                <w:webHidden/>
              </w:rPr>
              <w:t>451</w:t>
            </w:r>
            <w:r w:rsidR="00DD6D68" w:rsidRPr="00903DBA">
              <w:rPr>
                <w:noProof/>
                <w:webHidden/>
              </w:rPr>
              <w:fldChar w:fldCharType="end"/>
            </w:r>
          </w:hyperlink>
        </w:p>
        <w:p w14:paraId="253A541F" w14:textId="1145317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49B9EE6C" w14:textId="6E76F2FC"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DD6D68" w:rsidRPr="00903DBA">
              <w:rPr>
                <w:noProof/>
                <w:webHidden/>
              </w:rPr>
              <w:t>453</w:t>
            </w:r>
            <w:r w:rsidR="00DD6D68" w:rsidRPr="00903DBA">
              <w:rPr>
                <w:noProof/>
                <w:webHidden/>
              </w:rPr>
              <w:fldChar w:fldCharType="end"/>
            </w:r>
          </w:hyperlink>
        </w:p>
        <w:p w14:paraId="7CFC71CF" w14:textId="1F65CC6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DD6D68" w:rsidRPr="00903DBA">
              <w:rPr>
                <w:noProof/>
                <w:webHidden/>
              </w:rPr>
              <w:t>454</w:t>
            </w:r>
            <w:r w:rsidR="00DD6D68" w:rsidRPr="00903DBA">
              <w:rPr>
                <w:noProof/>
                <w:webHidden/>
              </w:rPr>
              <w:fldChar w:fldCharType="end"/>
            </w:r>
          </w:hyperlink>
        </w:p>
        <w:p w14:paraId="7BA70476" w14:textId="38FC2104"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DD6D68" w:rsidRPr="00903DBA">
              <w:rPr>
                <w:noProof/>
                <w:webHidden/>
              </w:rPr>
              <w:t>455</w:t>
            </w:r>
            <w:r w:rsidR="00DD6D68" w:rsidRPr="00903DBA">
              <w:rPr>
                <w:noProof/>
                <w:webHidden/>
              </w:rPr>
              <w:fldChar w:fldCharType="end"/>
            </w:r>
          </w:hyperlink>
        </w:p>
        <w:p w14:paraId="51632338" w14:textId="1E6C7289"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DD6D68" w:rsidRPr="00903DBA">
              <w:rPr>
                <w:noProof/>
                <w:webHidden/>
              </w:rPr>
              <w:t>457</w:t>
            </w:r>
            <w:r w:rsidR="00DD6D68" w:rsidRPr="00903DBA">
              <w:rPr>
                <w:noProof/>
                <w:webHidden/>
              </w:rPr>
              <w:fldChar w:fldCharType="end"/>
            </w:r>
          </w:hyperlink>
        </w:p>
        <w:p w14:paraId="634AFB06" w14:textId="70C0075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4E8D13A8" w14:textId="715BB11C"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DD6D68" w:rsidRPr="00903DBA">
              <w:rPr>
                <w:noProof/>
                <w:webHidden/>
              </w:rPr>
              <w:t>458</w:t>
            </w:r>
            <w:r w:rsidR="00DD6D68" w:rsidRPr="00903DBA">
              <w:rPr>
                <w:noProof/>
                <w:webHidden/>
              </w:rPr>
              <w:fldChar w:fldCharType="end"/>
            </w:r>
          </w:hyperlink>
        </w:p>
        <w:p w14:paraId="15380540" w14:textId="488B2E9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DD6D68" w:rsidRPr="00903DBA">
              <w:rPr>
                <w:noProof/>
                <w:webHidden/>
              </w:rPr>
              <w:t>459</w:t>
            </w:r>
            <w:r w:rsidR="00DD6D68" w:rsidRPr="00903DBA">
              <w:rPr>
                <w:noProof/>
                <w:webHidden/>
              </w:rPr>
              <w:fldChar w:fldCharType="end"/>
            </w:r>
          </w:hyperlink>
        </w:p>
        <w:p w14:paraId="212E2D56" w14:textId="5BD5B5CA"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038E01DB" w14:textId="2054AAB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DD6D68" w:rsidRPr="00903DBA">
              <w:rPr>
                <w:noProof/>
                <w:webHidden/>
              </w:rPr>
              <w:t>461</w:t>
            </w:r>
            <w:r w:rsidR="00DD6D68" w:rsidRPr="00903DBA">
              <w:rPr>
                <w:noProof/>
                <w:webHidden/>
              </w:rPr>
              <w:fldChar w:fldCharType="end"/>
            </w:r>
          </w:hyperlink>
        </w:p>
        <w:p w14:paraId="79E9D837" w14:textId="47728C1A"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B18B5E3" w14:textId="16AFB65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DD6D68" w:rsidRPr="00903DBA">
              <w:rPr>
                <w:noProof/>
                <w:webHidden/>
              </w:rPr>
              <w:t>464</w:t>
            </w:r>
            <w:r w:rsidR="00DD6D68" w:rsidRPr="00903DBA">
              <w:rPr>
                <w:noProof/>
                <w:webHidden/>
              </w:rPr>
              <w:fldChar w:fldCharType="end"/>
            </w:r>
          </w:hyperlink>
        </w:p>
        <w:p w14:paraId="1E067B57" w14:textId="4670908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79B68315" w14:textId="6B653361"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DD6D68" w:rsidRPr="00903DBA">
              <w:rPr>
                <w:noProof/>
                <w:webHidden/>
              </w:rPr>
              <w:t>465</w:t>
            </w:r>
            <w:r w:rsidR="00DD6D68" w:rsidRPr="00903DBA">
              <w:rPr>
                <w:noProof/>
                <w:webHidden/>
              </w:rPr>
              <w:fldChar w:fldCharType="end"/>
            </w:r>
          </w:hyperlink>
        </w:p>
        <w:p w14:paraId="69CFAB98" w14:textId="4CFD657E"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5EF6E6DE" w14:textId="0DF99F08"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DD6D68" w:rsidRPr="00903DBA">
              <w:rPr>
                <w:noProof/>
                <w:webHidden/>
              </w:rPr>
              <w:t>466</w:t>
            </w:r>
            <w:r w:rsidR="00DD6D68" w:rsidRPr="00903DBA">
              <w:rPr>
                <w:noProof/>
                <w:webHidden/>
              </w:rPr>
              <w:fldChar w:fldCharType="end"/>
            </w:r>
          </w:hyperlink>
        </w:p>
        <w:p w14:paraId="4103CE21" w14:textId="2C753A0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4A07AF04" w14:textId="48D3942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DD6D68" w:rsidRPr="00903DBA">
              <w:rPr>
                <w:noProof/>
                <w:webHidden/>
              </w:rPr>
              <w:t>468</w:t>
            </w:r>
            <w:r w:rsidR="00DD6D68" w:rsidRPr="00903DBA">
              <w:rPr>
                <w:noProof/>
                <w:webHidden/>
              </w:rPr>
              <w:fldChar w:fldCharType="end"/>
            </w:r>
          </w:hyperlink>
        </w:p>
        <w:p w14:paraId="23D1FCEE" w14:textId="3743952F"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DD6D68" w:rsidRPr="00903DBA">
              <w:rPr>
                <w:noProof/>
                <w:webHidden/>
              </w:rPr>
              <w:t>469</w:t>
            </w:r>
            <w:r w:rsidR="00DD6D68" w:rsidRPr="00903DBA">
              <w:rPr>
                <w:noProof/>
                <w:webHidden/>
              </w:rPr>
              <w:fldChar w:fldCharType="end"/>
            </w:r>
          </w:hyperlink>
        </w:p>
        <w:p w14:paraId="49E0ED15" w14:textId="41086169"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54F4286D" w14:textId="0AA8921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DD6D68" w:rsidRPr="00903DBA">
              <w:rPr>
                <w:noProof/>
                <w:webHidden/>
              </w:rPr>
              <w:t>470</w:t>
            </w:r>
            <w:r w:rsidR="00DD6D68" w:rsidRPr="00903DBA">
              <w:rPr>
                <w:noProof/>
                <w:webHidden/>
              </w:rPr>
              <w:fldChar w:fldCharType="end"/>
            </w:r>
          </w:hyperlink>
        </w:p>
        <w:p w14:paraId="35BFC9B8" w14:textId="71D8B515"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19AA75CE" w14:textId="7A7031EB"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3B763122" w14:textId="58E46353"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DD6D68" w:rsidRPr="00903DBA">
              <w:rPr>
                <w:noProof/>
                <w:webHidden/>
              </w:rPr>
              <w:t>472</w:t>
            </w:r>
            <w:r w:rsidR="00DD6D68" w:rsidRPr="00903DBA">
              <w:rPr>
                <w:noProof/>
                <w:webHidden/>
              </w:rPr>
              <w:fldChar w:fldCharType="end"/>
            </w:r>
          </w:hyperlink>
        </w:p>
        <w:p w14:paraId="4047C243" w14:textId="39750647"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DD6D68" w:rsidRPr="00903DBA">
              <w:rPr>
                <w:noProof/>
                <w:webHidden/>
              </w:rPr>
              <w:t>473</w:t>
            </w:r>
            <w:r w:rsidR="00DD6D68" w:rsidRPr="00903DBA">
              <w:rPr>
                <w:noProof/>
                <w:webHidden/>
              </w:rPr>
              <w:fldChar w:fldCharType="end"/>
            </w:r>
          </w:hyperlink>
        </w:p>
        <w:p w14:paraId="1BF4672C" w14:textId="479F4DF1"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A26CCDE" w14:textId="6E18A036"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DD6D68" w:rsidRPr="00903DBA">
              <w:rPr>
                <w:noProof/>
                <w:webHidden/>
              </w:rPr>
              <w:t>474</w:t>
            </w:r>
            <w:r w:rsidR="00DD6D68" w:rsidRPr="00903DBA">
              <w:rPr>
                <w:noProof/>
                <w:webHidden/>
              </w:rPr>
              <w:fldChar w:fldCharType="end"/>
            </w:r>
          </w:hyperlink>
        </w:p>
        <w:p w14:paraId="0D8E17E0" w14:textId="39FEB2FD" w:rsidR="00DD6D68" w:rsidRPr="00903DBA" w:rsidRDefault="00030D62">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DD6D68" w:rsidRPr="00903DBA">
              <w:rPr>
                <w:noProof/>
                <w:webHidden/>
              </w:rPr>
              <w:t>475</w:t>
            </w:r>
            <w:r w:rsidR="00DD6D68" w:rsidRPr="00903DBA">
              <w:rPr>
                <w:noProof/>
                <w:webHidden/>
              </w:rPr>
              <w:fldChar w:fldCharType="end"/>
            </w:r>
          </w:hyperlink>
        </w:p>
        <w:p w14:paraId="1F369AD5" w14:textId="0682AECE" w:rsidR="00DD6D68" w:rsidRPr="00903DBA" w:rsidRDefault="00030D62">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DD6D68" w:rsidRPr="00903DBA">
              <w:rPr>
                <w:noProof/>
                <w:webHidden/>
              </w:rPr>
              <w:t>476</w:t>
            </w:r>
            <w:r w:rsidR="00DD6D68" w:rsidRPr="00903DBA">
              <w:rPr>
                <w:noProof/>
                <w:webHidden/>
              </w:rPr>
              <w:fldChar w:fldCharType="end"/>
            </w:r>
          </w:hyperlink>
        </w:p>
        <w:p w14:paraId="0CDEA889" w14:textId="0E79A2E2" w:rsidR="00DD6D68" w:rsidRPr="00903DBA" w:rsidRDefault="00030D62">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DD6D68" w:rsidRPr="00903DBA">
              <w:rPr>
                <w:noProof/>
                <w:webHidden/>
              </w:rPr>
              <w:t>477</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2429A0" w:rsidRPr="00D2146B" w:rsidRDefault="002429A0"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2429A0" w:rsidRPr="00D2146B" w:rsidRDefault="002429A0"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2429A0" w:rsidRDefault="002429A0"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2429A0" w:rsidRDefault="002429A0" w:rsidP="00942B30">
                              <w:pPr>
                                <w:spacing w:before="60" w:line="256" w:lineRule="auto"/>
                                <w:jc w:val="center"/>
                                <w:rPr>
                                  <w:sz w:val="24"/>
                                  <w:szCs w:val="24"/>
                                </w:rPr>
                              </w:pPr>
                              <w:r>
                                <w:rPr>
                                  <w:rFonts w:eastAsia="Calibri"/>
                                  <w:color w:val="000000"/>
                                  <w:sz w:val="18"/>
                                  <w:szCs w:val="18"/>
                                </w:rPr>
                                <w:t>Parser</w:t>
                              </w:r>
                            </w:p>
                            <w:p w14:paraId="1ABFD117" w14:textId="77777777" w:rsidR="002429A0" w:rsidRDefault="002429A0"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2429A0" w:rsidRDefault="002429A0" w:rsidP="003727AB">
                              <w:pPr>
                                <w:spacing w:before="60" w:line="254" w:lineRule="auto"/>
                                <w:jc w:val="center"/>
                                <w:rPr>
                                  <w:sz w:val="24"/>
                                  <w:szCs w:val="24"/>
                                </w:rPr>
                              </w:pPr>
                              <w:r>
                                <w:rPr>
                                  <w:rFonts w:eastAsia="Calibri"/>
                                  <w:color w:val="000000"/>
                                  <w:sz w:val="18"/>
                                  <w:szCs w:val="18"/>
                                </w:rPr>
                                <w:t>Scanner</w:t>
                              </w:r>
                            </w:p>
                            <w:p w14:paraId="03FD0412" w14:textId="77777777" w:rsidR="002429A0" w:rsidRDefault="002429A0"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2429A0" w:rsidRDefault="002429A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429A0" w:rsidRDefault="002429A0" w:rsidP="003567A1">
                              <w:pPr>
                                <w:spacing w:before="0" w:line="252" w:lineRule="auto"/>
                                <w:jc w:val="center"/>
                                <w:rPr>
                                  <w:sz w:val="24"/>
                                  <w:szCs w:val="24"/>
                                </w:rPr>
                              </w:pPr>
                            </w:p>
                            <w:p w14:paraId="217B84F7" w14:textId="77777777" w:rsidR="002429A0" w:rsidRDefault="002429A0"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2429A0" w:rsidRDefault="002429A0"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2429A0" w:rsidRPr="00EF6288" w:rsidRDefault="002429A0"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2429A0" w:rsidRDefault="002429A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429A0" w:rsidRDefault="002429A0"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2429A0" w:rsidRDefault="002429A0"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2429A0" w:rsidRPr="00E962F6" w:rsidRDefault="002429A0"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2429A0" w:rsidRDefault="002429A0"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2429A0" w:rsidRDefault="002429A0"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2429A0" w:rsidRDefault="002429A0"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2429A0" w:rsidRDefault="002429A0"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2429A0" w:rsidRDefault="002429A0"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2429A0" w:rsidRPr="00D2146B" w:rsidRDefault="002429A0"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2429A0" w:rsidRPr="00D2146B" w:rsidRDefault="002429A0"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2429A0" w:rsidRDefault="002429A0"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2429A0" w:rsidRDefault="002429A0" w:rsidP="00942B30">
                        <w:pPr>
                          <w:spacing w:before="60" w:line="256" w:lineRule="auto"/>
                          <w:jc w:val="center"/>
                          <w:rPr>
                            <w:sz w:val="24"/>
                            <w:szCs w:val="24"/>
                          </w:rPr>
                        </w:pPr>
                        <w:r>
                          <w:rPr>
                            <w:rFonts w:eastAsia="Calibri"/>
                            <w:color w:val="000000"/>
                            <w:sz w:val="18"/>
                            <w:szCs w:val="18"/>
                          </w:rPr>
                          <w:t>Parser</w:t>
                        </w:r>
                      </w:p>
                      <w:p w14:paraId="1ABFD117" w14:textId="77777777" w:rsidR="002429A0" w:rsidRDefault="002429A0"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2429A0" w:rsidRDefault="002429A0" w:rsidP="003727AB">
                        <w:pPr>
                          <w:spacing w:before="60" w:line="254" w:lineRule="auto"/>
                          <w:jc w:val="center"/>
                          <w:rPr>
                            <w:sz w:val="24"/>
                            <w:szCs w:val="24"/>
                          </w:rPr>
                        </w:pPr>
                        <w:r>
                          <w:rPr>
                            <w:rFonts w:eastAsia="Calibri"/>
                            <w:color w:val="000000"/>
                            <w:sz w:val="18"/>
                            <w:szCs w:val="18"/>
                          </w:rPr>
                          <w:t>Scanner</w:t>
                        </w:r>
                      </w:p>
                      <w:p w14:paraId="03FD0412" w14:textId="77777777" w:rsidR="002429A0" w:rsidRDefault="002429A0"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2429A0" w:rsidRDefault="002429A0"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2429A0" w:rsidRDefault="002429A0" w:rsidP="003567A1">
                        <w:pPr>
                          <w:spacing w:before="0" w:line="252" w:lineRule="auto"/>
                          <w:jc w:val="center"/>
                          <w:rPr>
                            <w:sz w:val="24"/>
                            <w:szCs w:val="24"/>
                          </w:rPr>
                        </w:pPr>
                      </w:p>
                      <w:p w14:paraId="217B84F7" w14:textId="77777777" w:rsidR="002429A0" w:rsidRDefault="002429A0"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2429A0" w:rsidRDefault="002429A0"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2429A0" w:rsidRPr="00EF6288" w:rsidRDefault="002429A0"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2429A0" w:rsidRDefault="002429A0"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2429A0" w:rsidRDefault="002429A0"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2429A0" w:rsidRDefault="002429A0"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2429A0" w:rsidRPr="00E962F6" w:rsidRDefault="002429A0"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2429A0" w:rsidRDefault="002429A0"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2429A0" w:rsidRDefault="002429A0"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2429A0" w:rsidRDefault="002429A0"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2429A0" w:rsidRDefault="002429A0"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2429A0" w:rsidRDefault="002429A0"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2429A0" w:rsidRPr="00D2146B" w:rsidRDefault="002429A0"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2429A0" w:rsidRPr="00D2146B" w:rsidRDefault="002429A0"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2429A0" w:rsidRDefault="002429A0"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2429A0" w:rsidRDefault="002429A0" w:rsidP="00541B67">
                              <w:pPr>
                                <w:spacing w:before="60" w:line="256" w:lineRule="auto"/>
                                <w:jc w:val="center"/>
                                <w:rPr>
                                  <w:sz w:val="24"/>
                                  <w:szCs w:val="24"/>
                                </w:rPr>
                              </w:pPr>
                              <w:r>
                                <w:rPr>
                                  <w:rFonts w:eastAsia="Calibri"/>
                                  <w:color w:val="000000"/>
                                  <w:sz w:val="18"/>
                                  <w:szCs w:val="18"/>
                                </w:rPr>
                                <w:t>Parser</w:t>
                              </w:r>
                            </w:p>
                            <w:p w14:paraId="738A4637" w14:textId="77777777" w:rsidR="002429A0" w:rsidRDefault="002429A0"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2429A0" w:rsidRDefault="002429A0" w:rsidP="00541B67">
                              <w:pPr>
                                <w:spacing w:before="60" w:line="254" w:lineRule="auto"/>
                                <w:jc w:val="center"/>
                                <w:rPr>
                                  <w:sz w:val="24"/>
                                  <w:szCs w:val="24"/>
                                </w:rPr>
                              </w:pPr>
                              <w:r>
                                <w:rPr>
                                  <w:rFonts w:eastAsia="Calibri"/>
                                  <w:color w:val="000000"/>
                                  <w:sz w:val="18"/>
                                  <w:szCs w:val="18"/>
                                </w:rPr>
                                <w:t>Scanner</w:t>
                              </w:r>
                            </w:p>
                            <w:p w14:paraId="1FC59E41" w14:textId="77777777" w:rsidR="002429A0" w:rsidRDefault="002429A0"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2429A0" w:rsidRDefault="002429A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429A0" w:rsidRDefault="002429A0" w:rsidP="00541B67">
                              <w:pPr>
                                <w:spacing w:before="0" w:line="252" w:lineRule="auto"/>
                                <w:jc w:val="center"/>
                                <w:rPr>
                                  <w:sz w:val="24"/>
                                  <w:szCs w:val="24"/>
                                </w:rPr>
                              </w:pPr>
                            </w:p>
                            <w:p w14:paraId="1164C4DA" w14:textId="77777777" w:rsidR="002429A0" w:rsidRDefault="002429A0"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2429A0" w:rsidRDefault="002429A0"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2429A0" w:rsidRPr="00EF6288" w:rsidRDefault="002429A0"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2429A0" w:rsidRDefault="002429A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429A0" w:rsidRDefault="002429A0"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2429A0" w:rsidRDefault="002429A0"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2429A0" w:rsidRPr="00E962F6" w:rsidRDefault="002429A0"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2429A0" w:rsidRDefault="002429A0"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2429A0" w:rsidRDefault="002429A0"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2429A0" w:rsidRDefault="002429A0"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2429A0" w:rsidRDefault="002429A0"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2429A0" w:rsidRDefault="002429A0"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2429A0" w:rsidRPr="00D2146B" w:rsidRDefault="002429A0"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2429A0" w:rsidRPr="00D2146B" w:rsidRDefault="002429A0"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2429A0" w:rsidRDefault="002429A0"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2429A0" w:rsidRDefault="002429A0" w:rsidP="00541B67">
                        <w:pPr>
                          <w:spacing w:before="60" w:line="256" w:lineRule="auto"/>
                          <w:jc w:val="center"/>
                          <w:rPr>
                            <w:sz w:val="24"/>
                            <w:szCs w:val="24"/>
                          </w:rPr>
                        </w:pPr>
                        <w:r>
                          <w:rPr>
                            <w:rFonts w:eastAsia="Calibri"/>
                            <w:color w:val="000000"/>
                            <w:sz w:val="18"/>
                            <w:szCs w:val="18"/>
                          </w:rPr>
                          <w:t>Parser</w:t>
                        </w:r>
                      </w:p>
                      <w:p w14:paraId="738A4637" w14:textId="77777777" w:rsidR="002429A0" w:rsidRDefault="002429A0"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2429A0" w:rsidRDefault="002429A0" w:rsidP="00541B67">
                        <w:pPr>
                          <w:spacing w:before="60" w:line="254" w:lineRule="auto"/>
                          <w:jc w:val="center"/>
                          <w:rPr>
                            <w:sz w:val="24"/>
                            <w:szCs w:val="24"/>
                          </w:rPr>
                        </w:pPr>
                        <w:r>
                          <w:rPr>
                            <w:rFonts w:eastAsia="Calibri"/>
                            <w:color w:val="000000"/>
                            <w:sz w:val="18"/>
                            <w:szCs w:val="18"/>
                          </w:rPr>
                          <w:t>Scanner</w:t>
                        </w:r>
                      </w:p>
                      <w:p w14:paraId="1FC59E41" w14:textId="77777777" w:rsidR="002429A0" w:rsidRDefault="002429A0"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2429A0" w:rsidRDefault="002429A0"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2429A0" w:rsidRDefault="002429A0" w:rsidP="00541B67">
                        <w:pPr>
                          <w:spacing w:before="0" w:line="252" w:lineRule="auto"/>
                          <w:jc w:val="center"/>
                          <w:rPr>
                            <w:sz w:val="24"/>
                            <w:szCs w:val="24"/>
                          </w:rPr>
                        </w:pPr>
                      </w:p>
                      <w:p w14:paraId="1164C4DA" w14:textId="77777777" w:rsidR="002429A0" w:rsidRDefault="002429A0"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2429A0" w:rsidRDefault="002429A0"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2429A0" w:rsidRPr="00EF6288" w:rsidRDefault="002429A0"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2429A0" w:rsidRDefault="002429A0"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2429A0" w:rsidRDefault="002429A0"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2429A0" w:rsidRDefault="002429A0"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2429A0" w:rsidRPr="00E962F6" w:rsidRDefault="002429A0"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2429A0" w:rsidRDefault="002429A0"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2429A0" w:rsidRDefault="002429A0"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2429A0" w:rsidRDefault="002429A0"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2429A0" w:rsidRDefault="002429A0"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2429A0" w:rsidRDefault="002429A0"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77777777"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r w:rsidRPr="00903DBA">
        <w:rPr>
          <w:highlight w:val="white"/>
        </w:rPr>
        <w:t>a</w:t>
      </w:r>
      <w:proofErr w:type="spell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77777777" w:rsidR="00F023DC" w:rsidRPr="00903DBA" w:rsidRDefault="00F023DC" w:rsidP="00F91A23">
      <w:pPr>
        <w:pStyle w:val="Code"/>
        <w:rPr>
          <w:highlight w:val="white"/>
        </w:rPr>
      </w:pPr>
      <w:r w:rsidRPr="00903DBA">
        <w:rPr>
          <w:highlight w:val="white"/>
        </w:rPr>
        <w:t xml:space="preserve">  public static Stack&lt;Specifier&gt; SpecifierStack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77777777" w:rsidR="005642E5" w:rsidRPr="00903DBA" w:rsidRDefault="005642E5" w:rsidP="005642E5">
      <w:pPr>
        <w:pStyle w:val="Code"/>
        <w:rPr>
          <w:highlight w:val="white"/>
        </w:rPr>
      </w:pPr>
      <w:r w:rsidRPr="00903DBA">
        <w:rPr>
          <w:highlight w:val="white"/>
        </w:rPr>
        <w:t xml:space="preserve">        (SpecifierStack.Pop(),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4E7DEA24"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7777777" w:rsidR="00753E01" w:rsidRPr="00903DBA" w:rsidRDefault="00753E01" w:rsidP="00753E01">
      <w:pPr>
        <w:pStyle w:val="Code"/>
        <w:rPr>
          <w:highlight w:val="white"/>
        </w:rPr>
      </w:pPr>
      <w:r w:rsidRPr="00903DBA">
        <w:rPr>
          <w:highlight w:val="white"/>
        </w:rPr>
        <w:t xml:space="preserve">      SpecifierStack.Pop();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5266EBC2" w:rsidR="00753E01" w:rsidRPr="00903DBA" w:rsidRDefault="00753E01" w:rsidP="00753E01">
      <w:pPr>
        <w:pStyle w:val="Code"/>
        <w:rPr>
          <w:highlight w:val="white"/>
        </w:rPr>
      </w:pPr>
      <w:r w:rsidRPr="00903DBA">
        <w:rPr>
          <w:highlight w:val="white"/>
        </w:rPr>
        <w:lastRenderedPageBreak/>
        <w:t xml:space="preserve">    SpecifierStack.Push(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3DDA3E69"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77777777" w:rsidR="00DB7DA3" w:rsidRPr="00903DBA" w:rsidRDefault="00DB7DA3" w:rsidP="00DB7DA3">
      <w:pPr>
        <w:pStyle w:val="Rubrik3"/>
        <w:rPr>
          <w:highlight w:val="white"/>
        </w:rPr>
      </w:pPr>
      <w:bookmarkStart w:id="42" w:name="_Toc57655991"/>
      <w:r w:rsidRPr="00903DBA">
        <w:rPr>
          <w:highlight w:val="white"/>
        </w:rPr>
        <w:t>Declarator</w:t>
      </w:r>
      <w:bookmarkEnd w:id="42"/>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358B2A0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B62405" w:rsidRPr="00030ADC">
        <w:rPr>
          <w:highlight w:val="white"/>
        </w:rPr>
        <w:t xml:space="preserve"> or </w:t>
      </w:r>
      <w:r w:rsidR="00B62405" w:rsidRPr="00030ADC">
        <w:rPr>
          <w:rStyle w:val="KeyWord0"/>
          <w:highlight w:val="white"/>
        </w:rPr>
        <w:t>int : 3;</w:t>
      </w:r>
    </w:p>
    <w:p w14:paraId="639D14B3" w14:textId="77B11493" w:rsidR="005F5539" w:rsidRPr="00903DBA" w:rsidRDefault="000200BA" w:rsidP="005F5539">
      <w:pPr>
        <w:rPr>
          <w:highlight w:val="white"/>
        </w:rPr>
      </w:pPr>
      <w:r w:rsidRPr="00903DBA">
        <w:rPr>
          <w:highlight w:val="white"/>
        </w:rPr>
        <w:t>Note that the declarator can be omitted in the bitfield case. Also n</w:t>
      </w:r>
      <w:r w:rsidR="005F5539" w:rsidRPr="00903DBA">
        <w:rPr>
          <w:highlight w:val="white"/>
        </w:rPr>
        <w:t xml:space="preserve">ote that it is not possible to combine </w:t>
      </w:r>
      <w:r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77777777" w:rsidR="00030D62" w:rsidRDefault="00030D62" w:rsidP="009013A8">
      <w:pPr>
        <w:pStyle w:val="Code"/>
        <w:rPr>
          <w:highlight w:val="white"/>
        </w:rPr>
      </w:pP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4769E28A" w:rsidR="0013125E" w:rsidRPr="00903DBA" w:rsidRDefault="0013125E" w:rsidP="009013A8">
      <w:pPr>
        <w:pStyle w:val="Code"/>
        <w:rPr>
          <w:highlight w:val="white"/>
        </w:rPr>
      </w:pPr>
      <w:r w:rsidRPr="00903DBA">
        <w:rPr>
          <w:highlight w:val="white"/>
        </w:rPr>
        <w:t xml:space="preserve">      MiddleCodeGenerator.Declarator(SpecifierStack.Peek(),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7777777" w:rsidR="0013125E" w:rsidRPr="00903DBA" w:rsidRDefault="0013125E" w:rsidP="009013A8">
      <w:pPr>
        <w:pStyle w:val="Code"/>
        <w:rPr>
          <w:highlight w:val="white"/>
        </w:rPr>
      </w:pPr>
      <w:r w:rsidRPr="00903DBA">
        <w:rPr>
          <w:highlight w:val="white"/>
        </w:rPr>
        <w:t xml:space="preserve">             (SpecifierStack.Peek(),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77777777" w:rsidR="0013125E" w:rsidRPr="00903DBA" w:rsidRDefault="0013125E" w:rsidP="009013A8">
      <w:pPr>
        <w:pStyle w:val="Code"/>
        <w:rPr>
          <w:highlight w:val="white"/>
        </w:rPr>
      </w:pPr>
      <w:r w:rsidRPr="00903DBA">
        <w:rPr>
          <w:highlight w:val="white"/>
        </w:rPr>
        <w:t xml:space="preserve">        (SpecifierStack.Peek(),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608C7AA" w14:textId="77777777" w:rsidR="002B467E" w:rsidRPr="00903DBA" w:rsidRDefault="002B467E" w:rsidP="00284CFE">
      <w:pPr>
        <w:pStyle w:val="Code"/>
        <w:rPr>
          <w:highlight w:val="white"/>
        </w:rPr>
      </w:pPr>
    </w:p>
    <w:p w14:paraId="3466173E" w14:textId="77777777" w:rsidR="002B467E" w:rsidRPr="00903DBA" w:rsidRDefault="002B467E" w:rsidP="002B467E">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0436913D" w:rsidR="00CD004E" w:rsidRPr="00903DBA" w:rsidRDefault="00CD004E" w:rsidP="00FD5814">
      <w:pPr>
        <w:rPr>
          <w:highlight w:val="white"/>
        </w:rPr>
      </w:pPr>
      <w:r w:rsidRPr="00903DBA">
        <w:rPr>
          <w:highlight w:val="white"/>
        </w:rPr>
        <w:t>Another form of direct declarator is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266E72C4" w:rsidR="00C50555" w:rsidRPr="00903DBA" w:rsidRDefault="00C50555" w:rsidP="00C50555">
      <w:pPr>
        <w:rPr>
          <w:highlight w:val="white"/>
        </w:rPr>
      </w:pPr>
      <w:r w:rsidRPr="00903DBA">
        <w:rPr>
          <w:highlight w:val="white"/>
        </w:rPr>
        <w:lastRenderedPageBreak/>
        <w:t xml:space="preserve">The </w:t>
      </w:r>
      <w:r w:rsidRPr="00903DBA">
        <w:rPr>
          <w:rStyle w:val="KeyWord0"/>
          <w:highlight w:val="white"/>
        </w:rPr>
        <w:t>ArrayType</w:t>
      </w:r>
      <w:r w:rsidRPr="00903DBA">
        <w:rPr>
          <w:highlight w:val="white"/>
        </w:rPr>
        <w:t xml:space="preserve"> method </w:t>
      </w:r>
      <w:r w:rsidR="008143FD" w:rsidRPr="00903DBA">
        <w:rPr>
          <w:highlight w:val="white"/>
        </w:rPr>
        <w:t>handles the declaration of an array.</w:t>
      </w:r>
      <w:r w:rsidR="00AE2152" w:rsidRPr="00903DBA">
        <w:rPr>
          <w:highlight w:val="white"/>
        </w:rPr>
        <w:t xml:space="preserve"> Similar to the pointer case above is that it is possible to omit the declarator.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02938783"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0CF10C8D" w:rsidR="00840DDD" w:rsidRPr="00903DBA" w:rsidRDefault="00826B97" w:rsidP="00EA7B83">
      <w:pPr>
        <w:rPr>
          <w:highlight w:val="white"/>
        </w:rPr>
      </w:pPr>
      <w:r w:rsidRPr="00903DBA">
        <w:rPr>
          <w:highlight w:val="white"/>
        </w:rPr>
        <w:lastRenderedPageBreak/>
        <w:t xml:space="preserve">A </w:t>
      </w:r>
      <w:r w:rsidR="00EA7B83" w:rsidRPr="00903DBA">
        <w:rPr>
          <w:highlight w:val="white"/>
        </w:rPr>
        <w:t>parameter declaration can be made up be declaration specifier list and a declarator or an abstract declarator, or only a declaration specifier list, since 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431C9F6"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But in the end</w:t>
      </w:r>
      <w:r w:rsidR="00B02D5E" w:rsidRPr="00903DBA">
        <w:rPr>
          <w:highlight w:val="white"/>
        </w:rPr>
        <w:t>,</w:t>
      </w:r>
      <w:r w:rsidR="001F2E9D" w:rsidRPr="00903DBA">
        <w:rPr>
          <w:highlight w:val="white"/>
        </w:rPr>
        <w:t xml:space="preserve"> there is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lastRenderedPageBreak/>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43" w:name="_Hlk57713292"/>
      <w:r w:rsidRPr="00903DBA">
        <w:rPr>
          <w:highlight w:val="white"/>
        </w:rPr>
        <w:t>Abstract Declarator</w:t>
      </w:r>
    </w:p>
    <w:bookmarkEnd w:id="4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44" w:name="_Toc57655992"/>
      <w:bookmarkStart w:id="45" w:name="_Hlk57713304"/>
      <w:r w:rsidRPr="00903DBA">
        <w:rPr>
          <w:highlight w:val="white"/>
        </w:rPr>
        <w:t>Stat</w:t>
      </w:r>
      <w:r w:rsidR="008E06B1" w:rsidRPr="00903DBA">
        <w:rPr>
          <w:highlight w:val="white"/>
        </w:rPr>
        <w:t>e</w:t>
      </w:r>
      <w:r w:rsidRPr="00903DBA">
        <w:rPr>
          <w:highlight w:val="white"/>
        </w:rPr>
        <w:t>ments</w:t>
      </w:r>
      <w:bookmarkEnd w:id="44"/>
    </w:p>
    <w:bookmarkEnd w:id="45"/>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46" w:name="_Toc57655993"/>
      <w:bookmarkStart w:id="47" w:name="_Ref418259975"/>
      <w:r w:rsidRPr="00903DBA">
        <w:lastRenderedPageBreak/>
        <w:t xml:space="preserve">The </w:t>
      </w:r>
      <w:r w:rsidR="000D5EF4" w:rsidRPr="00903DBA">
        <w:t xml:space="preserve">if-else </w:t>
      </w:r>
      <w:r w:rsidRPr="00903DBA">
        <w:t>Problem</w:t>
      </w:r>
      <w:bookmarkEnd w:id="46"/>
    </w:p>
    <w:p w14:paraId="649A08E8" w14:textId="2A74DBC1" w:rsidR="00516DD1" w:rsidRPr="00903DBA" w:rsidRDefault="00516DD1">
      <w:pPr>
        <w:rPr>
          <w:ins w:id="48" w:author="Stefan Bjornander" w:date="2015-04-26T09:44:00Z"/>
        </w:rPr>
        <w:pPrChange w:id="49" w:author="Stefan Bjornander" w:date="2015-04-26T09:25:00Z">
          <w:pPr>
            <w:pStyle w:val="Code"/>
          </w:pPr>
        </w:pPrChange>
      </w:pPr>
      <w:ins w:id="50" w:author="Stefan Bjornander" w:date="2015-04-26T09:27:00Z">
        <w:r w:rsidRPr="00903DBA">
          <w:t xml:space="preserve">The </w:t>
        </w:r>
        <w:r w:rsidRPr="00903DBA">
          <w:rPr>
            <w:rStyle w:val="KeyWord0"/>
            <w:rPrChange w:id="51" w:author="Stefan Bjornander" w:date="2015-04-26T09:43:00Z">
              <w:rPr>
                <w:rStyle w:val="CodeInText"/>
              </w:rPr>
            </w:rPrChange>
          </w:rPr>
          <w:t>if-else</w:t>
        </w:r>
        <w:r w:rsidRPr="00903DBA">
          <w:rPr>
            <w:noProof/>
          </w:rPr>
          <w:t xml:space="preserve"> problem</w:t>
        </w:r>
      </w:ins>
      <w:r w:rsidR="00577A23" w:rsidRPr="00903DBA">
        <w:t xml:space="preserve"> </w:t>
      </w:r>
      <w:del w:id="52" w:author="Stefan Bjornander" w:date="2015-04-26T09:43:00Z">
        <w:r w:rsidRPr="00903DBA">
          <w:rPr>
            <w:noProof/>
          </w:rPr>
          <w:delText xml:space="preserve">In </w:delText>
        </w:r>
      </w:del>
      <w:ins w:id="53" w:author="Stefan Bjornander" w:date="2015-04-26T09:45:00Z">
        <w:r w:rsidRPr="00903DBA">
          <w:rPr>
            <w:noProof/>
          </w:rPr>
          <w:t xml:space="preserve">is the problem of </w:t>
        </w:r>
      </w:ins>
      <w:ins w:id="54" w:author="Stefan Bjornander" w:date="2015-04-26T09:51:00Z">
        <w:r w:rsidRPr="00903DBA">
          <w:rPr>
            <w:noProof/>
          </w:rPr>
          <w:t>syntac</w:t>
        </w:r>
      </w:ins>
      <w:ins w:id="55" w:author="Stefan Bjornander" w:date="2015-04-26T09:53:00Z">
        <w:r w:rsidRPr="00903DBA">
          <w:rPr>
            <w:noProof/>
          </w:rPr>
          <w:t xml:space="preserve">tically </w:t>
        </w:r>
      </w:ins>
      <w:ins w:id="56" w:author="Stefan Bjornander" w:date="2015-04-26T09:45:00Z">
        <w:r w:rsidRPr="00903DBA">
          <w:rPr>
            <w:noProof/>
          </w:rPr>
          <w:t xml:space="preserve">interpret </w:t>
        </w:r>
      </w:ins>
      <w:del w:id="57" w:author="Stefan Bjornander" w:date="2015-04-26T09:45:00Z">
        <w:r w:rsidRPr="00903DBA">
          <w:rPr>
            <w:noProof/>
          </w:rPr>
          <w:delText xml:space="preserve">the </w:delText>
        </w:r>
      </w:del>
      <w:ins w:id="58" w:author="Stefan Bjornander" w:date="2015-04-26T09:45:00Z">
        <w:r w:rsidRPr="00903DBA">
          <w:rPr>
            <w:noProof/>
          </w:rPr>
          <w:t>the leftmost source code below.</w:t>
        </w:r>
      </w:ins>
      <w:ins w:id="59" w:author="Stefan Bjornander" w:date="2015-04-26T09:47:00Z">
        <w:r w:rsidRPr="00903DBA">
          <w:rPr>
            <w:noProof/>
          </w:rPr>
          <w:t xml:space="preserve"> Semantically, the middle interpretation </w:t>
        </w:r>
      </w:ins>
      <w:r w:rsidRPr="00903DBA">
        <w:rPr>
          <w:noProof/>
        </w:rPr>
        <w:t xml:space="preserve">of the left statement </w:t>
      </w:r>
      <w:ins w:id="60" w:author="Stefan Bjornander" w:date="2015-04-26T09:47:00Z">
        <w:r w:rsidRPr="00903DBA">
          <w:rPr>
            <w:noProof/>
          </w:rPr>
          <w:t xml:space="preserve">is the correct one, each </w:t>
        </w:r>
        <w:r w:rsidRPr="00903DBA">
          <w:rPr>
            <w:rStyle w:val="KeyWord0"/>
            <w:rPrChange w:id="61" w:author="Stefan Bjornander" w:date="2015-04-26T09:48:00Z">
              <w:rPr>
                <w:rStyle w:val="CodeInText"/>
              </w:rPr>
            </w:rPrChange>
          </w:rPr>
          <w:t>else</w:t>
        </w:r>
        <w:r w:rsidRPr="00903DBA">
          <w:rPr>
            <w:noProof/>
          </w:rPr>
          <w:t xml:space="preserve"> shall be</w:t>
        </w:r>
      </w:ins>
      <w:ins w:id="62" w:author="Stefan Bjornander" w:date="2015-04-26T09:58:00Z">
        <w:r w:rsidRPr="00903DBA">
          <w:rPr>
            <w:noProof/>
          </w:rPr>
          <w:t xml:space="preserve"> connected</w:t>
        </w:r>
      </w:ins>
      <w:ins w:id="63" w:author="Stefan Bjornander" w:date="2015-04-26T09:47:00Z">
        <w:r w:rsidRPr="00903DBA">
          <w:rPr>
            <w:noProof/>
          </w:rPr>
          <w:t xml:space="preserve"> to the </w:t>
        </w:r>
      </w:ins>
      <w:ins w:id="64" w:author="Stefan Bjornander" w:date="2015-04-26T09:59:00Z">
        <w:r w:rsidRPr="00903DBA">
          <w:rPr>
            <w:noProof/>
          </w:rPr>
          <w:t xml:space="preserve">latest preceding </w:t>
        </w:r>
      </w:ins>
      <w:ins w:id="65" w:author="Stefan Bjornander" w:date="2015-04-26T09:48:00Z">
        <w:r w:rsidRPr="00903DBA">
          <w:rPr>
            <w:rStyle w:val="KeyWord0"/>
            <w:rPrChange w:id="6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8">
          <w:tblGrid>
            <w:gridCol w:w="3116"/>
            <w:gridCol w:w="3117"/>
            <w:gridCol w:w="3117"/>
          </w:tblGrid>
        </w:tblGridChange>
      </w:tblGrid>
      <w:tr w:rsidR="00516DD1" w:rsidRPr="00903DBA" w14:paraId="306EE423" w14:textId="77777777" w:rsidTr="00406FA9">
        <w:trPr>
          <w:ins w:id="69" w:author="Stefan Bjornander" w:date="2015-04-26T09:44:00Z"/>
        </w:trPr>
        <w:tc>
          <w:tcPr>
            <w:tcW w:w="3116" w:type="dxa"/>
            <w:tcPrChange w:id="7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71" w:author="Stefan Bjornander" w:date="2015-04-26T09:44:00Z"/>
              </w:rPr>
            </w:pPr>
            <w:ins w:id="72" w:author="Stefan Bjornander" w:date="2015-04-26T09:44:00Z">
              <w:r w:rsidRPr="00903DBA">
                <w:t>if (a &lt; b)</w:t>
              </w:r>
            </w:ins>
          </w:p>
          <w:p w14:paraId="3B9E4E6E" w14:textId="77777777" w:rsidR="00516DD1" w:rsidRPr="00903DBA" w:rsidRDefault="00516DD1">
            <w:pPr>
              <w:pStyle w:val="Code"/>
              <w:rPr>
                <w:ins w:id="73" w:author="Stefan Bjornander" w:date="2015-04-26T09:44:00Z"/>
              </w:rPr>
            </w:pPr>
            <w:ins w:id="74" w:author="Stefan Bjornander" w:date="2015-04-26T09:44:00Z">
              <w:r w:rsidRPr="00903DBA">
                <w:t xml:space="preserve">  if (c &lt; d)</w:t>
              </w:r>
            </w:ins>
          </w:p>
          <w:p w14:paraId="4333B730" w14:textId="77777777" w:rsidR="00516DD1" w:rsidRPr="00903DBA" w:rsidRDefault="00516DD1">
            <w:pPr>
              <w:pStyle w:val="Code"/>
              <w:rPr>
                <w:ins w:id="75" w:author="Stefan Bjornander" w:date="2015-04-26T09:44:00Z"/>
              </w:rPr>
            </w:pPr>
            <w:ins w:id="76" w:author="Stefan Bjornander" w:date="2015-04-26T09:44:00Z">
              <w:r w:rsidRPr="00903DBA">
                <w:t xml:space="preserve">    e = 1;</w:t>
              </w:r>
            </w:ins>
          </w:p>
          <w:p w14:paraId="3207957D" w14:textId="77777777" w:rsidR="00516DD1" w:rsidRPr="00903DBA" w:rsidRDefault="00516DD1">
            <w:pPr>
              <w:pStyle w:val="Code"/>
              <w:rPr>
                <w:ins w:id="77" w:author="Stefan Bjornander" w:date="2015-04-26T09:44:00Z"/>
              </w:rPr>
            </w:pPr>
            <w:ins w:id="78" w:author="Stefan Bjornander" w:date="2015-04-26T09:44:00Z">
              <w:r w:rsidRPr="00903DBA">
                <w:t xml:space="preserve">  else</w:t>
              </w:r>
            </w:ins>
          </w:p>
          <w:p w14:paraId="67FEA936" w14:textId="5C41C8BC" w:rsidR="00516DD1" w:rsidRDefault="00516DD1">
            <w:pPr>
              <w:pStyle w:val="Code"/>
            </w:pPr>
            <w:ins w:id="7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80" w:author="Stefan Bjornander" w:date="2015-04-26T09:44:00Z"/>
                <w:del w:id="81" w:author="Stefan Bjornander" w:date="2015-04-26T09:44:00Z"/>
              </w:rPr>
            </w:pPr>
            <w:r>
              <w:t xml:space="preserve">(a) </w:t>
            </w:r>
            <w:r w:rsidR="00406FA9">
              <w:t>Ambiguous C code</w:t>
            </w:r>
          </w:p>
          <w:p w14:paraId="2FAE5D6D" w14:textId="77777777" w:rsidR="00516DD1" w:rsidRPr="00903DBA" w:rsidRDefault="00516DD1" w:rsidP="00710287">
            <w:pPr>
              <w:rPr>
                <w:ins w:id="82" w:author="Stefan Bjornander" w:date="2015-04-26T09:44:00Z"/>
              </w:rPr>
            </w:pPr>
          </w:p>
        </w:tc>
        <w:tc>
          <w:tcPr>
            <w:tcW w:w="3117" w:type="dxa"/>
            <w:tcPrChange w:id="8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84" w:author="Stefan Bjornander" w:date="2015-04-26T09:44:00Z">
              <w:r w:rsidRPr="00903DBA">
                <w:t>if (a &lt; b) {</w:t>
              </w:r>
            </w:ins>
          </w:p>
          <w:p w14:paraId="556A4791" w14:textId="77777777" w:rsidR="00516DD1" w:rsidRPr="00903DBA" w:rsidRDefault="00516DD1">
            <w:pPr>
              <w:pStyle w:val="Code"/>
            </w:pPr>
            <w:ins w:id="85" w:author="Stefan Bjornander" w:date="2015-04-26T09:44:00Z">
              <w:r w:rsidRPr="00903DBA">
                <w:t xml:space="preserve">  if (c &lt; d)</w:t>
              </w:r>
            </w:ins>
          </w:p>
          <w:p w14:paraId="694876BE" w14:textId="77777777" w:rsidR="00516DD1" w:rsidRPr="00903DBA" w:rsidRDefault="00516DD1">
            <w:pPr>
              <w:pStyle w:val="Code"/>
            </w:pPr>
            <w:ins w:id="86" w:author="Stefan Bjornander" w:date="2015-04-26T09:44:00Z">
              <w:r w:rsidRPr="00903DBA">
                <w:t xml:space="preserve">    e = 1;</w:t>
              </w:r>
            </w:ins>
          </w:p>
          <w:p w14:paraId="1C003489" w14:textId="77777777" w:rsidR="00516DD1" w:rsidRPr="00903DBA" w:rsidRDefault="00516DD1">
            <w:pPr>
              <w:pStyle w:val="Code"/>
            </w:pPr>
            <w:ins w:id="87" w:author="Stefan Bjornander" w:date="2015-04-26T09:44:00Z">
              <w:r w:rsidRPr="00903DBA">
                <w:t xml:space="preserve">  else</w:t>
              </w:r>
            </w:ins>
          </w:p>
          <w:p w14:paraId="4EEC399F" w14:textId="77777777" w:rsidR="00516DD1" w:rsidRPr="00903DBA" w:rsidRDefault="00516DD1">
            <w:pPr>
              <w:pStyle w:val="Code"/>
            </w:pPr>
            <w:ins w:id="88" w:author="Stefan Bjornander" w:date="2015-04-26T09:44:00Z">
              <w:r w:rsidRPr="00903DBA">
                <w:t xml:space="preserve">    f = 2;</w:t>
              </w:r>
            </w:ins>
          </w:p>
          <w:p w14:paraId="576B5809" w14:textId="1582D106" w:rsidR="00516DD1" w:rsidRDefault="00516DD1">
            <w:pPr>
              <w:pStyle w:val="Code"/>
            </w:pPr>
            <w:ins w:id="89" w:author="Stefan Bjornander" w:date="2015-04-26T09:44:00Z">
              <w:r w:rsidRPr="00903DBA">
                <w:t>}</w:t>
              </w:r>
            </w:ins>
          </w:p>
          <w:p w14:paraId="56999964" w14:textId="7F46378B" w:rsidR="00710287" w:rsidRPr="00903DBA" w:rsidRDefault="00710287" w:rsidP="00710287">
            <w:pPr>
              <w:rPr>
                <w:del w:id="90" w:author="Stefan Bjornander" w:date="2015-04-26T09:45:00Z"/>
              </w:rPr>
            </w:pPr>
            <w:r>
              <w:t>(b) Correct</w:t>
            </w:r>
          </w:p>
          <w:p w14:paraId="4C1D31DA" w14:textId="77777777" w:rsidR="00516DD1" w:rsidRPr="00903DBA" w:rsidRDefault="00516DD1" w:rsidP="00710287">
            <w:pPr>
              <w:rPr>
                <w:del w:id="91" w:author="Stefan Bjornander" w:date="2015-04-26T09:45:00Z"/>
              </w:rPr>
            </w:pPr>
          </w:p>
          <w:p w14:paraId="170E5735" w14:textId="20404272" w:rsidR="00516DD1" w:rsidRPr="00903DBA" w:rsidRDefault="00710287" w:rsidP="00710287">
            <w:pPr>
              <w:rPr>
                <w:ins w:id="92" w:author="Stefan Bjornander" w:date="2015-04-26T09:44:00Z"/>
              </w:rPr>
              <w:pPrChange w:id="93" w:author="Stefan Bjornander" w:date="2015-04-26T09:45:00Z">
                <w:pPr/>
              </w:pPrChange>
            </w:pPr>
            <w:r>
              <w:t xml:space="preserve"> Interpretation</w:t>
            </w:r>
          </w:p>
        </w:tc>
        <w:tc>
          <w:tcPr>
            <w:tcW w:w="3117" w:type="dxa"/>
            <w:tcPrChange w:id="94"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95" w:author="Stefan Bjornander" w:date="2015-04-26T09:45:00Z" w:name="move417804833"/>
            <w:ins w:id="96" w:author="Stefan Bjornander" w:date="2015-04-26T09:45:00Z">
              <w:r w:rsidRPr="00903DBA">
                <w:t>if (a &lt; b)</w:t>
              </w:r>
            </w:ins>
          </w:p>
          <w:p w14:paraId="1D552566" w14:textId="77777777" w:rsidR="00516DD1" w:rsidRPr="00903DBA" w:rsidRDefault="00516DD1">
            <w:pPr>
              <w:pStyle w:val="Code"/>
            </w:pPr>
            <w:ins w:id="97" w:author="Stefan Bjornander" w:date="2015-04-26T09:45:00Z">
              <w:r w:rsidRPr="00903DBA">
                <w:t xml:space="preserve">  if (c &lt; d) {</w:t>
              </w:r>
            </w:ins>
          </w:p>
          <w:p w14:paraId="66887BC4" w14:textId="77777777" w:rsidR="00516DD1" w:rsidRPr="00903DBA" w:rsidRDefault="00516DD1">
            <w:pPr>
              <w:pStyle w:val="Code"/>
            </w:pPr>
            <w:ins w:id="98" w:author="Stefan Bjornander" w:date="2015-04-26T09:45:00Z">
              <w:r w:rsidRPr="00903DBA">
                <w:t xml:space="preserve">    e = 1;</w:t>
              </w:r>
            </w:ins>
          </w:p>
          <w:p w14:paraId="1D00F382" w14:textId="77777777" w:rsidR="00516DD1" w:rsidRPr="00903DBA" w:rsidRDefault="00516DD1">
            <w:pPr>
              <w:pStyle w:val="Code"/>
            </w:pPr>
            <w:ins w:id="99" w:author="Stefan Bjornander" w:date="2015-04-26T09:45:00Z">
              <w:r w:rsidRPr="00903DBA">
                <w:t xml:space="preserve">  }</w:t>
              </w:r>
            </w:ins>
          </w:p>
          <w:p w14:paraId="488A8BE2" w14:textId="77777777" w:rsidR="00516DD1" w:rsidRPr="00903DBA" w:rsidRDefault="00516DD1">
            <w:pPr>
              <w:pStyle w:val="Code"/>
            </w:pPr>
            <w:ins w:id="100" w:author="Stefan Bjornander" w:date="2015-04-26T09:45:00Z">
              <w:r w:rsidRPr="00903DBA">
                <w:t>else</w:t>
              </w:r>
            </w:ins>
          </w:p>
          <w:p w14:paraId="062525C9" w14:textId="77777777" w:rsidR="00516DD1" w:rsidRPr="00903DBA" w:rsidRDefault="00516DD1">
            <w:pPr>
              <w:pStyle w:val="Code"/>
              <w:rPr>
                <w:del w:id="101" w:author="Stefan Bjornander" w:date="2015-04-26T09:45:00Z"/>
              </w:rPr>
            </w:pPr>
            <w:ins w:id="102" w:author="Stefan Bjornander" w:date="2015-04-26T09:45:00Z">
              <w:r w:rsidRPr="00903DBA">
                <w:t xml:space="preserve">  f = 2;</w:t>
              </w:r>
            </w:ins>
            <w:moveToRangeEnd w:id="95"/>
          </w:p>
          <w:p w14:paraId="28C2C026" w14:textId="77777777" w:rsidR="00516DD1" w:rsidRDefault="00516DD1" w:rsidP="00710287">
            <w:pPr>
              <w:pStyle w:val="Code"/>
            </w:pPr>
          </w:p>
          <w:p w14:paraId="5A274AD6" w14:textId="7AA55648" w:rsidR="00710287" w:rsidRPr="00903DBA" w:rsidRDefault="00710287" w:rsidP="00710287">
            <w:pPr>
              <w:rPr>
                <w:ins w:id="103" w:author="Stefan Bjornander" w:date="2015-04-26T09:44:00Z"/>
              </w:rPr>
              <w:pPrChange w:id="104" w:author="Stefan Bjornander" w:date="2015-04-26T09:45:00Z">
                <w:pPr/>
              </w:pPrChange>
            </w:pPr>
            <w:r>
              <w:t>© Incorrect interpretation</w:t>
            </w:r>
          </w:p>
        </w:tc>
      </w:tr>
    </w:tbl>
    <w:p w14:paraId="2932D7E0" w14:textId="77777777" w:rsidR="00516DD1" w:rsidRPr="00903DBA" w:rsidRDefault="00516DD1" w:rsidP="00516DD1">
      <w:pPr>
        <w:pStyle w:val="Code"/>
        <w:rPr>
          <w:ins w:id="105" w:author="Stefan Bjornander" w:date="2015-04-26T09:49:00Z"/>
        </w:rPr>
      </w:pPr>
    </w:p>
    <w:p w14:paraId="1E9078F4" w14:textId="77777777" w:rsidR="00516DD1" w:rsidRPr="00903DBA" w:rsidRDefault="00516DD1">
      <w:pPr>
        <w:rPr>
          <w:ins w:id="106" w:author="Stefan Bjornander" w:date="2015-04-26T09:52:00Z"/>
        </w:rPr>
        <w:pPrChange w:id="107" w:author="Stefan Bjornander" w:date="2015-04-26T09:51:00Z">
          <w:pPr>
            <w:pStyle w:val="Code"/>
          </w:pPr>
        </w:pPrChange>
      </w:pPr>
      <w:r w:rsidRPr="00903DBA">
        <w:rPr>
          <w:noProof/>
        </w:rPr>
        <w:t xml:space="preserve">Below is a simple set of statement rules. Unfortunately, they are </w:t>
      </w:r>
      <w:ins w:id="108" w:author="Stefan Bjornander" w:date="2015-04-26T09:53:00Z">
        <w:r w:rsidRPr="00903DBA">
          <w:rPr>
            <w:noProof/>
          </w:rPr>
          <w:t>ambiguous</w:t>
        </w:r>
      </w:ins>
      <w:ins w:id="109" w:author="Stefan Bjornander" w:date="2015-04-26T09:50:00Z">
        <w:r w:rsidRPr="00903DBA">
          <w:rPr>
            <w:noProof/>
          </w:rPr>
          <w:t xml:space="preserve"> in that way that </w:t>
        </w:r>
      </w:ins>
      <w:ins w:id="110" w:author="Stefan Bjornander" w:date="2015-04-26T09:52:00Z">
        <w:r w:rsidRPr="00903DBA">
          <w:rPr>
            <w:noProof/>
          </w:rPr>
          <w:t xml:space="preserve">the </w:t>
        </w:r>
      </w:ins>
      <w:r w:rsidRPr="00903DBA">
        <w:rPr>
          <w:noProof/>
        </w:rPr>
        <w:t xml:space="preserve">an </w:t>
      </w:r>
      <w:ins w:id="111" w:author="Stefan Bjornander" w:date="2015-04-26T09:52:00Z">
        <w:r w:rsidRPr="00BB30CE">
          <w:rPr>
            <w:rStyle w:val="CodeInText"/>
            <w:iCs/>
            <w:noProof/>
            <w:rPrChange w:id="112"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13" w:author="Stefan Bjornander" w:date="2015-04-26T09:52:00Z">
        <w:r w:rsidRPr="00903DBA">
          <w:rPr>
            <w:noProof/>
          </w:rPr>
          <w:t xml:space="preserve"> </w:t>
        </w:r>
        <w:r w:rsidRPr="00BB30CE">
          <w:rPr>
            <w:rStyle w:val="CodeInText"/>
            <w:iCs/>
            <w:noProof/>
            <w:rPrChange w:id="114"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15"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16" w:author="Stefan Bjornander" w:date="2015-04-26T09:49:00Z"/>
        </w:rPr>
      </w:pPr>
      <w:ins w:id="117" w:author="Stefan Bjornander" w:date="2015-04-26T09:47:00Z">
        <w:r w:rsidRPr="00903DBA">
          <w:t>statement ::=</w:t>
        </w:r>
      </w:ins>
    </w:p>
    <w:p w14:paraId="7FBE5268" w14:textId="77777777" w:rsidR="00516DD1" w:rsidRPr="00903DBA" w:rsidRDefault="00516DD1" w:rsidP="00516DD1">
      <w:pPr>
        <w:pStyle w:val="Code"/>
        <w:rPr>
          <w:ins w:id="118" w:author="Stefan Bjornander" w:date="2015-04-26T09:47:00Z"/>
        </w:rPr>
      </w:pPr>
      <w:ins w:id="119" w:author="Stefan Bjornander" w:date="2015-04-26T09:49:00Z">
        <w:r w:rsidRPr="00903DBA">
          <w:t xml:space="preserve">   </w:t>
        </w:r>
      </w:ins>
      <w:r w:rsidRPr="00903DBA">
        <w:t xml:space="preserve"> </w:t>
      </w:r>
      <w:ins w:id="120" w:author="Stefan Bjornander" w:date="2015-04-26T09:49:00Z">
        <w:r w:rsidRPr="00903DBA">
          <w:t xml:space="preserve">IF LEFT_PAREN </w:t>
        </w:r>
      </w:ins>
      <w:ins w:id="121" w:author="Stefan Bjornander" w:date="2015-04-26T10:08:00Z">
        <w:r w:rsidRPr="00903DBA">
          <w:t xml:space="preserve">logical_expression </w:t>
        </w:r>
      </w:ins>
      <w:ins w:id="122" w:author="Stefan Bjornander" w:date="2015-04-26T09:49:00Z">
        <w:r w:rsidRPr="00903DBA">
          <w:t>RIGHT_PAREN statement</w:t>
        </w:r>
      </w:ins>
    </w:p>
    <w:p w14:paraId="436C5EC9" w14:textId="77777777" w:rsidR="00516DD1" w:rsidRPr="00903DBA" w:rsidRDefault="00516DD1" w:rsidP="00516DD1">
      <w:pPr>
        <w:pStyle w:val="Code"/>
        <w:rPr>
          <w:ins w:id="123" w:author="Stefan Bjornander" w:date="2015-04-26T09:49:00Z"/>
        </w:rPr>
      </w:pPr>
      <w:ins w:id="124" w:author="Stefan Bjornander" w:date="2015-04-26T09:49:00Z">
        <w:r w:rsidRPr="00903DBA">
          <w:t xml:space="preserve"> </w:t>
        </w:r>
      </w:ins>
      <w:r w:rsidRPr="00903DBA">
        <w:t xml:space="preserve"> </w:t>
      </w:r>
      <w:ins w:id="125" w:author="Stefan Bjornander" w:date="2015-04-26T09:49:00Z">
        <w:r w:rsidRPr="00903DBA">
          <w:t>|</w:t>
        </w:r>
      </w:ins>
      <w:r w:rsidRPr="00903DBA">
        <w:t xml:space="preserve"> </w:t>
      </w:r>
      <w:ins w:id="126" w:author="Stefan Bjornander" w:date="2015-04-26T09:49:00Z">
        <w:r w:rsidRPr="00903DBA">
          <w:t xml:space="preserve">IF LEFT_PAREN </w:t>
        </w:r>
      </w:ins>
      <w:ins w:id="127" w:author="Stefan Bjornander" w:date="2015-04-26T10:08:00Z">
        <w:r w:rsidRPr="00903DBA">
          <w:t xml:space="preserve">logical_expression </w:t>
        </w:r>
      </w:ins>
      <w:ins w:id="128" w:author="Stefan Bjornander" w:date="2015-04-26T09:49:00Z">
        <w:r w:rsidRPr="00903DBA">
          <w:t>RIGHT_PAREN statement ELSE statement</w:t>
        </w:r>
      </w:ins>
    </w:p>
    <w:p w14:paraId="2F7D1A5D" w14:textId="77777777" w:rsidR="00516DD1" w:rsidRPr="00903DBA" w:rsidRDefault="00516DD1" w:rsidP="00516DD1">
      <w:pPr>
        <w:pStyle w:val="Code"/>
      </w:pPr>
      <w:ins w:id="129" w:author="Stefan Bjornander" w:date="2015-04-26T10:08:00Z">
        <w:r w:rsidRPr="00903DBA">
          <w:t xml:space="preserve">  | </w:t>
        </w:r>
      </w:ins>
      <w:r w:rsidRPr="00903DBA">
        <w:t>...</w:t>
      </w:r>
    </w:p>
    <w:p w14:paraId="6D69375A" w14:textId="32F04444" w:rsidR="00516DD1" w:rsidRPr="00903DBA" w:rsidRDefault="00516DD1">
      <w:pPr>
        <w:rPr>
          <w:ins w:id="130" w:author="Stefan Bjornander" w:date="2015-04-26T09:47:00Z"/>
        </w:rPr>
        <w:pPrChange w:id="131" w:author="Stefan Bjornander" w:date="2015-04-26T09:25:00Z">
          <w:pPr>
            <w:pStyle w:val="Code"/>
          </w:pPr>
        </w:pPrChange>
      </w:pPr>
      <w:ins w:id="132" w:author="Stefan Bjornander" w:date="2015-04-26T09:51:00Z">
        <w:r w:rsidRPr="00903DBA">
          <w:rPr>
            <w:noProof/>
          </w:rPr>
          <w:t xml:space="preserve">To solve the problem, we need a more complicated </w:t>
        </w:r>
      </w:ins>
      <w:ins w:id="133" w:author="Stefan Bjornander" w:date="2015-04-26T09:53:00Z">
        <w:r w:rsidRPr="00903DBA">
          <w:rPr>
            <w:noProof/>
          </w:rPr>
          <w:t>set of rules</w:t>
        </w:r>
      </w:ins>
      <w:r w:rsidRPr="00903DBA">
        <w:rPr>
          <w:noProof/>
        </w:rPr>
        <w:t xml:space="preserve"> that works with open and closed statements.</w:t>
      </w:r>
      <w:ins w:id="134" w:author="Stefan Bjornander" w:date="2015-04-26T09:54:00Z">
        <w:r w:rsidRPr="00903DBA">
          <w:rPr>
            <w:noProof/>
          </w:rPr>
          <w:t xml:space="preserve"> The </w:t>
        </w:r>
      </w:ins>
      <w:ins w:id="135" w:author="Stefan Bjornander" w:date="2015-04-26T09:57:00Z">
        <w:r w:rsidRPr="00903DBA">
          <w:rPr>
            <w:noProof/>
          </w:rPr>
          <w:t xml:space="preserve">following set is unambiguous in that way that it always connects each </w:t>
        </w:r>
        <w:r w:rsidRPr="00903DBA">
          <w:rPr>
            <w:rStyle w:val="CodeInText"/>
            <w:i/>
            <w:noProof/>
            <w:rPrChange w:id="136" w:author="Stefan Bjornander" w:date="2015-04-26T09:58:00Z">
              <w:rPr>
                <w:rStyle w:val="CodeInText"/>
              </w:rPr>
            </w:rPrChange>
          </w:rPr>
          <w:t>else</w:t>
        </w:r>
        <w:r w:rsidRPr="00903DBA">
          <w:rPr>
            <w:noProof/>
          </w:rPr>
          <w:t xml:space="preserve"> with the</w:t>
        </w:r>
      </w:ins>
      <w:ins w:id="137" w:author="Stefan Bjornander" w:date="2015-04-26T09:58:00Z">
        <w:r w:rsidRPr="00903DBA">
          <w:rPr>
            <w:noProof/>
          </w:rPr>
          <w:t xml:space="preserve"> latest preceding</w:t>
        </w:r>
      </w:ins>
      <w:ins w:id="138" w:author="Stefan Bjornander" w:date="2015-04-26T09:57:00Z">
        <w:r w:rsidRPr="00903DBA">
          <w:rPr>
            <w:noProof/>
          </w:rPr>
          <w:t xml:space="preserve"> </w:t>
        </w:r>
      </w:ins>
      <w:ins w:id="139" w:author="Stefan Bjornander" w:date="2015-04-26T09:58:00Z">
        <w:r w:rsidRPr="00903DBA">
          <w:rPr>
            <w:rStyle w:val="CodeInText"/>
            <w:i/>
            <w:noProof/>
            <w:rPrChange w:id="140" w:author="Stefan Bjornander" w:date="2015-04-26T09:58:00Z">
              <w:rPr>
                <w:rStyle w:val="CodeInText"/>
              </w:rPr>
            </w:rPrChange>
          </w:rPr>
          <w:t>if</w:t>
        </w:r>
      </w:ins>
      <w:r w:rsidRPr="00903DBA">
        <w:rPr>
          <w:noProof/>
        </w:rPr>
        <w:t>, with comp</w:t>
      </w:r>
      <w:r w:rsidR="004B72D6" w:rsidRPr="00903DBA">
        <w:rPr>
          <w:noProof/>
        </w:rPr>
        <w:t>lies</w:t>
      </w:r>
      <w:r w:rsidRPr="00903DBA">
        <w:rPr>
          <w:noProof/>
        </w:rPr>
        <w:t xml:space="preserve"> to the semantics of C. A theoretical explanation of the open-closed statement solution is beyond the scope of this book, but I recommend the Dragon Book by Aho et al. for a closer look.</w:t>
      </w:r>
    </w:p>
    <w:p w14:paraId="75E8F949" w14:textId="4B4DAFB8" w:rsidR="003D7B0F" w:rsidRPr="00903DBA" w:rsidRDefault="00BC30A2" w:rsidP="00BC30A2">
      <w:r w:rsidRPr="00903DBA">
        <w:t xml:space="preserve">When it comes to the if-else statement we have a problem. </w:t>
      </w:r>
      <w:r w:rsidR="003D7B0F" w:rsidRPr="00903DBA">
        <w:t xml:space="preserve">Given the following </w:t>
      </w:r>
      <w:r w:rsidR="00333AFA" w:rsidRPr="00903DBA">
        <w:t>rules:</w:t>
      </w:r>
    </w:p>
    <w:p w14:paraId="2DEC519F" w14:textId="131077EF" w:rsidR="003D7B0F" w:rsidRPr="00903DBA" w:rsidRDefault="003D7B0F" w:rsidP="003D7B0F">
      <w:pPr>
        <w:pStyle w:val="Code"/>
      </w:pPr>
      <w:r w:rsidRPr="00903DBA">
        <w:t>statement:</w:t>
      </w:r>
    </w:p>
    <w:p w14:paraId="17C2EE8B" w14:textId="5E4158D9" w:rsidR="003D7B0F" w:rsidRPr="00903DBA" w:rsidRDefault="003D7B0F" w:rsidP="003D7B0F">
      <w:pPr>
        <w:pStyle w:val="Code"/>
      </w:pPr>
      <w:r w:rsidRPr="00903DBA">
        <w:t xml:space="preserve">    </w:t>
      </w:r>
      <w:r w:rsidRPr="00903DBA">
        <w:rPr>
          <w:b/>
          <w:bCs/>
        </w:rPr>
        <w:t>if</w:t>
      </w:r>
      <w:r w:rsidRPr="00903DBA">
        <w:t xml:space="preserve"> ( expression ) statement</w:t>
      </w:r>
    </w:p>
    <w:p w14:paraId="555AB142" w14:textId="37A46C3F" w:rsidR="003D7B0F" w:rsidRPr="00903DBA" w:rsidRDefault="003D7B0F" w:rsidP="003D7B0F">
      <w:pPr>
        <w:pStyle w:val="Code"/>
      </w:pPr>
      <w:r w:rsidRPr="00903DBA">
        <w:t xml:space="preserve">  | </w:t>
      </w:r>
      <w:r w:rsidRPr="00903DBA">
        <w:rPr>
          <w:b/>
          <w:bCs/>
        </w:rPr>
        <w:t>if</w:t>
      </w:r>
      <w:r w:rsidRPr="00903DBA">
        <w:t xml:space="preserve"> ( expression ) statement </w:t>
      </w:r>
      <w:r w:rsidRPr="00903DBA">
        <w:rPr>
          <w:b/>
          <w:bCs/>
        </w:rPr>
        <w:t>else</w:t>
      </w:r>
      <w:r w:rsidRPr="00903DBA">
        <w:t xml:space="preserve"> statement</w:t>
      </w:r>
    </w:p>
    <w:p w14:paraId="39D97725" w14:textId="6C96A5EF" w:rsidR="003502A2" w:rsidRPr="00903DBA" w:rsidRDefault="003502A2" w:rsidP="003D7B0F">
      <w:pPr>
        <w:pStyle w:val="Code"/>
      </w:pPr>
      <w:r w:rsidRPr="00903DBA">
        <w:t xml:space="preserve">  | </w:t>
      </w:r>
      <w:r w:rsidRPr="00903DBA">
        <w:rPr>
          <w:i/>
          <w:iCs/>
        </w:rPr>
        <w:t>all other statements</w:t>
      </w:r>
    </w:p>
    <w:p w14:paraId="5857F7CE" w14:textId="3C1FE04A" w:rsidR="00BC30A2" w:rsidRPr="00903DBA" w:rsidRDefault="00BC30A2" w:rsidP="00BC30A2">
      <w:r w:rsidRPr="00903DBA">
        <w:t>Let</w:t>
      </w:r>
      <w:r w:rsidR="00BF5BE9" w:rsidRPr="00903DBA">
        <w:t xml:space="preserve"> us</w:t>
      </w:r>
      <w:r w:rsidRPr="00903DBA">
        <w:t xml:space="preserve"> look at the following </w:t>
      </w:r>
      <w:r w:rsidR="00BF5BE9" w:rsidRPr="00903DBA">
        <w:t>two examples</w:t>
      </w:r>
      <w:r w:rsidRPr="00903DBA">
        <w:t>:</w:t>
      </w:r>
    </w:p>
    <w:p w14:paraId="21A8E700" w14:textId="05E5400A" w:rsidR="00BC30A2" w:rsidRPr="00903DBA" w:rsidRDefault="00BC30A2" w:rsidP="00BC30A2">
      <w:pPr>
        <w:pStyle w:val="Code"/>
      </w:pPr>
      <w:r w:rsidRPr="00903DBA">
        <w:t>if (a &lt; b)</w:t>
      </w:r>
    </w:p>
    <w:p w14:paraId="65386CB1" w14:textId="34C869E8" w:rsidR="00BC30A2" w:rsidRPr="00903DBA" w:rsidRDefault="00BC30A2" w:rsidP="00BC30A2">
      <w:pPr>
        <w:pStyle w:val="Code"/>
      </w:pPr>
      <w:r w:rsidRPr="00903DBA">
        <w:t xml:space="preserve">  if (c &lt; d)</w:t>
      </w:r>
    </w:p>
    <w:p w14:paraId="0793B915" w14:textId="2E0B4E16" w:rsidR="00BC30A2" w:rsidRPr="00903DBA" w:rsidRDefault="00BC30A2" w:rsidP="00BC30A2">
      <w:pPr>
        <w:pStyle w:val="Code"/>
      </w:pPr>
      <w:r w:rsidRPr="00903DBA">
        <w:t xml:space="preserve">    </w:t>
      </w:r>
      <w:r w:rsidR="006756A1" w:rsidRPr="00903DBA">
        <w:t>a = 1;</w:t>
      </w:r>
    </w:p>
    <w:p w14:paraId="6869F9B2" w14:textId="4ED30264" w:rsidR="00BC30A2" w:rsidRPr="00903DBA" w:rsidRDefault="006756A1" w:rsidP="00BC30A2">
      <w:pPr>
        <w:pStyle w:val="Code"/>
      </w:pPr>
      <w:r w:rsidRPr="00903DBA">
        <w:t xml:space="preserve">  </w:t>
      </w:r>
      <w:r w:rsidR="000C3585" w:rsidRPr="00903DBA">
        <w:t>e</w:t>
      </w:r>
      <w:r w:rsidR="00D81489" w:rsidRPr="00903DBA">
        <w:t>lse</w:t>
      </w:r>
    </w:p>
    <w:p w14:paraId="052FA0E0" w14:textId="3E460860" w:rsidR="006756A1" w:rsidRPr="00903DBA" w:rsidRDefault="006756A1" w:rsidP="00BC30A2">
      <w:pPr>
        <w:pStyle w:val="Code"/>
      </w:pPr>
      <w:r w:rsidRPr="00903DBA">
        <w:t xml:space="preserve">    b = 1;</w:t>
      </w:r>
    </w:p>
    <w:p w14:paraId="0CE6CFB3" w14:textId="26392B9E" w:rsidR="006756A1" w:rsidRPr="00903DBA" w:rsidRDefault="006756A1" w:rsidP="00BC30A2">
      <w:pPr>
        <w:pStyle w:val="Code"/>
      </w:pPr>
    </w:p>
    <w:p w14:paraId="3003E3F6" w14:textId="77777777" w:rsidR="006756A1" w:rsidRPr="00903DBA" w:rsidRDefault="006756A1" w:rsidP="006756A1">
      <w:pPr>
        <w:pStyle w:val="Code"/>
      </w:pPr>
      <w:r w:rsidRPr="00903DBA">
        <w:t>if (a &lt; b)</w:t>
      </w:r>
    </w:p>
    <w:p w14:paraId="204D31F4" w14:textId="77777777" w:rsidR="006756A1" w:rsidRPr="00903DBA" w:rsidRDefault="006756A1" w:rsidP="006756A1">
      <w:pPr>
        <w:pStyle w:val="Code"/>
      </w:pPr>
      <w:r w:rsidRPr="00903DBA">
        <w:t xml:space="preserve">  if (c &lt; d)</w:t>
      </w:r>
    </w:p>
    <w:p w14:paraId="4C823276" w14:textId="77777777" w:rsidR="006756A1" w:rsidRPr="00903DBA" w:rsidRDefault="006756A1" w:rsidP="006756A1">
      <w:pPr>
        <w:pStyle w:val="Code"/>
      </w:pPr>
      <w:r w:rsidRPr="00903DBA">
        <w:t xml:space="preserve">    a = 1;</w:t>
      </w:r>
    </w:p>
    <w:p w14:paraId="39D6A405" w14:textId="73BDB977" w:rsidR="006756A1" w:rsidRPr="00903DBA" w:rsidRDefault="006756A1" w:rsidP="006756A1">
      <w:pPr>
        <w:pStyle w:val="Code"/>
      </w:pPr>
      <w:r w:rsidRPr="00903DBA">
        <w:t>else</w:t>
      </w:r>
    </w:p>
    <w:p w14:paraId="7A5F34C5" w14:textId="005D82CE" w:rsidR="006756A1" w:rsidRPr="00903DBA" w:rsidRDefault="006756A1" w:rsidP="006756A1">
      <w:pPr>
        <w:pStyle w:val="Code"/>
      </w:pPr>
      <w:r w:rsidRPr="00903DBA">
        <w:t xml:space="preserve">  b = 1;</w:t>
      </w:r>
    </w:p>
    <w:p w14:paraId="64C93E15" w14:textId="515C4DC6" w:rsidR="002A786B" w:rsidRPr="00903DBA" w:rsidRDefault="00045818" w:rsidP="00A477C3">
      <w:r w:rsidRPr="00903DBA">
        <w:t xml:space="preserve">The question is whether the else part </w:t>
      </w:r>
      <w:r w:rsidR="00A477C3" w:rsidRPr="00903DBA">
        <w:t xml:space="preserve">matches the first of second if part. </w:t>
      </w:r>
      <w:r w:rsidR="00CB6BA1" w:rsidRPr="00903DBA">
        <w:t xml:space="preserve">The first example </w:t>
      </w:r>
      <w:r w:rsidR="00A477C3" w:rsidRPr="00903DBA">
        <w:t xml:space="preserve">suggests that it </w:t>
      </w:r>
      <w:r w:rsidR="00CB6BA1" w:rsidRPr="00903DBA">
        <w:t xml:space="preserve">matches the first part, while the second example suggests that it matches the second part. </w:t>
      </w:r>
      <w:r w:rsidR="00EA74C3" w:rsidRPr="00903DBA">
        <w:t>The</w:t>
      </w:r>
      <w:r w:rsidR="00CB6BA1" w:rsidRPr="00903DBA">
        <w:t xml:space="preserve"> first suggestion is </w:t>
      </w:r>
      <w:r w:rsidR="00461869" w:rsidRPr="00903DBA">
        <w:t>the</w:t>
      </w:r>
      <w:r w:rsidR="00CB6BA1" w:rsidRPr="00903DBA">
        <w:t xml:space="preserve"> right one, each else </w:t>
      </w:r>
      <w:r w:rsidR="00433020" w:rsidRPr="00903DBA">
        <w:t>shall be matched to the closest if.</w:t>
      </w:r>
      <w:r w:rsidR="00CB6BA1" w:rsidRPr="00903DBA">
        <w:t xml:space="preserve"> However, </w:t>
      </w:r>
      <w:r w:rsidR="002A786B" w:rsidRPr="00903DBA">
        <w:t>the parser above supports both suggestions. We must rewrite the parser so that it only accepts the first case</w:t>
      </w:r>
      <w:r w:rsidR="00E23E02" w:rsidRPr="00903DBA">
        <w:t>, which we</w:t>
      </w:r>
      <w:r w:rsidR="002A786B" w:rsidRPr="00903DBA">
        <w:t xml:space="preserve"> do</w:t>
      </w:r>
      <w:r w:rsidR="00E23E02" w:rsidRPr="00903DBA">
        <w:t xml:space="preserve"> </w:t>
      </w:r>
      <w:r w:rsidR="002A786B" w:rsidRPr="00903DBA">
        <w:t>by introduc</w:t>
      </w:r>
      <w:r w:rsidR="00E23E02" w:rsidRPr="00903DBA">
        <w:t>ing</w:t>
      </w:r>
      <w:r w:rsidR="004A2C10" w:rsidRPr="00903DBA">
        <w:t xml:space="preserve"> the</w:t>
      </w:r>
      <w:r w:rsidR="002A786B" w:rsidRPr="00903DBA">
        <w:t xml:space="preserve"> open</w:t>
      </w:r>
      <w:r w:rsidR="00A12499" w:rsidRPr="00903DBA">
        <w:t>ed</w:t>
      </w:r>
      <w:r w:rsidR="002A786B" w:rsidRPr="00903DBA">
        <w:t xml:space="preserve"> and closed statements</w:t>
      </w:r>
      <w:r w:rsidR="00A12499" w:rsidRPr="00903DBA">
        <w:t>:</w:t>
      </w:r>
    </w:p>
    <w:p w14:paraId="5C8E669F" w14:textId="77777777" w:rsidR="001B7A1A" w:rsidRPr="00903DBA" w:rsidRDefault="001B7A1A" w:rsidP="001B7A1A">
      <w:pPr>
        <w:pStyle w:val="Code"/>
        <w:rPr>
          <w:highlight w:val="white"/>
        </w:rPr>
      </w:pPr>
      <w:r w:rsidRPr="00903DBA">
        <w:rPr>
          <w:highlight w:val="white"/>
        </w:rPr>
        <w:lastRenderedPageBreak/>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77777777" w:rsidR="003E09C2" w:rsidRPr="00903DBA" w:rsidRDefault="003E09C2" w:rsidP="003E09C2">
      <w:pPr>
        <w:pStyle w:val="Code"/>
        <w:rPr>
          <w:highlight w:val="white"/>
        </w:rPr>
      </w:pPr>
      <w:r w:rsidRPr="00903DBA">
        <w:rPr>
          <w:highlight w:val="white"/>
        </w:rPr>
        <w:t xml:space="preserve">    opened_statement {</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093ED28" w14:textId="16ECBA61" w:rsidR="000C3585" w:rsidRPr="00903DBA" w:rsidRDefault="00A12499" w:rsidP="00A12499">
      <w:r w:rsidRPr="00903DBA">
        <w:t xml:space="preserve">A theoretical explanation of the open-closed statement solution is beyond the scope of this book, but I recommend the Dragon Book by </w:t>
      </w:r>
      <w:proofErr w:type="spellStart"/>
      <w:r w:rsidRPr="00903DBA">
        <w:t>Aho</w:t>
      </w:r>
      <w:proofErr w:type="spellEnd"/>
      <w:r w:rsidRPr="00903DBA">
        <w:t xml:space="preserve"> et al. for a closer look.</w:t>
      </w:r>
    </w:p>
    <w:p w14:paraId="0DC12A5F" w14:textId="671F864F" w:rsidR="007C08E0" w:rsidRPr="00903DBA" w:rsidRDefault="007C08E0" w:rsidP="007C08E0">
      <w:pPr>
        <w:pStyle w:val="CodeHeader"/>
      </w:pPr>
      <w:proofErr w:type="spellStart"/>
      <w:r w:rsidRPr="00903DBA">
        <w:t>MainParser.cs</w:t>
      </w:r>
      <w:proofErr w:type="spellEnd"/>
    </w:p>
    <w:p w14:paraId="0AB3596A" w14:textId="77777777" w:rsidR="007C08E0" w:rsidRPr="00903DBA" w:rsidRDefault="007C08E0" w:rsidP="007C08E0">
      <w:pPr>
        <w:pStyle w:val="Code"/>
        <w:rPr>
          <w:highlight w:val="white"/>
        </w:rPr>
      </w:pPr>
      <w:r w:rsidRPr="00903DBA">
        <w:rPr>
          <w:highlight w:val="white"/>
        </w:rPr>
        <w:t>statement:</w:t>
      </w:r>
    </w:p>
    <w:p w14:paraId="1D79F986" w14:textId="77777777" w:rsidR="007C08E0" w:rsidRPr="00903DBA" w:rsidRDefault="007C08E0" w:rsidP="007C08E0">
      <w:pPr>
        <w:pStyle w:val="Code"/>
        <w:rPr>
          <w:highlight w:val="white"/>
        </w:rPr>
      </w:pPr>
      <w:r w:rsidRPr="00903DBA">
        <w:rPr>
          <w:highlight w:val="white"/>
        </w:rPr>
        <w:t xml:space="preserve">    opened_statement { $$ = $1; }</w:t>
      </w:r>
    </w:p>
    <w:p w14:paraId="6B663E21" w14:textId="77777777" w:rsidR="007C08E0" w:rsidRPr="00903DBA" w:rsidRDefault="007C08E0" w:rsidP="007C08E0">
      <w:pPr>
        <w:pStyle w:val="Code"/>
        <w:rPr>
          <w:highlight w:val="white"/>
        </w:rPr>
      </w:pPr>
      <w:r w:rsidRPr="00903DBA">
        <w:rPr>
          <w:highlight w:val="white"/>
        </w:rPr>
        <w:t xml:space="preserve">  | closed_statement { $$ = $1; };</w:t>
      </w:r>
    </w:p>
    <w:p w14:paraId="4C6A5785" w14:textId="77777777" w:rsidR="007C08E0" w:rsidRPr="00903DBA" w:rsidRDefault="007C08E0" w:rsidP="007C08E0">
      <w:pPr>
        <w:pStyle w:val="Code"/>
        <w:rPr>
          <w:highlight w:val="white"/>
        </w:rPr>
      </w:pPr>
    </w:p>
    <w:p w14:paraId="26AC79EF" w14:textId="77777777" w:rsidR="007C08E0" w:rsidRPr="00903DBA" w:rsidRDefault="007C08E0" w:rsidP="007C08E0">
      <w:pPr>
        <w:pStyle w:val="Code"/>
        <w:rPr>
          <w:highlight w:val="white"/>
        </w:rPr>
      </w:pPr>
      <w:r w:rsidRPr="00903DBA">
        <w:rPr>
          <w:highlight w:val="white"/>
        </w:rPr>
        <w:t>opened_statement:</w:t>
      </w:r>
    </w:p>
    <w:p w14:paraId="41CE9FE3" w14:textId="77777777" w:rsidR="007C08E0" w:rsidRPr="00903DBA" w:rsidRDefault="007C08E0" w:rsidP="007C08E0">
      <w:pPr>
        <w:pStyle w:val="Code"/>
        <w:rPr>
          <w:highlight w:val="white"/>
        </w:rPr>
      </w:pPr>
      <w:r w:rsidRPr="00903DBA">
        <w:rPr>
          <w:highlight w:val="white"/>
        </w:rPr>
        <w:t xml:space="preserve">    IF LEFT_PARENTHESIS expression RIGHT_PARENTHESIS statement {</w:t>
      </w:r>
    </w:p>
    <w:p w14:paraId="2ED8AE0B" w14:textId="77777777" w:rsidR="007C08E0" w:rsidRPr="00903DBA" w:rsidRDefault="007C08E0" w:rsidP="007C08E0">
      <w:pPr>
        <w:pStyle w:val="Code"/>
        <w:rPr>
          <w:highlight w:val="white"/>
        </w:rPr>
      </w:pPr>
      <w:r w:rsidRPr="00903DBA">
        <w:rPr>
          <w:highlight w:val="white"/>
        </w:rPr>
        <w:t xml:space="preserve">      $$ = MiddleCodeGenerator.IfStatement($3, $5);</w:t>
      </w:r>
    </w:p>
    <w:p w14:paraId="4999A906" w14:textId="77777777" w:rsidR="007C08E0" w:rsidRPr="00903DBA" w:rsidRDefault="007C08E0" w:rsidP="007C08E0">
      <w:pPr>
        <w:pStyle w:val="Code"/>
        <w:rPr>
          <w:highlight w:val="white"/>
        </w:rPr>
      </w:pPr>
      <w:r w:rsidRPr="00903DBA">
        <w:rPr>
          <w:highlight w:val="white"/>
        </w:rPr>
        <w:t xml:space="preserve">    }</w:t>
      </w:r>
    </w:p>
    <w:p w14:paraId="26F61A88" w14:textId="77777777" w:rsidR="007C08E0" w:rsidRPr="00903DBA" w:rsidRDefault="007C08E0" w:rsidP="007C08E0">
      <w:pPr>
        <w:pStyle w:val="Code"/>
        <w:rPr>
          <w:highlight w:val="white"/>
        </w:rPr>
      </w:pPr>
      <w:r w:rsidRPr="00903DBA">
        <w:rPr>
          <w:highlight w:val="white"/>
        </w:rPr>
        <w:t xml:space="preserve">  | IF LEFT_PARENTHESIS expression RIGHT_PARENTHESIS closed_statement</w:t>
      </w:r>
    </w:p>
    <w:p w14:paraId="4A649498" w14:textId="77777777" w:rsidR="007C08E0" w:rsidRPr="00903DBA" w:rsidRDefault="007C08E0" w:rsidP="007C08E0">
      <w:pPr>
        <w:pStyle w:val="Code"/>
        <w:rPr>
          <w:highlight w:val="white"/>
        </w:rPr>
      </w:pPr>
      <w:r w:rsidRPr="00903DBA">
        <w:rPr>
          <w:highlight w:val="white"/>
        </w:rPr>
        <w:t xml:space="preserve">    ELSE opened_statement {</w:t>
      </w:r>
    </w:p>
    <w:p w14:paraId="0FA5661C" w14:textId="77777777" w:rsidR="007C08E0" w:rsidRPr="00903DBA" w:rsidRDefault="007C08E0" w:rsidP="007C08E0">
      <w:pPr>
        <w:pStyle w:val="Code"/>
        <w:rPr>
          <w:highlight w:val="white"/>
        </w:rPr>
      </w:pPr>
      <w:r w:rsidRPr="00903DBA">
        <w:rPr>
          <w:highlight w:val="white"/>
        </w:rPr>
        <w:t xml:space="preserve">      $$ = MiddleCodeGenerator.IfElseStatement($3, $5, $7);</w:t>
      </w:r>
    </w:p>
    <w:p w14:paraId="574B004F" w14:textId="6030A042" w:rsidR="007C08E0" w:rsidRPr="00903DBA" w:rsidRDefault="007C08E0" w:rsidP="007C08E0">
      <w:pPr>
        <w:pStyle w:val="Code"/>
        <w:rPr>
          <w:highlight w:val="white"/>
        </w:rPr>
      </w:pPr>
      <w:r w:rsidRPr="00903DBA">
        <w:rPr>
          <w:highlight w:val="white"/>
        </w:rPr>
        <w:t xml:space="preserve">    }</w:t>
      </w:r>
    </w:p>
    <w:p w14:paraId="4480F053" w14:textId="69F3E884" w:rsidR="007C08E0" w:rsidRPr="00903DBA" w:rsidRDefault="007C08E0" w:rsidP="007C08E0">
      <w:pPr>
        <w:pStyle w:val="Code"/>
        <w:rPr>
          <w:highlight w:val="white"/>
        </w:rPr>
      </w:pPr>
      <w:r w:rsidRPr="00903DBA">
        <w:rPr>
          <w:highlight w:val="white"/>
        </w:rPr>
        <w:t xml:space="preserve">  | // ..</w:t>
      </w:r>
      <w:r w:rsidR="000B2001" w:rsidRPr="00903DBA">
        <w:rPr>
          <w:highlight w:val="white"/>
        </w:rPr>
        <w:t>.</w:t>
      </w:r>
    </w:p>
    <w:p w14:paraId="4D2BF1E2" w14:textId="29EB5474" w:rsidR="000B2001" w:rsidRPr="00903DBA" w:rsidRDefault="000B2001" w:rsidP="00661ECC">
      <w:pPr>
        <w:pStyle w:val="Code"/>
        <w:rPr>
          <w:highlight w:val="white"/>
        </w:rPr>
      </w:pPr>
    </w:p>
    <w:p w14:paraId="27B00742" w14:textId="77777777" w:rsidR="000B2001" w:rsidRPr="00903DBA" w:rsidRDefault="000B2001" w:rsidP="00661ECC">
      <w:pPr>
        <w:pStyle w:val="Code"/>
        <w:rPr>
          <w:highlight w:val="white"/>
        </w:rPr>
      </w:pPr>
      <w:r w:rsidRPr="00903DBA">
        <w:rPr>
          <w:highlight w:val="white"/>
        </w:rPr>
        <w:t>closed_statement:</w:t>
      </w:r>
    </w:p>
    <w:p w14:paraId="27134825" w14:textId="5A368686" w:rsidR="000B2001" w:rsidRPr="00903DBA" w:rsidRDefault="00661ECC" w:rsidP="00661ECC">
      <w:pPr>
        <w:pStyle w:val="Code"/>
        <w:rPr>
          <w:highlight w:val="white"/>
        </w:rPr>
      </w:pPr>
      <w:r w:rsidRPr="00903DBA">
        <w:rPr>
          <w:highlight w:val="white"/>
        </w:rPr>
        <w:t xml:space="preserve"> </w:t>
      </w:r>
      <w:r w:rsidR="000B2001" w:rsidRPr="00903DBA">
        <w:rPr>
          <w:highlight w:val="white"/>
        </w:rPr>
        <w:t xml:space="preserve">   IF LEFT_PARENTHESIS expression RIGHT_PARENTHESIS closed_statement</w:t>
      </w:r>
    </w:p>
    <w:p w14:paraId="29C36CC3" w14:textId="78D39C71"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ELSE closed_statement {</w:t>
      </w:r>
    </w:p>
    <w:p w14:paraId="49304CF5" w14:textId="77777777" w:rsidR="000B2001" w:rsidRPr="00903DBA" w:rsidRDefault="000B2001" w:rsidP="00661ECC">
      <w:pPr>
        <w:pStyle w:val="Code"/>
        <w:rPr>
          <w:highlight w:val="white"/>
        </w:rPr>
      </w:pPr>
      <w:r w:rsidRPr="00903DBA">
        <w:rPr>
          <w:highlight w:val="white"/>
        </w:rPr>
        <w:t xml:space="preserve">      $$ = MiddleCodeGenerator.IfElseStatement($3, $5, $7);</w:t>
      </w:r>
    </w:p>
    <w:p w14:paraId="5D051DDB" w14:textId="31A26FED"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w:t>
      </w:r>
    </w:p>
    <w:p w14:paraId="3FACA59F" w14:textId="1BBBCAE9" w:rsidR="0080062E" w:rsidRPr="00903DBA" w:rsidRDefault="0080062E" w:rsidP="00661ECC">
      <w:pPr>
        <w:pStyle w:val="Code"/>
        <w:rPr>
          <w:highlight w:val="white"/>
        </w:rPr>
      </w:pPr>
      <w:r w:rsidRPr="00903DBA">
        <w:rPr>
          <w:highlight w:val="white"/>
        </w:rPr>
        <w:lastRenderedPageBreak/>
        <w:t xml:space="preserve">  | // ...</w:t>
      </w:r>
    </w:p>
    <w:p w14:paraId="499288D4" w14:textId="77777777" w:rsidR="00733710" w:rsidRPr="00903DBA" w:rsidRDefault="00733710" w:rsidP="00733710">
      <w:pPr>
        <w:pStyle w:val="Rubrik3"/>
        <w:numPr>
          <w:ilvl w:val="2"/>
          <w:numId w:val="170"/>
        </w:numPr>
      </w:pPr>
      <w:bookmarkStart w:id="141" w:name="_Toc57655994"/>
      <w:r w:rsidRPr="00903DBA">
        <w:t>The Forward-Jump Problem (Backpatching)</w:t>
      </w:r>
      <w:bookmarkEnd w:id="141"/>
    </w:p>
    <w:p w14:paraId="15980895" w14:textId="77777777" w:rsidR="00733710" w:rsidRPr="00903DBA" w:rsidRDefault="00733710" w:rsidP="00733710">
      <w:ins w:id="142" w:author="Stefan Bjornander" w:date="2015-04-26T09:25:00Z">
        <w:r w:rsidRPr="00903DBA">
          <w:t xml:space="preserve">When generating </w:t>
        </w:r>
      </w:ins>
      <w:r w:rsidRPr="00903DBA">
        <w:t xml:space="preserve">middle code instructions for </w:t>
      </w:r>
      <w:ins w:id="143" w:author="Stefan Bjornander" w:date="2015-04-26T09:25:00Z">
        <w:r w:rsidRPr="00903DBA">
          <w:t xml:space="preserve">expressions </w:t>
        </w:r>
      </w:ins>
      <w:r w:rsidRPr="00903DBA">
        <w:t>or</w:t>
      </w:r>
      <w:ins w:id="144" w:author="Stefan Bjornander" w:date="2015-04-26T09:25:00Z">
        <w:r w:rsidRPr="00903DBA">
          <w:t xml:space="preserve"> statement</w:t>
        </w:r>
      </w:ins>
      <w:r w:rsidRPr="00903DBA">
        <w:t>s</w:t>
      </w:r>
      <w:ins w:id="145" w:author="Stefan Bjornander" w:date="2015-04-26T09:25:00Z">
        <w:r w:rsidRPr="00903DBA">
          <w:t>, a common situation is that we</w:t>
        </w:r>
      </w:ins>
      <w:ins w:id="146"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77777777"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3DDCAA8B" w14:textId="77777777" w:rsidR="00733710" w:rsidRPr="00903DBA" w:rsidRDefault="00733710" w:rsidP="00A5295F">
            <w:pPr>
              <w:pStyle w:val="Code"/>
            </w:pPr>
            <w:r w:rsidRPr="00903DBA">
              <w:t xml:space="preserve">  ++a;</w:t>
            </w:r>
          </w:p>
        </w:tc>
        <w:tc>
          <w:tcPr>
            <w:tcW w:w="3117" w:type="dxa"/>
            <w:hideMark/>
          </w:tcPr>
          <w:p w14:paraId="55875DFA" w14:textId="77777777" w:rsidR="00733710" w:rsidRPr="00903DBA" w:rsidRDefault="00733710" w:rsidP="00A5295F">
            <w:pPr>
              <w:pStyle w:val="Code"/>
            </w:pPr>
            <w:r w:rsidRPr="00903DBA">
              <w:t>1. if a &lt; b goto ?</w:t>
            </w:r>
          </w:p>
          <w:p w14:paraId="452D2499" w14:textId="77777777" w:rsidR="00733710" w:rsidRPr="00903DBA" w:rsidRDefault="00733710" w:rsidP="00A5295F">
            <w:pPr>
              <w:pStyle w:val="Code"/>
            </w:pPr>
            <w:r w:rsidRPr="00903DBA">
              <w:t>2. goto ?</w:t>
            </w:r>
          </w:p>
        </w:tc>
        <w:tc>
          <w:tcPr>
            <w:tcW w:w="3117" w:type="dxa"/>
            <w:hideMark/>
          </w:tcPr>
          <w:p w14:paraId="6FE1E72F" w14:textId="77777777" w:rsidR="00733710" w:rsidRPr="00903DBA" w:rsidRDefault="00733710" w:rsidP="00A5295F">
            <w:pPr>
              <w:pStyle w:val="Code"/>
            </w:pPr>
            <w:r w:rsidRPr="00903DBA">
              <w:t>a &lt; b: true set = {1}</w:t>
            </w:r>
          </w:p>
          <w:p w14:paraId="486EDB9A" w14:textId="77777777" w:rsidR="00733710" w:rsidRPr="00903DBA" w:rsidRDefault="00733710" w:rsidP="00A5295F">
            <w:pPr>
              <w:pStyle w:val="Code"/>
            </w:pPr>
            <w:r w:rsidRPr="00903DBA">
              <w:t xml:space="preserve">       false set = {2}</w:t>
            </w:r>
          </w:p>
        </w:tc>
      </w:tr>
    </w:tbl>
    <w:p w14:paraId="68D6F46A" w14:textId="77777777" w:rsidR="00733710" w:rsidRPr="00903DBA"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196B64B2" w14:textId="77777777" w:rsidR="00733710" w:rsidRPr="00903DBA" w:rsidRDefault="00733710" w:rsidP="00A5295F">
            <w:pPr>
              <w:pStyle w:val="Code"/>
            </w:pPr>
            <w:r w:rsidRPr="00903DBA">
              <w:t>1. if a &lt; b goto 3</w:t>
            </w:r>
          </w:p>
          <w:p w14:paraId="4802C081" w14:textId="77777777" w:rsidR="00733710" w:rsidRPr="00903DBA" w:rsidRDefault="00733710" w:rsidP="00A5295F">
            <w:pPr>
              <w:pStyle w:val="Code"/>
            </w:pPr>
            <w:r w:rsidRPr="00903DBA">
              <w:t>2. goto 5</w:t>
            </w:r>
          </w:p>
          <w:p w14:paraId="2C9FE56A" w14:textId="77777777" w:rsidR="00733710" w:rsidRPr="00903DBA" w:rsidRDefault="00733710" w:rsidP="00A5295F">
            <w:pPr>
              <w:pStyle w:val="Code"/>
            </w:pPr>
            <w:r w:rsidRPr="00903DBA">
              <w:t>3. ++a</w:t>
            </w:r>
          </w:p>
          <w:p w14:paraId="0D30D11A" w14:textId="77777777" w:rsidR="00733710" w:rsidRPr="00903DBA" w:rsidRDefault="00733710" w:rsidP="00A5295F">
            <w:pPr>
              <w:pStyle w:val="Code"/>
            </w:pPr>
            <w:r w:rsidRPr="00903DBA">
              <w:t>4. goto 1</w:t>
            </w:r>
          </w:p>
          <w:p w14:paraId="24D291C3" w14:textId="77777777" w:rsidR="00733710" w:rsidRPr="00903DBA" w:rsidRDefault="00733710" w:rsidP="00A5295F">
            <w:pPr>
              <w:pStyle w:val="Code"/>
            </w:pPr>
            <w:r w:rsidRPr="00903DBA">
              <w:t>5. ...</w:t>
            </w: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77777777" w:rsidR="00733710" w:rsidRPr="00903DBA" w:rsidRDefault="00733710" w:rsidP="00733710">
      <w:r w:rsidRPr="00903DBA">
        <w:t xml:space="preserve">If we instead let the while statement be surrounded by an </w:t>
      </w:r>
      <w:r w:rsidRPr="00903DBA">
        <w:rPr>
          <w:rStyle w:val="CodeInText"/>
        </w:rPr>
        <w:t>if-else</w:t>
      </w:r>
      <w:r w:rsidRPr="00903DBA">
        <w:t xml:space="preserve"> statement, we have both the true and false sets of the if expression </w:t>
      </w:r>
      <w:r w:rsidRPr="00903DBA">
        <w:rPr>
          <w:rStyle w:val="CodeInText"/>
        </w:rPr>
        <w:t>x &lt; y</w:t>
      </w:r>
      <w:r w:rsidRPr="00903DBA">
        <w:t xml:space="preserve"> and the sets of the while expression </w:t>
      </w:r>
      <w:r w:rsidRPr="00903DBA">
        <w:rPr>
          <w:rStyle w:val="CodeInText"/>
        </w:rPr>
        <w:t>a &lt; b</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77777777" w:rsidR="00733710" w:rsidRPr="00903DBA" w:rsidRDefault="00733710" w:rsidP="00A5295F">
            <w:pPr>
              <w:pStyle w:val="Code"/>
            </w:pPr>
            <w:r w:rsidRPr="00903DBA">
              <w:t>if (x &lt; y)</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77777777" w:rsidR="00733710" w:rsidRPr="00903DBA" w:rsidRDefault="00733710" w:rsidP="00A5295F">
            <w:pPr>
              <w:pStyle w:val="Code"/>
            </w:pPr>
            <w:r w:rsidRPr="00903DBA">
              <w:t>1. if x &lt; y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77777777" w:rsidR="00733710" w:rsidRPr="00903DBA" w:rsidRDefault="00733710" w:rsidP="00A5295F">
            <w:pPr>
              <w:pStyle w:val="Code"/>
            </w:pPr>
            <w:r w:rsidRPr="00903DBA">
              <w:t>x &lt; y: true set: {1}</w:t>
            </w:r>
          </w:p>
          <w:p w14:paraId="33326E74" w14:textId="77777777" w:rsidR="00733710" w:rsidRPr="00903DBA" w:rsidRDefault="00733710" w:rsidP="00A5295F">
            <w:pPr>
              <w:pStyle w:val="Code"/>
            </w:pPr>
            <w:r w:rsidRPr="00903DBA">
              <w:t xml:space="preserve">       false set: {2}</w:t>
            </w:r>
          </w:p>
          <w:p w14:paraId="30C42518" w14:textId="77777777" w:rsidR="00733710" w:rsidRPr="00903DBA" w:rsidRDefault="00733710" w:rsidP="00A5295F">
            <w:pPr>
              <w:pStyle w:val="Code"/>
            </w:pPr>
            <w:r w:rsidRPr="00903DBA">
              <w:t>a &lt; b: true set: {3}</w:t>
            </w:r>
          </w:p>
          <w:p w14:paraId="6FCFD219" w14:textId="77777777" w:rsidR="00733710" w:rsidRPr="00903DBA" w:rsidRDefault="00733710" w:rsidP="00A5295F">
            <w:pPr>
              <w:pStyle w:val="Code"/>
            </w:pPr>
            <w:r w:rsidRPr="00903DBA">
              <w:t xml:space="preserve">       false set: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316F4605" w14:textId="77777777" w:rsidR="00733710" w:rsidRPr="00903DBA" w:rsidRDefault="00733710" w:rsidP="00733710">
      <w:pPr>
        <w:pStyle w:val="Code"/>
      </w:pPr>
      <w:r w:rsidRPr="00903DBA">
        <w:t>backpatch({1}, 3);</w:t>
      </w:r>
    </w:p>
    <w:p w14:paraId="14DE045D" w14:textId="77777777" w:rsidR="00733710" w:rsidRPr="00903DBA" w:rsidRDefault="00733710" w:rsidP="00733710">
      <w:pPr>
        <w:pStyle w:val="Code"/>
      </w:pPr>
      <w:r w:rsidRPr="00903DBA">
        <w:t>backpatch({2}, 8);</w:t>
      </w:r>
    </w:p>
    <w:p w14:paraId="245A0F65" w14:textId="77777777" w:rsidR="00733710" w:rsidRPr="00903DBA" w:rsidRDefault="00733710" w:rsidP="00733710">
      <w:pPr>
        <w:pStyle w:val="Code"/>
      </w:pPr>
      <w:r w:rsidRPr="00903DBA">
        <w:t>backpatch({3}, 5);</w:t>
      </w:r>
    </w:p>
    <w:p w14:paraId="2E0D6498" w14:textId="77777777" w:rsidR="00733710" w:rsidRPr="00903DBA" w:rsidRDefault="00733710" w:rsidP="00733710">
      <w:pPr>
        <w:pStyle w:val="Code"/>
      </w:pPr>
      <w:r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7777777" w:rsidR="00733710" w:rsidRPr="00903DBA" w:rsidRDefault="00733710" w:rsidP="00A5295F">
            <w:pPr>
              <w:pStyle w:val="Code"/>
            </w:pPr>
            <w:r w:rsidRPr="00903DBA">
              <w:t>1. if x &lt; y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43E26BE5" w:rsidR="00733710" w:rsidRPr="00903DBA" w:rsidRDefault="00733710" w:rsidP="00733710">
      <w:r w:rsidRPr="00903DBA">
        <w:lastRenderedPageBreak/>
        <w:t xml:space="preserve">The generated middle code above may appear ineffective, but the middle code optimizer of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77777777" w:rsidR="00733710" w:rsidRPr="00903DBA" w:rsidRDefault="00733710" w:rsidP="00A5295F">
            <w:pPr>
              <w:pStyle w:val="Code"/>
            </w:pPr>
            <w:r w:rsidRPr="00903DBA">
              <w:t>1. if x &gt;= y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77777777" w:rsidR="00733710" w:rsidRPr="00903DBA" w:rsidRDefault="00733710" w:rsidP="00733710">
      <w:r w:rsidRPr="00903DBA">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5295F">
            <w:pPr>
              <w:pStyle w:val="Code"/>
            </w:pPr>
            <w:r w:rsidRPr="00903DBA">
              <w:t>if ((a &lt; b) &amp;&amp; (c &lt; d))</w:t>
            </w:r>
          </w:p>
          <w:p w14:paraId="43425BE4" w14:textId="77777777" w:rsidR="00733710" w:rsidRPr="00903DBA" w:rsidRDefault="00733710" w:rsidP="00A5295F">
            <w:pPr>
              <w:pStyle w:val="Code"/>
            </w:pPr>
            <w:r w:rsidRPr="00903DBA">
              <w:t xml:space="preserve">  ++a;</w:t>
            </w:r>
          </w:p>
          <w:p w14:paraId="63CC1DC8" w14:textId="77777777" w:rsidR="00733710" w:rsidRPr="00903DBA" w:rsidRDefault="00733710" w:rsidP="00A5295F">
            <w:pPr>
              <w:pStyle w:val="Code"/>
            </w:pPr>
            <w:r w:rsidRPr="00903DBA">
              <w:t xml:space="preserve">else </w:t>
            </w:r>
          </w:p>
          <w:p w14:paraId="289F6756" w14:textId="77777777" w:rsidR="00733710" w:rsidRPr="00903DBA" w:rsidRDefault="00733710" w:rsidP="00A5295F">
            <w:pPr>
              <w:pStyle w:val="Code"/>
            </w:pPr>
            <w:r w:rsidRPr="00903DBA">
              <w:t xml:space="preserve">  ++b;</w:t>
            </w:r>
          </w:p>
        </w:tc>
        <w:tc>
          <w:tcPr>
            <w:tcW w:w="3117" w:type="dxa"/>
            <w:hideMark/>
          </w:tcPr>
          <w:p w14:paraId="064C1461" w14:textId="77777777" w:rsidR="00733710" w:rsidRPr="00903DBA" w:rsidRDefault="00733710" w:rsidP="00A5295F">
            <w:pPr>
              <w:pStyle w:val="Code"/>
            </w:pPr>
            <w:r w:rsidRPr="00903DBA">
              <w:t>1. if a &lt; b goto ?</w:t>
            </w:r>
          </w:p>
          <w:p w14:paraId="2FB68151" w14:textId="77777777" w:rsidR="00733710" w:rsidRPr="00903DBA" w:rsidRDefault="00733710" w:rsidP="00A5295F">
            <w:pPr>
              <w:pStyle w:val="Code"/>
            </w:pPr>
            <w:r w:rsidRPr="00903DBA">
              <w:t>2. goto ?</w:t>
            </w:r>
          </w:p>
          <w:p w14:paraId="078BBD1F" w14:textId="77777777" w:rsidR="00733710" w:rsidRPr="00903DBA" w:rsidRDefault="00733710" w:rsidP="00A5295F">
            <w:pPr>
              <w:pStyle w:val="Code"/>
            </w:pPr>
            <w:r w:rsidRPr="00903DBA">
              <w:t>3. if c &lt; d goto ?</w:t>
            </w:r>
          </w:p>
          <w:p w14:paraId="16E306B0" w14:textId="77777777" w:rsidR="00733710" w:rsidRPr="00903DBA" w:rsidRDefault="00733710" w:rsidP="00A5295F">
            <w:pPr>
              <w:pStyle w:val="Code"/>
            </w:pPr>
            <w:r w:rsidRPr="00903DBA">
              <w:t>4. goto ?</w:t>
            </w:r>
          </w:p>
          <w:p w14:paraId="1E8438CD" w14:textId="77777777" w:rsidR="00733710" w:rsidRPr="00903DBA" w:rsidRDefault="00733710" w:rsidP="00A5295F">
            <w:pPr>
              <w:pStyle w:val="Code"/>
            </w:pPr>
            <w:r w:rsidRPr="00903DBA">
              <w:t>5. ++a</w:t>
            </w:r>
          </w:p>
          <w:p w14:paraId="5183C00D" w14:textId="77777777" w:rsidR="00733710" w:rsidRPr="00903DBA" w:rsidRDefault="00733710" w:rsidP="00A5295F">
            <w:pPr>
              <w:pStyle w:val="Code"/>
            </w:pPr>
            <w:r w:rsidRPr="00903DBA">
              <w:t>6. goto 7</w:t>
            </w:r>
          </w:p>
          <w:p w14:paraId="466B99AD" w14:textId="77777777" w:rsidR="00733710" w:rsidRPr="00903DBA" w:rsidRDefault="00733710" w:rsidP="00A5295F">
            <w:pPr>
              <w:pStyle w:val="Code"/>
            </w:pPr>
            <w:r w:rsidRPr="00903DBA">
              <w:t>7. ++b</w:t>
            </w:r>
          </w:p>
          <w:p w14:paraId="28F34B5B" w14:textId="77777777" w:rsidR="00733710" w:rsidRPr="00903DBA" w:rsidRDefault="00733710" w:rsidP="00A5295F">
            <w:pPr>
              <w:pStyle w:val="Code"/>
            </w:pPr>
            <w:r w:rsidRPr="00903DBA">
              <w:t>8. ...</w:t>
            </w:r>
          </w:p>
        </w:tc>
        <w:tc>
          <w:tcPr>
            <w:tcW w:w="3117" w:type="dxa"/>
          </w:tcPr>
          <w:p w14:paraId="189E9CCE" w14:textId="77777777" w:rsidR="00733710" w:rsidRPr="00903DBA" w:rsidRDefault="00733710" w:rsidP="00A5295F">
            <w:pPr>
              <w:pStyle w:val="Code"/>
            </w:pPr>
          </w:p>
        </w:tc>
      </w:tr>
    </w:tbl>
    <w:p w14:paraId="45A339D6" w14:textId="77777777" w:rsidR="00733710" w:rsidRPr="00903DBA" w:rsidRDefault="00733710" w:rsidP="00733710">
      <w:r w:rsidRPr="00903DBA">
        <w:t>When the first expression (</w:t>
      </w:r>
      <w:r w:rsidRPr="00903DBA">
        <w:rPr>
          <w:rStyle w:val="CodeInText"/>
        </w:rPr>
        <w:t>a &lt; b</w:t>
      </w:r>
      <w:r w:rsidRPr="00903DBA">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61F2BE72" w14:textId="77777777" w:rsidR="00733710" w:rsidRPr="00903DBA" w:rsidRDefault="00733710" w:rsidP="00733710">
      <w:pPr>
        <w:rPr>
          <w:highlight w:val="white"/>
        </w:rPr>
      </w:pPr>
      <w:r w:rsidRPr="00903DBA">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w:t>
      </w:r>
      <w:proofErr w:type="spellStart"/>
      <w:r w:rsidRPr="00903DBA">
        <w:t>ther</w:t>
      </w:r>
      <w:proofErr w:type="spellEnd"/>
      <w:r w:rsidRPr="00903DBA">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903DBA" w:rsidRDefault="0091035C" w:rsidP="0091035C">
      <w:pPr>
        <w:pStyle w:val="Rubrik3"/>
        <w:rPr>
          <w:highlight w:val="white"/>
        </w:rPr>
      </w:pPr>
      <w:bookmarkStart w:id="147" w:name="_Toc57655995"/>
      <w:r w:rsidRPr="00903DBA">
        <w:rPr>
          <w:highlight w:val="white"/>
        </w:rPr>
        <w:lastRenderedPageBreak/>
        <w:t>The Statement Class</w:t>
      </w:r>
      <w:bookmarkEnd w:id="147"/>
    </w:p>
    <w:p w14:paraId="5D465263" w14:textId="76AB3C25" w:rsidR="00CA5B2D" w:rsidRPr="00903DBA" w:rsidRDefault="00BB0D49" w:rsidP="009E6D84">
      <w:pPr>
        <w:rPr>
          <w:highlight w:val="white"/>
        </w:rPr>
      </w:pPr>
      <w:r w:rsidRPr="00903DBA">
        <w:rPr>
          <w:highlight w:val="white"/>
        </w:rPr>
        <w:t>First</w:t>
      </w:r>
      <w:r w:rsidR="009E6D84" w:rsidRPr="00903DBA">
        <w:rPr>
          <w:highlight w:val="white"/>
        </w:rPr>
        <w:t xml:space="preserve">, let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Pr="00903DBA">
        <w:rPr>
          <w:highlight w:val="white"/>
        </w:rPr>
        <w:t xml:space="preserve"> holds a list of middle code instructions, and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which is a set om jump instructions that shall be backpatched to jump to the next instruction after the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34F4445" w14:textId="4838AC9F" w:rsidR="008F23C8" w:rsidRPr="00903DBA" w:rsidRDefault="00DB156E" w:rsidP="00DB156E">
      <w:pPr>
        <w:rPr>
          <w:highlight w:val="white"/>
        </w:rPr>
      </w:pPr>
      <w:r w:rsidRPr="00903DBA">
        <w:rPr>
          <w:highlight w:val="white"/>
        </w:rPr>
        <w:t xml:space="preserve">Then we </w:t>
      </w:r>
      <w:r w:rsidR="00C73436" w:rsidRPr="00903DBA">
        <w:rPr>
          <w:highlight w:val="white"/>
        </w:rPr>
        <w:t>look</w:t>
      </w:r>
      <w:r w:rsidRPr="00903DBA">
        <w:rPr>
          <w:highlight w:val="white"/>
        </w:rPr>
        <w:t xml:space="preserve"> at the </w:t>
      </w:r>
      <w:r w:rsidRPr="00903DBA">
        <w:rPr>
          <w:rStyle w:val="KeyWord0"/>
          <w:highlight w:val="white"/>
        </w:rPr>
        <w:t>Expression</w:t>
      </w:r>
      <w:r w:rsidRPr="00903DBA">
        <w:rPr>
          <w:highlight w:val="white"/>
        </w:rPr>
        <w:t xml:space="preserve"> class.</w:t>
      </w:r>
      <w:r w:rsidR="0070626D" w:rsidRPr="00903DBA">
        <w:rPr>
          <w:highlight w:val="white"/>
        </w:rPr>
        <w:t xml:space="preserve"> It handles a </w:t>
      </w:r>
      <w:r w:rsidR="006738E8" w:rsidRPr="00903DBA">
        <w:rPr>
          <w:highlight w:val="white"/>
        </w:rPr>
        <w:t xml:space="preserve">symbol, a register, and </w:t>
      </w:r>
      <w:r w:rsidR="005852CD" w:rsidRPr="00903DBA">
        <w:rPr>
          <w:highlight w:val="white"/>
        </w:rPr>
        <w:t>the</w:t>
      </w:r>
      <w:r w:rsidR="0070626D" w:rsidRPr="00903DBA">
        <w:rPr>
          <w:highlight w:val="white"/>
        </w:rPr>
        <w:t xml:space="preserve"> </w:t>
      </w:r>
      <w:r w:rsidR="0070626D" w:rsidRPr="00903DBA">
        <w:rPr>
          <w:rStyle w:val="KeyWord0"/>
          <w:highlight w:val="white"/>
        </w:rPr>
        <w:t>short</w:t>
      </w:r>
      <w:r w:rsidR="0070626D" w:rsidRPr="00903DBA">
        <w:rPr>
          <w:highlight w:val="white"/>
        </w:rPr>
        <w:t xml:space="preserve"> </w:t>
      </w:r>
      <w:r w:rsidR="005852CD" w:rsidRPr="00903DBA">
        <w:rPr>
          <w:rStyle w:val="KeyWord0"/>
          <w:highlight w:val="white"/>
        </w:rPr>
        <w:t>list</w:t>
      </w:r>
      <w:r w:rsidR="005852CD" w:rsidRPr="00903DBA">
        <w:rPr>
          <w:highlight w:val="white"/>
        </w:rPr>
        <w:t xml:space="preserve"> </w:t>
      </w:r>
      <w:r w:rsidR="0070626D" w:rsidRPr="00903DBA">
        <w:rPr>
          <w:highlight w:val="white"/>
        </w:rPr>
        <w:t xml:space="preserve">and </w:t>
      </w:r>
      <w:r w:rsidR="005852CD" w:rsidRPr="00903DBA">
        <w:rPr>
          <w:highlight w:val="white"/>
        </w:rPr>
        <w:t>the</w:t>
      </w:r>
      <w:r w:rsidR="000F0CB9" w:rsidRPr="00903DBA">
        <w:rPr>
          <w:highlight w:val="white"/>
        </w:rPr>
        <w:t xml:space="preserve"> </w:t>
      </w:r>
      <w:r w:rsidR="0070626D" w:rsidRPr="00903DBA">
        <w:rPr>
          <w:rStyle w:val="KeyWord0"/>
          <w:highlight w:val="white"/>
        </w:rPr>
        <w:t>long</w:t>
      </w:r>
      <w:r w:rsidR="0070626D" w:rsidRPr="00903DBA">
        <w:rPr>
          <w:highlight w:val="white"/>
        </w:rPr>
        <w:t xml:space="preserve"> </w:t>
      </w:r>
      <w:r w:rsidR="0070626D" w:rsidRPr="00903DBA">
        <w:rPr>
          <w:rStyle w:val="KeyWord0"/>
          <w:highlight w:val="white"/>
        </w:rPr>
        <w:t>list</w:t>
      </w:r>
      <w:r w:rsidR="000F0CB9" w:rsidRPr="00903DBA">
        <w:rPr>
          <w:highlight w:val="white"/>
        </w:rPr>
        <w:t xml:space="preserve">. </w:t>
      </w:r>
      <w:r w:rsidR="005852CD" w:rsidRPr="00903DBA">
        <w:rPr>
          <w:highlight w:val="white"/>
        </w:rPr>
        <w:t xml:space="preserve">The short list and long list both hold the middle code of the expression. </w:t>
      </w:r>
      <w:r w:rsidR="000F0CB9" w:rsidRPr="00903DBA">
        <w:rPr>
          <w:highlight w:val="white"/>
        </w:rPr>
        <w:t>The difference is that the short list</w:t>
      </w:r>
      <w:r w:rsidR="00D3047B" w:rsidRPr="00903DBA">
        <w:rPr>
          <w:highlight w:val="white"/>
        </w:rPr>
        <w:t xml:space="preserve"> h</w:t>
      </w:r>
      <w:r w:rsidR="000F0CB9" w:rsidRPr="00903DBA">
        <w:rPr>
          <w:highlight w:val="white"/>
        </w:rPr>
        <w:t xml:space="preserve">olds </w:t>
      </w:r>
      <w:r w:rsidR="00D3047B" w:rsidRPr="00903DBA">
        <w:rPr>
          <w:highlight w:val="white"/>
        </w:rPr>
        <w:t xml:space="preserve">only the </w:t>
      </w:r>
      <w:r w:rsidR="000F0CB9" w:rsidRPr="00903DBA">
        <w:rPr>
          <w:highlight w:val="white"/>
        </w:rPr>
        <w:t>side</w:t>
      </w:r>
      <w:r w:rsidR="00A23B3B" w:rsidRPr="00903DBA">
        <w:rPr>
          <w:highlight w:val="white"/>
        </w:rPr>
        <w:t xml:space="preserve"> </w:t>
      </w:r>
      <w:r w:rsidR="000F0CB9" w:rsidRPr="00903DBA">
        <w:rPr>
          <w:highlight w:val="white"/>
        </w:rPr>
        <w:t>effects of the expression</w:t>
      </w:r>
      <w:r w:rsidR="00583B74" w:rsidRPr="00903DBA">
        <w:rPr>
          <w:highlight w:val="white"/>
        </w:rPr>
        <w:t xml:space="preserve">, while the long holds the whole </w:t>
      </w:r>
      <w:proofErr w:type="spellStart"/>
      <w:r w:rsidR="00583B74" w:rsidRPr="00903DBA">
        <w:rPr>
          <w:highlight w:val="white"/>
        </w:rPr>
        <w:t>epression</w:t>
      </w:r>
      <w:proofErr w:type="spellEnd"/>
      <w:r w:rsidR="000F0CB9" w:rsidRPr="00903DBA">
        <w:rPr>
          <w:highlight w:val="white"/>
        </w:rPr>
        <w:t xml:space="preserve">. For instance, in the </w:t>
      </w:r>
      <w:r w:rsidR="006979F2" w:rsidRPr="00903DBA">
        <w:rPr>
          <w:highlight w:val="white"/>
        </w:rPr>
        <w:t xml:space="preserve">following </w:t>
      </w:r>
      <w:r w:rsidR="000F0CB9" w:rsidRPr="00903DBA">
        <w:rPr>
          <w:highlight w:val="white"/>
        </w:rPr>
        <w:t>expression</w:t>
      </w:r>
      <w:r w:rsidR="006979F2" w:rsidRPr="00903DBA">
        <w:rPr>
          <w:highlight w:val="white"/>
        </w:rPr>
        <w:t xml:space="preserve"> the long list holds the </w:t>
      </w:r>
      <w:proofErr w:type="spellStart"/>
      <w:r w:rsidR="006979F2" w:rsidRPr="00903DBA">
        <w:rPr>
          <w:highlight w:val="white"/>
        </w:rPr>
        <w:t>the</w:t>
      </w:r>
      <w:proofErr w:type="spellEnd"/>
      <w:r w:rsidR="006979F2" w:rsidRPr="00903DBA">
        <w:rPr>
          <w:highlight w:val="white"/>
        </w:rPr>
        <w:t xml:space="preserve"> function call, decrement, and addition</w:t>
      </w:r>
      <w:r w:rsidR="006B23C4" w:rsidRPr="00903DBA">
        <w:rPr>
          <w:highlight w:val="white"/>
        </w:rPr>
        <w:t>. T</w:t>
      </w:r>
      <w:r w:rsidR="006979F2" w:rsidRPr="00903DBA">
        <w:rPr>
          <w:highlight w:val="white"/>
        </w:rPr>
        <w:t xml:space="preserve">he </w:t>
      </w:r>
      <w:r w:rsidR="006B23C4" w:rsidRPr="00903DBA">
        <w:rPr>
          <w:highlight w:val="white"/>
        </w:rPr>
        <w:t xml:space="preserve">short list </w:t>
      </w:r>
      <w:r w:rsidR="008E3D7C" w:rsidRPr="00903DBA">
        <w:rPr>
          <w:highlight w:val="white"/>
        </w:rPr>
        <w:t xml:space="preserve">holds the </w:t>
      </w:r>
      <w:r w:rsidR="00583B74" w:rsidRPr="00903DBA">
        <w:rPr>
          <w:highlight w:val="white"/>
        </w:rPr>
        <w:t xml:space="preserve">only the side effects: the </w:t>
      </w:r>
      <w:r w:rsidR="008E3D7C" w:rsidRPr="00903DBA">
        <w:rPr>
          <w:highlight w:val="white"/>
        </w:rPr>
        <w:t xml:space="preserve">function call and </w:t>
      </w:r>
      <w:r w:rsidR="008F23C8" w:rsidRPr="00903DBA">
        <w:rPr>
          <w:highlight w:val="white"/>
        </w:rPr>
        <w:t xml:space="preserve">decrement, </w:t>
      </w:r>
      <w:r w:rsidR="006979F2" w:rsidRPr="00903DBA">
        <w:rPr>
          <w:highlight w:val="white"/>
        </w:rPr>
        <w:t>but not the addition</w:t>
      </w:r>
      <w:r w:rsidR="00583B74" w:rsidRPr="00903DBA">
        <w:rPr>
          <w:highlight w:val="white"/>
        </w:rPr>
        <w:t>.</w:t>
      </w:r>
    </w:p>
    <w:p w14:paraId="093A60FC" w14:textId="12FAACF0" w:rsidR="00D7781D" w:rsidRPr="00903DBA" w:rsidRDefault="00D7781D" w:rsidP="00D7781D">
      <w:pPr>
        <w:pStyle w:val="Code"/>
        <w:rPr>
          <w:highlight w:val="white"/>
        </w:rPr>
      </w:pPr>
      <w:r w:rsidRPr="00903DBA">
        <w:rPr>
          <w:highlight w:val="white"/>
        </w:rPr>
        <w:t>f(x) + a--;</w:t>
      </w:r>
    </w:p>
    <w:p w14:paraId="35C92A90" w14:textId="7AD504A4" w:rsidR="008F23C8" w:rsidRPr="00903DBA" w:rsidRDefault="008F23C8" w:rsidP="008F23C8">
      <w:pPr>
        <w:rPr>
          <w:highlight w:val="white"/>
        </w:rPr>
      </w:pPr>
      <w:r w:rsidRPr="00903DBA">
        <w:rPr>
          <w:highlight w:val="white"/>
        </w:rPr>
        <w:t xml:space="preserve">The following statement is correct, but in holds no side-effects, its short list </w:t>
      </w:r>
      <w:r w:rsidR="00AC1031" w:rsidRPr="00903DBA">
        <w:rPr>
          <w:highlight w:val="white"/>
        </w:rPr>
        <w:t>will be</w:t>
      </w:r>
      <w:r w:rsidRPr="00903DBA">
        <w:rPr>
          <w:highlight w:val="white"/>
        </w:rPr>
        <w:t xml:space="preserve"> empty, and it will </w:t>
      </w:r>
      <w:r w:rsidR="004A34C4" w:rsidRPr="00903DBA">
        <w:rPr>
          <w:highlight w:val="white"/>
        </w:rPr>
        <w:t>in the end not generate and code.</w:t>
      </w:r>
    </w:p>
    <w:p w14:paraId="53A43FDB" w14:textId="1C5359B1" w:rsidR="008F23C8" w:rsidRPr="00903DBA" w:rsidRDefault="008F23C8" w:rsidP="008F23C8">
      <w:pPr>
        <w:pStyle w:val="Code"/>
        <w:rPr>
          <w:highlight w:val="white"/>
        </w:rPr>
      </w:pPr>
      <w:r w:rsidRPr="00903DBA">
        <w:rPr>
          <w:highlight w:val="white"/>
        </w:rPr>
        <w:t>a + (b * c);</w:t>
      </w:r>
    </w:p>
    <w:p w14:paraId="6BEC3F7E" w14:textId="4D34BA83" w:rsidR="00AB06CF" w:rsidRPr="00903DBA" w:rsidRDefault="00AB06CF" w:rsidP="00AB06CF">
      <w:pPr>
        <w:rPr>
          <w:highlight w:val="white"/>
        </w:rPr>
      </w:pPr>
      <w:r w:rsidRPr="00903DBA">
        <w:rPr>
          <w:highlight w:val="white"/>
        </w:rPr>
        <w:t xml:space="preserve">The register parameter is used in system calls when we need to access or assign a specific register. </w:t>
      </w:r>
    </w:p>
    <w:p w14:paraId="3560AAE4" w14:textId="3ADF60FA" w:rsidR="009D3EA8" w:rsidRPr="00903DBA" w:rsidRDefault="009D3EA8" w:rsidP="009D3EA8">
      <w:pPr>
        <w:pStyle w:val="Rubrik3"/>
        <w:numPr>
          <w:ilvl w:val="2"/>
          <w:numId w:val="145"/>
        </w:numPr>
      </w:pPr>
      <w:bookmarkStart w:id="148" w:name="_Toc57655997"/>
      <w:r w:rsidRPr="00903DBA">
        <w:t>Header Rules</w:t>
      </w:r>
      <w:bookmarkEnd w:id="148"/>
    </w:p>
    <w:p w14:paraId="5888BF2C" w14:textId="77777777" w:rsidR="009D3EA8" w:rsidRPr="00903DBA" w:rsidRDefault="009D3EA8" w:rsidP="009D3EA8">
      <w:r w:rsidRPr="00903DBA">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903DBA">
        <w:rPr>
          <w:rStyle w:val="CodeInText"/>
        </w:rPr>
        <w:t>Generate</w:t>
      </w:r>
      <w:r w:rsidRPr="00903DBA">
        <w:t xml:space="preserve"> class that does the actual work of type checking and middle code generation.</w:t>
      </w:r>
    </w:p>
    <w:p w14:paraId="1766D78F" w14:textId="5D9064EA" w:rsidR="007175D9" w:rsidRPr="00903DBA" w:rsidRDefault="008B6F4B" w:rsidP="007175D9">
      <w:pPr>
        <w:pStyle w:val="Rubrik3"/>
      </w:pPr>
      <w:bookmarkStart w:id="149" w:name="_Toc57655998"/>
      <w:r w:rsidRPr="00903DBA">
        <w:lastRenderedPageBreak/>
        <w:t xml:space="preserve">The </w:t>
      </w:r>
      <w:r w:rsidR="004B7BC0" w:rsidRPr="00903DBA">
        <w:t>Switch S</w:t>
      </w:r>
      <w:r w:rsidRPr="00903DBA">
        <w:t>tatement</w:t>
      </w:r>
      <w:bookmarkEnd w:id="149"/>
    </w:p>
    <w:p w14:paraId="47A018AE" w14:textId="4D1D555B" w:rsidR="00F420E3" w:rsidRPr="00903DBA" w:rsidRDefault="00F420E3" w:rsidP="00F420E3">
      <w:r w:rsidRPr="00903DBA">
        <w:t xml:space="preserve">The </w:t>
      </w:r>
      <w:proofErr w:type="spellStart"/>
      <w:r w:rsidR="00740FB2" w:rsidRPr="00903DBA">
        <w:rPr>
          <w:rStyle w:val="CodeInText"/>
        </w:rPr>
        <w:t>G</w:t>
      </w:r>
      <w:r w:rsidRPr="00903DBA">
        <w:rPr>
          <w:rStyle w:val="CodeInText"/>
        </w:rPr>
        <w:t>enerateSwitchStatement</w:t>
      </w:r>
      <w:proofErr w:type="spellEnd"/>
      <w:r w:rsidRPr="00903DBA">
        <w:t xml:space="preserve"> method generates middle code jump instructions for each of the case statements, which are stored in the </w:t>
      </w:r>
      <w:proofErr w:type="spellStart"/>
      <w:r w:rsidRPr="00903DBA">
        <w:rPr>
          <w:rStyle w:val="CodeInText"/>
        </w:rPr>
        <w:t>Main.CaseMapStack</w:t>
      </w:r>
      <w:proofErr w:type="spellEnd"/>
      <w:r w:rsidRPr="00903DBA">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903DBA" w:rsidRDefault="00F420E3" w:rsidP="00F420E3">
      <w:r w:rsidRPr="00903DBA">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903DBA" w:rsidRDefault="00F24D05" w:rsidP="00F24D05">
      <w:pPr>
        <w:pStyle w:val="CodeHeader"/>
      </w:pPr>
      <w:proofErr w:type="spellStart"/>
      <w:r w:rsidRPr="00903DBA">
        <w:t>MainParser.gppg</w:t>
      </w:r>
      <w:proofErr w:type="spellEnd"/>
    </w:p>
    <w:p w14:paraId="6E84B5C8" w14:textId="77777777" w:rsidR="00BD4361" w:rsidRPr="00903DBA" w:rsidRDefault="00BD4361" w:rsidP="00BD4361">
      <w:pPr>
        <w:pStyle w:val="Code"/>
        <w:rPr>
          <w:highlight w:val="white"/>
        </w:rPr>
      </w:pPr>
      <w:r w:rsidRPr="00903DBA">
        <w:rPr>
          <w:highlight w:val="white"/>
        </w:rPr>
        <w:t>switch_header:</w:t>
      </w:r>
    </w:p>
    <w:p w14:paraId="743E9F8E" w14:textId="77777777" w:rsidR="00BD4361" w:rsidRPr="00903DBA" w:rsidRDefault="00BD4361" w:rsidP="00BD4361">
      <w:pPr>
        <w:pStyle w:val="Code"/>
        <w:rPr>
          <w:highlight w:val="white"/>
        </w:rPr>
      </w:pPr>
      <w:r w:rsidRPr="00903DBA">
        <w:rPr>
          <w:highlight w:val="white"/>
        </w:rPr>
        <w:t xml:space="preserve">    /* Empty. */ { MiddleCodeGenerator.SwitchHeader(); };</w:t>
      </w:r>
    </w:p>
    <w:p w14:paraId="2EE4B710" w14:textId="77777777" w:rsidR="00BD4361" w:rsidRPr="00903DBA" w:rsidRDefault="00BD4361" w:rsidP="00C001C3">
      <w:pPr>
        <w:pStyle w:val="Code"/>
        <w:rPr>
          <w:highlight w:val="white"/>
        </w:rPr>
      </w:pPr>
    </w:p>
    <w:p w14:paraId="5A85C433" w14:textId="217C0BFD" w:rsidR="00C001C3" w:rsidRPr="00903DBA" w:rsidRDefault="00C001C3" w:rsidP="00C001C3">
      <w:pPr>
        <w:pStyle w:val="Code"/>
        <w:rPr>
          <w:highlight w:val="white"/>
        </w:rPr>
      </w:pPr>
      <w:r w:rsidRPr="00903DBA">
        <w:rPr>
          <w:highlight w:val="white"/>
        </w:rPr>
        <w:t>opened_statement:</w:t>
      </w:r>
    </w:p>
    <w:p w14:paraId="7B6234F9" w14:textId="23E686BE" w:rsidR="00C001C3" w:rsidRPr="00903DBA" w:rsidRDefault="00C001C3" w:rsidP="00C001C3">
      <w:pPr>
        <w:pStyle w:val="Code"/>
        <w:rPr>
          <w:highlight w:val="white"/>
        </w:rPr>
      </w:pPr>
      <w:r w:rsidRPr="00903DBA">
        <w:rPr>
          <w:highlight w:val="white"/>
        </w:rPr>
        <w:t xml:space="preserve">    // ...</w:t>
      </w:r>
    </w:p>
    <w:p w14:paraId="01973556" w14:textId="77777777" w:rsidR="00C001C3" w:rsidRPr="00903DBA" w:rsidRDefault="00C001C3" w:rsidP="00C001C3">
      <w:pPr>
        <w:pStyle w:val="Code"/>
        <w:rPr>
          <w:highlight w:val="white"/>
        </w:rPr>
      </w:pPr>
      <w:r w:rsidRPr="00903DBA">
        <w:rPr>
          <w:highlight w:val="white"/>
        </w:rPr>
        <w:t xml:space="preserve">  | SWITCH switch_header LEFT_PARENTHESIS expression RIGHT_PARENTHESIS</w:t>
      </w:r>
    </w:p>
    <w:p w14:paraId="20E5E7E8" w14:textId="77777777" w:rsidR="00C001C3" w:rsidRPr="00903DBA" w:rsidRDefault="00C001C3" w:rsidP="00C001C3">
      <w:pPr>
        <w:pStyle w:val="Code"/>
        <w:rPr>
          <w:highlight w:val="white"/>
        </w:rPr>
      </w:pPr>
      <w:r w:rsidRPr="00903DBA">
        <w:rPr>
          <w:highlight w:val="white"/>
        </w:rPr>
        <w:t xml:space="preserve">    opened_statement {</w:t>
      </w:r>
    </w:p>
    <w:p w14:paraId="2EFE6395" w14:textId="77777777" w:rsidR="00C001C3" w:rsidRPr="00903DBA" w:rsidRDefault="00C001C3" w:rsidP="00C001C3">
      <w:pPr>
        <w:pStyle w:val="Code"/>
        <w:rPr>
          <w:highlight w:val="white"/>
        </w:rPr>
      </w:pPr>
      <w:r w:rsidRPr="00903DBA">
        <w:rPr>
          <w:highlight w:val="white"/>
        </w:rPr>
        <w:t xml:space="preserve">      $$ = MiddleCodeGenerator.SwitchStatement($4, $6);</w:t>
      </w:r>
    </w:p>
    <w:p w14:paraId="703F283A" w14:textId="77777777" w:rsidR="00C001C3" w:rsidRPr="00903DBA" w:rsidRDefault="00C001C3" w:rsidP="00C001C3">
      <w:pPr>
        <w:pStyle w:val="Code"/>
        <w:rPr>
          <w:highlight w:val="white"/>
        </w:rPr>
      </w:pPr>
      <w:r w:rsidRPr="00903DBA">
        <w:rPr>
          <w:highlight w:val="white"/>
        </w:rPr>
        <w:t xml:space="preserve">    }</w:t>
      </w:r>
    </w:p>
    <w:p w14:paraId="65111BBF" w14:textId="77777777" w:rsidR="0077325F" w:rsidRPr="00903DBA" w:rsidRDefault="0077325F" w:rsidP="00804D0F">
      <w:pPr>
        <w:pStyle w:val="Code"/>
        <w:rPr>
          <w:highlight w:val="white"/>
        </w:rPr>
      </w:pPr>
      <w:r w:rsidRPr="00903DBA">
        <w:rPr>
          <w:highlight w:val="white"/>
        </w:rPr>
        <w:t xml:space="preserve">  | CASE constant_integral_expression COLON opened_statement {</w:t>
      </w:r>
    </w:p>
    <w:p w14:paraId="5C625590" w14:textId="77777777" w:rsidR="0077325F" w:rsidRPr="00903DBA" w:rsidRDefault="0077325F" w:rsidP="00804D0F">
      <w:pPr>
        <w:pStyle w:val="Code"/>
        <w:rPr>
          <w:highlight w:val="white"/>
        </w:rPr>
      </w:pPr>
      <w:r w:rsidRPr="00903DBA">
        <w:rPr>
          <w:highlight w:val="white"/>
        </w:rPr>
        <w:t xml:space="preserve">      $$ = MiddleCodeGenerator.CaseStatement($2, $4);</w:t>
      </w:r>
    </w:p>
    <w:p w14:paraId="437953B9" w14:textId="77777777" w:rsidR="0077325F" w:rsidRPr="00903DBA" w:rsidRDefault="0077325F" w:rsidP="00804D0F">
      <w:pPr>
        <w:pStyle w:val="Code"/>
        <w:rPr>
          <w:highlight w:val="white"/>
        </w:rPr>
      </w:pPr>
      <w:r w:rsidRPr="00903DBA">
        <w:rPr>
          <w:highlight w:val="white"/>
        </w:rPr>
        <w:t xml:space="preserve">    }</w:t>
      </w:r>
    </w:p>
    <w:p w14:paraId="70E0854B" w14:textId="42BAF9AB" w:rsidR="00C001C3" w:rsidRPr="00903DBA" w:rsidRDefault="00C001C3" w:rsidP="00C001C3">
      <w:pPr>
        <w:pStyle w:val="Code"/>
        <w:rPr>
          <w:highlight w:val="white"/>
        </w:rPr>
      </w:pPr>
      <w:r w:rsidRPr="00903DBA">
        <w:rPr>
          <w:highlight w:val="white"/>
        </w:rPr>
        <w:t xml:space="preserve">    // ...</w:t>
      </w:r>
    </w:p>
    <w:p w14:paraId="1A08F8A1" w14:textId="77777777" w:rsidR="00642BA0" w:rsidRPr="00903DBA" w:rsidRDefault="00642BA0" w:rsidP="00C001C3">
      <w:pPr>
        <w:pStyle w:val="Code"/>
        <w:rPr>
          <w:highlight w:val="white"/>
        </w:rPr>
      </w:pPr>
    </w:p>
    <w:p w14:paraId="2982B072" w14:textId="77777777" w:rsidR="00642BA0" w:rsidRPr="00903DBA" w:rsidRDefault="00642BA0" w:rsidP="00642BA0">
      <w:pPr>
        <w:pStyle w:val="Code"/>
        <w:rPr>
          <w:highlight w:val="white"/>
        </w:rPr>
      </w:pPr>
      <w:r w:rsidRPr="00903DBA">
        <w:rPr>
          <w:highlight w:val="white"/>
        </w:rPr>
        <w:t>closed_statement:</w:t>
      </w:r>
    </w:p>
    <w:p w14:paraId="084925EC" w14:textId="77777777" w:rsidR="00642BA0" w:rsidRPr="00903DBA" w:rsidRDefault="00642BA0" w:rsidP="00642BA0">
      <w:pPr>
        <w:pStyle w:val="Code"/>
        <w:rPr>
          <w:highlight w:val="white"/>
        </w:rPr>
      </w:pPr>
      <w:r w:rsidRPr="00903DBA">
        <w:rPr>
          <w:highlight w:val="white"/>
        </w:rPr>
        <w:t xml:space="preserve">    // ...</w:t>
      </w:r>
    </w:p>
    <w:p w14:paraId="39EAC53D" w14:textId="77777777" w:rsidR="00642BA0" w:rsidRPr="00903DBA" w:rsidRDefault="00642BA0" w:rsidP="00642BA0">
      <w:pPr>
        <w:pStyle w:val="Code"/>
        <w:rPr>
          <w:highlight w:val="white"/>
        </w:rPr>
      </w:pPr>
      <w:r w:rsidRPr="00903DBA">
        <w:rPr>
          <w:highlight w:val="white"/>
        </w:rPr>
        <w:t xml:space="preserve">  | SWITCH switch_header LEFT_PARENTHESIS expression RIGHT_PARENTHESIS</w:t>
      </w:r>
    </w:p>
    <w:p w14:paraId="7E9D8C4C" w14:textId="77777777" w:rsidR="00642BA0" w:rsidRPr="00903DBA" w:rsidRDefault="00642BA0" w:rsidP="00642BA0">
      <w:pPr>
        <w:pStyle w:val="Code"/>
        <w:rPr>
          <w:highlight w:val="white"/>
        </w:rPr>
      </w:pPr>
      <w:r w:rsidRPr="00903DBA">
        <w:rPr>
          <w:highlight w:val="white"/>
        </w:rPr>
        <w:t xml:space="preserve">    closed_statement {</w:t>
      </w:r>
    </w:p>
    <w:p w14:paraId="7D1C4953" w14:textId="77777777" w:rsidR="00642BA0" w:rsidRPr="00903DBA" w:rsidRDefault="00642BA0" w:rsidP="00642BA0">
      <w:pPr>
        <w:pStyle w:val="Code"/>
        <w:rPr>
          <w:highlight w:val="white"/>
        </w:rPr>
      </w:pPr>
      <w:r w:rsidRPr="00903DBA">
        <w:rPr>
          <w:highlight w:val="white"/>
        </w:rPr>
        <w:t xml:space="preserve">      $$ = MiddleCodeGenerator.SwitchStatement($4, $6);</w:t>
      </w:r>
    </w:p>
    <w:p w14:paraId="4135EFF6" w14:textId="77777777" w:rsidR="00642BA0" w:rsidRPr="00903DBA" w:rsidRDefault="00642BA0" w:rsidP="00642BA0">
      <w:pPr>
        <w:pStyle w:val="Code"/>
        <w:rPr>
          <w:highlight w:val="white"/>
        </w:rPr>
      </w:pPr>
      <w:r w:rsidRPr="00903DBA">
        <w:rPr>
          <w:highlight w:val="white"/>
        </w:rPr>
        <w:t xml:space="preserve">    }</w:t>
      </w:r>
    </w:p>
    <w:p w14:paraId="4BC01E21" w14:textId="77777777" w:rsidR="00642BA0" w:rsidRPr="00903DBA" w:rsidRDefault="00642BA0" w:rsidP="00804D0F">
      <w:pPr>
        <w:pStyle w:val="Code"/>
        <w:rPr>
          <w:highlight w:val="white"/>
        </w:rPr>
      </w:pPr>
      <w:r w:rsidRPr="00903DBA">
        <w:rPr>
          <w:highlight w:val="white"/>
        </w:rPr>
        <w:t xml:space="preserve">  | CASE constant_integral_expression COLON closed_statement {</w:t>
      </w:r>
    </w:p>
    <w:p w14:paraId="2450BCB2" w14:textId="77777777" w:rsidR="00642BA0" w:rsidRPr="00903DBA" w:rsidRDefault="00642BA0" w:rsidP="00804D0F">
      <w:pPr>
        <w:pStyle w:val="Code"/>
        <w:rPr>
          <w:highlight w:val="white"/>
        </w:rPr>
      </w:pPr>
      <w:r w:rsidRPr="00903DBA">
        <w:rPr>
          <w:highlight w:val="white"/>
        </w:rPr>
        <w:t xml:space="preserve">      $$ = MiddleCodeGenerator.CaseStatement($2, $4);</w:t>
      </w:r>
    </w:p>
    <w:p w14:paraId="4863B0EF" w14:textId="4C8BCB94" w:rsidR="00642BA0" w:rsidRPr="00903DBA" w:rsidRDefault="00642BA0" w:rsidP="00804D0F">
      <w:pPr>
        <w:pStyle w:val="Code"/>
        <w:rPr>
          <w:highlight w:val="white"/>
        </w:rPr>
      </w:pPr>
      <w:r w:rsidRPr="00903DBA">
        <w:rPr>
          <w:highlight w:val="white"/>
        </w:rPr>
        <w:t xml:space="preserve">    }</w:t>
      </w:r>
    </w:p>
    <w:p w14:paraId="041D533D" w14:textId="77777777" w:rsidR="00CD348D" w:rsidRPr="00903DBA" w:rsidRDefault="00CD348D" w:rsidP="00CD348D">
      <w:pPr>
        <w:pStyle w:val="Code"/>
        <w:rPr>
          <w:highlight w:val="white"/>
        </w:rPr>
      </w:pPr>
      <w:r w:rsidRPr="00903DBA">
        <w:rPr>
          <w:highlight w:val="white"/>
        </w:rPr>
        <w:t xml:space="preserve">  | DEFAULT COLON closed_statement {</w:t>
      </w:r>
    </w:p>
    <w:p w14:paraId="740EFA10" w14:textId="77777777" w:rsidR="00CD348D" w:rsidRPr="00903DBA" w:rsidRDefault="00CD348D" w:rsidP="00CD348D">
      <w:pPr>
        <w:pStyle w:val="Code"/>
        <w:rPr>
          <w:highlight w:val="white"/>
        </w:rPr>
      </w:pPr>
      <w:r w:rsidRPr="00903DBA">
        <w:rPr>
          <w:highlight w:val="white"/>
        </w:rPr>
        <w:t xml:space="preserve">      $$ = MiddleCodeGenerator.DefaultStatement($3);</w:t>
      </w:r>
    </w:p>
    <w:p w14:paraId="2A0DC914" w14:textId="30DBBF1A" w:rsidR="00CD348D" w:rsidRPr="00903DBA" w:rsidRDefault="00CD348D" w:rsidP="00CD348D">
      <w:pPr>
        <w:pStyle w:val="Code"/>
        <w:rPr>
          <w:highlight w:val="white"/>
        </w:rPr>
      </w:pPr>
      <w:r w:rsidRPr="00903DBA">
        <w:rPr>
          <w:highlight w:val="white"/>
        </w:rPr>
        <w:t xml:space="preserve">    }</w:t>
      </w:r>
    </w:p>
    <w:p w14:paraId="7940808F" w14:textId="6E569BBD" w:rsidR="00642BA0" w:rsidRPr="00903DBA" w:rsidRDefault="00642BA0" w:rsidP="00642BA0">
      <w:pPr>
        <w:pStyle w:val="Code"/>
        <w:rPr>
          <w:highlight w:val="white"/>
        </w:rPr>
      </w:pPr>
      <w:r w:rsidRPr="00903DBA">
        <w:rPr>
          <w:highlight w:val="white"/>
        </w:rPr>
        <w:t xml:space="preserve">    // ...</w:t>
      </w:r>
    </w:p>
    <w:p w14:paraId="5FC314AA" w14:textId="0F30922D" w:rsidR="006445C4" w:rsidRPr="00903DBA" w:rsidRDefault="006445C4" w:rsidP="006445C4">
      <w:pPr>
        <w:pStyle w:val="Rubrik3"/>
        <w:rPr>
          <w:highlight w:val="white"/>
        </w:rPr>
      </w:pPr>
      <w:bookmarkStart w:id="150" w:name="_Toc57655999"/>
      <w:r w:rsidRPr="00903DBA">
        <w:rPr>
          <w:highlight w:val="white"/>
        </w:rPr>
        <w:t>The Case Statement</w:t>
      </w:r>
      <w:bookmarkEnd w:id="150"/>
    </w:p>
    <w:p w14:paraId="01B0E396" w14:textId="77777777" w:rsidR="006445C4" w:rsidRPr="00903DBA" w:rsidRDefault="006445C4" w:rsidP="006445C4">
      <w:pPr>
        <w:pStyle w:val="CodeHeader"/>
      </w:pPr>
      <w:proofErr w:type="spellStart"/>
      <w:r w:rsidRPr="00903DBA">
        <w:t>MainParser.gppg</w:t>
      </w:r>
      <w:proofErr w:type="spellEnd"/>
    </w:p>
    <w:p w14:paraId="60B86B1B" w14:textId="77777777" w:rsidR="00F14066" w:rsidRPr="00903DBA" w:rsidRDefault="00F14066" w:rsidP="00F14066">
      <w:pPr>
        <w:pStyle w:val="Code"/>
        <w:rPr>
          <w:highlight w:val="white"/>
        </w:rPr>
      </w:pPr>
      <w:r w:rsidRPr="00903DBA">
        <w:rPr>
          <w:highlight w:val="white"/>
        </w:rPr>
        <w:t xml:space="preserve">  | CASE constant_integral_expression COLON closed_statement {</w:t>
      </w:r>
    </w:p>
    <w:p w14:paraId="1DF1CAF2" w14:textId="77777777" w:rsidR="00F14066" w:rsidRPr="00903DBA" w:rsidRDefault="00F14066" w:rsidP="00F14066">
      <w:pPr>
        <w:pStyle w:val="Code"/>
        <w:rPr>
          <w:highlight w:val="white"/>
        </w:rPr>
      </w:pPr>
      <w:r w:rsidRPr="00903DBA">
        <w:rPr>
          <w:highlight w:val="white"/>
        </w:rPr>
        <w:t xml:space="preserve">      $$ = MiddleCodeGenerator.CaseStatement($2, $4);</w:t>
      </w:r>
    </w:p>
    <w:p w14:paraId="60035B1D" w14:textId="77777777" w:rsidR="00F14066" w:rsidRPr="00903DBA" w:rsidRDefault="00F14066" w:rsidP="00F14066">
      <w:pPr>
        <w:pStyle w:val="Code"/>
        <w:rPr>
          <w:highlight w:val="white"/>
        </w:rPr>
      </w:pPr>
      <w:r w:rsidRPr="00903DBA">
        <w:rPr>
          <w:highlight w:val="white"/>
        </w:rPr>
        <w:t xml:space="preserve">    }</w:t>
      </w:r>
    </w:p>
    <w:p w14:paraId="079611F8" w14:textId="77777777" w:rsidR="0097551C" w:rsidRPr="00903DBA" w:rsidRDefault="0097551C" w:rsidP="0097551C">
      <w:pPr>
        <w:pStyle w:val="Rubrik3"/>
        <w:numPr>
          <w:ilvl w:val="2"/>
          <w:numId w:val="120"/>
        </w:numPr>
      </w:pPr>
      <w:bookmarkStart w:id="151" w:name="_Toc57656000"/>
      <w:bookmarkStart w:id="152" w:name="_Hlk57714514"/>
      <w:r w:rsidRPr="00903DBA">
        <w:t>The Default Statement</w:t>
      </w:r>
      <w:bookmarkEnd w:id="151"/>
    </w:p>
    <w:bookmarkEnd w:id="152"/>
    <w:p w14:paraId="233BFF8F" w14:textId="77777777" w:rsidR="0097551C" w:rsidRPr="00903DBA" w:rsidRDefault="0097551C" w:rsidP="0097551C">
      <w:r w:rsidRPr="00903DBA">
        <w:t>The default statement have to comply with the following demands:</w:t>
      </w:r>
    </w:p>
    <w:p w14:paraId="4FC7C7B9" w14:textId="77777777" w:rsidR="0097551C" w:rsidRPr="00903DBA" w:rsidRDefault="0097551C" w:rsidP="00477426">
      <w:pPr>
        <w:pStyle w:val="SourceCodeBoxText"/>
        <w:framePr w:wrap="around"/>
      </w:pPr>
      <w:r w:rsidRPr="00903DBA">
        <w:rPr>
          <w:rStyle w:val="CodeInText"/>
        </w:rPr>
        <w:lastRenderedPageBreak/>
        <w:t xml:space="preserve">Main.m_defaultStack </w:t>
      </w:r>
      <w:r w:rsidRPr="00903DBA">
        <w:t>must not be empty. If it is empty, the default statements misses a surrounding switch statements.</w:t>
      </w:r>
    </w:p>
    <w:p w14:paraId="3E45D594" w14:textId="77777777" w:rsidR="0097551C" w:rsidRPr="00903DBA" w:rsidRDefault="0097551C" w:rsidP="00477426">
      <w:pPr>
        <w:pStyle w:val="SourceCodeBoxText"/>
        <w:framePr w:wrap="around"/>
      </w:pPr>
      <w:r w:rsidRPr="00903DBA">
        <w:t xml:space="preserve">Since </w:t>
      </w:r>
      <w:r w:rsidRPr="00903DBA">
        <w:rPr>
          <w:rStyle w:val="CodeInText"/>
        </w:rPr>
        <w:t xml:space="preserve">Main.m_defaultStack </w:t>
      </w:r>
      <w:r w:rsidRPr="00903DBA">
        <w:t xml:space="preserve">is not empty, there is at least one surrounding switch statement. We call </w:t>
      </w:r>
      <w:r w:rsidRPr="00903DBA">
        <w:rPr>
          <w:rStyle w:val="CodeInText"/>
        </w:rPr>
        <w:t>pop</w:t>
      </w:r>
      <w:r w:rsidRPr="00903DBA">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903DBA" w:rsidRDefault="0097551C" w:rsidP="0097551C">
      <w:pPr>
        <w:pStyle w:val="CodeHeader"/>
      </w:pPr>
      <w:proofErr w:type="spellStart"/>
      <w:r w:rsidRPr="00903DBA">
        <w:t>MainParser.gppg</w:t>
      </w:r>
      <w:proofErr w:type="spellEnd"/>
    </w:p>
    <w:p w14:paraId="097E02A8" w14:textId="77777777" w:rsidR="0097551C" w:rsidRPr="00903DBA" w:rsidRDefault="0097551C" w:rsidP="0097551C">
      <w:pPr>
        <w:pStyle w:val="Code"/>
        <w:rPr>
          <w:highlight w:val="white"/>
        </w:rPr>
      </w:pPr>
      <w:r w:rsidRPr="00903DBA">
        <w:rPr>
          <w:highlight w:val="white"/>
        </w:rPr>
        <w:t xml:space="preserve">  | DEFAULT COLON closed_statement {</w:t>
      </w:r>
    </w:p>
    <w:p w14:paraId="42388AEC" w14:textId="77777777" w:rsidR="0097551C" w:rsidRPr="00903DBA" w:rsidRDefault="0097551C" w:rsidP="0097551C">
      <w:pPr>
        <w:pStyle w:val="Code"/>
        <w:rPr>
          <w:highlight w:val="white"/>
        </w:rPr>
      </w:pPr>
      <w:r w:rsidRPr="00903DBA">
        <w:rPr>
          <w:highlight w:val="white"/>
        </w:rPr>
        <w:t xml:space="preserve">      $$ = MiddleCodeGenerator.DefaultStatement($3);</w:t>
      </w:r>
    </w:p>
    <w:p w14:paraId="2787DD89" w14:textId="2129CE2C" w:rsidR="0097551C" w:rsidRPr="00903DBA" w:rsidRDefault="0097551C" w:rsidP="00CD348D">
      <w:pPr>
        <w:pStyle w:val="Code"/>
        <w:rPr>
          <w:highlight w:val="white"/>
        </w:rPr>
      </w:pPr>
      <w:r w:rsidRPr="00903DBA">
        <w:rPr>
          <w:highlight w:val="white"/>
        </w:rPr>
        <w:t xml:space="preserve">    }</w:t>
      </w:r>
    </w:p>
    <w:p w14:paraId="3694DC85" w14:textId="0DE5A9F4" w:rsidR="000D017D" w:rsidRPr="00903DBA" w:rsidRDefault="000D017D" w:rsidP="000D017D">
      <w:pPr>
        <w:pStyle w:val="Rubrik3"/>
        <w:numPr>
          <w:ilvl w:val="2"/>
          <w:numId w:val="120"/>
        </w:numPr>
      </w:pPr>
      <w:bookmarkStart w:id="153" w:name="_Toc57656001"/>
      <w:bookmarkStart w:id="154" w:name="_Hlk57714542"/>
      <w:r w:rsidRPr="00903DBA">
        <w:t>The While Statement</w:t>
      </w:r>
      <w:bookmarkEnd w:id="153"/>
    </w:p>
    <w:bookmarkEnd w:id="154"/>
    <w:p w14:paraId="0983C288" w14:textId="77777777" w:rsidR="00F3516E" w:rsidRPr="00903DBA" w:rsidRDefault="00F3516E" w:rsidP="00F3516E">
      <w:r w:rsidRPr="00903DBA">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903DBA" w:rsidRDefault="00F3516E" w:rsidP="00F3516E">
      <w:r w:rsidRPr="00903DBA">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03DBA">
        <w:rPr>
          <w:rStyle w:val="CodeInText"/>
        </w:rPr>
        <w:t>jump_marker</w:t>
      </w:r>
      <w:proofErr w:type="spellEnd"/>
      <w:r w:rsidRPr="00903DBA">
        <w:t xml:space="preserve"> rule adds a jump statement at the end of the statement surrounded by the while statement, which is backpatched to the beginning of the while expression, similar to the continue set.</w:t>
      </w:r>
    </w:p>
    <w:p w14:paraId="35993B60" w14:textId="5A78DDE5" w:rsidR="00697FEF" w:rsidRPr="00903DBA" w:rsidRDefault="00AA5558" w:rsidP="00AA5558">
      <w:pPr>
        <w:pStyle w:val="CodeHeader"/>
      </w:pPr>
      <w:proofErr w:type="spellStart"/>
      <w:r w:rsidRPr="00903DBA">
        <w:t>MainParser.gppg</w:t>
      </w:r>
      <w:proofErr w:type="spellEnd"/>
    </w:p>
    <w:p w14:paraId="6B8EDEA2" w14:textId="77777777" w:rsidR="005935AB" w:rsidRPr="00903DBA" w:rsidRDefault="005935AB" w:rsidP="005935AB">
      <w:pPr>
        <w:pStyle w:val="Code"/>
        <w:rPr>
          <w:highlight w:val="white"/>
        </w:rPr>
      </w:pPr>
      <w:r w:rsidRPr="00903DBA">
        <w:rPr>
          <w:highlight w:val="white"/>
        </w:rPr>
        <w:t>loop_header:</w:t>
      </w:r>
    </w:p>
    <w:p w14:paraId="62FFD048" w14:textId="77777777" w:rsidR="005935AB" w:rsidRPr="00903DBA" w:rsidRDefault="005935AB" w:rsidP="005935AB">
      <w:pPr>
        <w:pStyle w:val="Code"/>
        <w:rPr>
          <w:highlight w:val="white"/>
        </w:rPr>
      </w:pPr>
      <w:r w:rsidRPr="00903DBA">
        <w:rPr>
          <w:highlight w:val="white"/>
        </w:rPr>
        <w:t xml:space="preserve">    /* Empty. */ { MiddleCodeGenerator.LoopHeader(); };</w:t>
      </w:r>
    </w:p>
    <w:p w14:paraId="0AE6357F" w14:textId="77777777" w:rsidR="005935AB" w:rsidRPr="00903DBA" w:rsidRDefault="005935AB" w:rsidP="005935AB">
      <w:pPr>
        <w:pStyle w:val="Code"/>
        <w:rPr>
          <w:highlight w:val="white"/>
        </w:rPr>
      </w:pPr>
    </w:p>
    <w:p w14:paraId="4261ADBD" w14:textId="71EE7F95" w:rsidR="00BC7714" w:rsidRPr="00903DBA" w:rsidRDefault="00BC7714" w:rsidP="008576CD">
      <w:pPr>
        <w:pStyle w:val="Code"/>
        <w:rPr>
          <w:highlight w:val="white"/>
        </w:rPr>
      </w:pPr>
      <w:r w:rsidRPr="00903DBA">
        <w:rPr>
          <w:highlight w:val="white"/>
        </w:rPr>
        <w:t>opened_statement:</w:t>
      </w:r>
    </w:p>
    <w:p w14:paraId="65A15C35" w14:textId="26934988" w:rsidR="00BC7714" w:rsidRPr="00903DBA" w:rsidRDefault="00BC7714" w:rsidP="008576CD">
      <w:pPr>
        <w:pStyle w:val="Code"/>
        <w:rPr>
          <w:highlight w:val="white"/>
        </w:rPr>
      </w:pPr>
      <w:r w:rsidRPr="00903DBA">
        <w:rPr>
          <w:highlight w:val="white"/>
        </w:rPr>
        <w:t xml:space="preserve">    // ...</w:t>
      </w:r>
    </w:p>
    <w:p w14:paraId="432E0B46" w14:textId="77777777" w:rsidR="00BC7714" w:rsidRPr="00903DBA" w:rsidRDefault="00BC7714" w:rsidP="008576CD">
      <w:pPr>
        <w:pStyle w:val="Code"/>
        <w:rPr>
          <w:highlight w:val="white"/>
        </w:rPr>
      </w:pPr>
      <w:r w:rsidRPr="00903DBA">
        <w:rPr>
          <w:highlight w:val="white"/>
        </w:rPr>
        <w:t xml:space="preserve">  | WHILE loop_header LEFT_PARENTHESIS expression RIGHT_PARENTHESIS</w:t>
      </w:r>
    </w:p>
    <w:p w14:paraId="5873427D" w14:textId="77777777" w:rsidR="00BC7714" w:rsidRPr="00903DBA" w:rsidRDefault="00BC7714" w:rsidP="008576CD">
      <w:pPr>
        <w:pStyle w:val="Code"/>
        <w:rPr>
          <w:highlight w:val="white"/>
        </w:rPr>
      </w:pPr>
      <w:r w:rsidRPr="00903DBA">
        <w:rPr>
          <w:highlight w:val="white"/>
        </w:rPr>
        <w:t xml:space="preserve">    opened_statement {</w:t>
      </w:r>
    </w:p>
    <w:p w14:paraId="58CA88E1" w14:textId="77777777" w:rsidR="00BC7714" w:rsidRPr="00903DBA" w:rsidRDefault="00BC7714" w:rsidP="008576CD">
      <w:pPr>
        <w:pStyle w:val="Code"/>
        <w:rPr>
          <w:highlight w:val="white"/>
        </w:rPr>
      </w:pPr>
      <w:r w:rsidRPr="00903DBA">
        <w:rPr>
          <w:highlight w:val="white"/>
        </w:rPr>
        <w:t xml:space="preserve">      $$ = MiddleCodeGenerator.WhileStatement($4, $6);</w:t>
      </w:r>
    </w:p>
    <w:p w14:paraId="6CF206EA" w14:textId="77777777" w:rsidR="00BC7714" w:rsidRPr="00903DBA" w:rsidRDefault="00BC7714" w:rsidP="008576CD">
      <w:pPr>
        <w:pStyle w:val="Code"/>
        <w:rPr>
          <w:highlight w:val="white"/>
        </w:rPr>
      </w:pPr>
      <w:r w:rsidRPr="00903DBA">
        <w:rPr>
          <w:highlight w:val="white"/>
        </w:rPr>
        <w:t xml:space="preserve">    }</w:t>
      </w:r>
    </w:p>
    <w:p w14:paraId="0EEB227B" w14:textId="77777777" w:rsidR="00BC7714" w:rsidRPr="00903DBA" w:rsidRDefault="00BC7714" w:rsidP="008576CD">
      <w:pPr>
        <w:pStyle w:val="Code"/>
        <w:rPr>
          <w:highlight w:val="white"/>
        </w:rPr>
      </w:pPr>
      <w:r w:rsidRPr="00903DBA">
        <w:rPr>
          <w:highlight w:val="white"/>
        </w:rPr>
        <w:t xml:space="preserve">    // ...</w:t>
      </w:r>
    </w:p>
    <w:p w14:paraId="69E58D34" w14:textId="552D7A3C" w:rsidR="00AA5558" w:rsidRPr="00903DBA" w:rsidRDefault="00AA5558" w:rsidP="008576CD">
      <w:pPr>
        <w:pStyle w:val="Code"/>
      </w:pPr>
    </w:p>
    <w:p w14:paraId="7E7E95F8" w14:textId="77777777" w:rsidR="008576CD" w:rsidRPr="00903DBA" w:rsidRDefault="008576CD" w:rsidP="008576CD">
      <w:pPr>
        <w:pStyle w:val="Code"/>
        <w:rPr>
          <w:highlight w:val="white"/>
        </w:rPr>
      </w:pPr>
      <w:r w:rsidRPr="00903DBA">
        <w:rPr>
          <w:highlight w:val="white"/>
        </w:rPr>
        <w:t>closed_statement:</w:t>
      </w:r>
    </w:p>
    <w:p w14:paraId="3243E725" w14:textId="77777777" w:rsidR="008576CD" w:rsidRPr="00903DBA" w:rsidRDefault="008576CD" w:rsidP="008576CD">
      <w:pPr>
        <w:pStyle w:val="Code"/>
        <w:rPr>
          <w:highlight w:val="white"/>
        </w:rPr>
      </w:pPr>
      <w:r w:rsidRPr="00903DBA">
        <w:rPr>
          <w:highlight w:val="white"/>
        </w:rPr>
        <w:t xml:space="preserve">    // ...</w:t>
      </w:r>
    </w:p>
    <w:p w14:paraId="5D6DC112" w14:textId="77777777" w:rsidR="008576CD" w:rsidRPr="00903DBA" w:rsidRDefault="008576CD" w:rsidP="008576CD">
      <w:pPr>
        <w:pStyle w:val="Code"/>
        <w:rPr>
          <w:highlight w:val="white"/>
        </w:rPr>
      </w:pPr>
      <w:r w:rsidRPr="00903DBA">
        <w:rPr>
          <w:highlight w:val="white"/>
        </w:rPr>
        <w:t xml:space="preserve">  | WHILE loop_header LEFT_PARENTHESIS expression RIGHT_PARENTHESIS</w:t>
      </w:r>
    </w:p>
    <w:p w14:paraId="5694CA92" w14:textId="77777777" w:rsidR="008576CD" w:rsidRPr="00903DBA" w:rsidRDefault="008576CD" w:rsidP="008576CD">
      <w:pPr>
        <w:pStyle w:val="Code"/>
        <w:rPr>
          <w:highlight w:val="white"/>
        </w:rPr>
      </w:pPr>
      <w:r w:rsidRPr="00903DBA">
        <w:rPr>
          <w:highlight w:val="white"/>
        </w:rPr>
        <w:t xml:space="preserve">    closed_statement {</w:t>
      </w:r>
    </w:p>
    <w:p w14:paraId="252C269F" w14:textId="77777777" w:rsidR="008576CD" w:rsidRPr="00903DBA" w:rsidRDefault="008576CD" w:rsidP="008576CD">
      <w:pPr>
        <w:pStyle w:val="Code"/>
        <w:rPr>
          <w:highlight w:val="white"/>
        </w:rPr>
      </w:pPr>
      <w:r w:rsidRPr="00903DBA">
        <w:rPr>
          <w:highlight w:val="white"/>
        </w:rPr>
        <w:t xml:space="preserve">      $$ = MiddleCodeGenerator.WhileStatement($4, $6);</w:t>
      </w:r>
    </w:p>
    <w:p w14:paraId="29D26499" w14:textId="77777777" w:rsidR="008576CD" w:rsidRPr="00903DBA" w:rsidRDefault="008576CD" w:rsidP="008576CD">
      <w:pPr>
        <w:pStyle w:val="Code"/>
        <w:rPr>
          <w:highlight w:val="white"/>
        </w:rPr>
      </w:pPr>
      <w:r w:rsidRPr="00903DBA">
        <w:rPr>
          <w:highlight w:val="white"/>
        </w:rPr>
        <w:t xml:space="preserve">    }</w:t>
      </w:r>
    </w:p>
    <w:p w14:paraId="72073E4B" w14:textId="0A1FF402" w:rsidR="008576CD" w:rsidRPr="00903DBA" w:rsidRDefault="008576CD" w:rsidP="008576CD">
      <w:pPr>
        <w:pStyle w:val="Code"/>
        <w:rPr>
          <w:highlight w:val="white"/>
        </w:rPr>
      </w:pPr>
      <w:r w:rsidRPr="00903DBA">
        <w:rPr>
          <w:highlight w:val="white"/>
        </w:rPr>
        <w:t xml:space="preserve">    // ...</w:t>
      </w:r>
    </w:p>
    <w:p w14:paraId="4A660925" w14:textId="65DB68F5" w:rsidR="00070806" w:rsidRPr="00903DBA" w:rsidRDefault="000D017D" w:rsidP="007175D9">
      <w:pPr>
        <w:pStyle w:val="Rubrik3"/>
        <w:numPr>
          <w:ilvl w:val="2"/>
          <w:numId w:val="120"/>
        </w:numPr>
      </w:pPr>
      <w:bookmarkStart w:id="155" w:name="_Toc57656002"/>
      <w:bookmarkStart w:id="156" w:name="_Hlk57716773"/>
      <w:r w:rsidRPr="00903DBA">
        <w:t>The Do Statement</w:t>
      </w:r>
      <w:bookmarkEnd w:id="155"/>
    </w:p>
    <w:bookmarkEnd w:id="156"/>
    <w:p w14:paraId="0C66EB6A" w14:textId="77777777" w:rsidR="00AB1522" w:rsidRPr="00903DBA" w:rsidRDefault="00AB1522" w:rsidP="00AB1522">
      <w:r w:rsidRPr="00903DBA">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903DBA" w:rsidRDefault="00AB1522" w:rsidP="00AB1522">
      <w:r w:rsidRPr="00903DBA">
        <w:t xml:space="preserve">Like the while and for cases, the do statement is prepared by pushing the continue and break stacks. The true set of the do expression is backpatched to the beginning of the statement surrounded by the do </w:t>
      </w:r>
      <w:r w:rsidRPr="00903DBA">
        <w:lastRenderedPageBreak/>
        <w:t>statement, the false set is backpatched to the statement followed the do statement and finally the continue and break stacks are popped.</w:t>
      </w:r>
    </w:p>
    <w:p w14:paraId="05E6D1AF" w14:textId="3B7F7A73" w:rsidR="0083355E" w:rsidRPr="00903DBA" w:rsidRDefault="0083355E" w:rsidP="0083355E">
      <w:pPr>
        <w:pStyle w:val="CodeHeader"/>
      </w:pPr>
      <w:proofErr w:type="spellStart"/>
      <w:r w:rsidRPr="00903DBA">
        <w:t>MainParser.cs</w:t>
      </w:r>
      <w:proofErr w:type="spellEnd"/>
    </w:p>
    <w:p w14:paraId="120B4B47" w14:textId="135A8726" w:rsidR="0083355E" w:rsidRPr="00903DBA" w:rsidRDefault="0083355E" w:rsidP="0083355E">
      <w:pPr>
        <w:pStyle w:val="Code"/>
        <w:rPr>
          <w:highlight w:val="white"/>
        </w:rPr>
      </w:pPr>
      <w:r w:rsidRPr="00903DBA">
        <w:rPr>
          <w:highlight w:val="white"/>
        </w:rPr>
        <w:t>closed_statement:</w:t>
      </w:r>
    </w:p>
    <w:p w14:paraId="12FF8663" w14:textId="05559E5E" w:rsidR="0083355E" w:rsidRPr="00903DBA" w:rsidRDefault="0083355E" w:rsidP="0083355E">
      <w:pPr>
        <w:pStyle w:val="Code"/>
        <w:rPr>
          <w:highlight w:val="white"/>
        </w:rPr>
      </w:pPr>
      <w:r w:rsidRPr="00903DBA">
        <w:rPr>
          <w:highlight w:val="white"/>
        </w:rPr>
        <w:t xml:space="preserve">    // ...</w:t>
      </w:r>
    </w:p>
    <w:p w14:paraId="7300CB2B" w14:textId="77777777" w:rsidR="00674972" w:rsidRPr="00903DBA" w:rsidRDefault="0083355E" w:rsidP="0083355E">
      <w:pPr>
        <w:pStyle w:val="Code"/>
        <w:rPr>
          <w:highlight w:val="white"/>
        </w:rPr>
      </w:pPr>
      <w:r w:rsidRPr="00903DBA">
        <w:rPr>
          <w:highlight w:val="white"/>
        </w:rPr>
        <w:t xml:space="preserve">  | DO loop_header statement WHILE</w:t>
      </w:r>
    </w:p>
    <w:p w14:paraId="6728190D" w14:textId="232DDF05" w:rsidR="0083355E" w:rsidRPr="00903DBA" w:rsidRDefault="00674972" w:rsidP="0083355E">
      <w:pPr>
        <w:pStyle w:val="Code"/>
        <w:rPr>
          <w:highlight w:val="white"/>
        </w:rPr>
      </w:pPr>
      <w:r w:rsidRPr="00903DBA">
        <w:rPr>
          <w:highlight w:val="white"/>
        </w:rPr>
        <w:t xml:space="preserve">   </w:t>
      </w:r>
      <w:r w:rsidR="0083355E" w:rsidRPr="00903DBA">
        <w:rPr>
          <w:highlight w:val="white"/>
        </w:rPr>
        <w:t xml:space="preserve"> LEFT_PARENTHESIS expression RIGHT_PARENTHESIS</w:t>
      </w:r>
      <w:r w:rsidRPr="00903DBA">
        <w:rPr>
          <w:highlight w:val="white"/>
        </w:rPr>
        <w:t xml:space="preserve"> </w:t>
      </w:r>
      <w:r w:rsidR="0083355E" w:rsidRPr="00903DBA">
        <w:rPr>
          <w:highlight w:val="white"/>
        </w:rPr>
        <w:t>SEMICOLON {</w:t>
      </w:r>
    </w:p>
    <w:p w14:paraId="0855FBF1" w14:textId="77777777" w:rsidR="0083355E" w:rsidRPr="00903DBA" w:rsidRDefault="0083355E" w:rsidP="0083355E">
      <w:pPr>
        <w:pStyle w:val="Code"/>
        <w:rPr>
          <w:highlight w:val="white"/>
        </w:rPr>
      </w:pPr>
      <w:r w:rsidRPr="00903DBA">
        <w:rPr>
          <w:highlight w:val="white"/>
        </w:rPr>
        <w:t xml:space="preserve">      $$ = MiddleCodeGenerator.DoStatement($3, $6);</w:t>
      </w:r>
    </w:p>
    <w:p w14:paraId="65AEF576" w14:textId="004E95DA" w:rsidR="0083355E" w:rsidRPr="00903DBA" w:rsidRDefault="0083355E" w:rsidP="0083355E">
      <w:pPr>
        <w:pStyle w:val="Code"/>
        <w:rPr>
          <w:highlight w:val="white"/>
        </w:rPr>
      </w:pPr>
      <w:r w:rsidRPr="00903DBA">
        <w:rPr>
          <w:highlight w:val="white"/>
        </w:rPr>
        <w:t xml:space="preserve">    }</w:t>
      </w:r>
    </w:p>
    <w:p w14:paraId="61D77B79" w14:textId="011D1E82" w:rsidR="0083355E" w:rsidRPr="00903DBA" w:rsidRDefault="0083355E" w:rsidP="0083355E">
      <w:pPr>
        <w:pStyle w:val="Code"/>
        <w:rPr>
          <w:highlight w:val="white"/>
        </w:rPr>
      </w:pPr>
      <w:r w:rsidRPr="00903DBA">
        <w:rPr>
          <w:highlight w:val="white"/>
        </w:rPr>
        <w:t xml:space="preserve">    // ...</w:t>
      </w:r>
    </w:p>
    <w:p w14:paraId="1D8AEC82" w14:textId="77777777" w:rsidR="002C7CC3" w:rsidRPr="00903DBA" w:rsidRDefault="002C7CC3" w:rsidP="002C7CC3">
      <w:pPr>
        <w:pStyle w:val="Code"/>
        <w:rPr>
          <w:highlight w:val="white"/>
        </w:rPr>
      </w:pPr>
      <w:r w:rsidRPr="00903DBA">
        <w:rPr>
          <w:highlight w:val="white"/>
        </w:rPr>
        <w:t xml:space="preserve">  </w:t>
      </w:r>
    </w:p>
    <w:p w14:paraId="5F6856F3" w14:textId="2327D6BE" w:rsidR="007175D9" w:rsidRPr="00903DBA" w:rsidRDefault="00AB1C70" w:rsidP="007175D9">
      <w:pPr>
        <w:pStyle w:val="Rubrik3"/>
        <w:numPr>
          <w:ilvl w:val="2"/>
          <w:numId w:val="120"/>
        </w:numPr>
      </w:pPr>
      <w:bookmarkStart w:id="157" w:name="_Toc57656003"/>
      <w:bookmarkStart w:id="158" w:name="_Hlk57716788"/>
      <w:r w:rsidRPr="00903DBA">
        <w:t>The For Statement</w:t>
      </w:r>
      <w:bookmarkEnd w:id="157"/>
    </w:p>
    <w:bookmarkEnd w:id="158"/>
    <w:p w14:paraId="58DDE9F3" w14:textId="77777777" w:rsidR="002E4EB4" w:rsidRPr="00903DBA" w:rsidRDefault="002E4EB4" w:rsidP="002E4EB4">
      <w:r w:rsidRPr="00903DBA">
        <w:t xml:space="preserve">The </w:t>
      </w:r>
      <w:r w:rsidRPr="00903DBA">
        <w:rPr>
          <w:rStyle w:val="KeyWord0"/>
        </w:rPr>
        <w:t>for</w:t>
      </w:r>
      <w:r w:rsidRPr="00903DBA">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903DBA">
        <w:rPr>
          <w:rStyle w:val="CodeInText"/>
        </w:rPr>
        <w:t>jump_marker</w:t>
      </w:r>
      <w:proofErr w:type="spellEnd"/>
      <w:r w:rsidRPr="00903DBA">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903DBA" w:rsidRDefault="002E4EB4" w:rsidP="002E4EB4">
      <w:r w:rsidRPr="00903DBA">
        <w:t>Finally, like the while case, the continue set is backpatched to the beginning of the test expression and the break set is backpatched to the beginning of the statement following the while statement.</w:t>
      </w:r>
    </w:p>
    <w:p w14:paraId="6A965189" w14:textId="002A27C3" w:rsidR="00564E09" w:rsidRPr="00903DBA" w:rsidRDefault="00564E09" w:rsidP="00564E09">
      <w:r w:rsidRPr="00903DBA">
        <w:t xml:space="preserve">The for statement is more complicated than </w:t>
      </w:r>
      <w:proofErr w:type="spellStart"/>
      <w:r w:rsidRPr="00903DBA">
        <w:t>the</w:t>
      </w:r>
      <w:proofErr w:type="spellEnd"/>
      <w:r w:rsidR="008132ED" w:rsidRPr="00903DBA">
        <w:t xml:space="preserve"> do and </w:t>
      </w:r>
      <w:r w:rsidRPr="00903DBA">
        <w:t>while statement</w:t>
      </w:r>
      <w:r w:rsidR="008132ED" w:rsidRPr="00903DBA">
        <w:t>s</w:t>
      </w:r>
      <w:r w:rsidRPr="00903DBA">
        <w:t>.</w:t>
      </w:r>
      <w:r w:rsidR="003D514D" w:rsidRPr="00903DBA">
        <w:t xml:space="preserve"> It </w:t>
      </w:r>
      <w:r w:rsidRPr="00903DBA">
        <w:t xml:space="preserve">holds three optional expression: the </w:t>
      </w:r>
      <w:r w:rsidR="00F4217C" w:rsidRPr="00903DBA">
        <w:t>initialization</w:t>
      </w:r>
      <w:r w:rsidRPr="00903DBA">
        <w:t xml:space="preserve"> expression, the test expression, and the increment expression. The true and false sets of the </w:t>
      </w:r>
      <w:r w:rsidR="00F4217C" w:rsidRPr="00903DBA">
        <w:t>initialization</w:t>
      </w:r>
      <w:r w:rsidRPr="00903DBA">
        <w:t xml:space="preserve"> and increment expressions are all backpatched to beginning of the test expression. An omitted test expression is equivalent to an </w:t>
      </w:r>
      <w:proofErr w:type="spellStart"/>
      <w:r w:rsidRPr="00903DBA">
        <w:t>inf</w:t>
      </w:r>
      <w:r w:rsidR="002F35C1" w:rsidRPr="00903DBA">
        <w:t>initializer</w:t>
      </w:r>
      <w:r w:rsidRPr="00903DBA">
        <w:t>e</w:t>
      </w:r>
      <w:proofErr w:type="spellEnd"/>
      <w:r w:rsidRPr="00903DBA">
        <w:t xml:space="preserve"> loop.</w:t>
      </w:r>
    </w:p>
    <w:p w14:paraId="3383085F" w14:textId="77777777" w:rsidR="005223AC" w:rsidRPr="00903DBA" w:rsidRDefault="005223AC" w:rsidP="005223AC">
      <w:pPr>
        <w:pStyle w:val="Code"/>
        <w:rPr>
          <w:highlight w:val="white"/>
        </w:rPr>
      </w:pPr>
      <w:r w:rsidRPr="00903DBA">
        <w:rPr>
          <w:highlight w:val="white"/>
        </w:rPr>
        <w:t>opened_statement:</w:t>
      </w:r>
    </w:p>
    <w:p w14:paraId="77E933C6" w14:textId="77777777" w:rsidR="005223AC" w:rsidRPr="00903DBA" w:rsidRDefault="005223AC" w:rsidP="005223AC">
      <w:pPr>
        <w:pStyle w:val="Code"/>
        <w:rPr>
          <w:highlight w:val="white"/>
        </w:rPr>
      </w:pPr>
      <w:r w:rsidRPr="00903DBA">
        <w:rPr>
          <w:highlight w:val="white"/>
        </w:rPr>
        <w:t xml:space="preserve">    // ...</w:t>
      </w:r>
    </w:p>
    <w:p w14:paraId="71CBFB06" w14:textId="77777777" w:rsidR="005223AC" w:rsidRPr="00903DBA" w:rsidRDefault="005223AC" w:rsidP="005223AC">
      <w:pPr>
        <w:pStyle w:val="Code"/>
        <w:rPr>
          <w:highlight w:val="white"/>
        </w:rPr>
      </w:pPr>
      <w:r w:rsidRPr="00903DBA">
        <w:rPr>
          <w:highlight w:val="white"/>
        </w:rPr>
        <w:t xml:space="preserve">  | FOR loop_header LEFT_PARENTHESIS optional_expression SEMICOLON</w:t>
      </w:r>
    </w:p>
    <w:p w14:paraId="3969FEAE" w14:textId="77777777" w:rsidR="005223AC" w:rsidRPr="00903DBA" w:rsidRDefault="005223AC" w:rsidP="005223AC">
      <w:pPr>
        <w:pStyle w:val="Code"/>
        <w:rPr>
          <w:highlight w:val="white"/>
        </w:rPr>
      </w:pPr>
      <w:r w:rsidRPr="00903DBA">
        <w:rPr>
          <w:highlight w:val="white"/>
        </w:rPr>
        <w:t xml:space="preserve">    optional_expression SEMICOLON optional_expression RIGHT_PARENTHESIS</w:t>
      </w:r>
    </w:p>
    <w:p w14:paraId="325C2976" w14:textId="77777777" w:rsidR="005223AC" w:rsidRPr="00903DBA" w:rsidRDefault="005223AC" w:rsidP="005223AC">
      <w:pPr>
        <w:pStyle w:val="Code"/>
        <w:rPr>
          <w:highlight w:val="white"/>
        </w:rPr>
      </w:pPr>
      <w:r w:rsidRPr="00903DBA">
        <w:rPr>
          <w:highlight w:val="white"/>
        </w:rPr>
        <w:t xml:space="preserve">    opened_statement {</w:t>
      </w:r>
    </w:p>
    <w:p w14:paraId="26674914" w14:textId="2C365263" w:rsidR="005223AC" w:rsidRPr="00903DBA" w:rsidRDefault="005223AC" w:rsidP="005223AC">
      <w:pPr>
        <w:pStyle w:val="Code"/>
        <w:rPr>
          <w:highlight w:val="white"/>
        </w:rPr>
      </w:pPr>
      <w:r w:rsidRPr="00903DBA">
        <w:rPr>
          <w:highlight w:val="white"/>
        </w:rPr>
        <w:t xml:space="preserve">      $$ = MiddleCodeGenerator.ForStatement($4, $6, $8, $10);</w:t>
      </w:r>
    </w:p>
    <w:p w14:paraId="2ECEAE39" w14:textId="02EAEA65" w:rsidR="005223AC" w:rsidRPr="00903DBA" w:rsidRDefault="005223AC" w:rsidP="005223AC">
      <w:pPr>
        <w:pStyle w:val="Code"/>
        <w:rPr>
          <w:highlight w:val="white"/>
        </w:rPr>
      </w:pPr>
      <w:r w:rsidRPr="00903DBA">
        <w:rPr>
          <w:highlight w:val="white"/>
        </w:rPr>
        <w:t xml:space="preserve">    }</w:t>
      </w:r>
    </w:p>
    <w:p w14:paraId="092ED15A" w14:textId="1212A0E1" w:rsidR="005223AC" w:rsidRPr="00903DBA" w:rsidRDefault="005223AC" w:rsidP="005223AC">
      <w:pPr>
        <w:pStyle w:val="Code"/>
        <w:rPr>
          <w:highlight w:val="white"/>
        </w:rPr>
      </w:pPr>
      <w:r w:rsidRPr="00903DBA">
        <w:rPr>
          <w:highlight w:val="white"/>
        </w:rPr>
        <w:t xml:space="preserve">    // ...</w:t>
      </w:r>
    </w:p>
    <w:p w14:paraId="6AFE6D70" w14:textId="77777777" w:rsidR="004E11C1" w:rsidRPr="00903DBA" w:rsidRDefault="004E11C1" w:rsidP="004E11C1">
      <w:pPr>
        <w:pStyle w:val="Code"/>
        <w:rPr>
          <w:highlight w:val="white"/>
        </w:rPr>
      </w:pPr>
    </w:p>
    <w:p w14:paraId="47BCB787" w14:textId="7627AC00" w:rsidR="004E11C1" w:rsidRPr="00903DBA" w:rsidRDefault="004E11C1" w:rsidP="004E11C1">
      <w:pPr>
        <w:pStyle w:val="Code"/>
        <w:rPr>
          <w:highlight w:val="white"/>
        </w:rPr>
      </w:pPr>
      <w:r w:rsidRPr="00903DBA">
        <w:rPr>
          <w:highlight w:val="white"/>
        </w:rPr>
        <w:t>closed_statement:</w:t>
      </w:r>
    </w:p>
    <w:p w14:paraId="1698920D" w14:textId="77777777" w:rsidR="004E11C1" w:rsidRPr="00903DBA" w:rsidRDefault="004E11C1" w:rsidP="004E11C1">
      <w:pPr>
        <w:pStyle w:val="Code"/>
        <w:rPr>
          <w:highlight w:val="white"/>
        </w:rPr>
      </w:pPr>
      <w:r w:rsidRPr="00903DBA">
        <w:rPr>
          <w:highlight w:val="white"/>
        </w:rPr>
        <w:t xml:space="preserve">    // ...</w:t>
      </w:r>
    </w:p>
    <w:p w14:paraId="07B7E19B" w14:textId="77777777" w:rsidR="004E11C1" w:rsidRPr="00903DBA" w:rsidRDefault="004E11C1" w:rsidP="004E11C1">
      <w:pPr>
        <w:pStyle w:val="Code"/>
        <w:rPr>
          <w:highlight w:val="white"/>
        </w:rPr>
      </w:pPr>
      <w:r w:rsidRPr="00903DBA">
        <w:rPr>
          <w:highlight w:val="white"/>
        </w:rPr>
        <w:t xml:space="preserve">  | FOR loop_header LEFT_PARENTHESIS optional_expression SEMICOLON</w:t>
      </w:r>
    </w:p>
    <w:p w14:paraId="3456BF3E" w14:textId="77777777" w:rsidR="004E11C1" w:rsidRPr="00903DBA" w:rsidRDefault="004E11C1" w:rsidP="004E11C1">
      <w:pPr>
        <w:pStyle w:val="Code"/>
        <w:rPr>
          <w:highlight w:val="white"/>
        </w:rPr>
      </w:pPr>
      <w:r w:rsidRPr="00903DBA">
        <w:rPr>
          <w:highlight w:val="white"/>
        </w:rPr>
        <w:t xml:space="preserve">    optional_expression SEMICOLON optional_expression RIGHT_PARENTHESIS</w:t>
      </w:r>
    </w:p>
    <w:p w14:paraId="7EF36F62" w14:textId="77777777" w:rsidR="004E11C1" w:rsidRPr="00903DBA" w:rsidRDefault="004E11C1" w:rsidP="004E11C1">
      <w:pPr>
        <w:pStyle w:val="Code"/>
        <w:rPr>
          <w:highlight w:val="white"/>
        </w:rPr>
      </w:pPr>
      <w:r w:rsidRPr="00903DBA">
        <w:rPr>
          <w:highlight w:val="white"/>
        </w:rPr>
        <w:t xml:space="preserve">    closed_statement {</w:t>
      </w:r>
    </w:p>
    <w:p w14:paraId="45582108" w14:textId="4969A15D" w:rsidR="004E11C1" w:rsidRPr="00903DBA" w:rsidRDefault="004E11C1" w:rsidP="004E11C1">
      <w:pPr>
        <w:pStyle w:val="Code"/>
        <w:rPr>
          <w:highlight w:val="white"/>
        </w:rPr>
      </w:pPr>
      <w:r w:rsidRPr="00903DBA">
        <w:rPr>
          <w:highlight w:val="white"/>
        </w:rPr>
        <w:t xml:space="preserve">      $$ = MiddleCodeGenerator.ForStatement($4, $6, $8, $10);</w:t>
      </w:r>
    </w:p>
    <w:p w14:paraId="60F80745" w14:textId="77777777" w:rsidR="004E11C1" w:rsidRPr="00903DBA" w:rsidRDefault="004E11C1" w:rsidP="004E11C1">
      <w:pPr>
        <w:pStyle w:val="Code"/>
        <w:rPr>
          <w:highlight w:val="white"/>
        </w:rPr>
      </w:pPr>
      <w:r w:rsidRPr="00903DBA">
        <w:rPr>
          <w:highlight w:val="white"/>
        </w:rPr>
        <w:t xml:space="preserve">    }</w:t>
      </w:r>
    </w:p>
    <w:p w14:paraId="6FB293AE" w14:textId="39BB9593" w:rsidR="005223AC" w:rsidRPr="00903DBA" w:rsidRDefault="004E11C1" w:rsidP="004E11C1">
      <w:pPr>
        <w:pStyle w:val="Code"/>
        <w:rPr>
          <w:highlight w:val="white"/>
        </w:rPr>
      </w:pPr>
      <w:r w:rsidRPr="00903DBA">
        <w:rPr>
          <w:highlight w:val="white"/>
        </w:rPr>
        <w:t xml:space="preserve">    // ...</w:t>
      </w:r>
    </w:p>
    <w:p w14:paraId="278EEE5A" w14:textId="65954336" w:rsidR="006C67B8" w:rsidRPr="00903DBA" w:rsidRDefault="00AB1C70" w:rsidP="006C67B8">
      <w:pPr>
        <w:pStyle w:val="Rubrik3"/>
      </w:pPr>
      <w:bookmarkStart w:id="159" w:name="_Toc57656004"/>
      <w:bookmarkStart w:id="160" w:name="_Hlk57716817"/>
      <w:r w:rsidRPr="00903DBA">
        <w:t xml:space="preserve">Label and </w:t>
      </w:r>
      <w:r w:rsidR="00C0170C">
        <w:t>Jump</w:t>
      </w:r>
      <w:r w:rsidRPr="00903DBA">
        <w:t xml:space="preserve"> Statement</w:t>
      </w:r>
      <w:bookmarkEnd w:id="159"/>
    </w:p>
    <w:bookmarkEnd w:id="160"/>
    <w:p w14:paraId="3D4A6642" w14:textId="57E8E556" w:rsidR="009845B3" w:rsidRPr="00903DBA" w:rsidRDefault="009845B3" w:rsidP="009845B3">
      <w:r w:rsidRPr="00903DBA">
        <w:t xml:space="preserve">The label statement is quite simple, we just add the name of the label together with the line number of the beginning of the statement following the label to </w:t>
      </w:r>
      <w:proofErr w:type="spellStart"/>
      <w:r w:rsidRPr="00903DBA">
        <w:t>Main.LabelMap</w:t>
      </w:r>
      <w:proofErr w:type="spellEnd"/>
      <w:r w:rsidRPr="00903DBA">
        <w:t xml:space="preserve"> and check that the label has not been added already. The labels are used as targets of</w:t>
      </w:r>
      <w:r w:rsidR="002D6FCA" w:rsidRPr="00903DBA">
        <w:t xml:space="preserve"> the</w:t>
      </w:r>
      <w:r w:rsidRPr="00903DBA">
        <w:t xml:space="preserve"> </w:t>
      </w:r>
      <w:r w:rsidRPr="00903DBA">
        <w:rPr>
          <w:rStyle w:val="KeyWord0"/>
        </w:rPr>
        <w:t>goto</w:t>
      </w:r>
      <w:r w:rsidRPr="00903DBA">
        <w:t xml:space="preserve"> statements.</w:t>
      </w:r>
      <w:r w:rsidR="00257A64" w:rsidRPr="00903DBA">
        <w:t xml:space="preserve"> But, as we all know, </w:t>
      </w:r>
      <w:proofErr w:type="spellStart"/>
      <w:r w:rsidR="00257A64" w:rsidRPr="00903DBA">
        <w:t>goto</w:t>
      </w:r>
      <w:proofErr w:type="spellEnd"/>
      <w:r w:rsidR="00257A64" w:rsidRPr="00903DBA">
        <w:t xml:space="preserve"> has no place </w:t>
      </w:r>
      <w:r w:rsidR="00257A64" w:rsidRPr="00903DBA">
        <w:lastRenderedPageBreak/>
        <w:t xml:space="preserve">in well-structured programs. Labels and </w:t>
      </w:r>
      <w:proofErr w:type="spellStart"/>
      <w:r w:rsidR="00257A64" w:rsidRPr="00903DBA">
        <w:t>goto</w:t>
      </w:r>
      <w:proofErr w:type="spellEnd"/>
      <w:r w:rsidR="00257A64" w:rsidRPr="00903DBA">
        <w:t xml:space="preserve"> are included in C of historical reasons only. More recent languages have omitted </w:t>
      </w:r>
      <w:proofErr w:type="spellStart"/>
      <w:r w:rsidR="00257A64" w:rsidRPr="00903DBA">
        <w:t>goto</w:t>
      </w:r>
      <w:proofErr w:type="spellEnd"/>
      <w:r w:rsidR="00257A64" w:rsidRPr="00903DBA">
        <w:t>.</w:t>
      </w:r>
    </w:p>
    <w:p w14:paraId="786481CA" w14:textId="537F5369" w:rsidR="00932FB0" w:rsidRPr="00903DBA" w:rsidRDefault="00932FB0" w:rsidP="00932FB0">
      <w:pPr>
        <w:pStyle w:val="CodeHeader"/>
      </w:pPr>
      <w:proofErr w:type="spellStart"/>
      <w:r w:rsidRPr="00903DBA">
        <w:t>MainParser.cs</w:t>
      </w:r>
      <w:proofErr w:type="spellEnd"/>
    </w:p>
    <w:p w14:paraId="70F21322" w14:textId="76DA3BCD" w:rsidR="00681C0F" w:rsidRPr="00903DBA" w:rsidRDefault="00681C0F" w:rsidP="00681C0F">
      <w:pPr>
        <w:pStyle w:val="Code"/>
        <w:rPr>
          <w:highlight w:val="white"/>
        </w:rPr>
      </w:pPr>
      <w:r w:rsidRPr="00903DBA">
        <w:rPr>
          <w:highlight w:val="white"/>
        </w:rPr>
        <w:t>opened_statement:</w:t>
      </w:r>
    </w:p>
    <w:p w14:paraId="6DF29960" w14:textId="688B28D6" w:rsidR="00681C0F" w:rsidRPr="00903DBA" w:rsidRDefault="00681C0F" w:rsidP="00681C0F">
      <w:pPr>
        <w:pStyle w:val="Code"/>
        <w:rPr>
          <w:highlight w:val="white"/>
        </w:rPr>
      </w:pPr>
      <w:r w:rsidRPr="00903DBA">
        <w:rPr>
          <w:highlight w:val="white"/>
        </w:rPr>
        <w:t xml:space="preserve">    NAME COLON opened_statement {</w:t>
      </w:r>
    </w:p>
    <w:p w14:paraId="0EF2DADC" w14:textId="77777777" w:rsidR="00681C0F" w:rsidRPr="00903DBA" w:rsidRDefault="00681C0F" w:rsidP="00681C0F">
      <w:pPr>
        <w:pStyle w:val="Code"/>
        <w:rPr>
          <w:highlight w:val="white"/>
        </w:rPr>
      </w:pPr>
      <w:r w:rsidRPr="00903DBA">
        <w:rPr>
          <w:highlight w:val="white"/>
        </w:rPr>
        <w:t xml:space="preserve">      $$ = MiddleCodeGenerator.LabelStatement($1, $3);</w:t>
      </w:r>
    </w:p>
    <w:p w14:paraId="15C2DB74" w14:textId="77777777" w:rsidR="00681C0F" w:rsidRPr="00903DBA" w:rsidRDefault="00681C0F" w:rsidP="00681C0F">
      <w:pPr>
        <w:pStyle w:val="Code"/>
        <w:rPr>
          <w:highlight w:val="white"/>
        </w:rPr>
      </w:pPr>
      <w:r w:rsidRPr="00903DBA">
        <w:rPr>
          <w:highlight w:val="white"/>
        </w:rPr>
        <w:t xml:space="preserve">    };</w:t>
      </w:r>
    </w:p>
    <w:p w14:paraId="0EEC1940" w14:textId="77777777" w:rsidR="00681C0F" w:rsidRPr="00903DBA" w:rsidRDefault="00681C0F" w:rsidP="00681C0F">
      <w:pPr>
        <w:pStyle w:val="Code"/>
        <w:rPr>
          <w:highlight w:val="white"/>
        </w:rPr>
      </w:pPr>
    </w:p>
    <w:p w14:paraId="49AD1FD9" w14:textId="6D451965" w:rsidR="00BB3E2F" w:rsidRPr="00903DBA" w:rsidRDefault="00BB3E2F" w:rsidP="00C87195">
      <w:pPr>
        <w:pStyle w:val="Code"/>
        <w:rPr>
          <w:highlight w:val="white"/>
        </w:rPr>
      </w:pPr>
      <w:r w:rsidRPr="00903DBA">
        <w:rPr>
          <w:highlight w:val="white"/>
        </w:rPr>
        <w:t>closed_statement:</w:t>
      </w:r>
    </w:p>
    <w:p w14:paraId="6361F76F" w14:textId="00643A45" w:rsidR="00BB3E2F" w:rsidRPr="00903DBA" w:rsidRDefault="00BB3E2F" w:rsidP="00C87195">
      <w:pPr>
        <w:pStyle w:val="Code"/>
        <w:rPr>
          <w:highlight w:val="white"/>
        </w:rPr>
      </w:pPr>
      <w:r w:rsidRPr="00903DBA">
        <w:rPr>
          <w:highlight w:val="white"/>
        </w:rPr>
        <w:t xml:space="preserve">    GOTO NAME SEMICOLON {</w:t>
      </w:r>
    </w:p>
    <w:p w14:paraId="405E4C5E" w14:textId="77777777" w:rsidR="00BB3E2F" w:rsidRPr="00903DBA" w:rsidRDefault="00BB3E2F" w:rsidP="00C87195">
      <w:pPr>
        <w:pStyle w:val="Code"/>
        <w:rPr>
          <w:highlight w:val="white"/>
        </w:rPr>
      </w:pPr>
      <w:r w:rsidRPr="00903DBA">
        <w:rPr>
          <w:highlight w:val="white"/>
        </w:rPr>
        <w:t xml:space="preserve">      $$ = MiddleCodeGenerator.GotoStatement($2);</w:t>
      </w:r>
    </w:p>
    <w:p w14:paraId="7CA49354" w14:textId="12D06577" w:rsidR="00BB3E2F" w:rsidRPr="00903DBA" w:rsidRDefault="00BB3E2F" w:rsidP="00C87195">
      <w:pPr>
        <w:pStyle w:val="Code"/>
        <w:rPr>
          <w:highlight w:val="white"/>
        </w:rPr>
      </w:pPr>
      <w:r w:rsidRPr="00903DBA">
        <w:rPr>
          <w:highlight w:val="white"/>
        </w:rPr>
        <w:t xml:space="preserve">    }</w:t>
      </w:r>
    </w:p>
    <w:p w14:paraId="5FD13330" w14:textId="77777777" w:rsidR="009B368A" w:rsidRPr="00903DBA" w:rsidRDefault="009B368A" w:rsidP="00C87195">
      <w:pPr>
        <w:pStyle w:val="Code"/>
        <w:rPr>
          <w:highlight w:val="white"/>
        </w:rPr>
      </w:pP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3C4FADE5" w:rsidR="00E02F96" w:rsidRPr="00903DBA" w:rsidRDefault="00E02F96" w:rsidP="00E02F96">
      <w:pPr>
        <w:pStyle w:val="Rubrik3"/>
      </w:pPr>
      <w:bookmarkStart w:id="161" w:name="_Toc57656005"/>
      <w:bookmarkStart w:id="162" w:name="_Hlk57716901"/>
      <w:r w:rsidRPr="00903DBA">
        <w:t>Return Statement</w:t>
      </w:r>
      <w:bookmarkEnd w:id="161"/>
    </w:p>
    <w:bookmarkEnd w:id="162"/>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77D2E448" w14:textId="77777777" w:rsidR="00E11ACB" w:rsidRPr="00903DBA" w:rsidRDefault="00E11ACB" w:rsidP="00E11ACB">
      <w:pPr>
        <w:pStyle w:val="CodeHeader"/>
      </w:pPr>
      <w:proofErr w:type="spellStart"/>
      <w:r w:rsidRPr="00903DBA">
        <w:t>MainParser.cs</w:t>
      </w:r>
      <w:proofErr w:type="spellEnd"/>
    </w:p>
    <w:p w14:paraId="708C88B4" w14:textId="77777777" w:rsidR="00E11ACB" w:rsidRPr="00903DBA" w:rsidRDefault="00E11ACB" w:rsidP="00E11ACB">
      <w:pPr>
        <w:pStyle w:val="Code"/>
        <w:rPr>
          <w:highlight w:val="white"/>
        </w:rPr>
      </w:pPr>
      <w:r w:rsidRPr="00903DBA">
        <w:rPr>
          <w:highlight w:val="white"/>
        </w:rPr>
        <w:t>closed_statement:</w:t>
      </w:r>
    </w:p>
    <w:p w14:paraId="5A65469E" w14:textId="77777777" w:rsidR="00E11ACB" w:rsidRPr="00903DBA" w:rsidRDefault="00E11ACB" w:rsidP="00E11ACB">
      <w:pPr>
        <w:pStyle w:val="Code"/>
        <w:rPr>
          <w:highlight w:val="white"/>
        </w:rPr>
      </w:pPr>
      <w:r w:rsidRPr="00903DBA">
        <w:rPr>
          <w:highlight w:val="white"/>
        </w:rPr>
        <w:t xml:space="preserve">    RETURN optional_expression SEMICOLON {</w:t>
      </w:r>
    </w:p>
    <w:p w14:paraId="7A530485" w14:textId="77777777" w:rsidR="00E11ACB" w:rsidRPr="00903DBA" w:rsidRDefault="00E11ACB" w:rsidP="00E11ACB">
      <w:pPr>
        <w:pStyle w:val="Code"/>
        <w:rPr>
          <w:highlight w:val="white"/>
        </w:rPr>
      </w:pPr>
      <w:r w:rsidRPr="00903DBA">
        <w:rPr>
          <w:highlight w:val="white"/>
        </w:rPr>
        <w:t xml:space="preserve">      $$ = MiddleCodeGenerator.ReturnStatement($2);</w:t>
      </w:r>
    </w:p>
    <w:p w14:paraId="5DE15C73" w14:textId="77777777" w:rsidR="00E11ACB" w:rsidRPr="00903DBA" w:rsidRDefault="00E11ACB" w:rsidP="00E11ACB">
      <w:pPr>
        <w:pStyle w:val="Code"/>
        <w:rPr>
          <w:highlight w:val="white"/>
        </w:rPr>
      </w:pPr>
      <w:r w:rsidRPr="00903DBA">
        <w:rPr>
          <w:highlight w:val="white"/>
        </w:rPr>
        <w:t xml:space="preserve">    }</w:t>
      </w:r>
    </w:p>
    <w:p w14:paraId="72F28FDE" w14:textId="77777777" w:rsidR="00866410" w:rsidRPr="00903DBA" w:rsidRDefault="00866410" w:rsidP="00866410">
      <w:pPr>
        <w:pStyle w:val="Rubrik3"/>
      </w:pPr>
      <w:bookmarkStart w:id="163" w:name="_Toc57656006"/>
      <w:bookmarkStart w:id="164" w:name="_Hlk57717049"/>
      <w:r w:rsidRPr="00903DBA">
        <w:t>Optional Expression Statement</w:t>
      </w:r>
      <w:bookmarkEnd w:id="163"/>
    </w:p>
    <w:bookmarkEnd w:id="164"/>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62C58E0" w14:textId="77777777" w:rsidR="00866410" w:rsidRPr="00903DBA" w:rsidRDefault="00866410" w:rsidP="00866410">
      <w:pPr>
        <w:pStyle w:val="Code"/>
        <w:rPr>
          <w:highlight w:val="white"/>
        </w:rPr>
      </w:pPr>
      <w:r w:rsidRPr="00903DBA">
        <w:rPr>
          <w:highlight w:val="white"/>
        </w:rPr>
        <w:t xml:space="preserve">    optional_expression SEMICOLON {</w:t>
      </w:r>
    </w:p>
    <w:p w14:paraId="1E5A7BB8" w14:textId="77777777" w:rsidR="00866410" w:rsidRPr="00903DBA" w:rsidRDefault="00866410" w:rsidP="00866410">
      <w:pPr>
        <w:pStyle w:val="Code"/>
        <w:rPr>
          <w:highlight w:val="white"/>
        </w:rPr>
      </w:pPr>
      <w:r w:rsidRPr="00903DBA">
        <w:rPr>
          <w:highlight w:val="white"/>
        </w:rPr>
        <w:t xml:space="preserve">      $$ = MiddleCodeGenerator.ExpressionStatement($1);</w:t>
      </w:r>
    </w:p>
    <w:p w14:paraId="1048FC84" w14:textId="77777777" w:rsidR="00866410" w:rsidRPr="00903DBA" w:rsidRDefault="00866410" w:rsidP="00866410">
      <w:pPr>
        <w:pStyle w:val="Code"/>
        <w:rPr>
          <w:highlight w:val="white"/>
        </w:rPr>
      </w:pPr>
      <w:r w:rsidRPr="00903DBA">
        <w:rPr>
          <w:highlight w:val="white"/>
        </w:rPr>
        <w:t xml:space="preserve">    }</w:t>
      </w:r>
    </w:p>
    <w:p w14:paraId="363BF961" w14:textId="03269DD6" w:rsidR="008F43AA" w:rsidRPr="00903DBA" w:rsidRDefault="008F43AA" w:rsidP="00830081">
      <w:pPr>
        <w:pStyle w:val="Rubrik3"/>
      </w:pPr>
      <w:bookmarkStart w:id="165" w:name="_Toc57656007"/>
      <w:r w:rsidRPr="00903DBA">
        <w:t>Block Statement</w:t>
      </w:r>
      <w:bookmarkEnd w:id="165"/>
    </w:p>
    <w:p w14:paraId="00836A31" w14:textId="438E8691" w:rsidR="002C67F5" w:rsidRPr="00903DBA" w:rsidRDefault="004D298F" w:rsidP="004D298F">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p>
    <w:p w14:paraId="4DCD3ED8" w14:textId="50700BD5" w:rsidR="00FC1185" w:rsidRPr="00903DBA" w:rsidRDefault="00FC1185" w:rsidP="004D298F">
      <w:r w:rsidRPr="00903DBA">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903DBA" w:rsidRDefault="002C67F5" w:rsidP="002C67F5">
      <w:pPr>
        <w:pStyle w:val="CodeHeader"/>
      </w:pPr>
      <w:proofErr w:type="spellStart"/>
      <w:r w:rsidRPr="00903DBA">
        <w:t>MainParser.cs</w:t>
      </w:r>
      <w:proofErr w:type="spellEnd"/>
    </w:p>
    <w:p w14:paraId="26E6E008" w14:textId="77777777" w:rsidR="002C67F5" w:rsidRPr="00903DBA" w:rsidRDefault="002C67F5" w:rsidP="002C67F5">
      <w:pPr>
        <w:pStyle w:val="Code"/>
        <w:rPr>
          <w:highlight w:val="white"/>
        </w:rPr>
      </w:pPr>
      <w:r w:rsidRPr="00903DBA">
        <w:rPr>
          <w:highlight w:val="white"/>
        </w:rPr>
        <w:t>closed_statement:</w:t>
      </w:r>
    </w:p>
    <w:p w14:paraId="16921476" w14:textId="00DBF2E9" w:rsidR="002C67F5" w:rsidRPr="00903DBA" w:rsidRDefault="002C67F5" w:rsidP="002C67F5">
      <w:pPr>
        <w:pStyle w:val="Code"/>
        <w:rPr>
          <w:highlight w:val="white"/>
        </w:rPr>
      </w:pPr>
      <w:r w:rsidRPr="00903DBA">
        <w:rPr>
          <w:highlight w:val="white"/>
        </w:rPr>
        <w:t xml:space="preserve">    LEFT_BLOCK {</w:t>
      </w:r>
    </w:p>
    <w:p w14:paraId="7D27AC42" w14:textId="77777777" w:rsidR="002C67F5" w:rsidRPr="00903DBA" w:rsidRDefault="002C67F5" w:rsidP="002C67F5">
      <w:pPr>
        <w:pStyle w:val="Code"/>
        <w:rPr>
          <w:highlight w:val="white"/>
        </w:rPr>
      </w:pPr>
      <w:r w:rsidRPr="00903DBA">
        <w:rPr>
          <w:highlight w:val="white"/>
        </w:rPr>
        <w:t xml:space="preserve">      SymbolTable.CurrentTable =</w:t>
      </w:r>
    </w:p>
    <w:p w14:paraId="7608656C" w14:textId="77777777" w:rsidR="002C67F5" w:rsidRPr="00903DBA" w:rsidRDefault="002C67F5" w:rsidP="002C67F5">
      <w:pPr>
        <w:pStyle w:val="Code"/>
        <w:rPr>
          <w:highlight w:val="white"/>
        </w:rPr>
      </w:pPr>
      <w:r w:rsidRPr="00903DBA">
        <w:rPr>
          <w:highlight w:val="white"/>
        </w:rPr>
        <w:t xml:space="preserve">        new SymbolTable(SymbolTable.CurrentTable, Scope.Block);</w:t>
      </w:r>
    </w:p>
    <w:p w14:paraId="3B27CD68" w14:textId="77777777" w:rsidR="002C67F5" w:rsidRPr="00903DBA" w:rsidRDefault="002C67F5" w:rsidP="002C67F5">
      <w:pPr>
        <w:pStyle w:val="Code"/>
        <w:rPr>
          <w:highlight w:val="white"/>
        </w:rPr>
      </w:pPr>
      <w:r w:rsidRPr="00903DBA">
        <w:rPr>
          <w:highlight w:val="white"/>
        </w:rPr>
        <w:lastRenderedPageBreak/>
        <w:t xml:space="preserve">    }</w:t>
      </w:r>
    </w:p>
    <w:p w14:paraId="229EFCCA" w14:textId="77777777" w:rsidR="006D1A61" w:rsidRPr="00903DBA" w:rsidRDefault="006D1A61" w:rsidP="006D1A61">
      <w:pPr>
        <w:pStyle w:val="Code"/>
        <w:rPr>
          <w:highlight w:val="white"/>
        </w:rPr>
      </w:pPr>
      <w:r w:rsidRPr="00903DBA">
        <w:rPr>
          <w:highlight w:val="white"/>
        </w:rPr>
        <w:t xml:space="preserve">    optional_declaration_list optional_statement_list RIGHT_BLOCK {</w:t>
      </w:r>
    </w:p>
    <w:p w14:paraId="4854A899" w14:textId="77777777" w:rsidR="006D1A61" w:rsidRPr="00903DBA" w:rsidRDefault="006D1A61" w:rsidP="006D1A61">
      <w:pPr>
        <w:pStyle w:val="Code"/>
        <w:rPr>
          <w:highlight w:val="white"/>
        </w:rPr>
      </w:pPr>
      <w:r w:rsidRPr="00903DBA">
        <w:rPr>
          <w:highlight w:val="white"/>
        </w:rPr>
        <w:t xml:space="preserve">      SymbolTable.CurrentTable =</w:t>
      </w:r>
    </w:p>
    <w:p w14:paraId="72D4DFE7" w14:textId="77777777" w:rsidR="006D1A61" w:rsidRPr="00903DBA" w:rsidRDefault="006D1A61" w:rsidP="006D1A61">
      <w:pPr>
        <w:pStyle w:val="Code"/>
        <w:rPr>
          <w:highlight w:val="white"/>
        </w:rPr>
      </w:pPr>
      <w:r w:rsidRPr="00903DBA">
        <w:rPr>
          <w:highlight w:val="white"/>
        </w:rPr>
        <w:t xml:space="preserve">        SymbolTable.CurrentTable.ParentTable;</w:t>
      </w:r>
    </w:p>
    <w:p w14:paraId="6B9E9774" w14:textId="05CCD546" w:rsidR="006D1A61" w:rsidRPr="00903DBA" w:rsidRDefault="006D1A61" w:rsidP="006D1A61">
      <w:pPr>
        <w:pStyle w:val="Code"/>
        <w:rPr>
          <w:highlight w:val="white"/>
        </w:rPr>
      </w:pPr>
      <w:r w:rsidRPr="00903DBA">
        <w:rPr>
          <w:highlight w:val="white"/>
        </w:rPr>
        <w:t xml:space="preserve">      $4.</w:t>
      </w:r>
      <w:r w:rsidR="00393ED1" w:rsidRPr="00903DBA">
        <w:rPr>
          <w:highlight w:val="white"/>
        </w:rPr>
        <w:t>CodeList.</w:t>
      </w:r>
      <w:r w:rsidRPr="00903DBA">
        <w:rPr>
          <w:highlight w:val="white"/>
        </w:rPr>
        <w:t>InsertRange(0, $3);</w:t>
      </w:r>
    </w:p>
    <w:p w14:paraId="3E2524C4" w14:textId="77777777" w:rsidR="006D1A61" w:rsidRPr="00903DBA" w:rsidRDefault="006D1A61" w:rsidP="006D1A61">
      <w:pPr>
        <w:pStyle w:val="Code"/>
        <w:rPr>
          <w:highlight w:val="white"/>
        </w:rPr>
      </w:pPr>
      <w:r w:rsidRPr="00903DBA">
        <w:rPr>
          <w:highlight w:val="white"/>
        </w:rPr>
        <w:t xml:space="preserve">      $$ = $4;</w:t>
      </w:r>
    </w:p>
    <w:p w14:paraId="32005523" w14:textId="77777777" w:rsidR="006D1A61" w:rsidRPr="00903DBA" w:rsidRDefault="006D1A61" w:rsidP="006D1A61">
      <w:pPr>
        <w:pStyle w:val="Code"/>
        <w:rPr>
          <w:highlight w:val="white"/>
        </w:rPr>
      </w:pPr>
      <w:r w:rsidRPr="00903DBA">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1F98C182" w14:textId="4C6F8B93" w:rsidR="00FA0ED1" w:rsidRPr="00903DBA" w:rsidRDefault="00FA0ED1" w:rsidP="00FA0ED1">
      <w:pPr>
        <w:pStyle w:val="Code"/>
        <w:rPr>
          <w:highlight w:val="white"/>
        </w:rPr>
      </w:pPr>
      <w:r w:rsidRPr="00903DBA">
        <w:rPr>
          <w:highlight w:val="white"/>
        </w:rPr>
        <w:t>optional_statement_list:</w:t>
      </w:r>
    </w:p>
    <w:p w14:paraId="42445525" w14:textId="77777777" w:rsidR="00FA0ED1" w:rsidRPr="00903DBA" w:rsidRDefault="00FA0ED1" w:rsidP="00FA0ED1">
      <w:pPr>
        <w:pStyle w:val="Code"/>
        <w:rPr>
          <w:highlight w:val="white"/>
        </w:rPr>
      </w:pPr>
      <w:r w:rsidRPr="00903DBA">
        <w:rPr>
          <w:highlight w:val="white"/>
        </w:rPr>
        <w:t xml:space="preserve">    /* Empty */ {</w:t>
      </w:r>
    </w:p>
    <w:p w14:paraId="1DEDCDD0" w14:textId="77777777" w:rsidR="001B2758" w:rsidRPr="00903DBA" w:rsidRDefault="001B2758" w:rsidP="001B2758">
      <w:pPr>
        <w:pStyle w:val="Code"/>
        <w:rPr>
          <w:highlight w:val="white"/>
        </w:rPr>
      </w:pPr>
      <w:r w:rsidRPr="00903DBA">
        <w:rPr>
          <w:highlight w:val="white"/>
        </w:rPr>
        <w:t xml:space="preserve">      $$ = new Statement(new List&lt;MiddleCode&gt;(),</w:t>
      </w:r>
    </w:p>
    <w:p w14:paraId="46FD6394" w14:textId="77777777" w:rsidR="001B2758" w:rsidRPr="00903DBA" w:rsidRDefault="001B2758" w:rsidP="001B2758">
      <w:pPr>
        <w:pStyle w:val="Code"/>
        <w:rPr>
          <w:highlight w:val="white"/>
        </w:rPr>
      </w:pPr>
      <w:r w:rsidRPr="00903DBA">
        <w:rPr>
          <w:highlight w:val="white"/>
        </w:rPr>
        <w:t xml:space="preserve">                         new HashSet&lt;MiddleCode&gt;());</w:t>
      </w:r>
    </w:p>
    <w:p w14:paraId="7192CFA9" w14:textId="77777777" w:rsidR="00FA0ED1" w:rsidRPr="00903DBA" w:rsidRDefault="00FA0ED1" w:rsidP="00FA0ED1">
      <w:pPr>
        <w:pStyle w:val="Code"/>
        <w:rPr>
          <w:highlight w:val="white"/>
        </w:rPr>
      </w:pPr>
      <w:r w:rsidRPr="00903DBA">
        <w:rPr>
          <w:highlight w:val="white"/>
        </w:rPr>
        <w:t xml:space="preserve">    }</w:t>
      </w:r>
    </w:p>
    <w:p w14:paraId="4546E943" w14:textId="0C5114FE" w:rsidR="003D1818" w:rsidRPr="00903DBA" w:rsidRDefault="000F6244" w:rsidP="003D1818">
      <w:pPr>
        <w:rPr>
          <w:highlight w:val="white"/>
        </w:rPr>
      </w:pPr>
      <w:r w:rsidRPr="00903DBA">
        <w:rPr>
          <w:highlight w:val="white"/>
        </w:rPr>
        <w:t>In case of an non-em</w:t>
      </w:r>
      <w:r w:rsidR="00C858AA" w:rsidRPr="00903DBA">
        <w:rPr>
          <w:highlight w:val="white"/>
        </w:rPr>
        <w:t>pt</w:t>
      </w:r>
      <w:r w:rsidRPr="00903DBA">
        <w:rPr>
          <w:highlight w:val="white"/>
        </w:rPr>
        <w:t>y statement list, w</w:t>
      </w:r>
      <w:r w:rsidR="003D1818" w:rsidRPr="00903DBA">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903DBA">
        <w:rPr>
          <w:highlight w:val="white"/>
        </w:rPr>
        <w:t xml:space="preserve">the total middle code list and the next set </w:t>
      </w:r>
      <w:r w:rsidR="005331C9" w:rsidRPr="00903DBA">
        <w:rPr>
          <w:highlight w:val="white"/>
        </w:rPr>
        <w:t>of the last statement.</w:t>
      </w:r>
    </w:p>
    <w:p w14:paraId="28358925" w14:textId="77777777" w:rsidR="00FA0ED1" w:rsidRPr="00903DBA" w:rsidRDefault="00FA0ED1" w:rsidP="00FA0ED1">
      <w:pPr>
        <w:pStyle w:val="Code"/>
        <w:rPr>
          <w:highlight w:val="white"/>
        </w:rPr>
      </w:pPr>
      <w:r w:rsidRPr="00903DBA">
        <w:rPr>
          <w:highlight w:val="white"/>
        </w:rPr>
        <w:t xml:space="preserve">  | optional_statement_list statement {</w:t>
      </w:r>
    </w:p>
    <w:p w14:paraId="28DB28EF" w14:textId="77777777" w:rsidR="00FA0ED1" w:rsidRPr="00903DBA" w:rsidRDefault="00FA0ED1" w:rsidP="00FA0ED1">
      <w:pPr>
        <w:pStyle w:val="Code"/>
        <w:rPr>
          <w:highlight w:val="white"/>
        </w:rPr>
      </w:pPr>
      <w:r w:rsidRPr="00903DBA">
        <w:rPr>
          <w:highlight w:val="white"/>
        </w:rPr>
        <w:t xml:space="preserve">      MiddleCodeGenerator.Backpatch($1.NextSet, $2.CodeList);</w:t>
      </w:r>
    </w:p>
    <w:p w14:paraId="7ABE2027" w14:textId="77777777" w:rsidR="00FA0ED1" w:rsidRPr="00903DBA" w:rsidRDefault="00FA0ED1" w:rsidP="00FA0ED1">
      <w:pPr>
        <w:pStyle w:val="Code"/>
        <w:rPr>
          <w:highlight w:val="white"/>
        </w:rPr>
      </w:pPr>
      <w:r w:rsidRPr="00903DBA">
        <w:rPr>
          <w:highlight w:val="white"/>
        </w:rPr>
        <w:t xml:space="preserve">      List&lt;MiddleCode&gt; codeList = new List&lt;MiddleCode&gt;();</w:t>
      </w:r>
    </w:p>
    <w:p w14:paraId="6AE4755F" w14:textId="77777777" w:rsidR="00FA0ED1" w:rsidRPr="00903DBA" w:rsidRDefault="00FA0ED1" w:rsidP="00FA0ED1">
      <w:pPr>
        <w:pStyle w:val="Code"/>
        <w:rPr>
          <w:highlight w:val="white"/>
        </w:rPr>
      </w:pPr>
      <w:r w:rsidRPr="00903DBA">
        <w:rPr>
          <w:highlight w:val="white"/>
        </w:rPr>
        <w:t xml:space="preserve">      codeList.AddRange($1.CodeList);</w:t>
      </w:r>
    </w:p>
    <w:p w14:paraId="5977AB6E" w14:textId="77777777" w:rsidR="00FA0ED1" w:rsidRPr="00903DBA" w:rsidRDefault="00FA0ED1" w:rsidP="00FA0ED1">
      <w:pPr>
        <w:pStyle w:val="Code"/>
        <w:rPr>
          <w:highlight w:val="white"/>
        </w:rPr>
      </w:pPr>
      <w:r w:rsidRPr="00903DBA">
        <w:rPr>
          <w:highlight w:val="white"/>
        </w:rPr>
        <w:t xml:space="preserve">      codeList.AddRange($2.CodeList);</w:t>
      </w:r>
    </w:p>
    <w:p w14:paraId="5EF886C8" w14:textId="77777777" w:rsidR="00FA0ED1" w:rsidRPr="00903DBA" w:rsidRDefault="00FA0ED1" w:rsidP="00FA0ED1">
      <w:pPr>
        <w:pStyle w:val="Code"/>
        <w:rPr>
          <w:highlight w:val="white"/>
        </w:rPr>
      </w:pPr>
      <w:r w:rsidRPr="00903DBA">
        <w:rPr>
          <w:highlight w:val="white"/>
        </w:rPr>
        <w:t xml:space="preserve">      $$ = new Statement(codeList, $2.NextSet);</w:t>
      </w:r>
    </w:p>
    <w:p w14:paraId="7F578F1A" w14:textId="77777777" w:rsidR="00FA0ED1" w:rsidRPr="00903DBA" w:rsidRDefault="00FA0ED1" w:rsidP="00FA0ED1">
      <w:pPr>
        <w:pStyle w:val="Code"/>
        <w:rPr>
          <w:highlight w:val="white"/>
        </w:rPr>
      </w:pPr>
      <w:r w:rsidRPr="00903DBA">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66" w:name="_Toc57656009"/>
      <w:r w:rsidRPr="00903DBA">
        <w:t>Jump Register Statements</w:t>
      </w:r>
      <w:bookmarkEnd w:id="166"/>
    </w:p>
    <w:p w14:paraId="0E286EA8" w14:textId="77777777" w:rsidR="00017213" w:rsidRPr="00903DBA" w:rsidRDefault="00017213" w:rsidP="00017213">
      <w:r w:rsidRPr="00903DBA">
        <w:t>When performing a call to a function which address is stored in a pointer variables we need to store the address in a register and jump to that register.</w:t>
      </w:r>
    </w:p>
    <w:p w14:paraId="4029EEB6" w14:textId="77777777" w:rsidR="00017213" w:rsidRPr="00903DBA" w:rsidRDefault="00017213" w:rsidP="00017213">
      <w:pPr>
        <w:pStyle w:val="CodeHeader"/>
      </w:pPr>
      <w:proofErr w:type="spellStart"/>
      <w:r w:rsidRPr="00903DBA">
        <w:t>MainParser.gppg</w:t>
      </w:r>
      <w:proofErr w:type="spellEnd"/>
    </w:p>
    <w:p w14:paraId="7D7578A4" w14:textId="77777777" w:rsidR="008F3C6A" w:rsidRPr="00903DBA" w:rsidRDefault="008F3C6A" w:rsidP="008F3C6A">
      <w:pPr>
        <w:pStyle w:val="Code"/>
        <w:rPr>
          <w:highlight w:val="white"/>
        </w:rPr>
      </w:pPr>
      <w:r w:rsidRPr="00903DBA">
        <w:rPr>
          <w:highlight w:val="white"/>
        </w:rPr>
        <w:t xml:space="preserve">  | JUMP_REGISTER LEFT_PARENTHESIS REGISTER_NAME RIGHT_PARENTHESIS SEMICOLON {</w:t>
      </w:r>
    </w:p>
    <w:p w14:paraId="1EA21814" w14:textId="77777777" w:rsidR="008F3C6A" w:rsidRPr="00903DBA" w:rsidRDefault="008F3C6A" w:rsidP="008F3C6A">
      <w:pPr>
        <w:pStyle w:val="Code"/>
        <w:rPr>
          <w:highlight w:val="white"/>
        </w:rPr>
      </w:pPr>
      <w:r w:rsidRPr="00903DBA">
        <w:rPr>
          <w:highlight w:val="white"/>
        </w:rPr>
        <w:t xml:space="preserve">      $$ = MiddleCodeGenerator.JumpRegisterStatement($3);</w:t>
      </w:r>
    </w:p>
    <w:p w14:paraId="4B826B57" w14:textId="77777777" w:rsidR="008F3C6A" w:rsidRPr="00903DBA" w:rsidRDefault="008F3C6A" w:rsidP="008F3C6A">
      <w:pPr>
        <w:pStyle w:val="Code"/>
        <w:rPr>
          <w:highlight w:val="white"/>
        </w:rPr>
      </w:pPr>
      <w:r w:rsidRPr="00903DBA">
        <w:rPr>
          <w:highlight w:val="white"/>
        </w:rPr>
        <w:t xml:space="preserve">    }</w:t>
      </w:r>
    </w:p>
    <w:p w14:paraId="15917951" w14:textId="77777777" w:rsidR="00C36B35" w:rsidRPr="00903DBA" w:rsidRDefault="00C36B35" w:rsidP="0078248B">
      <w:pPr>
        <w:pStyle w:val="Rubrik3"/>
      </w:pPr>
      <w:bookmarkStart w:id="167" w:name="_Toc57656010"/>
      <w:r w:rsidRPr="00903DBA">
        <w:t>Interrupt Statements</w:t>
      </w:r>
      <w:bookmarkEnd w:id="167"/>
    </w:p>
    <w:p w14:paraId="08E7D160" w14:textId="77777777" w:rsidR="00C36B35" w:rsidRPr="00903DBA" w:rsidRDefault="00C36B35" w:rsidP="00C36B35">
      <w:r w:rsidRPr="00903DBA">
        <w:t>When making system calls, an interrupt occurs. The operand is an integral value of short size (1 byte).</w:t>
      </w:r>
    </w:p>
    <w:p w14:paraId="40580526" w14:textId="77777777" w:rsidR="00C36B35" w:rsidRPr="00903DBA" w:rsidRDefault="00C36B35" w:rsidP="00C36B35">
      <w:pPr>
        <w:pStyle w:val="CodeHeader"/>
      </w:pPr>
      <w:proofErr w:type="spellStart"/>
      <w:r w:rsidRPr="00903DBA">
        <w:t>MainParser.gppg</w:t>
      </w:r>
      <w:proofErr w:type="spellEnd"/>
    </w:p>
    <w:p w14:paraId="0BCA6244" w14:textId="77777777" w:rsidR="00C36B35" w:rsidRPr="00903DBA" w:rsidRDefault="00C36B35" w:rsidP="00C36B35">
      <w:pPr>
        <w:pStyle w:val="Code"/>
        <w:rPr>
          <w:highlight w:val="white"/>
        </w:rPr>
      </w:pPr>
      <w:r w:rsidRPr="00903DBA">
        <w:rPr>
          <w:highlight w:val="white"/>
        </w:rPr>
        <w:t xml:space="preserve">  | INTERRUPT LEFT_PARENTHESIS constant_integral_expression RIGHT_PARENTHESIS</w:t>
      </w:r>
    </w:p>
    <w:p w14:paraId="6E288DE9" w14:textId="77777777" w:rsidR="00C36B35" w:rsidRPr="00903DBA" w:rsidRDefault="00C36B35" w:rsidP="00C36B35">
      <w:pPr>
        <w:pStyle w:val="Code"/>
        <w:rPr>
          <w:highlight w:val="white"/>
        </w:rPr>
      </w:pPr>
      <w:r w:rsidRPr="00903DBA">
        <w:rPr>
          <w:highlight w:val="white"/>
        </w:rPr>
        <w:t xml:space="preserve">    SEMICOLON {</w:t>
      </w:r>
    </w:p>
    <w:p w14:paraId="24D9213A" w14:textId="77777777" w:rsidR="00C36B35" w:rsidRPr="00903DBA" w:rsidRDefault="00C36B35" w:rsidP="00C36B35">
      <w:pPr>
        <w:pStyle w:val="Code"/>
        <w:rPr>
          <w:highlight w:val="white"/>
        </w:rPr>
      </w:pPr>
      <w:r w:rsidRPr="00903DBA">
        <w:rPr>
          <w:highlight w:val="white"/>
        </w:rPr>
        <w:t xml:space="preserve">      $$ = MiddleCodeGenerator.InterruptStatement($3);</w:t>
      </w:r>
    </w:p>
    <w:p w14:paraId="38DC7208" w14:textId="77777777" w:rsidR="00C36B35" w:rsidRPr="00903DBA" w:rsidRDefault="00C36B35" w:rsidP="00C36B35">
      <w:pPr>
        <w:pStyle w:val="Code"/>
        <w:rPr>
          <w:highlight w:val="white"/>
        </w:rPr>
      </w:pPr>
      <w:r w:rsidRPr="00903DBA">
        <w:rPr>
          <w:highlight w:val="white"/>
        </w:rPr>
        <w:t xml:space="preserve">    }</w:t>
      </w:r>
    </w:p>
    <w:p w14:paraId="6BE5E668" w14:textId="187A3CBC" w:rsidR="00C36B35" w:rsidRPr="00903DBA" w:rsidRDefault="00C36B35" w:rsidP="0078248B">
      <w:pPr>
        <w:pStyle w:val="Rubrik3"/>
      </w:pPr>
      <w:bookmarkStart w:id="168" w:name="_Toc57656011"/>
      <w:bookmarkStart w:id="169" w:name="_Hlk57717141"/>
      <w:r w:rsidRPr="00903DBA">
        <w:t>System Call Statements</w:t>
      </w:r>
      <w:bookmarkEnd w:id="168"/>
    </w:p>
    <w:bookmarkEnd w:id="169"/>
    <w:p w14:paraId="4327418D" w14:textId="77777777" w:rsidR="00876CC7" w:rsidRPr="00903DBA" w:rsidRDefault="00876CC7" w:rsidP="00C36B35">
      <w:r w:rsidRPr="00903DBA">
        <w:t>System calls for Linux.</w:t>
      </w:r>
    </w:p>
    <w:p w14:paraId="3D5BBF3B" w14:textId="77777777" w:rsidR="00C36B35" w:rsidRPr="00903DBA" w:rsidRDefault="00C36B35" w:rsidP="00C36B35">
      <w:pPr>
        <w:pStyle w:val="CodeHeader"/>
      </w:pPr>
      <w:proofErr w:type="spellStart"/>
      <w:r w:rsidRPr="00903DBA">
        <w:t>MainParser.gppg</w:t>
      </w:r>
      <w:proofErr w:type="spellEnd"/>
    </w:p>
    <w:p w14:paraId="2FE83F82" w14:textId="77777777" w:rsidR="00C36B35" w:rsidRPr="00903DBA" w:rsidRDefault="00C36B35" w:rsidP="00C36B35">
      <w:pPr>
        <w:pStyle w:val="Code"/>
        <w:rPr>
          <w:highlight w:val="white"/>
        </w:rPr>
      </w:pPr>
      <w:r w:rsidRPr="00903DBA">
        <w:rPr>
          <w:highlight w:val="white"/>
        </w:rPr>
        <w:t xml:space="preserve">  | SYSCALL LEFT_PARENTHESIS RIGHT_PARENTHESIS SEMICOLON {</w:t>
      </w:r>
    </w:p>
    <w:p w14:paraId="7BD934C4" w14:textId="77777777" w:rsidR="00C36B35" w:rsidRPr="00903DBA" w:rsidRDefault="00C36B35" w:rsidP="00C36B35">
      <w:pPr>
        <w:pStyle w:val="Code"/>
        <w:rPr>
          <w:highlight w:val="white"/>
        </w:rPr>
      </w:pPr>
      <w:r w:rsidRPr="00903DBA">
        <w:rPr>
          <w:highlight w:val="white"/>
        </w:rPr>
        <w:t xml:space="preserve">      $$ = MiddleCodeGenerator.SyscallStatement();</w:t>
      </w:r>
    </w:p>
    <w:p w14:paraId="56CA3B89" w14:textId="77777777" w:rsidR="00C36B35" w:rsidRPr="00903DBA" w:rsidRDefault="00C36B35" w:rsidP="00C36B35">
      <w:pPr>
        <w:pStyle w:val="Code"/>
        <w:rPr>
          <w:highlight w:val="white"/>
        </w:rPr>
      </w:pPr>
      <w:r w:rsidRPr="00903DBA">
        <w:rPr>
          <w:highlight w:val="white"/>
        </w:rPr>
        <w:t xml:space="preserve">    };</w:t>
      </w:r>
    </w:p>
    <w:p w14:paraId="13696776" w14:textId="4D230CC3" w:rsidR="00895D52" w:rsidRDefault="00895D52" w:rsidP="00895D52">
      <w:pPr>
        <w:pStyle w:val="Rubrik2"/>
      </w:pPr>
      <w:bookmarkStart w:id="170" w:name="_Toc57656012"/>
      <w:bookmarkStart w:id="171" w:name="_Hlk57717161"/>
      <w:r w:rsidRPr="00903DBA">
        <w:lastRenderedPageBreak/>
        <w:t>Expression</w:t>
      </w:r>
      <w:r w:rsidR="00FE4E0C" w:rsidRPr="00903DBA">
        <w:t>s</w:t>
      </w:r>
      <w:bookmarkEnd w:id="17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5C2406DF" w:rsidR="00733710" w:rsidRDefault="00733710" w:rsidP="00733710">
      <w:pPr>
        <w:pStyle w:val="Rubrik3"/>
        <w:rPr>
          <w:highlight w:val="white"/>
        </w:rPr>
      </w:pPr>
      <w:bookmarkStart w:id="172" w:name="_Toc57656013"/>
      <w:bookmarkEnd w:id="171"/>
      <w:r w:rsidRPr="00903DBA">
        <w:rPr>
          <w:highlight w:val="white"/>
        </w:rPr>
        <w:t>The Expression Class</w:t>
      </w:r>
      <w:bookmarkEnd w:id="172"/>
    </w:p>
    <w:p w14:paraId="6D289278" w14:textId="1D467EA0" w:rsidR="00254252" w:rsidRPr="00254252" w:rsidRDefault="00254252" w:rsidP="00254252">
      <w:pPr>
        <w:rPr>
          <w:highlight w:val="white"/>
        </w:rPr>
      </w:pPr>
      <w:r>
        <w:rPr>
          <w:highlight w:val="white"/>
        </w:rPr>
        <w:t>Similar to the statement case above, we have a class to handle expressions.</w:t>
      </w: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11785CB6" w14:textId="036C04EC" w:rsidR="003F4CBF" w:rsidRPr="00903DBA" w:rsidRDefault="003F4CBF" w:rsidP="003F4CBF">
      <w:pPr>
        <w:pStyle w:val="Rubrik3"/>
        <w:rPr>
          <w:highlight w:val="white"/>
        </w:rPr>
      </w:pPr>
      <w:r>
        <w:rPr>
          <w:highlight w:val="white"/>
        </w:rPr>
        <w:t>The Comma Expression</w:t>
      </w:r>
    </w:p>
    <w:p w14:paraId="6F10E708" w14:textId="77777777" w:rsidR="00A963C6" w:rsidRPr="00903DBA" w:rsidRDefault="00A963C6" w:rsidP="00A963C6">
      <w:pPr>
        <w:pStyle w:val="CodeHeader"/>
        <w:rPr>
          <w:highlight w:val="white"/>
        </w:rPr>
      </w:pPr>
      <w:proofErr w:type="spellStart"/>
      <w:r w:rsidRPr="00903DBA">
        <w:rPr>
          <w:highlight w:val="white"/>
        </w:rPr>
        <w:t>MainParser.cs</w:t>
      </w:r>
      <w:proofErr w:type="spellEnd"/>
    </w:p>
    <w:p w14:paraId="72321066" w14:textId="333ABA7C" w:rsidR="00A963C6" w:rsidRPr="00903DBA" w:rsidRDefault="00A963C6" w:rsidP="00A963C6">
      <w:pPr>
        <w:pStyle w:val="Code"/>
        <w:rPr>
          <w:highlight w:val="white"/>
        </w:rPr>
      </w:pPr>
      <w:r w:rsidRPr="00903DBA">
        <w:rPr>
          <w:highlight w:val="white"/>
        </w:rPr>
        <w:t>optional_expression:</w:t>
      </w:r>
    </w:p>
    <w:p w14:paraId="05ABFF7C" w14:textId="77777777" w:rsidR="00A963C6" w:rsidRPr="00903DBA" w:rsidRDefault="00A963C6" w:rsidP="00A963C6">
      <w:pPr>
        <w:pStyle w:val="Code"/>
        <w:rPr>
          <w:highlight w:val="white"/>
        </w:rPr>
      </w:pPr>
      <w:r w:rsidRPr="00903DBA">
        <w:rPr>
          <w:highlight w:val="white"/>
        </w:rPr>
        <w:t xml:space="preserve">    /* Empty */ { $$ = null; }</w:t>
      </w:r>
    </w:p>
    <w:p w14:paraId="3274F736" w14:textId="77777777" w:rsidR="00A963C6" w:rsidRPr="00903DBA" w:rsidRDefault="00A963C6" w:rsidP="00A963C6">
      <w:pPr>
        <w:pStyle w:val="Code"/>
        <w:rPr>
          <w:highlight w:val="white"/>
        </w:rPr>
      </w:pPr>
      <w:r w:rsidRPr="00903DBA">
        <w:rPr>
          <w:highlight w:val="white"/>
        </w:rPr>
        <w:t xml:space="preserve">  | expression  { $$ = $1;   };</w:t>
      </w:r>
    </w:p>
    <w:p w14:paraId="4C3CB12D" w14:textId="122B251C" w:rsidR="00A963C6" w:rsidRPr="00903DBA" w:rsidRDefault="00BA4AFE" w:rsidP="00A604FA">
      <w:pPr>
        <w:rPr>
          <w:highlight w:val="white"/>
        </w:rPr>
      </w:pPr>
      <w:r w:rsidRPr="00903DBA">
        <w:rPr>
          <w:highlight w:val="white"/>
        </w:rPr>
        <w:lastRenderedPageBreak/>
        <w:t xml:space="preserve">The operator or lowest precedence is the comma operator. </w:t>
      </w:r>
      <w:r w:rsidR="00A604FA" w:rsidRPr="00903DBA">
        <w:rPr>
          <w:highlight w:val="white"/>
        </w:rPr>
        <w:t>A</w:t>
      </w:r>
      <w:r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73" w:name="_Toc57656014"/>
      <w:r w:rsidRPr="00903DBA">
        <w:t xml:space="preserve">The </w:t>
      </w:r>
      <w:r w:rsidR="009E1435" w:rsidRPr="00903DBA">
        <w:t>Assignment Expression</w:t>
      </w:r>
      <w:bookmarkEnd w:id="173"/>
    </w:p>
    <w:p w14:paraId="13D84E3A" w14:textId="7DBCB98E"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903DBA" w14:paraId="74CF1851" w14:textId="77777777" w:rsidTr="000126E8">
        <w:tc>
          <w:tcPr>
            <w:tcW w:w="3116" w:type="dxa"/>
            <w:hideMark/>
          </w:tcPr>
          <w:p w14:paraId="6C3DC329" w14:textId="77777777" w:rsidR="000126E8" w:rsidRPr="00903DBA" w:rsidRDefault="000126E8">
            <w:pPr>
              <w:pStyle w:val="Code"/>
            </w:pPr>
            <w:r w:rsidRPr="00903DBA">
              <w:t>x += y;</w:t>
            </w:r>
          </w:p>
        </w:tc>
        <w:tc>
          <w:tcPr>
            <w:tcW w:w="3117" w:type="dxa"/>
            <w:hideMark/>
          </w:tcPr>
          <w:p w14:paraId="1874EFA9" w14:textId="77777777" w:rsidR="000126E8" w:rsidRPr="00903DBA" w:rsidRDefault="000126E8">
            <w:pPr>
              <w:pStyle w:val="Code"/>
            </w:pPr>
            <w:r w:rsidRPr="00903DBA">
              <w:t>$1 = x + y</w:t>
            </w:r>
          </w:p>
          <w:p w14:paraId="591AF24C" w14:textId="77777777" w:rsidR="000126E8" w:rsidRPr="00903DBA" w:rsidRDefault="000126E8">
            <w:pPr>
              <w:pStyle w:val="Code"/>
            </w:pPr>
            <w:r w:rsidRPr="00903DBA">
              <w:t>x = $1</w:t>
            </w:r>
          </w:p>
        </w:tc>
        <w:tc>
          <w:tcPr>
            <w:tcW w:w="3117" w:type="dxa"/>
          </w:tcPr>
          <w:p w14:paraId="79CE2785" w14:textId="77777777" w:rsidR="000126E8" w:rsidRPr="00903DBA" w:rsidRDefault="000126E8">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74" w:name="_Toc57656015"/>
      <w:bookmarkStart w:id="175" w:name="_Hlk57717624"/>
      <w:r w:rsidRPr="00903DBA">
        <w:t>The Condition Expression</w:t>
      </w:r>
      <w:bookmarkEnd w:id="174"/>
    </w:p>
    <w:bookmarkEnd w:id="175"/>
    <w:p w14:paraId="7A624048" w14:textId="4EAAEEE4" w:rsidR="00BA322E" w:rsidRPr="00903DBA" w:rsidRDefault="00BA322E" w:rsidP="00BA322E">
      <w:pPr>
        <w:rPr>
          <w:color w:val="auto"/>
        </w:rPr>
      </w:pPr>
      <w:r w:rsidRPr="00903DBA">
        <w:t>The conditional operator applies lazy evaluation, which means that only on</w:t>
      </w:r>
      <w:r w:rsidR="00B653CC" w:rsidRPr="00903DBA">
        <w:t>e</w:t>
      </w:r>
      <w:r w:rsidRPr="00903DBA">
        <w:t xml:space="preserve"> of the true or false expression will be evaluated.</w:t>
      </w:r>
    </w:p>
    <w:p w14:paraId="0FD300C4" w14:textId="77777777" w:rsidR="00815D7B" w:rsidRPr="00903DBA" w:rsidRDefault="00815D7B" w:rsidP="00815D7B">
      <w:pPr>
        <w:pStyle w:val="CodeHeader"/>
      </w:pPr>
      <w:proofErr w:type="spellStart"/>
      <w:r w:rsidRPr="00903DBA">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76" w:name="_Toc57656016"/>
      <w:bookmarkStart w:id="177" w:name="_Hlk57718199"/>
      <w:r w:rsidRPr="00903DBA">
        <w:lastRenderedPageBreak/>
        <w:t>Constant Expression</w:t>
      </w:r>
      <w:bookmarkEnd w:id="176"/>
    </w:p>
    <w:bookmarkEnd w:id="177"/>
    <w:p w14:paraId="7BBBE54F" w14:textId="1AFCA2E8"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78" w:name="_Toc57656017"/>
      <w:bookmarkStart w:id="179" w:name="_Hlk57718244"/>
      <w:r w:rsidRPr="00903DBA">
        <w:t>Logical Expression</w:t>
      </w:r>
      <w:r w:rsidR="00F4495B" w:rsidRPr="00903DBA">
        <w:t>s</w:t>
      </w:r>
      <w:bookmarkEnd w:id="178"/>
    </w:p>
    <w:bookmarkEnd w:id="179"/>
    <w:p w14:paraId="511F3A75" w14:textId="77777777" w:rsidR="00DF0A20" w:rsidRPr="00903DBA" w:rsidRDefault="00DF0A20"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903DBA" w:rsidRDefault="00DB46A1"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0" w:name="_Toc57656018"/>
      <w:bookmarkStart w:id="181" w:name="_Hlk57718416"/>
      <w:r w:rsidRPr="00903DBA">
        <w:rPr>
          <w:highlight w:val="white"/>
        </w:rPr>
        <w:t>Bitwise Expression</w:t>
      </w:r>
      <w:r w:rsidR="00A26FB4" w:rsidRPr="00903DBA">
        <w:rPr>
          <w:highlight w:val="white"/>
        </w:rPr>
        <w:t>s</w:t>
      </w:r>
      <w:bookmarkEnd w:id="180"/>
    </w:p>
    <w:bookmarkEnd w:id="181"/>
    <w:p w14:paraId="77CB902D" w14:textId="2E3F8513" w:rsidR="00276604" w:rsidRPr="00903DBA" w:rsidRDefault="00276604" w:rsidP="00276604">
      <w:pPr>
        <w:rPr>
          <w:color w:val="auto"/>
        </w:rPr>
      </w:pPr>
      <w:r w:rsidRPr="00903DBA">
        <w:t xml:space="preserve">Unlike the logical expressions in the previous section, the </w:t>
      </w:r>
      <w:proofErr w:type="spellStart"/>
      <w:r w:rsidRPr="00903DBA">
        <w:rPr>
          <w:rStyle w:val="CodeInText"/>
        </w:rPr>
        <w:t>inclucise</w:t>
      </w:r>
      <w:proofErr w:type="spellEnd"/>
      <w:r w:rsidR="00EF0FD7" w:rsidRPr="00903DBA">
        <w:rPr>
          <w:rStyle w:val="CodeInText"/>
        </w:rPr>
        <w:t xml:space="preserve"> </w:t>
      </w:r>
      <w:r w:rsidRPr="00903DBA">
        <w:rPr>
          <w:rStyle w:val="CodeInText"/>
        </w:rPr>
        <w:t>or</w:t>
      </w:r>
      <w:r w:rsidRPr="00903DBA">
        <w:t xml:space="preserve">, </w:t>
      </w:r>
      <w:r w:rsidRPr="00903DBA">
        <w:rPr>
          <w:rStyle w:val="CodeInText"/>
        </w:rPr>
        <w:t>exclusive</w:t>
      </w:r>
      <w:r w:rsidR="00EF0FD7" w:rsidRPr="00903DBA">
        <w:rPr>
          <w:rStyle w:val="CodeInText"/>
        </w:rPr>
        <w:t xml:space="preserve"> </w:t>
      </w:r>
      <w:r w:rsidRPr="00903DBA">
        <w:rPr>
          <w:rStyle w:val="CodeInText"/>
        </w:rPr>
        <w:t>or</w:t>
      </w:r>
      <w:r w:rsidR="00EF0FD7" w:rsidRPr="00903DBA">
        <w:t xml:space="preserve">, </w:t>
      </w:r>
      <w:r w:rsidRPr="00903DBA">
        <w:t xml:space="preserve">and </w:t>
      </w:r>
      <w:proofErr w:type="spellStart"/>
      <w:r w:rsidRPr="00903DBA">
        <w:rPr>
          <w:rStyle w:val="CodeInText"/>
        </w:rPr>
        <w:t>and</w:t>
      </w:r>
      <w:proofErr w:type="spellEnd"/>
      <w:r w:rsidRPr="00903DBA">
        <w:t xml:space="preserve"> bitwise expression does not support lazy evaluation, which means that the right expressions is always evaluated regardless of the value of the left expression. Both the operands ha</w:t>
      </w:r>
      <w:r w:rsidR="00384FB6" w:rsidRPr="00903DBA">
        <w:t>ve</w:t>
      </w:r>
      <w:r w:rsidRPr="00903DBA">
        <w:t xml:space="preserve"> to be integral and the result is integral.</w:t>
      </w:r>
    </w:p>
    <w:p w14:paraId="329CF001" w14:textId="168458C7" w:rsidR="006B74F2" w:rsidRPr="00903DBA" w:rsidRDefault="006B74F2" w:rsidP="006B74F2">
      <w:pPr>
        <w:rPr>
          <w:highlight w:val="white"/>
        </w:rPr>
      </w:pPr>
      <w:proofErr w:type="spellStart"/>
      <w:r w:rsidRPr="00903DBA">
        <w:rPr>
          <w:highlight w:val="white"/>
        </w:rPr>
        <w:t>The</w:t>
      </w:r>
      <w:proofErr w:type="spellEnd"/>
      <w:r w:rsidRPr="00903DBA">
        <w:rPr>
          <w:highlight w:val="white"/>
        </w:rPr>
        <w:t xml:space="preserve"> are three bitwise operators: </w:t>
      </w:r>
      <w:r w:rsidRPr="00903DBA">
        <w:rPr>
          <w:rStyle w:val="KeyWord0"/>
          <w:highlight w:val="white"/>
        </w:rPr>
        <w:t>or</w:t>
      </w:r>
      <w:r w:rsidR="00303BEE" w:rsidRPr="00903DBA">
        <w:rPr>
          <w:highlight w:val="white"/>
        </w:rPr>
        <w:t xml:space="preserve"> (inclusive or),</w:t>
      </w:r>
      <w:r w:rsidRPr="00903DBA">
        <w:rPr>
          <w:highlight w:val="white"/>
        </w:rPr>
        <w:t xml:space="preserve"> </w:t>
      </w:r>
      <w:r w:rsidRPr="00903DBA">
        <w:rPr>
          <w:rStyle w:val="KeyWord0"/>
          <w:highlight w:val="white"/>
        </w:rPr>
        <w:t>xor</w:t>
      </w:r>
      <w:r w:rsidR="0054070A" w:rsidRPr="00903DBA">
        <w:rPr>
          <w:highlight w:val="white"/>
        </w:rPr>
        <w:t xml:space="preserve"> (exclusive or),</w:t>
      </w:r>
      <w:r w:rsidRPr="00903DBA">
        <w:rPr>
          <w:highlight w:val="white"/>
        </w:rPr>
        <w:t xml:space="preserve"> and </w:t>
      </w:r>
      <w:r w:rsidRPr="00903DBA">
        <w:rPr>
          <w:rStyle w:val="KeyWord0"/>
          <w:highlight w:val="white"/>
        </w:rPr>
        <w:t>and</w:t>
      </w:r>
      <w:r w:rsidRPr="00903DBA">
        <w:rPr>
          <w:highlight w:val="white"/>
        </w:rPr>
        <w:t>. They take two integer values and perform operations on each bit in the values:</w:t>
      </w:r>
    </w:p>
    <w:p w14:paraId="0A70EE27" w14:textId="77C1A42A" w:rsidR="0054070A" w:rsidRPr="00903DBA" w:rsidRDefault="0054070A" w:rsidP="00477426">
      <w:pPr>
        <w:pStyle w:val="SourceCodeBoxText"/>
        <w:framePr w:wrap="around"/>
        <w:rPr>
          <w:highlight w:val="white"/>
        </w:rPr>
      </w:pPr>
      <w:r w:rsidRPr="00903DBA">
        <w:rPr>
          <w:rStyle w:val="KeyWord0"/>
          <w:highlight w:val="white"/>
        </w:rPr>
        <w:lastRenderedPageBreak/>
        <w:t>or</w:t>
      </w:r>
      <w:r w:rsidRPr="00903DBA">
        <w:rPr>
          <w:highlight w:val="white"/>
        </w:rPr>
        <w:t xml:space="preserve">: </w:t>
      </w:r>
      <w:r w:rsidR="007466BF" w:rsidRPr="00903DBA">
        <w:rPr>
          <w:highlight w:val="white"/>
        </w:rPr>
        <w:t>one</w:t>
      </w:r>
      <w:r w:rsidRPr="00903DBA">
        <w:rPr>
          <w:highlight w:val="white"/>
        </w:rPr>
        <w:t xml:space="preserve"> if at least on</w:t>
      </w:r>
      <w:r w:rsidR="007466BF" w:rsidRPr="00903DBA">
        <w:rPr>
          <w:highlight w:val="white"/>
        </w:rPr>
        <w:t>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296CF8CE" w14:textId="7BDDCB51" w:rsidR="0054070A" w:rsidRPr="00903DBA" w:rsidRDefault="0054070A" w:rsidP="00477426">
      <w:pPr>
        <w:pStyle w:val="SourceCodeBoxText"/>
        <w:framePr w:wrap="around"/>
        <w:rPr>
          <w:highlight w:val="white"/>
        </w:rPr>
      </w:pPr>
      <w:r w:rsidRPr="00903DBA">
        <w:rPr>
          <w:rStyle w:val="KeyWord0"/>
          <w:highlight w:val="white"/>
        </w:rPr>
        <w:t>xor</w:t>
      </w:r>
      <w:r w:rsidRPr="00903DBA">
        <w:rPr>
          <w:highlight w:val="white"/>
        </w:rPr>
        <w:t xml:space="preserve">: </w:t>
      </w:r>
      <w:r w:rsidR="007466BF" w:rsidRPr="00903DBA">
        <w:rPr>
          <w:highlight w:val="white"/>
        </w:rPr>
        <w:t>one</w:t>
      </w:r>
      <w:r w:rsidRPr="00903DBA">
        <w:rPr>
          <w:highlight w:val="white"/>
        </w:rPr>
        <w:t xml:space="preserve"> if at </w:t>
      </w:r>
      <w:r w:rsidR="007466BF" w:rsidRPr="00903DBA">
        <w:rPr>
          <w:highlight w:val="white"/>
        </w:rPr>
        <w:t>exact one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5915F42C" w14:textId="576F682C" w:rsidR="0054070A" w:rsidRPr="00903DBA" w:rsidRDefault="007466BF" w:rsidP="00477426">
      <w:pPr>
        <w:pStyle w:val="SourceCodeBoxText"/>
        <w:framePr w:wrap="around"/>
        <w:rPr>
          <w:highlight w:val="white"/>
        </w:rPr>
      </w:pPr>
      <w:r w:rsidRPr="00903DBA">
        <w:rPr>
          <w:rStyle w:val="KeyWord0"/>
          <w:highlight w:val="white"/>
        </w:rPr>
        <w:t>and</w:t>
      </w:r>
      <w:r w:rsidRPr="00903DBA">
        <w:rPr>
          <w:highlight w:val="white"/>
        </w:rPr>
        <w:t xml:space="preserve">: one if at </w:t>
      </w:r>
      <w:r w:rsidR="009F6098" w:rsidRPr="00903DBA">
        <w:rPr>
          <w:highlight w:val="white"/>
        </w:rPr>
        <w:t>both</w:t>
      </w:r>
      <w:r w:rsidRPr="00903DBA">
        <w:rPr>
          <w:highlight w:val="white"/>
        </w:rPr>
        <w:t xml:space="preserve"> value</w:t>
      </w:r>
      <w:r w:rsidR="009F6098" w:rsidRPr="00903DBA">
        <w:rPr>
          <w:highlight w:val="white"/>
        </w:rPr>
        <w:t>s are</w:t>
      </w:r>
      <w:r w:rsidRPr="00903DBA">
        <w:rPr>
          <w:highlight w:val="white"/>
        </w:rPr>
        <w:t xml:space="preserve"> one, zero otherwise</w:t>
      </w:r>
    </w:p>
    <w:p w14:paraId="67FC36C0" w14:textId="7C4073F0" w:rsidR="00025E09" w:rsidRPr="00903DBA" w:rsidRDefault="00025E09" w:rsidP="008201C3">
      <w:pPr>
        <w:rPr>
          <w:highlight w:val="white"/>
        </w:rPr>
      </w:pPr>
      <w:r w:rsidRPr="00903DBA">
        <w:rPr>
          <w:highlight w:val="white"/>
        </w:rPr>
        <w:t>The expressions ha</w:t>
      </w:r>
      <w:r w:rsidR="006C7CF0" w:rsidRPr="00903DBA">
        <w:rPr>
          <w:highlight w:val="white"/>
        </w:rPr>
        <w:t>ve</w:t>
      </w:r>
      <w:r w:rsidRPr="00903DBA">
        <w:rPr>
          <w:highlight w:val="white"/>
        </w:rPr>
        <w:t xml:space="preserve"> one rule each since they have different precedence</w:t>
      </w:r>
      <w:r w:rsidR="008201C3" w:rsidRPr="00903DBA">
        <w:rPr>
          <w:highlight w:val="white"/>
        </w:rPr>
        <w:t xml:space="preserve">, but they call the same method: </w:t>
      </w:r>
      <w:r w:rsidR="008201C3" w:rsidRPr="00903DBA">
        <w:rPr>
          <w:rStyle w:val="KeyWord0"/>
          <w:highlight w:val="white"/>
        </w:rPr>
        <w:t>BitwiseExpression</w:t>
      </w:r>
      <w:r w:rsidR="008201C3" w:rsidRPr="00903DBA">
        <w:rPr>
          <w:highlight w:val="white"/>
        </w:rPr>
        <w:t xml:space="preserve"> in </w:t>
      </w:r>
      <w:r w:rsidR="008201C3" w:rsidRPr="00903DBA">
        <w:rPr>
          <w:rStyle w:val="KeyWord0"/>
          <w:highlight w:val="white"/>
        </w:rPr>
        <w:t>MiddleCodeGenerator</w:t>
      </w:r>
      <w:r w:rsidR="008201C3" w:rsidRPr="00903DBA">
        <w:rPr>
          <w:highlight w:val="white"/>
        </w:rPr>
        <w:t>.</w:t>
      </w:r>
    </w:p>
    <w:p w14:paraId="3CBEE1E9" w14:textId="6BA72FE8" w:rsidR="00B75EFB" w:rsidRPr="00903DBA" w:rsidRDefault="00B75EFB" w:rsidP="00B75EFB">
      <w:pPr>
        <w:pStyle w:val="CodeHeader"/>
        <w:rPr>
          <w:highlight w:val="white"/>
        </w:rPr>
      </w:pPr>
      <w:proofErr w:type="spellStart"/>
      <w:r w:rsidRPr="00903DBA">
        <w:rPr>
          <w:highlight w:val="white"/>
        </w:rPr>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82" w:name="_Toc57656019"/>
      <w:bookmarkStart w:id="183" w:name="_Hlk57718508"/>
      <w:bookmarkEnd w:id="47"/>
      <w:r w:rsidRPr="00903DBA">
        <w:t>Shift Expression</w:t>
      </w:r>
      <w:bookmarkEnd w:id="182"/>
    </w:p>
    <w:bookmarkEnd w:id="183"/>
    <w:p w14:paraId="120C4CD0" w14:textId="6B609405" w:rsidR="0067682A" w:rsidRPr="00903DBA" w:rsidRDefault="0067682A" w:rsidP="0067682A">
      <w:r w:rsidRPr="00903DBA">
        <w:t xml:space="preserve">The left </w:t>
      </w:r>
      <w:r w:rsidR="009E0119" w:rsidRPr="00903DBA">
        <w:t xml:space="preserve">and right </w:t>
      </w:r>
      <w:r w:rsidR="0054493C" w:rsidRPr="00903DBA">
        <w:t>expression</w:t>
      </w:r>
      <w:r w:rsidR="009E0119" w:rsidRPr="00903DBA">
        <w:t xml:space="preserve"> of a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184" w:name="_Toc57656020"/>
      <w:r w:rsidRPr="00903DBA">
        <w:t>Equality and Relation Expressions</w:t>
      </w:r>
      <w:bookmarkEnd w:id="184"/>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w:t>
      </w:r>
      <w:r w:rsidR="00D76F88" w:rsidRPr="00903DBA">
        <w:lastRenderedPageBreak/>
        <w:t xml:space="preserve">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85" w:name="_Toc57656021"/>
      <w:bookmarkStart w:id="186" w:name="_Hlk57718721"/>
      <w:r w:rsidRPr="00903DBA">
        <w:t xml:space="preserve">Addition </w:t>
      </w:r>
      <w:r w:rsidR="009D2617" w:rsidRPr="00903DBA">
        <w:t xml:space="preserve">and Subtraction </w:t>
      </w:r>
      <w:r w:rsidRPr="00903DBA">
        <w:t>Expression</w:t>
      </w:r>
      <w:bookmarkEnd w:id="185"/>
    </w:p>
    <w:bookmarkEnd w:id="186"/>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164AF5A6" w:rsidR="00CA2195" w:rsidRPr="00903DBA" w:rsidRDefault="0062119D" w:rsidP="0062119D">
      <w:pPr>
        <w:pStyle w:val="Rubrik3"/>
        <w:rPr>
          <w:highlight w:val="white"/>
        </w:rPr>
      </w:pPr>
      <w:bookmarkStart w:id="187" w:name="_Toc57656022"/>
      <w:bookmarkStart w:id="188" w:name="_Hlk57718742"/>
      <w:r w:rsidRPr="00903DBA">
        <w:rPr>
          <w:highlight w:val="white"/>
        </w:rPr>
        <w:t>Multiplication Expressions</w:t>
      </w:r>
      <w:bookmarkEnd w:id="187"/>
    </w:p>
    <w:bookmarkEnd w:id="188"/>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lastRenderedPageBreak/>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89" w:name="_Toc57656023"/>
      <w:bookmarkStart w:id="190" w:name="_Hlk57718763"/>
      <w:r w:rsidRPr="00903DBA">
        <w:t>Cast</w:t>
      </w:r>
      <w:r w:rsidR="00F158B0" w:rsidRPr="00903DBA">
        <w:t xml:space="preserve"> Expressions</w:t>
      </w:r>
      <w:bookmarkEnd w:id="189"/>
    </w:p>
    <w:bookmarkEnd w:id="190"/>
    <w:p w14:paraId="7350C96E" w14:textId="2EF2DA87" w:rsidR="00CA3A8B" w:rsidRPr="00903DBA" w:rsidRDefault="00CA3A8B" w:rsidP="00CA3A8B">
      <w:r w:rsidRPr="00903DBA">
        <w:t xml:space="preserve">A type </w:t>
      </w:r>
      <w:r w:rsidR="00BF052F" w:rsidRPr="00903DBA">
        <w:t xml:space="preserve">cast expression is a type name within parentheses followed by a </w:t>
      </w:r>
      <w:r w:rsidR="00A72F03" w:rsidRPr="00903DBA">
        <w:t>type cas</w:t>
      </w:r>
      <w:r w:rsidR="002E6DED" w:rsidRPr="00903DBA">
        <w:t>t</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77777777" w:rsidR="00F0181F" w:rsidRPr="00903DBA" w:rsidRDefault="00F0181F" w:rsidP="00F0181F">
      <w:pPr>
        <w:pStyle w:val="Code"/>
        <w:rPr>
          <w:highlight w:val="white"/>
        </w:rPr>
      </w:pPr>
      <w:r w:rsidRPr="00903DBA">
        <w:rPr>
          <w:highlight w:val="white"/>
        </w:rPr>
        <w:t xml:space="preserve">      SpecifierStack.Push(Specifier.SpecifierList($1));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0BEDAAC6" w:rsidR="00F0181F" w:rsidRPr="00903DBA" w:rsidRDefault="00F0181F" w:rsidP="00F0181F">
      <w:pPr>
        <w:pStyle w:val="Code"/>
        <w:rPr>
          <w:highlight w:val="white"/>
        </w:rPr>
      </w:pPr>
      <w:r w:rsidRPr="00903DBA">
        <w:rPr>
          <w:highlight w:val="white"/>
        </w:rPr>
        <w:t xml:space="preserve">      $$ = MiddleCodeGenerator.TypeName(SpecifierStack.Pop(),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1" w:name="_Toc57656024"/>
      <w:bookmarkStart w:id="192" w:name="_Hlk57718797"/>
      <w:r w:rsidRPr="00903DBA">
        <w:t>Prefix Expression</w:t>
      </w:r>
      <w:bookmarkEnd w:id="191"/>
    </w:p>
    <w:bookmarkEnd w:id="192"/>
    <w:p w14:paraId="17DB7A32" w14:textId="77777777" w:rsidR="00636360" w:rsidRPr="00903DBA" w:rsidRDefault="00636360" w:rsidP="00636360">
      <w:r w:rsidRPr="00903DBA">
        <w:t>In C, there are several prefix expressions:</w:t>
      </w:r>
    </w:p>
    <w:p w14:paraId="59EB897C" w14:textId="77777777" w:rsidR="00636360" w:rsidRPr="00903DBA" w:rsidRDefault="00636360" w:rsidP="00477426">
      <w:pPr>
        <w:pStyle w:val="SourceCodeBoxText"/>
        <w:framePr w:wrap="around"/>
      </w:pPr>
      <w:r w:rsidRPr="00903DBA">
        <w:t>Unary add and minus</w:t>
      </w:r>
    </w:p>
    <w:p w14:paraId="3C06322A" w14:textId="77777777" w:rsidR="00636360" w:rsidRPr="00903DBA" w:rsidRDefault="00636360" w:rsidP="00477426">
      <w:pPr>
        <w:pStyle w:val="SourceCodeBoxText"/>
        <w:framePr w:wrap="around"/>
      </w:pPr>
      <w:r w:rsidRPr="00903DBA">
        <w:t>Logical not</w:t>
      </w:r>
    </w:p>
    <w:p w14:paraId="54BF401C" w14:textId="77777777" w:rsidR="00636360" w:rsidRPr="00903DBA" w:rsidRDefault="00636360" w:rsidP="00477426">
      <w:pPr>
        <w:pStyle w:val="SourceCodeBoxText"/>
        <w:framePr w:wrap="around"/>
      </w:pPr>
      <w:r w:rsidRPr="00903DBA">
        <w:t>Bitwise not</w:t>
      </w:r>
    </w:p>
    <w:p w14:paraId="480B5D9E" w14:textId="77777777" w:rsidR="00636360" w:rsidRPr="00903DBA" w:rsidRDefault="00636360" w:rsidP="00477426">
      <w:pPr>
        <w:pStyle w:val="SourceCodeBoxText"/>
        <w:framePr w:wrap="around"/>
      </w:pPr>
      <w:r w:rsidRPr="00903DBA">
        <w:t xml:space="preserve">The </w:t>
      </w:r>
      <w:r w:rsidRPr="00903DBA">
        <w:rPr>
          <w:rStyle w:val="CodeInText"/>
        </w:rPr>
        <w:t>sizeof</w:t>
      </w:r>
      <w:r w:rsidRPr="00903DBA">
        <w:t xml:space="preserve"> operator</w:t>
      </w:r>
    </w:p>
    <w:p w14:paraId="7713625E" w14:textId="77777777" w:rsidR="00636360" w:rsidRPr="00903DBA" w:rsidRDefault="00636360" w:rsidP="00477426">
      <w:pPr>
        <w:pStyle w:val="SourceCodeBoxText"/>
        <w:framePr w:wrap="around"/>
      </w:pPr>
      <w:r w:rsidRPr="00903DBA">
        <w:t>The address operator</w:t>
      </w:r>
    </w:p>
    <w:p w14:paraId="3DB1A689" w14:textId="0C7D37FF" w:rsidR="00636360" w:rsidRPr="00903DBA" w:rsidRDefault="00636360" w:rsidP="00477426">
      <w:pPr>
        <w:pStyle w:val="SourceCodeBoxText"/>
        <w:framePr w:wrap="around"/>
      </w:pPr>
      <w:r w:rsidRPr="00903DBA">
        <w:t xml:space="preserve">The </w:t>
      </w:r>
      <w:r w:rsidR="00DE0936" w:rsidRPr="00903DBA">
        <w:t>dereference</w:t>
      </w:r>
      <w:r w:rsidRPr="00903DBA">
        <w:t xml:space="preserve"> operator</w:t>
      </w:r>
    </w:p>
    <w:p w14:paraId="37D9CCAC" w14:textId="1684234A" w:rsidR="00516130" w:rsidRPr="00903DBA" w:rsidRDefault="00ED52B2" w:rsidP="006342B0">
      <w:pPr>
        <w:pStyle w:val="Rubrik3"/>
      </w:pPr>
      <w:bookmarkStart w:id="193" w:name="_Toc57656025"/>
      <w:bookmarkStart w:id="194" w:name="_Hlk57718809"/>
      <w:r w:rsidRPr="00903DBA">
        <w:t xml:space="preserve">Unary Addition </w:t>
      </w:r>
      <w:r w:rsidR="006342B0" w:rsidRPr="00903DBA">
        <w:t>Expressions</w:t>
      </w:r>
      <w:bookmarkEnd w:id="193"/>
    </w:p>
    <w:bookmarkEnd w:id="194"/>
    <w:p w14:paraId="769EA068" w14:textId="0BAD61DE" w:rsidR="006342B0" w:rsidRPr="00903DBA" w:rsidRDefault="006342B0" w:rsidP="006342B0">
      <w:pPr>
        <w:pStyle w:val="CodeHeader"/>
      </w:pPr>
      <w:proofErr w:type="spellStart"/>
      <w:r w:rsidRPr="00903DBA">
        <w:t>MainParser.gppg</w:t>
      </w:r>
      <w:proofErr w:type="spellEnd"/>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143F1EC5" w:rsidR="00D56E7A" w:rsidRPr="00903DBA" w:rsidRDefault="00D56E7A" w:rsidP="00D56E7A">
      <w:pPr>
        <w:pStyle w:val="Code"/>
        <w:rPr>
          <w:highlight w:val="white"/>
        </w:rPr>
      </w:pPr>
      <w:r w:rsidRPr="00903DBA">
        <w:rPr>
          <w:highlight w:val="white"/>
        </w:rPr>
        <w:t xml:space="preserve">    }</w:t>
      </w:r>
      <w:r w:rsidR="003D27F1" w:rsidRPr="00903DBA">
        <w:rPr>
          <w:highlight w:val="white"/>
        </w:rPr>
        <w:t>;</w:t>
      </w:r>
    </w:p>
    <w:p w14:paraId="67C759F5" w14:textId="77777777"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lastRenderedPageBreak/>
        <w:t xml:space="preserve">  | MINUS { $$ = MiddleOperator.UnarySubtract; };</w:t>
      </w:r>
    </w:p>
    <w:p w14:paraId="1C0C0B3B" w14:textId="5C3F5614" w:rsidR="003F2683" w:rsidRPr="00903DBA" w:rsidRDefault="003F2683" w:rsidP="003F2683">
      <w:pPr>
        <w:pStyle w:val="Rubrik3"/>
        <w:rPr>
          <w:highlight w:val="white"/>
        </w:rPr>
      </w:pPr>
      <w:bookmarkStart w:id="195" w:name="_Toc57656026"/>
      <w:bookmarkStart w:id="196" w:name="_Hlk57718822"/>
      <w:r w:rsidRPr="00903DBA">
        <w:rPr>
          <w:highlight w:val="white"/>
        </w:rPr>
        <w:t>Logical Not Expression</w:t>
      </w:r>
      <w:bookmarkEnd w:id="195"/>
    </w:p>
    <w:bookmarkEnd w:id="196"/>
    <w:p w14:paraId="7CE7C86D" w14:textId="68F034BF" w:rsidR="00C63ED3" w:rsidRPr="00903DBA" w:rsidRDefault="00C63ED3" w:rsidP="00C63ED3">
      <w:r w:rsidRPr="00903DBA">
        <w:t xml:space="preserve">The </w:t>
      </w:r>
      <w:r w:rsidRPr="00903DBA">
        <w:rPr>
          <w:rStyle w:val="KeyWord0"/>
        </w:rPr>
        <w:t>logical</w:t>
      </w:r>
      <w:r w:rsidR="002F566A" w:rsidRPr="00903DBA">
        <w:t xml:space="preserve"> </w:t>
      </w:r>
      <w:r w:rsidRPr="00903DBA">
        <w:rPr>
          <w:rStyle w:val="KeyWord0"/>
        </w:rPr>
        <w:t>not</w:t>
      </w:r>
      <w:r w:rsidRPr="00903DBA">
        <w:t xml:space="preserve"> operator just swaps the true and false sets of its operand.</w:t>
      </w:r>
    </w:p>
    <w:p w14:paraId="724EAF0B" w14:textId="77777777" w:rsidR="004C6676" w:rsidRPr="00903DBA" w:rsidRDefault="004C6676" w:rsidP="004C6676">
      <w:pPr>
        <w:pStyle w:val="CodeHeader"/>
      </w:pPr>
      <w:proofErr w:type="spellStart"/>
      <w:r w:rsidRPr="00903DBA">
        <w:t>MainParser.gppg</w:t>
      </w:r>
      <w:proofErr w:type="spellEnd"/>
    </w:p>
    <w:p w14:paraId="4F9E203F" w14:textId="77777777" w:rsidR="004C6676" w:rsidRPr="00903DBA" w:rsidRDefault="004C6676" w:rsidP="004C6676">
      <w:pPr>
        <w:pStyle w:val="Code"/>
        <w:rPr>
          <w:highlight w:val="white"/>
        </w:rPr>
      </w:pPr>
      <w:r w:rsidRPr="00903DBA">
        <w:rPr>
          <w:highlight w:val="white"/>
        </w:rPr>
        <w:t>prefix_expression:</w:t>
      </w:r>
    </w:p>
    <w:p w14:paraId="66C6AE23" w14:textId="63C51F11" w:rsidR="000E750B" w:rsidRPr="00903DBA" w:rsidRDefault="000E750B" w:rsidP="000E750B">
      <w:pPr>
        <w:pStyle w:val="Code"/>
        <w:rPr>
          <w:highlight w:val="white"/>
        </w:rPr>
      </w:pPr>
      <w:r w:rsidRPr="00903DBA">
        <w:rPr>
          <w:highlight w:val="white"/>
        </w:rPr>
        <w:t xml:space="preserve">  </w:t>
      </w:r>
      <w:r w:rsidR="004C6676" w:rsidRPr="00903DBA">
        <w:rPr>
          <w:highlight w:val="white"/>
        </w:rPr>
        <w:t xml:space="preserve"> </w:t>
      </w:r>
      <w:r w:rsidRPr="00903DBA">
        <w:rPr>
          <w:highlight w:val="white"/>
        </w:rPr>
        <w:t xml:space="preserve"> LOGICAL_NOT type_cast_expression {</w:t>
      </w:r>
    </w:p>
    <w:p w14:paraId="6F135CF0" w14:textId="77777777" w:rsidR="000E750B" w:rsidRPr="00903DBA" w:rsidRDefault="000E750B" w:rsidP="000E750B">
      <w:pPr>
        <w:pStyle w:val="Code"/>
        <w:rPr>
          <w:highlight w:val="white"/>
        </w:rPr>
      </w:pPr>
      <w:r w:rsidRPr="00903DBA">
        <w:rPr>
          <w:highlight w:val="white"/>
        </w:rPr>
        <w:t xml:space="preserve">      $$ = MiddleCodeGenerator.LogicalNotExpression($2);</w:t>
      </w:r>
    </w:p>
    <w:p w14:paraId="54E1566D" w14:textId="23921C30" w:rsidR="000E750B" w:rsidRPr="00903DBA" w:rsidRDefault="000E750B" w:rsidP="000E750B">
      <w:pPr>
        <w:pStyle w:val="Code"/>
        <w:rPr>
          <w:highlight w:val="white"/>
        </w:rPr>
      </w:pPr>
      <w:r w:rsidRPr="00903DBA">
        <w:rPr>
          <w:highlight w:val="white"/>
        </w:rPr>
        <w:t xml:space="preserve">    }</w:t>
      </w:r>
      <w:r w:rsidR="00CE2EA8" w:rsidRPr="00903DBA">
        <w:rPr>
          <w:highlight w:val="white"/>
        </w:rPr>
        <w:t>;</w:t>
      </w:r>
    </w:p>
    <w:p w14:paraId="1DC24B38" w14:textId="62246790" w:rsidR="0090411D" w:rsidRPr="00903DBA" w:rsidRDefault="0090411D" w:rsidP="0090411D">
      <w:pPr>
        <w:pStyle w:val="Rubrik3"/>
        <w:rPr>
          <w:highlight w:val="white"/>
        </w:rPr>
      </w:pPr>
      <w:bookmarkStart w:id="197" w:name="_Toc57656027"/>
      <w:bookmarkStart w:id="198" w:name="_Hlk57718832"/>
      <w:r w:rsidRPr="00903DBA">
        <w:rPr>
          <w:highlight w:val="white"/>
        </w:rPr>
        <w:t>Bitwise Not Expression</w:t>
      </w:r>
      <w:bookmarkEnd w:id="197"/>
    </w:p>
    <w:bookmarkEnd w:id="198"/>
    <w:p w14:paraId="29A5F9E6" w14:textId="7A6F72E1" w:rsidR="002F566A" w:rsidRPr="00903DBA" w:rsidRDefault="002F566A" w:rsidP="002F566A">
      <w:pPr>
        <w:rPr>
          <w:highlight w:val="white"/>
        </w:rPr>
      </w:pPr>
      <w:r w:rsidRPr="00903DBA">
        <w:rPr>
          <w:highlight w:val="white"/>
        </w:rPr>
        <w:t xml:space="preserve">The </w:t>
      </w:r>
      <w:r w:rsidRPr="00903DBA">
        <w:rPr>
          <w:rStyle w:val="KeyWord0"/>
          <w:highlight w:val="white"/>
        </w:rPr>
        <w:t>bitwise</w:t>
      </w:r>
      <w:r w:rsidRPr="00903DBA">
        <w:rPr>
          <w:highlight w:val="white"/>
        </w:rPr>
        <w:t xml:space="preserve"> </w:t>
      </w:r>
      <w:r w:rsidRPr="00903DBA">
        <w:rPr>
          <w:rStyle w:val="KeyWord0"/>
          <w:highlight w:val="white"/>
        </w:rPr>
        <w:t>not</w:t>
      </w:r>
      <w:r w:rsidRPr="00903DBA">
        <w:rPr>
          <w:highlight w:val="white"/>
        </w:rPr>
        <w:t xml:space="preserve"> operator </w:t>
      </w:r>
      <w:r w:rsidR="00890D59" w:rsidRPr="00903DBA">
        <w:rPr>
          <w:highlight w:val="white"/>
        </w:rPr>
        <w:t>is quite simple since it only accepts integral values.</w:t>
      </w:r>
    </w:p>
    <w:p w14:paraId="5235A8D0" w14:textId="77777777" w:rsidR="00D12D93" w:rsidRPr="00903DBA" w:rsidRDefault="00D12D93" w:rsidP="00D12D93">
      <w:pPr>
        <w:pStyle w:val="CodeHeader"/>
      </w:pPr>
      <w:proofErr w:type="spellStart"/>
      <w:r w:rsidRPr="00903DBA">
        <w:t>MainParser.gppg</w:t>
      </w:r>
      <w:proofErr w:type="spellEnd"/>
    </w:p>
    <w:p w14:paraId="6F7C2482" w14:textId="644ECAA6" w:rsidR="00270E94" w:rsidRPr="00903DBA" w:rsidRDefault="00D12D93" w:rsidP="00270E94">
      <w:pPr>
        <w:pStyle w:val="Code"/>
        <w:rPr>
          <w:highlight w:val="white"/>
        </w:rPr>
      </w:pPr>
      <w:r w:rsidRPr="00903DBA">
        <w:rPr>
          <w:highlight w:val="white"/>
        </w:rPr>
        <w:t>prefix_expression:</w:t>
      </w:r>
    </w:p>
    <w:p w14:paraId="20C5495F" w14:textId="540F26C2" w:rsidR="000E750B" w:rsidRPr="00903DBA" w:rsidRDefault="000E750B" w:rsidP="000E750B">
      <w:pPr>
        <w:pStyle w:val="Code"/>
        <w:rPr>
          <w:highlight w:val="white"/>
        </w:rPr>
      </w:pPr>
      <w:r w:rsidRPr="00903DBA">
        <w:rPr>
          <w:highlight w:val="white"/>
        </w:rPr>
        <w:t xml:space="preserve">  </w:t>
      </w:r>
      <w:r w:rsidR="00D12D93" w:rsidRPr="00903DBA">
        <w:rPr>
          <w:highlight w:val="white"/>
        </w:rPr>
        <w:t xml:space="preserve">  </w:t>
      </w:r>
      <w:r w:rsidRPr="00903DBA">
        <w:rPr>
          <w:highlight w:val="white"/>
        </w:rPr>
        <w:t>BITWISE_NOT type_cast_expression {</w:t>
      </w:r>
    </w:p>
    <w:p w14:paraId="4B9C79DB" w14:textId="77777777" w:rsidR="000E750B" w:rsidRPr="00903DBA" w:rsidRDefault="000E750B" w:rsidP="000E750B">
      <w:pPr>
        <w:pStyle w:val="Code"/>
        <w:rPr>
          <w:highlight w:val="white"/>
        </w:rPr>
      </w:pPr>
      <w:r w:rsidRPr="00903DBA">
        <w:rPr>
          <w:highlight w:val="white"/>
        </w:rPr>
        <w:t xml:space="preserve">      $$ = MiddleCodeGenerator.BitwiseNotExpression($2);</w:t>
      </w:r>
    </w:p>
    <w:p w14:paraId="4CFBB72D" w14:textId="23D19943"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659B3BB6" w14:textId="738F6965" w:rsidR="00A23642" w:rsidRPr="00903DBA" w:rsidRDefault="00A23642" w:rsidP="00A23642">
      <w:pPr>
        <w:pStyle w:val="Rubrik3"/>
        <w:rPr>
          <w:highlight w:val="white"/>
        </w:rPr>
      </w:pPr>
      <w:bookmarkStart w:id="199" w:name="_Toc57656028"/>
      <w:bookmarkStart w:id="200" w:name="_Hlk57718848"/>
      <w:r w:rsidRPr="00903DBA">
        <w:rPr>
          <w:highlight w:val="white"/>
        </w:rPr>
        <w:t xml:space="preserve">The </w:t>
      </w:r>
      <w:proofErr w:type="spellStart"/>
      <w:r w:rsidR="00C90A05">
        <w:rPr>
          <w:highlight w:val="white"/>
        </w:rPr>
        <w:t>s</w:t>
      </w:r>
      <w:r w:rsidRPr="00903DBA">
        <w:rPr>
          <w:highlight w:val="white"/>
        </w:rPr>
        <w:t>izeof</w:t>
      </w:r>
      <w:proofErr w:type="spellEnd"/>
      <w:r w:rsidRPr="00903DBA">
        <w:rPr>
          <w:highlight w:val="white"/>
        </w:rPr>
        <w:t xml:space="preserve"> Expression</w:t>
      </w:r>
      <w:bookmarkEnd w:id="199"/>
    </w:p>
    <w:bookmarkEnd w:id="200"/>
    <w:p w14:paraId="46FE60BA" w14:textId="77777777" w:rsidR="003C67C0" w:rsidRPr="00903DBA" w:rsidRDefault="003C67C0" w:rsidP="003C67C0">
      <w:r w:rsidRPr="00903DBA">
        <w:t xml:space="preserve">The </w:t>
      </w:r>
      <w:proofErr w:type="spellStart"/>
      <w:r w:rsidRPr="00903DBA">
        <w:rPr>
          <w:rStyle w:val="CodeInText"/>
        </w:rPr>
        <w:t>sizeof</w:t>
      </w:r>
      <w:proofErr w:type="spellEnd"/>
      <w:r w:rsidRPr="00903DBA">
        <w:rPr>
          <w:rStyle w:val="CodeInText"/>
        </w:rPr>
        <w:t>-operator</w:t>
      </w:r>
      <w:r w:rsidRPr="00903DBA">
        <w:t xml:space="preserve"> takes an expression or a type inside parenthesis as operand. The operator is not allowed on function or bitfields.</w:t>
      </w:r>
    </w:p>
    <w:p w14:paraId="3AF17821" w14:textId="77777777" w:rsidR="00E80C07" w:rsidRPr="00903DBA" w:rsidRDefault="00E80C07" w:rsidP="00E80C07">
      <w:pPr>
        <w:pStyle w:val="CodeHeader"/>
      </w:pPr>
      <w:proofErr w:type="spellStart"/>
      <w:r w:rsidRPr="00903DBA">
        <w:t>MainParser.gppg</w:t>
      </w:r>
      <w:proofErr w:type="spellEnd"/>
    </w:p>
    <w:p w14:paraId="567D3F78" w14:textId="2B5BDD86" w:rsidR="000E750B" w:rsidRPr="00903DBA" w:rsidRDefault="00E80C07" w:rsidP="000E750B">
      <w:pPr>
        <w:pStyle w:val="Code"/>
        <w:rPr>
          <w:highlight w:val="white"/>
        </w:rPr>
      </w:pPr>
      <w:r w:rsidRPr="00903DBA">
        <w:rPr>
          <w:highlight w:val="white"/>
        </w:rPr>
        <w:t>prefix_expression:</w:t>
      </w:r>
    </w:p>
    <w:p w14:paraId="2955A6BF" w14:textId="172DF817" w:rsidR="000E750B" w:rsidRPr="00903DBA" w:rsidRDefault="000E750B" w:rsidP="000E750B">
      <w:pPr>
        <w:pStyle w:val="Code"/>
        <w:rPr>
          <w:highlight w:val="white"/>
        </w:rPr>
      </w:pPr>
      <w:r w:rsidRPr="00903DBA">
        <w:rPr>
          <w:highlight w:val="white"/>
        </w:rPr>
        <w:t xml:space="preserve">  </w:t>
      </w:r>
      <w:r w:rsidR="00E80C07" w:rsidRPr="00903DBA">
        <w:rPr>
          <w:highlight w:val="white"/>
        </w:rPr>
        <w:t xml:space="preserve"> </w:t>
      </w:r>
      <w:r w:rsidRPr="00903DBA">
        <w:rPr>
          <w:highlight w:val="white"/>
        </w:rPr>
        <w:t xml:space="preserve"> SIZEOF prefix_expression {</w:t>
      </w:r>
    </w:p>
    <w:p w14:paraId="55EAB1DF" w14:textId="77777777" w:rsidR="000E750B" w:rsidRPr="00903DBA" w:rsidRDefault="000E750B" w:rsidP="000E750B">
      <w:pPr>
        <w:pStyle w:val="Code"/>
        <w:rPr>
          <w:highlight w:val="white"/>
        </w:rPr>
      </w:pPr>
      <w:r w:rsidRPr="00903DBA">
        <w:rPr>
          <w:highlight w:val="white"/>
        </w:rPr>
        <w:t xml:space="preserve">      $$ = MiddleCodeGenerator.SizeOfExpression($2);</w:t>
      </w:r>
    </w:p>
    <w:p w14:paraId="7389001C" w14:textId="599343F9"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19101F57" w14:textId="721C47AE" w:rsidR="00D85919" w:rsidRPr="00903DBA" w:rsidRDefault="00D85919" w:rsidP="00601223">
      <w:pPr>
        <w:rPr>
          <w:highlight w:val="white"/>
        </w:rPr>
      </w:pPr>
      <w:r w:rsidRPr="00903DBA">
        <w:rPr>
          <w:highlight w:val="white"/>
        </w:rPr>
        <w:t xml:space="preserve">The </w:t>
      </w:r>
      <w:r w:rsidRPr="00903DBA">
        <w:rPr>
          <w:rStyle w:val="KeyWord0"/>
          <w:highlight w:val="white"/>
        </w:rPr>
        <w:t>si</w:t>
      </w:r>
      <w:r w:rsidR="000B082C" w:rsidRPr="00903DBA">
        <w:rPr>
          <w:rStyle w:val="KeyWord0"/>
          <w:highlight w:val="white"/>
        </w:rPr>
        <w:t>z</w:t>
      </w:r>
      <w:r w:rsidR="003F7727" w:rsidRPr="00903DBA">
        <w:rPr>
          <w:rStyle w:val="KeyWord0"/>
          <w:highlight w:val="white"/>
        </w:rPr>
        <w:t>e</w:t>
      </w:r>
      <w:r w:rsidRPr="00903DBA">
        <w:rPr>
          <w:rStyle w:val="KeyWord0"/>
          <w:highlight w:val="white"/>
        </w:rPr>
        <w:t>of</w:t>
      </w:r>
      <w:r w:rsidRPr="00903DBA">
        <w:rPr>
          <w:highlight w:val="white"/>
        </w:rPr>
        <w:t xml:space="preserve"> operator can also be applied to a type name within parentheses.</w:t>
      </w:r>
    </w:p>
    <w:p w14:paraId="4FB8DF23" w14:textId="77777777" w:rsidR="00F1783F" w:rsidRPr="00903DBA" w:rsidRDefault="00F1783F" w:rsidP="00F1783F">
      <w:pPr>
        <w:pStyle w:val="CodeHeader"/>
      </w:pPr>
      <w:proofErr w:type="spellStart"/>
      <w:r w:rsidRPr="00903DBA">
        <w:t>MainParser.gppg</w:t>
      </w:r>
      <w:proofErr w:type="spellEnd"/>
    </w:p>
    <w:p w14:paraId="0255273F" w14:textId="77777777" w:rsidR="00F1783F" w:rsidRPr="00903DBA" w:rsidRDefault="00F1783F" w:rsidP="00F1783F">
      <w:pPr>
        <w:pStyle w:val="Code"/>
        <w:rPr>
          <w:highlight w:val="white"/>
        </w:rPr>
      </w:pPr>
      <w:r w:rsidRPr="00903DBA">
        <w:rPr>
          <w:highlight w:val="white"/>
        </w:rPr>
        <w:t>prefix_expression:</w:t>
      </w:r>
    </w:p>
    <w:p w14:paraId="7B9C5377" w14:textId="07D98C51" w:rsidR="00CD6592" w:rsidRPr="00903DBA" w:rsidRDefault="00CD6592" w:rsidP="00CD6592">
      <w:pPr>
        <w:pStyle w:val="Code"/>
        <w:rPr>
          <w:highlight w:val="white"/>
        </w:rPr>
      </w:pPr>
      <w:r w:rsidRPr="00903DBA">
        <w:rPr>
          <w:highlight w:val="white"/>
        </w:rPr>
        <w:t xml:space="preserve">  </w:t>
      </w:r>
      <w:r w:rsidR="00F1783F" w:rsidRPr="00903DBA">
        <w:rPr>
          <w:highlight w:val="white"/>
        </w:rPr>
        <w:t xml:space="preserve"> </w:t>
      </w:r>
      <w:r w:rsidRPr="00903DBA">
        <w:rPr>
          <w:highlight w:val="white"/>
        </w:rPr>
        <w:t xml:space="preserve"> SIZEOF LEFT_PARENTHESIS type_name RIGHT_PARENTHESIS {</w:t>
      </w:r>
    </w:p>
    <w:p w14:paraId="373AE7FA" w14:textId="77777777" w:rsidR="00CD6592" w:rsidRPr="00903DBA" w:rsidRDefault="00CD6592" w:rsidP="00CD6592">
      <w:pPr>
        <w:pStyle w:val="Code"/>
        <w:rPr>
          <w:highlight w:val="white"/>
        </w:rPr>
      </w:pPr>
      <w:r w:rsidRPr="00903DBA">
        <w:rPr>
          <w:highlight w:val="white"/>
        </w:rPr>
        <w:t xml:space="preserve">      $$ = MiddleCodeGenerator.SizeOfType($3);</w:t>
      </w:r>
    </w:p>
    <w:p w14:paraId="69E24373" w14:textId="6942C062" w:rsidR="00CD6592" w:rsidRPr="00903DBA" w:rsidRDefault="00CD6592" w:rsidP="00CD6592">
      <w:pPr>
        <w:pStyle w:val="Code"/>
        <w:rPr>
          <w:highlight w:val="white"/>
        </w:rPr>
      </w:pPr>
      <w:r w:rsidRPr="00903DBA">
        <w:rPr>
          <w:highlight w:val="white"/>
        </w:rPr>
        <w:t xml:space="preserve">    }</w:t>
      </w:r>
      <w:r w:rsidR="00F1783F" w:rsidRPr="00903DBA">
        <w:rPr>
          <w:highlight w:val="white"/>
        </w:rPr>
        <w:t>;</w:t>
      </w:r>
    </w:p>
    <w:p w14:paraId="5A9D8F96" w14:textId="603EEC4C" w:rsidR="00E72DFD" w:rsidRPr="00903DBA" w:rsidRDefault="00E72DFD" w:rsidP="00E72DFD">
      <w:pPr>
        <w:pStyle w:val="Rubrik3"/>
        <w:rPr>
          <w:highlight w:val="white"/>
        </w:rPr>
      </w:pPr>
      <w:bookmarkStart w:id="201" w:name="_Toc57656029"/>
      <w:bookmarkStart w:id="202" w:name="_Hlk57718873"/>
      <w:r w:rsidRPr="00903DBA">
        <w:rPr>
          <w:highlight w:val="white"/>
        </w:rPr>
        <w:t>Address Expression</w:t>
      </w:r>
      <w:bookmarkEnd w:id="201"/>
    </w:p>
    <w:bookmarkEnd w:id="202"/>
    <w:p w14:paraId="4E45171D" w14:textId="77777777" w:rsidR="00E22A3B" w:rsidRPr="00903DBA" w:rsidRDefault="00E22A3B" w:rsidP="00E22A3B">
      <w:r w:rsidRPr="00903DBA">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903DBA" w:rsidRDefault="00641589" w:rsidP="00641589">
      <w:pPr>
        <w:pStyle w:val="CodeHeader"/>
      </w:pPr>
      <w:proofErr w:type="spellStart"/>
      <w:r w:rsidRPr="00903DBA">
        <w:t>MainParser.gppg</w:t>
      </w:r>
      <w:proofErr w:type="spellEnd"/>
    </w:p>
    <w:p w14:paraId="50D87278" w14:textId="77777777" w:rsidR="00641589" w:rsidRPr="00903DBA" w:rsidRDefault="00641589" w:rsidP="00641589">
      <w:pPr>
        <w:pStyle w:val="Code"/>
        <w:rPr>
          <w:highlight w:val="white"/>
        </w:rPr>
      </w:pPr>
      <w:r w:rsidRPr="00903DBA">
        <w:rPr>
          <w:highlight w:val="white"/>
        </w:rPr>
        <w:t>prefix_expression:</w:t>
      </w:r>
    </w:p>
    <w:p w14:paraId="1F91F314" w14:textId="5EDC020B" w:rsidR="00641589" w:rsidRPr="00903DBA" w:rsidRDefault="00641589" w:rsidP="00641589">
      <w:pPr>
        <w:pStyle w:val="Code"/>
        <w:rPr>
          <w:highlight w:val="white"/>
        </w:rPr>
      </w:pPr>
      <w:r w:rsidRPr="00903DBA">
        <w:rPr>
          <w:highlight w:val="white"/>
        </w:rPr>
        <w:t xml:space="preserve">    AMPERSAND type_cast_expression {</w:t>
      </w:r>
    </w:p>
    <w:p w14:paraId="3D2715C4" w14:textId="77777777" w:rsidR="00641589" w:rsidRPr="00903DBA" w:rsidRDefault="00641589" w:rsidP="00641589">
      <w:pPr>
        <w:pStyle w:val="Code"/>
        <w:rPr>
          <w:highlight w:val="white"/>
        </w:rPr>
      </w:pPr>
      <w:r w:rsidRPr="00903DBA">
        <w:rPr>
          <w:highlight w:val="white"/>
        </w:rPr>
        <w:t xml:space="preserve">      $$ = MiddleCodeGenerator.AddressExpression($2);</w:t>
      </w:r>
    </w:p>
    <w:p w14:paraId="533B85D3" w14:textId="7FE0F19D" w:rsidR="00CD6592" w:rsidRPr="00903DBA" w:rsidRDefault="00641589" w:rsidP="00641589">
      <w:pPr>
        <w:pStyle w:val="Code"/>
        <w:rPr>
          <w:highlight w:val="white"/>
        </w:rPr>
      </w:pPr>
      <w:r w:rsidRPr="00903DBA">
        <w:rPr>
          <w:highlight w:val="white"/>
        </w:rPr>
        <w:t xml:space="preserve">    };</w:t>
      </w:r>
    </w:p>
    <w:p w14:paraId="38D5D087" w14:textId="07735C9C" w:rsidR="008B0FA0" w:rsidRPr="00903DBA" w:rsidRDefault="00755F33" w:rsidP="008B0FA0">
      <w:pPr>
        <w:rPr>
          <w:highlight w:val="white"/>
        </w:rPr>
      </w:pPr>
      <w:r w:rsidRPr="00903DBA">
        <w:rPr>
          <w:highlight w:val="white"/>
        </w:rPr>
        <w:t>The address operator does not apply to bitfields symbols with register storage.</w:t>
      </w:r>
      <w:r w:rsidR="008B0FA0" w:rsidRPr="00903DBA">
        <w:rPr>
          <w:highlight w:val="white"/>
        </w:rPr>
        <w:t xml:space="preserve"> A symbol is addressable if it does not have register storage and is not a bitfield in a struct or union.</w:t>
      </w:r>
    </w:p>
    <w:p w14:paraId="2FD82EAE" w14:textId="774B627C" w:rsidR="00B47577" w:rsidRPr="00903DBA" w:rsidRDefault="007C2691" w:rsidP="00B47577">
      <w:pPr>
        <w:pStyle w:val="Rubrik3"/>
        <w:rPr>
          <w:highlight w:val="white"/>
        </w:rPr>
      </w:pPr>
      <w:bookmarkStart w:id="203" w:name="_Toc57656030"/>
      <w:bookmarkStart w:id="204" w:name="_Hlk57718891"/>
      <w:r w:rsidRPr="00903DBA">
        <w:rPr>
          <w:highlight w:val="white"/>
        </w:rPr>
        <w:t>Dereference</w:t>
      </w:r>
      <w:r w:rsidR="00B47577" w:rsidRPr="00903DBA">
        <w:rPr>
          <w:highlight w:val="white"/>
        </w:rPr>
        <w:t xml:space="preserve"> Expression</w:t>
      </w:r>
      <w:bookmarkEnd w:id="203"/>
    </w:p>
    <w:bookmarkEnd w:id="204"/>
    <w:p w14:paraId="0A6FB5B7" w14:textId="77777777" w:rsidR="00F573E1" w:rsidRPr="00903DBA" w:rsidRDefault="00F573E1" w:rsidP="00F573E1">
      <w:r w:rsidRPr="00903DBA">
        <w:t>The dereference operator takes a pointer or array as operand.</w:t>
      </w:r>
    </w:p>
    <w:p w14:paraId="178C81AE" w14:textId="77777777" w:rsidR="00A81A42" w:rsidRPr="00903DBA" w:rsidRDefault="00A81A42" w:rsidP="00A81A42">
      <w:pPr>
        <w:pStyle w:val="CodeHeader"/>
      </w:pPr>
      <w:proofErr w:type="spellStart"/>
      <w:r w:rsidRPr="00903DBA">
        <w:lastRenderedPageBreak/>
        <w:t>MainParser.gppg</w:t>
      </w:r>
      <w:proofErr w:type="spellEnd"/>
    </w:p>
    <w:p w14:paraId="474EE39A" w14:textId="3376EE5B" w:rsidR="00CD6592" w:rsidRPr="00903DBA" w:rsidRDefault="00A81A42" w:rsidP="00CD6592">
      <w:pPr>
        <w:pStyle w:val="Code"/>
        <w:rPr>
          <w:highlight w:val="white"/>
        </w:rPr>
      </w:pPr>
      <w:r w:rsidRPr="00903DBA">
        <w:rPr>
          <w:highlight w:val="white"/>
        </w:rPr>
        <w:t>prefix_expression:</w:t>
      </w:r>
    </w:p>
    <w:p w14:paraId="773134FA" w14:textId="2B588733" w:rsidR="00CD6592" w:rsidRPr="00903DBA" w:rsidRDefault="00CD6592" w:rsidP="00CD6592">
      <w:pPr>
        <w:pStyle w:val="Code"/>
        <w:rPr>
          <w:highlight w:val="white"/>
        </w:rPr>
      </w:pPr>
      <w:r w:rsidRPr="00903DBA">
        <w:rPr>
          <w:highlight w:val="white"/>
        </w:rPr>
        <w:t xml:space="preserve">  </w:t>
      </w:r>
      <w:r w:rsidR="00A81A42" w:rsidRPr="00903DBA">
        <w:rPr>
          <w:highlight w:val="white"/>
        </w:rPr>
        <w:t xml:space="preserve"> </w:t>
      </w:r>
      <w:r w:rsidRPr="00903DBA">
        <w:rPr>
          <w:highlight w:val="white"/>
        </w:rPr>
        <w:t xml:space="preserve"> ASTERRISK type_cast_expression {</w:t>
      </w:r>
    </w:p>
    <w:p w14:paraId="35CA437F" w14:textId="0C1D6459" w:rsidR="00CD6592" w:rsidRPr="00903DBA" w:rsidRDefault="00CD6592" w:rsidP="00CD6592">
      <w:pPr>
        <w:pStyle w:val="Code"/>
        <w:rPr>
          <w:highlight w:val="white"/>
        </w:rPr>
      </w:pPr>
      <w:r w:rsidRPr="00903DBA">
        <w:rPr>
          <w:highlight w:val="white"/>
        </w:rPr>
        <w:t xml:space="preserve">      $$ = MiddleCodeGenerator.</w:t>
      </w:r>
      <w:r w:rsidR="00B02345" w:rsidRPr="00903DBA">
        <w:rPr>
          <w:highlight w:val="white"/>
        </w:rPr>
        <w:t>Dereference</w:t>
      </w:r>
      <w:r w:rsidRPr="00903DBA">
        <w:rPr>
          <w:highlight w:val="white"/>
        </w:rPr>
        <w:t>Expression($2);</w:t>
      </w:r>
    </w:p>
    <w:p w14:paraId="2B8C2F89" w14:textId="58783F67" w:rsidR="00CD6592" w:rsidRPr="00903DBA" w:rsidRDefault="00CD6592" w:rsidP="00CD6592">
      <w:pPr>
        <w:pStyle w:val="Code"/>
        <w:rPr>
          <w:highlight w:val="white"/>
        </w:rPr>
      </w:pPr>
      <w:r w:rsidRPr="00903DBA">
        <w:rPr>
          <w:highlight w:val="white"/>
        </w:rPr>
        <w:t xml:space="preserve">    };</w:t>
      </w:r>
    </w:p>
    <w:p w14:paraId="5E53ADAB" w14:textId="20535E2D" w:rsidR="00CA545F" w:rsidRPr="0078248B" w:rsidRDefault="00CA545F" w:rsidP="0078248B">
      <w:pPr>
        <w:pStyle w:val="Rubrik3"/>
        <w:rPr>
          <w:highlight w:val="white"/>
        </w:rPr>
      </w:pPr>
      <w:bookmarkStart w:id="205" w:name="_Toc57656031"/>
      <w:bookmarkStart w:id="206" w:name="_Hlk57718914"/>
      <w:r w:rsidRPr="0078248B">
        <w:rPr>
          <w:highlight w:val="white"/>
        </w:rPr>
        <w:t>Prefix Increment and Decrement Expression</w:t>
      </w:r>
      <w:bookmarkEnd w:id="205"/>
    </w:p>
    <w:bookmarkEnd w:id="206"/>
    <w:p w14:paraId="4449250C" w14:textId="77777777" w:rsidR="00907CC4" w:rsidRPr="00903DBA" w:rsidRDefault="00907CC4" w:rsidP="00907CC4">
      <w:r w:rsidRPr="00903DBA">
        <w:t>The postfix increment and decrement change the operand and return the original value. The operand has to be a left-value of arithmetic or pointer type.</w:t>
      </w:r>
    </w:p>
    <w:p w14:paraId="3950B5CC" w14:textId="2784C120" w:rsidR="006E34D2" w:rsidRPr="00903DBA" w:rsidRDefault="006E34D2" w:rsidP="006E34D2">
      <w:pPr>
        <w:rPr>
          <w:highlight w:val="white"/>
        </w:rPr>
      </w:pPr>
      <w:r w:rsidRPr="00903DBA">
        <w:rPr>
          <w:highlight w:val="white"/>
        </w:rPr>
        <w:t xml:space="preserve">The increment and decrement operators come in </w:t>
      </w:r>
      <w:r w:rsidR="005E1203" w:rsidRPr="00903DBA">
        <w:rPr>
          <w:highlight w:val="white"/>
        </w:rPr>
        <w:t>two</w:t>
      </w:r>
      <w:r w:rsidRPr="00903DBA">
        <w:rPr>
          <w:highlight w:val="white"/>
        </w:rPr>
        <w:t xml:space="preserve"> forms: prefix and postfix. The difference is that in the prefix case the resulting value is value after the operator has been applied</w:t>
      </w:r>
      <w:r w:rsidR="00327A7B" w:rsidRPr="00903DBA">
        <w:rPr>
          <w:highlight w:val="white"/>
        </w:rPr>
        <w:t>,</w:t>
      </w:r>
      <w:r w:rsidRPr="00903DBA">
        <w:rPr>
          <w:highlight w:val="white"/>
        </w:rPr>
        <w:t xml:space="preserve"> while in the postfix case the resulting value is the </w:t>
      </w:r>
      <w:r w:rsidR="00327A7B" w:rsidRPr="00903DBA">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903DBA" w:rsidRDefault="006D47FA" w:rsidP="006D47FA">
      <w:pPr>
        <w:pStyle w:val="CodeHeader"/>
      </w:pPr>
      <w:proofErr w:type="spellStart"/>
      <w:r w:rsidRPr="00903DBA">
        <w:t>MainParser.gppg</w:t>
      </w:r>
      <w:proofErr w:type="spellEnd"/>
    </w:p>
    <w:p w14:paraId="56D815B6" w14:textId="77777777" w:rsidR="006D47FA" w:rsidRPr="00903DBA" w:rsidRDefault="006D47FA" w:rsidP="006D47FA">
      <w:pPr>
        <w:pStyle w:val="Code"/>
        <w:rPr>
          <w:highlight w:val="white"/>
        </w:rPr>
      </w:pPr>
      <w:r w:rsidRPr="00903DBA">
        <w:rPr>
          <w:highlight w:val="white"/>
        </w:rPr>
        <w:t>prefix_expression:</w:t>
      </w:r>
    </w:p>
    <w:p w14:paraId="2FABD8B9" w14:textId="51657335" w:rsidR="006D47FA" w:rsidRPr="00903DBA" w:rsidRDefault="006D47FA" w:rsidP="006D47FA">
      <w:pPr>
        <w:pStyle w:val="Code"/>
        <w:rPr>
          <w:highlight w:val="white"/>
        </w:rPr>
      </w:pPr>
      <w:r w:rsidRPr="00903DBA">
        <w:rPr>
          <w:highlight w:val="white"/>
        </w:rPr>
        <w:t xml:space="preserve">    increment_operator prefix_expression {</w:t>
      </w:r>
    </w:p>
    <w:p w14:paraId="6EA60460" w14:textId="77777777" w:rsidR="006D47FA" w:rsidRPr="00903DBA" w:rsidRDefault="006D47FA" w:rsidP="006D47FA">
      <w:pPr>
        <w:pStyle w:val="Code"/>
        <w:rPr>
          <w:highlight w:val="white"/>
        </w:rPr>
      </w:pPr>
      <w:r w:rsidRPr="00903DBA">
        <w:rPr>
          <w:highlight w:val="white"/>
        </w:rPr>
        <w:t xml:space="preserve">      $$ = MiddleCodeGenerator.PrefixIncrementExpression($1, $2);</w:t>
      </w:r>
    </w:p>
    <w:p w14:paraId="7202C88A" w14:textId="6B6DA382" w:rsidR="006D47FA" w:rsidRPr="00903DBA" w:rsidRDefault="006D47FA" w:rsidP="006D47FA">
      <w:pPr>
        <w:pStyle w:val="Code"/>
        <w:rPr>
          <w:highlight w:val="white"/>
        </w:rPr>
      </w:pPr>
      <w:r w:rsidRPr="00903DBA">
        <w:rPr>
          <w:highlight w:val="white"/>
        </w:rPr>
        <w:t xml:space="preserve">    };</w:t>
      </w:r>
    </w:p>
    <w:p w14:paraId="682699DA" w14:textId="2BE92221" w:rsidR="006F6A04" w:rsidRPr="00903DBA" w:rsidRDefault="006F6A04" w:rsidP="006F6A04">
      <w:pPr>
        <w:pStyle w:val="Code"/>
        <w:rPr>
          <w:highlight w:val="white"/>
        </w:rPr>
      </w:pPr>
    </w:p>
    <w:p w14:paraId="7A2BF3CD" w14:textId="77777777" w:rsidR="006F6A04" w:rsidRPr="00903DBA" w:rsidRDefault="006F6A04" w:rsidP="006F6A04">
      <w:pPr>
        <w:pStyle w:val="Code"/>
        <w:rPr>
          <w:highlight w:val="white"/>
        </w:rPr>
      </w:pPr>
      <w:r w:rsidRPr="00903DBA">
        <w:rPr>
          <w:highlight w:val="white"/>
        </w:rPr>
        <w:t>increment_operator:</w:t>
      </w:r>
    </w:p>
    <w:p w14:paraId="03350AD8" w14:textId="77777777" w:rsidR="006F6A04" w:rsidRPr="00903DBA" w:rsidRDefault="006F6A04" w:rsidP="006F6A04">
      <w:pPr>
        <w:pStyle w:val="Code"/>
        <w:rPr>
          <w:highlight w:val="white"/>
        </w:rPr>
      </w:pPr>
      <w:r w:rsidRPr="00903DBA">
        <w:rPr>
          <w:highlight w:val="white"/>
        </w:rPr>
        <w:t xml:space="preserve">    INCREMENT { $$ = MiddleOperator.Increment; }</w:t>
      </w:r>
    </w:p>
    <w:p w14:paraId="29CF0EFA" w14:textId="57BBA1A8" w:rsidR="006F6A04" w:rsidRPr="00903DBA" w:rsidRDefault="006F6A04" w:rsidP="006F6A04">
      <w:pPr>
        <w:pStyle w:val="Code"/>
        <w:rPr>
          <w:highlight w:val="white"/>
        </w:rPr>
      </w:pPr>
      <w:r w:rsidRPr="00903DBA">
        <w:rPr>
          <w:highlight w:val="white"/>
        </w:rPr>
        <w:t xml:space="preserve">  | DECREMENT { $$ = MiddleOperator.Decrement; };</w:t>
      </w:r>
    </w:p>
    <w:p w14:paraId="0A3111B8" w14:textId="731F5893" w:rsidR="001E24F7" w:rsidRPr="00903DBA" w:rsidRDefault="001E24F7" w:rsidP="001E24F7">
      <w:pPr>
        <w:pStyle w:val="Rubrik3"/>
        <w:rPr>
          <w:highlight w:val="white"/>
        </w:rPr>
      </w:pPr>
      <w:bookmarkStart w:id="207" w:name="_Toc57656032"/>
      <w:bookmarkStart w:id="208" w:name="_Hlk57718941"/>
      <w:r w:rsidRPr="00903DBA">
        <w:rPr>
          <w:highlight w:val="white"/>
        </w:rPr>
        <w:t>Postfix Increment and Decrement Expression</w:t>
      </w:r>
      <w:bookmarkEnd w:id="207"/>
    </w:p>
    <w:bookmarkEnd w:id="208"/>
    <w:p w14:paraId="65713B98" w14:textId="77777777" w:rsidR="005949CB" w:rsidRPr="00903DBA" w:rsidRDefault="005949CB" w:rsidP="005949CB">
      <w:pPr>
        <w:pStyle w:val="CodeHeader"/>
      </w:pPr>
      <w:proofErr w:type="spellStart"/>
      <w:r w:rsidRPr="00903DBA">
        <w:t>MainParser.gppg</w:t>
      </w:r>
      <w:proofErr w:type="spellEnd"/>
    </w:p>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1ACA6E89" w14:textId="62075AD2" w:rsidR="006A64EC" w:rsidRPr="00903DBA" w:rsidRDefault="006A64EC" w:rsidP="006A64EC">
      <w:pPr>
        <w:pStyle w:val="Code"/>
        <w:rPr>
          <w:highlight w:val="white"/>
        </w:rPr>
      </w:pPr>
      <w:r w:rsidRPr="00903DBA">
        <w:rPr>
          <w:highlight w:val="white"/>
        </w:rPr>
        <w:t xml:space="preserve">    };</w:t>
      </w:r>
    </w:p>
    <w:p w14:paraId="043E2CFC" w14:textId="0726A71E" w:rsidR="00937CFA" w:rsidRPr="00903DBA" w:rsidRDefault="00937CFA" w:rsidP="00937CFA">
      <w:pPr>
        <w:pStyle w:val="Rubrik3"/>
        <w:rPr>
          <w:highlight w:val="white"/>
        </w:rPr>
      </w:pPr>
      <w:bookmarkStart w:id="209" w:name="_Toc57656033"/>
      <w:bookmarkStart w:id="210" w:name="_Hlk57718959"/>
      <w:r w:rsidRPr="00903DBA">
        <w:rPr>
          <w:highlight w:val="white"/>
        </w:rPr>
        <w:t>Arrow Expression</w:t>
      </w:r>
      <w:bookmarkEnd w:id="209"/>
    </w:p>
    <w:bookmarkEnd w:id="210"/>
    <w:p w14:paraId="054F401C" w14:textId="77777777" w:rsidR="00A74D16" w:rsidRPr="00903DBA" w:rsidRDefault="00A74D16" w:rsidP="00A74D16">
      <w:r w:rsidRPr="00903DBA">
        <w:t>The arrow operator takes a pointer to a struct or union as operand. The result symbol has the operand as address symbol and the member offset as offset.</w:t>
      </w:r>
    </w:p>
    <w:p w14:paraId="2B68451A" w14:textId="77777777" w:rsidR="00AB49C7" w:rsidRPr="00903DBA" w:rsidRDefault="00AB49C7" w:rsidP="00AB49C7">
      <w:pPr>
        <w:pStyle w:val="CodeHeader"/>
      </w:pPr>
      <w:proofErr w:type="spellStart"/>
      <w:r w:rsidRPr="00903DBA">
        <w:t>MainParser.gppg</w:t>
      </w:r>
      <w:proofErr w:type="spellEnd"/>
    </w:p>
    <w:p w14:paraId="5A2FD30E" w14:textId="77777777" w:rsidR="00AB49C7" w:rsidRPr="00903DBA" w:rsidRDefault="00AB49C7" w:rsidP="00AB49C7">
      <w:pPr>
        <w:pStyle w:val="Code"/>
        <w:rPr>
          <w:highlight w:val="white"/>
        </w:rPr>
      </w:pPr>
      <w:r w:rsidRPr="00903DBA">
        <w:rPr>
          <w:highlight w:val="white"/>
        </w:rPr>
        <w:t>postfix_expression:</w:t>
      </w:r>
    </w:p>
    <w:p w14:paraId="0F1266ED" w14:textId="6F3C948F" w:rsidR="004E2665" w:rsidRPr="00903DBA" w:rsidRDefault="004E2665" w:rsidP="00E00F1C">
      <w:pPr>
        <w:pStyle w:val="Code"/>
        <w:rPr>
          <w:highlight w:val="white"/>
        </w:rPr>
      </w:pPr>
      <w:r w:rsidRPr="00903DBA">
        <w:rPr>
          <w:highlight w:val="white"/>
        </w:rPr>
        <w:t xml:space="preserve">  </w:t>
      </w:r>
      <w:r w:rsidR="00A72561" w:rsidRPr="00903DBA">
        <w:rPr>
          <w:highlight w:val="white"/>
        </w:rPr>
        <w:t xml:space="preserve"> </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242278BE" w:rsidR="004E2665" w:rsidRPr="00903DBA" w:rsidRDefault="004E2665" w:rsidP="00E00F1C">
      <w:pPr>
        <w:pStyle w:val="Code"/>
        <w:rPr>
          <w:highlight w:val="white"/>
        </w:rPr>
      </w:pPr>
      <w:r w:rsidRPr="00903DBA">
        <w:rPr>
          <w:highlight w:val="white"/>
        </w:rPr>
        <w:t xml:space="preserve">    }</w:t>
      </w:r>
      <w:r w:rsidR="00A72561" w:rsidRPr="00903DBA">
        <w:rPr>
          <w:highlight w:val="white"/>
        </w:rPr>
        <w:t>;</w:t>
      </w:r>
    </w:p>
    <w:p w14:paraId="15D1C366" w14:textId="63EE8C58" w:rsidR="00F92056" w:rsidRPr="00903DBA" w:rsidRDefault="00F92056" w:rsidP="00F92056">
      <w:pPr>
        <w:pStyle w:val="Rubrik3"/>
        <w:rPr>
          <w:highlight w:val="white"/>
        </w:rPr>
      </w:pPr>
      <w:bookmarkStart w:id="211" w:name="_Toc57656034"/>
      <w:bookmarkStart w:id="212" w:name="_Hlk57718979"/>
      <w:r w:rsidRPr="00903DBA">
        <w:rPr>
          <w:highlight w:val="white"/>
        </w:rPr>
        <w:t>Index Expression</w:t>
      </w:r>
      <w:bookmarkEnd w:id="211"/>
    </w:p>
    <w:bookmarkEnd w:id="212"/>
    <w:p w14:paraId="1A63BA86" w14:textId="77777777" w:rsidR="00EC7214" w:rsidRPr="00903DBA" w:rsidRDefault="00EC7214" w:rsidP="00EC7214">
      <w:r w:rsidRPr="00903DBA">
        <w:t>The index operator takes a pointer or array and an integral. We have three cases:</w:t>
      </w:r>
    </w:p>
    <w:p w14:paraId="7EF76398" w14:textId="77777777" w:rsidR="00EC7214" w:rsidRPr="00903DBA" w:rsidRDefault="00EC7214" w:rsidP="00477426">
      <w:pPr>
        <w:pStyle w:val="SourceCodeBoxText"/>
        <w:framePr w:wrap="around"/>
      </w:pPr>
      <w:r w:rsidRPr="00903DBA">
        <w:lastRenderedPageBreak/>
        <w:t>The index is constant, in which case we treat the operator as if it was the arrow operator.</w:t>
      </w:r>
    </w:p>
    <w:p w14:paraId="73B4B1E8" w14:textId="77777777" w:rsidR="00EC7214" w:rsidRPr="00903DBA" w:rsidRDefault="00EC7214" w:rsidP="00477426">
      <w:pPr>
        <w:pStyle w:val="SourceCodeBoxText"/>
        <w:framePr w:wrap="around"/>
      </w:pPr>
      <w:r w:rsidRPr="00903DBA">
        <w:t>The index is not constant and the array or pointer type size is one, in which case we generate that add the index to the pointer or array.</w:t>
      </w:r>
    </w:p>
    <w:p w14:paraId="7619FC80" w14:textId="77777777" w:rsidR="00EC7214" w:rsidRPr="00903DBA" w:rsidRDefault="00EC7214" w:rsidP="00477426">
      <w:pPr>
        <w:pStyle w:val="SourceCodeBoxText"/>
        <w:framePr w:wrap="around"/>
      </w:pPr>
      <w:r w:rsidRPr="00903DBA">
        <w:t>The index is not constant and the array or pointer type size is greater than, in which case we also need to generate code that multiply the index with the type size.</w:t>
      </w:r>
    </w:p>
    <w:p w14:paraId="535B5FA6" w14:textId="77777777" w:rsidR="009B7051" w:rsidRPr="00903DBA" w:rsidRDefault="009B7051" w:rsidP="009B7051">
      <w:pPr>
        <w:pStyle w:val="CodeHeader"/>
      </w:pPr>
      <w:bookmarkStart w:id="213" w:name="_Hlk57718987"/>
      <w:proofErr w:type="spellStart"/>
      <w:r w:rsidRPr="00903DBA">
        <w:t>MainParser.gppg</w:t>
      </w:r>
      <w:proofErr w:type="spellEnd"/>
    </w:p>
    <w:p w14:paraId="73714169" w14:textId="77777777" w:rsidR="009B7051" w:rsidRPr="00903DBA" w:rsidRDefault="009B7051" w:rsidP="009B7051">
      <w:pPr>
        <w:pStyle w:val="Code"/>
        <w:rPr>
          <w:highlight w:val="white"/>
        </w:rPr>
      </w:pPr>
      <w:r w:rsidRPr="00903DBA">
        <w:rPr>
          <w:highlight w:val="white"/>
        </w:rPr>
        <w:t>postfix_expression:</w:t>
      </w:r>
    </w:p>
    <w:p w14:paraId="4116A2A1" w14:textId="410F5A72" w:rsidR="00CF2224" w:rsidRPr="00903DBA" w:rsidRDefault="00CF2224" w:rsidP="00CF2224">
      <w:pPr>
        <w:pStyle w:val="Code"/>
        <w:rPr>
          <w:highlight w:val="white"/>
        </w:rPr>
      </w:pP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5FFD387A" w:rsidR="00CF2224" w:rsidRPr="00903DBA" w:rsidRDefault="00CF2224" w:rsidP="00CF2224">
      <w:pPr>
        <w:pStyle w:val="Code"/>
        <w:rPr>
          <w:highlight w:val="white"/>
        </w:rPr>
      </w:pPr>
      <w:r w:rsidRPr="00903DBA">
        <w:rPr>
          <w:highlight w:val="white"/>
        </w:rPr>
        <w:t xml:space="preserve">    };</w:t>
      </w:r>
    </w:p>
    <w:p w14:paraId="27E5C6F1" w14:textId="77777777" w:rsidR="005E30A8" w:rsidRPr="00903DBA" w:rsidRDefault="005E30A8" w:rsidP="0078248B">
      <w:pPr>
        <w:pStyle w:val="Rubrik3"/>
        <w:rPr>
          <w:highlight w:val="white"/>
        </w:rPr>
      </w:pPr>
      <w:bookmarkStart w:id="214" w:name="_Toc57656035"/>
      <w:bookmarkStart w:id="215" w:name="_Hlk57718991"/>
      <w:bookmarkEnd w:id="213"/>
      <w:r w:rsidRPr="00903DBA">
        <w:rPr>
          <w:highlight w:val="white"/>
        </w:rPr>
        <w:t>Dot Expression</w:t>
      </w:r>
      <w:bookmarkEnd w:id="214"/>
    </w:p>
    <w:bookmarkEnd w:id="215"/>
    <w:p w14:paraId="15B7AA71" w14:textId="77777777" w:rsidR="00E26192" w:rsidRPr="00903DBA" w:rsidRDefault="00E26192" w:rsidP="00E26192">
      <w:r w:rsidRPr="00903DBA">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903DBA" w:rsidRDefault="00E26192" w:rsidP="00E26192">
      <w:r w:rsidRPr="00903DBA">
        <w:t>If the operand does not have an address symbol, it is a regular variable. Then we just create a temporary symbol with the same storage and increase the offset with the member offset.</w:t>
      </w:r>
    </w:p>
    <w:p w14:paraId="350DC984" w14:textId="77777777" w:rsidR="005E30A8" w:rsidRPr="00903DBA" w:rsidRDefault="005E30A8" w:rsidP="005E30A8">
      <w:pPr>
        <w:pStyle w:val="CodeHeader"/>
      </w:pPr>
      <w:proofErr w:type="spellStart"/>
      <w:r w:rsidRPr="00903DBA">
        <w:t>MainParser.gppg</w:t>
      </w:r>
      <w:proofErr w:type="spellEnd"/>
    </w:p>
    <w:p w14:paraId="6CF8AF1B" w14:textId="77777777" w:rsidR="005E30A8" w:rsidRPr="00903DBA" w:rsidRDefault="005E30A8" w:rsidP="005E30A8">
      <w:pPr>
        <w:pStyle w:val="Code"/>
        <w:rPr>
          <w:highlight w:val="white"/>
        </w:rPr>
      </w:pPr>
      <w:r w:rsidRPr="00903DBA">
        <w:rPr>
          <w:highlight w:val="white"/>
        </w:rPr>
        <w:t>postfix_expression:</w:t>
      </w:r>
    </w:p>
    <w:p w14:paraId="1B629D11" w14:textId="77777777" w:rsidR="005E30A8" w:rsidRPr="00903DBA" w:rsidRDefault="005E30A8" w:rsidP="005E30A8">
      <w:pPr>
        <w:pStyle w:val="Code"/>
        <w:rPr>
          <w:highlight w:val="white"/>
        </w:rPr>
      </w:pPr>
      <w:r w:rsidRPr="00903DBA">
        <w:rPr>
          <w:highlight w:val="white"/>
        </w:rPr>
        <w:t xml:space="preserve">    postfix_expression DOT NAME {</w:t>
      </w:r>
    </w:p>
    <w:p w14:paraId="31304B33" w14:textId="77777777" w:rsidR="005E30A8" w:rsidRPr="00903DBA" w:rsidRDefault="005E30A8" w:rsidP="005E30A8">
      <w:pPr>
        <w:pStyle w:val="Code"/>
        <w:rPr>
          <w:highlight w:val="white"/>
        </w:rPr>
      </w:pPr>
      <w:r w:rsidRPr="00903DBA">
        <w:rPr>
          <w:highlight w:val="white"/>
        </w:rPr>
        <w:t xml:space="preserve">      $$ = MiddleCodeGenerator.DotExpression($1, $3);</w:t>
      </w:r>
    </w:p>
    <w:p w14:paraId="24C1BBF2" w14:textId="77777777" w:rsidR="005E30A8" w:rsidRPr="00903DBA" w:rsidRDefault="005E30A8" w:rsidP="005E30A8">
      <w:pPr>
        <w:pStyle w:val="Code"/>
        <w:rPr>
          <w:highlight w:val="white"/>
        </w:rPr>
      </w:pPr>
      <w:r w:rsidRPr="00903DBA">
        <w:rPr>
          <w:highlight w:val="white"/>
        </w:rPr>
        <w:t xml:space="preserve">    };</w:t>
      </w:r>
    </w:p>
    <w:p w14:paraId="75867BA9" w14:textId="55C7F4A1" w:rsidR="008B4B14" w:rsidRPr="00903DBA" w:rsidRDefault="008B4B14" w:rsidP="008B4B14">
      <w:pPr>
        <w:pStyle w:val="Rubrik3"/>
        <w:rPr>
          <w:highlight w:val="white"/>
        </w:rPr>
      </w:pPr>
      <w:bookmarkStart w:id="216" w:name="_Toc57656036"/>
      <w:bookmarkStart w:id="217" w:name="_Hlk57719037"/>
      <w:r w:rsidRPr="00903DBA">
        <w:rPr>
          <w:highlight w:val="white"/>
        </w:rPr>
        <w:t>Function Call Expression</w:t>
      </w:r>
      <w:bookmarkEnd w:id="216"/>
    </w:p>
    <w:bookmarkEnd w:id="217"/>
    <w:p w14:paraId="6B6E4B00" w14:textId="77777777" w:rsidR="00727422" w:rsidRPr="00903DBA" w:rsidRDefault="00727422" w:rsidP="00727422">
      <w:r w:rsidRPr="00903DBA">
        <w:t>When calling a function, first we need to check the number of actual and formal parameters, which shall be equal. Unless the function is elliptic, in which case the actual parameter list can be longer.</w:t>
      </w:r>
    </w:p>
    <w:p w14:paraId="014032EB" w14:textId="28D84F9A" w:rsidR="00727422" w:rsidRPr="00903DBA" w:rsidRDefault="00727422" w:rsidP="00727422">
      <w:r w:rsidRPr="00903DBA">
        <w:t xml:space="preserve">Each regular actual parameter is transformed to the type of the formal parameter, and each extra actual parameter is subjected to the type promotion described in Section </w:t>
      </w:r>
      <w:r w:rsidRPr="00903DBA">
        <w:fldChar w:fldCharType="begin"/>
      </w:r>
      <w:r w:rsidRPr="00903DBA">
        <w:instrText xml:space="preserve"> REF _Ref418350730 \r \h </w:instrText>
      </w:r>
      <w:r w:rsidRPr="00903DBA">
        <w:fldChar w:fldCharType="separate"/>
      </w:r>
      <w:proofErr w:type="spellStart"/>
      <w:r w:rsidR="005F7BC3" w:rsidRPr="00903DBA">
        <w:rPr>
          <w:b/>
          <w:bCs/>
        </w:rPr>
        <w:t>Fel</w:t>
      </w:r>
      <w:proofErr w:type="spellEnd"/>
      <w:r w:rsidR="005F7BC3" w:rsidRPr="00903DBA">
        <w:rPr>
          <w:b/>
          <w:bCs/>
        </w:rPr>
        <w:t xml:space="preserve">! </w:t>
      </w:r>
      <w:proofErr w:type="spellStart"/>
      <w:r w:rsidR="005F7BC3" w:rsidRPr="00903DBA">
        <w:rPr>
          <w:b/>
          <w:bCs/>
        </w:rPr>
        <w:t>Hittar</w:t>
      </w:r>
      <w:proofErr w:type="spellEnd"/>
      <w:r w:rsidR="005F7BC3" w:rsidRPr="00903DBA">
        <w:rPr>
          <w:b/>
          <w:bCs/>
        </w:rPr>
        <w:t xml:space="preserve"> </w:t>
      </w:r>
      <w:proofErr w:type="spellStart"/>
      <w:r w:rsidR="005F7BC3" w:rsidRPr="00903DBA">
        <w:rPr>
          <w:b/>
          <w:bCs/>
        </w:rPr>
        <w:t>inte</w:t>
      </w:r>
      <w:proofErr w:type="spellEnd"/>
      <w:r w:rsidR="005F7BC3" w:rsidRPr="00903DBA">
        <w:rPr>
          <w:b/>
          <w:bCs/>
        </w:rPr>
        <w:t xml:space="preserve"> </w:t>
      </w:r>
      <w:proofErr w:type="spellStart"/>
      <w:r w:rsidR="005F7BC3" w:rsidRPr="00903DBA">
        <w:rPr>
          <w:b/>
          <w:bCs/>
        </w:rPr>
        <w:t>referenskälla</w:t>
      </w:r>
      <w:proofErr w:type="spellEnd"/>
      <w:r w:rsidR="005F7BC3" w:rsidRPr="00903DBA">
        <w:rPr>
          <w:b/>
          <w:bCs/>
        </w:rPr>
        <w:t>.</w:t>
      </w:r>
      <w:r w:rsidRPr="00903DBA">
        <w:fldChar w:fldCharType="end"/>
      </w:r>
      <w:r w:rsidRPr="00903DBA">
        <w:t>. Unless the return type is void, we place the result value in a temporary symbol.</w:t>
      </w:r>
    </w:p>
    <w:p w14:paraId="517BDFE1" w14:textId="77777777" w:rsidR="003F2C3E" w:rsidRPr="00903DBA" w:rsidRDefault="003F2C3E" w:rsidP="003F2C3E">
      <w:r w:rsidRPr="00903DBA">
        <w:t>Each actual parameter is checked. For a regular parameter (</w:t>
      </w:r>
      <w:proofErr w:type="spellStart"/>
      <w:r w:rsidRPr="00903DBA">
        <w:rPr>
          <w:rStyle w:val="CodeInText"/>
        </w:rPr>
        <w:t>paramType</w:t>
      </w:r>
      <w:proofErr w:type="spellEnd"/>
      <w:r w:rsidRPr="00903DBA">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903DBA" w:rsidRDefault="003F2C3E" w:rsidP="003F2C3E">
      <w:r w:rsidRPr="00903DBA">
        <w:t>For an extra parameter: a char is converted to an integer and a float is converted to a double.</w:t>
      </w:r>
    </w:p>
    <w:p w14:paraId="4874C9CA" w14:textId="77777777" w:rsidR="008245F5" w:rsidRPr="00903DBA" w:rsidRDefault="008245F5" w:rsidP="008245F5">
      <w:pPr>
        <w:pStyle w:val="CodeHeader"/>
      </w:pPr>
      <w:proofErr w:type="spellStart"/>
      <w:r w:rsidRPr="00903DBA">
        <w:t>MainParser.gppg</w:t>
      </w:r>
      <w:proofErr w:type="spellEnd"/>
    </w:p>
    <w:p w14:paraId="436E2113" w14:textId="77777777" w:rsidR="008245F5" w:rsidRPr="00903DBA" w:rsidRDefault="008245F5" w:rsidP="008245F5">
      <w:pPr>
        <w:pStyle w:val="Code"/>
        <w:rPr>
          <w:highlight w:val="white"/>
        </w:rPr>
      </w:pPr>
      <w:r w:rsidRPr="00903DBA">
        <w:rPr>
          <w:highlight w:val="white"/>
        </w:rPr>
        <w:t>postfix_expression:</w:t>
      </w:r>
    </w:p>
    <w:p w14:paraId="37A44ACD" w14:textId="54BEE984" w:rsidR="00015F9F" w:rsidRPr="00903DBA" w:rsidRDefault="00015F9F" w:rsidP="00015F9F">
      <w:pPr>
        <w:pStyle w:val="Code"/>
        <w:rPr>
          <w:highlight w:val="white"/>
        </w:rPr>
      </w:pP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01034303" w14:textId="64452A74" w:rsidR="002E7E5B" w:rsidRPr="00903DBA" w:rsidRDefault="002E7E5B" w:rsidP="002E7E5B">
      <w:pPr>
        <w:pStyle w:val="Rubrik3"/>
      </w:pPr>
      <w:bookmarkStart w:id="218" w:name="_Toc57656037"/>
      <w:bookmarkStart w:id="219" w:name="_Hlk57719138"/>
      <w:r w:rsidRPr="00903DBA">
        <w:t>Argument Expression List</w:t>
      </w:r>
      <w:bookmarkEnd w:id="218"/>
    </w:p>
    <w:bookmarkEnd w:id="219"/>
    <w:p w14:paraId="7963F03F" w14:textId="77777777" w:rsidR="00D35E46" w:rsidRPr="00903DBA" w:rsidRDefault="00D35E46" w:rsidP="00D35E46">
      <w:r w:rsidRPr="00903DBA">
        <w:t xml:space="preserve">Each parameter is converted from a possible logical type to an integer by calling </w:t>
      </w:r>
      <w:proofErr w:type="spellStart"/>
      <w:r w:rsidRPr="00903DBA">
        <w:rPr>
          <w:rStyle w:val="CodeInText"/>
        </w:rPr>
        <w:t>Generate.generateIntegerExpression</w:t>
      </w:r>
      <w:proofErr w:type="spellEnd"/>
      <w:r w:rsidRPr="00903DBA">
        <w:t>.</w:t>
      </w:r>
    </w:p>
    <w:p w14:paraId="42FA6894" w14:textId="4D95A5B7" w:rsidR="00EC3F16" w:rsidRPr="00903DBA" w:rsidRDefault="00EC3F16" w:rsidP="00EC3F16">
      <w:pPr>
        <w:pStyle w:val="CodeHeader"/>
      </w:pPr>
      <w:proofErr w:type="spellStart"/>
      <w:r w:rsidRPr="00903DBA">
        <w:lastRenderedPageBreak/>
        <w:t>MainParser.gppg</w:t>
      </w:r>
      <w:proofErr w:type="spellEnd"/>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20" w:name="_Toc57656038"/>
      <w:bookmarkStart w:id="221" w:name="_Hlk57719163"/>
      <w:r w:rsidRPr="00903DBA">
        <w:rPr>
          <w:highlight w:val="white"/>
        </w:rPr>
        <w:t>Primary Expressions</w:t>
      </w:r>
      <w:bookmarkEnd w:id="220"/>
    </w:p>
    <w:bookmarkEnd w:id="221"/>
    <w:p w14:paraId="3B47BA8A" w14:textId="382B41F9"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a value, a symbol, a register, or the carry flag.</w:t>
      </w:r>
    </w:p>
    <w:p w14:paraId="0E0F7697" w14:textId="77777777" w:rsidR="0095311C" w:rsidRPr="00903DBA" w:rsidRDefault="0095311C" w:rsidP="0095311C">
      <w:r w:rsidRPr="00903DBA">
        <w:t>A primary expression is an identifier, which symbol we look up in the symbol table, a value, which we store in the global space, or an expression surrounded by parenthesis.</w:t>
      </w:r>
    </w:p>
    <w:p w14:paraId="3212121C" w14:textId="77777777" w:rsidR="0002564D" w:rsidRPr="00903DBA" w:rsidRDefault="0002564D" w:rsidP="0002564D">
      <w:pPr>
        <w:pStyle w:val="CodeHeader"/>
      </w:pPr>
      <w:proofErr w:type="spellStart"/>
      <w:r w:rsidRPr="00903DBA">
        <w:t>MainParser.gppg</w:t>
      </w:r>
      <w:proofErr w:type="spellEnd"/>
    </w:p>
    <w:p w14:paraId="7A4D77F6" w14:textId="77777777" w:rsidR="0002564D" w:rsidRPr="00903DBA" w:rsidRDefault="0002564D" w:rsidP="0002564D">
      <w:pPr>
        <w:pStyle w:val="Code"/>
        <w:rPr>
          <w:highlight w:val="white"/>
        </w:rPr>
      </w:pPr>
      <w:r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77777777" w:rsidR="0002564D" w:rsidRPr="00903DBA" w:rsidRDefault="0002564D" w:rsidP="0002564D">
      <w:pPr>
        <w:pStyle w:val="Code"/>
        <w:rPr>
          <w:highlight w:val="white"/>
        </w:rPr>
      </w:pP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77777777" w:rsidR="001C7E8C" w:rsidRDefault="0002564D" w:rsidP="00DF4DD7">
      <w:pPr>
        <w:pStyle w:val="Code"/>
        <w:rPr>
          <w:highlight w:val="white"/>
        </w:rPr>
      </w:pPr>
      <w:r w:rsidRPr="00903DBA">
        <w:rPr>
          <w:highlight w:val="white"/>
        </w:rPr>
        <w:t xml:space="preserve">    };</w:t>
      </w:r>
    </w:p>
    <w:p w14:paraId="530FDD78" w14:textId="77777777" w:rsidR="001C7E8C" w:rsidRDefault="001C7E8C" w:rsidP="00DF4DD7">
      <w:pPr>
        <w:pStyle w:val="Code"/>
        <w:rPr>
          <w:highlight w:val="white"/>
        </w:rPr>
      </w:pPr>
    </w:p>
    <w:p w14:paraId="6BF43A38" w14:textId="54D03862" w:rsidR="00DF4DD7" w:rsidRPr="00903DBA" w:rsidRDefault="00DF4DD7" w:rsidP="00DF4DD7">
      <w:pPr>
        <w:pStyle w:val="Code"/>
        <w:rPr>
          <w:highlight w:val="white"/>
        </w:rPr>
      </w:pPr>
      <w:r w:rsidRPr="00903DBA">
        <w:rPr>
          <w:highlight w:val="white"/>
        </w:rPr>
        <w:t>primary_expression:</w:t>
      </w:r>
    </w:p>
    <w:p w14:paraId="0519A8CB" w14:textId="5C4D6F96" w:rsidR="000669C4" w:rsidRPr="00903DBA" w:rsidRDefault="000669C4" w:rsidP="000669C4">
      <w:pPr>
        <w:pStyle w:val="Code"/>
        <w:rPr>
          <w:highlight w:val="white"/>
        </w:rPr>
      </w:pPr>
      <w:r w:rsidRPr="00903DBA">
        <w:rPr>
          <w:highlight w:val="white"/>
        </w:rPr>
        <w:t xml:space="preserve">  </w:t>
      </w:r>
      <w:r w:rsidR="001B772C" w:rsidRPr="00903DBA">
        <w:rPr>
          <w:highlight w:val="white"/>
        </w:rPr>
        <w:t xml:space="preserve"> </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32DD8563"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32A5EA8" w14:textId="77777777" w:rsidR="003028A9" w:rsidRPr="00903DBA" w:rsidRDefault="003028A9" w:rsidP="003028A9">
      <w:pPr>
        <w:pStyle w:val="CodeHeader"/>
      </w:pPr>
      <w:proofErr w:type="spellStart"/>
      <w:r w:rsidRPr="00903DBA">
        <w:t>MainParser.gppg</w:t>
      </w:r>
      <w:proofErr w:type="spellEnd"/>
    </w:p>
    <w:p w14:paraId="5DF55562" w14:textId="77777777" w:rsidR="000669C4" w:rsidRPr="00903DBA" w:rsidRDefault="000669C4" w:rsidP="000669C4">
      <w:pPr>
        <w:pStyle w:val="Code"/>
        <w:rPr>
          <w:highlight w:val="white"/>
        </w:rPr>
      </w:pPr>
      <w:r w:rsidRPr="00903DBA">
        <w:rPr>
          <w:highlight w:val="white"/>
        </w:rPr>
        <w:t>primary_expression:</w:t>
      </w:r>
    </w:p>
    <w:p w14:paraId="3E7EEC2F" w14:textId="1BF17735"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94D12AE"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3B7E5AF4" w14:textId="16CE54C1" w:rsidR="003028A9" w:rsidRPr="00903DBA" w:rsidRDefault="003028A9" w:rsidP="003028A9">
      <w:pPr>
        <w:pStyle w:val="CodeHeader"/>
      </w:pPr>
      <w:proofErr w:type="spellStart"/>
      <w:r w:rsidRPr="00903DBA">
        <w:t>MainParser.gppg</w:t>
      </w:r>
      <w:proofErr w:type="spellEnd"/>
    </w:p>
    <w:p w14:paraId="5B849AD5" w14:textId="77777777" w:rsidR="000669C4" w:rsidRPr="00903DBA" w:rsidRDefault="000669C4" w:rsidP="000669C4">
      <w:pPr>
        <w:pStyle w:val="Code"/>
        <w:rPr>
          <w:highlight w:val="white"/>
        </w:rPr>
      </w:pPr>
      <w:r w:rsidRPr="00903DBA">
        <w:rPr>
          <w:highlight w:val="white"/>
        </w:rPr>
        <w:t>primary_expression:</w:t>
      </w:r>
    </w:p>
    <w:p w14:paraId="76442C6D" w14:textId="01A56CC6"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7CD2850F"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B154EC6" w14:textId="28FFA90C" w:rsidR="0062119D" w:rsidRPr="00903DBA" w:rsidRDefault="0062119D" w:rsidP="0062119D">
      <w:pPr>
        <w:pStyle w:val="CodeHeader"/>
      </w:pPr>
      <w:proofErr w:type="spellStart"/>
      <w:r w:rsidRPr="00903DBA">
        <w:t>MainParser.gppg</w:t>
      </w:r>
      <w:proofErr w:type="spellEnd"/>
    </w:p>
    <w:p w14:paraId="233818F4" w14:textId="77777777" w:rsidR="00F840D9" w:rsidRPr="00903DBA" w:rsidRDefault="00F840D9" w:rsidP="00E16CA0">
      <w:pPr>
        <w:pStyle w:val="Code"/>
        <w:rPr>
          <w:highlight w:val="white"/>
        </w:rPr>
      </w:pPr>
      <w:r w:rsidRPr="00903DBA">
        <w:rPr>
          <w:highlight w:val="white"/>
        </w:rPr>
        <w:t>primary_expression:</w:t>
      </w:r>
    </w:p>
    <w:p w14:paraId="3C1C019B" w14:textId="3890ABE4" w:rsidR="00E16CA0" w:rsidRPr="00903DBA" w:rsidRDefault="00E16CA0" w:rsidP="00E16CA0">
      <w:pPr>
        <w:pStyle w:val="Code"/>
        <w:rPr>
          <w:highlight w:val="white"/>
        </w:rPr>
      </w:pP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2" w:name="_Ref54202176"/>
      <w:bookmarkStart w:id="223" w:name="_Ref54202192"/>
      <w:bookmarkStart w:id="224" w:name="_Ref54264860"/>
      <w:bookmarkStart w:id="225"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 xml:space="preserve">The </w:t>
      </w:r>
      <w:proofErr w:type="spellStart"/>
      <w:r w:rsidRPr="00903DBA">
        <w:t>MiddleCode</w:t>
      </w:r>
      <w:proofErr w:type="spellEnd"/>
      <w:r w:rsidRPr="00903DBA">
        <w:t xml:space="preserv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commenting 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903DBA" w:rsidRDefault="003D0930" w:rsidP="003D0930">
      <w:pPr>
        <w:pStyle w:val="Code"/>
        <w:rPr>
          <w:highlight w:val="white"/>
        </w:rPr>
      </w:pPr>
    </w:p>
    <w:p w14:paraId="3F913BF3" w14:textId="77777777" w:rsidR="003D0930" w:rsidRPr="00903DBA" w:rsidRDefault="003D0930" w:rsidP="003D0930">
      <w:pPr>
        <w:pStyle w:val="Code"/>
        <w:rPr>
          <w:highlight w:val="white"/>
        </w:rPr>
      </w:pPr>
      <w:r w:rsidRPr="00903DBA">
        <w:rPr>
          <w:highlight w:val="white"/>
        </w:rPr>
        <w:t xml:space="preserve">    public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77777777" w:rsidR="003D0930" w:rsidRPr="00903DBA" w:rsidRDefault="003D0930" w:rsidP="003D0930">
      <w:pPr>
        <w:pStyle w:val="Code"/>
      </w:pPr>
      <w:r w:rsidRPr="00903DBA">
        <w:rPr>
          <w:highlight w:val="white"/>
        </w:rPr>
        <w:t>}</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adds a </w:t>
      </w:r>
      <w:r w:rsidRPr="00903DBA">
        <w:rPr>
          <w:rStyle w:val="KeyWord0"/>
          <w:highlight w:val="white"/>
        </w:rPr>
        <w:t>MiddleCode</w:t>
      </w:r>
      <w:r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lastRenderedPageBreak/>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6" w:name="_Toc57655988"/>
      <w:r w:rsidRPr="00903DBA">
        <w:t>Backpatching</w:t>
      </w:r>
      <w:bookmarkEnd w:id="226"/>
    </w:p>
    <w:p w14:paraId="32EAD974" w14:textId="77777777" w:rsidR="005E5A36" w:rsidRPr="00903DBA" w:rsidRDefault="005E5A36" w:rsidP="005E5A36">
      <w:r w:rsidRPr="00903DBA">
        <w:t xml:space="preserve">When generating middle code, there are numerous occasions that we generate jump instructions without knowing where to jump. In those cases, we store the instructions in sets and later go back and fill in the jump address. The process is called </w:t>
      </w:r>
      <w:r w:rsidRPr="00903DBA">
        <w:rPr>
          <w:rStyle w:val="KeyWord0"/>
        </w:rPr>
        <w:t>backpatching</w:t>
      </w:r>
      <w:r w:rsidRPr="00903DBA">
        <w:t>.</w:t>
      </w:r>
    </w:p>
    <w:p w14:paraId="76A4FF98" w14:textId="77777777" w:rsidR="005E5A36" w:rsidRPr="00903DBA" w:rsidRDefault="005E5A36" w:rsidP="005E5A36">
      <w:r w:rsidRPr="00903DBA">
        <w:t xml:space="preserve">The first </w:t>
      </w:r>
      <w:r w:rsidRPr="00903DBA">
        <w:rPr>
          <w:rStyle w:val="KeyWord0"/>
        </w:rPr>
        <w:t>Backpatch</w:t>
      </w:r>
      <w:r w:rsidRPr="00903DBA">
        <w:t xml:space="preserve"> methods take set of jump instructions and a list of instructions, where its first instruction is the target of the jump instructions. If the code list is empty, we add an empty instruction in order to make sure there is always a jump target.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77777777"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operand (index 0) to the target. The first operand 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77777777" w:rsidR="005E5A36" w:rsidRPr="00903DBA" w:rsidRDefault="005E5A36" w:rsidP="005E5A36">
      <w:pPr>
        <w:pStyle w:val="Code"/>
        <w:rPr>
          <w:highlight w:val="white"/>
        </w:rPr>
      </w:pPr>
      <w:r w:rsidRPr="00903DBA">
        <w:rPr>
          <w:highlight w:val="white"/>
        </w:rPr>
        <w:t xml:space="preserve">    }</w:t>
      </w:r>
    </w:p>
    <w:p w14:paraId="50AE4014" w14:textId="77777777" w:rsidR="00587AB2" w:rsidRDefault="00587AB2" w:rsidP="00587AB2">
      <w:pPr>
        <w:pStyle w:val="Rubrik2"/>
      </w:pPr>
      <w:r>
        <w:t>Declarations</w:t>
      </w:r>
    </w:p>
    <w:p w14:paraId="2123C545" w14:textId="2DC744FC" w:rsidR="005E5A36" w:rsidRPr="00903DBA" w:rsidRDefault="005E5A36" w:rsidP="005E5A36">
      <w:pPr>
        <w:pStyle w:val="Rubrik3"/>
      </w:pPr>
      <w:r w:rsidRPr="00903DBA">
        <w:t>Function Definition</w:t>
      </w:r>
    </w:p>
    <w:p w14:paraId="7453AB93" w14:textId="77777777" w:rsidR="005E5A36" w:rsidRPr="00903DBA" w:rsidRDefault="005E5A36" w:rsidP="005E5A36">
      <w:r w:rsidRPr="00903DBA">
        <w:t xml:space="preserve">The </w:t>
      </w:r>
      <w:proofErr w:type="spellStart"/>
      <w:r w:rsidRPr="00903DBA">
        <w:rPr>
          <w:rStyle w:val="CodeInText"/>
        </w:rPr>
        <w:t>GenerateFunctionHeader</w:t>
      </w:r>
      <w:proofErr w:type="spellEnd"/>
      <w:r w:rsidRPr="00903DBA">
        <w:t xml:space="preserve"> 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and we set the storage to extern and the return type to signed int.</w:t>
      </w:r>
    </w:p>
    <w:p w14:paraId="38694CB6" w14:textId="77777777" w:rsidR="005E5A36" w:rsidRPr="00903DBA" w:rsidRDefault="005E5A36" w:rsidP="005E5A36">
      <w:pPr>
        <w:pStyle w:val="Code"/>
        <w:rPr>
          <w:highlight w:val="white"/>
        </w:rPr>
      </w:pPr>
      <w:r w:rsidRPr="00903DBA">
        <w:rPr>
          <w:highlight w:val="white"/>
        </w:rPr>
        <w:lastRenderedPageBreak/>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77777777" w:rsidR="005E5A36" w:rsidRPr="00903DBA" w:rsidRDefault="005E5A36" w:rsidP="005E5A36">
      <w:pPr>
        <w:rPr>
          <w:highlight w:val="white"/>
        </w:rPr>
      </w:pPr>
      <w:r w:rsidRPr="00903DBA">
        <w:rPr>
          <w:highlight w:val="white"/>
        </w:rPr>
        <w:t>Then we perform some error checking. The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77777777"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 In the new-style function definition, the declaration list must be empty since it is not allowed to mix the old and new style.</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lastRenderedPageBreak/>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77777777"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the declarations’ offsets.</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77777777" w:rsidR="005E5A36" w:rsidRPr="00903DBA"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lastRenderedPageBreak/>
        <w:t>We extract the parameter type list from the current function. In case of old-style definition, this list will be null. In case of new-style definition, there is only two allowed parameter list:</w:t>
      </w:r>
    </w:p>
    <w:p w14:paraId="663D0FC1" w14:textId="77777777" w:rsidR="005E5A36" w:rsidRPr="00903DBA" w:rsidRDefault="005E5A36" w:rsidP="00477426">
      <w:pPr>
        <w:pStyle w:val="SourceCodeBoxText"/>
        <w:framePr w:wrap="around"/>
        <w:rPr>
          <w:highlight w:val="white"/>
        </w:rPr>
      </w:pPr>
      <w:r w:rsidRPr="00903DBA">
        <w:rPr>
          <w:highlight w:val="white"/>
        </w:rPr>
        <w:t>No parameters. Marked with void.</w:t>
      </w:r>
    </w:p>
    <w:p w14:paraId="4F924863" w14:textId="77777777" w:rsidR="005E5A36" w:rsidRPr="00903DBA" w:rsidRDefault="005E5A36" w:rsidP="005E5A36">
      <w:pPr>
        <w:pStyle w:val="Code"/>
        <w:rPr>
          <w:rStyle w:val="KeyWord0"/>
          <w:b w:val="0"/>
          <w:noProof w:val="0"/>
          <w:highlight w:val="white"/>
        </w:rPr>
      </w:pPr>
      <w:r w:rsidRPr="00903DBA">
        <w:rPr>
          <w:rStyle w:val="KeyWord0"/>
          <w:bCs/>
          <w:highlight w:val="white"/>
        </w:rPr>
        <w:t xml:space="preserve">      int main(void) { /* ... */ }</w:t>
      </w:r>
    </w:p>
    <w:p w14:paraId="39EFDFAC" w14:textId="77777777" w:rsidR="005E5A36" w:rsidRPr="00903DBA" w:rsidRDefault="005E5A36" w:rsidP="00477426">
      <w:pPr>
        <w:pStyle w:val="SourceCodeBoxText"/>
        <w:framePr w:wrap="around"/>
        <w:rPr>
          <w:highlight w:val="white"/>
        </w:rPr>
      </w:pPr>
      <w:r w:rsidRPr="00903DBA">
        <w:rPr>
          <w:highlight w:val="white"/>
        </w:rPr>
        <w:t>Command line arguments.</w:t>
      </w:r>
    </w:p>
    <w:p w14:paraId="42649DEE" w14:textId="77777777" w:rsidR="005E5A36" w:rsidRPr="00903DBA" w:rsidRDefault="005E5A36" w:rsidP="005E5A36">
      <w:pPr>
        <w:pStyle w:val="Code"/>
        <w:rPr>
          <w:rStyle w:val="KeyWord0"/>
          <w:b w:val="0"/>
          <w:bCs/>
          <w:highlight w:val="white"/>
        </w:rPr>
      </w:pPr>
      <w:r w:rsidRPr="00903DBA">
        <w:rPr>
          <w:rStyle w:val="KeyWord0"/>
          <w:bCs/>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903DBA" w:rsidRDefault="005E5A36" w:rsidP="005E5A36">
      <w:pPr>
        <w:pStyle w:val="Code"/>
        <w:rPr>
          <w:b/>
          <w:highlight w:val="white"/>
        </w:rPr>
      </w:pPr>
      <w:r w:rsidRPr="00903DBA">
        <w:rPr>
          <w:highlight w:val="white"/>
        </w:rPr>
        <w:t xml:space="preserve">      </w:t>
      </w:r>
      <w:r w:rsidRPr="00903DBA">
        <w:rPr>
          <w:rStyle w:val="KeyWord0"/>
          <w:bCs/>
          <w:highlight w:val="white"/>
        </w:rPr>
        <w:t>int main(int argc, char **argv) { /* ... */ }</w:t>
      </w:r>
    </w:p>
    <w:p w14:paraId="55AFB59F" w14:textId="77777777" w:rsidR="005E5A36" w:rsidRPr="00903DBA" w:rsidRDefault="005E5A36" w:rsidP="00477426">
      <w:pPr>
        <w:pStyle w:val="SourceCodeBoxText"/>
        <w:framePr w:wrap="around"/>
        <w:rPr>
          <w:highlight w:val="white"/>
        </w:rPr>
      </w:pPr>
      <w:r w:rsidRPr="00903DBA">
        <w:rPr>
          <w:highlight w:val="white"/>
        </w:rPr>
        <w:t>The two cases are actually the same case, since arrays are changed to pointers in parameter types. Also note that do not check the names of the parameters, the parameters may have other names. However, the names cannot be omitted.</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7777777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xml:space="preserve"> of the statement. Each statement has a next set holding jump instructions. For instance, a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 has a next sets holding jump instructions jumping out of the loop. We add a new empty statement and backpatch the next set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lastRenderedPageBreak/>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77777777"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77777777"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77777777"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Pr="00903DBA">
        <w:t>12</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77777777"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Pr="00903DBA">
        <w:rPr>
          <w:highlight w:val="white"/>
        </w:rPr>
        <w:t>1.2</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lastRenderedPageBreak/>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lastRenderedPageBreak/>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lastRenderedPageBreak/>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77777777"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Pr="00903DBA">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77777777"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Pr="00903DBA">
        <w:rPr>
          <w:highlight w:val="white"/>
        </w:rPr>
        <w:t>3.2.2</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lastRenderedPageBreak/>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lastRenderedPageBreak/>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77777777" w:rsidR="005E5A36" w:rsidRPr="00903DBA" w:rsidRDefault="005E5A36" w:rsidP="005E5A36">
      <w:pPr>
        <w:rPr>
          <w:highlight w:val="white"/>
        </w:rPr>
      </w:pPr>
      <w:r w:rsidRPr="00903DBA">
        <w:rPr>
          <w:highlight w:val="white"/>
        </w:rPr>
        <w:t>Bitfields are only allowed in structs and can only have auto or register storage.</w:t>
      </w:r>
    </w:p>
    <w:p w14:paraId="09ECBAE3" w14:textId="77777777" w:rsidR="005E5A36" w:rsidRPr="00903DBA" w:rsidRDefault="005E5A36" w:rsidP="005E5A36">
      <w:pPr>
        <w:pStyle w:val="Code"/>
        <w:rPr>
          <w:highlight w:val="white"/>
        </w:rPr>
      </w:pPr>
      <w:r w:rsidRPr="00903DBA">
        <w:rPr>
          <w:highlight w:val="white"/>
        </w:rPr>
        <w:t xml:space="preserve">      Assert.Error(SymbolTable.CurrentTable.Scope == Scope.Struct,</w:t>
      </w:r>
    </w:p>
    <w:p w14:paraId="59CA53FB" w14:textId="77777777" w:rsidR="005E5A36" w:rsidRPr="00903DBA" w:rsidRDefault="005E5A36" w:rsidP="005E5A36">
      <w:pPr>
        <w:pStyle w:val="Code"/>
        <w:rPr>
          <w:highlight w:val="white"/>
        </w:rPr>
      </w:pPr>
      <w:r w:rsidRPr="00903DBA">
        <w:rPr>
          <w:highlight w:val="white"/>
        </w:rPr>
        <w:t xml:space="preserve">                   bitsSymbol, Message.Bitfields_only_allowed_on_structs);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lastRenderedPageBreak/>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3B3B85A5"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lastRenderedPageBreak/>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77777777" w:rsidR="005E5A36" w:rsidRPr="00903DBA" w:rsidRDefault="005E5A36" w:rsidP="005E5A36">
      <w:pPr>
        <w:pStyle w:val="Code"/>
        <w:rPr>
          <w:highlight w:val="white"/>
        </w:rPr>
      </w:pPr>
      <w:r w:rsidRPr="00903DBA">
        <w:rPr>
          <w:highlight w:val="white"/>
        </w:rPr>
        <w:t xml:space="preserve">                                                   bool ellipse)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77777777" w:rsidR="005E5A36" w:rsidRPr="00903DBA" w:rsidRDefault="005E5A36" w:rsidP="005E5A36">
      <w:pPr>
        <w:pStyle w:val="Code"/>
        <w:rPr>
          <w:highlight w:val="white"/>
        </w:rPr>
      </w:pPr>
      <w:r w:rsidRPr="00903DBA">
        <w:rPr>
          <w:highlight w:val="white"/>
        </w:rPr>
        <w:t xml:space="preserve">        Assert.Error(!ellipse, "...",</w:t>
      </w:r>
    </w:p>
    <w:p w14:paraId="6CD76BE4" w14:textId="77777777" w:rsidR="005E5A36" w:rsidRPr="00903DBA" w:rsidRDefault="005E5A36" w:rsidP="005E5A36">
      <w:pPr>
        <w:pStyle w:val="Code"/>
        <w:rPr>
          <w:highlight w:val="white"/>
        </w:rPr>
      </w:pPr>
      <w:r w:rsidRPr="00903DBA">
        <w:rPr>
          <w:highlight w:val="white"/>
        </w:rPr>
        <w:t xml:space="preserve">            Message.An_elliptic_function_must_have_at_least_one_parameter);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77777777" w:rsidR="005E5A36" w:rsidRPr="00903DBA" w:rsidRDefault="005E5A36" w:rsidP="005E5A36">
      <w:pPr>
        <w:pStyle w:val="Code"/>
        <w:rPr>
          <w:highlight w:val="white"/>
        </w:rPr>
      </w:pPr>
      <w:r w:rsidRPr="00903DBA">
        <w:rPr>
          <w:highlight w:val="white"/>
        </w:rPr>
        <w:t xml:space="preserve">        Assert.Error(!ellipse, "...", Message.</w:t>
      </w:r>
    </w:p>
    <w:p w14:paraId="17F753E7" w14:textId="77777777" w:rsidR="005E5A36" w:rsidRPr="00903DBA" w:rsidRDefault="005E5A36" w:rsidP="005E5A36">
      <w:pPr>
        <w:pStyle w:val="Code"/>
        <w:rPr>
          <w:highlight w:val="white"/>
        </w:rPr>
      </w:pPr>
      <w:r w:rsidRPr="00903DBA">
        <w:rPr>
          <w:highlight w:val="white"/>
        </w:rPr>
        <w:t xml:space="preserve">                     An_elliptic_function_cannot_have_a_void_parameter);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77777777" w:rsidR="005E5A36" w:rsidRPr="00903DBA" w:rsidRDefault="005E5A36" w:rsidP="005E5A36">
      <w:pPr>
        <w:rPr>
          <w:highlight w:val="white"/>
        </w:rPr>
      </w:pPr>
      <w:r w:rsidRPr="00903DBA">
        <w:rPr>
          <w:highlight w:val="white"/>
        </w:rPr>
        <w:t>Finally, we create a new-style function type with the parameter list and ellipse status, add it to the declarator, and return the declarator. Note that we do not add a return type (the first parameter is null), since it will be added to the declarator by the specifier.</w:t>
      </w:r>
    </w:p>
    <w:p w14:paraId="46F2BAC5" w14:textId="77777777" w:rsidR="005E5A36" w:rsidRPr="00903DBA" w:rsidRDefault="005E5A36" w:rsidP="005E5A36">
      <w:pPr>
        <w:pStyle w:val="Code"/>
        <w:rPr>
          <w:highlight w:val="white"/>
        </w:rPr>
      </w:pPr>
      <w:r w:rsidRPr="00903DBA">
        <w:rPr>
          <w:highlight w:val="white"/>
        </w:rPr>
        <w:t xml:space="preserve">      declarator.Add(new Type(null, parameterList, ellipse));</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lastRenderedPageBreak/>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77777777" w:rsidR="005E5A36" w:rsidRPr="00903DBA" w:rsidRDefault="005E5A36" w:rsidP="005E5A36">
      <w:pPr>
        <w:rPr>
          <w:highlight w:val="white"/>
        </w:rPr>
      </w:pPr>
      <w:r w:rsidRPr="00903DBA">
        <w:rPr>
          <w:highlight w:val="white"/>
        </w:rPr>
        <w:t xml:space="preserve">We create and return a symbol, with the name, </w:t>
      </w:r>
      <w:proofErr w:type="spellStart"/>
      <w:r w:rsidRPr="00903DBA">
        <w:rPr>
          <w:highlight w:val="white"/>
        </w:rPr>
        <w:t>storeage</w:t>
      </w:r>
      <w:proofErr w:type="spellEnd"/>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Pr="00903DBA">
        <w:rPr>
          <w:highlight w:val="white"/>
        </w:rPr>
        <w:t>11</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lastRenderedPageBreak/>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27" w:name="_Toc57655996"/>
      <w:r w:rsidRPr="00903DBA">
        <w:t>The If Statement</w:t>
      </w:r>
      <w:bookmarkEnd w:id="227"/>
    </w:p>
    <w:p w14:paraId="2B10B51E" w14:textId="77777777" w:rsidR="005E5A36" w:rsidRPr="00903DBA" w:rsidRDefault="005E5A36" w:rsidP="005E5A36">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77777777" w:rsidR="005E5A36" w:rsidRPr="00903DBA" w:rsidRDefault="005E5A36" w:rsidP="005E5A36">
      <w:pPr>
        <w:pStyle w:val="Code"/>
        <w:rPr>
          <w:highlight w:val="white"/>
        </w:rPr>
      </w:pPr>
      <w:r w:rsidRPr="00903DBA">
        <w:rPr>
          <w:highlight w:val="white"/>
        </w:rPr>
        <w:t xml:space="preserve">      Backpatch(expression.Symbol.TrueSet(),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77777777" w:rsidR="005E5A36" w:rsidRPr="00903DBA" w:rsidRDefault="005E5A36" w:rsidP="005E5A36">
      <w:pPr>
        <w:rPr>
          <w:highlight w:val="white"/>
        </w:rPr>
      </w:pPr>
      <w:r w:rsidRPr="00903DBA">
        <w:rPr>
          <w:highlight w:val="white"/>
        </w:rPr>
        <w:t>We define the next set of the if-statement, it holds the instructions that jump to the instruction after the if- statement. It is the union of the next set of the inner statement, the false set of the expression, and the jump instruction just added to the list.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77777777" w:rsidR="005E5A36" w:rsidRPr="00903DBA" w:rsidRDefault="005E5A36" w:rsidP="005E5A36">
      <w:pPr>
        <w:pStyle w:val="Code"/>
        <w:rPr>
          <w:highlight w:val="white"/>
        </w:rPr>
      </w:pPr>
      <w:r w:rsidRPr="00903DBA">
        <w:rPr>
          <w:highlight w:val="white"/>
        </w:rPr>
        <w:t xml:space="preserve">      nextSet.UnionWith(expression.Symbol.FalseSet());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56411B0" w14:textId="77777777" w:rsidR="005E5A36" w:rsidRPr="00903DBA" w:rsidRDefault="005E5A36" w:rsidP="005E5A36">
      <w:pPr>
        <w:pStyle w:val="Code"/>
        <w:rPr>
          <w:highlight w:val="white"/>
        </w:rPr>
      </w:pPr>
      <w:r w:rsidRPr="00903DBA">
        <w:rPr>
          <w:highlight w:val="white"/>
        </w:rPr>
        <w:t xml:space="preserve">      return (new Statement(codeList, nextSet));</w:t>
      </w:r>
    </w:p>
    <w:p w14:paraId="5B076F18" w14:textId="77777777" w:rsidR="005E5A36" w:rsidRPr="00903DBA" w:rsidRDefault="005E5A36" w:rsidP="005E5A36">
      <w:pPr>
        <w:pStyle w:val="Code"/>
        <w:rPr>
          <w:highlight w:val="white"/>
        </w:rPr>
      </w:pPr>
      <w:r w:rsidRPr="00903DBA">
        <w:rPr>
          <w:highlight w:val="white"/>
        </w:rPr>
        <w:t xml:space="preserve">    }</w:t>
      </w:r>
    </w:p>
    <w:p w14:paraId="473DC39C"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methods is like the </w:t>
      </w:r>
      <w:r w:rsidRPr="00903DBA">
        <w:rPr>
          <w:rStyle w:val="KeyWord0"/>
          <w:highlight w:val="white"/>
        </w:rPr>
        <w:t>IfStatement</w:t>
      </w:r>
      <w:r w:rsidRPr="00903DBA">
        <w:rPr>
          <w:highlight w:val="white"/>
        </w:rPr>
        <w:t xml:space="preserve"> method above. The difference is that we have two inter statements. On statement that the program jumps to in case the expression is evaluated to a true value, and one statement where it jumps to in case of a false value.</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lastRenderedPageBreak/>
        <w:t xml:space="preserve">      AddMiddleCode(codeList, MiddleOperator.CheckTrackMapFloatStack);</w:t>
      </w:r>
    </w:p>
    <w:p w14:paraId="50E0F323" w14:textId="77777777" w:rsidR="005E5A36" w:rsidRPr="00903DBA" w:rsidRDefault="005E5A36" w:rsidP="005E5A36">
      <w:pPr>
        <w:rPr>
          <w:highlight w:val="white"/>
        </w:rPr>
      </w:pPr>
      <w:r w:rsidRPr="00903DBA">
        <w:rPr>
          <w:highlight w:val="white"/>
        </w:rPr>
        <w:t>We backpatch the true and false set to the beginning of the code list of the true and false statement, respectively.</w:t>
      </w:r>
    </w:p>
    <w:p w14:paraId="60DC549D" w14:textId="77777777" w:rsidR="005E5A36" w:rsidRPr="00903DBA" w:rsidRDefault="005E5A36" w:rsidP="005E5A36">
      <w:pPr>
        <w:pStyle w:val="Code"/>
        <w:rPr>
          <w:highlight w:val="white"/>
        </w:rPr>
      </w:pPr>
      <w:r w:rsidRPr="00903DBA">
        <w:rPr>
          <w:highlight w:val="white"/>
        </w:rPr>
        <w:t xml:space="preserve">      Backpatch(expression.Symbol.TrueSet(), trueStatement.CodeList);</w:t>
      </w:r>
    </w:p>
    <w:p w14:paraId="7FA6EF23" w14:textId="77777777" w:rsidR="005E5A36" w:rsidRPr="00903DBA" w:rsidRDefault="005E5A36" w:rsidP="005E5A36">
      <w:pPr>
        <w:pStyle w:val="Code"/>
        <w:rPr>
          <w:highlight w:val="white"/>
        </w:rPr>
      </w:pPr>
      <w:r w:rsidRPr="00903DBA">
        <w:rPr>
          <w:highlight w:val="white"/>
        </w:rPr>
        <w:t xml:space="preserve">      Backpatch(expression.Symbol.FalseSet(), falseStatement.CodeList);</w:t>
      </w:r>
    </w:p>
    <w:p w14:paraId="42310554" w14:textId="77777777" w:rsidR="005E5A36" w:rsidRPr="00903DBA" w:rsidRDefault="005E5A36" w:rsidP="005E5A36">
      <w:pPr>
        <w:pStyle w:val="Code"/>
        <w:rPr>
          <w:highlight w:val="white"/>
        </w:rPr>
      </w:pPr>
      <w:r w:rsidRPr="00903DBA">
        <w:rPr>
          <w:highlight w:val="white"/>
        </w:rPr>
        <w:t xml:space="preserve">      codeList.AddRange(trueStatement.CodeList);</w:t>
      </w:r>
    </w:p>
    <w:p w14:paraId="6DA64BD8" w14:textId="77777777" w:rsidR="005E5A36" w:rsidRPr="00903DBA" w:rsidRDefault="005E5A36" w:rsidP="005E5A36">
      <w:pPr>
        <w:rPr>
          <w:highlight w:val="white"/>
        </w:rPr>
      </w:pPr>
      <w:r w:rsidRPr="00903DBA">
        <w:rPr>
          <w:highlight w:val="white"/>
        </w:rPr>
        <w:t>We add a jump instruction after the end of the true statement code list for it to jump out of the if-else-statement.</w:t>
      </w:r>
    </w:p>
    <w:p w14:paraId="1FB87FA1" w14:textId="4D8123FB" w:rsidR="005E5A36" w:rsidRPr="00903DBA" w:rsidRDefault="005E5A36" w:rsidP="005E5A36">
      <w:pPr>
        <w:pStyle w:val="Code"/>
        <w:rPr>
          <w:highlight w:val="white"/>
        </w:rPr>
      </w:pPr>
      <w:r w:rsidRPr="00903DBA">
        <w:rPr>
          <w:highlight w:val="white"/>
        </w:rPr>
        <w:t xml:space="preserve">      MiddleCode gotoCode = AddMiddleCode(codeList, MiddleOperator.</w:t>
      </w:r>
      <w:r w:rsidR="00C0170C">
        <w:rPr>
          <w:highlight w:val="white"/>
        </w:rPr>
        <w:t>Jump</w:t>
      </w:r>
      <w:r w:rsidRPr="00903DBA">
        <w:rPr>
          <w:highlight w:val="white"/>
        </w:rPr>
        <w:t>);</w:t>
      </w:r>
    </w:p>
    <w:p w14:paraId="0404F52B" w14:textId="77777777" w:rsidR="005E5A36" w:rsidRPr="00903DBA" w:rsidRDefault="005E5A36" w:rsidP="005E5A36">
      <w:pPr>
        <w:pStyle w:val="Code"/>
        <w:rPr>
          <w:highlight w:val="white"/>
        </w:rPr>
      </w:pPr>
      <w:r w:rsidRPr="00903DBA">
        <w:rPr>
          <w:highlight w:val="white"/>
        </w:rPr>
        <w:t xml:space="preserve">      codeList.AddRange(falseStatement.CodeList);</w:t>
      </w:r>
    </w:p>
    <w:p w14:paraId="4D3E3681" w14:textId="77777777" w:rsidR="005E5A36" w:rsidRPr="00903DBA" w:rsidRDefault="005E5A36" w:rsidP="005E5A36">
      <w:pPr>
        <w:rPr>
          <w:highlight w:val="white"/>
        </w:rPr>
      </w:pPr>
      <w:r w:rsidRPr="00903DBA">
        <w:rPr>
          <w:highlight w:val="white"/>
        </w:rPr>
        <w:t xml:space="preserve">The next set of the if-else-statement is the union of the next sets of the true and false statement, and the jump instruction just added to the code. </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049DB5EC" w14:textId="77777777" w:rsidR="005E5A36" w:rsidRPr="00903DBA" w:rsidRDefault="005E5A36" w:rsidP="005E5A36">
      <w:pPr>
        <w:pStyle w:val="Code"/>
        <w:rPr>
          <w:highlight w:val="white"/>
        </w:rPr>
      </w:pPr>
      <w:r w:rsidRPr="00903DBA">
        <w:rPr>
          <w:highlight w:val="white"/>
        </w:rPr>
        <w:t xml:space="preserve">      nextSet.Add(gotoCode);</w:t>
      </w:r>
    </w:p>
    <w:p w14:paraId="3158D2A9" w14:textId="77777777"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3FF0B300" w14:textId="77777777" w:rsidR="005E5A36" w:rsidRPr="00903DBA" w:rsidRDefault="005E5A36" w:rsidP="005E5A36">
      <w:pPr>
        <w:rPr>
          <w:highlight w:val="white"/>
        </w:rPr>
      </w:pPr>
      <w:r w:rsidRPr="00903DBA">
        <w:rPr>
          <w:highlight w:val="white"/>
        </w:rPr>
        <w:t>We need a map to keep track of the case statements. Since the switch statements can be nested, we need a stack to keep track of the case maps (</w:t>
      </w:r>
      <w:proofErr w:type="spellStart"/>
      <w:r w:rsidRPr="00903DBA">
        <w:rPr>
          <w:rStyle w:val="KeyWord0"/>
          <w:highlight w:val="white"/>
        </w:rPr>
        <w:t>m_caseMapStack</w:t>
      </w:r>
      <w:proofErr w:type="spellEnd"/>
      <w:r w:rsidRPr="00903DBA">
        <w:rPr>
          <w:highlight w:val="white"/>
        </w:rPr>
        <w:t>). In the same way, we need a stack keep track of the default statements (</w:t>
      </w:r>
      <w:proofErr w:type="spellStart"/>
      <w:r w:rsidRPr="00903DBA">
        <w:rPr>
          <w:rStyle w:val="KeyWord0"/>
          <w:highlight w:val="white"/>
        </w:rPr>
        <w:t>m_caseMapStack</w:t>
      </w:r>
      <w:proofErr w:type="spellEnd"/>
      <w:r w:rsidRPr="00903DBA">
        <w:rPr>
          <w:rStyle w:val="KeyWord0"/>
          <w:highlight w:val="white"/>
        </w:rPr>
        <w:t>)</w:t>
      </w:r>
      <w:r w:rsidRPr="00903DBA">
        <w:rPr>
          <w:highlight w:val="white"/>
        </w:rPr>
        <w:t>, and a stack of sets to keep track of the break statements (</w:t>
      </w:r>
      <w:proofErr w:type="spellStart"/>
      <w:r w:rsidRPr="00903DBA">
        <w:rPr>
          <w:rStyle w:val="KeyWord0"/>
          <w:highlight w:val="white"/>
        </w:rPr>
        <w:t>m_breakStack</w:t>
      </w:r>
      <w:proofErr w:type="spellEnd"/>
      <w:r w:rsidRPr="00903DBA">
        <w:rPr>
          <w:highlight w:val="white"/>
        </w:rPr>
        <w:t>).</w:t>
      </w:r>
    </w:p>
    <w:p w14:paraId="100FCA70" w14:textId="77777777" w:rsidR="005E5A36" w:rsidRPr="00903DBA" w:rsidRDefault="005E5A36" w:rsidP="005E5A36">
      <w:pPr>
        <w:pStyle w:val="CodeHeader"/>
      </w:pPr>
      <w:proofErr w:type="spellStart"/>
      <w:r w:rsidRPr="00903DBA">
        <w:t>MiddleCodeGenerator.cs</w:t>
      </w:r>
      <w:proofErr w:type="spellEnd"/>
    </w:p>
    <w:p w14:paraId="48D5F072" w14:textId="77777777" w:rsidR="005E5A36" w:rsidRPr="00903DBA" w:rsidRDefault="005E5A36" w:rsidP="005E5A36">
      <w:pPr>
        <w:pStyle w:val="Code"/>
        <w:rPr>
          <w:highlight w:val="white"/>
        </w:rPr>
      </w:pPr>
      <w:r w:rsidRPr="00903DBA">
        <w:rPr>
          <w:highlight w:val="white"/>
        </w:rPr>
        <w:t xml:space="preserve">    private static Stack&lt;IDictionary&lt;BigInteger, MiddleCode&gt;&gt; m_caseMapStack =</w:t>
      </w:r>
    </w:p>
    <w:p w14:paraId="52762360" w14:textId="77777777" w:rsidR="005E5A36" w:rsidRPr="00903DBA" w:rsidRDefault="005E5A36" w:rsidP="005E5A36">
      <w:pPr>
        <w:pStyle w:val="Code"/>
        <w:rPr>
          <w:highlight w:val="white"/>
        </w:rPr>
      </w:pPr>
      <w:r w:rsidRPr="00903DBA">
        <w:rPr>
          <w:highlight w:val="white"/>
        </w:rPr>
        <w:t xml:space="preserve">      new Stack&lt;IDictionary&lt;BigInteger, MiddleCode&gt;&gt;();</w:t>
      </w:r>
    </w:p>
    <w:p w14:paraId="1937EB2D" w14:textId="77777777" w:rsidR="005E5A36" w:rsidRPr="00903DBA" w:rsidRDefault="005E5A36" w:rsidP="005E5A36">
      <w:pPr>
        <w:pStyle w:val="Code"/>
        <w:rPr>
          <w:highlight w:val="white"/>
        </w:rPr>
      </w:pPr>
      <w:r w:rsidRPr="00903DBA">
        <w:rPr>
          <w:highlight w:val="white"/>
        </w:rPr>
        <w:t xml:space="preserve">    private static Stack&lt;MiddleCode&gt; m_defaultStack = new Stack&lt;MiddleCode&gt;();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77777777"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Its task is to push a new map to the case map stack, a null reference to the default stack, and a new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77777777" w:rsidR="005E5A36" w:rsidRPr="00903DBA" w:rsidRDefault="005E5A36" w:rsidP="005E5A36">
      <w:pPr>
        <w:rPr>
          <w:highlight w:val="white"/>
        </w:rPr>
      </w:pPr>
      <w:r w:rsidRPr="00903DBA">
        <w:rPr>
          <w:highlight w:val="white"/>
        </w:rPr>
        <w:t>Since the switch statement need an integral value rather than a logical value we need to, contrary to the if- 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7777777" w:rsidR="005E5A36" w:rsidRPr="00903DBA" w:rsidRDefault="005E5A36" w:rsidP="005E5A36">
      <w:pPr>
        <w:rPr>
          <w:highlight w:val="white"/>
        </w:rPr>
      </w:pPr>
      <w:r w:rsidRPr="00903DBA">
        <w:rPr>
          <w:highlight w:val="white"/>
        </w:rPr>
        <w:lastRenderedPageBreak/>
        <w:t>Since we need the value of the switch statement, we are only interested of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77777777"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169FCEC" w14:textId="77777777" w:rsidR="005E5A36" w:rsidRPr="00903DBA" w:rsidRDefault="005E5A36" w:rsidP="005E5A36">
      <w:pPr>
        <w:rPr>
          <w:highlight w:val="white"/>
        </w:rPr>
      </w:pPr>
      <w:r w:rsidRPr="00903DBA">
        <w:rPr>
          <w:highlight w:val="white"/>
        </w:rPr>
        <w:t>Similar to the if- statement, the switch- statement has a next set; that is, a set of middle code instruction that shall jump to the instruction following the switch statement.</w:t>
      </w:r>
    </w:p>
    <w:p w14:paraId="4A18BCA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20B3BF9" w14:textId="77777777"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In that case, the next set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6D307089" w14:textId="77777777" w:rsidR="005E5A36" w:rsidRPr="00903DBA" w:rsidRDefault="005E5A36" w:rsidP="005E5A36">
      <w:pPr>
        <w:rPr>
          <w:highlight w:val="white"/>
        </w:rPr>
      </w:pPr>
      <w:r w:rsidRPr="00903DBA">
        <w:rPr>
          <w:highlight w:val="white"/>
        </w:rPr>
        <w:t>If there is no default statement, we instead add a jump instruction to the next set.</w:t>
      </w:r>
    </w:p>
    <w:p w14:paraId="765A3678" w14:textId="77777777" w:rsidR="005E5A36" w:rsidRPr="00903DBA" w:rsidRDefault="005E5A36" w:rsidP="005E5A36">
      <w:pPr>
        <w:pStyle w:val="Code"/>
        <w:rPr>
          <w:highlight w:val="white"/>
        </w:rPr>
      </w:pPr>
      <w:r w:rsidRPr="00903DBA">
        <w:rPr>
          <w:highlight w:val="white"/>
        </w:rPr>
        <w:t xml:space="preserve">      else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77777777" w:rsidR="005E5A36" w:rsidRPr="00903DBA" w:rsidRDefault="005E5A36" w:rsidP="005E5A36">
      <w:pPr>
        <w:rPr>
          <w:highlight w:val="white"/>
        </w:rPr>
      </w:pPr>
      <w:r w:rsidRPr="00903DBA">
        <w:rPr>
          <w:highlight w:val="white"/>
        </w:rPr>
        <w:t>We finally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77777777" w:rsidR="005E5A36" w:rsidRPr="00903DBA" w:rsidRDefault="005E5A36" w:rsidP="005E5A36">
      <w:pPr>
        <w:rPr>
          <w:highlight w:val="white"/>
        </w:rPr>
      </w:pPr>
      <w:r w:rsidRPr="00903DBA">
        <w:rPr>
          <w:highlight w:val="white"/>
        </w:rPr>
        <w:t>The next set is the union of the next set of the inner statement and the break statements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6C6B8645" w14:textId="77777777" w:rsidR="005E5A36" w:rsidRPr="00903DBA" w:rsidRDefault="005E5A36" w:rsidP="005E5A36">
      <w:r w:rsidRPr="00903DBA">
        <w:t>The case statement must comply with the following demands:</w:t>
      </w:r>
    </w:p>
    <w:p w14:paraId="740B00B2" w14:textId="77777777" w:rsidR="005E5A36" w:rsidRPr="00903DBA" w:rsidRDefault="005E5A36" w:rsidP="00477426">
      <w:pPr>
        <w:pStyle w:val="SourceCodeBoxText"/>
        <w:framePr w:wrap="around"/>
      </w:pPr>
      <w:r w:rsidRPr="00903DBA">
        <w:rPr>
          <w:rStyle w:val="CodeInText"/>
        </w:rPr>
        <w:lastRenderedPageBreak/>
        <w:t>Main.CaseMapStack</w:t>
      </w:r>
      <w:r w:rsidRPr="00903DBA">
        <w:t xml:space="preserve"> must not be empty. If it is empty, the case statements misses a surrounding switch statements.</w:t>
      </w:r>
    </w:p>
    <w:p w14:paraId="6526A1C6" w14:textId="77777777" w:rsidR="005E5A36" w:rsidRPr="00903DBA" w:rsidRDefault="005E5A36" w:rsidP="00477426">
      <w:pPr>
        <w:pStyle w:val="SourceCodeBoxText"/>
        <w:framePr w:wrap="around"/>
      </w:pPr>
      <w:r w:rsidRPr="00903DBA">
        <w:t>The case expression must be integral and constant and thereby possible to evaluate by the compiler.</w:t>
      </w:r>
    </w:p>
    <w:p w14:paraId="1619258A" w14:textId="77777777" w:rsidR="005E5A36" w:rsidRPr="00903DBA" w:rsidRDefault="005E5A36" w:rsidP="00477426">
      <w:pPr>
        <w:pStyle w:val="SourceCodeBoxText"/>
        <w:framePr w:wrap="around"/>
      </w:pPr>
      <w:r w:rsidRPr="00903DBA">
        <w:t xml:space="preserve">Since </w:t>
      </w:r>
      <w:r w:rsidRPr="00903DBA">
        <w:rPr>
          <w:rStyle w:val="CodeInText"/>
        </w:rPr>
        <w:t>Main.CaseMapStack</w:t>
      </w:r>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 Technically, it is possible to store null values in the map, in which case </w:t>
      </w:r>
      <w:r w:rsidRPr="00903DBA">
        <w:rPr>
          <w:rStyle w:val="CodeInText"/>
        </w:rPr>
        <w:t>put</w:t>
      </w:r>
      <w:r w:rsidRPr="00903DBA">
        <w:t xml:space="preserve"> would return null even when the key is present in the map. However, in this book, we never store null values in any map.</w:t>
      </w:r>
    </w:p>
    <w:p w14:paraId="5DC1D53B" w14:textId="77777777" w:rsidR="005E5A36" w:rsidRPr="00903DBA" w:rsidRDefault="005E5A36" w:rsidP="005E5A36">
      <w:r w:rsidRPr="00903DBA">
        <w:t>If the case map stack is empty, we have a case statement without a enclosing switch statement and an error is reported.</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7777777" w:rsidR="005E5A36" w:rsidRPr="00903DBA" w:rsidRDefault="005E5A36" w:rsidP="005E5A36">
      <w:pPr>
        <w:rPr>
          <w:highlight w:val="white"/>
        </w:rPr>
      </w:pPr>
      <w:r w:rsidRPr="00903DBA">
        <w:rPr>
          <w:highlight w:val="white"/>
        </w:rPr>
        <w:t>If the value of the symbol is null, we have a non-constant case value, and an error is reported.</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12E27650" w14:textId="77777777" w:rsidR="005E5A36" w:rsidRPr="00903DBA" w:rsidRDefault="005E5A36" w:rsidP="005E5A36">
      <w:pPr>
        <w:rPr>
          <w:highlight w:val="white"/>
        </w:rPr>
      </w:pPr>
      <w:r w:rsidRPr="00903DBA">
        <w:rPr>
          <w:highlight w:val="white"/>
        </w:rPr>
        <w:t>I the map already contains the value we have two case values with the same value and an error is reported.</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77777777" w:rsidR="005E5A36" w:rsidRPr="00903DBA" w:rsidRDefault="005E5A36" w:rsidP="005E5A36">
      <w:pPr>
        <w:rPr>
          <w:highlight w:val="white"/>
        </w:rPr>
      </w:pPr>
      <w:r w:rsidRPr="00903DBA">
        <w:rPr>
          <w:highlight w:val="white"/>
        </w:rPr>
        <w:t>Finally, we add the case value and the first instruction of the statement’s code</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4A6F019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 This is done for the backpatching to always have an instruction to set as the target.</w:t>
      </w:r>
    </w:p>
    <w:p w14:paraId="1F9D12E4" w14:textId="77777777" w:rsidR="005E5A36" w:rsidRPr="00903DBA" w:rsidRDefault="005E5A36" w:rsidP="005E5A36">
      <w:pPr>
        <w:pStyle w:val="Code"/>
        <w:rPr>
          <w:highlight w:val="white"/>
        </w:rPr>
      </w:pPr>
      <w:r w:rsidRPr="00903DBA">
        <w:rPr>
          <w:highlight w:val="white"/>
        </w:rPr>
        <w:t xml:space="preserve">    private static MiddleCode GetFirst(List&lt;MiddleCode&gt; list) {</w:t>
      </w:r>
    </w:p>
    <w:p w14:paraId="67EA732B" w14:textId="77777777" w:rsidR="005E5A36" w:rsidRPr="00903DBA" w:rsidRDefault="005E5A36" w:rsidP="005E5A36">
      <w:pPr>
        <w:pStyle w:val="Code"/>
        <w:rPr>
          <w:highlight w:val="white"/>
        </w:rPr>
      </w:pPr>
      <w:r w:rsidRPr="00903DBA">
        <w:rPr>
          <w:highlight w:val="white"/>
        </w:rPr>
        <w:t xml:space="preserve">      if (list.Count == 0) {</w:t>
      </w:r>
    </w:p>
    <w:p w14:paraId="28511742" w14:textId="77777777" w:rsidR="005E5A36" w:rsidRPr="00903DBA" w:rsidRDefault="005E5A36" w:rsidP="005E5A36">
      <w:pPr>
        <w:pStyle w:val="Code"/>
        <w:rPr>
          <w:highlight w:val="white"/>
        </w:rPr>
      </w:pPr>
      <w:r w:rsidRPr="00903DBA">
        <w:rPr>
          <w:highlight w:val="white"/>
        </w:rPr>
        <w:t xml:space="preserve">        AddMiddleCode(list, MiddleOperator.Empty);</w:t>
      </w:r>
    </w:p>
    <w:p w14:paraId="49F60243" w14:textId="77777777" w:rsidR="005E5A36" w:rsidRPr="00903DBA" w:rsidRDefault="005E5A36" w:rsidP="005E5A36">
      <w:pPr>
        <w:pStyle w:val="Code"/>
        <w:rPr>
          <w:highlight w:val="white"/>
        </w:rPr>
      </w:pPr>
      <w:r w:rsidRPr="00903DBA">
        <w:rPr>
          <w:highlight w:val="white"/>
        </w:rPr>
        <w:t xml:space="preserve">      }</w:t>
      </w:r>
    </w:p>
    <w:p w14:paraId="7DC1A285" w14:textId="77777777" w:rsidR="005E5A36" w:rsidRPr="00903DBA" w:rsidRDefault="005E5A36" w:rsidP="005E5A36">
      <w:pPr>
        <w:pStyle w:val="Code"/>
        <w:rPr>
          <w:highlight w:val="white"/>
        </w:rPr>
      </w:pPr>
      <w:r w:rsidRPr="00903DBA">
        <w:rPr>
          <w:highlight w:val="white"/>
        </w:rPr>
        <w:t xml:space="preserve">    </w:t>
      </w:r>
    </w:p>
    <w:p w14:paraId="0884D4E3" w14:textId="77777777" w:rsidR="005E5A36" w:rsidRPr="00903DBA" w:rsidRDefault="005E5A36" w:rsidP="005E5A36">
      <w:pPr>
        <w:pStyle w:val="Code"/>
        <w:rPr>
          <w:highlight w:val="white"/>
        </w:rPr>
      </w:pPr>
      <w:r w:rsidRPr="00903DBA">
        <w:rPr>
          <w:highlight w:val="white"/>
        </w:rPr>
        <w:t xml:space="preserve">      return list[0];</w:t>
      </w:r>
    </w:p>
    <w:p w14:paraId="6AE7B2A6"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t>The Default Statement</w:t>
      </w:r>
    </w:p>
    <w:p w14:paraId="5F3BBFCD" w14:textId="77777777" w:rsidR="005E5A36" w:rsidRPr="00903DBA" w:rsidRDefault="005E5A36" w:rsidP="005E5A36">
      <w:r w:rsidRPr="00903DBA">
        <w:t>Technically, the default statement does not have to be placed after the last case statements. However, we cannot have more than one default statement in a switch statement.</w:t>
      </w:r>
    </w:p>
    <w:p w14:paraId="123A15E9" w14:textId="77777777" w:rsidR="005E5A36" w:rsidRPr="00903DBA" w:rsidRDefault="005E5A36" w:rsidP="005E5A36">
      <w:pPr>
        <w:pStyle w:val="Code"/>
        <w:rPr>
          <w:highlight w:val="white"/>
        </w:rPr>
      </w:pPr>
      <w:r w:rsidRPr="00903DBA">
        <w:rPr>
          <w:highlight w:val="white"/>
        </w:rPr>
        <w:lastRenderedPageBreak/>
        <w:t xml:space="preserve">    public static Statement DefaultStatement(Statement statement) {</w:t>
      </w:r>
    </w:p>
    <w:p w14:paraId="5967377A" w14:textId="77777777" w:rsidR="005E5A36" w:rsidRPr="00903DBA" w:rsidRDefault="005E5A36" w:rsidP="005E5A36">
      <w:pPr>
        <w:rPr>
          <w:highlight w:val="white"/>
        </w:rPr>
      </w:pPr>
      <w:r w:rsidRPr="00903DBA">
        <w:rPr>
          <w:highlight w:val="white"/>
        </w:rPr>
        <w:t>If the default stack is empty, we have a default statement without an enclosing switch statement and an error is reported.</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7777777" w:rsidR="005E5A36" w:rsidRPr="00903DBA" w:rsidRDefault="005E5A36" w:rsidP="005E5A36">
      <w:pPr>
        <w:rPr>
          <w:highlight w:val="white"/>
        </w:rPr>
      </w:pPr>
      <w:r w:rsidRPr="00903DBA">
        <w:rPr>
          <w:highlight w:val="white"/>
        </w:rPr>
        <w:t>If the value on the top of the stack is not null, we have a switch statement with two default statement and an error is reported.</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0DD924EE" w14:textId="77777777" w:rsidR="005E5A36" w:rsidRPr="00903DBA" w:rsidRDefault="005E5A36" w:rsidP="005E5A36">
      <w:pPr>
        <w:pStyle w:val="CodeHeader"/>
      </w:pPr>
      <w:proofErr w:type="spellStart"/>
      <w:r w:rsidRPr="00903DBA">
        <w:t>MiddleCodeGenerator.cs</w:t>
      </w:r>
      <w:proofErr w:type="spellEnd"/>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77777777" w:rsidR="005E5A36" w:rsidRPr="00903DBA" w:rsidRDefault="005E5A36" w:rsidP="005E5A36">
      <w:pPr>
        <w:rPr>
          <w:highlight w:val="white"/>
        </w:rPr>
      </w:pPr>
      <w:r w:rsidRPr="00903DBA">
        <w:rPr>
          <w:highlight w:val="white"/>
        </w:rPr>
        <w:t xml:space="preserve">We </w:t>
      </w:r>
      <w:proofErr w:type="spellStart"/>
      <w:r w:rsidRPr="00903DBA">
        <w:rPr>
          <w:highlight w:val="white"/>
        </w:rPr>
        <w:t>backpatchar</w:t>
      </w:r>
      <w:proofErr w:type="spellEnd"/>
      <w:r w:rsidRPr="00903DBA">
        <w:rPr>
          <w:highlight w:val="white"/>
        </w:rPr>
        <w:t xml:space="preserve"> the true set of the expression to the code list of the inner statement; that is, if the expression is true the program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77777777" w:rsidR="005E5A36" w:rsidRPr="00903DBA" w:rsidRDefault="005E5A36" w:rsidP="005E5A36">
      <w:pPr>
        <w:rPr>
          <w:highlight w:val="white"/>
        </w:rPr>
      </w:pPr>
      <w:r w:rsidRPr="00903DBA">
        <w:rPr>
          <w:highlight w:val="white"/>
        </w:rPr>
        <w:t>We define the next set of the while statement, and a jump instruction.</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77777777" w:rsidR="005E5A36" w:rsidRPr="00903DBA" w:rsidRDefault="005E5A36" w:rsidP="005E5A36">
      <w:pPr>
        <w:rPr>
          <w:highlight w:val="white"/>
        </w:rPr>
      </w:pPr>
      <w:r w:rsidRPr="00903DBA">
        <w:rPr>
          <w:highlight w:val="white"/>
        </w:rPr>
        <w:t>We also add the false set of the expression and the break set of the inner statement to the next set.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77777777" w:rsidR="005E5A36" w:rsidRPr="00903DBA" w:rsidRDefault="005E5A36" w:rsidP="005E5A36">
      <w:pPr>
        <w:rPr>
          <w:highlight w:val="white"/>
        </w:rPr>
      </w:pPr>
      <w:r w:rsidRPr="00903DBA">
        <w:rPr>
          <w:highlight w:val="white"/>
        </w:rPr>
        <w:t>We backpatch the next set of the inner statement and its continue set to the code list; that is, 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lastRenderedPageBreak/>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6A59D97" w14:textId="77777777" w:rsidR="005E5A36" w:rsidRPr="00903DBA" w:rsidRDefault="005E5A36" w:rsidP="005E5A36">
      <w:pPr>
        <w:pStyle w:val="CodeHeader"/>
      </w:pPr>
      <w:proofErr w:type="spellStart"/>
      <w:r w:rsidRPr="00903DBA">
        <w:t>MiddleCodeGenerator.cs</w:t>
      </w:r>
      <w:proofErr w:type="spellEnd"/>
    </w:p>
    <w:p w14:paraId="3A9B777B" w14:textId="77777777"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77777777" w:rsidR="005E5A36" w:rsidRPr="00903DBA" w:rsidRDefault="005E5A36" w:rsidP="005E5A36">
      <w:pPr>
        <w:pStyle w:val="Code"/>
        <w:rPr>
          <w:highlight w:val="white"/>
        </w:rPr>
      </w:pPr>
      <w:r w:rsidRPr="00903DBA">
        <w:rPr>
          <w:highlight w:val="white"/>
        </w:rPr>
        <w:t xml:space="preserve">      Backpatch(innerStatement.NextSet, codeList);</w:t>
      </w:r>
    </w:p>
    <w:p w14:paraId="52240F9D"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2BDFCBDC" w14:textId="77777777" w:rsidR="005E5A36" w:rsidRPr="00903DBA" w:rsidRDefault="005E5A36" w:rsidP="005E5A36">
      <w:pPr>
        <w:pStyle w:val="Code"/>
        <w:rPr>
          <w:highlight w:val="white"/>
        </w:rPr>
      </w:pPr>
    </w:p>
    <w:p w14:paraId="439C7D48" w14:textId="77777777" w:rsidR="005E5A36" w:rsidRPr="00903DBA" w:rsidRDefault="005E5A36" w:rsidP="005E5A36">
      <w:pPr>
        <w:pStyle w:val="Code"/>
        <w:rPr>
          <w:highlight w:val="white"/>
        </w:rPr>
      </w:pPr>
      <w:r w:rsidRPr="00903DBA">
        <w:rPr>
          <w:highlight w:val="white"/>
        </w:rPr>
        <w:t xml:space="preserve">      Backpatch(expression.Symbol.TrueSet, codeList);</w:t>
      </w:r>
    </w:p>
    <w:p w14:paraId="657EFC22" w14:textId="77777777" w:rsidR="005E5A36" w:rsidRPr="00903DBA" w:rsidRDefault="005E5A36" w:rsidP="005E5A36">
      <w:pPr>
        <w:pStyle w:val="Code"/>
        <w:rPr>
          <w:highlight w:val="white"/>
        </w:rPr>
      </w:pPr>
      <w:r w:rsidRPr="00903DBA">
        <w:rPr>
          <w:highlight w:val="white"/>
        </w:rPr>
        <w:t xml:space="preserve">      Backpatch(m_continueSetStack.Pop(), codeList);    </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4F4B39DB" w14:textId="77777777" w:rsidR="005E5A36" w:rsidRPr="00903DBA" w:rsidRDefault="005E5A36" w:rsidP="005E5A36">
      <w:pPr>
        <w:pStyle w:val="Code"/>
        <w:rPr>
          <w:highlight w:val="white"/>
        </w:rPr>
      </w:pPr>
    </w:p>
    <w:p w14:paraId="13F77322" w14:textId="168F09E0"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GetFirst(codeList));</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t>
      </w:r>
      <w:proofErr w:type="spellStart"/>
      <w:r w:rsidRPr="00903DBA">
        <w:rPr>
          <w:highlight w:val="white"/>
        </w:rPr>
        <w:t>we re</w:t>
      </w:r>
      <w:proofErr w:type="spellEnd"/>
      <w:r w:rsidRPr="00903DBA">
        <w:rPr>
          <w:highlight w:val="white"/>
        </w:rPr>
        <w:t xml:space="preserve"> interested in its long list. On the other hand, if the initializer or next expressions are present we are only interested in their potential side </w:t>
      </w:r>
      <w:proofErr w:type="spellStart"/>
      <w:r w:rsidRPr="00903DBA">
        <w:rPr>
          <w:highlight w:val="white"/>
        </w:rPr>
        <w:t>effekts</w:t>
      </w:r>
      <w:proofErr w:type="spellEnd"/>
      <w:r w:rsidRPr="00903DBA">
        <w:rPr>
          <w:highlight w:val="white"/>
        </w:rPr>
        <w:t>.</w:t>
      </w:r>
    </w:p>
    <w:p w14:paraId="235C721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77777777" w:rsidR="005E5A36" w:rsidRPr="00903DBA" w:rsidRDefault="005E5A36" w:rsidP="005E5A36">
      <w:pPr>
        <w:rPr>
          <w:highlight w:val="white"/>
        </w:rPr>
      </w:pPr>
      <w:r w:rsidRPr="00903DBA">
        <w:rPr>
          <w:highlight w:val="white"/>
        </w:rPr>
        <w:t>We add an empty instruction as the target of the test expression, since we do not know if the test expression is not null.</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77777777" w:rsidR="005E5A36" w:rsidRPr="00903DBA" w:rsidRDefault="005E5A36" w:rsidP="005E5A36">
      <w:pPr>
        <w:rPr>
          <w:highlight w:val="white"/>
        </w:rPr>
      </w:pPr>
      <w:r w:rsidRPr="00903DBA">
        <w:rPr>
          <w:highlight w:val="white"/>
        </w:rPr>
        <w:t>If the initializer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7777777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 that we add the long list rather than the short list in this case, since we need the value of the expression, rather than just its side effects.</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lastRenderedPageBreak/>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77777777" w:rsidR="005E5A36" w:rsidRPr="00903DBA" w:rsidRDefault="005E5A36" w:rsidP="005E5A36">
      <w:pPr>
        <w:rPr>
          <w:highlight w:val="white"/>
        </w:rPr>
      </w:pPr>
      <w:r w:rsidRPr="00903DBA">
        <w:rPr>
          <w:highlight w:val="white"/>
        </w:rPr>
        <w:t>We backpatch the true set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7777777" w:rsidR="005E5A36" w:rsidRPr="00903DBA" w:rsidRDefault="005E5A36" w:rsidP="005E5A36">
      <w:pPr>
        <w:rPr>
          <w:highlight w:val="white"/>
        </w:rPr>
      </w:pPr>
      <w:r w:rsidRPr="00903DBA">
        <w:rPr>
          <w:highlight w:val="white"/>
        </w:rPr>
        <w:t>We add the code list of the inner statement. We then add the next target instruction and backpatch the next set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77777777" w:rsidR="005E5A36" w:rsidRPr="00903DBA" w:rsidRDefault="005E5A36" w:rsidP="005E5A36">
      <w:pPr>
        <w:rPr>
          <w:highlight w:val="white"/>
        </w:rPr>
      </w:pPr>
      <w:r w:rsidRPr="00903DBA">
        <w:rPr>
          <w:highlight w:val="white"/>
        </w:rPr>
        <w:t xml:space="preserve">If the next expression is not null, we add its short list and backpatch its true set and false set to the </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77777777" w:rsidR="005E5A36" w:rsidRPr="00903DBA" w:rsidRDefault="005E5A36" w:rsidP="005E5A36">
      <w:r w:rsidRPr="00903DBA">
        <w:t xml:space="preserve">Finally, like the while case, the continue set is backpatched to the beginning of the test expression and the break set is backpatched to the beginning of the statement following the while statement. </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3000D6C7" w:rsidR="005E5A36" w:rsidRDefault="005E5A36" w:rsidP="0078248B">
      <w:pPr>
        <w:pStyle w:val="Rubrik3"/>
      </w:pPr>
      <w:r>
        <w:t xml:space="preserve">The </w:t>
      </w:r>
      <w:r w:rsidRPr="00903DBA">
        <w:t xml:space="preserve">Label and </w:t>
      </w:r>
      <w:r w:rsidR="00C0170C">
        <w:t>Jump</w:t>
      </w:r>
      <w:r w:rsidRPr="00903DBA">
        <w:t xml:space="preserve"> Statement</w:t>
      </w:r>
      <w:r>
        <w:t>s</w:t>
      </w:r>
    </w:p>
    <w:p w14:paraId="4F1491AE" w14:textId="77777777" w:rsidR="005E5A36" w:rsidRPr="00903DBA" w:rsidRDefault="005E5A36" w:rsidP="005E5A36">
      <w:pPr>
        <w:pStyle w:val="CodeHeader"/>
      </w:pPr>
      <w:proofErr w:type="spellStart"/>
      <w:r w:rsidRPr="00903DBA">
        <w:t>MiddleCodeGenerator.cs</w:t>
      </w:r>
      <w:proofErr w:type="spellEnd"/>
    </w:p>
    <w:p w14:paraId="6325AAD5" w14:textId="77777777"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77777777" w:rsidR="005E5A36" w:rsidRPr="00903DBA" w:rsidRDefault="005E5A36" w:rsidP="005E5A36">
      <w:pPr>
        <w:pStyle w:val="Code"/>
        <w:rPr>
          <w:highlight w:val="white"/>
        </w:rPr>
      </w:pPr>
      <w:r w:rsidRPr="00903DBA">
        <w:rPr>
          <w:highlight w:val="white"/>
        </w:rPr>
        <w:t xml:space="preserve">      new Dictionary&lt;string, MiddleCode&gt;();</w:t>
      </w:r>
    </w:p>
    <w:p w14:paraId="1F65C197" w14:textId="77777777" w:rsidR="005E5A36" w:rsidRPr="00903DBA" w:rsidRDefault="005E5A36" w:rsidP="005E5A36">
      <w:pPr>
        <w:pStyle w:val="Code"/>
        <w:rPr>
          <w:highlight w:val="white"/>
        </w:rPr>
      </w:pP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t xml:space="preserve">                                           Statement statement) {</w:t>
      </w:r>
    </w:p>
    <w:p w14:paraId="1F9DAA16" w14:textId="77777777" w:rsidR="005E5A36" w:rsidRPr="00903DBA" w:rsidRDefault="005E5A36" w:rsidP="005E5A36">
      <w:pPr>
        <w:rPr>
          <w:highlight w:val="white"/>
        </w:rPr>
      </w:pPr>
      <w:r w:rsidRPr="00903DBA">
        <w:rPr>
          <w:highlight w:val="white"/>
        </w:rPr>
        <w:t>If the label map already hold the label name as a key, we have two labels with the same name and an error is reported.</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69068B84" w14:textId="77777777" w:rsidR="005E5A36" w:rsidRPr="00903DBA" w:rsidRDefault="005E5A36" w:rsidP="005E5A36">
      <w:r w:rsidRPr="00903DBA">
        <w:t xml:space="preserve">We also have the </w:t>
      </w:r>
      <w:proofErr w:type="spellStart"/>
      <w:r w:rsidRPr="00903DBA">
        <w:t>goto</w:t>
      </w:r>
      <w:proofErr w:type="spellEnd"/>
      <w:r w:rsidRPr="00903DBA">
        <w:t xml:space="preserve"> set map </w:t>
      </w:r>
      <w:r w:rsidRPr="00903DBA">
        <w:rPr>
          <w:rStyle w:val="KeyWord0"/>
          <w:highlight w:val="white"/>
        </w:rPr>
        <w:t>m_gotoSetMap</w:t>
      </w:r>
      <w:r w:rsidRPr="00903DBA">
        <w:t xml:space="preserve"> with the label name as key and the </w:t>
      </w:r>
      <w:proofErr w:type="spellStart"/>
      <w:r w:rsidRPr="00903DBA">
        <w:t>goto</w:t>
      </w:r>
      <w:proofErr w:type="spellEnd"/>
      <w:r w:rsidRPr="00903DBA">
        <w:t xml:space="preserve"> middle code instruction as value. </w:t>
      </w:r>
    </w:p>
    <w:p w14:paraId="3B232597" w14:textId="77777777" w:rsidR="005E5A36" w:rsidRPr="00903DBA" w:rsidRDefault="005E5A36" w:rsidP="005E5A36">
      <w:pPr>
        <w:pStyle w:val="Code"/>
        <w:rPr>
          <w:highlight w:val="white"/>
        </w:rPr>
      </w:pPr>
      <w:r w:rsidRPr="00903DBA">
        <w:rPr>
          <w:highlight w:val="white"/>
        </w:rPr>
        <w:t xml:space="preserve">    public static IDictionary&lt;string, ISet&lt;MiddleCode&gt;&gt; m_gotoSetMap =</w:t>
      </w:r>
    </w:p>
    <w:p w14:paraId="4E65D524" w14:textId="77777777" w:rsidR="005E5A36" w:rsidRPr="00903DBA" w:rsidRDefault="005E5A36" w:rsidP="005E5A36">
      <w:pPr>
        <w:pStyle w:val="Code"/>
        <w:rPr>
          <w:highlight w:val="white"/>
        </w:rPr>
      </w:pPr>
      <w:r w:rsidRPr="00903DBA">
        <w:rPr>
          <w:highlight w:val="white"/>
        </w:rPr>
        <w:t xml:space="preserve">      new Dictionary&lt;string, ISet&lt;MiddleCode&gt;&gt;();</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lastRenderedPageBreak/>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77777777" w:rsidR="005E5A36" w:rsidRPr="00903DBA" w:rsidRDefault="005E5A36" w:rsidP="005E5A36">
      <w:pPr>
        <w:rPr>
          <w:highlight w:val="white"/>
        </w:rPr>
      </w:pPr>
      <w:r w:rsidRPr="00903DBA">
        <w:rPr>
          <w:highlight w:val="white"/>
        </w:rPr>
        <w:t xml:space="preserve">If the label name is already a key in the </w:t>
      </w:r>
      <w:proofErr w:type="spellStart"/>
      <w:r w:rsidRPr="00903DBA">
        <w:rPr>
          <w:highlight w:val="white"/>
        </w:rPr>
        <w:t>goto</w:t>
      </w:r>
      <w:proofErr w:type="spellEnd"/>
      <w:r w:rsidRPr="00903DBA">
        <w:rPr>
          <w:highlight w:val="white"/>
        </w:rPr>
        <w:t xml:space="preserve"> set map, we look up the </w:t>
      </w:r>
      <w:proofErr w:type="spellStart"/>
      <w:r w:rsidRPr="00903DBA">
        <w:rPr>
          <w:highlight w:val="white"/>
        </w:rPr>
        <w:t>goto</w:t>
      </w:r>
      <w:proofErr w:type="spellEnd"/>
      <w:r w:rsidRPr="00903DBA">
        <w:rPr>
          <w:highlight w:val="white"/>
        </w:rPr>
        <w:t xml:space="preserve"> set and a the </w:t>
      </w:r>
      <w:proofErr w:type="spellStart"/>
      <w:r w:rsidRPr="00903DBA">
        <w:rPr>
          <w:highlight w:val="white"/>
        </w:rPr>
        <w:t>goto</w:t>
      </w:r>
      <w:proofErr w:type="spellEnd"/>
      <w:r w:rsidRPr="00903DBA">
        <w:rPr>
          <w:highlight w:val="white"/>
        </w:rPr>
        <w:t xml:space="preserve"> middle code instruction. This situation occurs in when we encounter the first jump to 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7777777"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Pr="00903DBA">
        <w:rPr>
          <w:highlight w:val="white"/>
        </w:rPr>
        <w:t xml:space="preserve"> set map, we create a new </w:t>
      </w:r>
      <w:proofErr w:type="spellStart"/>
      <w:r w:rsidRPr="00903DBA">
        <w:rPr>
          <w:highlight w:val="white"/>
        </w:rPr>
        <w:t>goto</w:t>
      </w:r>
      <w:proofErr w:type="spellEnd"/>
      <w:r w:rsidRPr="00903DBA">
        <w:rPr>
          <w:highlight w:val="white"/>
        </w:rPr>
        <w:t xml:space="preserve"> set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This situation occurs when we encounter the </w:t>
      </w:r>
      <w:proofErr w:type="spellStart"/>
      <w:r w:rsidRPr="00903DBA">
        <w:rPr>
          <w:highlight w:val="white"/>
        </w:rPr>
        <w:t>the</w:t>
      </w:r>
      <w:proofErr w:type="spellEnd"/>
      <w:r w:rsidRPr="00903DBA">
        <w:rPr>
          <w:highlight w:val="white"/>
        </w:rPr>
        <w:t xml:space="preserve"> jumps following the first jump to the label. In this way, we have a map where each label name is associated with the </w:t>
      </w:r>
      <w:proofErr w:type="spellStart"/>
      <w:r w:rsidRPr="00903DBA">
        <w:rPr>
          <w:highlight w:val="white"/>
        </w:rPr>
        <w:t>goto</w:t>
      </w:r>
      <w:proofErr w:type="spellEnd"/>
      <w:r w:rsidRPr="00903DBA">
        <w:rPr>
          <w:highlight w:val="white"/>
        </w:rPr>
        <w:t xml:space="preserve"> instruction jump to that label. </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Its iterates through the </w:t>
      </w:r>
      <w:proofErr w:type="spellStart"/>
      <w:r w:rsidRPr="00903DBA">
        <w:rPr>
          <w:highlight w:val="white"/>
        </w:rPr>
        <w:t>goto</w:t>
      </w:r>
      <w:proofErr w:type="spellEnd"/>
      <w:r w:rsidRPr="00903DBA">
        <w:rPr>
          <w:highlight w:val="white"/>
        </w:rPr>
        <w:t xml:space="preserve"> set map and, for each label name, we look up the label middle code instruction and backpatch the </w:t>
      </w:r>
      <w:proofErr w:type="spellStart"/>
      <w:r w:rsidRPr="00903DBA">
        <w:rPr>
          <w:highlight w:val="white"/>
        </w:rPr>
        <w:t>goto</w:t>
      </w:r>
      <w:proofErr w:type="spellEnd"/>
      <w:r w:rsidRPr="00903DBA">
        <w:rPr>
          <w:highlight w:val="white"/>
        </w:rPr>
        <w:t xml:space="preserve"> 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77777777" w:rsidR="005E5A36" w:rsidRPr="00903DBA" w:rsidRDefault="005E5A36" w:rsidP="005E5A36">
      <w:pPr>
        <w:rPr>
          <w:highlight w:val="white"/>
        </w:rPr>
      </w:pPr>
      <w:r w:rsidRPr="00903DBA">
        <w:rPr>
          <w:highlight w:val="white"/>
        </w:rPr>
        <w:t xml:space="preserve">If the label name is not a key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06F7ED6D" w14:textId="77777777" w:rsidR="005E5A36" w:rsidRPr="00903DBA"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is </w:t>
      </w:r>
      <w:proofErr w:type="spellStart"/>
      <w:r w:rsidRPr="00903DBA">
        <w:t>surprisely</w:t>
      </w:r>
      <w:proofErr w:type="spellEnd"/>
      <w:r w:rsidRPr="00903DBA">
        <w:t xml:space="preserve"> complicated, which due to the fact the return statement shall be interpreted as an exit statement in case of the main function.</w:t>
      </w:r>
    </w:p>
    <w:p w14:paraId="705C188E" w14:textId="77777777" w:rsidR="005E5A36" w:rsidRPr="00903DBA" w:rsidRDefault="005E5A36" w:rsidP="005E5A36">
      <w:r w:rsidRPr="00903DBA">
        <w:t>If the surrounding function returns a pointer to a function and the return expression is a or a pointer to a function, we check the they are equal; that is, that they return equal types and have equal parameter lists.</w:t>
      </w:r>
    </w:p>
    <w:p w14:paraId="1826F500" w14:textId="77777777" w:rsidR="005E5A36" w:rsidRPr="00903DBA" w:rsidRDefault="005E5A36" w:rsidP="005E5A36">
      <w:r w:rsidRPr="00903DBA">
        <w:t xml:space="preserve">If the </w:t>
      </w:r>
      <w:proofErr w:type="spellStart"/>
      <w:r w:rsidRPr="00903DBA">
        <w:t>sorrounding</w:t>
      </w:r>
      <w:proofErr w:type="spellEnd"/>
      <w:r w:rsidRPr="00903DBA">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2991CCC1" w14:textId="77777777" w:rsidR="005E5A36" w:rsidRPr="00903DBA" w:rsidRDefault="005E5A36" w:rsidP="005E5A36">
      <w:r w:rsidRPr="00903DBA">
        <w:lastRenderedPageBreak/>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has to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968D417" w14:textId="77777777" w:rsidR="005E5A36" w:rsidRPr="00903DBA" w:rsidRDefault="005E5A36" w:rsidP="005E5A36">
      <w:r w:rsidRPr="00903DBA">
        <w:t xml:space="preserve">On the other hand, if there is no return expression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259D573D" w14:textId="77777777" w:rsidR="005E5A36" w:rsidRPr="00903DBA" w:rsidRDefault="005E5A36" w:rsidP="005E5A36">
      <w:pPr>
        <w:rPr>
          <w:highlight w:val="white"/>
        </w:rPr>
      </w:pPr>
      <w:r w:rsidRPr="00903DBA">
        <w:rPr>
          <w:highlight w:val="white"/>
        </w:rPr>
        <w:t xml:space="preserve">We need to regard whether there is an expression and whether the return statement is located inside the main function. </w:t>
      </w:r>
    </w:p>
    <w:p w14:paraId="202893AE" w14:textId="77777777" w:rsidR="005E5A36" w:rsidRPr="00903DBA" w:rsidRDefault="005E5A36" w:rsidP="005E5A36">
      <w:pPr>
        <w:pStyle w:val="CodeHeader"/>
      </w:pPr>
      <w:proofErr w:type="spellStart"/>
      <w:r w:rsidRPr="00903DBA">
        <w:t>MiddleCodeGenerator.cs</w:t>
      </w:r>
      <w:proofErr w:type="spellEnd"/>
    </w:p>
    <w:p w14:paraId="4FB64FDA" w14:textId="77777777" w:rsidR="005E5A36" w:rsidRPr="00903DBA" w:rsidRDefault="005E5A36" w:rsidP="005E5A36">
      <w:pPr>
        <w:pStyle w:val="Code"/>
        <w:rPr>
          <w:highlight w:val="white"/>
        </w:rPr>
      </w:pPr>
      <w:r w:rsidRPr="00903DBA">
        <w:rPr>
          <w:highlight w:val="white"/>
        </w:rPr>
        <w:t xml:space="preserve">    public static Statement ReturnStatement(Expression expression) {</w:t>
      </w:r>
    </w:p>
    <w:p w14:paraId="20224FA4" w14:textId="77777777" w:rsidR="005E5A36" w:rsidRPr="00903DBA" w:rsidRDefault="005E5A36" w:rsidP="005E5A36">
      <w:pPr>
        <w:pStyle w:val="Code"/>
        <w:rPr>
          <w:highlight w:val="white"/>
        </w:rPr>
      </w:pPr>
      <w:r w:rsidRPr="00903DBA">
        <w:rPr>
          <w:highlight w:val="white"/>
        </w:rPr>
        <w:t xml:space="preserve">      List&lt;MiddleCode&gt; codeList;</w:t>
      </w:r>
    </w:p>
    <w:p w14:paraId="5F55FA34" w14:textId="77777777" w:rsidR="005E5A36" w:rsidRPr="00903DBA" w:rsidRDefault="005E5A36" w:rsidP="005E5A36">
      <w:pPr>
        <w:rPr>
          <w:highlight w:val="white"/>
        </w:rPr>
      </w:pPr>
      <w:r w:rsidRPr="00903DBA">
        <w:rPr>
          <w:highlight w:val="white"/>
        </w:rPr>
        <w:t>If the expression is not null, we need the check that the function does not return void. If it does we report an error.</w:t>
      </w:r>
    </w:p>
    <w:p w14:paraId="006C7C81" w14:textId="77777777" w:rsidR="005E5A36" w:rsidRPr="00903DBA" w:rsidRDefault="005E5A36" w:rsidP="005E5A36">
      <w:pPr>
        <w:pStyle w:val="Code"/>
        <w:rPr>
          <w:highlight w:val="white"/>
        </w:rPr>
      </w:pPr>
      <w:r w:rsidRPr="00903DBA">
        <w:rPr>
          <w:highlight w:val="white"/>
        </w:rPr>
        <w:t xml:space="preserve">      if (expression != null) {</w:t>
      </w:r>
    </w:p>
    <w:p w14:paraId="5CF10BA5"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2658AE48" w14:textId="77777777" w:rsidR="005E5A36" w:rsidRPr="00903DBA" w:rsidRDefault="005E5A36" w:rsidP="005E5A36">
      <w:pPr>
        <w:pStyle w:val="Code"/>
        <w:rPr>
          <w:highlight w:val="white"/>
        </w:rPr>
      </w:pPr>
      <w:r w:rsidRPr="00903DBA">
        <w:rPr>
          <w:highlight w:val="white"/>
        </w:rPr>
        <w:t xml:space="preserve">                     Message.Non__void_return_from_void_function);</w:t>
      </w:r>
    </w:p>
    <w:p w14:paraId="3322D055" w14:textId="77777777" w:rsidR="005E5A36" w:rsidRPr="00903DBA" w:rsidRDefault="005E5A36" w:rsidP="005E5A36">
      <w:pPr>
        <w:rPr>
          <w:highlight w:val="white"/>
        </w:rPr>
      </w:pPr>
      <w:r w:rsidRPr="00903DBA">
        <w:rPr>
          <w:highlight w:val="white"/>
        </w:rPr>
        <w:t>We cast the return expression to the return type of the function.</w:t>
      </w:r>
    </w:p>
    <w:p w14:paraId="599F0DFE" w14:textId="77777777" w:rsidR="005E5A36" w:rsidRPr="00903DBA" w:rsidRDefault="005E5A36" w:rsidP="005E5A36">
      <w:pPr>
        <w:pStyle w:val="Code"/>
        <w:rPr>
          <w:highlight w:val="white"/>
        </w:rPr>
      </w:pPr>
      <w:r w:rsidRPr="00903DBA">
        <w:rPr>
          <w:highlight w:val="white"/>
        </w:rPr>
        <w:t xml:space="preserve">        expression = TypeCast.ImplicitCast(expression,</w:t>
      </w:r>
    </w:p>
    <w:p w14:paraId="45E89D31" w14:textId="77777777" w:rsidR="005E5A36" w:rsidRPr="00903DBA" w:rsidRDefault="005E5A36" w:rsidP="005E5A36">
      <w:pPr>
        <w:pStyle w:val="Code"/>
        <w:rPr>
          <w:highlight w:val="white"/>
        </w:rPr>
      </w:pPr>
      <w:r w:rsidRPr="00903DBA">
        <w:rPr>
          <w:highlight w:val="white"/>
        </w:rPr>
        <w:t xml:space="preserve">                              SymbolTable.CurrentFunction.Type.ReturnType);</w:t>
      </w:r>
    </w:p>
    <w:p w14:paraId="07E34B6D" w14:textId="77777777" w:rsidR="005E5A36" w:rsidRPr="00903DBA" w:rsidRDefault="005E5A36" w:rsidP="005E5A36">
      <w:pPr>
        <w:pStyle w:val="Code"/>
        <w:rPr>
          <w:highlight w:val="white"/>
        </w:rPr>
      </w:pPr>
      <w:r w:rsidRPr="00903DBA">
        <w:rPr>
          <w:highlight w:val="white"/>
        </w:rPr>
        <w:t xml:space="preserve">        codeList = expression.LongList;</w:t>
      </w:r>
    </w:p>
    <w:p w14:paraId="35D15A48" w14:textId="77777777" w:rsidR="005E5A36" w:rsidRPr="00903DBA" w:rsidRDefault="005E5A36" w:rsidP="005E5A36">
      <w:pPr>
        <w:rPr>
          <w:highlight w:val="white"/>
        </w:rPr>
      </w:pPr>
      <w:r w:rsidRPr="00903DBA">
        <w:rPr>
          <w:highlight w:val="white"/>
        </w:rPr>
        <w:t>If the function is the main function, we shall not return a value. Instead, we shall exit the program execution and return an integer value to the enclosing system.</w:t>
      </w:r>
    </w:p>
    <w:p w14:paraId="3B815326" w14:textId="77777777" w:rsidR="005E5A36" w:rsidRPr="00903DBA" w:rsidRDefault="005E5A36" w:rsidP="005E5A36">
      <w:pPr>
        <w:rPr>
          <w:highlight w:val="white"/>
        </w:rPr>
      </w:pPr>
      <w:r w:rsidRPr="00903DBA">
        <w:rPr>
          <w:highlight w:val="white"/>
        </w:rPr>
        <w:t>If the function is not the main function, we return the value of the expression.</w:t>
      </w:r>
    </w:p>
    <w:p w14:paraId="6B5FAE38"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0AB9D3E" w14:textId="77777777" w:rsidR="005E5A36" w:rsidRPr="00903DBA" w:rsidRDefault="005E5A36" w:rsidP="005E5A36">
      <w:pPr>
        <w:pStyle w:val="Code"/>
        <w:rPr>
          <w:highlight w:val="white"/>
        </w:rPr>
      </w:pPr>
      <w:r w:rsidRPr="00903DBA">
        <w:rPr>
          <w:highlight w:val="white"/>
        </w:rPr>
        <w:t xml:space="preserve">                      null, expression.Symbol);</w:t>
      </w:r>
    </w:p>
    <w:p w14:paraId="62BC39F3" w14:textId="77777777" w:rsidR="005E5A36" w:rsidRPr="00903DBA" w:rsidRDefault="005E5A36" w:rsidP="005E5A36">
      <w:pPr>
        <w:pStyle w:val="Code"/>
        <w:rPr>
          <w:highlight w:val="white"/>
        </w:rPr>
      </w:pPr>
    </w:p>
    <w:p w14:paraId="6A0804BA"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50AA5186" w14:textId="77777777" w:rsidR="005E5A36" w:rsidRPr="00903DBA" w:rsidRDefault="005E5A36" w:rsidP="005E5A36">
      <w:pPr>
        <w:pStyle w:val="Code"/>
        <w:rPr>
          <w:highlight w:val="white"/>
        </w:rPr>
      </w:pPr>
      <w:r w:rsidRPr="00903DBA">
        <w:rPr>
          <w:highlight w:val="white"/>
        </w:rPr>
        <w:t xml:space="preserve">                        (AssemblyCodeGenerator.MainName)) {</w:t>
      </w:r>
    </w:p>
    <w:p w14:paraId="3106687C" w14:textId="77777777" w:rsidR="005E5A36" w:rsidRPr="00903DBA" w:rsidRDefault="005E5A36" w:rsidP="005E5A36">
      <w:pPr>
        <w:pStyle w:val="Code"/>
        <w:rPr>
          <w:highlight w:val="white"/>
        </w:rPr>
      </w:pPr>
      <w:r w:rsidRPr="00903DBA">
        <w:rPr>
          <w:highlight w:val="white"/>
        </w:rPr>
        <w:t xml:space="preserve">          AddMiddleCode(codeList, MiddleOperator.Exit);</w:t>
      </w:r>
    </w:p>
    <w:p w14:paraId="5DE3189D" w14:textId="77777777" w:rsidR="005E5A36" w:rsidRPr="00903DBA" w:rsidRDefault="005E5A36" w:rsidP="005E5A36">
      <w:pPr>
        <w:pStyle w:val="Code"/>
        <w:rPr>
          <w:highlight w:val="white"/>
        </w:rPr>
      </w:pPr>
      <w:r w:rsidRPr="00903DBA">
        <w:rPr>
          <w:highlight w:val="white"/>
        </w:rPr>
        <w:t xml:space="preserve">        }</w:t>
      </w:r>
    </w:p>
    <w:p w14:paraId="6C342862" w14:textId="77777777" w:rsidR="005E5A36" w:rsidRPr="00903DBA" w:rsidRDefault="005E5A36" w:rsidP="005E5A36">
      <w:pPr>
        <w:pStyle w:val="Code"/>
        <w:rPr>
          <w:highlight w:val="white"/>
        </w:rPr>
      </w:pPr>
      <w:r w:rsidRPr="00903DBA">
        <w:rPr>
          <w:highlight w:val="white"/>
        </w:rPr>
        <w:t xml:space="preserve">      }</w:t>
      </w:r>
    </w:p>
    <w:p w14:paraId="27FE2047" w14:textId="77777777" w:rsidR="005E5A36" w:rsidRPr="00903DBA" w:rsidRDefault="005E5A36" w:rsidP="005E5A36">
      <w:pPr>
        <w:rPr>
          <w:highlight w:val="white"/>
        </w:rPr>
      </w:pPr>
      <w:r w:rsidRPr="00903DBA">
        <w:rPr>
          <w:highlight w:val="white"/>
        </w:rPr>
        <w:t>If the expression is null, we check that the function returns void. If it does not, we report and error.</w:t>
      </w:r>
    </w:p>
    <w:p w14:paraId="5B291431" w14:textId="77777777" w:rsidR="005E5A36" w:rsidRPr="00903DBA" w:rsidRDefault="005E5A36" w:rsidP="005E5A36">
      <w:pPr>
        <w:pStyle w:val="Code"/>
        <w:rPr>
          <w:highlight w:val="white"/>
        </w:rPr>
      </w:pPr>
      <w:r w:rsidRPr="00903DBA">
        <w:rPr>
          <w:highlight w:val="white"/>
        </w:rPr>
        <w:t xml:space="preserve">      else {</w:t>
      </w:r>
    </w:p>
    <w:p w14:paraId="51F871D1" w14:textId="77777777" w:rsidR="005E5A36" w:rsidRPr="00903DBA" w:rsidRDefault="005E5A36" w:rsidP="005E5A36">
      <w:pPr>
        <w:pStyle w:val="Code"/>
        <w:rPr>
          <w:highlight w:val="white"/>
        </w:rPr>
      </w:pPr>
      <w:r w:rsidRPr="00903DBA">
        <w:rPr>
          <w:highlight w:val="white"/>
        </w:rPr>
        <w:t xml:space="preserve">        Assert.Error(SymbolTable.CurrentFunction.Type.ReturnType.IsVoid(),</w:t>
      </w:r>
    </w:p>
    <w:p w14:paraId="43334CD9" w14:textId="77777777" w:rsidR="005E5A36" w:rsidRPr="00903DBA" w:rsidRDefault="005E5A36" w:rsidP="005E5A36">
      <w:pPr>
        <w:pStyle w:val="Code"/>
        <w:rPr>
          <w:highlight w:val="white"/>
        </w:rPr>
      </w:pPr>
      <w:r w:rsidRPr="00903DBA">
        <w:rPr>
          <w:highlight w:val="white"/>
        </w:rPr>
        <w:t xml:space="preserve">                     Message.Void_returned_from_non__void_function);</w:t>
      </w:r>
    </w:p>
    <w:p w14:paraId="2217E638" w14:textId="77777777" w:rsidR="005E5A36" w:rsidRPr="00903DBA" w:rsidRDefault="005E5A36" w:rsidP="005E5A36">
      <w:pPr>
        <w:pStyle w:val="Code"/>
        <w:rPr>
          <w:highlight w:val="white"/>
        </w:rPr>
      </w:pPr>
      <w:r w:rsidRPr="00903DBA">
        <w:rPr>
          <w:highlight w:val="white"/>
        </w:rPr>
        <w:t xml:space="preserve">        codeList = new List&lt;MiddleCode&gt;();</w:t>
      </w:r>
    </w:p>
    <w:p w14:paraId="09E7AD77" w14:textId="77777777" w:rsidR="005E5A36" w:rsidRPr="00903DBA" w:rsidRDefault="005E5A36" w:rsidP="005E5A36">
      <w:pPr>
        <w:rPr>
          <w:highlight w:val="white"/>
        </w:rPr>
      </w:pPr>
      <w:r w:rsidRPr="00903DBA">
        <w:rPr>
          <w:highlight w:val="white"/>
        </w:rPr>
        <w:t>If the function is the main function, we exit the execution of the program without a return value.</w:t>
      </w:r>
    </w:p>
    <w:p w14:paraId="17F66DC6" w14:textId="77777777" w:rsidR="005E5A36" w:rsidRPr="00903DBA" w:rsidRDefault="005E5A36" w:rsidP="005E5A36">
      <w:pPr>
        <w:rPr>
          <w:highlight w:val="white"/>
        </w:rPr>
      </w:pPr>
      <w:r w:rsidRPr="00903DBA">
        <w:rPr>
          <w:highlight w:val="white"/>
        </w:rPr>
        <w:t>If the function is not the main function, return the function without a return value.</w:t>
      </w:r>
    </w:p>
    <w:p w14:paraId="63DDF99A" w14:textId="77777777" w:rsidR="005E5A36" w:rsidRPr="00903DBA" w:rsidRDefault="005E5A36" w:rsidP="005E5A36">
      <w:pPr>
        <w:pStyle w:val="Code"/>
        <w:rPr>
          <w:highlight w:val="white"/>
        </w:rPr>
      </w:pPr>
      <w:r w:rsidRPr="00903DBA">
        <w:rPr>
          <w:highlight w:val="white"/>
        </w:rPr>
        <w:t xml:space="preserve">        AddMiddleCode(codeList, MiddleOperator.Return);</w:t>
      </w:r>
    </w:p>
    <w:p w14:paraId="55BD7D62" w14:textId="77777777" w:rsidR="005E5A36" w:rsidRPr="00903DBA" w:rsidRDefault="005E5A36" w:rsidP="005E5A36">
      <w:pPr>
        <w:pStyle w:val="Code"/>
        <w:rPr>
          <w:highlight w:val="white"/>
        </w:rPr>
      </w:pPr>
    </w:p>
    <w:p w14:paraId="617FFCC7"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061158E1" w14:textId="77777777" w:rsidR="005E5A36" w:rsidRPr="00903DBA" w:rsidRDefault="005E5A36" w:rsidP="005E5A36">
      <w:pPr>
        <w:pStyle w:val="Code"/>
        <w:rPr>
          <w:highlight w:val="white"/>
        </w:rPr>
      </w:pPr>
      <w:r w:rsidRPr="00903DBA">
        <w:rPr>
          <w:highlight w:val="white"/>
        </w:rPr>
        <w:t xml:space="preserve">                        (AssemblyCodeGenerator.MainName)) {</w:t>
      </w:r>
    </w:p>
    <w:p w14:paraId="628B6982" w14:textId="77777777" w:rsidR="005E5A36" w:rsidRPr="00903DBA" w:rsidRDefault="005E5A36" w:rsidP="005E5A36">
      <w:pPr>
        <w:pStyle w:val="Code"/>
        <w:rPr>
          <w:highlight w:val="white"/>
        </w:rPr>
      </w:pPr>
      <w:r w:rsidRPr="00903DBA">
        <w:rPr>
          <w:highlight w:val="white"/>
        </w:rPr>
        <w:t xml:space="preserve">          AddMiddleCode(codeList, MiddleOperator.Exit);</w:t>
      </w:r>
    </w:p>
    <w:p w14:paraId="195B7BCB" w14:textId="77777777" w:rsidR="005E5A36" w:rsidRPr="00903DBA" w:rsidRDefault="005E5A36" w:rsidP="005E5A36">
      <w:pPr>
        <w:pStyle w:val="Code"/>
        <w:rPr>
          <w:highlight w:val="white"/>
        </w:rPr>
      </w:pPr>
      <w:r w:rsidRPr="00903DBA">
        <w:rPr>
          <w:highlight w:val="white"/>
        </w:rPr>
        <w:lastRenderedPageBreak/>
        <w:t xml:space="preserve">        }</w:t>
      </w:r>
    </w:p>
    <w:p w14:paraId="65A8CCDF" w14:textId="77777777" w:rsidR="005E5A36" w:rsidRPr="00903DBA" w:rsidRDefault="005E5A36" w:rsidP="005E5A36">
      <w:pPr>
        <w:pStyle w:val="Code"/>
        <w:rPr>
          <w:highlight w:val="white"/>
        </w:rPr>
      </w:pPr>
      <w:r w:rsidRPr="00903DBA">
        <w:rPr>
          <w:highlight w:val="white"/>
        </w:rPr>
        <w:t xml:space="preserve">      }</w:t>
      </w:r>
    </w:p>
    <w:p w14:paraId="17C874B6" w14:textId="77777777" w:rsidR="005E5A36" w:rsidRPr="00903DBA" w:rsidRDefault="005E5A36" w:rsidP="005E5A36">
      <w:pPr>
        <w:pStyle w:val="Code"/>
        <w:rPr>
          <w:highlight w:val="white"/>
        </w:rPr>
      </w:pPr>
      <w:r w:rsidRPr="00903DBA">
        <w:rPr>
          <w:highlight w:val="white"/>
        </w:rPr>
        <w:t xml:space="preserve">    </w:t>
      </w:r>
    </w:p>
    <w:p w14:paraId="00321A9A" w14:textId="77777777" w:rsidR="005E5A36" w:rsidRPr="00903DBA" w:rsidRDefault="005E5A36" w:rsidP="005E5A36">
      <w:pPr>
        <w:pStyle w:val="Code"/>
        <w:rPr>
          <w:highlight w:val="white"/>
        </w:rPr>
      </w:pPr>
      <w:r w:rsidRPr="00903DBA">
        <w:rPr>
          <w:highlight w:val="white"/>
        </w:rPr>
        <w:t xml:space="preserve">      return (new Statement(codeList));</w:t>
      </w:r>
    </w:p>
    <w:p w14:paraId="1D332711" w14:textId="77777777" w:rsidR="005E5A36" w:rsidRPr="00903DBA" w:rsidRDefault="005E5A36" w:rsidP="005E5A36">
      <w:pPr>
        <w:pStyle w:val="Code"/>
        <w:rPr>
          <w:highlight w:val="white"/>
        </w:rPr>
      </w:pPr>
      <w:r w:rsidRPr="00903DBA">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7777777" w:rsidR="005E5A36" w:rsidRPr="00903DBA" w:rsidRDefault="005E5A36" w:rsidP="0078248B">
      <w:pPr>
        <w:pStyle w:val="Rubrik3"/>
      </w:pPr>
      <w:r w:rsidRPr="00903DBA">
        <w:t>Jump Register Statements</w:t>
      </w:r>
    </w:p>
    <w:p w14:paraId="0DFD8690" w14:textId="77777777" w:rsidR="005E5A36" w:rsidRPr="00903DBA" w:rsidRDefault="005E5A36" w:rsidP="005E5A36">
      <w:pPr>
        <w:pStyle w:val="CodeHeader"/>
      </w:pPr>
      <w:proofErr w:type="spellStart"/>
      <w:r w:rsidRPr="00903DBA">
        <w:rPr>
          <w:highlight w:val="white"/>
        </w:rPr>
        <w:t>MiddleCodeGenerator</w:t>
      </w:r>
      <w:r w:rsidRPr="00903DBA">
        <w:t>.cs</w:t>
      </w:r>
      <w:proofErr w:type="spellEnd"/>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706E343E" w14:textId="77777777" w:rsidR="005E5A36" w:rsidRPr="009B64AB" w:rsidRDefault="005E5A36" w:rsidP="005E5A36">
      <w:pPr>
        <w:pStyle w:val="Code"/>
      </w:pPr>
      <w:r w:rsidRPr="009B64AB">
        <w:rPr>
          <w:highlight w:val="white"/>
        </w:rPr>
        <w:t>MiddleCodeGenerator</w:t>
      </w:r>
      <w:r w:rsidRPr="009B64AB">
        <w:t>.cs</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65648858" w14:textId="77777777" w:rsidR="005E5A36" w:rsidRPr="009B64AB" w:rsidRDefault="005E5A36" w:rsidP="005E5A36">
      <w:pPr>
        <w:pStyle w:val="Code"/>
      </w:pPr>
      <w:r w:rsidRPr="009B64AB">
        <w:rPr>
          <w:highlight w:val="white"/>
        </w:rPr>
        <w:t>MiddleCodeGenerator</w:t>
      </w:r>
      <w:r w:rsidRPr="009B64AB">
        <w:t>.cs</w:t>
      </w:r>
    </w:p>
    <w:p w14:paraId="5CCF885C" w14:textId="77777777" w:rsidR="005E5A36" w:rsidRPr="009B64AB" w:rsidRDefault="005E5A36" w:rsidP="005E5A36">
      <w:pPr>
        <w:pStyle w:val="Code"/>
        <w:rPr>
          <w:highlight w:val="white"/>
        </w:rPr>
      </w:pPr>
      <w:r w:rsidRPr="009B64AB">
        <w:rPr>
          <w:highlight w:val="white"/>
        </w:rPr>
        <w:t xml:space="preserve">    public static Statement SyscallStatement()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77777777" w:rsidR="005E5A36" w:rsidRPr="00903DBA" w:rsidRDefault="005E5A36" w:rsidP="005E5A36">
      <w:pPr>
        <w:pStyle w:val="Rubrik2"/>
      </w:pPr>
      <w:r w:rsidRPr="00903DBA">
        <w:t>Expressions</w:t>
      </w:r>
    </w:p>
    <w:p w14:paraId="02C4ADD9" w14:textId="77777777" w:rsidR="005E5A36" w:rsidRPr="00903DBA" w:rsidRDefault="005E5A36" w:rsidP="005E5A36">
      <w:pPr>
        <w:rPr>
          <w:highlight w:val="white"/>
        </w:rPr>
      </w:pPr>
      <w:r w:rsidRPr="00903DBA">
        <w:rPr>
          <w:highlight w:val="white"/>
        </w:rPr>
        <w:t>The value of a comma expression is the value of the right expression, the value of the left expression is discarded. However, we keep the side effects of both the left and right expressions.</w:t>
      </w:r>
    </w:p>
    <w:p w14:paraId="4E4E0671"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77777777" w:rsidR="005E5A36" w:rsidRPr="00903DBA" w:rsidRDefault="005E5A36" w:rsidP="005E5A36">
      <w:pPr>
        <w:rPr>
          <w:highlight w:val="white"/>
        </w:rPr>
      </w:pPr>
      <w:r w:rsidRPr="00903DBA">
        <w:rPr>
          <w:highlight w:val="white"/>
        </w:rPr>
        <w:t>Note that we add the short list of the left expression to the middle code list. The reason for this is that we are not interested in the 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77777777"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77777777" w:rsidR="005E5A36" w:rsidRPr="00903DBA" w:rsidRDefault="005E5A36" w:rsidP="005E5A36">
      <w:pPr>
        <w:pStyle w:val="Rubrik3"/>
      </w:pPr>
      <w:r w:rsidRPr="00903DBA">
        <w:t>The Assignment Expression</w:t>
      </w:r>
    </w:p>
    <w:p w14:paraId="463514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7777777" w:rsidR="005E5A36" w:rsidRPr="00903DBA" w:rsidRDefault="005E5A36" w:rsidP="005E5A36">
      <w:pPr>
        <w:pStyle w:val="Code"/>
        <w:rPr>
          <w:highlight w:val="white"/>
        </w:rPr>
      </w:pPr>
      <w:r w:rsidRPr="00903DBA">
        <w:rPr>
          <w:highlight w:val="white"/>
        </w:rPr>
        <w:t xml:space="preserve">                                                  Expression leftExpression,</w:t>
      </w:r>
    </w:p>
    <w:p w14:paraId="3B9F5E58" w14:textId="77777777" w:rsidR="005E5A36" w:rsidRPr="00903DBA" w:rsidRDefault="005E5A36" w:rsidP="005E5A36">
      <w:pPr>
        <w:pStyle w:val="Code"/>
        <w:rPr>
          <w:highlight w:val="white"/>
        </w:rPr>
      </w:pPr>
      <w:r w:rsidRPr="00903DBA">
        <w:rPr>
          <w:highlight w:val="white"/>
        </w:rPr>
        <w:t xml:space="preserve">                                                  Expression rightExpression){</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77777777" w:rsidR="005E5A36" w:rsidRPr="00903DBA" w:rsidRDefault="005E5A36" w:rsidP="005E5A36">
      <w:pPr>
        <w:rPr>
          <w:highlight w:val="white"/>
        </w:rPr>
      </w:pPr>
      <w:r w:rsidRPr="00903DBA">
        <w:rPr>
          <w:highlight w:val="white"/>
        </w:rPr>
        <w:t xml:space="preserve">In cases of compound assignment, we call the matching method to perform the operation, and the </w:t>
      </w:r>
      <w:r w:rsidRPr="00903DBA">
        <w:rPr>
          <w:rStyle w:val="KeyWord0"/>
          <w:highlight w:val="white"/>
        </w:rPr>
        <w:t>Assignment</w:t>
      </w:r>
      <w:r w:rsidRPr="00903DBA">
        <w:rPr>
          <w:highlight w:val="white"/>
        </w:rPr>
        <w:t xml:space="preserve"> method for the final 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lastRenderedPageBreak/>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lastRenderedPageBreak/>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77777777" w:rsidR="005E5A36" w:rsidRDefault="005E5A36" w:rsidP="005E5A36">
      <w:pPr>
        <w:pStyle w:val="Rubrik3"/>
      </w:pPr>
      <w:r w:rsidRPr="00903DBA">
        <w:t>The Condition Expression</w:t>
      </w:r>
    </w:p>
    <w:p w14:paraId="0098A5D6"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lastRenderedPageBreak/>
        <w:t xml:space="preserve">      testExpression = TypeCast.ToLogical(testExpression);</w:t>
      </w:r>
    </w:p>
    <w:p w14:paraId="49372B52" w14:textId="77777777" w:rsidR="005E5A36" w:rsidRPr="00903DBA" w:rsidRDefault="005E5A36" w:rsidP="005E5A36">
      <w:pPr>
        <w:rPr>
          <w:highlight w:val="white"/>
        </w:rPr>
      </w:pPr>
      <w:r w:rsidRPr="00903DBA">
        <w:rPr>
          <w:highlight w:val="white"/>
        </w:rPr>
        <w:t>If the test expression is constant, we simple return the true or false expression depending on whether the test expression is true.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77777777" w:rsidR="005E5A36" w:rsidRPr="00903DBA" w:rsidRDefault="005E5A36" w:rsidP="005E5A36">
      <w:pPr>
        <w:rPr>
          <w:highlight w:val="white"/>
        </w:rPr>
      </w:pPr>
      <w:r w:rsidRPr="00903DBA">
        <w:rPr>
          <w:highlight w:val="white"/>
        </w:rPr>
        <w:t xml:space="preserve">We start by </w:t>
      </w:r>
      <w:proofErr w:type="spellStart"/>
      <w:r w:rsidRPr="00903DBA">
        <w:rPr>
          <w:highlight w:val="white"/>
        </w:rPr>
        <w:t>backpathing</w:t>
      </w:r>
      <w:proofErr w:type="spellEnd"/>
      <w:r w:rsidRPr="00903DBA">
        <w:rPr>
          <w:highlight w:val="white"/>
        </w:rPr>
        <w:t xml:space="preserve"> the true and false set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7777777" w:rsidR="005E5A36" w:rsidRPr="00903DBA" w:rsidRDefault="005E5A36" w:rsidP="005E5A36">
      <w:pPr>
        <w:rPr>
          <w:highlight w:val="white"/>
        </w:rPr>
      </w:pPr>
      <w:r w:rsidRPr="00903DBA">
        <w:rPr>
          <w:highlight w:val="white"/>
        </w:rPr>
        <w:t>The resulting true set is the union of the true sets of the true and false expression, and the resulting false set is the union of the false sets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77777777" w:rsidR="005E5A36" w:rsidRPr="00903DBA" w:rsidRDefault="005E5A36" w:rsidP="005E5A36">
      <w:pPr>
        <w:rPr>
          <w:highlight w:val="white"/>
        </w:rPr>
      </w:pPr>
      <w:r w:rsidRPr="00903DBA">
        <w:rPr>
          <w:highlight w:val="white"/>
        </w:rPr>
        <w:t xml:space="preserve">If the short list of both the true and false expression is empty, it does not matter if the test expression is true or false, and we let the resulting short list be the short list of the true expression (which may be empty). </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77777777" w:rsidR="005E5A36" w:rsidRPr="00903DBA" w:rsidRDefault="005E5A36" w:rsidP="005E5A36">
      <w:pPr>
        <w:rPr>
          <w:highlight w:val="white"/>
        </w:rPr>
      </w:pPr>
      <w:r w:rsidRPr="00903DBA">
        <w:rPr>
          <w:highlight w:val="white"/>
        </w:rPr>
        <w:t>If the short list of the test expression is not empty, the situation becomes a bit more complicated. We add the long list, rather than the short list, of the test expression to the final short list since we need the value of the test expression in order to jump to the short list of 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77777777" w:rsidR="005E5A36" w:rsidRPr="00903DBA" w:rsidRDefault="005E5A36" w:rsidP="005E5A36">
      <w:pPr>
        <w:rPr>
          <w:highlight w:val="white"/>
        </w:rPr>
      </w:pPr>
      <w:r w:rsidRPr="00903DBA">
        <w:rPr>
          <w:highlight w:val="white"/>
        </w:rPr>
        <w:t>Finally, we create a new symbol with logical type and the resulting true and false sets.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lastRenderedPageBreak/>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77777777" w:rsidR="005E5A36" w:rsidRPr="00903DBA" w:rsidRDefault="005E5A36" w:rsidP="005E5A36">
      <w:pPr>
        <w:pStyle w:val="Code"/>
        <w:rPr>
          <w:highlight w:val="white"/>
        </w:rPr>
      </w:pPr>
      <w:r w:rsidRPr="00903DBA">
        <w:rPr>
          <w:highlight w:val="white"/>
        </w:rPr>
        <w:t xml:space="preserve">        else {</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77777777" w:rsidR="005E5A36" w:rsidRPr="00903DBA" w:rsidRDefault="005E5A36" w:rsidP="005E5A36">
      <w:pPr>
        <w:rPr>
          <w:highlight w:val="white"/>
        </w:rPr>
      </w:pPr>
      <w:r w:rsidRPr="00903DBA">
        <w:rPr>
          <w:highlight w:val="white"/>
        </w:rPr>
        <w:t>Similar to the true expression, we type cast and false expression, and backpatch the true set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lastRenderedPageBreak/>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44183744" w14:textId="77777777" w:rsidR="005E5A36" w:rsidRPr="00903DBA" w:rsidRDefault="005E5A36" w:rsidP="005E5A36">
      <w:pPr>
        <w:pStyle w:val="Code"/>
        <w:rPr>
          <w:highlight w:val="white"/>
        </w:rPr>
      </w:pPr>
      <w:r w:rsidRPr="00903DBA">
        <w:rPr>
          <w:highlight w:val="white"/>
        </w:rPr>
        <w:t>MiddleCodeGenerator.cs</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77777777" w:rsidR="005E5A36" w:rsidRPr="00903DBA" w:rsidRDefault="005E5A36" w:rsidP="005E5A36">
      <w:pPr>
        <w:pStyle w:val="Rubrik3"/>
        <w:numPr>
          <w:ilvl w:val="2"/>
          <w:numId w:val="123"/>
        </w:numPr>
        <w:tabs>
          <w:tab w:val="num" w:pos="360"/>
        </w:tabs>
      </w:pPr>
      <w:r w:rsidRPr="00903DBA">
        <w:lastRenderedPageBreak/>
        <w:t>Logical Expressions</w:t>
      </w:r>
    </w:p>
    <w:p w14:paraId="638B2CC9" w14:textId="77777777" w:rsidR="005E5A36" w:rsidRPr="00FA571C" w:rsidRDefault="005E5A36" w:rsidP="005E5A36">
      <w:pPr>
        <w:pStyle w:val="Code"/>
        <w:rPr>
          <w:highlight w:val="white"/>
        </w:rPr>
      </w:pPr>
      <w:r w:rsidRPr="00FA571C">
        <w:rPr>
          <w:highlight w:val="white"/>
        </w:rPr>
        <w:t xml:space="preserve">The </w:t>
      </w:r>
      <w:r w:rsidRPr="00FA571C">
        <w:rPr>
          <w:rStyle w:val="KeyWord0"/>
          <w:b w:val="0"/>
          <w:iCs/>
          <w:highlight w:val="white"/>
        </w:rPr>
        <w:t>LogicalOrExpression</w:t>
      </w:r>
      <w:r w:rsidRPr="00FA571C">
        <w:rPr>
          <w:highlight w:val="white"/>
        </w:rPr>
        <w:t xml:space="preserve"> method returns a true expression is at least one of the left or right expression is true, and a false expression if both the left and right expression is false.</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77777777" w:rsidR="005E5A36" w:rsidRPr="00FA571C" w:rsidRDefault="005E5A36" w:rsidP="005E5A36">
      <w:pPr>
        <w:pStyle w:val="Code"/>
        <w:rPr>
          <w:highlight w:val="white"/>
        </w:rPr>
      </w:pPr>
      <w:r w:rsidRPr="00FA571C">
        <w:rPr>
          <w:highlight w:val="white"/>
        </w:rPr>
        <w:t>Since we have passed the constant integral expression parsing, we need to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77777777" w:rsidR="005E5A36" w:rsidRPr="00FA571C" w:rsidRDefault="005E5A36" w:rsidP="005E5A36">
      <w:pPr>
        <w:pStyle w:val="Code"/>
        <w:rPr>
          <w:highlight w:val="white"/>
        </w:rPr>
      </w:pPr>
      <w:r w:rsidRPr="00FA571C">
        <w:rPr>
          <w:highlight w:val="white"/>
        </w:rPr>
        <w:t>We type cast both the expression to 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77777777" w:rsidR="005E5A36" w:rsidRPr="00FA571C" w:rsidRDefault="005E5A36" w:rsidP="005E5A36">
      <w:pPr>
        <w:rPr>
          <w:highlight w:val="white"/>
        </w:rPr>
      </w:pPr>
      <w:r w:rsidRPr="00FA571C">
        <w:rPr>
          <w:highlight w:val="white"/>
        </w:rPr>
        <w:t>For the resulting expression to be true, it is enough that one of the left or right expression is true. Therefore, the true set of the resulting expression is the union of the true set of the left and right expression. This results in laze evaluation, if the left expression is evaluated to true, the right expression (including its side effects) shall not evaluated. The false sets, on the other hand, are different. If the left expression is evaluated to false, we need to evaluate the right expression. Therefore, we backpatch the false set of the left expression to the beginning of the right expression code. The false set of the resulting expression is the false set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5231FBCA" w14:textId="77777777"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62955A2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lastRenderedPageBreak/>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77777777" w:rsidR="005E5A36" w:rsidRPr="00903DBA" w:rsidRDefault="005E5A36" w:rsidP="005E5A36">
      <w:pPr>
        <w:pStyle w:val="Rubrik3"/>
      </w:pPr>
      <w:r w:rsidRPr="00903DBA">
        <w:t>Shift Expression</w:t>
      </w:r>
    </w:p>
    <w:p w14:paraId="1CE675FB" w14:textId="77777777" w:rsidR="005E5A36" w:rsidRPr="00903DBA" w:rsidRDefault="005E5A36" w:rsidP="005E5A36">
      <w:pPr>
        <w:pStyle w:val="CodeHeader"/>
        <w:rPr>
          <w:rStyle w:val="KeyWord0"/>
          <w:b/>
          <w:bCs/>
        </w:rPr>
      </w:pPr>
      <w:r w:rsidRPr="00903DBA">
        <w:rPr>
          <w:rStyle w:val="KeyWord0"/>
          <w:b/>
          <w:bCs/>
          <w:highlight w:val="white"/>
        </w:rPr>
        <w:t>MiddleCodeGenerator.</w:t>
      </w:r>
      <w:r w:rsidRPr="00903DBA">
        <w:rPr>
          <w:rStyle w:val="KeyWord0"/>
          <w:b/>
          <w:bCs/>
        </w:rPr>
        <w:t>cs</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lastRenderedPageBreak/>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43D0C01D" w14:textId="77777777" w:rsidR="005E5A36" w:rsidRPr="00903DBA" w:rsidRDefault="005E5A36" w:rsidP="005E5A36">
      <w:pPr>
        <w:pStyle w:val="CodeHeader"/>
      </w:pPr>
      <w:proofErr w:type="spellStart"/>
      <w:r w:rsidRPr="00903DBA">
        <w:t>MiddleCodeGenerator.cs</w:t>
      </w:r>
      <w:proofErr w:type="spellEnd"/>
    </w:p>
    <w:p w14:paraId="3A66FB37" w14:textId="77777777" w:rsidR="005E5A36" w:rsidRPr="00903DBA" w:rsidRDefault="005E5A36" w:rsidP="005E5A36">
      <w:pPr>
        <w:pStyle w:val="Code"/>
        <w:rPr>
          <w:highlight w:val="white"/>
        </w:rPr>
      </w:pPr>
      <w:r w:rsidRPr="00903DBA">
        <w:rPr>
          <w:highlight w:val="white"/>
        </w:rPr>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lastRenderedPageBreak/>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7777777"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true set.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false set.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77777777" w:rsidR="005E5A36" w:rsidRPr="00903DBA" w:rsidRDefault="005E5A36" w:rsidP="005E5A36">
      <w:pPr>
        <w:rPr>
          <w:highlight w:val="white"/>
        </w:rPr>
      </w:pPr>
      <w:r w:rsidRPr="00903DBA">
        <w:rPr>
          <w:highlight w:val="white"/>
        </w:rPr>
        <w:t>The final symbol holds logical type with true and false set.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77777777" w:rsidR="005E5A36" w:rsidRPr="00903DBA" w:rsidRDefault="005E5A36" w:rsidP="001A1BB8">
      <w:pPr>
        <w:pStyle w:val="Rubrik3"/>
      </w:pPr>
      <w:r w:rsidRPr="00903DBA">
        <w:t>Addition and Subtraction Expression</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lastRenderedPageBreak/>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lastRenderedPageBreak/>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77777777"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lastRenderedPageBreak/>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77777777"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Pr="00903DBA">
        <w:rPr>
          <w:highlight w:val="white"/>
        </w:rPr>
        <w:t>10</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7777777" w:rsidR="005E5A36" w:rsidRPr="0024406E" w:rsidRDefault="005E5A36" w:rsidP="001A1BB8">
      <w:pPr>
        <w:pStyle w:val="Rubrik3"/>
        <w:rPr>
          <w:highlight w:val="white"/>
        </w:rPr>
      </w:pPr>
      <w:r w:rsidRPr="0024406E">
        <w:rPr>
          <w:highlight w:val="white"/>
        </w:rPr>
        <w:t>Multiplication Expressions</w:t>
      </w:r>
    </w:p>
    <w:p w14:paraId="33A9AFE1" w14:textId="77777777" w:rsidR="005E5A36" w:rsidRPr="00903DBA" w:rsidRDefault="005E5A36" w:rsidP="005E5A36">
      <w:pPr>
        <w:pStyle w:val="CodeHeader"/>
      </w:pPr>
      <w:proofErr w:type="spellStart"/>
      <w:r w:rsidRPr="00903DBA">
        <w:t>MiddleCodeGenerator.cs</w:t>
      </w:r>
      <w:proofErr w:type="spellEnd"/>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lastRenderedPageBreak/>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t>Cast Expressions</w:t>
      </w:r>
    </w:p>
    <w:p w14:paraId="6889A6C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specifier</w:t>
      </w:r>
      <w:r w:rsidRPr="00903DBA">
        <w:rPr>
          <w:highlight w:val="white"/>
        </w:rPr>
        <w:t xml:space="preserve"> parameter holds the resulting type of the declaration specifier list.</w:t>
      </w:r>
    </w:p>
    <w:p w14:paraId="03D123AD" w14:textId="77777777" w:rsidR="005E5A36" w:rsidRPr="00903DBA" w:rsidRDefault="005E5A36" w:rsidP="005E5A36">
      <w:pPr>
        <w:pStyle w:val="CodeHeader"/>
      </w:pPr>
      <w:proofErr w:type="spellStart"/>
      <w:r w:rsidRPr="00903DBA">
        <w:t>MiddleCodeGenerator.cs</w:t>
      </w:r>
      <w:proofErr w:type="spellEnd"/>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77777777" w:rsidR="005E5A36" w:rsidRPr="00903DBA" w:rsidRDefault="005E5A36" w:rsidP="005E5A36">
      <w:pPr>
        <w:rPr>
          <w:highlight w:val="white"/>
        </w:rPr>
      </w:pPr>
      <w:r w:rsidRPr="00903DBA">
        <w:rPr>
          <w:highlight w:val="white"/>
        </w:rPr>
        <w:t xml:space="preserve">If the declarator is null, we just return the </w:t>
      </w:r>
      <w:proofErr w:type="spellStart"/>
      <w:r w:rsidRPr="00903DBA">
        <w:rPr>
          <w:highlight w:val="white"/>
        </w:rPr>
        <w:t>specifer’s</w:t>
      </w:r>
      <w:proofErr w:type="spellEnd"/>
      <w:r w:rsidRPr="00903DBA">
        <w:rPr>
          <w:highlight w:val="white"/>
        </w:rPr>
        <w:t xml:space="preserve">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5B459C1F" w14:textId="77777777" w:rsidR="005E5A36" w:rsidRPr="00903DBA" w:rsidRDefault="005E5A36" w:rsidP="001A1BB8">
      <w:pPr>
        <w:pStyle w:val="Rubrik3"/>
      </w:pPr>
      <w:r w:rsidRPr="00903DBA">
        <w:t>Prefix Expression</w:t>
      </w:r>
    </w:p>
    <w:p w14:paraId="188330B9" w14:textId="77777777" w:rsidR="005E5A36" w:rsidRPr="00903DBA" w:rsidRDefault="005E5A36" w:rsidP="005E5A36">
      <w:pPr>
        <w:pStyle w:val="Rubrik3"/>
      </w:pPr>
      <w:r w:rsidRPr="00903DBA">
        <w:t>Unary Addition Expressions</w:t>
      </w:r>
    </w:p>
    <w:p w14:paraId="7BF0EC6A" w14:textId="77777777" w:rsidR="005E5A36" w:rsidRPr="00903DBA" w:rsidRDefault="005E5A36" w:rsidP="005E5A36">
      <w:pPr>
        <w:pStyle w:val="CodeHeader"/>
      </w:pPr>
      <w:proofErr w:type="spellStart"/>
      <w:r w:rsidRPr="00903DBA">
        <w:t>MiddleCodeGenerator.cs</w:t>
      </w:r>
      <w:proofErr w:type="spellEnd"/>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7E138E0E" w14:textId="77777777" w:rsidR="005E5A36" w:rsidRPr="00903DBA" w:rsidRDefault="005E5A36" w:rsidP="005E5A36">
      <w:pPr>
        <w:pStyle w:val="Code"/>
        <w:rPr>
          <w:highlight w:val="white"/>
        </w:rPr>
      </w:pPr>
      <w:r w:rsidRPr="00903DBA">
        <w:rPr>
          <w:highlight w:val="white"/>
        </w:rPr>
        <w:t xml:space="preserve">      Assert.Error(type.IsLogical() ||</w:t>
      </w:r>
    </w:p>
    <w:p w14:paraId="4F3DB7C1" w14:textId="77777777" w:rsidR="005E5A36" w:rsidRPr="00903DBA" w:rsidRDefault="005E5A36" w:rsidP="005E5A36">
      <w:pPr>
        <w:pStyle w:val="Code"/>
        <w:rPr>
          <w:highlight w:val="white"/>
        </w:rPr>
      </w:pPr>
      <w:r w:rsidRPr="00903DBA">
        <w:rPr>
          <w:highlight w:val="white"/>
        </w:rPr>
        <w:t xml:space="preserve">                   type.IsArithmeticPointerArrayStringOrFunction(),</w:t>
      </w:r>
    </w:p>
    <w:p w14:paraId="0DBF4CF2" w14:textId="77777777" w:rsidR="005E5A36" w:rsidRPr="00903DBA" w:rsidRDefault="005E5A36" w:rsidP="005E5A36">
      <w:pPr>
        <w:pStyle w:val="Code"/>
        <w:rPr>
          <w:highlight w:val="white"/>
        </w:rPr>
      </w:pPr>
      <w:r w:rsidRPr="00903DBA">
        <w:rPr>
          <w:highlight w:val="white"/>
        </w:rPr>
        <w:t xml:space="preserve">                   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lastRenderedPageBreak/>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7777777" w:rsidR="005E5A36" w:rsidRPr="00DC37F5" w:rsidRDefault="005E5A36" w:rsidP="001A1BB8">
      <w:pPr>
        <w:pStyle w:val="Rubrik3"/>
        <w:rPr>
          <w:highlight w:val="white"/>
        </w:rPr>
      </w:pPr>
      <w:r w:rsidRPr="00DC37F5">
        <w:rPr>
          <w:highlight w:val="white"/>
        </w:rPr>
        <w:t>Logical Not Expression</w:t>
      </w:r>
    </w:p>
    <w:p w14:paraId="1628AE2A" w14:textId="77777777" w:rsidR="005E5A36" w:rsidRPr="00903DBA" w:rsidRDefault="005E5A36" w:rsidP="005E5A36">
      <w:pPr>
        <w:pStyle w:val="CodeHeader"/>
      </w:pPr>
      <w:proofErr w:type="spellStart"/>
      <w:r w:rsidRPr="00903DBA">
        <w:t>MiddleCodeGenerator.cs</w:t>
      </w:r>
      <w:proofErr w:type="spellEnd"/>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77777777" w:rsidR="005E5A36" w:rsidRPr="00903DBA" w:rsidRDefault="005E5A36" w:rsidP="005E5A36">
      <w:pPr>
        <w:rPr>
          <w:highlight w:val="white"/>
        </w:rPr>
      </w:pPr>
      <w:r w:rsidRPr="00903DBA">
        <w:rPr>
          <w:highlight w:val="white"/>
        </w:rPr>
        <w:t>The resulting expression is the original expression with swapped true and false sets.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77777777" w:rsidR="005E5A36" w:rsidRPr="00DC37F5" w:rsidRDefault="005E5A36" w:rsidP="001A1BB8">
      <w:pPr>
        <w:pStyle w:val="Rubrik3"/>
        <w:rPr>
          <w:highlight w:val="white"/>
        </w:rPr>
      </w:pPr>
      <w:r w:rsidRPr="00DC37F5">
        <w:rPr>
          <w:highlight w:val="white"/>
        </w:rPr>
        <w:t>Bitwise Not Expression</w:t>
      </w:r>
    </w:p>
    <w:p w14:paraId="3CBBBB09" w14:textId="77777777" w:rsidR="005E5A36" w:rsidRPr="00903DBA" w:rsidRDefault="005E5A36" w:rsidP="005E5A36">
      <w:pPr>
        <w:pStyle w:val="CodeHeader"/>
      </w:pPr>
      <w:proofErr w:type="spellStart"/>
      <w:r w:rsidRPr="00903DBA">
        <w:t>MiddleCodeGenerator.cs</w:t>
      </w:r>
      <w:proofErr w:type="spellEnd"/>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77777777" w:rsidR="005E5A36" w:rsidRPr="00903DBA" w:rsidRDefault="005E5A36" w:rsidP="005E5A36">
      <w:pPr>
        <w:pStyle w:val="Code"/>
        <w:rPr>
          <w:highlight w:val="white"/>
        </w:rPr>
      </w:pPr>
      <w:r w:rsidRPr="00903DBA">
        <w:rPr>
          <w:highlight w:val="white"/>
        </w:rPr>
        <w:t xml:space="preserve">      Assert.Error(expression.Symbol.Type.IsIntegralPointerArrayOrFunction(),</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p>
    <w:p w14:paraId="1A9C3300" w14:textId="77777777" w:rsidR="005E5A36" w:rsidRPr="00903DBA" w:rsidRDefault="005E5A36" w:rsidP="005E5A36">
      <w:pPr>
        <w:pStyle w:val="CodeHeader"/>
      </w:pPr>
      <w:proofErr w:type="spellStart"/>
      <w:r w:rsidRPr="00903DBA">
        <w:t>MiddleCodeGenerator.cs</w:t>
      </w:r>
      <w:proofErr w:type="spellEnd"/>
    </w:p>
    <w:p w14:paraId="755D366D" w14:textId="77777777"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lastRenderedPageBreak/>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9B1C3A9" w14:textId="77777777" w:rsidR="005E5A36" w:rsidRPr="00903DBA" w:rsidRDefault="005E5A36" w:rsidP="005E5A36">
      <w:pPr>
        <w:pStyle w:val="CodeHeader"/>
      </w:pPr>
      <w:proofErr w:type="spellStart"/>
      <w:r w:rsidRPr="00903DBA">
        <w:t>MiddleCodeGenerator.cs</w:t>
      </w:r>
      <w:proofErr w:type="spellEnd"/>
    </w:p>
    <w:p w14:paraId="03ABDA34" w14:textId="77777777" w:rsidR="005E5A36" w:rsidRPr="00903DBA" w:rsidRDefault="005E5A36" w:rsidP="005E5A36">
      <w:pPr>
        <w:pStyle w:val="Code"/>
        <w:rPr>
          <w:highlight w:val="white"/>
        </w:rPr>
      </w:pPr>
      <w:r w:rsidRPr="00903DBA">
        <w:rPr>
          <w:highlight w:val="white"/>
        </w:rPr>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77777777" w:rsidR="005E5A36" w:rsidRPr="00DC37F5" w:rsidRDefault="005E5A36" w:rsidP="001A1BB8">
      <w:pPr>
        <w:pStyle w:val="Rubrik3"/>
        <w:rPr>
          <w:highlight w:val="white"/>
        </w:rPr>
      </w:pPr>
      <w:r w:rsidRPr="00DC37F5">
        <w:rPr>
          <w:highlight w:val="white"/>
        </w:rPr>
        <w:t>Address Expression</w:t>
      </w:r>
    </w:p>
    <w:p w14:paraId="401D84D1" w14:textId="77777777" w:rsidR="005E5A36" w:rsidRPr="00903DBA" w:rsidRDefault="005E5A36" w:rsidP="005E5A36">
      <w:pPr>
        <w:pStyle w:val="CodeHeader"/>
      </w:pPr>
      <w:proofErr w:type="spellStart"/>
      <w:r w:rsidRPr="00903DBA">
        <w:t>MiddleCodeGenerator.cs</w:t>
      </w:r>
      <w:proofErr w:type="spellEnd"/>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lastRenderedPageBreak/>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lastRenderedPageBreak/>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28"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lastRenderedPageBreak/>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28"/>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lastRenderedPageBreak/>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lastRenderedPageBreak/>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29"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lastRenderedPageBreak/>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29"/>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77777777" w:rsidR="005E5A36" w:rsidRPr="00C968FE" w:rsidRDefault="005E5A36" w:rsidP="005E5A36">
      <w:pPr>
        <w:pStyle w:val="Code"/>
        <w:rPr>
          <w:highlight w:val="white"/>
        </w:rPr>
      </w:pPr>
      <w:r w:rsidRPr="00C968FE">
        <w:rPr>
          <w:highlight w:val="white"/>
        </w:rPr>
        <w:t xml:space="preserve">      Assert.Error((type.IsPointer() &amp;&amp; type.PointerType.IsFunction()) ||</w:t>
      </w:r>
    </w:p>
    <w:p w14:paraId="236C48D4" w14:textId="77777777" w:rsidR="005E5A36" w:rsidRPr="00C968FE" w:rsidRDefault="005E5A36" w:rsidP="005E5A36">
      <w:pPr>
        <w:pStyle w:val="Code"/>
        <w:rPr>
          <w:highlight w:val="white"/>
        </w:rPr>
      </w:pPr>
      <w:r w:rsidRPr="00C968FE">
        <w:rPr>
          <w:highlight w:val="white"/>
        </w:rPr>
        <w:t xml:space="preserve">                   type.IsFunction(), expression.Symbol,</w:t>
      </w:r>
    </w:p>
    <w:p w14:paraId="0C32B8C6" w14:textId="77777777" w:rsidR="005E5A36" w:rsidRPr="00C968FE" w:rsidRDefault="005E5A36" w:rsidP="005E5A36">
      <w:pPr>
        <w:pStyle w:val="Code"/>
        <w:rPr>
          <w:highlight w:val="white"/>
        </w:rPr>
      </w:pPr>
      <w:r w:rsidRPr="00C968FE">
        <w:rPr>
          <w:highlight w:val="white"/>
        </w:rPr>
        <w:t xml:space="preserve">                   Message.Not_a_function);</w:t>
      </w:r>
    </w:p>
    <w:p w14:paraId="10E7298C" w14:textId="77777777" w:rsidR="005E5A36" w:rsidRPr="00C968FE" w:rsidRDefault="005E5A36" w:rsidP="005E5A36">
      <w:pPr>
        <w:pStyle w:val="Code"/>
        <w:rPr>
          <w:highlight w:val="white"/>
        </w:rPr>
      </w:pPr>
      <w:r w:rsidRPr="00C968FE">
        <w:rPr>
          <w:highlight w:val="white"/>
        </w:rPr>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lastRenderedPageBreak/>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77777777" w:rsidR="005E5A36" w:rsidRPr="00C968FE" w:rsidRDefault="005E5A36" w:rsidP="005E5A36">
      <w:pPr>
        <w:rPr>
          <w:highlight w:val="white"/>
        </w:rPr>
      </w:pPr>
      <w:r w:rsidRPr="00C968FE">
        <w:rPr>
          <w:highlight w:val="white"/>
        </w:rPr>
        <w:t>We also check that there are not too many parameters in the call. If the type list is null or if the callee function has an elliptic parameter list, the number of arguments does not matter. There may be more arguments than parameters, we already know that the arguments are not fewer than the parameters. However, if the type list is not null and the function does not have an elliptic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t xml:space="preserve">      longList.AddRange(functionExpression.LongList);</w:t>
      </w:r>
    </w:p>
    <w:p w14:paraId="1A9E22A5" w14:textId="77777777" w:rsidR="005E5A36" w:rsidRPr="00C968FE" w:rsidRDefault="005E5A36" w:rsidP="005E5A36">
      <w:pPr>
        <w:rPr>
          <w:highlight w:val="white"/>
        </w:rPr>
      </w:pPr>
      <w:r w:rsidRPr="00C968FE">
        <w:rPr>
          <w:highlight w:val="white"/>
        </w:rPr>
        <w:t>When iterate through the, we keep track of the extra size. In elliptic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lastRenderedPageBreak/>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77777777" w:rsidR="005E5A36" w:rsidRPr="00903DBA" w:rsidRDefault="005E5A36" w:rsidP="005E5A36">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lastRenderedPageBreak/>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lastRenderedPageBreak/>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lastRenderedPageBreak/>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r w:rsidRPr="00903DBA">
        <w:lastRenderedPageBreak/>
        <w:t xml:space="preserve">Declaration </w:t>
      </w:r>
      <w:r w:rsidR="002A4B3E" w:rsidRPr="00903DBA">
        <w:t>Specifier</w:t>
      </w:r>
      <w:r w:rsidRPr="00903DBA">
        <w:t>s</w:t>
      </w:r>
      <w:r w:rsidR="003F62B8" w:rsidRPr="00903DBA">
        <w:t xml:space="preserve"> and Declarators</w:t>
      </w:r>
      <w:bookmarkEnd w:id="222"/>
      <w:bookmarkEnd w:id="223"/>
      <w:bookmarkEnd w:id="224"/>
      <w:bookmarkEnd w:id="225"/>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30"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If the type is constant or volatile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31" w:name="_Toc57656040"/>
      <w:r w:rsidRPr="00903DBA">
        <w:t>Declarators</w:t>
      </w:r>
      <w:bookmarkEnd w:id="231"/>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proofErr w:type="spellStart"/>
      <w:r w:rsidRPr="00903DBA">
        <w:t>Declarator.cs</w:t>
      </w:r>
      <w:proofErr w:type="spellEnd"/>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he new type cannot be a function, since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function</w:t>
      </w:r>
      <w:r w:rsidR="00FD3D82" w:rsidRPr="00903DBA">
        <w:rPr>
          <w:highlight w:val="white"/>
        </w:rPr>
        <w:t xml:space="preserve">, since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32" w:name="_Toc57656041"/>
      <w:r w:rsidRPr="00903DBA">
        <w:lastRenderedPageBreak/>
        <w:t>The Symbol Table</w:t>
      </w:r>
      <w:bookmarkEnd w:id="232"/>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2429A0" w:rsidRPr="00D2146B" w:rsidRDefault="002429A0"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2429A0" w:rsidRDefault="002429A0"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2429A0" w:rsidRDefault="002429A0" w:rsidP="0050082D">
                              <w:pPr>
                                <w:spacing w:before="0" w:after="0"/>
                                <w:rPr>
                                  <w:sz w:val="18"/>
                                  <w:szCs w:val="18"/>
                                  <w:lang w:val="sv-SE"/>
                                </w:rPr>
                              </w:pPr>
                            </w:p>
                            <w:p w14:paraId="3B0DD407" w14:textId="21D67AC3" w:rsidR="002429A0" w:rsidRPr="001B6705" w:rsidRDefault="002429A0"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2429A0" w:rsidRPr="00D2146B" w:rsidRDefault="002429A0"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2429A0" w:rsidRPr="00D2146B" w:rsidRDefault="002429A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2429A0" w:rsidRDefault="002429A0"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2429A0" w:rsidRPr="00D2146B" w:rsidRDefault="002429A0"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2429A0" w:rsidRDefault="002429A0" w:rsidP="0050082D">
                              <w:pPr>
                                <w:spacing w:before="0" w:after="0" w:line="256" w:lineRule="auto"/>
                                <w:rPr>
                                  <w:rFonts w:eastAsia="Calibri"/>
                                  <w:color w:val="000000"/>
                                  <w:sz w:val="18"/>
                                  <w:szCs w:val="18"/>
                                </w:rPr>
                              </w:pPr>
                            </w:p>
                            <w:p w14:paraId="71CC6A80" w14:textId="77C30F45" w:rsidR="002429A0" w:rsidRPr="00D2146B" w:rsidRDefault="002429A0"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2429A0" w:rsidRPr="00D2146B" w:rsidRDefault="002429A0" w:rsidP="0050082D">
                              <w:pPr>
                                <w:spacing w:before="0" w:after="0" w:line="256" w:lineRule="auto"/>
                                <w:rPr>
                                  <w:sz w:val="18"/>
                                  <w:szCs w:val="18"/>
                                </w:rPr>
                              </w:pPr>
                              <w:r w:rsidRPr="00D2146B">
                                <w:rPr>
                                  <w:rFonts w:eastAsia="Calibri"/>
                                  <w:color w:val="000000"/>
                                  <w:sz w:val="18"/>
                                  <w:szCs w:val="18"/>
                                </w:rPr>
                                <w:t> </w:t>
                              </w:r>
                            </w:p>
                            <w:p w14:paraId="176D8F8E" w14:textId="77777777" w:rsidR="002429A0" w:rsidRPr="00D2146B" w:rsidRDefault="002429A0"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2429A0" w:rsidRPr="00D2146B" w:rsidRDefault="002429A0"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2429A0" w:rsidRPr="00D2146B" w:rsidRDefault="002429A0"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2429A0" w:rsidRDefault="002429A0"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2429A0" w:rsidRDefault="002429A0" w:rsidP="00073BF2">
                              <w:pPr>
                                <w:spacing w:before="0" w:after="0" w:line="254" w:lineRule="auto"/>
                                <w:rPr>
                                  <w:rFonts w:eastAsia="Calibri"/>
                                  <w:color w:val="000000"/>
                                  <w:sz w:val="18"/>
                                  <w:szCs w:val="18"/>
                                </w:rPr>
                              </w:pPr>
                            </w:p>
                            <w:p w14:paraId="55FF5C13" w14:textId="77777777" w:rsidR="002429A0" w:rsidRPr="00D2146B" w:rsidRDefault="002429A0"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2429A0" w:rsidRPr="00D2146B" w:rsidRDefault="002429A0" w:rsidP="00073BF2">
                              <w:pPr>
                                <w:spacing w:before="0" w:after="0" w:line="254" w:lineRule="auto"/>
                                <w:rPr>
                                  <w:sz w:val="18"/>
                                  <w:szCs w:val="18"/>
                                </w:rPr>
                              </w:pPr>
                            </w:p>
                            <w:p w14:paraId="2347329E" w14:textId="77777777" w:rsidR="002429A0" w:rsidRPr="00D2146B" w:rsidRDefault="002429A0" w:rsidP="0050082D">
                              <w:pPr>
                                <w:spacing w:before="0" w:after="0" w:line="254" w:lineRule="auto"/>
                                <w:rPr>
                                  <w:sz w:val="18"/>
                                  <w:szCs w:val="18"/>
                                </w:rPr>
                              </w:pPr>
                              <w:r w:rsidRPr="00D2146B">
                                <w:rPr>
                                  <w:rFonts w:eastAsia="Calibri"/>
                                  <w:color w:val="000000"/>
                                  <w:sz w:val="18"/>
                                  <w:szCs w:val="18"/>
                                </w:rPr>
                                <w:t> </w:t>
                              </w:r>
                            </w:p>
                            <w:p w14:paraId="7D6DAD56" w14:textId="77777777" w:rsidR="002429A0" w:rsidRPr="00D2146B" w:rsidRDefault="002429A0"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2429A0" w:rsidRPr="00D2146B" w:rsidRDefault="002429A0"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2429A0" w:rsidRPr="00100F82" w:rsidRDefault="002429A0"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2429A0" w:rsidRPr="00100F82" w:rsidRDefault="002429A0"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2429A0" w:rsidRDefault="002429A0" w:rsidP="00100F82">
                              <w:pPr>
                                <w:spacing w:before="0" w:after="0" w:line="256" w:lineRule="auto"/>
                                <w:rPr>
                                  <w:rFonts w:eastAsia="Calibri"/>
                                  <w:color w:val="000000"/>
                                  <w:sz w:val="18"/>
                                  <w:szCs w:val="18"/>
                                </w:rPr>
                              </w:pPr>
                            </w:p>
                            <w:p w14:paraId="35EF25BA" w14:textId="6D9A7EDC" w:rsidR="002429A0" w:rsidRPr="00D2146B" w:rsidRDefault="002429A0"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2429A0" w:rsidRDefault="002429A0"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2429A0" w:rsidRDefault="002429A0"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2429A0" w:rsidRDefault="002429A0" w:rsidP="00D44BB8">
                              <w:pPr>
                                <w:spacing w:line="252" w:lineRule="auto"/>
                              </w:pPr>
                              <w:proofErr w:type="spellStart"/>
                              <w:r>
                                <w:rPr>
                                  <w:rFonts w:eastAsia="Calibri"/>
                                  <w:color w:val="000000"/>
                                  <w:sz w:val="18"/>
                                  <w:szCs w:val="18"/>
                                </w:rPr>
                                <w:t>SymbolTable.CurrentTable</w:t>
                              </w:r>
                              <w:proofErr w:type="spellEnd"/>
                            </w:p>
                            <w:p w14:paraId="332537CB" w14:textId="66AB52F1" w:rsidR="002429A0" w:rsidRDefault="002429A0" w:rsidP="00D44BB8">
                              <w:pPr>
                                <w:spacing w:line="252" w:lineRule="auto"/>
                              </w:pPr>
                            </w:p>
                            <w:p w14:paraId="35DA4169" w14:textId="77777777" w:rsidR="002429A0" w:rsidRDefault="002429A0"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2429A0" w:rsidRPr="00610E6C" w:rsidRDefault="002429A0"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2429A0" w:rsidRPr="00D2146B" w:rsidRDefault="002429A0"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2429A0" w:rsidRDefault="002429A0"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2429A0" w:rsidRDefault="002429A0" w:rsidP="0050082D">
                        <w:pPr>
                          <w:spacing w:before="0" w:after="0"/>
                          <w:rPr>
                            <w:sz w:val="18"/>
                            <w:szCs w:val="18"/>
                            <w:lang w:val="sv-SE"/>
                          </w:rPr>
                        </w:pPr>
                      </w:p>
                      <w:p w14:paraId="3B0DD407" w14:textId="21D67AC3" w:rsidR="002429A0" w:rsidRPr="001B6705" w:rsidRDefault="002429A0"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2429A0" w:rsidRPr="00D2146B" w:rsidRDefault="002429A0"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2429A0" w:rsidRPr="00D2146B" w:rsidRDefault="002429A0"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2429A0" w:rsidRDefault="002429A0"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r>
                          <w:rPr>
                            <w:rFonts w:eastAsia="Calibri"/>
                            <w:color w:val="000000"/>
                            <w:sz w:val="18"/>
                            <w:szCs w:val="18"/>
                          </w:rPr>
                          <w:t>i</w:t>
                        </w:r>
                        <w:proofErr w:type="spellEnd"/>
                        <w:r>
                          <w:rPr>
                            <w:rFonts w:eastAsia="Calibri"/>
                            <w:color w:val="000000"/>
                            <w:sz w:val="18"/>
                            <w:szCs w:val="18"/>
                          </w:rPr>
                          <w:t xml:space="preserve"> : int</w:t>
                        </w:r>
                      </w:p>
                      <w:p w14:paraId="03BD8419" w14:textId="2036CAF1" w:rsidR="002429A0" w:rsidRPr="00D2146B" w:rsidRDefault="002429A0" w:rsidP="0050082D">
                        <w:pPr>
                          <w:spacing w:before="0" w:after="0" w:line="256" w:lineRule="auto"/>
                          <w:rPr>
                            <w:sz w:val="18"/>
                            <w:szCs w:val="18"/>
                          </w:rPr>
                        </w:pPr>
                        <w:r>
                          <w:rPr>
                            <w:sz w:val="18"/>
                            <w:szCs w:val="18"/>
                          </w:rPr>
                          <w:t xml:space="preserve">Auto </w:t>
                        </w:r>
                        <w:proofErr w:type="spellStart"/>
                        <w:r>
                          <w:rPr>
                            <w:sz w:val="18"/>
                            <w:szCs w:val="18"/>
                          </w:rPr>
                          <w:t>mainChar</w:t>
                        </w:r>
                        <w:proofErr w:type="spellEnd"/>
                        <w:r>
                          <w:rPr>
                            <w:sz w:val="18"/>
                            <w:szCs w:val="18"/>
                          </w:rPr>
                          <w:t xml:space="preserve"> : char</w:t>
                        </w:r>
                      </w:p>
                      <w:p w14:paraId="302437A3" w14:textId="77777777" w:rsidR="002429A0" w:rsidRDefault="002429A0" w:rsidP="0050082D">
                        <w:pPr>
                          <w:spacing w:before="0" w:after="0" w:line="256" w:lineRule="auto"/>
                          <w:rPr>
                            <w:rFonts w:eastAsia="Calibri"/>
                            <w:color w:val="000000"/>
                            <w:sz w:val="18"/>
                            <w:szCs w:val="18"/>
                          </w:rPr>
                        </w:pPr>
                      </w:p>
                      <w:p w14:paraId="71CC6A80" w14:textId="77C30F45" w:rsidR="002429A0" w:rsidRPr="00D2146B" w:rsidRDefault="002429A0"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2429A0" w:rsidRPr="00D2146B" w:rsidRDefault="002429A0" w:rsidP="0050082D">
                        <w:pPr>
                          <w:spacing w:before="0" w:after="0" w:line="256" w:lineRule="auto"/>
                          <w:rPr>
                            <w:sz w:val="18"/>
                            <w:szCs w:val="18"/>
                          </w:rPr>
                        </w:pPr>
                        <w:r w:rsidRPr="00D2146B">
                          <w:rPr>
                            <w:rFonts w:eastAsia="Calibri"/>
                            <w:color w:val="000000"/>
                            <w:sz w:val="18"/>
                            <w:szCs w:val="18"/>
                          </w:rPr>
                          <w:t> </w:t>
                        </w:r>
                      </w:p>
                      <w:p w14:paraId="176D8F8E" w14:textId="77777777" w:rsidR="002429A0" w:rsidRPr="00D2146B" w:rsidRDefault="002429A0"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2429A0" w:rsidRPr="00D2146B" w:rsidRDefault="002429A0"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2429A0" w:rsidRPr="00D2146B" w:rsidRDefault="002429A0"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2429A0" w:rsidRDefault="002429A0"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2429A0" w:rsidRDefault="002429A0" w:rsidP="00073BF2">
                        <w:pPr>
                          <w:spacing w:before="0" w:after="0" w:line="254" w:lineRule="auto"/>
                          <w:rPr>
                            <w:rFonts w:eastAsia="Calibri"/>
                            <w:color w:val="000000"/>
                            <w:sz w:val="18"/>
                            <w:szCs w:val="18"/>
                          </w:rPr>
                        </w:pPr>
                      </w:p>
                      <w:p w14:paraId="55FF5C13" w14:textId="77777777" w:rsidR="002429A0" w:rsidRPr="00D2146B" w:rsidRDefault="002429A0"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2429A0" w:rsidRPr="00D2146B" w:rsidRDefault="002429A0" w:rsidP="00073BF2">
                        <w:pPr>
                          <w:spacing w:before="0" w:after="0" w:line="254" w:lineRule="auto"/>
                          <w:rPr>
                            <w:sz w:val="18"/>
                            <w:szCs w:val="18"/>
                          </w:rPr>
                        </w:pPr>
                      </w:p>
                      <w:p w14:paraId="2347329E" w14:textId="77777777" w:rsidR="002429A0" w:rsidRPr="00D2146B" w:rsidRDefault="002429A0" w:rsidP="0050082D">
                        <w:pPr>
                          <w:spacing w:before="0" w:after="0" w:line="254" w:lineRule="auto"/>
                          <w:rPr>
                            <w:sz w:val="18"/>
                            <w:szCs w:val="18"/>
                          </w:rPr>
                        </w:pPr>
                        <w:r w:rsidRPr="00D2146B">
                          <w:rPr>
                            <w:rFonts w:eastAsia="Calibri"/>
                            <w:color w:val="000000"/>
                            <w:sz w:val="18"/>
                            <w:szCs w:val="18"/>
                          </w:rPr>
                          <w:t> </w:t>
                        </w:r>
                      </w:p>
                      <w:p w14:paraId="7D6DAD56" w14:textId="77777777" w:rsidR="002429A0" w:rsidRPr="00D2146B" w:rsidRDefault="002429A0"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2429A0" w:rsidRPr="00D2146B" w:rsidRDefault="002429A0"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2429A0" w:rsidRPr="00100F82" w:rsidRDefault="002429A0"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2429A0" w:rsidRPr="00100F82" w:rsidRDefault="002429A0"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2429A0" w:rsidRDefault="002429A0" w:rsidP="00100F82">
                        <w:pPr>
                          <w:spacing w:before="0" w:after="0" w:line="256" w:lineRule="auto"/>
                          <w:rPr>
                            <w:rFonts w:eastAsia="Calibri"/>
                            <w:color w:val="000000"/>
                            <w:sz w:val="18"/>
                            <w:szCs w:val="18"/>
                          </w:rPr>
                        </w:pPr>
                      </w:p>
                      <w:p w14:paraId="35EF25BA" w14:textId="6D9A7EDC" w:rsidR="002429A0" w:rsidRPr="00D2146B" w:rsidRDefault="002429A0"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2429A0" w:rsidRDefault="002429A0"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2429A0" w:rsidRDefault="002429A0"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2429A0" w:rsidRDefault="002429A0" w:rsidP="00D44BB8">
                        <w:pPr>
                          <w:spacing w:line="252" w:lineRule="auto"/>
                        </w:pPr>
                        <w:proofErr w:type="spellStart"/>
                        <w:r>
                          <w:rPr>
                            <w:rFonts w:eastAsia="Calibri"/>
                            <w:color w:val="000000"/>
                            <w:sz w:val="18"/>
                            <w:szCs w:val="18"/>
                          </w:rPr>
                          <w:t>SymbolTable.CurrentTable</w:t>
                        </w:r>
                        <w:proofErr w:type="spellEnd"/>
                      </w:p>
                      <w:p w14:paraId="332537CB" w14:textId="66AB52F1" w:rsidR="002429A0" w:rsidRDefault="002429A0" w:rsidP="00D44BB8">
                        <w:pPr>
                          <w:spacing w:line="252" w:lineRule="auto"/>
                        </w:pPr>
                      </w:p>
                      <w:p w14:paraId="35DA4169" w14:textId="77777777" w:rsidR="002429A0" w:rsidRDefault="002429A0"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2429A0" w:rsidRPr="00610E6C" w:rsidRDefault="002429A0"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offset, since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When adding a symbol with a name we have to check a few things:</w:t>
      </w:r>
    </w:p>
    <w:p w14:paraId="68526DCC" w14:textId="77777777" w:rsidR="00A63536" w:rsidRPr="00903DBA" w:rsidRDefault="00A63536" w:rsidP="00477426">
      <w:pPr>
        <w:pStyle w:val="SourceCodeBoxText"/>
        <w:framePr w:wrap="around"/>
      </w:pPr>
      <w:r w:rsidRPr="00903DBA">
        <w:t>If the symbol is extern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33" w:name="_Toc57656042"/>
      <w:r w:rsidRPr="00903DBA">
        <w:t>The Symbol</w:t>
      </w:r>
      <w:bookmarkEnd w:id="233"/>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34" w:author="Stefan Bjornander" w:date="2015-04-25T18:28:00Z">
        <w:r w:rsidR="008154C7" w:rsidRPr="00903DBA">
          <w:t>T</w:t>
        </w:r>
      </w:ins>
      <w:ins w:id="235" w:author="Stefan Bjornander" w:date="2015-04-25T16:11:00Z">
        <w:r w:rsidR="008154C7" w:rsidRPr="00903DBA">
          <w:t xml:space="preserve">he </w:t>
        </w:r>
      </w:ins>
      <w:r w:rsidR="00FB1C41" w:rsidRPr="00903DBA">
        <w:t>r</w:t>
      </w:r>
      <w:ins w:id="236" w:author="Stefan Bjornander" w:date="2015-04-25T16:11:00Z">
        <w:r w:rsidR="008154C7" w:rsidRPr="00903DBA">
          <w:t>egister storage has been included for the sake of completeness</w:t>
        </w:r>
      </w:ins>
      <w:r w:rsidR="00FB1C41" w:rsidRPr="00903DBA">
        <w:t>. T</w:t>
      </w:r>
      <w:ins w:id="237"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proofErr w:type="spellStart"/>
      <w:r w:rsidRPr="00903DBA">
        <w:rPr>
          <w:highlight w:val="white"/>
        </w:rPr>
        <w:t>Storage.cs</w:t>
      </w:r>
      <w:proofErr w:type="spellEnd"/>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477426">
      <w:pPr>
        <w:pStyle w:val="SourceCodeBoxText"/>
        <w:framePr w:wrap="around"/>
        <w:rPr>
          <w:rStyle w:val="CodeInText"/>
          <w:i/>
        </w:rPr>
      </w:pPr>
      <w:r w:rsidRPr="00903DBA">
        <w:rPr>
          <w:rStyle w:val="CodeInText"/>
        </w:rPr>
        <w:lastRenderedPageBreak/>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477426">
      <w:pPr>
        <w:pStyle w:val="SourceCodeBoxText"/>
        <w:framePr w:wrap="around"/>
      </w:pPr>
      <w:r w:rsidRPr="00903DBA">
        <w:rPr>
          <w:rStyle w:val="CodeInText"/>
        </w:rPr>
        <w:t>Storage</w:t>
      </w:r>
      <w:r w:rsidRPr="00903DBA">
        <w:t xml:space="preserve">. A symbol may be auto, register, static, extern or typedef. </w:t>
      </w:r>
      <w:ins w:id="238" w:author="Stefan Bjornander" w:date="2015-04-25T18:27:00Z">
        <w:r w:rsidRPr="00903DBA">
          <w:t xml:space="preserve">If the storage specifier is omitted a global variable is regarded as static and a local variable is </w:t>
        </w:r>
      </w:ins>
      <w:ins w:id="239" w:author="Stefan Bjornander" w:date="2015-04-25T18:28:00Z">
        <w:r w:rsidRPr="00903DBA">
          <w:t>regarded as auto.</w:t>
        </w:r>
      </w:ins>
      <w:r w:rsidRPr="00903DBA">
        <w:t xml:space="preserve"> In this book, t</w:t>
      </w:r>
      <w:ins w:id="240"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477426">
      <w:pPr>
        <w:pStyle w:val="SourceCodeBoxText"/>
        <w:framePr w:wrap="around"/>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477426">
      <w:pPr>
        <w:pStyle w:val="SourceCodeBoxText"/>
        <w:framePr w:wrap="around"/>
      </w:pPr>
      <w:r w:rsidRPr="00903DBA">
        <w:rPr>
          <w:rStyle w:val="CodeInText"/>
        </w:rPr>
        <w:t>Value</w:t>
      </w:r>
      <w:r w:rsidRPr="00903DBA">
        <w:t xml:space="preserve">. A symbol may have a value of integral, </w:t>
      </w:r>
    </w:p>
    <w:p w14:paraId="1F86A3C4" w14:textId="77777777" w:rsidR="00386E50" w:rsidRPr="00903DBA" w:rsidRDefault="00386E50" w:rsidP="00477426">
      <w:pPr>
        <w:pStyle w:val="SourceCodeBoxText"/>
        <w:framePr w:wrap="around"/>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477426">
      <w:pPr>
        <w:pStyle w:val="SourceCodeBoxText"/>
        <w:framePr w:wrap="around"/>
      </w:pPr>
      <w:r w:rsidRPr="00903DBA">
        <w:rPr>
          <w:rStyle w:val="CodeInText"/>
        </w:rPr>
        <w:t>Address Symbol</w:t>
      </w:r>
      <w:r w:rsidRPr="00903DBA">
        <w:t xml:space="preserve">. In case of the address, arrow, or index operator the address symbol is the </w:t>
      </w:r>
      <w:r w:rsidR="00B5293D" w:rsidRPr="00903DBA">
        <w:t>dereferred</w:t>
      </w:r>
      <w:r w:rsidRPr="00903DBA">
        <w:t xml:space="preserve"> symbol. In case of the arrow operator or constant index we also store the offset of the address symbol.</w:t>
      </w:r>
    </w:p>
    <w:p w14:paraId="39BEED1B" w14:textId="77777777" w:rsidR="00386E50" w:rsidRPr="00903DBA" w:rsidRDefault="00386E50" w:rsidP="00477426">
      <w:pPr>
        <w:pStyle w:val="SourceCodeBoxText"/>
        <w:framePr w:wrap="around"/>
      </w:pPr>
      <w:r w:rsidRPr="00903DBA">
        <w:rPr>
          <w:rStyle w:val="CodeInText"/>
        </w:rPr>
        <w:t>Address Offset</w:t>
      </w:r>
      <w:r w:rsidRPr="00903DBA">
        <w:t>.</w:t>
      </w:r>
    </w:p>
    <w:p w14:paraId="6C9B06D8" w14:textId="77777777" w:rsidR="00386E50" w:rsidRPr="00903DBA" w:rsidRDefault="00386E50" w:rsidP="00E65FE6">
      <w:pPr>
        <w:pStyle w:val="CodeHeader"/>
      </w:pPr>
      <w:r w:rsidRPr="00E65FE6">
        <w:rPr>
          <w:rStyle w:val="CodeInText"/>
        </w:rPr>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477426">
      <w:pPr>
        <w:pStyle w:val="SourceCodeBoxText"/>
        <w:framePr w:wrap="around"/>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41" w:author="Stefan Bjornander" w:date="2015-04-25T10:11:00Z">
            <w:rPr>
              <w:rStyle w:val="CodeInText"/>
            </w:rPr>
          </w:rPrChange>
        </w:rPr>
        <w:t>typedef</w:t>
      </w:r>
      <w:r w:rsidRPr="00903DBA">
        <w:t>, in the table.</w:t>
      </w:r>
      <w:ins w:id="242" w:author="Stefan Bjornander" w:date="2015-04-25T10:11:00Z">
        <w:r w:rsidRPr="00903DBA">
          <w:t xml:space="preserve"> In some compiler technique </w:t>
        </w:r>
      </w:ins>
      <w:r w:rsidR="00440B10" w:rsidRPr="00903DBA">
        <w:t>textbooks,</w:t>
      </w:r>
      <w:ins w:id="243" w:author="Stefan Bjornander" w:date="2015-04-25T10:11:00Z">
        <w:r w:rsidRPr="00903DBA">
          <w:t xml:space="preserve"> the table is called</w:t>
        </w:r>
      </w:ins>
      <w:ins w:id="244" w:author="Stefan Bjornander" w:date="2015-04-25T10:14:00Z">
        <w:r w:rsidRPr="00903DBA">
          <w:t xml:space="preserve"> the </w:t>
        </w:r>
        <w:r w:rsidRPr="00903DBA">
          <w:rPr>
            <w:rStyle w:val="CodeInText"/>
            <w:i/>
            <w:rPrChange w:id="245"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lastRenderedPageBreak/>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lastRenderedPageBreak/>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lastRenderedPageBreak/>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lastRenderedPageBreak/>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lastRenderedPageBreak/>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46" w:name="_Toc57656043"/>
      <w:r w:rsidRPr="00903DBA">
        <w:t>Static Symbols</w:t>
      </w:r>
      <w:bookmarkEnd w:id="246"/>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holds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lastRenderedPageBreak/>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47" w:name="_Ref54541618"/>
      <w:bookmarkStart w:id="248" w:name="_Toc57656044"/>
      <w:r w:rsidRPr="00903DBA">
        <w:lastRenderedPageBreak/>
        <w:t>The Type System</w:t>
      </w:r>
      <w:bookmarkEnd w:id="247"/>
      <w:bookmarkEnd w:id="248"/>
    </w:p>
    <w:p w14:paraId="32A67CAE" w14:textId="302790B8" w:rsidR="0090331B" w:rsidRPr="00903DBA" w:rsidRDefault="00D84FDE" w:rsidP="00E65FE6">
      <w:pPr>
        <w:pStyle w:val="CodeHeade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proofErr w:type="spellStart"/>
      <w:r w:rsidRPr="00903DBA">
        <w:rPr>
          <w:rStyle w:val="CodeInText"/>
        </w:rPr>
        <w:t>enum</w:t>
      </w:r>
      <w:proofErr w:type="spellEnd"/>
      <w:r w:rsidRPr="00903DBA">
        <w:t xml:space="preserve">) are stored as signed integer. Moreover, a type can also be </w:t>
      </w:r>
      <w:r w:rsidRPr="00E65FE6">
        <w:t>constant</w:t>
      </w:r>
      <w:r w:rsidRPr="00903DBA">
        <w:t xml:space="preserve"> or </w:t>
      </w:r>
      <w:r w:rsidRPr="00E65FE6">
        <w:rPr>
          <w:rStyle w:val="CodeInText"/>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type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49" w:author="Stefan Bjornander" w:date="2015-04-25T10:33:00Z"/>
          <w:color w:val="auto"/>
        </w:rPr>
        <w:pPrChange w:id="250"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rsidP="00E65FE6">
      <w:pPr>
        <w:pStyle w:val="CodeHeader"/>
        <w:rPr>
          <w:color w:val="auto"/>
        </w:rPr>
        <w:pPrChange w:id="251" w:author="Stefan Bjornander" w:date="2015-04-25T10:40:00Z">
          <w:pPr>
            <w:pStyle w:val="Rubrik3"/>
          </w:pPr>
        </w:pPrChange>
      </w:pPr>
      <w:ins w:id="252" w:author="Stefan Bjornander" w:date="2015-04-25T10:41:00Z">
        <w:r w:rsidRPr="00903DBA">
          <w:t>Contrary</w:t>
        </w:r>
      </w:ins>
      <w:ins w:id="253" w:author="Stefan Bjornander" w:date="2015-04-25T10:40:00Z">
        <w:r w:rsidRPr="00903DBA">
          <w:t xml:space="preserve"> to some other languages, there is no logical type in C. </w:t>
        </w:r>
      </w:ins>
      <w:ins w:id="254"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55"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E65FE6">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56" w:author="Stefan Bjornander" w:date="2015-04-25T10:42:00Z">
        <w:r w:rsidRPr="00903DBA">
          <w:t>The</w:t>
        </w:r>
      </w:ins>
      <w:r w:rsidRPr="00903DBA">
        <w:t xml:space="preserve"> logical</w:t>
      </w:r>
      <w:ins w:id="257" w:author="Stefan Bjornander" w:date="2015-04-25T10:42:00Z">
        <w:r w:rsidRPr="00903DBA">
          <w:t xml:space="preserve"> type holds the </w:t>
        </w:r>
      </w:ins>
      <w:ins w:id="258" w:author="Stefan Bjornander" w:date="2015-04-25T10:43:00Z">
        <w:r w:rsidRPr="00903DBA">
          <w:t xml:space="preserve">two </w:t>
        </w:r>
      </w:ins>
      <w:ins w:id="259" w:author="Stefan Bjornander" w:date="2015-04-25T10:42:00Z">
        <w:r w:rsidRPr="00903DBA">
          <w:t xml:space="preserve">sets </w:t>
        </w:r>
        <w:r w:rsidRPr="00903DBA">
          <w:rPr>
            <w:rStyle w:val="KeyWord0"/>
            <w:rPrChange w:id="260" w:author="Stefan Bjornander" w:date="2015-04-25T10:42:00Z">
              <w:rPr>
                <w:rStyle w:val="CodeInText"/>
              </w:rPr>
            </w:rPrChange>
          </w:rPr>
          <w:t>m_trueSet</w:t>
        </w:r>
        <w:r w:rsidRPr="00903DBA">
          <w:t xml:space="preserve"> and </w:t>
        </w:r>
        <w:r w:rsidRPr="00903DBA">
          <w:rPr>
            <w:rStyle w:val="KeyWord0"/>
            <w:rPrChange w:id="261" w:author="Stefan Bjornander" w:date="2015-04-25T10:42:00Z">
              <w:rPr>
                <w:rStyle w:val="CodeInText"/>
              </w:rPr>
            </w:rPrChange>
          </w:rPr>
          <w:t>m_falseSet</w:t>
        </w:r>
        <w:r w:rsidRPr="00903DBA">
          <w:t xml:space="preserve">, which hold </w:t>
        </w:r>
      </w:ins>
      <w:ins w:id="262" w:author="Stefan Bjornander" w:date="2015-04-25T10:43:00Z">
        <w:r w:rsidRPr="00903DBA">
          <w:t xml:space="preserve">middle </w:t>
        </w:r>
        <w:r w:rsidRPr="00903DBA">
          <w:lastRenderedPageBreak/>
          <w:t>code address</w:t>
        </w:r>
      </w:ins>
      <w:ins w:id="263" w:author="Stefan Bjornander" w:date="2015-04-25T10:44:00Z">
        <w:r w:rsidRPr="00903DBA">
          <w:t>es</w:t>
        </w:r>
      </w:ins>
      <w:ins w:id="264" w:author="Stefan Bjornander" w:date="2015-04-25T10:43:00Z">
        <w:r w:rsidRPr="00903DBA">
          <w:t xml:space="preserve"> to jumps </w:t>
        </w:r>
      </w:ins>
      <w:r w:rsidRPr="00903DBA">
        <w:t>instructions that</w:t>
      </w:r>
      <w:ins w:id="265" w:author="Stefan Bjornander" w:date="2015-04-25T10:44:00Z">
        <w:r w:rsidRPr="00903DBA">
          <w:t xml:space="preserve"> will later be filled with the address</w:t>
        </w:r>
      </w:ins>
      <w:r w:rsidRPr="00903DBA">
        <w:t>es</w:t>
      </w:r>
      <w:ins w:id="266" w:author="Stefan Bjornander" w:date="2015-04-25T10:44:00Z">
        <w:r w:rsidRPr="00903DBA">
          <w:t xml:space="preserve"> to jump </w:t>
        </w:r>
      </w:ins>
      <w:r w:rsidRPr="00903DBA">
        <w:t xml:space="preserve">to </w:t>
      </w:r>
      <w:ins w:id="267" w:author="Stefan Bjornander" w:date="2015-04-25T10:44:00Z">
        <w:r w:rsidRPr="00903DBA">
          <w:t>if the expression is true or false.</w:t>
        </w:r>
      </w:ins>
    </w:p>
    <w:p w14:paraId="7BB2347F" w14:textId="6E49B6A7" w:rsidR="00B402D5" w:rsidRPr="00903DBA" w:rsidRDefault="009F6C5C">
      <w:pPr>
        <w:rPr>
          <w:color w:val="auto"/>
        </w:rPr>
        <w:pPrChange w:id="268" w:author="Stefan Bjornander" w:date="2015-04-25T10:39:00Z">
          <w:pPr>
            <w:pStyle w:val="Rubrik3"/>
            <w:tabs>
              <w:tab w:val="num" w:pos="360"/>
            </w:tabs>
          </w:pPr>
        </w:pPrChange>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69" w:author="Stefan Bjornander" w:date="2015-04-25T10:39:00Z">
        <w:r w:rsidR="00B402D5" w:rsidRPr="00903DBA">
          <w:t>The bi</w:t>
        </w:r>
      </w:ins>
      <w:r w:rsidR="00B402D5" w:rsidRPr="00903DBA">
        <w:t>t</w:t>
      </w:r>
      <w:ins w:id="270" w:author="Stefan Bjornander" w:date="2015-04-25T10:39:00Z">
        <w:r w:rsidR="00B402D5" w:rsidRPr="00903DBA">
          <w:t>field type is an integral type, with the addition of the bitfield mask</w:t>
        </w:r>
      </w:ins>
      <w:r w:rsidR="00481C24" w:rsidRPr="00903DBA">
        <w:t xml:space="preserve">. It </w:t>
      </w:r>
      <w:ins w:id="271" w:author="Stefan Bjornander" w:date="2015-04-25T10:39:00Z">
        <w:r w:rsidR="00B402D5" w:rsidRPr="00903DBA">
          <w:t xml:space="preserve">is used </w:t>
        </w:r>
      </w:ins>
      <w:ins w:id="272" w:author="Stefan Bjornander" w:date="2015-04-25T10:40:00Z">
        <w:r w:rsidR="00481C24" w:rsidRPr="00903DBA">
          <w:t>to set the unused bits to zero</w:t>
        </w:r>
      </w:ins>
      <w:r w:rsidR="00481C24" w:rsidRPr="00903DBA">
        <w:t xml:space="preserve"> </w:t>
      </w:r>
      <w:ins w:id="273"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74" w:author="Stefan Bjornander" w:date="2015-04-25T11:02:00Z">
        <w:r w:rsidRPr="00903DBA">
          <w:t xml:space="preserve">The type pointed at is null when the type is created, it will later be set by the </w:t>
        </w:r>
      </w:ins>
      <w:r w:rsidRPr="00903DBA">
        <w:t>declarator</w:t>
      </w:r>
      <w:ins w:id="275" w:author="Stefan Bjornander" w:date="2015-04-25T11:02:00Z">
        <w:r w:rsidRPr="00903DBA">
          <w:t xml:space="preserve"> type.</w:t>
        </w:r>
      </w:ins>
      <w:ins w:id="276"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77"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78" w:author="Stefan Bjornander" w:date="2015-04-25T11:00:00Z">
        <w:r w:rsidR="00270234" w:rsidRPr="00903DBA">
          <w:t>hen the type is created</w:t>
        </w:r>
      </w:ins>
      <w:r w:rsidR="00270234" w:rsidRPr="00903DBA">
        <w:t>, t</w:t>
      </w:r>
      <w:ins w:id="279" w:author="Stefan Bjornander" w:date="2015-04-25T11:00:00Z">
        <w:r w:rsidR="007071E3" w:rsidRPr="00903DBA">
          <w:t>he array size can be zero. In that case it will later be set by the length of its ini</w:t>
        </w:r>
      </w:ins>
      <w:ins w:id="280" w:author="Stefan Bjornander" w:date="2015-04-25T11:01:00Z">
        <w:r w:rsidR="007071E3" w:rsidRPr="00903DBA">
          <w:t xml:space="preserve">tialization </w:t>
        </w:r>
      </w:ins>
      <w:ins w:id="281"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lastRenderedPageBreak/>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82"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lastRenderedPageBreak/>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lastRenderedPageBreak/>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83" w:author="Stefan Bjornander" w:date="2015-04-25T10:38:00Z">
          <w:pPr>
            <w:pStyle w:val="Rubrik3"/>
          </w:pPr>
        </w:pPrChange>
      </w:pPr>
      <w:ins w:id="284" w:author="Stefan Bjornander" w:date="2015-04-25T10:38:00Z">
        <w:r w:rsidRPr="00903DBA">
          <w:t>The enumeration type (</w:t>
        </w:r>
        <w:proofErr w:type="spellStart"/>
        <w:r w:rsidRPr="00903DBA">
          <w:rPr>
            <w:rStyle w:val="KeyWord0"/>
            <w:rPrChange w:id="285"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86" w:author="Stefan Bjornander" w:date="2015-04-25T10:38:00Z">
        <w:r w:rsidRPr="00903DBA">
          <w:t xml:space="preserve">. However, the </w:t>
        </w:r>
        <w:r w:rsidRPr="00903DBA">
          <w:rPr>
            <w:rStyle w:val="CodeInText"/>
          </w:rPr>
          <w:t>Specifi</w:t>
        </w:r>
      </w:ins>
      <w:r w:rsidRPr="00903DBA">
        <w:rPr>
          <w:rStyle w:val="CodeInText"/>
        </w:rPr>
        <w:t>er</w:t>
      </w:r>
      <w:ins w:id="287"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88" w:author="Stefan Bjornander" w:date="2015-04-25T10:38:00Z">
        <w:r w:rsidRPr="00903DBA">
          <w:t xml:space="preserve">needs to know if the type is </w:t>
        </w:r>
        <w:r w:rsidRPr="00903DBA">
          <w:rPr>
            <w:rStyle w:val="KeyWord0"/>
          </w:rPr>
          <w:t>enum</w:t>
        </w:r>
        <w:r w:rsidRPr="00903DBA">
          <w:t xml:space="preserve"> </w:t>
        </w:r>
      </w:ins>
      <w:r w:rsidRPr="00903DBA">
        <w:t>to</w:t>
      </w:r>
      <w:ins w:id="289" w:author="Stefan Bjornander" w:date="2015-04-25T10:38:00Z">
        <w:r w:rsidRPr="00903DBA">
          <w:t xml:space="preserve"> initialize its value. </w:t>
        </w:r>
      </w:ins>
      <w:r w:rsidRPr="00903DBA">
        <w:t>Therefore,</w:t>
      </w:r>
      <w:ins w:id="290" w:author="Stefan Bjornander" w:date="2015-04-25T10:38:00Z">
        <w:r w:rsidRPr="00903DBA">
          <w:t xml:space="preserve"> we add the </w:t>
        </w:r>
        <w:r w:rsidRPr="00903DBA">
          <w:rPr>
            <w:rStyle w:val="KeyWord0"/>
            <w:rPrChange w:id="291" w:author="Stefan Bjornander" w:date="2015-04-25T10:39:00Z">
              <w:rPr>
                <w:rStyle w:val="CodeInText"/>
              </w:rPr>
            </w:rPrChange>
          </w:rPr>
          <w:t>m_enum</w:t>
        </w:r>
        <w:r w:rsidRPr="00903DBA">
          <w:t xml:space="preserve"> field and the </w:t>
        </w:r>
      </w:ins>
      <w:r w:rsidRPr="00903DBA">
        <w:rPr>
          <w:rStyle w:val="CodeInText"/>
        </w:rPr>
        <w:t>Enumeration</w:t>
      </w:r>
      <w:ins w:id="292"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93" w:author="Stefan Bjornander" w:date="2015-04-25T11:15:00Z"/>
        </w:rPr>
        <w:pPrChange w:id="294" w:author="Stefan Bjornander" w:date="2015-04-25T14:54:00Z">
          <w:pPr>
            <w:pStyle w:val="Rubrik3"/>
          </w:pPr>
        </w:pPrChange>
      </w:pPr>
      <w:ins w:id="295" w:author="Stefan Bjornander" w:date="2015-04-25T14:54:00Z">
        <w:r w:rsidRPr="00903DBA">
          <w:t xml:space="preserve">Each type has a size, even though void </w:t>
        </w:r>
      </w:ins>
      <w:ins w:id="296" w:author="Stefan Bjornander" w:date="2015-04-25T16:04:00Z">
        <w:r w:rsidRPr="00903DBA">
          <w:t>and</w:t>
        </w:r>
      </w:ins>
      <w:ins w:id="297" w:author="Stefan Bjornander" w:date="2015-04-25T14:54:00Z">
        <w:r w:rsidRPr="00903DBA">
          <w:t xml:space="preserve"> function ha</w:t>
        </w:r>
      </w:ins>
      <w:ins w:id="298" w:author="Stefan Bjornander" w:date="2015-04-25T16:04:00Z">
        <w:r w:rsidRPr="00903DBA">
          <w:t>ve</w:t>
        </w:r>
      </w:ins>
      <w:ins w:id="299" w:author="Stefan Bjornander" w:date="2015-04-25T14:54:00Z">
        <w:r w:rsidRPr="00903DBA">
          <w:t xml:space="preserve"> size zero. The size of an array is its size times the size of its type</w:t>
        </w:r>
      </w:ins>
      <w:ins w:id="300" w:author="Stefan Bjornander" w:date="2015-04-25T14:55:00Z">
        <w:r w:rsidRPr="00903DBA">
          <w:t xml:space="preserve">, the size of a struct is the sum of the sizes of its members, and the size of a union is the size of its </w:t>
        </w:r>
      </w:ins>
      <w:ins w:id="301" w:author="Stefan Bjornander" w:date="2015-04-25T16:04:00Z">
        <w:r w:rsidRPr="00903DBA">
          <w:t>largest</w:t>
        </w:r>
      </w:ins>
      <w:ins w:id="302" w:author="Stefan Bjornander" w:date="2015-04-25T14:55:00Z">
        <w:r w:rsidRPr="00903DBA">
          <w:t xml:space="preserve"> member. Not</w:t>
        </w:r>
      </w:ins>
      <w:ins w:id="303" w:author="Stefan Bjornander" w:date="2015-04-25T16:04:00Z">
        <w:r w:rsidRPr="00903DBA">
          <w:t>e</w:t>
        </w:r>
      </w:ins>
      <w:ins w:id="304"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lastRenderedPageBreak/>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305" w:author="Stefan Bjornander" w:date="2015-04-25T11:37:00Z">
        <w:r w:rsidRPr="00903DBA">
          <w:t xml:space="preserve">It is possible to define an array without </w:t>
        </w:r>
      </w:ins>
      <w:ins w:id="306" w:author="Stefan Bjornander" w:date="2015-04-25T11:38:00Z">
        <w:r w:rsidRPr="00903DBA">
          <w:rPr>
            <w:noProof/>
          </w:rPr>
          <w:t xml:space="preserve">stating its size, </w:t>
        </w:r>
      </w:ins>
      <w:ins w:id="307" w:author="Stefan Bjornander" w:date="2015-04-25T14:31:00Z">
        <w:r w:rsidRPr="00903DBA">
          <w:rPr>
            <w:noProof/>
          </w:rPr>
          <w:t>in which case the array is given the size zero. I</w:t>
        </w:r>
      </w:ins>
      <w:ins w:id="308" w:author="Stefan Bjornander" w:date="2015-04-25T11:38:00Z">
        <w:r w:rsidRPr="00903DBA">
          <w:rPr>
            <w:noProof/>
          </w:rPr>
          <w:t>n that case</w:t>
        </w:r>
      </w:ins>
      <w:ins w:id="309" w:author="Stefan Bjornander" w:date="2015-04-25T14:31:00Z">
        <w:r w:rsidRPr="00903DBA">
          <w:rPr>
            <w:noProof/>
          </w:rPr>
          <w:t>,</w:t>
        </w:r>
      </w:ins>
      <w:ins w:id="310" w:author="Stefan Bjornander" w:date="2015-04-25T11:38:00Z">
        <w:r w:rsidRPr="00903DBA">
          <w:rPr>
            <w:noProof/>
          </w:rPr>
          <w:t xml:space="preserve"> </w:t>
        </w:r>
      </w:ins>
      <w:ins w:id="311" w:author="Stefan Bjornander" w:date="2015-04-25T14:31:00Z">
        <w:r w:rsidRPr="00903DBA">
          <w:rPr>
            <w:noProof/>
          </w:rPr>
          <w:t>the</w:t>
        </w:r>
      </w:ins>
      <w:ins w:id="312" w:author="Stefan Bjornander" w:date="2015-04-25T11:38:00Z">
        <w:r w:rsidRPr="00903DBA">
          <w:rPr>
            <w:noProof/>
          </w:rPr>
          <w:t xml:space="preserve"> </w:t>
        </w:r>
      </w:ins>
      <w:ins w:id="313" w:author="Stefan Bjornander" w:date="2015-04-25T14:31:00Z">
        <w:r w:rsidRPr="00903DBA">
          <w:rPr>
            <w:noProof/>
          </w:rPr>
          <w:t xml:space="preserve">array </w:t>
        </w:r>
      </w:ins>
      <w:ins w:id="314" w:author="Stefan Bjornander" w:date="2015-04-25T11:38:00Z">
        <w:r w:rsidRPr="00903DBA">
          <w:rPr>
            <w:noProof/>
          </w:rPr>
          <w:t xml:space="preserve">size must be determined by the size of its initialization list. </w:t>
        </w:r>
      </w:ins>
      <w:ins w:id="315" w:author="Stefan Bjornander" w:date="2015-04-25T11:39:00Z">
        <w:r w:rsidRPr="00903DBA">
          <w:rPr>
            <w:noProof/>
          </w:rPr>
          <w:t xml:space="preserve">However, if the </w:t>
        </w:r>
      </w:ins>
      <w:ins w:id="316" w:author="Stefan Bjornander" w:date="2015-04-25T11:40:00Z">
        <w:r w:rsidRPr="00903DBA">
          <w:rPr>
            <w:noProof/>
          </w:rPr>
          <w:t xml:space="preserve">array </w:t>
        </w:r>
      </w:ins>
      <w:ins w:id="317" w:author="Stefan Bjornander" w:date="2015-04-25T11:39:00Z">
        <w:r w:rsidRPr="00903DBA">
          <w:rPr>
            <w:noProof/>
          </w:rPr>
          <w:t xml:space="preserve">definition </w:t>
        </w:r>
      </w:ins>
      <w:ins w:id="318" w:author="Stefan Bjornander" w:date="2015-04-25T11:40:00Z">
        <w:r w:rsidRPr="00903DBA">
          <w:rPr>
            <w:noProof/>
          </w:rPr>
          <w:t>lacks</w:t>
        </w:r>
      </w:ins>
      <w:ins w:id="319" w:author="Stefan Bjornander" w:date="2015-04-25T11:39:00Z">
        <w:r w:rsidRPr="00903DBA">
          <w:rPr>
            <w:noProof/>
          </w:rPr>
          <w:t xml:space="preserve"> an initialization list</w:t>
        </w:r>
      </w:ins>
      <w:ins w:id="320" w:author="Stefan Bjornander" w:date="2015-04-25T11:40:00Z">
        <w:r w:rsidRPr="00903DBA">
          <w:rPr>
            <w:noProof/>
          </w:rPr>
          <w:t xml:space="preserve">, the array </w:t>
        </w:r>
      </w:ins>
      <w:ins w:id="321" w:author="Stefan Bjornander" w:date="2015-04-25T14:31:00Z">
        <w:r w:rsidRPr="00903DBA">
          <w:rPr>
            <w:noProof/>
          </w:rPr>
          <w:t xml:space="preserve">keeps the size zero and is considered </w:t>
        </w:r>
      </w:ins>
      <w:ins w:id="322" w:author="Stefan Bjornander" w:date="2015-04-25T11:40:00Z">
        <w:r w:rsidRPr="00903DBA">
          <w:rPr>
            <w:noProof/>
          </w:rPr>
          <w:t>incomplete</w:t>
        </w:r>
      </w:ins>
      <w:ins w:id="323" w:author="Stefan Bjornander" w:date="2015-04-25T11:39:00Z">
        <w:r w:rsidRPr="00903DBA">
          <w:rPr>
            <w:noProof/>
          </w:rPr>
          <w:t>.</w:t>
        </w:r>
      </w:ins>
      <w:ins w:id="324" w:author="Stefan Bjornander" w:date="2015-04-25T14:30:00Z">
        <w:r w:rsidRPr="00903DBA">
          <w:rPr>
            <w:noProof/>
          </w:rPr>
          <w:t xml:space="preserve"> In the same</w:t>
        </w:r>
      </w:ins>
      <w:ins w:id="325" w:author="Stefan Bjornander" w:date="2015-04-25T14:33:00Z">
        <w:r w:rsidRPr="00903DBA">
          <w:rPr>
            <w:noProof/>
          </w:rPr>
          <w:t xml:space="preserve"> way</w:t>
        </w:r>
      </w:ins>
      <w:ins w:id="326" w:author="Stefan Bjornander" w:date="2015-04-25T14:30:00Z">
        <w:r w:rsidRPr="00903DBA">
          <w:rPr>
            <w:noProof/>
          </w:rPr>
          <w:t xml:space="preserve">, it is possible to define only the </w:t>
        </w:r>
      </w:ins>
      <w:ins w:id="327" w:author="Stefan Bjornander" w:date="2015-04-25T14:32:00Z">
        <w:r w:rsidRPr="00903DBA">
          <w:rPr>
            <w:noProof/>
          </w:rPr>
          <w:t>n</w:t>
        </w:r>
      </w:ins>
      <w:ins w:id="328" w:author="Stefan Bjornander" w:date="2015-04-25T14:33:00Z">
        <w:r w:rsidRPr="00903DBA">
          <w:rPr>
            <w:noProof/>
          </w:rPr>
          <w:t>ame tag</w:t>
        </w:r>
      </w:ins>
      <w:ins w:id="329" w:author="Stefan Bjornander" w:date="2015-04-25T14:30:00Z">
        <w:r w:rsidRPr="00903DBA">
          <w:rPr>
            <w:noProof/>
          </w:rPr>
          <w:t xml:space="preserve"> of a struct</w:t>
        </w:r>
      </w:ins>
      <w:ins w:id="330" w:author="Stefan Bjornander" w:date="2015-04-25T14:33:00Z">
        <w:r w:rsidRPr="00903DBA">
          <w:rPr>
            <w:noProof/>
          </w:rPr>
          <w:t xml:space="preserve"> or union</w:t>
        </w:r>
      </w:ins>
      <w:ins w:id="331" w:author="Stefan Bjornander" w:date="2015-04-25T14:30:00Z">
        <w:r w:rsidRPr="00903DBA">
          <w:rPr>
            <w:noProof/>
          </w:rPr>
          <w:t xml:space="preserve">, with its </w:t>
        </w:r>
      </w:ins>
      <w:ins w:id="332" w:author="Stefan Bjornander" w:date="2015-04-25T14:33:00Z">
        <w:r w:rsidRPr="00903DBA">
          <w:rPr>
            <w:noProof/>
          </w:rPr>
          <w:t xml:space="preserve">member </w:t>
        </w:r>
      </w:ins>
      <w:r w:rsidRPr="00903DBA">
        <w:rPr>
          <w:noProof/>
        </w:rPr>
        <w:t>map</w:t>
      </w:r>
      <w:ins w:id="333" w:author="Stefan Bjornander" w:date="2015-04-25T14:33:00Z">
        <w:r w:rsidRPr="00903DBA">
          <w:rPr>
            <w:noProof/>
          </w:rPr>
          <w:t xml:space="preserve"> </w:t>
        </w:r>
      </w:ins>
      <w:ins w:id="334" w:author="Stefan Bjornander" w:date="2015-04-25T14:30:00Z">
        <w:r w:rsidRPr="00903DBA">
          <w:rPr>
            <w:noProof/>
          </w:rPr>
          <w:t xml:space="preserve">to be defined later. </w:t>
        </w:r>
      </w:ins>
      <w:ins w:id="335" w:author="Stefan Bjornander" w:date="2015-04-25T14:32:00Z">
        <w:r w:rsidRPr="00903DBA">
          <w:rPr>
            <w:noProof/>
          </w:rPr>
          <w:t xml:space="preserve">In that </w:t>
        </w:r>
        <w:r w:rsidRPr="00903DBA">
          <w:rPr>
            <w:noProof/>
          </w:rPr>
          <w:lastRenderedPageBreak/>
          <w:t xml:space="preserve">case, the member </w:t>
        </w:r>
      </w:ins>
      <w:r w:rsidRPr="00903DBA">
        <w:rPr>
          <w:noProof/>
        </w:rPr>
        <w:t>map</w:t>
      </w:r>
      <w:ins w:id="336" w:author="Stefan Bjornander" w:date="2015-04-25T14:32:00Z">
        <w:r w:rsidRPr="00903DBA">
          <w:rPr>
            <w:noProof/>
          </w:rPr>
          <w:t xml:space="preserve"> is given the value null, which is keep if the </w:t>
        </w:r>
      </w:ins>
      <w:ins w:id="337" w:author="Stefan Bjornander" w:date="2015-04-25T14:33:00Z">
        <w:r w:rsidRPr="00903DBA">
          <w:rPr>
            <w:noProof/>
          </w:rPr>
          <w:t xml:space="preserve">member </w:t>
        </w:r>
      </w:ins>
      <w:r w:rsidRPr="00903DBA">
        <w:rPr>
          <w:noProof/>
        </w:rPr>
        <w:t>map</w:t>
      </w:r>
      <w:ins w:id="338" w:author="Stefan Bjornander" w:date="2015-04-25T14:33:00Z">
        <w:r w:rsidRPr="00903DBA">
          <w:rPr>
            <w:noProof/>
          </w:rPr>
          <w:t xml:space="preserve"> is n</w:t>
        </w:r>
      </w:ins>
      <w:r w:rsidRPr="00903DBA">
        <w:rPr>
          <w:noProof/>
        </w:rPr>
        <w:t>ot</w:t>
      </w:r>
      <w:ins w:id="339" w:author="Stefan Bjornander" w:date="2015-04-25T14:33:00Z">
        <w:r w:rsidRPr="00903DBA">
          <w:rPr>
            <w:noProof/>
          </w:rPr>
          <w:t xml:space="preserve"> defined, and the struct or union is consider incomplete.</w:t>
        </w:r>
      </w:ins>
      <w:ins w:id="340"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41"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42" w:author="Stefan Bjornander" w:date="2015-04-25T10:27:00Z">
          <w:pPr>
            <w:pStyle w:val="Rubrik3"/>
          </w:pPr>
        </w:pPrChange>
      </w:pPr>
      <w:ins w:id="343" w:author="Stefan Bjornander" w:date="2015-04-25T10:30:00Z">
        <w:r w:rsidRPr="00903DBA">
          <w:t xml:space="preserve">The idea of the volatile </w:t>
        </w:r>
      </w:ins>
      <w:ins w:id="344" w:author="Stefan Bjornander" w:date="2015-04-25T10:31:00Z">
        <w:r w:rsidRPr="00903DBA">
          <w:t xml:space="preserve">qualifier is to </w:t>
        </w:r>
      </w:ins>
      <w:ins w:id="345" w:author="Stefan Bjornander" w:date="2015-04-25T10:30:00Z">
        <w:r w:rsidRPr="00903DBA">
          <w:t xml:space="preserve">prevent optimization, and since this book </w:t>
        </w:r>
      </w:ins>
      <w:ins w:id="346" w:author="Stefan Bjornander" w:date="2015-04-25T10:31:00Z">
        <w:r w:rsidRPr="00903DBA">
          <w:t>is focused on optimization techniques</w:t>
        </w:r>
      </w:ins>
      <w:r w:rsidR="001832E0" w:rsidRPr="00903DBA">
        <w:t>,</w:t>
      </w:r>
      <w:ins w:id="347" w:author="Stefan Bjornander" w:date="2015-04-25T10:31:00Z">
        <w:r w:rsidRPr="00903DBA">
          <w:t xml:space="preserve"> we have no real use for the volatile </w:t>
        </w:r>
      </w:ins>
      <w:r w:rsidRPr="00903DBA">
        <w:t>qualifier</w:t>
      </w:r>
      <w:ins w:id="348" w:author="Stefan Bjornander" w:date="2015-04-25T10:31:00Z">
        <w:r w:rsidRPr="00903DBA">
          <w:t xml:space="preserve">. However, for the sake of </w:t>
        </w:r>
      </w:ins>
      <w:r w:rsidRPr="00903DBA">
        <w:t>completeness</w:t>
      </w:r>
      <w:ins w:id="349" w:author="Stefan Bjornander" w:date="2015-04-25T10:31:00Z">
        <w:r w:rsidRPr="00903DBA">
          <w:t xml:space="preserve"> we include the </w:t>
        </w:r>
        <w:r w:rsidRPr="00903DBA">
          <w:rPr>
            <w:rStyle w:val="KeyWord0"/>
            <w:rPrChange w:id="350" w:author="Stefan Bjornander" w:date="2015-04-25T10:32:00Z">
              <w:rPr>
                <w:rStyle w:val="CodeInText"/>
              </w:rPr>
            </w:rPrChange>
          </w:rPr>
          <w:t>m_volatile</w:t>
        </w:r>
        <w:r w:rsidRPr="00903DBA">
          <w:t xml:space="preserve"> field in the </w:t>
        </w:r>
        <w:r w:rsidRPr="00903DBA">
          <w:rPr>
            <w:rStyle w:val="KeyWord0"/>
            <w:rPrChange w:id="351"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52" w:author="Stefan Bjornander" w:date="2015-04-25T10:28:00Z">
        <w:r w:rsidRPr="00903DBA">
          <w:t xml:space="preserve"> type is constant if its field </w:t>
        </w:r>
        <w:r w:rsidRPr="00903DBA">
          <w:rPr>
            <w:rStyle w:val="KeyWord0"/>
            <w:rPrChange w:id="353" w:author="Stefan Bjornander" w:date="2015-04-25T10:28:00Z">
              <w:rPr>
                <w:rStyle w:val="CodeInText"/>
              </w:rPr>
            </w:rPrChange>
          </w:rPr>
          <w:t>m_constant</w:t>
        </w:r>
        <w:r w:rsidRPr="00903DBA">
          <w:t xml:space="preserve"> is true. However, </w:t>
        </w:r>
      </w:ins>
      <w:r w:rsidRPr="00903DBA">
        <w:t>a</w:t>
      </w:r>
      <w:ins w:id="354" w:author="Stefan Bjornander" w:date="2015-04-25T10:28:00Z">
        <w:r w:rsidRPr="00903DBA">
          <w:t xml:space="preserve"> struct or union is </w:t>
        </w:r>
      </w:ins>
      <w:r w:rsidR="00D96162" w:rsidRPr="00903DBA">
        <w:t>c</w:t>
      </w:r>
      <w:ins w:id="355" w:author="Stefan Bjornander" w:date="2015-04-25T10:29:00Z">
        <w:r w:rsidRPr="00903DBA">
          <w:t>onstant</w:t>
        </w:r>
      </w:ins>
      <w:ins w:id="356" w:author="Stefan Bjornander" w:date="2015-04-25T10:28:00Z">
        <w:r w:rsidRPr="00903DBA">
          <w:t xml:space="preserve"> if </w:t>
        </w:r>
      </w:ins>
      <w:ins w:id="357"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58" w:author="Stefan Bjornander" w:date="2015-04-25T10:29:00Z">
        <w:r w:rsidRPr="00903DBA">
          <w:t xml:space="preserve"> </w:t>
        </w:r>
      </w:ins>
      <w:r w:rsidR="00C04FC7" w:rsidRPr="00903DBA">
        <w:t xml:space="preserve">if </w:t>
      </w:r>
      <w:ins w:id="359" w:author="Stefan Bjornander" w:date="2015-04-25T10:29:00Z">
        <w:r w:rsidRPr="00903DBA">
          <w:t>is any of its members if (</w:t>
        </w:r>
      </w:ins>
      <w:ins w:id="360" w:author="Stefan Bjornander" w:date="2015-04-25T10:30:00Z">
        <w:r w:rsidRPr="00903DBA">
          <w:t>recursively</w:t>
        </w:r>
      </w:ins>
      <w:ins w:id="361" w:author="Stefan Bjornander" w:date="2015-04-25T10:29:00Z">
        <w:r w:rsidRPr="00903DBA">
          <w:t>)</w:t>
        </w:r>
      </w:ins>
      <w:ins w:id="362"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lastRenderedPageBreak/>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63" w:author="Stefan Bjornander" w:date="2015-04-25T14:35:00Z">
        <w:r w:rsidRPr="00903DBA">
          <w:t>Two pointer</w:t>
        </w:r>
      </w:ins>
      <w:r w:rsidRPr="00903DBA">
        <w:rPr>
          <w:noProof/>
        </w:rPr>
        <w:t>s</w:t>
      </w:r>
      <w:ins w:id="364" w:author="Stefan Bjornander" w:date="2015-04-25T14:35:00Z">
        <w:r w:rsidRPr="00903DBA">
          <w:rPr>
            <w:noProof/>
          </w:rPr>
          <w:t xml:space="preserve"> are </w:t>
        </w:r>
      </w:ins>
      <w:r w:rsidRPr="00903DBA">
        <w:rPr>
          <w:noProof/>
        </w:rPr>
        <w:t xml:space="preserve">considered to be </w:t>
      </w:r>
      <w:ins w:id="365" w:author="Stefan Bjornander" w:date="2015-04-25T14:35:00Z">
        <w:r w:rsidRPr="00903DBA">
          <w:rPr>
            <w:noProof/>
          </w:rPr>
          <w:t>equal if the type</w:t>
        </w:r>
      </w:ins>
      <w:r w:rsidRPr="00903DBA">
        <w:rPr>
          <w:noProof/>
        </w:rPr>
        <w:t>s</w:t>
      </w:r>
      <w:ins w:id="366"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67" w:author="Stefan Bjornander" w:date="2015-04-25T14:56:00Z">
        <w:r w:rsidRPr="00903DBA">
          <w:rPr>
            <w:noProof/>
          </w:rPr>
          <w:t xml:space="preserve">wo arrays are </w:t>
        </w:r>
      </w:ins>
      <w:r w:rsidRPr="00903DBA">
        <w:rPr>
          <w:noProof/>
        </w:rPr>
        <w:t xml:space="preserve">equal </w:t>
      </w:r>
      <w:ins w:id="368" w:author="Stefan Bjornander" w:date="2015-04-25T17:26:00Z">
        <w:r w:rsidRPr="00903DBA">
          <w:rPr>
            <w:noProof/>
          </w:rPr>
          <w:t>if</w:t>
        </w:r>
      </w:ins>
      <w:r w:rsidRPr="00903DBA">
        <w:rPr>
          <w:noProof/>
        </w:rPr>
        <w:t xml:space="preserve"> </w:t>
      </w:r>
      <w:ins w:id="369"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70" w:author="Stefan Bjornander" w:date="2015-04-25T14:58:00Z">
        <w:r w:rsidRPr="00903DBA">
          <w:rPr>
            <w:noProof/>
          </w:rPr>
          <w:t>Two struct</w:t>
        </w:r>
      </w:ins>
      <w:ins w:id="371" w:author="Stefan Bjornander" w:date="2015-04-25T16:07:00Z">
        <w:r w:rsidRPr="00903DBA">
          <w:rPr>
            <w:noProof/>
          </w:rPr>
          <w:t>s</w:t>
        </w:r>
      </w:ins>
      <w:ins w:id="372" w:author="Stefan Bjornander" w:date="2015-04-25T14:58:00Z">
        <w:r w:rsidRPr="00903DBA">
          <w:rPr>
            <w:noProof/>
          </w:rPr>
          <w:t xml:space="preserve"> or unions are equals if </w:t>
        </w:r>
      </w:ins>
      <w:ins w:id="373" w:author="Stefan Bjornander" w:date="2015-04-25T16:06:00Z">
        <w:r w:rsidRPr="00903DBA">
          <w:rPr>
            <w:noProof/>
          </w:rPr>
          <w:t xml:space="preserve">they both are incomplete </w:t>
        </w:r>
      </w:ins>
      <w:r w:rsidRPr="00903DBA">
        <w:rPr>
          <w:noProof/>
        </w:rPr>
        <w:t xml:space="preserve">(their member maps are null) </w:t>
      </w:r>
      <w:ins w:id="374" w:author="Stefan Bjornander" w:date="2015-04-25T16:06:00Z">
        <w:r w:rsidRPr="00903DBA">
          <w:rPr>
            <w:noProof/>
          </w:rPr>
          <w:t xml:space="preserve">or if </w:t>
        </w:r>
      </w:ins>
      <w:ins w:id="375" w:author="Stefan Bjornander" w:date="2015-04-25T14:58:00Z">
        <w:r w:rsidRPr="00903DBA">
          <w:rPr>
            <w:noProof/>
          </w:rPr>
          <w:t xml:space="preserve">their member </w:t>
        </w:r>
      </w:ins>
      <w:r w:rsidRPr="00903DBA">
        <w:rPr>
          <w:noProof/>
        </w:rPr>
        <w:t>maps</w:t>
      </w:r>
      <w:ins w:id="376" w:author="Stefan Bjornander" w:date="2015-04-25T14:58:00Z">
        <w:r w:rsidRPr="00903DBA">
          <w:rPr>
            <w:noProof/>
          </w:rPr>
          <w:t xml:space="preserve"> are equal</w:t>
        </w:r>
      </w:ins>
      <w:ins w:id="377" w:author="Stefan Bjornander" w:date="2015-04-25T16:07:00Z">
        <w:r w:rsidRPr="00903DBA">
          <w:rPr>
            <w:noProof/>
          </w:rPr>
          <w:t>. N</w:t>
        </w:r>
      </w:ins>
      <w:ins w:id="378" w:author="Stefan Bjornander" w:date="2015-04-25T16:05:00Z">
        <w:r w:rsidRPr="00903DBA">
          <w:rPr>
            <w:noProof/>
          </w:rPr>
          <w:t xml:space="preserve">ote that they </w:t>
        </w:r>
      </w:ins>
      <w:r w:rsidRPr="00903DBA">
        <w:rPr>
          <w:noProof/>
        </w:rPr>
        <w:t xml:space="preserve">must not only </w:t>
      </w:r>
      <w:ins w:id="379" w:author="Stefan Bjornander" w:date="2015-04-25T16:06:00Z">
        <w:r w:rsidRPr="00903DBA">
          <w:rPr>
            <w:noProof/>
          </w:rPr>
          <w:t>have the same members, the</w:t>
        </w:r>
      </w:ins>
      <w:r w:rsidRPr="00903DBA">
        <w:rPr>
          <w:noProof/>
        </w:rPr>
        <w:t xml:space="preserve"> members</w:t>
      </w:r>
      <w:ins w:id="380" w:author="Stefan Bjornander" w:date="2015-04-25T16:06:00Z">
        <w:r w:rsidRPr="00903DBA">
          <w:rPr>
            <w:noProof/>
          </w:rPr>
          <w:t xml:space="preserve"> </w:t>
        </w:r>
      </w:ins>
      <w:r w:rsidRPr="00903DBA">
        <w:rPr>
          <w:noProof/>
        </w:rPr>
        <w:t xml:space="preserve">must also appear in the </w:t>
      </w:r>
      <w:ins w:id="381"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82"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lastRenderedPageBreak/>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lastRenderedPageBreak/>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83" w:name="_Toc57656045"/>
      <w:r w:rsidRPr="00903DBA">
        <w:t>Type Size</w:t>
      </w:r>
      <w:bookmarkEnd w:id="383"/>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lastRenderedPageBreak/>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lastRenderedPageBreak/>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84" w:name="_Toc57656046"/>
      <w:r w:rsidRPr="00903DBA">
        <w:t>Type Cast</w:t>
      </w:r>
      <w:bookmarkEnd w:id="384"/>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lastRenderedPageBreak/>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lastRenderedPageBreak/>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lastRenderedPageBreak/>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lastRenderedPageBreak/>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lastRenderedPageBreak/>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85" w:name="_Toc57656047"/>
      <w:r w:rsidRPr="00903DBA">
        <w:t>Type Promotion</w:t>
      </w:r>
      <w:bookmarkEnd w:id="385"/>
    </w:p>
    <w:p w14:paraId="711F3ADD" w14:textId="77777777" w:rsidR="00BB78E9" w:rsidRPr="00903DBA" w:rsidRDefault="00BB78E9" w:rsidP="00E65FE6">
      <w:pPr>
        <w:pStyle w:val="CodeHeader"/>
      </w:pPr>
      <w:r w:rsidRPr="00903DBA">
        <w:t xml:space="preserve">Type promotion is the process of converting the “smaller” type to the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E65FE6">
      <w:pPr>
        <w:pStyle w:val="CodeHeader"/>
      </w:pPr>
      <w:r w:rsidRPr="00903DBA">
        <w:t xml:space="preserve">Below is a table holding the relations of the types. Note that </w:t>
      </w:r>
      <w:r w:rsidRPr="00E65FE6">
        <w:t>float</w:t>
      </w:r>
      <w:r w:rsidRPr="00903DBA">
        <w:t xml:space="preserve"> is considered to be larger than </w:t>
      </w:r>
      <w:r w:rsidRPr="00E65FE6">
        <w:t>long</w:t>
      </w:r>
      <w:r w:rsidRPr="00903DBA">
        <w:t>, even</w:t>
      </w:r>
      <w:r w:rsidR="00BA59CE" w:rsidRPr="00903DBA">
        <w:t xml:space="preserve"> if </w:t>
      </w:r>
      <w:r w:rsidRPr="00903DBA">
        <w:t xml:space="preserve">they have the same size. </w:t>
      </w:r>
      <w:r w:rsidR="00BA59CE" w:rsidRPr="00903DBA">
        <w:t xml:space="preserve">In the same way, </w:t>
      </w:r>
      <w:r w:rsidRPr="00E65FE6">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E65FE6">
      <w:pPr>
        <w:pStyle w:val="CodeHeader"/>
      </w:pPr>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lastRenderedPageBreak/>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86" w:name="_Ref54016854"/>
      <w:bookmarkStart w:id="387" w:name="_Toc57656048"/>
      <w:r w:rsidRPr="00903DBA">
        <w:lastRenderedPageBreak/>
        <w:t>Constant Expression</w:t>
      </w:r>
      <w:bookmarkEnd w:id="386"/>
      <w:bookmarkEnd w:id="387"/>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88" w:name="_Toc57656049"/>
      <w:r w:rsidRPr="00903DBA">
        <w:rPr>
          <w:highlight w:val="white"/>
        </w:rPr>
        <w:t>Relation Expressions</w:t>
      </w:r>
      <w:bookmarkEnd w:id="388"/>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lastRenderedPageBreak/>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89" w:name="_Toc57656050"/>
      <w:r w:rsidRPr="00903DBA">
        <w:rPr>
          <w:highlight w:val="white"/>
        </w:rPr>
        <w:t>Arithmetic Expressions</w:t>
      </w:r>
      <w:bookmarkEnd w:id="389"/>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r w:rsidR="0065171F" w:rsidRPr="00903DBA">
        <w:rPr>
          <w:highlight w:val="white"/>
        </w:rPr>
        <w:t xml:space="preserve">more simple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90" w:name="_Toc57656051"/>
      <w:r w:rsidRPr="00903DBA">
        <w:rPr>
          <w:highlight w:val="white"/>
        </w:rPr>
        <w:t xml:space="preserve">Constant </w:t>
      </w:r>
      <w:r w:rsidR="0080006D" w:rsidRPr="00903DBA">
        <w:rPr>
          <w:highlight w:val="white"/>
        </w:rPr>
        <w:t>Type Cast</w:t>
      </w:r>
      <w:bookmarkEnd w:id="390"/>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array, or pointer. We look into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91" w:name="_Toc57656052"/>
      <w:r w:rsidRPr="00903DBA">
        <w:lastRenderedPageBreak/>
        <w:t xml:space="preserve">Static </w:t>
      </w:r>
      <w:r w:rsidR="00917F74" w:rsidRPr="00903DBA">
        <w:t xml:space="preserve">Address </w:t>
      </w:r>
      <w:r w:rsidRPr="00903DBA">
        <w:t>Expression</w:t>
      </w:r>
      <w:bookmarkEnd w:id="391"/>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a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92" w:name="_Toc57656053"/>
      <w:r w:rsidRPr="00903DBA">
        <w:lastRenderedPageBreak/>
        <w:t>Initialization</w:t>
      </w:r>
      <w:bookmarkEnd w:id="392"/>
    </w:p>
    <w:p w14:paraId="3E8BC185" w14:textId="127E175B" w:rsidR="00CE2068" w:rsidRPr="00903DBA" w:rsidRDefault="00A5295F" w:rsidP="00A5295F">
      <w:r w:rsidRPr="00903DBA">
        <w:t xml:space="preserve">In C, it is possible to initialize simple and compound variables. Therefore, we need </w:t>
      </w:r>
      <w:ins w:id="393" w:author="Stefan Bjornander" w:date="2015-04-25T17:28:00Z">
        <w:r w:rsidRPr="00903DBA">
          <w:t xml:space="preserve">to check that </w:t>
        </w:r>
      </w:ins>
      <w:del w:id="394" w:author="Stefan Bjornander" w:date="2015-04-25T17:28:00Z">
        <w:r w:rsidRPr="00903DBA" w:rsidDel="00A35C17">
          <w:delText>a way to make sure</w:delText>
        </w:r>
      </w:del>
      <w:ins w:id="395" w:author="Stefan Bjornander" w:date="2015-04-25T17:27:00Z">
        <w:r w:rsidRPr="00903DBA">
          <w:t xml:space="preserve">the </w:t>
        </w:r>
      </w:ins>
      <w:r w:rsidRPr="00903DBA">
        <w:t xml:space="preserve">initialized </w:t>
      </w:r>
      <w:ins w:id="396"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97" w:author="Stefan Bjornander" w:date="2015-04-25T17:33:00Z"/>
        </w:rPr>
        <w:pPrChange w:id="398" w:author="Stefan Bjornander" w:date="2015-04-25T17:33:00Z">
          <w:pPr>
            <w:pStyle w:val="Code"/>
          </w:pPr>
        </w:pPrChange>
      </w:pPr>
      <w:bookmarkStart w:id="399" w:name="_Toc57656054"/>
      <w:r w:rsidRPr="00903DBA">
        <w:t>Auto</w:t>
      </w:r>
      <w:ins w:id="400" w:author="Stefan Bjornander" w:date="2015-04-25T17:33:00Z">
        <w:r w:rsidR="00A5295F" w:rsidRPr="00903DBA">
          <w:t xml:space="preserve"> </w:t>
        </w:r>
      </w:ins>
      <w:r w:rsidR="00A5295F" w:rsidRPr="00903DBA">
        <w:t>Initialization</w:t>
      </w:r>
      <w:bookmarkEnd w:id="399"/>
    </w:p>
    <w:p w14:paraId="53C92E22" w14:textId="3608C146" w:rsidR="00A5295F" w:rsidRPr="00903DBA" w:rsidRDefault="0083315B" w:rsidP="00A5295F">
      <w:r w:rsidRPr="00903DBA">
        <w:t>Auto</w:t>
      </w:r>
      <w:ins w:id="401" w:author="Stefan Bjornander" w:date="2015-04-25T17:33:00Z">
        <w:r w:rsidR="00A5295F" w:rsidRPr="00903DBA">
          <w:t xml:space="preserve"> </w:t>
        </w:r>
      </w:ins>
      <w:r w:rsidR="00A5295F" w:rsidRPr="00903DBA">
        <w:t>initialization</w:t>
      </w:r>
      <w:del w:id="402" w:author="Stefan Bjornander" w:date="2015-04-25T17:33:00Z">
        <w:r w:rsidR="00A5295F" w:rsidRPr="00903DBA" w:rsidDel="004F1667">
          <w:delText xml:space="preserve">  </w:delText>
        </w:r>
      </w:del>
      <w:ins w:id="403" w:author="Stefan Bjornander" w:date="2015-04-25T17:33:00Z">
        <w:r w:rsidR="00A5295F" w:rsidRPr="00903DBA">
          <w:t xml:space="preserve"> occurs when an auto or register </w:t>
        </w:r>
      </w:ins>
      <w:ins w:id="404" w:author="Stefan Bjornander" w:date="2015-04-25T17:34:00Z">
        <w:r w:rsidR="00A5295F" w:rsidRPr="00903DBA">
          <w:t xml:space="preserve">variable becomes </w:t>
        </w:r>
      </w:ins>
      <w:r w:rsidR="00A5295F" w:rsidRPr="00903DBA">
        <w:t>initialized</w:t>
      </w:r>
      <w:ins w:id="405" w:author="Stefan Bjornander" w:date="2015-04-25T17:34:00Z">
        <w:r w:rsidR="00A5295F" w:rsidRPr="00903DBA">
          <w:t xml:space="preserve">. Since the </w:t>
        </w:r>
      </w:ins>
      <w:r w:rsidR="00A5295F" w:rsidRPr="00903DBA">
        <w:t>initialization</w:t>
      </w:r>
      <w:ins w:id="406" w:author="Stefan Bjornander" w:date="2015-04-25T17:34:00Z">
        <w:r w:rsidR="00A5295F" w:rsidRPr="00903DBA">
          <w:t xml:space="preserve"> value can be non-</w:t>
        </w:r>
      </w:ins>
      <w:ins w:id="407" w:author="Stefan Bjornander" w:date="2015-04-25T17:46:00Z">
        <w:r w:rsidR="00A5295F" w:rsidRPr="00903DBA">
          <w:t>constant</w:t>
        </w:r>
      </w:ins>
      <w:ins w:id="408" w:author="Stefan Bjornander" w:date="2015-04-25T17:34:00Z">
        <w:r w:rsidR="00A5295F" w:rsidRPr="00903DBA">
          <w:t xml:space="preserve">, no memory block is created. Instead, </w:t>
        </w:r>
      </w:ins>
      <w:ins w:id="409" w:author="Stefan Bjornander" w:date="2015-04-25T17:46:00Z">
        <w:r w:rsidR="00A5295F" w:rsidRPr="00903DBA">
          <w:t>a se</w:t>
        </w:r>
      </w:ins>
      <w:r w:rsidR="00A5295F" w:rsidRPr="00903DBA">
        <w:t>quence</w:t>
      </w:r>
      <w:ins w:id="410" w:author="Stefan Bjornander" w:date="2015-04-25T17:46:00Z">
        <w:r w:rsidR="00A5295F" w:rsidRPr="00903DBA">
          <w:t xml:space="preserve"> of assign</w:t>
        </w:r>
      </w:ins>
      <w:r w:rsidR="00A5295F" w:rsidRPr="00903DBA">
        <w:t>ment</w:t>
      </w:r>
      <w:ins w:id="411" w:author="Stefan Bjornander" w:date="2015-04-25T17:46:00Z">
        <w:r w:rsidR="00A5295F" w:rsidRPr="00903DBA">
          <w:t xml:space="preserve"> instruction</w:t>
        </w:r>
      </w:ins>
      <w:ins w:id="412" w:author="Stefan Bjornander" w:date="2015-04-25T18:25:00Z">
        <w:r w:rsidR="00A5295F" w:rsidRPr="00903DBA">
          <w:t>s</w:t>
        </w:r>
      </w:ins>
      <w:ins w:id="413" w:author="Stefan Bjornander" w:date="2015-04-25T17:46:00Z">
        <w:r w:rsidR="00A5295F" w:rsidRPr="00903DBA">
          <w:t xml:space="preserve"> is added</w:t>
        </w:r>
      </w:ins>
      <w:r w:rsidR="00A5295F" w:rsidRPr="00903DBA">
        <w:t xml:space="preserve"> to the </w:t>
      </w:r>
      <w:ins w:id="414" w:author="Stefan Bjornander" w:date="2015-04-25T17:46:00Z">
        <w:r w:rsidR="00A5295F" w:rsidRPr="00903DBA">
          <w:t>mid</w:t>
        </w:r>
      </w:ins>
      <w:ins w:id="415" w:author="Stefan Bjornander" w:date="2015-04-25T18:25:00Z">
        <w:r w:rsidR="00A5295F" w:rsidRPr="00903DBA">
          <w:t>dle</w:t>
        </w:r>
      </w:ins>
      <w:ins w:id="416"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17" w:author="Stefan Bjornander" w:date="2015-04-25T17:29:00Z"/>
        </w:rPr>
        <w:pPrChange w:id="418" w:author="Stefan Bjornander" w:date="2015-04-25T17:29:00Z">
          <w:pPr>
            <w:pStyle w:val="Code"/>
          </w:pPr>
        </w:pPrChange>
      </w:pPr>
      <w:bookmarkStart w:id="419" w:name="_Toc57656055"/>
      <w:ins w:id="420" w:author="Stefan Bjornander" w:date="2015-04-25T17:28:00Z">
        <w:r w:rsidRPr="00903DBA">
          <w:t xml:space="preserve">Static </w:t>
        </w:r>
      </w:ins>
      <w:r w:rsidRPr="00903DBA">
        <w:t>Initialization</w:t>
      </w:r>
      <w:bookmarkEnd w:id="419"/>
    </w:p>
    <w:p w14:paraId="052D947E" w14:textId="77777777" w:rsidR="0083315B" w:rsidRPr="00903DBA" w:rsidRDefault="0083315B" w:rsidP="0083315B">
      <w:ins w:id="421" w:author="Stefan Bjornander" w:date="2015-04-25T17:29:00Z">
        <w:r w:rsidRPr="00903DBA">
          <w:t xml:space="preserve">Static </w:t>
        </w:r>
      </w:ins>
      <w:r w:rsidRPr="00903DBA">
        <w:t>initialization</w:t>
      </w:r>
      <w:ins w:id="422" w:author="Stefan Bjornander" w:date="2015-04-25T17:29:00Z">
        <w:r w:rsidRPr="00903DBA">
          <w:t xml:space="preserve"> occurs when a static variable </w:t>
        </w:r>
      </w:ins>
      <w:r w:rsidRPr="00903DBA">
        <w:t>becomes</w:t>
      </w:r>
      <w:ins w:id="423" w:author="Stefan Bjornander" w:date="2015-04-25T17:29:00Z">
        <w:r w:rsidRPr="00903DBA">
          <w:t xml:space="preserve"> </w:t>
        </w:r>
      </w:ins>
      <w:r w:rsidRPr="00903DBA">
        <w:t>initialized</w:t>
      </w:r>
      <w:ins w:id="424" w:author="Stefan Bjornander" w:date="2015-04-25T17:29:00Z">
        <w:r w:rsidRPr="00903DBA">
          <w:t>.</w:t>
        </w:r>
      </w:ins>
      <w:ins w:id="425" w:author="Stefan Bjornander" w:date="2015-04-25T17:32:00Z">
        <w:r w:rsidRPr="00903DBA">
          <w:t xml:space="preserve"> The </w:t>
        </w:r>
      </w:ins>
      <w:r w:rsidRPr="00903DBA">
        <w:t>initialization</w:t>
      </w:r>
      <w:ins w:id="426" w:author="Stefan Bjornander" w:date="2015-04-25T17:32:00Z">
        <w:r w:rsidRPr="00903DBA">
          <w:t xml:space="preserve"> value has to be constant and known at compile time. No code is generated, instead a m</w:t>
        </w:r>
      </w:ins>
      <w:r w:rsidRPr="00903DBA">
        <w:t>e</w:t>
      </w:r>
      <w:ins w:id="427"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28" w:name="_Toc57656056"/>
      <w:r w:rsidRPr="00903DBA">
        <w:rPr>
          <w:rStyle w:val="KeyWord0"/>
          <w:b/>
          <w:bCs/>
          <w:highlight w:val="white"/>
        </w:rPr>
        <w:t>Modify Initializer</w:t>
      </w:r>
      <w:bookmarkEnd w:id="428"/>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29" w:name="_Ref54016586"/>
      <w:bookmarkStart w:id="430" w:name="_Ref54016644"/>
      <w:bookmarkStart w:id="431" w:name="_Toc57656057"/>
      <w:r w:rsidRPr="00903DBA">
        <w:lastRenderedPageBreak/>
        <w:t>Middle Code Optimization</w:t>
      </w:r>
      <w:bookmarkEnd w:id="230"/>
      <w:bookmarkEnd w:id="429"/>
      <w:bookmarkEnd w:id="430"/>
      <w:bookmarkEnd w:id="431"/>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477426">
      <w:pPr>
        <w:pStyle w:val="SourceCodeBoxText"/>
        <w:framePr w:wrap="around"/>
      </w:pPr>
      <w:r w:rsidRPr="00903DBA">
        <w:t>We clear goto-next-statement</w:t>
      </w:r>
      <w:r w:rsidR="005B57BC" w:rsidRPr="00903DBA">
        <w:t>s</w:t>
      </w:r>
      <w:r w:rsidR="000428CE" w:rsidRPr="00903DBA">
        <w:t>: jumps to the next line.</w:t>
      </w:r>
    </w:p>
    <w:p w14:paraId="26B7436A" w14:textId="77777777" w:rsidR="00AB644E" w:rsidRPr="00903DBA" w:rsidRDefault="00AB644E" w:rsidP="00477426">
      <w:pPr>
        <w:pStyle w:val="SourceCodeBoxText"/>
        <w:framePr w:wrap="around"/>
      </w:pPr>
      <w:r w:rsidRPr="00903DBA">
        <w:t>We also modify goto-next-double-statements:</w:t>
      </w:r>
      <w:r w:rsidR="002A41AC" w:rsidRPr="00903DBA">
        <w:t xml:space="preserve"> an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477426">
      <w:pPr>
        <w:pStyle w:val="SourceCodeBoxText"/>
        <w:framePr w:wrap="around"/>
      </w:pPr>
      <w:r w:rsidRPr="00903DBA">
        <w:t xml:space="preserve">We trace goto-chains: jump instructions that </w:t>
      </w:r>
      <w:r w:rsidR="00A9649B" w:rsidRPr="00903DBA">
        <w:t>jump to other jump instructions.</w:t>
      </w:r>
    </w:p>
    <w:p w14:paraId="6745F515" w14:textId="77777777" w:rsidR="0029261D" w:rsidRPr="00903DBA" w:rsidRDefault="0029261D" w:rsidP="00477426">
      <w:pPr>
        <w:pStyle w:val="SourceCodeBoxText"/>
        <w:framePr w:wrap="around"/>
      </w:pPr>
      <w:r w:rsidRPr="00903DBA">
        <w:t>We clear unreachable code: code that is not reachable from the first function instruction.</w:t>
      </w:r>
    </w:p>
    <w:p w14:paraId="01D801E5" w14:textId="77777777" w:rsidR="00E444D6" w:rsidRPr="00903DBA" w:rsidRDefault="001B2E15" w:rsidP="00477426">
      <w:pPr>
        <w:pStyle w:val="SourceCodeBoxText"/>
        <w:framePr w:wrap="around"/>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lastRenderedPageBreak/>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32" w:name="_Toc57656058"/>
      <w:r w:rsidRPr="00903DBA">
        <w:t>Object to Integer Addresses</w:t>
      </w:r>
      <w:bookmarkEnd w:id="432"/>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33" w:name="_Toc57656059"/>
      <w:r>
        <w:t>Jump</w:t>
      </w:r>
      <w:r w:rsidR="001B6658" w:rsidRPr="00903DBA">
        <w:t xml:space="preserve"> Next Instructions</w:t>
      </w:r>
      <w:bookmarkEnd w:id="433"/>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lastRenderedPageBreak/>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34" w:name="_Toc57656060"/>
      <w:r w:rsidRPr="00903DBA">
        <w:t>Next-</w:t>
      </w:r>
      <w:r w:rsidR="00795872" w:rsidRPr="00903DBA">
        <w:t xml:space="preserve">Double </w:t>
      </w:r>
      <w:r w:rsidR="00C0170C">
        <w:t>Jump</w:t>
      </w:r>
      <w:r w:rsidR="00036C5E" w:rsidRPr="00903DBA">
        <w:t xml:space="preserve"> </w:t>
      </w:r>
      <w:r w:rsidR="00795872" w:rsidRPr="00903DBA">
        <w:t>Statements</w:t>
      </w:r>
      <w:bookmarkEnd w:id="434"/>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lastRenderedPageBreak/>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35" w:name="_Toc57656061"/>
      <w:r>
        <w:t>Jump</w:t>
      </w:r>
      <w:r w:rsidR="00036C5E" w:rsidRPr="00903DBA">
        <w:t xml:space="preserve"> Chains</w:t>
      </w:r>
      <w:bookmarkEnd w:id="435"/>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lastRenderedPageBreak/>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36" w:name="_Toc57656062"/>
      <w:r w:rsidRPr="00903DBA">
        <w:t>Remove</w:t>
      </w:r>
      <w:r w:rsidR="00036C5E" w:rsidRPr="00903DBA">
        <w:t xml:space="preserve"> Unreachable Code</w:t>
      </w:r>
      <w:bookmarkEnd w:id="436"/>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lastRenderedPageBreak/>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37" w:name="_Toc57656063"/>
      <w:r w:rsidRPr="00903DBA">
        <w:t>Remove Push-Pop Chains</w:t>
      </w:r>
      <w:bookmarkEnd w:id="437"/>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38" w:name="_Toc57656064"/>
      <w:r w:rsidRPr="00903DBA">
        <w:t>Merge</w:t>
      </w:r>
      <w:r w:rsidR="00E33CCC" w:rsidRPr="00903DBA">
        <w:t xml:space="preserve"> Pop-Push Chains</w:t>
      </w:r>
      <w:bookmarkEnd w:id="438"/>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lastRenderedPageBreak/>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39" w:name="_Toc57656065"/>
      <w:r w:rsidRPr="00903DBA">
        <w:t>Change Top-Pop to Pop</w:t>
      </w:r>
      <w:bookmarkEnd w:id="439"/>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440" w:name="_Toc57656066"/>
      <w:r w:rsidRPr="00903DBA">
        <w:rPr>
          <w:highlight w:val="white"/>
        </w:rPr>
        <w:t>Merge Binary</w:t>
      </w:r>
      <w:bookmarkEnd w:id="440"/>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41" w:name="_Toc57656067"/>
      <w:r w:rsidRPr="00903DBA">
        <w:rPr>
          <w:highlight w:val="white"/>
        </w:rPr>
        <w:t>Sema</w:t>
      </w:r>
      <w:r w:rsidR="0007123C" w:rsidRPr="00903DBA">
        <w:rPr>
          <w:highlight w:val="white"/>
        </w:rPr>
        <w:t>n</w:t>
      </w:r>
      <w:r w:rsidRPr="00903DBA">
        <w:rPr>
          <w:highlight w:val="white"/>
        </w:rPr>
        <w:t>tic Optimization</w:t>
      </w:r>
      <w:bookmarkEnd w:id="441"/>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lastRenderedPageBreak/>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lastRenderedPageBreak/>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lastRenderedPageBreak/>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lastRenderedPageBreak/>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42" w:name="_Toc57656068"/>
      <w:r w:rsidRPr="00903DBA">
        <w:rPr>
          <w:highlight w:val="white"/>
        </w:rPr>
        <w:t>Optimize Relation Expression</w:t>
      </w:r>
      <w:bookmarkEnd w:id="442"/>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lastRenderedPageBreak/>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43"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43"/>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44" w:name="_Toc57656070"/>
      <w:r w:rsidRPr="00903DBA">
        <w:t>Remove Trivial Assignment</w:t>
      </w:r>
      <w:bookmarkEnd w:id="444"/>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45" w:name="_Toc57656071"/>
      <w:r w:rsidRPr="00903DBA">
        <w:t xml:space="preserve">Remove </w:t>
      </w:r>
      <w:r w:rsidR="00F03A18" w:rsidRPr="00903DBA">
        <w:t>Cleared</w:t>
      </w:r>
      <w:r w:rsidRPr="00903DBA">
        <w:t xml:space="preserve"> Code</w:t>
      </w:r>
      <w:bookmarkEnd w:id="445"/>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lastRenderedPageBreak/>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46" w:name="_Ref54016612"/>
      <w:bookmarkStart w:id="447" w:name="_Ref54016688"/>
      <w:bookmarkStart w:id="448" w:name="_Toc57656072"/>
      <w:r w:rsidRPr="00903DBA">
        <w:lastRenderedPageBreak/>
        <w:t>Assembly Code Generation</w:t>
      </w:r>
      <w:bookmarkEnd w:id="446"/>
      <w:bookmarkEnd w:id="447"/>
      <w:bookmarkEnd w:id="448"/>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49" w:name="_Toc57656073"/>
      <w:r w:rsidRPr="00903DBA">
        <w:t>Runtime Management</w:t>
      </w:r>
      <w:bookmarkEnd w:id="449"/>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2429A0" w:rsidRPr="00D2146B" w:rsidRDefault="002429A0"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2429A0" w:rsidRPr="00D2146B" w:rsidRDefault="002429A0"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2429A0" w:rsidRPr="00D2146B" w:rsidRDefault="002429A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429A0" w:rsidRPr="00D2146B" w:rsidRDefault="002429A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429A0" w:rsidRPr="00D2146B" w:rsidRDefault="002429A0"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2429A0" w:rsidRPr="00D2146B" w:rsidRDefault="002429A0"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2429A0" w:rsidRPr="00D2146B" w:rsidRDefault="002429A0"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2429A0" w:rsidRPr="00D2146B" w:rsidRDefault="002429A0" w:rsidP="00D2146B">
                              <w:pPr>
                                <w:spacing w:before="0" w:after="0"/>
                                <w:rPr>
                                  <w:sz w:val="18"/>
                                  <w:szCs w:val="18"/>
                                  <w:lang w:val="sv-SE"/>
                                </w:rPr>
                              </w:pPr>
                            </w:p>
                            <w:p w14:paraId="48B5950A" w14:textId="77777777" w:rsidR="002429A0" w:rsidRPr="00D2146B" w:rsidRDefault="002429A0"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2429A0" w:rsidRPr="00D2146B" w:rsidRDefault="002429A0"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2429A0" w:rsidRPr="00D2146B" w:rsidRDefault="002429A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429A0" w:rsidRPr="00D2146B" w:rsidRDefault="002429A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429A0" w:rsidRPr="00D2146B" w:rsidRDefault="002429A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429A0" w:rsidRPr="00D2146B" w:rsidRDefault="002429A0"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429A0" w:rsidRPr="00D2146B" w:rsidRDefault="002429A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 </w:t>
                              </w:r>
                            </w:p>
                            <w:p w14:paraId="2924CD49"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2429A0" w:rsidRPr="00D2146B" w:rsidRDefault="002429A0"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2429A0" w:rsidRPr="00D2146B" w:rsidRDefault="002429A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429A0" w:rsidRPr="00D2146B" w:rsidRDefault="002429A0"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429A0" w:rsidRPr="00D2146B" w:rsidRDefault="002429A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 </w:t>
                              </w:r>
                            </w:p>
                            <w:p w14:paraId="1ECBE518"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2429A0" w:rsidRPr="00D2146B" w:rsidRDefault="002429A0"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2429A0" w:rsidRPr="00D2146B" w:rsidRDefault="002429A0"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2429A0" w:rsidRPr="00D2146B" w:rsidRDefault="002429A0"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67D3A24E" w14:textId="26A2ED72" w:rsidR="002429A0" w:rsidRPr="00D2146B" w:rsidRDefault="002429A0"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2429A0" w:rsidRPr="00D2146B" w:rsidRDefault="002429A0"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2429A0" w:rsidRPr="00D2146B" w:rsidRDefault="002429A0"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2429A0" w:rsidRPr="00D2146B" w:rsidRDefault="002429A0"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2429A0" w:rsidRPr="00D2146B" w:rsidRDefault="002429A0"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2429A0" w:rsidRPr="00D2146B" w:rsidRDefault="002429A0" w:rsidP="00D2146B">
                        <w:pPr>
                          <w:spacing w:before="0" w:after="0"/>
                          <w:rPr>
                            <w:sz w:val="18"/>
                            <w:szCs w:val="18"/>
                            <w:lang w:val="sv-SE"/>
                          </w:rPr>
                        </w:pPr>
                      </w:p>
                      <w:p w14:paraId="48B5950A" w14:textId="77777777" w:rsidR="002429A0" w:rsidRPr="00D2146B" w:rsidRDefault="002429A0"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2429A0" w:rsidRPr="00D2146B" w:rsidRDefault="002429A0"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2429A0" w:rsidRPr="00D2146B" w:rsidRDefault="002429A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2429A0" w:rsidRPr="00D2146B" w:rsidRDefault="002429A0"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2429A0" w:rsidRPr="00D2146B" w:rsidRDefault="002429A0"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2429A0" w:rsidRPr="00D2146B" w:rsidRDefault="002429A0"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2429A0" w:rsidRPr="00D2146B" w:rsidRDefault="002429A0"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 </w:t>
                        </w:r>
                      </w:p>
                      <w:p w14:paraId="2924CD49" w14:textId="77777777" w:rsidR="002429A0" w:rsidRPr="00D2146B" w:rsidRDefault="002429A0"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2429A0" w:rsidRPr="00D2146B" w:rsidRDefault="002429A0"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2429A0" w:rsidRPr="00D2146B" w:rsidRDefault="002429A0"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2429A0" w:rsidRPr="00D2146B" w:rsidRDefault="002429A0"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2429A0" w:rsidRPr="00D2146B" w:rsidRDefault="002429A0"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 </w:t>
                        </w:r>
                      </w:p>
                      <w:p w14:paraId="1ECBE518" w14:textId="77777777" w:rsidR="002429A0" w:rsidRPr="00D2146B" w:rsidRDefault="002429A0"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2429A0" w:rsidRPr="00D2146B" w:rsidRDefault="002429A0"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2429A0" w:rsidRPr="00D2146B" w:rsidRDefault="002429A0"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2429A0" w:rsidRDefault="002429A0"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2429A0" w:rsidRDefault="002429A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429A0" w:rsidRPr="00D2146B" w:rsidRDefault="002429A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429A0" w:rsidRPr="00D2146B" w:rsidRDefault="002429A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429A0" w:rsidRPr="00D2146B" w:rsidRDefault="002429A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429A0" w:rsidRPr="00D2146B" w:rsidRDefault="002429A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429A0" w:rsidRPr="00D2146B" w:rsidRDefault="002429A0"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2429A0" w:rsidRPr="00D2146B" w:rsidRDefault="002429A0"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2429A0" w:rsidRPr="00D2146B" w:rsidRDefault="002429A0"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2429A0" w:rsidRPr="00D2146B" w:rsidRDefault="002429A0" w:rsidP="002903DF">
                              <w:pPr>
                                <w:spacing w:before="0" w:after="0"/>
                                <w:rPr>
                                  <w:sz w:val="18"/>
                                  <w:szCs w:val="18"/>
                                  <w:lang w:val="sv-SE"/>
                                </w:rPr>
                              </w:pPr>
                            </w:p>
                            <w:p w14:paraId="3BE3217A" w14:textId="77777777" w:rsidR="002429A0" w:rsidRPr="00D2146B" w:rsidRDefault="002429A0"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2429A0" w:rsidRPr="00D2146B" w:rsidRDefault="002429A0"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429A0" w:rsidRDefault="002429A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429A0" w:rsidRPr="00D2146B" w:rsidRDefault="002429A0" w:rsidP="002903DF">
                              <w:pPr>
                                <w:spacing w:before="0" w:after="0" w:line="256" w:lineRule="auto"/>
                                <w:rPr>
                                  <w:sz w:val="18"/>
                                  <w:szCs w:val="18"/>
                                </w:rPr>
                              </w:pPr>
                              <w:r>
                                <w:rPr>
                                  <w:rFonts w:eastAsia="Calibri"/>
                                  <w:color w:val="000000"/>
                                  <w:sz w:val="18"/>
                                  <w:szCs w:val="18"/>
                                </w:rPr>
                                <w:t>Elliptic parameter: 21</w:t>
                              </w:r>
                            </w:p>
                            <w:p w14:paraId="0F8126A1"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w:t>
                              </w:r>
                            </w:p>
                            <w:p w14:paraId="28313E96"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2429A0" w:rsidRPr="00D2146B" w:rsidRDefault="002429A0"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429A0" w:rsidRPr="00D2146B" w:rsidRDefault="002429A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w:t>
                              </w:r>
                            </w:p>
                            <w:p w14:paraId="48FC4ABF"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2429A0" w:rsidRPr="00D2146B" w:rsidRDefault="002429A0"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2429A0" w:rsidRPr="00D2146B" w:rsidRDefault="002429A0"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2429A0" w:rsidRDefault="002429A0"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e</w:t>
                        </w:r>
                        <w:r>
                          <w:rPr>
                            <w:sz w:val="18"/>
                            <w:szCs w:val="18"/>
                            <w:lang w:val="sv-SE"/>
                          </w:rPr>
                          <w:t>: 5</w:t>
                        </w:r>
                      </w:p>
                      <w:p w14:paraId="114C5440" w14:textId="0AA70AB6" w:rsidR="002429A0" w:rsidRDefault="002429A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2429A0" w:rsidRPr="00D2146B" w:rsidRDefault="002429A0"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2429A0" w:rsidRPr="00D2146B" w:rsidRDefault="002429A0"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2429A0" w:rsidRPr="00D2146B" w:rsidRDefault="002429A0"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2429A0" w:rsidRPr="00D2146B" w:rsidRDefault="002429A0"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2429A0" w:rsidRPr="00D2146B" w:rsidRDefault="002429A0"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2429A0" w:rsidRPr="00D2146B" w:rsidRDefault="002429A0"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2429A0" w:rsidRPr="00D2146B" w:rsidRDefault="002429A0"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2429A0" w:rsidRPr="00D2146B" w:rsidRDefault="002429A0" w:rsidP="002903DF">
                        <w:pPr>
                          <w:spacing w:before="0" w:after="0"/>
                          <w:rPr>
                            <w:sz w:val="18"/>
                            <w:szCs w:val="18"/>
                            <w:lang w:val="sv-SE"/>
                          </w:rPr>
                        </w:pPr>
                      </w:p>
                      <w:p w14:paraId="3BE3217A" w14:textId="77777777" w:rsidR="002429A0" w:rsidRPr="00D2146B" w:rsidRDefault="002429A0"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2429A0" w:rsidRPr="00D2146B" w:rsidRDefault="002429A0"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2429A0" w:rsidRDefault="002429A0"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2429A0" w:rsidRPr="00D2146B" w:rsidRDefault="002429A0" w:rsidP="002903DF">
                        <w:pPr>
                          <w:spacing w:before="0" w:after="0" w:line="256" w:lineRule="auto"/>
                          <w:rPr>
                            <w:sz w:val="18"/>
                            <w:szCs w:val="18"/>
                          </w:rPr>
                        </w:pPr>
                        <w:r>
                          <w:rPr>
                            <w:rFonts w:eastAsia="Calibri"/>
                            <w:color w:val="000000"/>
                            <w:sz w:val="18"/>
                            <w:szCs w:val="18"/>
                          </w:rPr>
                          <w:t>Elliptic parameter: 21</w:t>
                        </w:r>
                      </w:p>
                      <w:p w14:paraId="0F8126A1"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w:t>
                        </w:r>
                      </w:p>
                      <w:p w14:paraId="28313E96" w14:textId="77777777" w:rsidR="002429A0" w:rsidRPr="00D2146B" w:rsidRDefault="002429A0"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2429A0" w:rsidRPr="00D2146B" w:rsidRDefault="002429A0"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2429A0" w:rsidRPr="00D2146B" w:rsidRDefault="002429A0"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w:t>
                        </w:r>
                      </w:p>
                      <w:p w14:paraId="48FC4ABF" w14:textId="77777777" w:rsidR="002429A0" w:rsidRPr="00D2146B" w:rsidRDefault="002429A0"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2429A0" w:rsidRPr="00D2146B" w:rsidRDefault="002429A0"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However, the ellipse frame pointers poin</w:t>
      </w:r>
      <w:r w:rsidR="001A2322" w:rsidRPr="00903DBA">
        <w:t>ts</w:t>
      </w:r>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50" w:name="_Toc57656074"/>
      <w:r w:rsidRPr="00903DBA">
        <w:t>Assembly Operator</w:t>
      </w:r>
      <w:bookmarkEnd w:id="450"/>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51" w:name="_Toc57656075"/>
      <w:r w:rsidRPr="00903DBA">
        <w:t>Assembly Code</w:t>
      </w:r>
      <w:bookmarkEnd w:id="451"/>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477426">
      <w:pPr>
        <w:pStyle w:val="SourceCodeBoxText"/>
        <w:framePr w:wrap="around"/>
        <w:rPr>
          <w:highlight w:val="white"/>
        </w:rPr>
      </w:pPr>
      <w:r w:rsidRPr="00903DBA">
        <w:rPr>
          <w:rStyle w:val="KeyWord0"/>
          <w:highlight w:val="white"/>
        </w:rPr>
        <w:lastRenderedPageBreak/>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477426">
      <w:pPr>
        <w:pStyle w:val="SourceCodeBoxText"/>
        <w:framePr w:wrap="around"/>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477426">
      <w:pPr>
        <w:pStyle w:val="SourceCodeBoxText"/>
        <w:framePr w:wrap="around"/>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477426">
      <w:pPr>
        <w:pStyle w:val="SourceCodeBoxText"/>
        <w:framePr w:wrap="around"/>
        <w:rPr>
          <w:highlight w:val="white"/>
        </w:rPr>
      </w:pPr>
      <w:r w:rsidRPr="00903DBA">
        <w:rPr>
          <w:rStyle w:val="KeyWord0"/>
          <w:highlight w:val="white"/>
        </w:rPr>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477426">
      <w:pPr>
        <w:pStyle w:val="SourceCodeBoxText"/>
        <w:framePr w:wrap="around"/>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lastRenderedPageBreak/>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52" w:name="_Toc57656076"/>
      <w:r w:rsidRPr="00903DBA">
        <w:rPr>
          <w:highlight w:val="white"/>
        </w:rPr>
        <w:t>Assembly Code Optimization</w:t>
      </w:r>
      <w:bookmarkEnd w:id="452"/>
    </w:p>
    <w:p w14:paraId="60537E46" w14:textId="51683A8D" w:rsidR="00AE79B1" w:rsidRPr="00903DBA" w:rsidRDefault="001D1EC5" w:rsidP="00034040">
      <w:pPr>
        <w:rPr>
          <w:highlight w:val="white"/>
        </w:rPr>
      </w:pPr>
      <w:r w:rsidRPr="00903DBA">
        <w:rPr>
          <w:highlight w:val="white"/>
        </w:rPr>
        <w:t xml:space="preserve">Similar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lastRenderedPageBreak/>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453" w:name="_Toc57656077"/>
      <w:r w:rsidRPr="00903DBA">
        <w:rPr>
          <w:highlight w:val="white"/>
        </w:rPr>
        <w:t xml:space="preserve">Operator </w:t>
      </w:r>
      <w:r w:rsidR="00CA5764" w:rsidRPr="00903DBA">
        <w:rPr>
          <w:highlight w:val="white"/>
        </w:rPr>
        <w:t>Test Methods</w:t>
      </w:r>
      <w:bookmarkEnd w:id="453"/>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lastRenderedPageBreak/>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54" w:name="_Toc57656078"/>
      <w:r w:rsidRPr="00903DBA">
        <w:rPr>
          <w:highlight w:val="white"/>
        </w:rPr>
        <w:t>Register Overlapping</w:t>
      </w:r>
      <w:bookmarkEnd w:id="454"/>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lastRenderedPageBreak/>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overlaps. If at least one</w:t>
      </w:r>
      <w:r w:rsidR="00A829AD" w:rsidRPr="00903DBA">
        <w:rPr>
          <w:highlight w:val="white"/>
        </w:rPr>
        <w:t xml:space="preserve"> </w:t>
      </w:r>
      <w:r w:rsidRPr="00903DBA">
        <w:rPr>
          <w:highlight w:val="white"/>
        </w:rPr>
        <w:t>register is null, they do not overlap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55" w:name="_Toc57656079"/>
      <w:r w:rsidRPr="00903DBA">
        <w:rPr>
          <w:highlight w:val="white"/>
        </w:rPr>
        <w:t>Register Size</w:t>
      </w:r>
      <w:bookmarkEnd w:id="455"/>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lastRenderedPageBreak/>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lastRenderedPageBreak/>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lastRenderedPageBreak/>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56" w:name="_Toc57656080"/>
      <w:proofErr w:type="spellStart"/>
      <w:r w:rsidRPr="00903DBA">
        <w:rPr>
          <w:highlight w:val="white"/>
        </w:rPr>
        <w:t>ToString</w:t>
      </w:r>
      <w:bookmarkEnd w:id="456"/>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r w:rsidRPr="00903DBA">
              <w:t>operator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lastRenderedPageBreak/>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the first operand is a 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lastRenderedPageBreak/>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lastRenderedPageBreak/>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lastRenderedPageBreak/>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57" w:name="_Toc57656081"/>
      <w:r w:rsidRPr="00903DBA">
        <w:t>Tracks</w:t>
      </w:r>
      <w:bookmarkEnd w:id="457"/>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lastRenderedPageBreak/>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lastRenderedPageBreak/>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lastRenderedPageBreak/>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If at least one of the tracks’ entry lists is empty, the tracks does not overlap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maximum  line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have to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58" w:name="_Toc57656082"/>
      <w:r w:rsidRPr="00903DBA">
        <w:t>Register Allocation</w:t>
      </w:r>
      <w:bookmarkEnd w:id="458"/>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lastRenderedPageBreak/>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lastRenderedPageBreak/>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an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lastRenderedPageBreak/>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is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59" w:name="_Toc57656083"/>
      <w:r w:rsidRPr="00903DBA">
        <w:t>Assembly Code Generation</w:t>
      </w:r>
      <w:bookmarkEnd w:id="459"/>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lastRenderedPageBreak/>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60"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60"/>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lastRenderedPageBreak/>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lastRenderedPageBreak/>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lastRenderedPageBreak/>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lastRenderedPageBreak/>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lastRenderedPageBreak/>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61"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61"/>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lastRenderedPageBreak/>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62" w:name="_Toc57656086"/>
      <w:r w:rsidRPr="00903DBA">
        <w:rPr>
          <w:highlight w:val="white"/>
        </w:rPr>
        <w:t>Function Calls</w:t>
      </w:r>
      <w:bookmarkEnd w:id="462"/>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lastRenderedPageBreak/>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lastRenderedPageBreak/>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63"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lastRenderedPageBreak/>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63"/>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lastRenderedPageBreak/>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lastRenderedPageBreak/>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64" w:name="_Toc57656087"/>
      <w:r w:rsidRPr="00903DBA">
        <w:rPr>
          <w:highlight w:val="white"/>
        </w:rPr>
        <w:t>Loading Values into Registers</w:t>
      </w:r>
      <w:bookmarkEnd w:id="464"/>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If there is no non-overlapping register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lastRenderedPageBreak/>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lastRenderedPageBreak/>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lastRenderedPageBreak/>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65"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65"/>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lastRenderedPageBreak/>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lastRenderedPageBreak/>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66" w:name="_Toc57656089"/>
      <w:r w:rsidRPr="00903DBA">
        <w:rPr>
          <w:highlight w:val="white"/>
        </w:rPr>
        <w:t>Load and Inspect Registers</w:t>
      </w:r>
      <w:bookmarkEnd w:id="466"/>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lastRenderedPageBreak/>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67" w:name="_Toc57656090"/>
      <w:r w:rsidRPr="00903DBA">
        <w:rPr>
          <w:highlight w:val="white"/>
        </w:rPr>
        <w:t>Initialization</w:t>
      </w:r>
      <w:bookmarkEnd w:id="467"/>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lastRenderedPageBreak/>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68" w:name="_Toc57656091"/>
      <w:r w:rsidRPr="00903DBA">
        <w:rPr>
          <w:highlight w:val="white"/>
        </w:rPr>
        <w:t>Integral Multipl</w:t>
      </w:r>
      <w:r w:rsidR="00285456" w:rsidRPr="00903DBA">
        <w:rPr>
          <w:highlight w:val="white"/>
        </w:rPr>
        <w:t>i</w:t>
      </w:r>
      <w:r w:rsidRPr="00903DBA">
        <w:rPr>
          <w:highlight w:val="white"/>
        </w:rPr>
        <w:t>cation, Division, and Modulo</w:t>
      </w:r>
      <w:bookmarkEnd w:id="468"/>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477426">
      <w:pPr>
        <w:pStyle w:val="SourceCodeBoxText"/>
        <w:framePr w:wrap="around"/>
        <w:rPr>
          <w:highlight w:val="white"/>
        </w:rPr>
      </w:pPr>
      <w:r w:rsidRPr="00903DBA">
        <w:rPr>
          <w:highlight w:val="white"/>
        </w:rPr>
        <w:t>The register where we store the value of the left symbol.</w:t>
      </w:r>
    </w:p>
    <w:p w14:paraId="0D518EBD" w14:textId="0857A773" w:rsidR="007D47EF" w:rsidRPr="00903DBA" w:rsidRDefault="007D47EF" w:rsidP="00477426">
      <w:pPr>
        <w:pStyle w:val="SourceCodeBoxText"/>
        <w:framePr w:wrap="around"/>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477426">
      <w:pPr>
        <w:pStyle w:val="SourceCodeBoxText"/>
        <w:framePr w:wrap="around"/>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477426">
      <w:pPr>
        <w:pStyle w:val="SourceCodeBoxText"/>
        <w:framePr w:wrap="around"/>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lastRenderedPageBreak/>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lastRenderedPageBreak/>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69" w:name="_Toc57656092"/>
      <w:r w:rsidRPr="00903DBA">
        <w:rPr>
          <w:highlight w:val="white"/>
        </w:rPr>
        <w:t>Integral Assignment and Parameters</w:t>
      </w:r>
      <w:bookmarkEnd w:id="469"/>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lastRenderedPageBreak/>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70" w:name="_Toc57656093"/>
      <w:r w:rsidRPr="00903DBA">
        <w:rPr>
          <w:highlight w:val="white"/>
        </w:rPr>
        <w:t>Unary Integral Operations</w:t>
      </w:r>
      <w:bookmarkEnd w:id="470"/>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lastRenderedPageBreak/>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lastRenderedPageBreak/>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71" w:name="_Toc57656094"/>
      <w:r w:rsidRPr="00903DBA">
        <w:rPr>
          <w:highlight w:val="white"/>
        </w:rPr>
        <w:t>Integral Binary</w:t>
      </w:r>
      <w:bookmarkEnd w:id="471"/>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lastRenderedPageBreak/>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lastRenderedPageBreak/>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With the exception of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lastRenderedPageBreak/>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lastRenderedPageBreak/>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72" w:name="_Toc57656095"/>
      <w:r w:rsidRPr="00903DBA">
        <w:rPr>
          <w:highlight w:val="white"/>
        </w:rPr>
        <w:t>Base and Offset</w:t>
      </w:r>
      <w:bookmarkEnd w:id="472"/>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w:t>
      </w:r>
      <w:r w:rsidRPr="00903DBA">
        <w:rPr>
          <w:highlight w:val="white"/>
        </w:rPr>
        <w:lastRenderedPageBreak/>
        <w:t xml:space="preserve">(the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73" w:name="_Toc57656096"/>
      <w:r w:rsidRPr="00903DBA">
        <w:rPr>
          <w:highlight w:val="white"/>
        </w:rPr>
        <w:t>Case</w:t>
      </w:r>
      <w:bookmarkEnd w:id="473"/>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74" w:name="_Toc57656097"/>
      <w:r w:rsidRPr="00903DBA">
        <w:rPr>
          <w:highlight w:val="white"/>
        </w:rPr>
        <w:t>Address</w:t>
      </w:r>
      <w:bookmarkEnd w:id="474"/>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75" w:name="_Toc57656098"/>
      <w:r w:rsidRPr="00903DBA">
        <w:rPr>
          <w:highlight w:val="white"/>
        </w:rPr>
        <w:lastRenderedPageBreak/>
        <w:t>Floating Binary</w:t>
      </w:r>
      <w:bookmarkEnd w:id="475"/>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76" w:name="_Toc57656099"/>
      <w:r w:rsidRPr="00903DBA">
        <w:rPr>
          <w:highlight w:val="white"/>
        </w:rPr>
        <w:t>Floating Relation</w:t>
      </w:r>
      <w:bookmarkEnd w:id="476"/>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77" w:name="_Toc57656100"/>
      <w:r w:rsidRPr="00903DBA">
        <w:rPr>
          <w:highlight w:val="white"/>
        </w:rPr>
        <w:t>Floating Push and Pop</w:t>
      </w:r>
      <w:bookmarkEnd w:id="477"/>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78" w:name="_Toc57656101"/>
      <w:r w:rsidRPr="00903DBA">
        <w:rPr>
          <w:highlight w:val="white"/>
        </w:rPr>
        <w:t>Type Conversion</w:t>
      </w:r>
      <w:bookmarkEnd w:id="478"/>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79" w:name="_Toc57656102"/>
      <w:r w:rsidRPr="00903DBA">
        <w:rPr>
          <w:highlight w:val="white"/>
        </w:rPr>
        <w:t>Struct and Union</w:t>
      </w:r>
      <w:bookmarkEnd w:id="479"/>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80" w:name="_Toc57656103"/>
      <w:r w:rsidRPr="00903DBA">
        <w:rPr>
          <w:highlight w:val="white"/>
        </w:rPr>
        <w:t>Initialization Code</w:t>
      </w:r>
      <w:bookmarkEnd w:id="480"/>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look into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81" w:name="_Toc57656104"/>
      <w:r w:rsidRPr="00903DBA">
        <w:rPr>
          <w:highlight w:val="white"/>
        </w:rPr>
        <w:t>Command Line Arguments</w:t>
      </w:r>
      <w:bookmarkEnd w:id="481"/>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2429A0" w:rsidRPr="00DF14A9" w:rsidRDefault="002429A0"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2429A0" w:rsidRPr="00490BCB" w:rsidRDefault="002429A0"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2429A0" w:rsidRPr="00490BCB" w:rsidRDefault="002429A0"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2429A0" w:rsidRPr="00490BCB" w:rsidRDefault="002429A0"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2429A0" w:rsidRPr="00090144" w:rsidRDefault="002429A0"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2429A0" w:rsidRPr="00090144" w:rsidRDefault="002429A0" w:rsidP="00B70491">
                              <w:pPr>
                                <w:spacing w:before="0" w:after="0" w:line="240" w:lineRule="auto"/>
                                <w:rPr>
                                  <w:rFonts w:eastAsia="Calibri"/>
                                  <w:color w:val="000000"/>
                                </w:rPr>
                              </w:pPr>
                              <w:r w:rsidRPr="00090144">
                                <w:rPr>
                                  <w:rFonts w:eastAsia="Calibri"/>
                                  <w:color w:val="000000"/>
                                </w:rPr>
                                <w:t>Frame pointer of</w:t>
                              </w:r>
                            </w:p>
                            <w:p w14:paraId="77E191A3" w14:textId="77777777" w:rsidR="002429A0" w:rsidRPr="00090144" w:rsidRDefault="002429A0"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2429A0" w:rsidRPr="00090144" w:rsidRDefault="002429A0"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2429A0" w:rsidRPr="00090144" w:rsidRDefault="002429A0"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2429A0" w:rsidRPr="00090144" w:rsidRDefault="002429A0"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2429A0" w:rsidRPr="00090144" w:rsidRDefault="002429A0"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2429A0" w:rsidRDefault="002429A0"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2429A0" w:rsidRDefault="002429A0"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2429A0" w:rsidRDefault="002429A0"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2429A0" w:rsidRDefault="002429A0"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2429A0" w:rsidRPr="00DF14A9" w:rsidRDefault="002429A0"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2429A0" w:rsidRPr="00490BCB" w:rsidRDefault="002429A0"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2429A0" w:rsidRPr="00490BCB" w:rsidRDefault="002429A0"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2429A0" w:rsidRPr="00490BCB" w:rsidRDefault="002429A0"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2429A0" w:rsidRPr="00490BCB" w:rsidRDefault="002429A0"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2429A0" w:rsidRPr="00490BCB" w:rsidRDefault="002429A0"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2429A0" w:rsidRPr="00090144" w:rsidRDefault="002429A0"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2429A0" w:rsidRPr="00090144" w:rsidRDefault="002429A0" w:rsidP="00B70491">
                        <w:pPr>
                          <w:spacing w:before="0" w:after="0" w:line="240" w:lineRule="auto"/>
                          <w:rPr>
                            <w:rFonts w:eastAsia="Calibri"/>
                            <w:color w:val="000000"/>
                          </w:rPr>
                        </w:pPr>
                        <w:r w:rsidRPr="00090144">
                          <w:rPr>
                            <w:rFonts w:eastAsia="Calibri"/>
                            <w:color w:val="000000"/>
                          </w:rPr>
                          <w:t>Frame pointer of</w:t>
                        </w:r>
                      </w:p>
                      <w:p w14:paraId="77E191A3" w14:textId="77777777" w:rsidR="002429A0" w:rsidRPr="00090144" w:rsidRDefault="002429A0"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2429A0" w:rsidRPr="00090144" w:rsidRDefault="002429A0"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2429A0" w:rsidRPr="00090144" w:rsidRDefault="002429A0"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2429A0" w:rsidRPr="00090144" w:rsidRDefault="002429A0"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2429A0" w:rsidRPr="00090144" w:rsidRDefault="002429A0"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2429A0" w:rsidRDefault="002429A0"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2429A0" w:rsidRDefault="002429A0"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2429A0" w:rsidRDefault="002429A0"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2429A0" w:rsidRDefault="002429A0"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82" w:name="_Toc57656105"/>
      <w:r w:rsidRPr="00903DBA">
        <w:rPr>
          <w:highlight w:val="white"/>
        </w:rPr>
        <w:t>Text List</w:t>
      </w:r>
      <w:bookmarkEnd w:id="482"/>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83" w:name="_Ref54009755"/>
      <w:bookmarkStart w:id="484" w:name="_Toc57656106"/>
      <w:bookmarkStart w:id="485" w:name="_Ref420874022"/>
      <w:r w:rsidRPr="00903DBA">
        <w:lastRenderedPageBreak/>
        <w:t>Executable Code Generation</w:t>
      </w:r>
      <w:bookmarkEnd w:id="483"/>
      <w:bookmarkEnd w:id="484"/>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86" w:name="_Toc57656107"/>
      <w:r w:rsidRPr="00903DBA">
        <w:t xml:space="preserve">The </w:t>
      </w:r>
      <w:r w:rsidR="00E6483C" w:rsidRPr="00903DBA">
        <w:t>Windows Mode</w:t>
      </w:r>
      <w:bookmarkEnd w:id="486"/>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477426">
      <w:pPr>
        <w:pStyle w:val="SourceCodeBoxText"/>
        <w:framePr w:wrap="around"/>
      </w:pPr>
      <w:r w:rsidRPr="00903DBA">
        <w:t xml:space="preserve">The types </w:t>
      </w:r>
      <w:r w:rsidR="00415A13" w:rsidRPr="00903DBA">
        <w:t>hold</w:t>
      </w:r>
      <w:r w:rsidRPr="00903DBA">
        <w:t xml:space="preserve"> different sizes.</w:t>
      </w:r>
    </w:p>
    <w:p w14:paraId="57F48727" w14:textId="30ADF9D2" w:rsidR="00D5337C" w:rsidRPr="00903DBA" w:rsidRDefault="00256A4B" w:rsidP="00477426">
      <w:pPr>
        <w:pStyle w:val="SourceCodeBoxText"/>
        <w:framePr w:wrap="around"/>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477426">
      <w:pPr>
        <w:pStyle w:val="SourceCodeBoxText"/>
        <w:framePr w:wrap="around"/>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477426">
      <w:pPr>
        <w:pStyle w:val="SourceCodeBoxText"/>
        <w:framePr w:wrap="around"/>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477426">
      <w:pPr>
        <w:pStyle w:val="SourceCodeBoxText"/>
        <w:framePr w:wrap="around"/>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477426">
      <w:pPr>
        <w:pStyle w:val="SourceCodeBoxText"/>
        <w:framePr w:wrap="around"/>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477426">
      <w:pPr>
        <w:pStyle w:val="SourceCodeBoxText"/>
        <w:framePr w:wrap="around"/>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87" w:name="_Toc57656108"/>
      <w:r w:rsidRPr="00903DBA">
        <w:rPr>
          <w:highlight w:val="white"/>
        </w:rPr>
        <w:t>Main</w:t>
      </w:r>
      <w:bookmarkEnd w:id="487"/>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lastRenderedPageBreak/>
        <w:t xml:space="preserve">          }</w:t>
      </w:r>
    </w:p>
    <w:p w14:paraId="75769991" w14:textId="3104D914" w:rsidR="00C92EA6" w:rsidRPr="00903DBA" w:rsidRDefault="00C92EA6" w:rsidP="00C92EA6">
      <w:pPr>
        <w:pStyle w:val="Code"/>
        <w:rPr>
          <w:highlight w:val="white"/>
        </w:rPr>
      </w:pPr>
      <w:r w:rsidRPr="00903DBA">
        <w:rPr>
          <w:highlight w:val="white"/>
        </w:rPr>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lastRenderedPageBreak/>
        <w:t xml:space="preserve">        Assert.Error(exception.Message);</w:t>
      </w:r>
    </w:p>
    <w:p w14:paraId="4A877256" w14:textId="77777777" w:rsidR="00CF7245" w:rsidRPr="00903DBA" w:rsidRDefault="00CF7245" w:rsidP="00CF7245">
      <w:pPr>
        <w:pStyle w:val="Code"/>
        <w:rPr>
          <w:highlight w:val="white"/>
        </w:rPr>
      </w:pPr>
      <w:r w:rsidRPr="00903DBA">
        <w:rPr>
          <w:highlight w:val="white"/>
        </w:rPr>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88" w:name="_Toc57656109"/>
      <w:r w:rsidRPr="00903DBA">
        <w:rPr>
          <w:highlight w:val="white"/>
        </w:rPr>
        <w:t>Type Size</w:t>
      </w:r>
      <w:bookmarkEnd w:id="488"/>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89" w:name="_Toc57656110"/>
      <w:r w:rsidRPr="00903DBA">
        <w:rPr>
          <w:highlight w:val="white"/>
        </w:rPr>
        <w:t>Static Symbol</w:t>
      </w:r>
      <w:bookmarkEnd w:id="489"/>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lastRenderedPageBreak/>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lastRenderedPageBreak/>
        <w:t xml:space="preserve">        }</w:t>
      </w:r>
    </w:p>
    <w:p w14:paraId="438C0E48" w14:textId="77777777" w:rsidR="00303C4E" w:rsidRPr="00903DBA" w:rsidRDefault="00303C4E" w:rsidP="00303C4E">
      <w:pPr>
        <w:pStyle w:val="Code"/>
        <w:rPr>
          <w:highlight w:val="white"/>
        </w:rPr>
      </w:pPr>
      <w:r w:rsidRPr="00903DBA">
        <w:rPr>
          <w:highlight w:val="white"/>
        </w:rPr>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90" w:name="_Toc57656111"/>
      <w:r w:rsidRPr="00903DBA">
        <w:rPr>
          <w:highlight w:val="white"/>
        </w:rPr>
        <w:t>Static Value</w:t>
      </w:r>
      <w:bookmarkEnd w:id="490"/>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lastRenderedPageBreak/>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91" w:name="_Toc57656112"/>
      <w:r w:rsidRPr="00903DBA">
        <w:rPr>
          <w:highlight w:val="white"/>
        </w:rPr>
        <w:t>Function End</w:t>
      </w:r>
      <w:bookmarkEnd w:id="491"/>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92" w:name="_Toc57656113"/>
      <w:r w:rsidRPr="00903DBA">
        <w:rPr>
          <w:highlight w:val="white"/>
        </w:rPr>
        <w:t>Target Code Generation</w:t>
      </w:r>
      <w:bookmarkEnd w:id="492"/>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lastRenderedPageBreak/>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93" w:name="_Toc57656114"/>
      <w:r w:rsidRPr="00903DBA">
        <w:rPr>
          <w:highlight w:val="white"/>
        </w:rPr>
        <w:t>Exit</w:t>
      </w:r>
      <w:bookmarkEnd w:id="493"/>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94" w:name="_Toc57656115"/>
      <w:r w:rsidRPr="00903DBA">
        <w:rPr>
          <w:highlight w:val="white"/>
        </w:rPr>
        <w:t>Initialization Code</w:t>
      </w:r>
      <w:bookmarkEnd w:id="494"/>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lastRenderedPageBreak/>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95" w:name="_Toc57656116"/>
      <w:r w:rsidRPr="00903DBA">
        <w:rPr>
          <w:highlight w:val="white"/>
        </w:rPr>
        <w:t>Command Line Arguments</w:t>
      </w:r>
      <w:bookmarkEnd w:id="495"/>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2429A0" w:rsidRPr="00DF14A9" w:rsidRDefault="002429A0"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2429A0" w:rsidRPr="00490BCB" w:rsidRDefault="002429A0"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2429A0" w:rsidRPr="00090144" w:rsidRDefault="002429A0"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2429A0" w:rsidRPr="00090144" w:rsidRDefault="002429A0" w:rsidP="00605AE9">
                              <w:pPr>
                                <w:spacing w:before="0" w:after="0" w:line="240" w:lineRule="auto"/>
                                <w:rPr>
                                  <w:rFonts w:eastAsia="Calibri"/>
                                  <w:color w:val="000000"/>
                                </w:rPr>
                              </w:pPr>
                              <w:r w:rsidRPr="00090144">
                                <w:rPr>
                                  <w:rFonts w:eastAsia="Calibri"/>
                                  <w:color w:val="000000"/>
                                </w:rPr>
                                <w:t>Frame pointer of</w:t>
                              </w:r>
                            </w:p>
                            <w:p w14:paraId="68E90914" w14:textId="77777777" w:rsidR="002429A0" w:rsidRPr="00090144" w:rsidRDefault="002429A0"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2429A0" w:rsidRPr="00090144" w:rsidRDefault="002429A0"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2429A0" w:rsidRPr="00090144" w:rsidRDefault="002429A0"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2429A0" w:rsidRPr="00090144" w:rsidRDefault="002429A0"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2429A0" w:rsidRPr="00090144" w:rsidRDefault="002429A0"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2429A0" w:rsidRDefault="002429A0"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2429A0" w:rsidRDefault="002429A0"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2429A0" w:rsidRDefault="002429A0"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2429A0" w:rsidRDefault="002429A0"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2429A0" w:rsidRDefault="002429A0"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2429A0" w:rsidRDefault="002429A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429A0" w:rsidRPr="00582B75" w:rsidRDefault="002429A0"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2429A0" w:rsidRPr="00490BCB" w:rsidRDefault="002429A0"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2429A0" w:rsidRPr="00490BCB" w:rsidRDefault="002429A0"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2429A0" w:rsidRDefault="002429A0"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2429A0" w:rsidRPr="00E55D4A" w:rsidRDefault="002429A0"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2429A0" w:rsidRDefault="002429A0"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2429A0" w:rsidRDefault="002429A0"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2429A0" w:rsidRDefault="002429A0"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2429A0" w:rsidRDefault="002429A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2429A0" w:rsidRDefault="002429A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2429A0" w:rsidRDefault="002429A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2429A0" w:rsidRDefault="002429A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2429A0" w:rsidRDefault="002429A0"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2429A0" w:rsidRDefault="002429A0"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2429A0" w:rsidRDefault="002429A0"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2429A0" w:rsidRDefault="002429A0"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2429A0" w:rsidRDefault="002429A0"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2429A0" w:rsidRDefault="002429A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2429A0" w:rsidRDefault="002429A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2429A0" w:rsidRDefault="002429A0" w:rsidP="00496983">
                              <w:pPr>
                                <w:spacing w:before="0" w:line="257" w:lineRule="auto"/>
                                <w:jc w:val="center"/>
                                <w:rPr>
                                  <w:sz w:val="24"/>
                                  <w:szCs w:val="24"/>
                                </w:rPr>
                              </w:pPr>
                              <w:r>
                                <w:rPr>
                                  <w:rFonts w:eastAsia="Calibri"/>
                                  <w:color w:val="000000"/>
                                  <w:sz w:val="16"/>
                                  <w:szCs w:val="16"/>
                                </w:rPr>
                                <w:t>129</w:t>
                              </w:r>
                            </w:p>
                            <w:p w14:paraId="3E4A06D3" w14:textId="77777777" w:rsidR="002429A0" w:rsidRDefault="002429A0"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2429A0" w:rsidRDefault="002429A0"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2429A0" w:rsidRDefault="002429A0"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2429A0" w:rsidRDefault="002429A0"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2429A0" w:rsidRDefault="002429A0" w:rsidP="006A7496">
                              <w:pPr>
                                <w:spacing w:before="100" w:line="257" w:lineRule="auto"/>
                                <w:jc w:val="left"/>
                                <w:rPr>
                                  <w:sz w:val="24"/>
                                  <w:szCs w:val="24"/>
                                </w:rPr>
                              </w:pPr>
                              <w:r>
                                <w:rPr>
                                  <w:rFonts w:eastAsia="Calibri"/>
                                  <w:color w:val="000000"/>
                                  <w:sz w:val="16"/>
                                  <w:szCs w:val="16"/>
                                </w:rPr>
                                <w:t>Before</w:t>
                              </w:r>
                            </w:p>
                            <w:p w14:paraId="6B197F32" w14:textId="77777777" w:rsidR="002429A0" w:rsidRDefault="002429A0"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2429A0" w:rsidRDefault="002429A0" w:rsidP="006A7496">
                              <w:pPr>
                                <w:spacing w:before="100" w:line="256" w:lineRule="auto"/>
                                <w:rPr>
                                  <w:sz w:val="24"/>
                                  <w:szCs w:val="24"/>
                                </w:rPr>
                              </w:pPr>
                              <w:r>
                                <w:rPr>
                                  <w:rFonts w:eastAsia="Calibri"/>
                                  <w:color w:val="000000"/>
                                  <w:sz w:val="16"/>
                                  <w:szCs w:val="16"/>
                                </w:rPr>
                                <w:t>After</w:t>
                              </w:r>
                            </w:p>
                            <w:p w14:paraId="7E3E04C8" w14:textId="77777777" w:rsidR="002429A0" w:rsidRDefault="002429A0"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2429A0" w:rsidRPr="00DF14A9" w:rsidRDefault="002429A0"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2429A0" w:rsidRPr="00490BCB" w:rsidRDefault="002429A0"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2429A0" w:rsidRPr="00490BCB" w:rsidRDefault="002429A0"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2429A0" w:rsidRPr="00490BCB" w:rsidRDefault="002429A0"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2429A0" w:rsidRPr="00090144" w:rsidRDefault="002429A0"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2429A0" w:rsidRPr="00090144" w:rsidRDefault="002429A0" w:rsidP="00605AE9">
                        <w:pPr>
                          <w:spacing w:before="0" w:after="0" w:line="240" w:lineRule="auto"/>
                          <w:rPr>
                            <w:rFonts w:eastAsia="Calibri"/>
                            <w:color w:val="000000"/>
                          </w:rPr>
                        </w:pPr>
                        <w:r w:rsidRPr="00090144">
                          <w:rPr>
                            <w:rFonts w:eastAsia="Calibri"/>
                            <w:color w:val="000000"/>
                          </w:rPr>
                          <w:t>Frame pointer of</w:t>
                        </w:r>
                      </w:p>
                      <w:p w14:paraId="68E90914" w14:textId="77777777" w:rsidR="002429A0" w:rsidRPr="00090144" w:rsidRDefault="002429A0"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2429A0" w:rsidRPr="00090144" w:rsidRDefault="002429A0"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2429A0" w:rsidRPr="00090144" w:rsidRDefault="002429A0"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2429A0" w:rsidRPr="00090144" w:rsidRDefault="002429A0"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2429A0" w:rsidRPr="00090144" w:rsidRDefault="002429A0"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2429A0" w:rsidRDefault="002429A0"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2429A0" w:rsidRDefault="002429A0"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2429A0" w:rsidRDefault="002429A0"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2429A0" w:rsidRDefault="002429A0"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2429A0" w:rsidRDefault="002429A0"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2429A0" w:rsidRDefault="002429A0"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2429A0" w:rsidRPr="00582B75" w:rsidRDefault="002429A0"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2429A0" w:rsidRPr="00490BCB" w:rsidRDefault="002429A0"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2429A0" w:rsidRPr="00490BCB" w:rsidRDefault="002429A0"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2429A0" w:rsidRDefault="002429A0"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2429A0" w:rsidRPr="00E55D4A" w:rsidRDefault="002429A0"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2429A0" w:rsidRDefault="002429A0"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2429A0" w:rsidRDefault="002429A0"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2429A0" w:rsidRDefault="002429A0"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2429A0" w:rsidRDefault="002429A0"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2429A0" w:rsidRDefault="002429A0"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2429A0" w:rsidRDefault="002429A0"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2429A0" w:rsidRDefault="002429A0"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2429A0" w:rsidRDefault="002429A0"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2429A0" w:rsidRDefault="002429A0"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2429A0" w:rsidRDefault="002429A0"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2429A0" w:rsidRDefault="002429A0"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2429A0" w:rsidRDefault="002429A0"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2429A0" w:rsidRDefault="002429A0"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2429A0" w:rsidRDefault="002429A0"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2429A0" w:rsidRDefault="002429A0" w:rsidP="00496983">
                        <w:pPr>
                          <w:spacing w:before="0" w:line="257" w:lineRule="auto"/>
                          <w:jc w:val="center"/>
                          <w:rPr>
                            <w:sz w:val="24"/>
                            <w:szCs w:val="24"/>
                          </w:rPr>
                        </w:pPr>
                        <w:r>
                          <w:rPr>
                            <w:rFonts w:eastAsia="Calibri"/>
                            <w:color w:val="000000"/>
                            <w:sz w:val="16"/>
                            <w:szCs w:val="16"/>
                          </w:rPr>
                          <w:t>129</w:t>
                        </w:r>
                      </w:p>
                      <w:p w14:paraId="3E4A06D3" w14:textId="77777777" w:rsidR="002429A0" w:rsidRDefault="002429A0"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2429A0" w:rsidRDefault="002429A0"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2429A0" w:rsidRDefault="002429A0"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2429A0" w:rsidRDefault="002429A0"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2429A0" w:rsidRDefault="002429A0" w:rsidP="006A7496">
                        <w:pPr>
                          <w:spacing w:before="100" w:line="257" w:lineRule="auto"/>
                          <w:jc w:val="left"/>
                          <w:rPr>
                            <w:sz w:val="24"/>
                            <w:szCs w:val="24"/>
                          </w:rPr>
                        </w:pPr>
                        <w:r>
                          <w:rPr>
                            <w:rFonts w:eastAsia="Calibri"/>
                            <w:color w:val="000000"/>
                            <w:sz w:val="16"/>
                            <w:szCs w:val="16"/>
                          </w:rPr>
                          <w:t>Before</w:t>
                        </w:r>
                      </w:p>
                      <w:p w14:paraId="6B197F32" w14:textId="77777777" w:rsidR="002429A0" w:rsidRDefault="002429A0"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2429A0" w:rsidRDefault="002429A0" w:rsidP="006A7496">
                        <w:pPr>
                          <w:spacing w:before="100" w:line="256" w:lineRule="auto"/>
                          <w:rPr>
                            <w:sz w:val="24"/>
                            <w:szCs w:val="24"/>
                          </w:rPr>
                        </w:pPr>
                        <w:r>
                          <w:rPr>
                            <w:rFonts w:eastAsia="Calibri"/>
                            <w:color w:val="000000"/>
                            <w:sz w:val="16"/>
                            <w:szCs w:val="16"/>
                          </w:rPr>
                          <w:t>After</w:t>
                        </w:r>
                      </w:p>
                      <w:p w14:paraId="7E3E04C8" w14:textId="77777777" w:rsidR="002429A0" w:rsidRDefault="002429A0"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96" w:name="_Toc57656117"/>
      <w:r w:rsidRPr="00903DBA">
        <w:rPr>
          <w:highlight w:val="white"/>
        </w:rPr>
        <w:t>Windows Jump Info</w:t>
      </w:r>
      <w:bookmarkEnd w:id="496"/>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If nothing has been changed from the previous iteration, every assembly jump instruction holds the correct target address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97" w:name="_Toc57656118"/>
      <w:r w:rsidRPr="00903DBA">
        <w:rPr>
          <w:highlight w:val="white"/>
        </w:rPr>
        <w:t>Windows Byte List</w:t>
      </w:r>
      <w:bookmarkEnd w:id="497"/>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98" w:name="_Hlk51314142"/>
      <w:r w:rsidRPr="00903DBA">
        <w:rPr>
          <w:highlight w:val="white"/>
        </w:rPr>
        <w:t>WindowsByteList</w:t>
      </w:r>
      <w:bookmarkEnd w:id="498"/>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99" w:name="_Toc57656119"/>
      <w:r w:rsidRPr="00903DBA">
        <w:rPr>
          <w:highlight w:val="white"/>
        </w:rPr>
        <w:t>Byte</w:t>
      </w:r>
      <w:r w:rsidR="00D33B22" w:rsidRPr="00903DBA">
        <w:rPr>
          <w:highlight w:val="white"/>
        </w:rPr>
        <w:t xml:space="preserve"> </w:t>
      </w:r>
      <w:r w:rsidRPr="00903DBA">
        <w:rPr>
          <w:highlight w:val="white"/>
        </w:rPr>
        <w:t>List</w:t>
      </w:r>
      <w:bookmarkEnd w:id="499"/>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00"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00"/>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01" w:name="_Ref419646553"/>
      <w:bookmarkStart w:id="502" w:name="_Toc57656120"/>
      <w:r w:rsidRPr="00903DBA">
        <w:t>Linking</w:t>
      </w:r>
      <w:bookmarkEnd w:id="501"/>
      <w:bookmarkEnd w:id="502"/>
    </w:p>
    <w:bookmarkEnd w:id="485"/>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477426">
      <w:pPr>
        <w:pStyle w:val="SourceCodeBoxText"/>
        <w:framePr w:wrap="around"/>
      </w:pPr>
      <w:r w:rsidRPr="00903DBA">
        <w:t>To resolve access to static symbols</w:t>
      </w:r>
    </w:p>
    <w:p w14:paraId="68FF425C" w14:textId="69E3A1D9" w:rsidR="00092532" w:rsidRPr="00903DBA" w:rsidRDefault="00092532" w:rsidP="00477426">
      <w:pPr>
        <w:pStyle w:val="SourceCodeBoxText"/>
        <w:framePr w:wrap="around"/>
      </w:pPr>
      <w:r w:rsidRPr="00903DBA">
        <w:t>To resolve function calls.</w:t>
      </w:r>
    </w:p>
    <w:p w14:paraId="5CC5045B" w14:textId="4484476A" w:rsidR="00092532" w:rsidRPr="00903DBA" w:rsidRDefault="00092532" w:rsidP="00477426">
      <w:pPr>
        <w:pStyle w:val="SourceCodeBoxText"/>
        <w:framePr w:wrap="around"/>
      </w:pPr>
      <w:r w:rsidRPr="00903DBA">
        <w:t>To resolve return addresses.</w:t>
      </w:r>
    </w:p>
    <w:p w14:paraId="21B495BC" w14:textId="13578280" w:rsidR="00EE4EC9" w:rsidRPr="00903DBA" w:rsidRDefault="00EE4EC9" w:rsidP="00EE4EC9">
      <w:pPr>
        <w:pStyle w:val="Rubrik3"/>
      </w:pPr>
      <w:bookmarkStart w:id="503" w:name="_Toc57656121"/>
      <w:r w:rsidRPr="00903DBA">
        <w:lastRenderedPageBreak/>
        <w:t>The Linker Class</w:t>
      </w:r>
      <w:bookmarkEnd w:id="503"/>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477426">
      <w:pPr>
        <w:pStyle w:val="SourceCodeBoxText"/>
        <w:framePr w:wrap="around"/>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477426">
      <w:pPr>
        <w:pStyle w:val="SourceCodeBoxText"/>
        <w:framePr w:wrap="around"/>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477426">
      <w:pPr>
        <w:pStyle w:val="SourceCodeBoxText"/>
        <w:framePr w:wrap="around"/>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477426">
      <w:pPr>
        <w:pStyle w:val="SourceCodeBoxText"/>
        <w:framePr w:wrap="around"/>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477426">
      <w:pPr>
        <w:pStyle w:val="SourceCodeBoxText"/>
        <w:framePr w:wrap="around"/>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477426">
      <w:pPr>
        <w:pStyle w:val="SourceCodeBoxText"/>
        <w:framePr w:wrap="around"/>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477426">
      <w:pPr>
        <w:pStyle w:val="SourceCodeBoxText"/>
        <w:framePr w:wrap="around"/>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477426">
      <w:pPr>
        <w:pStyle w:val="SourceCodeBoxText"/>
        <w:framePr w:wrap="around"/>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477426">
      <w:pPr>
        <w:pStyle w:val="SourceCodeBoxText"/>
        <w:framePr w:wrap="around"/>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477426">
      <w:pPr>
        <w:pStyle w:val="SourceCodeBoxText"/>
        <w:framePr w:wrap="around"/>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477426">
      <w:pPr>
        <w:pStyle w:val="SourceCodeBoxText"/>
        <w:framePr w:wrap="around"/>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477426">
      <w:pPr>
        <w:pStyle w:val="SourceCodeBoxText"/>
        <w:framePr w:wrap="around"/>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477426">
      <w:pPr>
        <w:pStyle w:val="SourceCodeBoxText"/>
        <w:framePr w:wrap="around"/>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lastRenderedPageBreak/>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04"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04"/>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lastRenderedPageBreak/>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lastRenderedPageBreak/>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lastRenderedPageBreak/>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lastRenderedPageBreak/>
        <w:t xml:space="preserve">    }</w:t>
      </w:r>
    </w:p>
    <w:p w14:paraId="73F2B3E5" w14:textId="00729748" w:rsidR="00E1579E" w:rsidRPr="00903DBA" w:rsidRDefault="00B01423" w:rsidP="00B01423">
      <w:pPr>
        <w:rPr>
          <w:highlight w:val="white"/>
        </w:rPr>
      </w:pPr>
      <w:r w:rsidRPr="00903DBA">
        <w:rPr>
          <w:highlight w:val="white"/>
        </w:rPr>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505" w:name="_Toc57656122"/>
      <w:r w:rsidRPr="00903DBA">
        <w:lastRenderedPageBreak/>
        <w:t xml:space="preserve">The </w:t>
      </w:r>
      <w:r w:rsidR="002554E1" w:rsidRPr="00903DBA">
        <w:t>Standard Library</w:t>
      </w:r>
      <w:bookmarkEnd w:id="505"/>
    </w:p>
    <w:p w14:paraId="21B660CB" w14:textId="0EAC07D4" w:rsidR="00EE220E" w:rsidRPr="00903DBA" w:rsidRDefault="00503728" w:rsidP="00265BDF">
      <w:pPr>
        <w:pStyle w:val="Rubrik2"/>
      </w:pPr>
      <w:bookmarkStart w:id="506" w:name="_Toc57656123"/>
      <w:r w:rsidRPr="00903DBA">
        <w:t>Integral and Floating Limits</w:t>
      </w:r>
      <w:bookmarkEnd w:id="506"/>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r w:rsidRPr="00903DBA">
        <w:rPr>
          <w:highlight w:val="white"/>
        </w:rPr>
        <w:t>float.h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E65FE6">
      <w:pPr>
        <w:pStyle w:val="CodeHeader"/>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07" w:name="_Toc57656124"/>
      <w:r w:rsidRPr="00903DBA">
        <w:t xml:space="preserve">The </w:t>
      </w:r>
      <w:r w:rsidR="000E7301" w:rsidRPr="00903DBA">
        <w:t>a</w:t>
      </w:r>
      <w:r w:rsidR="00EE220E" w:rsidRPr="00903DBA">
        <w:t>sser</w:t>
      </w:r>
      <w:r w:rsidR="008E5D1A" w:rsidRPr="00903DBA">
        <w:t>t</w:t>
      </w:r>
      <w:r w:rsidRPr="00903DBA">
        <w:t xml:space="preserve"> Macro</w:t>
      </w:r>
      <w:bookmarkEnd w:id="507"/>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508" w:name="_Ref55664393"/>
      <w:bookmarkStart w:id="509" w:name="_Toc57656125"/>
      <w:r w:rsidRPr="00903DBA">
        <w:t>Locale Data</w:t>
      </w:r>
      <w:bookmarkEnd w:id="508"/>
      <w:bookmarkEnd w:id="509"/>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10" w:name="_Toc57656126"/>
      <w:r w:rsidRPr="00903DBA">
        <w:t>Character Types</w:t>
      </w:r>
      <w:bookmarkEnd w:id="510"/>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511" w:name="_Hlk55664765"/>
      <w:r w:rsidRPr="00903DBA">
        <w:rPr>
          <w:highlight w:val="white"/>
        </w:rPr>
        <w:t>locale convention</w:t>
      </w:r>
      <w:bookmarkEnd w:id="511"/>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12" w:name="_Toc57656127"/>
      <w:r w:rsidRPr="00903DBA">
        <w:t>S</w:t>
      </w:r>
      <w:r w:rsidR="00EE220E" w:rsidRPr="00903DBA">
        <w:t>tring</w:t>
      </w:r>
      <w:r w:rsidRPr="00903DBA">
        <w:t>s</w:t>
      </w:r>
      <w:bookmarkEnd w:id="512"/>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13" w:name="_Toc57656128"/>
      <w:r w:rsidRPr="00903DBA">
        <w:t>Long Jumps</w:t>
      </w:r>
      <w:bookmarkEnd w:id="513"/>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The code for the Windows environment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14" w:name="_Toc57656129"/>
      <w:r w:rsidRPr="00903DBA">
        <w:t>Mathematical Functions</w:t>
      </w:r>
      <w:bookmarkEnd w:id="514"/>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15"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15"/>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030D62"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030D62"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030D62"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030D62"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030D62"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16" w:name="_Toc57656131"/>
      <w:r w:rsidRPr="00903DBA">
        <w:rPr>
          <w:highlight w:val="white"/>
        </w:rPr>
        <w:t>Power</w:t>
      </w:r>
      <w:r w:rsidR="0083365C" w:rsidRPr="00903DBA">
        <w:rPr>
          <w:highlight w:val="white"/>
        </w:rPr>
        <w:t xml:space="preserve"> Functions</w:t>
      </w:r>
      <w:bookmarkEnd w:id="516"/>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030D62"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030D62"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17" w:name="_Toc57656132"/>
      <w:r w:rsidRPr="00903DBA">
        <w:rPr>
          <w:highlight w:val="white"/>
        </w:rPr>
        <w:t>Square Root</w:t>
      </w:r>
      <w:bookmarkEnd w:id="517"/>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030D62"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18" w:name="_Toc57656133"/>
      <w:r w:rsidRPr="00903DBA">
        <w:rPr>
          <w:highlight w:val="white"/>
        </w:rPr>
        <w:lastRenderedPageBreak/>
        <w:t>Modulo Functions</w:t>
      </w:r>
      <w:bookmarkEnd w:id="518"/>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r w:rsidRPr="00903DBA">
        <w:rPr>
          <w:highlight w:val="white"/>
        </w:rPr>
        <w:t>a</w:t>
      </w:r>
      <w:proofErr w:type="spell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19" w:name="_Toc57656134"/>
      <w:r w:rsidRPr="00903DBA">
        <w:rPr>
          <w:highlight w:val="white"/>
        </w:rPr>
        <w:t>Trigonometric Functions</w:t>
      </w:r>
      <w:bookmarkEnd w:id="519"/>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030D62"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030D62"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030D6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030D62"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20"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20"/>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030D62"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030D62"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030D62"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lastRenderedPageBreak/>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030D62"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030D62"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21" w:name="_Toc57656136"/>
      <w:r w:rsidRPr="00903DBA">
        <w:rPr>
          <w:shd w:val="clear" w:color="auto" w:fill="FFFFFF"/>
        </w:rPr>
        <w:lastRenderedPageBreak/>
        <w:t>Hyperbolic Trigonometric Functions</w:t>
      </w:r>
      <w:bookmarkEnd w:id="521"/>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030D62"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030D62"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030D62"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22" w:name="_Toc57656137"/>
      <w:r w:rsidRPr="00903DBA">
        <w:rPr>
          <w:highlight w:val="white"/>
        </w:rPr>
        <w:t>Floor, Ceiling, Absolute, and Rounding</w:t>
      </w:r>
      <w:r w:rsidR="0083365C" w:rsidRPr="00903DBA">
        <w:rPr>
          <w:highlight w:val="white"/>
        </w:rPr>
        <w:t xml:space="preserve"> Functions</w:t>
      </w:r>
      <w:bookmarkEnd w:id="522"/>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030D62"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23" w:name="_Toc57656138"/>
      <w:bookmarkStart w:id="524" w:name="_Hlk55231095"/>
      <w:r w:rsidRPr="00903DBA">
        <w:lastRenderedPageBreak/>
        <w:t>Standard Input/Output</w:t>
      </w:r>
      <w:bookmarkEnd w:id="523"/>
    </w:p>
    <w:bookmarkEnd w:id="524"/>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25" w:name="_Toc57656139"/>
      <w:r w:rsidRPr="00903DBA">
        <w:t>Printing</w:t>
      </w:r>
      <w:bookmarkEnd w:id="525"/>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26" w:name="_Toc57656140"/>
      <w:r w:rsidRPr="00903DBA">
        <w:t>Scanning</w:t>
      </w:r>
      <w:bookmarkEnd w:id="526"/>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27" w:name="_Toc57656141"/>
      <w:r w:rsidRPr="00903DBA">
        <w:t>F</w:t>
      </w:r>
      <w:r w:rsidR="00AF06D6" w:rsidRPr="00903DBA">
        <w:t xml:space="preserve">ile </w:t>
      </w:r>
      <w:r w:rsidRPr="00903DBA">
        <w:t>H</w:t>
      </w:r>
      <w:r w:rsidR="00AF06D6" w:rsidRPr="00903DBA">
        <w:t>andling</w:t>
      </w:r>
      <w:bookmarkEnd w:id="527"/>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28"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529" w:name="_Toc57656142"/>
      <w:r w:rsidRPr="00903DBA">
        <w:t>The Standard Library</w:t>
      </w:r>
      <w:bookmarkEnd w:id="529"/>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28"/>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lastRenderedPageBreak/>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lastRenderedPageBreak/>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lastRenderedPageBreak/>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lastRenderedPageBreak/>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lastRenderedPageBreak/>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30" w:name="_Toc57656143"/>
      <w:r w:rsidRPr="00903DBA">
        <w:t>T</w:t>
      </w:r>
      <w:r w:rsidR="00D62A8B" w:rsidRPr="00903DBA">
        <w:t>ime</w:t>
      </w:r>
      <w:bookmarkEnd w:id="530"/>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31" w:name="_Ref54018755"/>
      <w:bookmarkStart w:id="532"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lastRenderedPageBreak/>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lastRenderedPageBreak/>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lastRenderedPageBreak/>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lastRenderedPageBreak/>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lastRenderedPageBreak/>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33" w:name="_Toc57656144"/>
      <w:r w:rsidRPr="00903DBA">
        <w:rPr>
          <w:lang w:val="en-US"/>
        </w:rPr>
        <w:lastRenderedPageBreak/>
        <w:t>The Preprocessor</w:t>
      </w:r>
      <w:bookmarkEnd w:id="531"/>
      <w:bookmarkEnd w:id="533"/>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34" w:name="_Ref418256130"/>
      <w:bookmarkStart w:id="535" w:name="_Toc57656145"/>
      <w:r w:rsidRPr="00903DBA">
        <w:t xml:space="preserve">The Expression </w:t>
      </w:r>
      <w:r w:rsidR="007C4A54" w:rsidRPr="00903DBA">
        <w:t xml:space="preserve">Scanner and </w:t>
      </w:r>
      <w:r w:rsidRPr="00903DBA">
        <w:t>Parser</w:t>
      </w:r>
      <w:bookmarkEnd w:id="534"/>
      <w:bookmarkEnd w:id="535"/>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36" w:name="_Toc57656146"/>
      <w:r w:rsidRPr="00903DBA">
        <w:t>The Grammar</w:t>
      </w:r>
      <w:bookmarkEnd w:id="536"/>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37" w:name="_Toc57656147"/>
      <w:r w:rsidRPr="00903DBA">
        <w:t>The Parser</w:t>
      </w:r>
      <w:bookmarkEnd w:id="537"/>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38"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39" w:name="_Toc57656148"/>
      <w:r w:rsidRPr="00903DBA">
        <w:t>The Scanner</w:t>
      </w:r>
      <w:bookmarkEnd w:id="538"/>
      <w:bookmarkEnd w:id="539"/>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40" w:name="_Toc57656149"/>
      <w:r w:rsidRPr="00903DBA">
        <w:t>The Pre</w:t>
      </w:r>
      <w:r w:rsidR="00921465" w:rsidRPr="00903DBA">
        <w:t xml:space="preserve">processor </w:t>
      </w:r>
      <w:r w:rsidR="007C4A54" w:rsidRPr="00903DBA">
        <w:t xml:space="preserve">Scanner and </w:t>
      </w:r>
      <w:r w:rsidRPr="00903DBA">
        <w:t>Parser</w:t>
      </w:r>
      <w:bookmarkEnd w:id="540"/>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41" w:name="_Toc57656150"/>
      <w:r w:rsidRPr="00903DBA">
        <w:t>If</w:t>
      </w:r>
      <w:r w:rsidR="00BB03AD" w:rsidRPr="00903DBA">
        <w:t>-</w:t>
      </w:r>
      <w:r w:rsidRPr="00903DBA">
        <w:t>Else</w:t>
      </w:r>
      <w:r w:rsidR="00BB03AD" w:rsidRPr="00903DBA">
        <w:t>-</w:t>
      </w:r>
      <w:r w:rsidRPr="00903DBA">
        <w:t>Chain</w:t>
      </w:r>
      <w:bookmarkEnd w:id="541"/>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42" w:name="_Toc57656151"/>
      <w:r w:rsidRPr="00903DBA">
        <w:t>The Preprocessor</w:t>
      </w:r>
      <w:bookmarkEnd w:id="542"/>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43" w:name="_Toc57656152"/>
      <w:r w:rsidRPr="00903DBA">
        <w:t>Tri Graphs</w:t>
      </w:r>
      <w:bookmarkEnd w:id="543"/>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44" w:name="_Toc57656153"/>
      <w:r w:rsidRPr="00903DBA">
        <w:t>Comments, Strings, and Characters</w:t>
      </w:r>
      <w:bookmarkEnd w:id="544"/>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similar to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45" w:name="_Ref418258402"/>
      <w:bookmarkStart w:id="546" w:name="_Toc57656154"/>
      <w:r w:rsidRPr="00903DBA">
        <w:t>Slash Codes</w:t>
      </w:r>
      <w:bookmarkEnd w:id="545"/>
      <w:bookmarkEnd w:id="546"/>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47" w:name="_Toc57656155"/>
      <w:r w:rsidRPr="00903DBA">
        <w:t>The Line List</w:t>
      </w:r>
      <w:bookmarkEnd w:id="547"/>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48" w:name="_Toc57656156"/>
      <w:r w:rsidRPr="00903DBA">
        <w:t>Lines</w:t>
      </w:r>
      <w:bookmarkEnd w:id="548"/>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49" w:name="_Toc57656157"/>
      <w:r w:rsidRPr="00903DBA">
        <w:t>Includes</w:t>
      </w:r>
      <w:bookmarkEnd w:id="549"/>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include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50" w:name="_Toc57656158"/>
      <w:r w:rsidRPr="00903DBA">
        <w:t>Macros</w:t>
      </w:r>
      <w:bookmarkEnd w:id="550"/>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look into macros with parameters in two steps. First we extract the parameters by calling </w:t>
      </w:r>
      <w:proofErr w:type="spellStart"/>
      <w:r w:rsidRPr="00903DBA">
        <w:rPr>
          <w:rStyle w:val="CodeInText"/>
        </w:rPr>
        <w:t>scanParameters</w:t>
      </w:r>
      <w:proofErr w:type="spellEnd"/>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51" w:name="_Toc57656159"/>
      <w:r w:rsidRPr="00903DBA">
        <w:t>Conditional Programming</w:t>
      </w:r>
      <w:bookmarkEnd w:id="551"/>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a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52" w:name="_Toc57656160"/>
      <w:r w:rsidRPr="00903DBA">
        <w:t>Macro Expansion</w:t>
      </w:r>
      <w:bookmarkEnd w:id="552"/>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53" w:name="_Toc57656161"/>
      <w:r w:rsidRPr="00903DBA">
        <w:t>String Merging</w:t>
      </w:r>
      <w:bookmarkEnd w:id="553"/>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54" w:name="_Toc57656162"/>
      <w:bookmarkStart w:id="555" w:name="_Ref57656298"/>
      <w:r w:rsidRPr="00903DBA">
        <w:rPr>
          <w:lang w:val="en-US"/>
        </w:rPr>
        <w:lastRenderedPageBreak/>
        <w:t>The C Grammar</w:t>
      </w:r>
      <w:bookmarkEnd w:id="532"/>
      <w:bookmarkEnd w:id="554"/>
      <w:bookmarkEnd w:id="555"/>
    </w:p>
    <w:p w14:paraId="5EE70CDE" w14:textId="3D3CD693" w:rsidR="00CB1AB5" w:rsidRPr="00903DBA" w:rsidRDefault="00CB1AB5" w:rsidP="00CB1AB5">
      <w:bookmarkStart w:id="556"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57" w:name="_Toc49764472"/>
      <w:bookmarkStart w:id="558" w:name="_Toc57656163"/>
      <w:r w:rsidRPr="00903DBA">
        <w:t>The Preprocessor Grammar</w:t>
      </w:r>
      <w:bookmarkEnd w:id="557"/>
      <w:bookmarkEnd w:id="558"/>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59" w:name="_Toc49764473"/>
      <w:bookmarkStart w:id="560" w:name="_Toc57656164"/>
      <w:r w:rsidRPr="00903DBA">
        <w:t>The Language Grammar</w:t>
      </w:r>
      <w:bookmarkEnd w:id="559"/>
      <w:bookmarkEnd w:id="560"/>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61" w:name="_Toc57656165"/>
      <w:bookmarkStart w:id="562" w:name="_Ref57657966"/>
      <w:r>
        <w:lastRenderedPageBreak/>
        <w:t xml:space="preserve"> T</w:t>
      </w:r>
      <w:r w:rsidRPr="00903DBA">
        <w:t xml:space="preserve">he </w:t>
      </w:r>
      <w:r w:rsidRPr="00903DBA">
        <w:rPr>
          <w:highlight w:val="white"/>
        </w:rPr>
        <w:t xml:space="preserve">Gardens Point </w:t>
      </w:r>
      <w:r w:rsidR="00CB7A05">
        <w:t>Tools</w:t>
      </w:r>
      <w:bookmarkEnd w:id="556"/>
      <w:bookmarkEnd w:id="561"/>
      <w:bookmarkEnd w:id="562"/>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63" w:name="_Toc57656166"/>
      <w:r w:rsidRPr="00903DBA">
        <w:t>The Language</w:t>
      </w:r>
      <w:bookmarkEnd w:id="563"/>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64" w:name="_Toc57656167"/>
      <w:r w:rsidRPr="00903DBA">
        <w:lastRenderedPageBreak/>
        <w:t>The Grammar</w:t>
      </w:r>
      <w:bookmarkEnd w:id="564"/>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65" w:name="_Toc57656168"/>
      <w:proofErr w:type="spellStart"/>
      <w:r w:rsidRPr="00903DBA">
        <w:t>GPPG</w:t>
      </w:r>
      <w:bookmarkEnd w:id="565"/>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66"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67" w:name="_Toc57656169"/>
      <w:proofErr w:type="spellStart"/>
      <w:r w:rsidRPr="00903DBA">
        <w:lastRenderedPageBreak/>
        <w:t>JPlex</w:t>
      </w:r>
      <w:bookmarkEnd w:id="566"/>
      <w:bookmarkEnd w:id="567"/>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68" w:name="_Toc57656170"/>
      <w:r w:rsidRPr="00903DBA">
        <w:t>Main</w:t>
      </w:r>
      <w:bookmarkEnd w:id="568"/>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69" w:name="_Toc57656171"/>
      <w:r w:rsidRPr="00903DBA">
        <w:rPr>
          <w:lang w:val="en-US"/>
        </w:rPr>
        <w:lastRenderedPageBreak/>
        <w:t>Auxiliary Classes</w:t>
      </w:r>
      <w:bookmarkEnd w:id="569"/>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70" w:name="_Toc57656172"/>
      <w:r w:rsidRPr="00903DBA">
        <w:t>Error Handling</w:t>
      </w:r>
      <w:bookmarkEnd w:id="570"/>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71" w:name="_Toc57656173"/>
      <w:r w:rsidRPr="00903DBA">
        <w:t>Container Classes</w:t>
      </w:r>
      <w:bookmarkEnd w:id="571"/>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72" w:name="_Toc57656174"/>
      <w:r w:rsidRPr="00903DBA">
        <w:t>Ordered Pair</w:t>
      </w:r>
      <w:bookmarkEnd w:id="572"/>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73" w:name="_Toc57656175"/>
      <w:r w:rsidRPr="00903DBA">
        <w:t>Graph</w:t>
      </w:r>
      <w:bookmarkEnd w:id="573"/>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74" w:name="_Toc57656176"/>
      <w:r w:rsidRPr="00903DBA">
        <w:t>Addition and Removal of Vertices and Edges</w:t>
      </w:r>
      <w:bookmarkEnd w:id="574"/>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75" w:name="_Toc57656177"/>
      <w:r w:rsidRPr="00903DBA">
        <w:t>Graph Partition</w:t>
      </w:r>
      <w:bookmarkEnd w:id="575"/>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76" w:name="_Toc32312748"/>
      <w:bookmarkStart w:id="577" w:name="_Toc128724229"/>
      <w:bookmarkStart w:id="578" w:name="_Toc323656800"/>
      <w:bookmarkStart w:id="579" w:name="_Toc324085682"/>
      <w:bookmarkStart w:id="580" w:name="_Ref324113434"/>
      <w:bookmarkStart w:id="581" w:name="_Toc324680324"/>
      <w:bookmarkStart w:id="582" w:name="_Toc57656178"/>
      <w:bookmarkStart w:id="583" w:name="_Ref57658095"/>
      <w:r w:rsidRPr="00903DBA">
        <w:rPr>
          <w:lang w:val="en-US"/>
        </w:rPr>
        <w:lastRenderedPageBreak/>
        <w:t>The ASCII Table</w:t>
      </w:r>
      <w:bookmarkEnd w:id="576"/>
      <w:bookmarkEnd w:id="577"/>
      <w:bookmarkEnd w:id="578"/>
      <w:bookmarkEnd w:id="579"/>
      <w:bookmarkEnd w:id="580"/>
      <w:bookmarkEnd w:id="581"/>
      <w:bookmarkEnd w:id="582"/>
      <w:bookmarkEnd w:id="583"/>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r w:rsidRPr="00903DBA">
              <w:rPr>
                <w:i/>
                <w:snapToGrid w:val="0"/>
              </w:rPr>
              <w:t>ht</w:t>
            </w:r>
            <w:proofErr w:type="spellEnd"/>
            <w:r w:rsidRPr="00903DBA">
              <w:rPr>
                <w:i/>
                <w:snapToGrid w:val="0"/>
              </w:rPr>
              <w:t xml:space="preserve">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r w:rsidRPr="00903DBA">
              <w:rPr>
                <w:i/>
                <w:snapToGrid w:val="0"/>
              </w:rPr>
              <w:t>lf</w:t>
            </w:r>
            <w:proofErr w:type="spellEnd"/>
            <w:r w:rsidRPr="00903DBA">
              <w:rPr>
                <w:i/>
                <w:snapToGrid w:val="0"/>
              </w:rPr>
              <w:t xml:space="preserve">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r w:rsidRPr="00903DBA">
              <w:rPr>
                <w:i/>
                <w:snapToGrid w:val="0"/>
              </w:rPr>
              <w:t>cr</w:t>
            </w:r>
            <w:proofErr w:type="spellEnd"/>
            <w:r w:rsidRPr="00903DBA">
              <w:rPr>
                <w:i/>
                <w:snapToGrid w:val="0"/>
              </w:rPr>
              <w:t xml:space="preserve">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84" w:name="_Toc57656179"/>
      <w:r w:rsidRPr="00903DBA">
        <w:rPr>
          <w:lang w:val="en-US"/>
        </w:rPr>
        <w:lastRenderedPageBreak/>
        <w:t>A</w:t>
      </w:r>
      <w:r w:rsidR="00281D34" w:rsidRPr="00903DBA">
        <w:rPr>
          <w:lang w:val="en-US"/>
        </w:rPr>
        <w:t xml:space="preserve"> Crash Course in C</w:t>
      </w:r>
      <w:bookmarkEnd w:id="584"/>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85" w:name="_Toc320485572"/>
      <w:bookmarkStart w:id="586" w:name="_Toc323656681"/>
      <w:bookmarkStart w:id="587" w:name="_Toc324085419"/>
      <w:bookmarkStart w:id="588" w:name="_Toc383781071"/>
      <w:bookmarkStart w:id="589" w:name="_Toc57656180"/>
      <w:r w:rsidRPr="00903DBA">
        <w:t>The Compiler and the Linker</w:t>
      </w:r>
      <w:bookmarkEnd w:id="585"/>
      <w:bookmarkEnd w:id="586"/>
      <w:bookmarkEnd w:id="587"/>
      <w:bookmarkEnd w:id="588"/>
      <w:bookmarkEnd w:id="589"/>
    </w:p>
    <w:p w14:paraId="4738AA08" w14:textId="77777777"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the </w:t>
      </w:r>
      <w:proofErr w:type="spellStart"/>
      <w:r w:rsidRPr="00903DBA">
        <w:t>the</w:t>
      </w:r>
      <w:proofErr w:type="spellEnd"/>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2429A0" w:rsidRPr="003F7CF1" w:rsidRDefault="002429A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2429A0" w:rsidRPr="003F7CF1" w:rsidRDefault="002429A0"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2429A0" w:rsidRPr="003F7CF1" w:rsidRDefault="002429A0"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2429A0" w:rsidRPr="003F7CF1" w:rsidRDefault="002429A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2429A0" w:rsidRPr="003F7CF1" w:rsidRDefault="002429A0"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2429A0" w:rsidRPr="003F7CF1" w:rsidRDefault="002429A0"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2429A0" w:rsidRPr="003F7CF1" w:rsidRDefault="002429A0"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2429A0" w:rsidRPr="003F7CF1" w:rsidRDefault="002429A0"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2429A0" w:rsidRPr="003F7CF1" w:rsidRDefault="002429A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2429A0" w:rsidRPr="003F7CF1" w:rsidRDefault="002429A0"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2429A0" w:rsidRPr="003F7CF1" w:rsidRDefault="002429A0"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2429A0" w:rsidRPr="003F7CF1" w:rsidRDefault="002429A0"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2429A0" w:rsidRPr="003F7CF1" w:rsidRDefault="002429A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2429A0" w:rsidRPr="003F7CF1" w:rsidRDefault="002429A0"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2429A0" w:rsidRPr="003F7CF1" w:rsidRDefault="002429A0"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2429A0" w:rsidRPr="003F7CF1" w:rsidRDefault="002429A0"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2429A0" w:rsidRPr="003F7CF1" w:rsidRDefault="002429A0"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2429A0" w:rsidRPr="003F7CF1" w:rsidRDefault="002429A0"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90" w:name="_Toc320485573"/>
      <w:bookmarkStart w:id="591" w:name="_Toc323656682"/>
      <w:bookmarkStart w:id="592" w:name="_Toc324085420"/>
      <w:bookmarkStart w:id="593" w:name="_Toc383781072"/>
      <w:bookmarkStart w:id="594" w:name="_Toc57656181"/>
      <w:r w:rsidRPr="00903DBA">
        <w:t>The Hello-World Program</w:t>
      </w:r>
      <w:bookmarkEnd w:id="590"/>
      <w:bookmarkEnd w:id="591"/>
      <w:bookmarkEnd w:id="592"/>
      <w:bookmarkEnd w:id="593"/>
      <w:bookmarkEnd w:id="594"/>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95" w:name="_Toc320485574"/>
      <w:bookmarkStart w:id="596" w:name="_Toc323656683"/>
      <w:bookmarkStart w:id="597" w:name="_Toc324085421"/>
      <w:bookmarkStart w:id="598" w:name="_Toc383781073"/>
      <w:bookmarkStart w:id="599" w:name="_Toc57656182"/>
      <w:r w:rsidRPr="00903DBA">
        <w:lastRenderedPageBreak/>
        <w:t>Comments</w:t>
      </w:r>
      <w:bookmarkEnd w:id="595"/>
      <w:bookmarkEnd w:id="596"/>
      <w:bookmarkEnd w:id="597"/>
      <w:bookmarkEnd w:id="598"/>
      <w:bookmarkEnd w:id="599"/>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600"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01" w:name="_Toc323656684"/>
      <w:bookmarkStart w:id="602" w:name="_Toc324085422"/>
      <w:bookmarkStart w:id="603" w:name="_Toc383781074"/>
      <w:bookmarkStart w:id="604" w:name="_Toc57656183"/>
      <w:r w:rsidRPr="00903DBA">
        <w:t>Types and Variables</w:t>
      </w:r>
      <w:bookmarkEnd w:id="600"/>
      <w:bookmarkEnd w:id="601"/>
      <w:bookmarkEnd w:id="602"/>
      <w:bookmarkEnd w:id="603"/>
      <w:bookmarkEnd w:id="604"/>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 w:name="_Toc320485576"/>
      <w:bookmarkStart w:id="606" w:name="_Toc323656685"/>
      <w:bookmarkStart w:id="607" w:name="_Toc324085423"/>
      <w:bookmarkStart w:id="608" w:name="_Toc383781075"/>
      <w:bookmarkStart w:id="609" w:name="_Ref383781525"/>
      <w:bookmarkStart w:id="610" w:name="_Toc57656184"/>
      <w:r w:rsidRPr="00903DBA">
        <w:t>Simple Types</w:t>
      </w:r>
      <w:bookmarkEnd w:id="605"/>
      <w:bookmarkEnd w:id="606"/>
      <w:bookmarkEnd w:id="607"/>
      <w:bookmarkEnd w:id="608"/>
      <w:bookmarkEnd w:id="609"/>
      <w:bookmarkEnd w:id="610"/>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0485577"/>
      <w:bookmarkStart w:id="612" w:name="_Toc323656686"/>
      <w:bookmarkStart w:id="613" w:name="_Toc324085424"/>
      <w:bookmarkStart w:id="614" w:name="_Toc383781076"/>
      <w:bookmarkStart w:id="615" w:name="_Toc57656185"/>
      <w:r w:rsidRPr="00903DBA">
        <w:t>Variables</w:t>
      </w:r>
      <w:bookmarkEnd w:id="611"/>
      <w:bookmarkEnd w:id="612"/>
      <w:bookmarkEnd w:id="613"/>
      <w:bookmarkEnd w:id="614"/>
      <w:bookmarkEnd w:id="615"/>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2429A0" w:rsidRPr="003F7CF1" w:rsidRDefault="002429A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2429A0" w:rsidRPr="003F7CF1" w:rsidRDefault="002429A0"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2429A0" w:rsidRPr="003F7CF1" w:rsidRDefault="002429A0"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2429A0" w:rsidRPr="003F7CF1" w:rsidRDefault="002429A0"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2429A0" w:rsidRPr="003F7CF1" w:rsidRDefault="002429A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2429A0" w:rsidRPr="003F7CF1" w:rsidRDefault="002429A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2429A0" w:rsidRPr="003F7CF1" w:rsidRDefault="002429A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2429A0" w:rsidRPr="003F7CF1" w:rsidRDefault="002429A0"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2429A0" w:rsidRPr="003F7CF1" w:rsidRDefault="002429A0"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2429A0" w:rsidRPr="003F7CF1" w:rsidRDefault="002429A0"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2429A0" w:rsidRPr="003F7CF1" w:rsidRDefault="002429A0"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2429A0" w:rsidRPr="003F7CF1" w:rsidRDefault="002429A0"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2429A0" w:rsidRPr="003F7CF1" w:rsidRDefault="002429A0"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2429A0" w:rsidRPr="003F7CF1" w:rsidRDefault="002429A0"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2429A0" w:rsidRPr="003F7CF1" w:rsidRDefault="002429A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78"/>
      <w:bookmarkStart w:id="617" w:name="_Toc323656687"/>
      <w:bookmarkStart w:id="618" w:name="_Toc324085425"/>
      <w:bookmarkStart w:id="619" w:name="_Toc383781077"/>
      <w:bookmarkStart w:id="620" w:name="_Toc57656186"/>
      <w:bookmarkStart w:id="621" w:name="_Toc320485579"/>
      <w:r w:rsidRPr="00903DBA">
        <w:t>Constants</w:t>
      </w:r>
      <w:bookmarkEnd w:id="616"/>
      <w:bookmarkEnd w:id="617"/>
      <w:bookmarkEnd w:id="618"/>
      <w:bookmarkEnd w:id="619"/>
      <w:bookmarkEnd w:id="620"/>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2" w:name="_Toc323656688"/>
      <w:bookmarkStart w:id="623" w:name="_Toc324085426"/>
      <w:bookmarkStart w:id="624" w:name="_Toc383781078"/>
      <w:bookmarkStart w:id="625" w:name="_Toc57656187"/>
      <w:r w:rsidRPr="00903DBA">
        <w:t>Output</w:t>
      </w:r>
      <w:bookmarkEnd w:id="621"/>
      <w:bookmarkEnd w:id="622"/>
      <w:bookmarkEnd w:id="623"/>
      <w:bookmarkEnd w:id="624"/>
      <w:bookmarkEnd w:id="625"/>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0"/>
      <w:bookmarkStart w:id="627" w:name="_Toc323656689"/>
      <w:bookmarkStart w:id="628" w:name="_Toc324085427"/>
      <w:bookmarkStart w:id="629" w:name="_Toc383781079"/>
      <w:bookmarkStart w:id="630" w:name="_Toc57656188"/>
      <w:r w:rsidRPr="00903DBA">
        <w:t>Input</w:t>
      </w:r>
      <w:bookmarkEnd w:id="626"/>
      <w:bookmarkEnd w:id="627"/>
      <w:bookmarkEnd w:id="628"/>
      <w:bookmarkEnd w:id="629"/>
      <w:bookmarkEnd w:id="630"/>
    </w:p>
    <w:p w14:paraId="299686DD" w14:textId="77777777" w:rsidR="00E80032" w:rsidRPr="00903DBA" w:rsidRDefault="00E80032" w:rsidP="00E65FE6">
      <w:pPr>
        <w:pStyle w:val="CodeHeader"/>
      </w:pPr>
      <w:r w:rsidRPr="00903DBA">
        <w:t xml:space="preserve">The standard functions for input is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3EF3B6E3"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31"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32"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3656690"/>
      <w:bookmarkStart w:id="634" w:name="_Toc324085428"/>
      <w:bookmarkStart w:id="635" w:name="_Toc383781080"/>
      <w:bookmarkStart w:id="636" w:name="_Toc57656189"/>
      <w:r w:rsidRPr="00903DBA">
        <w:t>Enumerations</w:t>
      </w:r>
      <w:bookmarkEnd w:id="631"/>
      <w:bookmarkEnd w:id="633"/>
      <w:bookmarkEnd w:id="634"/>
      <w:bookmarkEnd w:id="635"/>
      <w:bookmarkEnd w:id="636"/>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82"/>
      <w:bookmarkStart w:id="638" w:name="_Toc323656691"/>
      <w:bookmarkStart w:id="639" w:name="_Toc324085429"/>
      <w:bookmarkStart w:id="640" w:name="_Toc383781081"/>
      <w:bookmarkStart w:id="641" w:name="_Toc57656190"/>
      <w:r w:rsidRPr="00903DBA">
        <w:lastRenderedPageBreak/>
        <w:t>Arrays</w:t>
      </w:r>
      <w:bookmarkEnd w:id="637"/>
      <w:bookmarkEnd w:id="638"/>
      <w:bookmarkEnd w:id="639"/>
      <w:bookmarkEnd w:id="640"/>
      <w:bookmarkEnd w:id="641"/>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2429A0" w:rsidRPr="003F7CF1" w:rsidRDefault="002429A0"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2429A0" w:rsidRPr="003F7CF1" w:rsidRDefault="002429A0"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2429A0" w:rsidRPr="003F7CF1" w:rsidRDefault="002429A0"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2429A0" w:rsidRPr="003F7CF1" w:rsidRDefault="002429A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2429A0" w:rsidRPr="003F7CF1" w:rsidRDefault="002429A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2429A0" w:rsidRPr="003F7CF1" w:rsidRDefault="002429A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2429A0" w:rsidRPr="003F7CF1" w:rsidRDefault="002429A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2429A0" w:rsidRPr="003F7CF1" w:rsidRDefault="002429A0"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2429A0" w:rsidRPr="003F7CF1" w:rsidRDefault="002429A0"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2429A0" w:rsidRPr="003F7CF1" w:rsidRDefault="002429A0"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2429A0" w:rsidRPr="003F7CF1" w:rsidRDefault="002429A0"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2429A0" w:rsidRPr="003F7CF1" w:rsidRDefault="002429A0"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2429A0" w:rsidRPr="003F7CF1" w:rsidRDefault="002429A0"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2429A0" w:rsidRPr="003F7CF1" w:rsidRDefault="002429A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2429A0" w:rsidRPr="003F7CF1" w:rsidRDefault="002429A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2429A0" w:rsidRPr="003F7CF1" w:rsidRDefault="002429A0"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2429A0" w:rsidRPr="003F7CF1" w:rsidRDefault="002429A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2429A0" w:rsidRPr="003F7CF1" w:rsidRDefault="002429A0"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2429A0" w:rsidRPr="003F7CF1" w:rsidRDefault="002429A0"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2429A0" w:rsidRPr="003F7CF1" w:rsidRDefault="002429A0"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2429A0" w:rsidRPr="003F7CF1" w:rsidRDefault="002429A0"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2429A0" w:rsidRPr="003F7CF1" w:rsidRDefault="002429A0"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2429A0" w:rsidRPr="003F7CF1" w:rsidRDefault="002429A0"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2429A0" w:rsidRPr="003F7CF1" w:rsidRDefault="002429A0"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2429A0" w:rsidRPr="003F7CF1" w:rsidRDefault="002429A0"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2429A0" w:rsidRPr="003F7CF1" w:rsidRDefault="002429A0"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2429A0" w:rsidRPr="003F7CF1" w:rsidRDefault="002429A0"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2429A0" w:rsidRPr="003F7CF1" w:rsidRDefault="002429A0"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2429A0" w:rsidRPr="003F7CF1" w:rsidRDefault="002429A0"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2429A0" w:rsidRPr="003F7CF1" w:rsidRDefault="002429A0"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2429A0" w:rsidRPr="003F7CF1" w:rsidRDefault="002429A0"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2429A0" w:rsidRPr="003F7CF1" w:rsidRDefault="002429A0"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2429A0" w:rsidRPr="003F7CF1" w:rsidRDefault="002429A0"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2429A0" w:rsidRPr="003F7CF1" w:rsidRDefault="002429A0"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2429A0" w:rsidRPr="003F7CF1" w:rsidRDefault="002429A0"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2429A0" w:rsidRPr="003F7CF1" w:rsidRDefault="002429A0"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2429A0" w:rsidRPr="003F7CF1" w:rsidRDefault="002429A0"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2429A0" w:rsidRPr="003F7CF1" w:rsidRDefault="002429A0"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2429A0" w:rsidRPr="003F7CF1" w:rsidRDefault="002429A0"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2429A0" w:rsidRPr="003F7CF1" w:rsidRDefault="002429A0"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2429A0" w:rsidRPr="003F7CF1" w:rsidRDefault="002429A0"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2429A0" w:rsidRPr="003F7CF1" w:rsidRDefault="002429A0"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2429A0" w:rsidRPr="003F7CF1" w:rsidRDefault="002429A0"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2429A0" w:rsidRPr="003F7CF1" w:rsidRDefault="002429A0"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2429A0" w:rsidRPr="003F7CF1" w:rsidRDefault="002429A0"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2429A0" w:rsidRPr="003F7CF1" w:rsidRDefault="002429A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2429A0" w:rsidRPr="003F7CF1" w:rsidRDefault="002429A0"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2429A0" w:rsidRPr="003F7CF1" w:rsidRDefault="002429A0"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2429A0" w:rsidRPr="003F7CF1" w:rsidRDefault="002429A0"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2429A0" w:rsidRPr="003F7CF1" w:rsidRDefault="002429A0"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2429A0" w:rsidRPr="003F7CF1" w:rsidRDefault="002429A0"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2429A0" w:rsidRPr="003F7CF1" w:rsidRDefault="002429A0"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2429A0" w:rsidRPr="003F7CF1" w:rsidRDefault="002429A0"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2429A0" w:rsidRPr="003F7CF1" w:rsidRDefault="002429A0"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2429A0" w:rsidRPr="003F7CF1" w:rsidRDefault="002429A0"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2429A0" w:rsidRPr="003F7CF1" w:rsidRDefault="002429A0"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2" w:name="_Toc320485583"/>
      <w:bookmarkStart w:id="643" w:name="_Toc323656692"/>
      <w:bookmarkStart w:id="644" w:name="_Toc324085430"/>
      <w:bookmarkStart w:id="645" w:name="_Toc383781082"/>
      <w:bookmarkStart w:id="646" w:name="_Toc57656191"/>
      <w:r w:rsidRPr="00903DBA">
        <w:t>Characters and Strings</w:t>
      </w:r>
      <w:bookmarkEnd w:id="642"/>
      <w:bookmarkEnd w:id="643"/>
      <w:bookmarkEnd w:id="644"/>
      <w:bookmarkEnd w:id="645"/>
      <w:bookmarkEnd w:id="646"/>
    </w:p>
    <w:p w14:paraId="15688872" w14:textId="1709F425"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2429A0" w:rsidRPr="003F7CF1" w:rsidRDefault="002429A0"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2429A0" w:rsidRPr="003F7CF1" w:rsidRDefault="002429A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2429A0" w:rsidRPr="003F7CF1" w:rsidRDefault="002429A0"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2429A0" w:rsidRPr="003F7CF1" w:rsidRDefault="002429A0"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2429A0" w:rsidRPr="003F7CF1" w:rsidRDefault="002429A0"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2429A0" w:rsidRPr="003F7CF1" w:rsidRDefault="002429A0"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2429A0" w:rsidRPr="003F7CF1" w:rsidRDefault="002429A0"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2429A0" w:rsidRPr="003F7CF1" w:rsidRDefault="002429A0"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3656693"/>
      <w:bookmarkStart w:id="648" w:name="_Toc324085431"/>
      <w:bookmarkStart w:id="649" w:name="_Toc383781083"/>
      <w:bookmarkStart w:id="650" w:name="_Toc57656192"/>
      <w:r w:rsidRPr="00903DBA">
        <w:lastRenderedPageBreak/>
        <w:t>The ASCII Table</w:t>
      </w:r>
      <w:bookmarkEnd w:id="647"/>
      <w:bookmarkEnd w:id="648"/>
      <w:bookmarkEnd w:id="649"/>
      <w:bookmarkEnd w:id="650"/>
    </w:p>
    <w:p w14:paraId="3B8A786D" w14:textId="10B8EE2E"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Cs/>
        </w:rPr>
        <w:t>Fel</w:t>
      </w:r>
      <w:proofErr w:type="spellEnd"/>
      <w:r w:rsidR="005F7BC3" w:rsidRPr="00903DBA">
        <w:rPr>
          <w:bCs/>
        </w:rPr>
        <w:t xml:space="preserve">! </w:t>
      </w:r>
      <w:proofErr w:type="spellStart"/>
      <w:r w:rsidR="005F7BC3" w:rsidRPr="00903DBA">
        <w:rPr>
          <w:bCs/>
        </w:rPr>
        <w:t>Hittar</w:t>
      </w:r>
      <w:proofErr w:type="spellEnd"/>
      <w:r w:rsidR="005F7BC3" w:rsidRPr="00903DBA">
        <w:rPr>
          <w:bCs/>
        </w:rPr>
        <w:t xml:space="preserve"> </w:t>
      </w:r>
      <w:proofErr w:type="spellStart"/>
      <w:r w:rsidR="005F7BC3" w:rsidRPr="00903DBA">
        <w:rPr>
          <w:bCs/>
        </w:rPr>
        <w:t>inte</w:t>
      </w:r>
      <w:proofErr w:type="spellEnd"/>
      <w:r w:rsidR="005F7BC3" w:rsidRPr="00903DBA">
        <w:rPr>
          <w:bCs/>
        </w:rPr>
        <w:t xml:space="preserve"> </w:t>
      </w:r>
      <w:proofErr w:type="spellStart"/>
      <w:r w:rsidR="005F7BC3" w:rsidRPr="00903DBA">
        <w:rPr>
          <w:bCs/>
        </w:rPr>
        <w:t>referenskälla</w:t>
      </w:r>
      <w:proofErr w:type="spellEnd"/>
      <w:r w:rsidR="005F7BC3" w:rsidRPr="00903DBA">
        <w:rPr>
          <w:bCs/>
        </w:rPr>
        <w:t>.</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1" w:name="_Toc320485584"/>
      <w:bookmarkStart w:id="652" w:name="_Toc323656694"/>
      <w:bookmarkStart w:id="653" w:name="_Toc324085432"/>
      <w:bookmarkStart w:id="654" w:name="_Ref383780778"/>
      <w:bookmarkStart w:id="655" w:name="_Toc383781084"/>
      <w:bookmarkStart w:id="656" w:name="_Toc57656193"/>
      <w:r w:rsidRPr="00903DBA">
        <w:t>Pointers</w:t>
      </w:r>
      <w:bookmarkEnd w:id="651"/>
      <w:bookmarkEnd w:id="652"/>
      <w:bookmarkEnd w:id="653"/>
      <w:bookmarkEnd w:id="654"/>
      <w:bookmarkEnd w:id="655"/>
      <w:bookmarkEnd w:id="656"/>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2429A0" w:rsidRPr="003F7CF1" w:rsidRDefault="002429A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2429A0" w:rsidRPr="003F7CF1" w:rsidRDefault="002429A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2429A0" w:rsidRPr="003F7CF1" w:rsidRDefault="002429A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2429A0" w:rsidRPr="003F7CF1" w:rsidRDefault="002429A0"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2429A0" w:rsidRPr="003F7CF1" w:rsidRDefault="002429A0"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2429A0" w:rsidRPr="003F7CF1" w:rsidRDefault="002429A0"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2429A0" w:rsidRPr="003F7CF1" w:rsidRDefault="002429A0"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2429A0" w:rsidRPr="003F7CF1" w:rsidRDefault="002429A0"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2429A0" w:rsidRPr="003F7CF1" w:rsidRDefault="002429A0"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2429A0" w:rsidRPr="003F7CF1" w:rsidRDefault="002429A0"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2429A0" w:rsidRPr="003F7CF1" w:rsidRDefault="002429A0"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2429A0" w:rsidRPr="003F7CF1" w:rsidRDefault="002429A0"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2429A0" w:rsidRPr="003F7CF1" w:rsidRDefault="002429A0"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2429A0" w:rsidRPr="003F7CF1" w:rsidRDefault="002429A0"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2429A0" w:rsidRPr="003F7CF1" w:rsidRDefault="002429A0"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2429A0" w:rsidRPr="003F7CF1" w:rsidRDefault="002429A0"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2429A0" w:rsidRPr="003F7CF1" w:rsidRDefault="002429A0"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2429A0" w:rsidRPr="003F7CF1" w:rsidRDefault="002429A0"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2429A0" w:rsidRPr="003F7CF1" w:rsidRDefault="002429A0"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2429A0" w:rsidRPr="003F7CF1" w:rsidRDefault="002429A0"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85"/>
      <w:bookmarkStart w:id="658" w:name="_Toc323656695"/>
      <w:bookmarkStart w:id="659" w:name="_Toc324085433"/>
      <w:bookmarkStart w:id="660" w:name="_Toc383781085"/>
      <w:bookmarkStart w:id="661" w:name="_Toc57656194"/>
      <w:r w:rsidRPr="00903DBA">
        <w:t>Pointers and Dynamic Memory</w:t>
      </w:r>
      <w:bookmarkEnd w:id="657"/>
      <w:bookmarkEnd w:id="658"/>
      <w:bookmarkEnd w:id="659"/>
      <w:bookmarkEnd w:id="660"/>
      <w:bookmarkEnd w:id="661"/>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2429A0" w:rsidRPr="003F7CF1" w:rsidRDefault="002429A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2429A0" w:rsidRPr="003F7CF1" w:rsidRDefault="002429A0"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2429A0" w:rsidRPr="003F7CF1" w:rsidRDefault="002429A0"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2429A0" w:rsidRPr="003F7CF1" w:rsidRDefault="002429A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2429A0" w:rsidRPr="003F7CF1" w:rsidRDefault="002429A0"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2429A0" w:rsidRPr="003F7CF1" w:rsidRDefault="002429A0"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2429A0" w:rsidRPr="003F7CF1" w:rsidRDefault="002429A0"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2429A0" w:rsidRPr="003F7CF1" w:rsidRDefault="002429A0"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2429A0" w:rsidRPr="003F7CF1" w:rsidRDefault="002429A0"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2429A0" w:rsidRPr="003F7CF1" w:rsidRDefault="002429A0"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2429A0" w:rsidRPr="003F7CF1" w:rsidRDefault="002429A0"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2429A0" w:rsidRPr="003F7CF1" w:rsidRDefault="002429A0"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2429A0" w:rsidRPr="003F7CF1" w:rsidRDefault="002429A0"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2429A0" w:rsidRPr="003F7CF1" w:rsidRDefault="002429A0"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2429A0" w:rsidRPr="003F7CF1" w:rsidRDefault="002429A0"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2429A0" w:rsidRPr="003F7CF1" w:rsidRDefault="002429A0"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2429A0" w:rsidRPr="003F7CF1" w:rsidRDefault="002429A0"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2429A0" w:rsidRPr="003F7CF1" w:rsidRDefault="002429A0"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2429A0" w:rsidRPr="003F7CF1" w:rsidRDefault="002429A0"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2429A0" w:rsidRPr="003F7CF1" w:rsidRDefault="002429A0"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2429A0" w:rsidRPr="003F7CF1" w:rsidRDefault="002429A0"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2429A0" w:rsidRPr="003F7CF1" w:rsidRDefault="002429A0"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2429A0" w:rsidRPr="003F7CF1" w:rsidRDefault="002429A0"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2429A0" w:rsidRPr="003F7CF1" w:rsidRDefault="002429A0"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2429A0" w:rsidRPr="003F7CF1" w:rsidRDefault="002429A0"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2429A0" w:rsidRPr="003F7CF1" w:rsidRDefault="002429A0"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2429A0" w:rsidRPr="003F7CF1" w:rsidRDefault="002429A0"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2429A0" w:rsidRPr="003F7CF1" w:rsidRDefault="002429A0"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2429A0" w:rsidRPr="003F7CF1" w:rsidRDefault="002429A0"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2429A0" w:rsidRPr="003F7CF1" w:rsidRDefault="002429A0"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2429A0" w:rsidRPr="003F7CF1" w:rsidRDefault="002429A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2429A0" w:rsidRPr="003F7CF1" w:rsidRDefault="002429A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2429A0" w:rsidRPr="003F7CF1" w:rsidRDefault="002429A0"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2429A0" w:rsidRPr="003F7CF1" w:rsidRDefault="002429A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2429A0" w:rsidRPr="003F7CF1" w:rsidRDefault="002429A0"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2429A0" w:rsidRPr="003F7CF1" w:rsidRDefault="002429A0"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2429A0" w:rsidRPr="003F7CF1" w:rsidRDefault="002429A0"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2429A0" w:rsidRPr="003F7CF1" w:rsidRDefault="002429A0"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2429A0" w:rsidRPr="003F7CF1" w:rsidRDefault="002429A0"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2429A0" w:rsidRPr="003F7CF1" w:rsidRDefault="002429A0"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2429A0" w:rsidRPr="003F7CF1" w:rsidRDefault="002429A0"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2429A0" w:rsidRPr="003F7CF1" w:rsidRDefault="002429A0"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2429A0" w:rsidRPr="003F7CF1" w:rsidRDefault="002429A0"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2429A0" w:rsidRPr="003F7CF1" w:rsidRDefault="002429A0"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2429A0" w:rsidRPr="003F7CF1" w:rsidRDefault="002429A0"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2429A0" w:rsidRPr="003F7CF1" w:rsidRDefault="002429A0"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2429A0" w:rsidRPr="003F7CF1" w:rsidRDefault="002429A0"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2429A0" w:rsidRPr="003F7CF1" w:rsidRDefault="002429A0"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586"/>
      <w:bookmarkStart w:id="663" w:name="_Toc323656696"/>
      <w:bookmarkStart w:id="664" w:name="_Toc324085434"/>
      <w:bookmarkStart w:id="665" w:name="_Toc383781086"/>
      <w:bookmarkStart w:id="666" w:name="_Toc57656195"/>
      <w:r w:rsidRPr="00903DBA">
        <w:t>Defining our own types</w:t>
      </w:r>
      <w:bookmarkEnd w:id="662"/>
      <w:bookmarkEnd w:id="663"/>
      <w:bookmarkEnd w:id="664"/>
      <w:bookmarkEnd w:id="665"/>
      <w:bookmarkEnd w:id="666"/>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87"/>
      <w:bookmarkStart w:id="668" w:name="_Toc323656697"/>
      <w:bookmarkStart w:id="669" w:name="_Toc324085435"/>
      <w:bookmarkStart w:id="670" w:name="_Toc383781087"/>
      <w:bookmarkStart w:id="671" w:name="_Toc57656196"/>
      <w:r w:rsidRPr="00903DBA">
        <w:t>The Type Size</w:t>
      </w:r>
      <w:bookmarkEnd w:id="667"/>
      <w:bookmarkEnd w:id="668"/>
      <w:bookmarkEnd w:id="669"/>
      <w:bookmarkEnd w:id="670"/>
      <w:bookmarkEnd w:id="671"/>
    </w:p>
    <w:p w14:paraId="2A85A616" w14:textId="7C4815F2"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72"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73" w:name="_Toc320485588"/>
      <w:bookmarkStart w:id="674" w:name="_Toc323656698"/>
      <w:bookmarkStart w:id="675" w:name="_Toc324085436"/>
      <w:bookmarkStart w:id="676" w:name="_Toc383781088"/>
      <w:bookmarkStart w:id="677" w:name="_Toc57656197"/>
      <w:r w:rsidRPr="00903DBA">
        <w:t>Expressions and Operators</w:t>
      </w:r>
      <w:bookmarkEnd w:id="673"/>
      <w:bookmarkEnd w:id="674"/>
      <w:bookmarkEnd w:id="675"/>
      <w:bookmarkEnd w:id="676"/>
      <w:bookmarkEnd w:id="677"/>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2429A0" w:rsidRPr="003F7CF1" w:rsidRDefault="002429A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6682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2429A0" w:rsidRPr="003F7CF1" w:rsidRDefault="002429A0"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2429A0" w:rsidRPr="003F7CF1" w:rsidRDefault="002429A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2429A0" w:rsidRPr="003F7CF1" w:rsidRDefault="002429A0"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2429A0" w:rsidRPr="003F7CF1" w:rsidRDefault="002429A0"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36682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2429A0" w:rsidRPr="003F7CF1" w:rsidRDefault="002429A0"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2429A0" w:rsidRPr="003F7CF1" w:rsidRDefault="002429A0"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2429A0" w:rsidRPr="003F7CF1" w:rsidRDefault="002429A0"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8" w:name="_Toc320485589"/>
      <w:bookmarkStart w:id="679" w:name="_Toc323656699"/>
      <w:bookmarkStart w:id="680" w:name="_Toc324085437"/>
      <w:bookmarkStart w:id="681" w:name="_Toc383781089"/>
      <w:bookmarkStart w:id="682" w:name="_Toc57656198"/>
      <w:r w:rsidRPr="00903DBA">
        <w:t>Arithmetic Operators</w:t>
      </w:r>
      <w:bookmarkEnd w:id="678"/>
      <w:bookmarkEnd w:id="679"/>
      <w:bookmarkEnd w:id="680"/>
      <w:bookmarkEnd w:id="681"/>
      <w:bookmarkEnd w:id="682"/>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3" w:name="_Toc320485590"/>
      <w:bookmarkStart w:id="684" w:name="_Toc323656700"/>
      <w:bookmarkStart w:id="685" w:name="_Toc324085438"/>
      <w:bookmarkStart w:id="686" w:name="_Toc383781090"/>
      <w:bookmarkStart w:id="687" w:name="_Toc57656199"/>
      <w:r w:rsidRPr="00903DBA">
        <w:rPr>
          <w:rStyle w:val="Italic"/>
          <w:i w:val="0"/>
        </w:rPr>
        <w:t>Pointer Arithmetic</w:t>
      </w:r>
      <w:bookmarkEnd w:id="683"/>
      <w:bookmarkEnd w:id="684"/>
      <w:bookmarkEnd w:id="685"/>
      <w:bookmarkEnd w:id="686"/>
      <w:bookmarkEnd w:id="687"/>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2429A0" w:rsidRPr="003F7CF1" w:rsidRDefault="002429A0"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2429A0" w:rsidRPr="003F7CF1" w:rsidRDefault="002429A0"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2429A0" w:rsidRPr="003F7CF1" w:rsidRDefault="002429A0"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2429A0" w:rsidRPr="003F7CF1" w:rsidRDefault="002429A0"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2429A0" w:rsidRPr="003F7CF1" w:rsidRDefault="002429A0"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2429A0" w:rsidRPr="003F7CF1" w:rsidRDefault="002429A0"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2429A0" w:rsidRPr="003F7CF1" w:rsidRDefault="002429A0"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2429A0" w:rsidRPr="003F7CF1" w:rsidRDefault="002429A0"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2429A0" w:rsidRPr="003F7CF1" w:rsidRDefault="002429A0"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2429A0" w:rsidRPr="003F7CF1" w:rsidRDefault="002429A0"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2429A0" w:rsidRPr="003F7CF1" w:rsidRDefault="002429A0"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2429A0" w:rsidRPr="003F7CF1" w:rsidRDefault="002429A0"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2429A0" w:rsidRPr="003F7CF1" w:rsidRDefault="002429A0"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2429A0" w:rsidRPr="003F7CF1" w:rsidRDefault="002429A0"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2429A0" w:rsidRPr="003F7CF1" w:rsidRDefault="002429A0"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2429A0" w:rsidRPr="003F7CF1" w:rsidRDefault="002429A0"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2429A0" w:rsidRPr="003F7CF1" w:rsidRDefault="002429A0"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2429A0" w:rsidRPr="003F7CF1" w:rsidRDefault="002429A0"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2429A0" w:rsidRPr="003F7CF1" w:rsidRDefault="002429A0"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8" w:name="_Toc320485591"/>
      <w:bookmarkStart w:id="689" w:name="_Toc323656701"/>
      <w:bookmarkStart w:id="690" w:name="_Toc324085439"/>
      <w:bookmarkStart w:id="691" w:name="_Toc383781091"/>
      <w:bookmarkStart w:id="692" w:name="_Toc57656200"/>
      <w:r w:rsidRPr="00903DBA">
        <w:lastRenderedPageBreak/>
        <w:t>Increment and decrement</w:t>
      </w:r>
      <w:bookmarkEnd w:id="688"/>
      <w:bookmarkEnd w:id="689"/>
      <w:bookmarkEnd w:id="690"/>
      <w:bookmarkEnd w:id="691"/>
      <w:bookmarkEnd w:id="692"/>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3" w:name="_Toc320485592"/>
      <w:bookmarkStart w:id="694" w:name="_Toc323656702"/>
      <w:bookmarkStart w:id="695" w:name="_Toc324085440"/>
      <w:bookmarkStart w:id="696" w:name="_Toc383781092"/>
      <w:bookmarkStart w:id="697" w:name="_Toc57656201"/>
      <w:r w:rsidRPr="00903DBA">
        <w:t>Relational Operators</w:t>
      </w:r>
      <w:bookmarkEnd w:id="693"/>
      <w:bookmarkEnd w:id="694"/>
      <w:bookmarkEnd w:id="695"/>
      <w:bookmarkEnd w:id="696"/>
      <w:bookmarkEnd w:id="697"/>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8" w:name="_Toc320485593"/>
      <w:bookmarkStart w:id="699" w:name="_Toc323656703"/>
      <w:bookmarkStart w:id="700" w:name="_Toc324085441"/>
      <w:bookmarkStart w:id="701" w:name="_Toc383781093"/>
      <w:bookmarkStart w:id="702" w:name="_Toc57656202"/>
      <w:r w:rsidRPr="00903DBA">
        <w:t>Logical Operators</w:t>
      </w:r>
      <w:bookmarkEnd w:id="698"/>
      <w:bookmarkEnd w:id="699"/>
      <w:bookmarkEnd w:id="700"/>
      <w:bookmarkEnd w:id="701"/>
      <w:bookmarkEnd w:id="702"/>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65FE6">
        <w:t>i</w:t>
      </w:r>
      <w:proofErr w:type="spellEnd"/>
      <w:r w:rsidRPr="00E65FE6">
        <w:t xml:space="preserve">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3" w:name="_Toc320485594"/>
      <w:bookmarkStart w:id="704" w:name="_Toc323656704"/>
      <w:bookmarkStart w:id="705" w:name="_Toc324085442"/>
      <w:bookmarkStart w:id="706" w:name="_Toc383781094"/>
      <w:bookmarkStart w:id="707" w:name="_Toc57656203"/>
      <w:r w:rsidRPr="00903DBA">
        <w:t>Bitwise Operators</w:t>
      </w:r>
      <w:bookmarkEnd w:id="703"/>
      <w:bookmarkEnd w:id="704"/>
      <w:bookmarkEnd w:id="705"/>
      <w:bookmarkEnd w:id="706"/>
      <w:bookmarkEnd w:id="707"/>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366823"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366824"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8" w:name="_Toc320485595"/>
      <w:bookmarkStart w:id="709" w:name="_Toc323656705"/>
      <w:bookmarkStart w:id="710" w:name="_Toc324085443"/>
      <w:bookmarkStart w:id="711" w:name="_Toc383781095"/>
      <w:bookmarkStart w:id="712" w:name="_Toc57656204"/>
      <w:r w:rsidRPr="00903DBA">
        <w:t>Assignment</w:t>
      </w:r>
      <w:bookmarkEnd w:id="708"/>
      <w:bookmarkEnd w:id="709"/>
      <w:bookmarkEnd w:id="710"/>
      <w:bookmarkEnd w:id="711"/>
      <w:bookmarkEnd w:id="712"/>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3" w:name="_Toc320485596"/>
      <w:bookmarkStart w:id="714" w:name="_Toc323656706"/>
      <w:bookmarkStart w:id="715" w:name="_Toc324085444"/>
      <w:bookmarkStart w:id="716" w:name="_Toc383781096"/>
      <w:bookmarkStart w:id="717" w:name="_Toc57656205"/>
      <w:r w:rsidRPr="00903DBA">
        <w:t>The Condition Operator</w:t>
      </w:r>
      <w:bookmarkEnd w:id="713"/>
      <w:bookmarkEnd w:id="714"/>
      <w:bookmarkEnd w:id="715"/>
      <w:bookmarkEnd w:id="716"/>
      <w:bookmarkEnd w:id="717"/>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8" w:name="_Toc320485597"/>
      <w:bookmarkStart w:id="719" w:name="_Toc323656707"/>
      <w:bookmarkStart w:id="720" w:name="_Toc324085445"/>
      <w:bookmarkStart w:id="721" w:name="_Toc383781097"/>
      <w:bookmarkStart w:id="722" w:name="_Toc57656206"/>
      <w:r w:rsidRPr="00903DBA">
        <w:t>Precedence and Associatively</w:t>
      </w:r>
      <w:bookmarkEnd w:id="718"/>
      <w:bookmarkEnd w:id="719"/>
      <w:bookmarkEnd w:id="720"/>
      <w:bookmarkEnd w:id="721"/>
      <w:bookmarkEnd w:id="722"/>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23" w:name="_Toc320485598"/>
      <w:bookmarkStart w:id="724" w:name="_Toc323656708"/>
      <w:bookmarkStart w:id="725" w:name="_Toc324085446"/>
      <w:bookmarkStart w:id="726" w:name="_Toc383781098"/>
      <w:bookmarkStart w:id="727" w:name="_Toc57656207"/>
      <w:r w:rsidRPr="00903DBA">
        <w:t>Statements</w:t>
      </w:r>
      <w:bookmarkEnd w:id="723"/>
      <w:bookmarkEnd w:id="724"/>
      <w:bookmarkEnd w:id="725"/>
      <w:bookmarkEnd w:id="726"/>
      <w:bookmarkEnd w:id="727"/>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8" w:name="_Toc320485599"/>
      <w:bookmarkStart w:id="729" w:name="_Toc323656709"/>
      <w:bookmarkStart w:id="730" w:name="_Toc324085447"/>
      <w:bookmarkStart w:id="731" w:name="_Toc383781099"/>
      <w:bookmarkStart w:id="732" w:name="_Toc57656208"/>
      <w:r w:rsidRPr="00903DBA">
        <w:t>Selection statements</w:t>
      </w:r>
      <w:bookmarkEnd w:id="728"/>
      <w:bookmarkEnd w:id="729"/>
      <w:bookmarkEnd w:id="730"/>
      <w:bookmarkEnd w:id="731"/>
      <w:bookmarkEnd w:id="732"/>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r w:rsidRPr="00903DBA">
        <w:t>one.fexacltly</w:t>
      </w:r>
      <w:proofErr w:type="spell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3" w:name="_Toc320485600"/>
      <w:bookmarkStart w:id="734" w:name="_Toc323656710"/>
      <w:bookmarkStart w:id="735" w:name="_Toc324085448"/>
      <w:bookmarkStart w:id="736" w:name="_Toc383781100"/>
      <w:bookmarkStart w:id="737" w:name="_Toc57656209"/>
      <w:r w:rsidRPr="00903DBA">
        <w:t>Iteration statements</w:t>
      </w:r>
      <w:bookmarkEnd w:id="733"/>
      <w:bookmarkEnd w:id="734"/>
      <w:bookmarkEnd w:id="735"/>
      <w:bookmarkEnd w:id="736"/>
      <w:bookmarkEnd w:id="737"/>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43A73282"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proofErr w:type="spellStart"/>
      <w:r w:rsidRPr="00903DBA">
        <w:t>inf</w:t>
      </w:r>
      <w:r w:rsidR="002F35C1" w:rsidRPr="00903DBA">
        <w:t>initializer</w:t>
      </w:r>
      <w:r w:rsidRPr="00903DBA">
        <w:t>e</w:t>
      </w:r>
      <w:proofErr w:type="spellEnd"/>
      <w:r w:rsidRPr="00903DBA">
        <w:t xml:space="preserve"> 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20F825B1"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Pr="00903DBA">
        <w:t>inf</w:t>
      </w:r>
      <w:r w:rsidR="002F35C1" w:rsidRPr="00903DBA">
        <w:t>initializer</w:t>
      </w:r>
      <w:r w:rsidRPr="00903DBA">
        <w:t>e</w:t>
      </w:r>
      <w:proofErr w:type="spellEnd"/>
      <w:r w:rsidRPr="00903DBA">
        <w:t xml:space="preserve"> 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8" w:name="_Toc320485601"/>
      <w:bookmarkStart w:id="739" w:name="_Toc323656711"/>
      <w:bookmarkStart w:id="740" w:name="_Toc324085449"/>
      <w:bookmarkStart w:id="741" w:name="_Toc383781101"/>
      <w:bookmarkStart w:id="742" w:name="_Toc57656210"/>
      <w:r w:rsidRPr="00903DBA">
        <w:t>Jump statements</w:t>
      </w:r>
      <w:bookmarkEnd w:id="738"/>
      <w:bookmarkEnd w:id="739"/>
      <w:bookmarkEnd w:id="740"/>
      <w:bookmarkEnd w:id="741"/>
      <w:bookmarkEnd w:id="742"/>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3" w:name="_Toc320485602"/>
      <w:bookmarkStart w:id="744" w:name="_Toc323656712"/>
      <w:bookmarkStart w:id="745" w:name="_Toc324085450"/>
      <w:bookmarkStart w:id="746" w:name="_Toc383781102"/>
      <w:bookmarkStart w:id="747" w:name="_Toc57656211"/>
      <w:r w:rsidRPr="00903DBA">
        <w:t>Expression statements</w:t>
      </w:r>
      <w:bookmarkEnd w:id="743"/>
      <w:bookmarkEnd w:id="744"/>
      <w:bookmarkEnd w:id="745"/>
      <w:bookmarkEnd w:id="746"/>
      <w:bookmarkEnd w:id="747"/>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8" w:name="_Toc323656713"/>
      <w:bookmarkStart w:id="749" w:name="_Toc324085451"/>
      <w:bookmarkStart w:id="750" w:name="_Toc383781103"/>
      <w:bookmarkStart w:id="751" w:name="_Toc57656212"/>
      <w:r w:rsidRPr="00903DBA">
        <w:t>Volatile</w:t>
      </w:r>
      <w:bookmarkEnd w:id="748"/>
      <w:bookmarkEnd w:id="749"/>
      <w:bookmarkEnd w:id="750"/>
      <w:bookmarkEnd w:id="751"/>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52"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53" w:author="Stefan Björnander" w:date="2012-05-06T21:16:00Z">
          <w:pPr>
            <w:pStyle w:val="CommandLine"/>
          </w:pPr>
        </w:pPrChange>
      </w:pPr>
    </w:p>
    <w:p w14:paraId="0D44E5CA" w14:textId="77777777" w:rsidR="00E80032" w:rsidRPr="00903DBA" w:rsidRDefault="00E80032">
      <w:pPr>
        <w:pStyle w:val="Code"/>
        <w:pPrChange w:id="754" w:author="Stefan Björnander" w:date="2012-05-06T21:16:00Z">
          <w:pPr>
            <w:pStyle w:val="CommandLine"/>
          </w:pPr>
        </w:pPrChange>
      </w:pPr>
      <w:r w:rsidRPr="00903DBA">
        <w:rPr>
          <w:rFonts w:eastAsia="Times New Roman"/>
          <w:noProof w:val="0"/>
          <w:color w:val="000000" w:themeColor="text1"/>
          <w:rPrChange w:id="755"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56"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57"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58" w:name="_Toc320485603"/>
      <w:bookmarkStart w:id="759" w:name="_Toc323656714"/>
      <w:bookmarkStart w:id="760" w:name="_Toc324085452"/>
      <w:bookmarkStart w:id="761" w:name="_Toc383781104"/>
      <w:bookmarkStart w:id="762" w:name="_Toc57656213"/>
      <w:r w:rsidRPr="00903DBA">
        <w:t>Functions</w:t>
      </w:r>
      <w:bookmarkEnd w:id="758"/>
      <w:bookmarkEnd w:id="759"/>
      <w:bookmarkEnd w:id="760"/>
      <w:bookmarkEnd w:id="761"/>
      <w:bookmarkEnd w:id="762"/>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2429A0" w:rsidRPr="003F7CF1" w:rsidRDefault="002429A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2429A0" w:rsidRPr="003F7CF1" w:rsidRDefault="002429A0"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2429A0" w:rsidRPr="003F7CF1" w:rsidRDefault="002429A0"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2429A0" w:rsidRPr="003F7CF1" w:rsidRDefault="002429A0"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2429A0" w:rsidRPr="003F7CF1" w:rsidRDefault="002429A0"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2429A0" w:rsidRPr="003F7CF1" w:rsidRDefault="002429A0"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2429A0" w:rsidRPr="003F7CF1" w:rsidRDefault="002429A0"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2429A0" w:rsidRPr="003F7CF1" w:rsidRDefault="002429A0"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2429A0" w:rsidRPr="003F7CF1" w:rsidRDefault="002429A0"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2429A0" w:rsidRPr="003F7CF1" w:rsidRDefault="002429A0"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2429A0" w:rsidRPr="003F7CF1" w:rsidRDefault="002429A0"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2429A0" w:rsidRPr="003F7CF1" w:rsidRDefault="002429A0"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63" w:name="_Toc320485604"/>
      <w:bookmarkStart w:id="764" w:name="_Toc323656715"/>
      <w:bookmarkStart w:id="765" w:name="_Toc324085453"/>
      <w:bookmarkStart w:id="766" w:name="_Toc383781105"/>
      <w:bookmarkStart w:id="767" w:name="_Toc57656214"/>
      <w:r w:rsidRPr="00903DBA">
        <w:t>Void Functions</w:t>
      </w:r>
      <w:bookmarkEnd w:id="763"/>
      <w:bookmarkEnd w:id="764"/>
      <w:bookmarkEnd w:id="765"/>
      <w:bookmarkEnd w:id="766"/>
      <w:bookmarkEnd w:id="767"/>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68" w:name="_Toc320485605"/>
      <w:bookmarkStart w:id="769" w:name="_Toc323656716"/>
      <w:bookmarkStart w:id="770" w:name="_Toc324085454"/>
      <w:bookmarkStart w:id="771" w:name="_Toc383781106"/>
      <w:bookmarkStart w:id="772" w:name="_Toc57656215"/>
      <w:r w:rsidRPr="00903DBA">
        <w:t>Local and global variables</w:t>
      </w:r>
      <w:bookmarkEnd w:id="768"/>
      <w:bookmarkEnd w:id="769"/>
      <w:bookmarkEnd w:id="770"/>
      <w:bookmarkEnd w:id="771"/>
      <w:bookmarkEnd w:id="772"/>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73" w:name="_Toc323656717"/>
      <w:bookmarkStart w:id="774" w:name="_Toc324085455"/>
      <w:bookmarkStart w:id="775" w:name="_Toc383781107"/>
      <w:bookmarkStart w:id="776" w:name="_Toc57656216"/>
      <w:r w:rsidRPr="00903DBA">
        <w:t>Inner Blocks with Local Variables</w:t>
      </w:r>
      <w:bookmarkEnd w:id="773"/>
      <w:bookmarkEnd w:id="774"/>
      <w:bookmarkEnd w:id="775"/>
      <w:bookmarkEnd w:id="776"/>
    </w:p>
    <w:p w14:paraId="2243B6C4" w14:textId="500A43CB" w:rsidR="00E80032" w:rsidRPr="00903DBA" w:rsidRDefault="00E80032" w:rsidP="00E80032">
      <w:r w:rsidRPr="00903DBA">
        <w:t xml:space="preserve">In C, you are allowed to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77"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78"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79" w:author="Stefan Björnander" w:date="2012-05-06T21:51:00Z">
            <w:rPr>
              <w:color w:val="0000FF"/>
            </w:rPr>
          </w:rPrChange>
        </w:rPr>
        <w:t>struct</w:t>
      </w:r>
      <w:r w:rsidRPr="00903DBA">
        <w:t xml:space="preserve"> IntPair Block(</w:t>
      </w:r>
      <w:r w:rsidRPr="00903DBA">
        <w:rPr>
          <w:color w:val="000000" w:themeColor="text1"/>
          <w:rPrChange w:id="780"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781" w:name="_Toc320485606"/>
      <w:bookmarkStart w:id="782" w:name="_Toc323656718"/>
      <w:bookmarkStart w:id="783" w:name="_Toc324085456"/>
      <w:bookmarkStart w:id="784" w:name="_Toc383781108"/>
      <w:bookmarkStart w:id="785" w:name="_Toc57656217"/>
      <w:r w:rsidRPr="00903DBA">
        <w:t>Call-by-Value and Call-by-Reference</w:t>
      </w:r>
      <w:bookmarkEnd w:id="781"/>
      <w:bookmarkEnd w:id="782"/>
      <w:bookmarkEnd w:id="783"/>
      <w:bookmarkEnd w:id="784"/>
      <w:bookmarkEnd w:id="785"/>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2429A0" w:rsidRPr="003F7CF1" w:rsidRDefault="002429A0"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2429A0" w:rsidRPr="003F7CF1" w:rsidRDefault="002429A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2429A0" w:rsidRPr="003F7CF1" w:rsidRDefault="002429A0"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2429A0" w:rsidRPr="003F7CF1" w:rsidRDefault="002429A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2429A0" w:rsidRPr="003F7CF1" w:rsidRDefault="002429A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2429A0" w:rsidRPr="003F7CF1" w:rsidRDefault="002429A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2429A0" w:rsidRPr="003F7CF1" w:rsidRDefault="002429A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2429A0" w:rsidRPr="003F7CF1" w:rsidRDefault="002429A0"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2429A0" w:rsidRPr="003F7CF1" w:rsidRDefault="002429A0"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2429A0" w:rsidRPr="003F7CF1" w:rsidRDefault="002429A0"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2429A0" w:rsidRPr="003F7CF1" w:rsidRDefault="002429A0"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2429A0" w:rsidRPr="003F7CF1" w:rsidRDefault="002429A0"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2429A0" w:rsidRPr="003F7CF1" w:rsidRDefault="002429A0"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2429A0" w:rsidRPr="003F7CF1" w:rsidRDefault="002429A0"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2429A0" w:rsidRPr="003F7CF1" w:rsidRDefault="002429A0"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2429A0" w:rsidRPr="003F7CF1" w:rsidRDefault="002429A0"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2429A0" w:rsidRPr="003F7CF1" w:rsidRDefault="002429A0"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2429A0" w:rsidRPr="003F7CF1" w:rsidRDefault="002429A0"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2429A0" w:rsidRPr="003F7CF1" w:rsidRDefault="002429A0"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2429A0" w:rsidRPr="003F7CF1" w:rsidRDefault="002429A0"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2429A0" w:rsidRPr="003F7CF1" w:rsidRDefault="002429A0"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2429A0" w:rsidRPr="003F7CF1" w:rsidRDefault="002429A0"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2429A0" w:rsidRPr="003F7CF1" w:rsidRDefault="002429A0"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2429A0" w:rsidRPr="003F7CF1" w:rsidRDefault="002429A0"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2429A0" w:rsidRPr="003F7CF1" w:rsidRDefault="002429A0"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2429A0" w:rsidRPr="003F7CF1" w:rsidRDefault="002429A0"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2429A0" w:rsidRPr="003F7CF1" w:rsidRDefault="002429A0"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2429A0" w:rsidRPr="003F7CF1" w:rsidRDefault="002429A0"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2429A0" w:rsidRPr="003F7CF1" w:rsidRDefault="002429A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2429A0" w:rsidRPr="003F7CF1" w:rsidRDefault="002429A0"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2429A0" w:rsidRPr="003F7CF1" w:rsidRDefault="002429A0"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2429A0" w:rsidRPr="003F7CF1" w:rsidRDefault="002429A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2429A0" w:rsidRPr="003F7CF1" w:rsidRDefault="002429A0"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2429A0" w:rsidRPr="003F7CF1" w:rsidRDefault="002429A0"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2429A0" w:rsidRPr="003F7CF1" w:rsidRDefault="002429A0"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2429A0" w:rsidRPr="003F7CF1" w:rsidRDefault="002429A0"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2429A0" w:rsidRPr="003F7CF1" w:rsidRDefault="002429A0"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2429A0" w:rsidRPr="003F7CF1" w:rsidRDefault="002429A0"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2429A0" w:rsidRPr="003F7CF1" w:rsidRDefault="002429A0"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2429A0" w:rsidRPr="003F7CF1" w:rsidRDefault="002429A0"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2429A0" w:rsidRPr="003F7CF1" w:rsidRDefault="002429A0"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2429A0" w:rsidRPr="003F7CF1" w:rsidRDefault="002429A0"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2429A0" w:rsidRPr="003F7CF1" w:rsidRDefault="002429A0"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2429A0" w:rsidRPr="003F7CF1" w:rsidRDefault="002429A0"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2429A0" w:rsidRPr="003F7CF1" w:rsidRDefault="002429A0"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2429A0" w:rsidRPr="003F7CF1" w:rsidRDefault="002429A0"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2429A0" w:rsidRPr="003F7CF1" w:rsidRDefault="002429A0"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2429A0" w:rsidRPr="003F7CF1" w:rsidRDefault="002429A0"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2429A0" w:rsidRPr="003F7CF1" w:rsidRDefault="002429A0"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2429A0" w:rsidRPr="003F7CF1" w:rsidRDefault="002429A0"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2429A0" w:rsidRPr="003F7CF1" w:rsidRDefault="002429A0"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2429A0" w:rsidRPr="003F7CF1" w:rsidRDefault="002429A0"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2429A0" w:rsidRPr="003F7CF1" w:rsidRDefault="002429A0"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2429A0" w:rsidRPr="003F7CF1" w:rsidRDefault="002429A0"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2429A0" w:rsidRPr="003F7CF1" w:rsidRDefault="002429A0"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2429A0" w:rsidRPr="003F7CF1" w:rsidRDefault="002429A0"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2429A0" w:rsidRPr="003F7CF1" w:rsidRDefault="002429A0"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2429A0" w:rsidRPr="003F7CF1" w:rsidRDefault="002429A0"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2429A0" w:rsidRPr="003F7CF1" w:rsidRDefault="002429A0"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2429A0" w:rsidRPr="003F7CF1" w:rsidRDefault="002429A0"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2429A0" w:rsidRPr="003F7CF1" w:rsidRDefault="002429A0"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2429A0" w:rsidRPr="003F7CF1" w:rsidRDefault="002429A0"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2429A0" w:rsidRPr="003F7CF1" w:rsidRDefault="002429A0"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2429A0" w:rsidRPr="003F7CF1" w:rsidRDefault="002429A0"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2429A0" w:rsidRPr="003F7CF1" w:rsidRDefault="002429A0"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2429A0" w:rsidRPr="003F7CF1" w:rsidRDefault="002429A0"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2429A0" w:rsidRPr="003F7CF1" w:rsidRDefault="002429A0"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2429A0" w:rsidRPr="003F7CF1" w:rsidRDefault="002429A0"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86" w:name="_Toc320485607"/>
      <w:bookmarkStart w:id="787" w:name="_Toc323656719"/>
      <w:bookmarkStart w:id="788" w:name="_Toc324085457"/>
      <w:bookmarkStart w:id="789" w:name="_Toc383781109"/>
      <w:bookmarkStart w:id="790" w:name="_Toc57656218"/>
      <w:r w:rsidRPr="00903DBA">
        <w:t>Static, Extern, and Register Variables</w:t>
      </w:r>
      <w:bookmarkEnd w:id="786"/>
      <w:bookmarkEnd w:id="787"/>
      <w:bookmarkEnd w:id="788"/>
      <w:bookmarkEnd w:id="789"/>
      <w:bookmarkEnd w:id="790"/>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91" w:name="_Toc320485608"/>
      <w:bookmarkStart w:id="792" w:name="_Toc323656720"/>
      <w:bookmarkStart w:id="793" w:name="_Toc324085458"/>
      <w:bookmarkStart w:id="794" w:name="_Toc383781110"/>
      <w:bookmarkStart w:id="795" w:name="_Toc57656219"/>
      <w:r w:rsidRPr="00903DBA">
        <w:t>Recursion</w:t>
      </w:r>
      <w:bookmarkEnd w:id="791"/>
      <w:bookmarkEnd w:id="792"/>
      <w:bookmarkEnd w:id="793"/>
      <w:bookmarkEnd w:id="794"/>
      <w:bookmarkEnd w:id="795"/>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366825"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96" w:name="_Toc320485609"/>
      <w:bookmarkStart w:id="797" w:name="_Toc323656721"/>
      <w:bookmarkStart w:id="798" w:name="_Toc324085459"/>
      <w:bookmarkStart w:id="799" w:name="_Toc383781111"/>
      <w:bookmarkStart w:id="800" w:name="_Toc57656220"/>
      <w:r w:rsidRPr="00903DBA">
        <w:t>Definition</w:t>
      </w:r>
      <w:r w:rsidR="00E80032" w:rsidRPr="00903DBA">
        <w:t xml:space="preserve"> and Declaration</w:t>
      </w:r>
      <w:bookmarkEnd w:id="796"/>
      <w:bookmarkEnd w:id="797"/>
      <w:bookmarkEnd w:id="798"/>
      <w:bookmarkEnd w:id="799"/>
      <w:bookmarkEnd w:id="800"/>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366826"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366827"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01" w:name="_Toc320485610"/>
      <w:bookmarkStart w:id="802" w:name="_Toc323656722"/>
      <w:bookmarkStart w:id="803" w:name="_Toc324085460"/>
      <w:bookmarkStart w:id="804" w:name="_Toc383781112"/>
      <w:bookmarkStart w:id="805" w:name="_Toc57656221"/>
      <w:r w:rsidRPr="00903DBA">
        <w:t>Higher-Order Functions</w:t>
      </w:r>
      <w:bookmarkEnd w:id="801"/>
      <w:bookmarkEnd w:id="802"/>
      <w:bookmarkEnd w:id="803"/>
      <w:bookmarkEnd w:id="804"/>
      <w:bookmarkEnd w:id="805"/>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06" w:name="_Toc320485611"/>
      <w:bookmarkStart w:id="807" w:name="_Toc323656723"/>
      <w:bookmarkStart w:id="808" w:name="_Toc324085461"/>
      <w:bookmarkStart w:id="809" w:name="_Toc383781113"/>
      <w:bookmarkStart w:id="810" w:name="_Ref383865210"/>
      <w:bookmarkStart w:id="811" w:name="_Toc57656222"/>
      <w:r w:rsidRPr="00903DBA">
        <w:t>Structures and Linked Lists</w:t>
      </w:r>
      <w:bookmarkEnd w:id="806"/>
      <w:bookmarkEnd w:id="807"/>
      <w:bookmarkEnd w:id="808"/>
      <w:bookmarkEnd w:id="809"/>
      <w:bookmarkEnd w:id="810"/>
      <w:bookmarkEnd w:id="811"/>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2429A0" w:rsidRPr="003F7CF1" w:rsidRDefault="002429A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2429A0" w:rsidRPr="003F7CF1" w:rsidRDefault="002429A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2429A0" w:rsidRPr="003F7CF1" w:rsidRDefault="002429A0"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2429A0" w:rsidRPr="003F7CF1" w:rsidRDefault="002429A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2429A0" w:rsidRPr="003F7CF1" w:rsidRDefault="002429A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2429A0" w:rsidRPr="003F7CF1" w:rsidRDefault="002429A0"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2429A0" w:rsidRPr="003F7CF1" w:rsidRDefault="002429A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2429A0" w:rsidRPr="003F7CF1" w:rsidRDefault="002429A0"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2429A0" w:rsidRPr="003F7CF1" w:rsidRDefault="002429A0"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2429A0" w:rsidRPr="003F7CF1" w:rsidRDefault="002429A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2429A0" w:rsidRPr="003F7CF1" w:rsidRDefault="002429A0"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2429A0" w:rsidRPr="003F7CF1" w:rsidRDefault="002429A0"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2429A0" w:rsidRPr="003F7CF1" w:rsidRDefault="002429A0" w:rsidP="00E80032">
                        <w:pPr>
                          <w:pStyle w:val="Picture"/>
                          <w:rPr>
                            <w:sz w:val="19"/>
                            <w:szCs w:val="19"/>
                          </w:rPr>
                        </w:pPr>
                        <w:proofErr w:type="spellStart"/>
                        <w:r>
                          <w:rPr>
                            <w:sz w:val="19"/>
                            <w:szCs w:val="19"/>
                          </w:rPr>
                          <w:t>nextPtr</w:t>
                        </w:r>
                        <w:proofErr w:type="spellEnd"/>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2429A0" w:rsidRPr="003F7CF1" w:rsidRDefault="002429A0"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2429A0" w:rsidRPr="003F7CF1" w:rsidRDefault="002429A0"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2429A0" w:rsidRPr="003F7CF1" w:rsidRDefault="002429A0"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2429A0" w:rsidRPr="003F7CF1" w:rsidRDefault="002429A0" w:rsidP="00E80032">
                        <w:pPr>
                          <w:pStyle w:val="Picture"/>
                          <w:rPr>
                            <w:sz w:val="19"/>
                            <w:szCs w:val="19"/>
                          </w:rPr>
                        </w:pPr>
                        <w:proofErr w:type="spellStart"/>
                        <w:r>
                          <w:rPr>
                            <w:sz w:val="19"/>
                            <w:szCs w:val="19"/>
                          </w:rPr>
                          <w:t>nextPtr</w:t>
                        </w:r>
                        <w:proofErr w:type="spellEnd"/>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2429A0" w:rsidRPr="003F7CF1" w:rsidRDefault="002429A0"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2429A0" w:rsidRPr="003F7CF1" w:rsidRDefault="002429A0"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2429A0" w:rsidRPr="003F7CF1" w:rsidRDefault="002429A0"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2429A0" w:rsidRPr="003F7CF1" w:rsidRDefault="002429A0" w:rsidP="00E80032">
                        <w:pPr>
                          <w:pStyle w:val="Picture"/>
                          <w:rPr>
                            <w:sz w:val="19"/>
                            <w:szCs w:val="19"/>
                          </w:rPr>
                        </w:pPr>
                        <w:proofErr w:type="spellStart"/>
                        <w:r>
                          <w:rPr>
                            <w:sz w:val="19"/>
                            <w:szCs w:val="19"/>
                          </w:rPr>
                          <w:t>nextPtr</w:t>
                        </w:r>
                        <w:proofErr w:type="spellEnd"/>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2429A0" w:rsidRPr="003F7CF1" w:rsidRDefault="002429A0"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2429A0" w:rsidRPr="003F7CF1" w:rsidRDefault="002429A0"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12" w:name="_Toc320485612"/>
      <w:bookmarkStart w:id="813" w:name="_Toc323656724"/>
      <w:bookmarkStart w:id="814" w:name="_Toc324085462"/>
      <w:bookmarkStart w:id="815" w:name="_Toc383781114"/>
      <w:bookmarkStart w:id="816" w:name="_Toc57656223"/>
      <w:r w:rsidRPr="00903DBA">
        <w:t>Stacks and Linked Lists</w:t>
      </w:r>
      <w:bookmarkEnd w:id="812"/>
      <w:bookmarkEnd w:id="813"/>
      <w:bookmarkEnd w:id="814"/>
      <w:bookmarkEnd w:id="815"/>
      <w:bookmarkEnd w:id="816"/>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2429A0" w:rsidRPr="003F7CF1" w:rsidRDefault="002429A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2429A0" w:rsidRPr="003F7CF1" w:rsidRDefault="002429A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2429A0" w:rsidRPr="003F7CF1" w:rsidRDefault="002429A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2429A0" w:rsidRPr="003F7CF1" w:rsidRDefault="002429A0" w:rsidP="00E80032">
                              <w:pPr>
                                <w:pStyle w:val="SourceCodeBoxText"/>
                                <w:rPr>
                                  <w:sz w:val="19"/>
                                  <w:szCs w:val="19"/>
                                  <w:lang w:val="en-US"/>
                                </w:rPr>
                              </w:pPr>
                              <w:r w:rsidRPr="003F7CF1">
                                <w:rPr>
                                  <w:sz w:val="19"/>
                                  <w:szCs w:val="19"/>
                                  <w:lang w:val="en-US"/>
                                </w:rPr>
                                <w:t>push 1</w:t>
                              </w:r>
                            </w:p>
                            <w:p w14:paraId="3C159322" w14:textId="77777777" w:rsidR="002429A0" w:rsidRPr="003F7CF1" w:rsidRDefault="002429A0" w:rsidP="00E80032">
                              <w:pPr>
                                <w:pStyle w:val="SourceCodeBoxText"/>
                                <w:rPr>
                                  <w:sz w:val="19"/>
                                  <w:szCs w:val="19"/>
                                  <w:lang w:val="en-US"/>
                                </w:rPr>
                              </w:pPr>
                              <w:r w:rsidRPr="003F7CF1">
                                <w:rPr>
                                  <w:sz w:val="19"/>
                                  <w:szCs w:val="19"/>
                                  <w:lang w:val="en-US"/>
                                </w:rPr>
                                <w:t>push 2</w:t>
                              </w:r>
                            </w:p>
                            <w:p w14:paraId="22BA48C9" w14:textId="77777777" w:rsidR="002429A0" w:rsidRPr="003F7CF1" w:rsidRDefault="002429A0" w:rsidP="00E80032">
                              <w:pPr>
                                <w:pStyle w:val="SourceCodeBoxText"/>
                                <w:rPr>
                                  <w:sz w:val="19"/>
                                  <w:szCs w:val="19"/>
                                  <w:lang w:val="en-US"/>
                                </w:rPr>
                              </w:pPr>
                              <w:r w:rsidRPr="003F7CF1">
                                <w:rPr>
                                  <w:sz w:val="19"/>
                                  <w:szCs w:val="19"/>
                                  <w:lang w:val="en-US"/>
                                </w:rPr>
                                <w:t>push 3</w:t>
                              </w:r>
                            </w:p>
                            <w:p w14:paraId="5F86FACB"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2429A0" w:rsidRPr="003F7CF1" w:rsidRDefault="002429A0"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2429A0" w:rsidRPr="003F7CF1" w:rsidRDefault="002429A0"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2429A0" w:rsidRPr="003F7CF1" w:rsidRDefault="002429A0"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2429A0" w:rsidRPr="003F7CF1" w:rsidRDefault="002429A0" w:rsidP="00E80032">
                        <w:pPr>
                          <w:pStyle w:val="SourceCodeBoxText"/>
                          <w:rPr>
                            <w:sz w:val="19"/>
                            <w:szCs w:val="19"/>
                            <w:lang w:val="en-US"/>
                          </w:rPr>
                        </w:pPr>
                        <w:r w:rsidRPr="003F7CF1">
                          <w:rPr>
                            <w:sz w:val="19"/>
                            <w:szCs w:val="19"/>
                            <w:lang w:val="en-US"/>
                          </w:rPr>
                          <w:t>push 1</w:t>
                        </w:r>
                      </w:p>
                      <w:p w14:paraId="3C159322" w14:textId="77777777" w:rsidR="002429A0" w:rsidRPr="003F7CF1" w:rsidRDefault="002429A0" w:rsidP="00E80032">
                        <w:pPr>
                          <w:pStyle w:val="SourceCodeBoxText"/>
                          <w:rPr>
                            <w:sz w:val="19"/>
                            <w:szCs w:val="19"/>
                            <w:lang w:val="en-US"/>
                          </w:rPr>
                        </w:pPr>
                        <w:r w:rsidRPr="003F7CF1">
                          <w:rPr>
                            <w:sz w:val="19"/>
                            <w:szCs w:val="19"/>
                            <w:lang w:val="en-US"/>
                          </w:rPr>
                          <w:t>push 2</w:t>
                        </w:r>
                      </w:p>
                      <w:p w14:paraId="22BA48C9" w14:textId="77777777" w:rsidR="002429A0" w:rsidRPr="003F7CF1" w:rsidRDefault="002429A0" w:rsidP="00E80032">
                        <w:pPr>
                          <w:pStyle w:val="SourceCodeBoxText"/>
                          <w:rPr>
                            <w:sz w:val="19"/>
                            <w:szCs w:val="19"/>
                            <w:lang w:val="en-US"/>
                          </w:rPr>
                        </w:pPr>
                        <w:r w:rsidRPr="003F7CF1">
                          <w:rPr>
                            <w:sz w:val="19"/>
                            <w:szCs w:val="19"/>
                            <w:lang w:val="en-US"/>
                          </w:rPr>
                          <w:t>push 3</w:t>
                        </w:r>
                      </w:p>
                      <w:p w14:paraId="5F86FACB" w14:textId="77777777" w:rsidR="002429A0" w:rsidRPr="003F7CF1" w:rsidRDefault="002429A0"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2429A0" w:rsidRPr="003F7CF1" w:rsidRDefault="002429A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2429A0" w:rsidRPr="003F7CF1" w:rsidRDefault="002429A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2429A0" w:rsidRPr="003F7CF1" w:rsidRDefault="002429A0"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2429A0" w:rsidRPr="003F7CF1" w:rsidRDefault="002429A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2429A0" w:rsidRPr="003F7CF1" w:rsidRDefault="002429A0"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2429A0" w:rsidRPr="003F7CF1" w:rsidRDefault="002429A0"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2429A0" w:rsidRPr="003F7CF1" w:rsidRDefault="002429A0"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2429A0" w:rsidRPr="003F7CF1" w:rsidRDefault="002429A0"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2429A0" w:rsidRPr="003F7CF1" w:rsidRDefault="002429A0"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2429A0" w:rsidRPr="003F7CF1" w:rsidRDefault="002429A0"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2429A0" w:rsidRPr="003F7CF1" w:rsidRDefault="002429A0"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2429A0" w:rsidRPr="003F7CF1" w:rsidRDefault="002429A0"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2429A0" w:rsidRPr="003F7CF1" w:rsidRDefault="002429A0"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2429A0" w:rsidRPr="003F7CF1" w:rsidRDefault="002429A0"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2429A0" w:rsidRPr="003F7CF1" w:rsidRDefault="002429A0"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2429A0" w:rsidRPr="003F7CF1" w:rsidRDefault="002429A0"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2429A0" w:rsidRPr="003F7CF1" w:rsidRDefault="002429A0"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2429A0" w:rsidRPr="003F7CF1" w:rsidRDefault="002429A0" w:rsidP="00E80032">
                        <w:pPr>
                          <w:pStyle w:val="Picture"/>
                          <w:rPr>
                            <w:sz w:val="19"/>
                            <w:szCs w:val="19"/>
                          </w:rPr>
                        </w:pPr>
                        <w:proofErr w:type="spellStart"/>
                        <w:r>
                          <w:rPr>
                            <w:sz w:val="19"/>
                            <w:szCs w:val="19"/>
                          </w:rPr>
                          <w:t>cellPtr2</w:t>
                        </w:r>
                        <w:proofErr w:type="spellEnd"/>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2429A0" w:rsidRPr="003F7CF1" w:rsidRDefault="002429A0"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2429A0" w:rsidRPr="003F7CF1" w:rsidRDefault="002429A0"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18D7C90C"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2429A0" w:rsidRPr="003F7CF1" w:rsidRDefault="002429A0" w:rsidP="00E80032">
                              <w:pPr>
                                <w:pStyle w:val="SourceCodeBoxText"/>
                                <w:rPr>
                                  <w:sz w:val="19"/>
                                  <w:szCs w:val="19"/>
                                  <w:lang w:val="en-US"/>
                                </w:rPr>
                              </w:pPr>
                              <w:r w:rsidRPr="003F7CF1">
                                <w:rPr>
                                  <w:sz w:val="19"/>
                                  <w:szCs w:val="19"/>
                                  <w:lang w:val="en-US"/>
                                </w:rPr>
                                <w:t>3</w:t>
                              </w:r>
                            </w:p>
                            <w:p w14:paraId="40F6D3AC" w14:textId="77777777" w:rsidR="002429A0" w:rsidRPr="003F7CF1" w:rsidRDefault="002429A0"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2429A0" w:rsidRPr="003F7CF1" w:rsidRDefault="002429A0"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2429A0" w:rsidRPr="003F7CF1" w:rsidRDefault="002429A0"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2429A0" w:rsidRPr="003F7CF1" w:rsidRDefault="002429A0"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2429A0" w:rsidRPr="003F7CF1" w:rsidRDefault="002429A0"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2429A0" w:rsidRPr="003F7CF1" w:rsidRDefault="002429A0"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2429A0" w:rsidRPr="003F7CF1" w:rsidRDefault="002429A0"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2429A0" w:rsidRPr="003F7CF1" w:rsidRDefault="002429A0" w:rsidP="00E80032">
                        <w:pPr>
                          <w:pStyle w:val="SourceCodeBoxText"/>
                          <w:rPr>
                            <w:sz w:val="19"/>
                            <w:szCs w:val="19"/>
                            <w:lang w:val="en-US"/>
                          </w:rPr>
                        </w:pPr>
                        <w:r w:rsidRPr="003F7CF1">
                          <w:rPr>
                            <w:sz w:val="19"/>
                            <w:szCs w:val="19"/>
                            <w:lang w:val="en-US"/>
                          </w:rPr>
                          <w:t>3</w:t>
                        </w:r>
                      </w:p>
                      <w:p w14:paraId="40F6D3AC" w14:textId="77777777" w:rsidR="002429A0" w:rsidRPr="003F7CF1" w:rsidRDefault="002429A0"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2429A0" w:rsidRPr="003F7CF1" w:rsidRDefault="002429A0"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2429A0" w:rsidRPr="003F7CF1" w:rsidRDefault="002429A0"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2429A0" w:rsidRPr="003F7CF1" w:rsidRDefault="002429A0"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2429A0" w:rsidRPr="003F7CF1" w:rsidRDefault="002429A0"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2429A0" w:rsidRPr="003F7CF1" w:rsidRDefault="002429A0"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2429A0" w:rsidRPr="003F7CF1" w:rsidRDefault="002429A0"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2429A0" w:rsidRPr="003F7CF1" w:rsidRDefault="002429A0"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2429A0" w:rsidRPr="003F7CF1" w:rsidRDefault="002429A0" w:rsidP="00E80032">
                        <w:pPr>
                          <w:pStyle w:val="Picture"/>
                        </w:pPr>
                        <w:proofErr w:type="spellStart"/>
                        <w:r w:rsidRPr="003F7CF1">
                          <w:t>m_</w:t>
                        </w:r>
                        <w:r>
                          <w:t>value</w:t>
                        </w:r>
                        <w:proofErr w:type="spellEnd"/>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2429A0" w:rsidRPr="003F7CF1" w:rsidRDefault="002429A0"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2429A0" w:rsidRPr="003F7CF1" w:rsidRDefault="002429A0"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903DBA" w:rsidRDefault="00E80032" w:rsidP="007C7CB2">
      <w:pPr>
        <w:pStyle w:val="Rubrik3"/>
      </w:pPr>
      <w:bookmarkStart w:id="817" w:name="_Toc320485613"/>
      <w:bookmarkStart w:id="818" w:name="_Toc323656725"/>
      <w:bookmarkStart w:id="819" w:name="_Toc324085463"/>
      <w:bookmarkStart w:id="820" w:name="_Toc383781115"/>
      <w:bookmarkStart w:id="821" w:name="_Toc57656224"/>
      <w:r w:rsidRPr="00903DBA">
        <w:t>Unions</w:t>
      </w:r>
      <w:bookmarkEnd w:id="817"/>
      <w:bookmarkEnd w:id="818"/>
      <w:bookmarkEnd w:id="819"/>
      <w:bookmarkEnd w:id="820"/>
      <w:bookmarkEnd w:id="821"/>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in order for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22" w:name="_Toc320485614"/>
      <w:bookmarkStart w:id="823" w:name="_Toc323656726"/>
      <w:bookmarkStart w:id="824" w:name="_Toc324085464"/>
      <w:bookmarkStart w:id="825" w:name="_Toc383781116"/>
      <w:bookmarkStart w:id="826" w:name="_Toc57656225"/>
      <w:r w:rsidRPr="00903DBA">
        <w:t>Bitfields</w:t>
      </w:r>
      <w:bookmarkEnd w:id="822"/>
      <w:bookmarkEnd w:id="823"/>
      <w:bookmarkEnd w:id="824"/>
      <w:bookmarkEnd w:id="825"/>
      <w:bookmarkEnd w:id="826"/>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27"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28" w:name="_Toc320485616"/>
      <w:bookmarkStart w:id="829" w:name="_Toc323656727"/>
      <w:bookmarkStart w:id="830" w:name="_Toc324085465"/>
      <w:bookmarkStart w:id="831" w:name="_Toc383781117"/>
      <w:bookmarkStart w:id="832" w:name="_Toc57656226"/>
      <w:r w:rsidRPr="00903DBA">
        <w:t>Structures with function pointers</w:t>
      </w:r>
      <w:bookmarkEnd w:id="828"/>
      <w:bookmarkEnd w:id="829"/>
      <w:bookmarkEnd w:id="830"/>
      <w:bookmarkEnd w:id="831"/>
      <w:bookmarkEnd w:id="832"/>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33" w:name="_Toc320485619"/>
      <w:bookmarkStart w:id="834" w:name="_Toc323656728"/>
      <w:bookmarkStart w:id="835" w:name="_Toc324085466"/>
      <w:bookmarkStart w:id="836" w:name="_Toc383781118"/>
      <w:bookmarkStart w:id="837" w:name="_Ref383781494"/>
      <w:bookmarkStart w:id="838" w:name="_Ref383865235"/>
      <w:bookmarkStart w:id="839" w:name="_Ref383865434"/>
      <w:bookmarkStart w:id="840" w:name="_Ref383866090"/>
      <w:bookmarkStart w:id="841" w:name="_Toc57656227"/>
      <w:r w:rsidRPr="00903DBA">
        <w:t>The Preprocessor</w:t>
      </w:r>
      <w:bookmarkEnd w:id="833"/>
      <w:bookmarkEnd w:id="834"/>
      <w:bookmarkEnd w:id="835"/>
      <w:bookmarkEnd w:id="836"/>
      <w:bookmarkEnd w:id="837"/>
      <w:bookmarkEnd w:id="838"/>
      <w:bookmarkEnd w:id="839"/>
      <w:bookmarkEnd w:id="840"/>
      <w:bookmarkEnd w:id="841"/>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42" w:name="_Toc320485618"/>
      <w:bookmarkStart w:id="843" w:name="_Toc323656729"/>
      <w:bookmarkStart w:id="844" w:name="_Toc324085467"/>
      <w:bookmarkStart w:id="845" w:name="_Toc383781119"/>
      <w:bookmarkStart w:id="846" w:name="_Toc57656228"/>
      <w:bookmarkStart w:id="847" w:name="_Toc320485621"/>
      <w:r w:rsidRPr="00903DBA">
        <w:t>The Standard Library</w:t>
      </w:r>
      <w:bookmarkEnd w:id="842"/>
      <w:bookmarkEnd w:id="843"/>
      <w:bookmarkEnd w:id="844"/>
      <w:bookmarkEnd w:id="845"/>
      <w:bookmarkEnd w:id="846"/>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48" w:name="_Toc323656730"/>
      <w:bookmarkStart w:id="849" w:name="_Toc324085468"/>
      <w:bookmarkStart w:id="850" w:name="_Toc383781120"/>
      <w:bookmarkStart w:id="851" w:name="_Toc57656229"/>
      <w:r w:rsidRPr="00903DBA">
        <w:t>File Management</w:t>
      </w:r>
      <w:bookmarkEnd w:id="848"/>
      <w:bookmarkEnd w:id="849"/>
      <w:bookmarkEnd w:id="850"/>
      <w:bookmarkEnd w:id="851"/>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52" w:name="_Toc323656731"/>
      <w:bookmarkStart w:id="853" w:name="_Toc324085469"/>
      <w:bookmarkStart w:id="854" w:name="_Toc383781121"/>
      <w:bookmarkStart w:id="855" w:name="_Toc57656230"/>
      <w:r w:rsidRPr="00903DBA">
        <w:t>Program Parameters</w:t>
      </w:r>
      <w:bookmarkEnd w:id="852"/>
      <w:bookmarkEnd w:id="853"/>
      <w:bookmarkEnd w:id="854"/>
      <w:bookmarkEnd w:id="855"/>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r w:rsidRPr="00E65FE6">
        <w:rPr>
          <w:rStyle w:val="CodeInText"/>
        </w:rPr>
        <w:t>argv</w:t>
      </w:r>
      <w:proofErr w:type="spell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56" w:name="_Toc323656732"/>
      <w:bookmarkStart w:id="857" w:name="_Toc324085470"/>
      <w:bookmarkStart w:id="858" w:name="_Toc383781122"/>
      <w:bookmarkStart w:id="859" w:name="_Toc57656231"/>
      <w:r w:rsidRPr="00903DBA">
        <w:t>Environment Functions</w:t>
      </w:r>
      <w:bookmarkEnd w:id="856"/>
      <w:bookmarkEnd w:id="857"/>
      <w:bookmarkEnd w:id="858"/>
      <w:bookmarkEnd w:id="859"/>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60"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61" w:author="Stefan Björnander" w:date="2012-05-06T21:51:00Z">
            <w:rPr>
              <w:color w:val="0000FF"/>
            </w:rPr>
          </w:rPrChange>
        </w:rPr>
        <w:t>void</w:t>
      </w:r>
      <w:r w:rsidRPr="00903DBA">
        <w:t xml:space="preserve"> ExitFunction(</w:t>
      </w:r>
      <w:r w:rsidRPr="00903DBA">
        <w:rPr>
          <w:color w:val="000000" w:themeColor="text1"/>
          <w:rPrChange w:id="862"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63"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64" w:name="_Toc323656733"/>
      <w:bookmarkStart w:id="865" w:name="_Toc324085471"/>
      <w:bookmarkStart w:id="866" w:name="_Toc383781123"/>
      <w:bookmarkStart w:id="867" w:name="_Ref383865473"/>
      <w:bookmarkStart w:id="868" w:name="_Ref383865556"/>
      <w:bookmarkStart w:id="869" w:name="_Toc57656232"/>
      <w:r w:rsidRPr="00903DBA">
        <w:lastRenderedPageBreak/>
        <w:t>Searching and Sorting</w:t>
      </w:r>
      <w:bookmarkEnd w:id="864"/>
      <w:bookmarkEnd w:id="865"/>
      <w:bookmarkEnd w:id="866"/>
      <w:bookmarkEnd w:id="867"/>
      <w:bookmarkEnd w:id="868"/>
      <w:bookmarkEnd w:id="869"/>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70"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CompareIntegers(</w:t>
      </w:r>
      <w:r w:rsidRPr="00903DBA">
        <w:rPr>
          <w:color w:val="000000" w:themeColor="text1"/>
          <w:rPrChange w:id="872" w:author="Stefan Björnander" w:date="2012-05-06T21:51:00Z">
            <w:rPr>
              <w:color w:val="0000FF"/>
            </w:rPr>
          </w:rPrChange>
        </w:rPr>
        <w:t>const</w:t>
      </w:r>
      <w:r w:rsidRPr="00903DBA">
        <w:t xml:space="preserve"> </w:t>
      </w:r>
      <w:r w:rsidRPr="00903DBA">
        <w:rPr>
          <w:color w:val="000000" w:themeColor="text1"/>
          <w:rPrChange w:id="873" w:author="Stefan Björnander" w:date="2012-05-06T21:51:00Z">
            <w:rPr>
              <w:color w:val="0000FF"/>
            </w:rPr>
          </w:rPrChange>
        </w:rPr>
        <w:t>int</w:t>
      </w:r>
      <w:r w:rsidRPr="00903DBA">
        <w:t xml:space="preserve">* intPtr1, </w:t>
      </w:r>
      <w:r w:rsidRPr="00903DBA">
        <w:rPr>
          <w:color w:val="000000" w:themeColor="text1"/>
          <w:rPrChange w:id="874" w:author="Stefan Björnander" w:date="2012-05-06T21:51:00Z">
            <w:rPr>
              <w:color w:val="0000FF"/>
            </w:rPr>
          </w:rPrChange>
        </w:rPr>
        <w:t>const</w:t>
      </w:r>
      <w:r w:rsidRPr="00903DBA">
        <w:t xml:space="preserve"> </w:t>
      </w:r>
      <w:r w:rsidRPr="00903DBA">
        <w:rPr>
          <w:color w:val="000000" w:themeColor="text1"/>
          <w:rPrChange w:id="875"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76"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77"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78"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79"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80"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81"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82"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83"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84" w:name="_Toc323656734"/>
      <w:bookmarkStart w:id="885" w:name="_Toc324085472"/>
      <w:bookmarkStart w:id="886" w:name="_Toc383781124"/>
      <w:bookmarkStart w:id="887" w:name="_Toc57656233"/>
      <w:r w:rsidRPr="00903DBA">
        <w:t xml:space="preserve">Functions with </w:t>
      </w:r>
      <w:bookmarkStart w:id="888" w:name="_Toc320485620"/>
      <w:r w:rsidRPr="00903DBA">
        <w:t>Variable Number of Parameters</w:t>
      </w:r>
      <w:bookmarkEnd w:id="884"/>
      <w:bookmarkEnd w:id="885"/>
      <w:bookmarkEnd w:id="886"/>
      <w:bookmarkEnd w:id="888"/>
      <w:bookmarkEnd w:id="887"/>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in order for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89" w:name="_Toc323656735"/>
      <w:bookmarkStart w:id="890" w:name="_Toc324085473"/>
      <w:bookmarkStart w:id="891" w:name="_Toc383781125"/>
      <w:bookmarkStart w:id="892" w:name="_Toc57656234"/>
      <w:r w:rsidRPr="00903DBA">
        <w:t>String Management</w:t>
      </w:r>
      <w:bookmarkEnd w:id="889"/>
      <w:bookmarkEnd w:id="890"/>
      <w:bookmarkEnd w:id="891"/>
      <w:bookmarkEnd w:id="892"/>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93" w:author="Stefan Björnander" w:date="2012-05-06T21:51:00Z">
            <w:rPr>
              <w:color w:val="0000FF"/>
            </w:rPr>
          </w:rPrChange>
        </w:rPr>
        <w:t>int</w:t>
      </w:r>
      <w:r w:rsidRPr="00903DBA">
        <w:t xml:space="preserve"> FirstIndexOf(char s[], </w:t>
      </w:r>
      <w:r w:rsidRPr="00903DBA">
        <w:rPr>
          <w:color w:val="000000" w:themeColor="text1"/>
          <w:rPrChange w:id="894"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95" w:author="Stefan Björnander" w:date="2012-05-06T21:51:00Z">
            <w:rPr>
              <w:color w:val="0000FF"/>
            </w:rPr>
          </w:rPrChange>
        </w:rPr>
        <w:t>int</w:t>
      </w:r>
      <w:r w:rsidRPr="00903DBA">
        <w:t xml:space="preserve"> LastIndexOf(</w:t>
      </w:r>
      <w:r w:rsidRPr="00903DBA">
        <w:rPr>
          <w:color w:val="000000" w:themeColor="text1"/>
          <w:rPrChange w:id="896" w:author="Stefan Björnander" w:date="2012-05-06T21:51:00Z">
            <w:rPr>
              <w:color w:val="0000FF"/>
            </w:rPr>
          </w:rPrChange>
        </w:rPr>
        <w:t>char</w:t>
      </w:r>
      <w:r w:rsidRPr="00903DBA">
        <w:t xml:space="preserve"> s[], </w:t>
      </w:r>
      <w:r w:rsidRPr="00903DBA">
        <w:rPr>
          <w:color w:val="000000" w:themeColor="text1"/>
          <w:rPrChange w:id="897"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98" w:author="Stefan Björnander" w:date="2012-05-06T21:51:00Z">
            <w:rPr>
              <w:color w:val="A31515"/>
            </w:rPr>
          </w:rPrChange>
        </w:rPr>
        <w:t>"Hello"</w:t>
      </w:r>
      <w:r w:rsidRPr="00903DBA">
        <w:t xml:space="preserve">, s2[] = </w:t>
      </w:r>
      <w:r w:rsidRPr="00903DBA">
        <w:rPr>
          <w:color w:val="000000" w:themeColor="text1"/>
          <w:rPrChange w:id="899"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00"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01"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02"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03" w:author="Stefan Björnander" w:date="2012-05-06T21:51:00Z">
            <w:rPr>
              <w:color w:val="0000FF"/>
            </w:rPr>
          </w:rPrChange>
        </w:rPr>
        <w:t>if</w:t>
      </w:r>
      <w:r w:rsidRPr="00903DBA">
        <w:t xml:space="preserve"> (sscanf(s2, </w:t>
      </w:r>
      <w:r w:rsidRPr="00903DBA">
        <w:rPr>
          <w:color w:val="000000" w:themeColor="text1"/>
          <w:rPrChange w:id="904"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05"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06" w:name="_Toc323656736"/>
      <w:bookmarkStart w:id="907" w:name="_Toc324085474"/>
      <w:bookmarkStart w:id="908" w:name="_Toc383781126"/>
      <w:bookmarkStart w:id="909" w:name="_Toc57656235"/>
      <w:r w:rsidRPr="00903DBA">
        <w:t>Memory Management</w:t>
      </w:r>
      <w:bookmarkEnd w:id="906"/>
      <w:bookmarkEnd w:id="907"/>
      <w:bookmarkEnd w:id="908"/>
      <w:bookmarkEnd w:id="909"/>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10"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11"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12" w:name="_Toc323656737"/>
      <w:bookmarkStart w:id="913" w:name="_Toc324085475"/>
      <w:bookmarkStart w:id="914" w:name="_Toc383781127"/>
      <w:bookmarkStart w:id="915" w:name="_Toc57656236"/>
      <w:r w:rsidRPr="00903DBA">
        <w:lastRenderedPageBreak/>
        <w:t>Mathematical Functions</w:t>
      </w:r>
      <w:bookmarkEnd w:id="912"/>
      <w:bookmarkEnd w:id="913"/>
      <w:bookmarkEnd w:id="914"/>
      <w:bookmarkEnd w:id="915"/>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16" w:name="_Toc320485615"/>
      <w:bookmarkStart w:id="917" w:name="_Toc323656738"/>
      <w:bookmarkStart w:id="918" w:name="_Toc324085476"/>
      <w:bookmarkStart w:id="919" w:name="_Toc383781128"/>
      <w:bookmarkStart w:id="920" w:name="_Toc57656237"/>
      <w:r w:rsidRPr="00903DBA">
        <w:t>Long Jumps</w:t>
      </w:r>
      <w:bookmarkEnd w:id="916"/>
      <w:bookmarkEnd w:id="917"/>
      <w:bookmarkEnd w:id="918"/>
      <w:bookmarkEnd w:id="919"/>
      <w:bookmarkEnd w:id="920"/>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21" w:name="_Toc323656739"/>
      <w:bookmarkStart w:id="922" w:name="_Toc324085477"/>
      <w:bookmarkStart w:id="923" w:name="_Toc383781129"/>
      <w:bookmarkStart w:id="924" w:name="_Toc57656238"/>
      <w:r w:rsidRPr="00903DBA">
        <w:t>Time</w:t>
      </w:r>
      <w:bookmarkEnd w:id="921"/>
      <w:bookmarkEnd w:id="922"/>
      <w:bookmarkEnd w:id="923"/>
      <w:bookmarkEnd w:id="924"/>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25" w:author="Stefan Björnander" w:date="2012-05-06T21:51:00Z">
            <w:rPr>
              <w:color w:val="A31515"/>
            </w:rPr>
          </w:rPrChange>
        </w:rPr>
        <w:t>"Feb"</w:t>
      </w:r>
      <w:r w:rsidRPr="00903DBA">
        <w:t xml:space="preserve">, </w:t>
      </w:r>
      <w:r w:rsidRPr="00903DBA">
        <w:rPr>
          <w:color w:val="000000" w:themeColor="text1"/>
          <w:rPrChange w:id="926" w:author="Stefan Björnander" w:date="2012-05-06T21:51:00Z">
            <w:rPr>
              <w:color w:val="A31515"/>
            </w:rPr>
          </w:rPrChange>
        </w:rPr>
        <w:t>"Mar"</w:t>
      </w:r>
      <w:r w:rsidRPr="00903DBA">
        <w:t xml:space="preserve">, </w:t>
      </w:r>
      <w:r w:rsidRPr="00903DBA">
        <w:rPr>
          <w:color w:val="000000" w:themeColor="text1"/>
          <w:rPrChange w:id="927"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28" w:author="Stefan Björnander" w:date="2012-05-06T21:51:00Z">
            <w:rPr>
              <w:color w:val="A31515"/>
            </w:rPr>
          </w:rPrChange>
        </w:rPr>
        <w:t>"Jun"</w:t>
      </w:r>
      <w:r w:rsidRPr="00903DBA">
        <w:t xml:space="preserve">, </w:t>
      </w:r>
      <w:r w:rsidRPr="00903DBA">
        <w:rPr>
          <w:color w:val="000000" w:themeColor="text1"/>
          <w:rPrChange w:id="929" w:author="Stefan Björnander" w:date="2012-05-06T21:51:00Z">
            <w:rPr>
              <w:color w:val="A31515"/>
            </w:rPr>
          </w:rPrChange>
        </w:rPr>
        <w:t>"Jul"</w:t>
      </w:r>
      <w:r w:rsidRPr="00903DBA">
        <w:t xml:space="preserve">, </w:t>
      </w:r>
      <w:r w:rsidRPr="00903DBA">
        <w:rPr>
          <w:color w:val="000000" w:themeColor="text1"/>
          <w:rPrChange w:id="930"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31" w:author="Stefan Björnander" w:date="2012-05-06T21:51:00Z">
            <w:rPr>
              <w:color w:val="A31515"/>
            </w:rPr>
          </w:rPrChange>
        </w:rPr>
        <w:t>"Oct"</w:t>
      </w:r>
      <w:r w:rsidRPr="00903DBA">
        <w:t xml:space="preserve">, </w:t>
      </w:r>
      <w:r w:rsidRPr="00903DBA">
        <w:rPr>
          <w:color w:val="000000" w:themeColor="text1"/>
          <w:rPrChange w:id="932" w:author="Stefan Björnander" w:date="2012-05-06T21:51:00Z">
            <w:rPr>
              <w:color w:val="A31515"/>
            </w:rPr>
          </w:rPrChange>
        </w:rPr>
        <w:t>"Nov"</w:t>
      </w:r>
      <w:r w:rsidRPr="00903DBA">
        <w:t>,</w:t>
      </w:r>
      <w:r w:rsidRPr="00903DBA">
        <w:rPr>
          <w:color w:val="000000" w:themeColor="text1"/>
          <w:rPrChange w:id="933"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34" w:author="Stefan Björnander" w:date="2012-05-06T21:51:00Z">
            <w:rPr>
              <w:color w:val="A31515"/>
            </w:rPr>
          </w:rPrChange>
        </w:rPr>
        <w:t>"Mon"</w:t>
      </w:r>
      <w:r w:rsidRPr="00903DBA">
        <w:t xml:space="preserve">, </w:t>
      </w:r>
      <w:r w:rsidRPr="00903DBA">
        <w:rPr>
          <w:color w:val="000000" w:themeColor="text1"/>
          <w:rPrChange w:id="935" w:author="Stefan Björnander" w:date="2012-05-06T21:51:00Z">
            <w:rPr>
              <w:color w:val="A31515"/>
            </w:rPr>
          </w:rPrChange>
        </w:rPr>
        <w:t>"Tue"</w:t>
      </w:r>
      <w:r w:rsidRPr="00903DBA">
        <w:t xml:space="preserve">, </w:t>
      </w:r>
      <w:r w:rsidRPr="00903DBA">
        <w:rPr>
          <w:color w:val="000000" w:themeColor="text1"/>
          <w:rPrChange w:id="936"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37" w:author="Stefan Björnander" w:date="2012-05-06T21:51:00Z">
            <w:rPr>
              <w:color w:val="A31515"/>
            </w:rPr>
          </w:rPrChange>
        </w:rPr>
        <w:t>"Fri"</w:t>
      </w:r>
      <w:r w:rsidRPr="00903DBA">
        <w:t xml:space="preserve">, </w:t>
      </w:r>
      <w:r w:rsidRPr="00903DBA">
        <w:rPr>
          <w:color w:val="000000" w:themeColor="text1"/>
          <w:rPrChange w:id="938"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40"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41"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42" w:name="_Toc323656740"/>
      <w:bookmarkStart w:id="943" w:name="_Toc324085478"/>
      <w:bookmarkStart w:id="944" w:name="_Toc383781130"/>
      <w:bookmarkStart w:id="945" w:name="_Toc57656239"/>
      <w:r w:rsidRPr="00903DBA">
        <w:t>Random Numbers</w:t>
      </w:r>
      <w:bookmarkEnd w:id="942"/>
      <w:bookmarkEnd w:id="943"/>
      <w:bookmarkEnd w:id="944"/>
      <w:bookmarkEnd w:id="945"/>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46"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47"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48"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49" w:name="_Toc323656741"/>
      <w:bookmarkStart w:id="950" w:name="_Toc324085479"/>
      <w:bookmarkStart w:id="951" w:name="_Toc383781131"/>
      <w:bookmarkStart w:id="952" w:name="_Toc57656240"/>
      <w:r w:rsidRPr="00903DBA">
        <w:t>Limits of Integral and Floating Types</w:t>
      </w:r>
      <w:bookmarkEnd w:id="949"/>
      <w:bookmarkEnd w:id="950"/>
      <w:bookmarkEnd w:id="951"/>
      <w:bookmarkEnd w:id="952"/>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53" w:name="_Toc323656742"/>
      <w:bookmarkStart w:id="954" w:name="_Toc324085480"/>
      <w:bookmarkStart w:id="955" w:name="_Toc383781132"/>
      <w:bookmarkStart w:id="956" w:name="_Toc57656241"/>
      <w:r w:rsidRPr="00903DBA">
        <w:t>Character Functions</w:t>
      </w:r>
      <w:bookmarkEnd w:id="953"/>
      <w:bookmarkEnd w:id="954"/>
      <w:bookmarkEnd w:id="955"/>
      <w:bookmarkEnd w:id="956"/>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57"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58"/>
            <w:commentRangeStart w:id="959"/>
            <w:proofErr w:type="spellStart"/>
            <w:r w:rsidRPr="00903DBA">
              <w:rPr>
                <w:b/>
                <w:sz w:val="21"/>
                <w:szCs w:val="21"/>
              </w:rPr>
              <w:t>Isalnum</w:t>
            </w:r>
            <w:commentRangeEnd w:id="958"/>
            <w:proofErr w:type="spellEnd"/>
            <w:r w:rsidR="00166455" w:rsidRPr="00903DBA">
              <w:rPr>
                <w:rStyle w:val="Kommentarsreferens"/>
                <w:rFonts w:eastAsia="Times New Roman" w:cs="Times New Roman"/>
              </w:rPr>
              <w:commentReference w:id="958"/>
            </w:r>
            <w:commentRangeEnd w:id="959"/>
            <w:r w:rsidR="00166455" w:rsidRPr="00903DBA">
              <w:rPr>
                <w:rStyle w:val="Kommentarsreferens"/>
                <w:rFonts w:eastAsia="Times New Roman" w:cs="Times New Roman"/>
              </w:rPr>
              <w:commentReference w:id="959"/>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60" w:name="_Toc323656743"/>
      <w:bookmarkStart w:id="961" w:name="_Toc324085481"/>
      <w:bookmarkStart w:id="962" w:name="_Toc383781133"/>
      <w:bookmarkStart w:id="963" w:name="_Toc57656242"/>
      <w:r w:rsidRPr="00903DBA">
        <w:t>Further Reading</w:t>
      </w:r>
      <w:bookmarkEnd w:id="847"/>
      <w:bookmarkEnd w:id="960"/>
      <w:bookmarkEnd w:id="961"/>
      <w:bookmarkEnd w:id="962"/>
      <w:bookmarkEnd w:id="963"/>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64" w:name="_Toc57656243"/>
      <w:r w:rsidRPr="00903DBA">
        <w:lastRenderedPageBreak/>
        <w:t>Foreword</w:t>
      </w:r>
      <w:bookmarkEnd w:id="964"/>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77777777" w:rsidR="00DA28BC" w:rsidRPr="00903DBA" w:rsidRDefault="00DA28BC" w:rsidP="00BA3209">
      <w:r w:rsidRPr="00903DBA">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2429A0" w:rsidRDefault="002429A0" w:rsidP="00E65FE6">
                              <w:pPr>
                                <w:rPr>
                                  <w:lang w:val="sv-SE"/>
                                </w:rPr>
                              </w:pPr>
                              <w:r>
                                <w:rPr>
                                  <w:lang w:val="sv-SE"/>
                                </w:rPr>
                                <w:t>Preprocessor</w:t>
                              </w:r>
                            </w:p>
                            <w:p w14:paraId="04F32221" w14:textId="77777777" w:rsidR="002429A0" w:rsidRPr="00C7380D" w:rsidRDefault="002429A0"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2429A0" w:rsidRPr="008541FD" w:rsidRDefault="002429A0" w:rsidP="00E65FE6">
                              <w:r w:rsidRPr="008541FD">
                                <w:t>Source</w:t>
                              </w:r>
                              <w:r>
                                <w:t xml:space="preserve"> </w:t>
                              </w:r>
                              <w:r w:rsidRPr="008541FD">
                                <w:t>Code</w:t>
                              </w:r>
                            </w:p>
                            <w:p w14:paraId="4FCEAC5C" w14:textId="77777777" w:rsidR="002429A0" w:rsidRDefault="002429A0"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2429A0" w:rsidRDefault="002429A0"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2429A0" w:rsidRDefault="002429A0" w:rsidP="00E65FE6">
                              <w:r>
                                <w:t>Processed Code</w:t>
                              </w:r>
                            </w:p>
                            <w:p w14:paraId="14142DBC" w14:textId="77777777" w:rsidR="002429A0" w:rsidRDefault="002429A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2429A0" w:rsidRDefault="002429A0" w:rsidP="00E65FE6">
                              <w:r>
                                <w:t xml:space="preserve">Syntax </w:t>
                              </w:r>
                              <w:proofErr w:type="spellStart"/>
                              <w:r>
                                <w:t>Tree</w:t>
                              </w:r>
                              <w:proofErr w:type="spellEnd"/>
                              <w: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2429A0" w:rsidRDefault="002429A0" w:rsidP="00E65FE6">
                              <w:r>
                                <w:t>Syntax Tree</w:t>
                              </w:r>
                            </w:p>
                            <w:p w14:paraId="070DB26E" w14:textId="77777777" w:rsidR="002429A0" w:rsidRDefault="002429A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2429A0" w:rsidRDefault="002429A0" w:rsidP="00E65FE6">
                              <w:proofErr w:type="spellStart"/>
                              <w:r>
                                <w:t>Middle</w:t>
                              </w:r>
                              <w:proofErr w:type="spellEnd"/>
                              <w:r>
                                <w:t xml:space="preserve"> </w:t>
                              </w:r>
                              <w:proofErr w:type="spellStart"/>
                              <w:r>
                                <w:t>Code</w:t>
                              </w:r>
                              <w:proofErr w:type="spellEnd"/>
                              <w: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2429A0" w:rsidRDefault="002429A0" w:rsidP="00E65FE6">
                              <w:r>
                                <w:t>Optimized Syntax Tree</w:t>
                              </w:r>
                            </w:p>
                            <w:p w14:paraId="3315953C" w14:textId="77777777" w:rsidR="002429A0" w:rsidRDefault="002429A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2429A0" w:rsidRDefault="002429A0" w:rsidP="00E65FE6">
                              <w:proofErr w:type="spellStart"/>
                              <w:r>
                                <w:t>Middle</w:t>
                              </w:r>
                              <w:proofErr w:type="spellEnd"/>
                              <w:r>
                                <w:t xml:space="preserve"> </w:t>
                              </w:r>
                              <w:proofErr w:type="spellStart"/>
                              <w:r>
                                <w:t>Code</w:t>
                              </w:r>
                              <w:proofErr w:type="spellEnd"/>
                              <w:r>
                                <w:t xml:space="preserve"> </w:t>
                              </w:r>
                              <w:proofErr w:type="spellStart"/>
                              <w: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2429A0" w:rsidRDefault="002429A0" w:rsidP="00E65FE6">
                              <w:r>
                                <w:t>Middle Code List</w:t>
                              </w:r>
                            </w:p>
                            <w:p w14:paraId="321C1BE9" w14:textId="77777777" w:rsidR="002429A0" w:rsidRDefault="002429A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2429A0" w:rsidRDefault="002429A0" w:rsidP="00E65FE6">
                              <w:r>
                                <w:t>Optimized Middle Code List</w:t>
                              </w:r>
                            </w:p>
                            <w:p w14:paraId="4CF9CB98" w14:textId="77777777" w:rsidR="002429A0" w:rsidRDefault="002429A0"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2429A0" w:rsidRDefault="002429A0"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2429A0" w:rsidRDefault="002429A0"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2429A0" w:rsidRDefault="002429A0" w:rsidP="00E65FE6">
                        <w:pPr>
                          <w:rPr>
                            <w:lang w:val="sv-SE"/>
                          </w:rPr>
                        </w:pPr>
                        <w:r>
                          <w:rPr>
                            <w:lang w:val="sv-SE"/>
                          </w:rPr>
                          <w:t>Preprocessor</w:t>
                        </w:r>
                      </w:p>
                      <w:p w14:paraId="04F32221" w14:textId="77777777" w:rsidR="002429A0" w:rsidRPr="00C7380D" w:rsidRDefault="002429A0"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2429A0" w:rsidRPr="008541FD" w:rsidRDefault="002429A0" w:rsidP="00E65FE6">
                        <w:r w:rsidRPr="008541FD">
                          <w:t>Source</w:t>
                        </w:r>
                        <w:r>
                          <w:t xml:space="preserve"> </w:t>
                        </w:r>
                        <w:r w:rsidRPr="008541FD">
                          <w:t>Code</w:t>
                        </w:r>
                      </w:p>
                      <w:p w14:paraId="4FCEAC5C" w14:textId="77777777" w:rsidR="002429A0" w:rsidRDefault="002429A0"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2429A0" w:rsidRDefault="002429A0"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2429A0" w:rsidRDefault="002429A0" w:rsidP="00E65FE6">
                        <w:r>
                          <w:t>Processed Code</w:t>
                        </w:r>
                      </w:p>
                      <w:p w14:paraId="14142DBC" w14:textId="77777777" w:rsidR="002429A0" w:rsidRDefault="002429A0"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2429A0" w:rsidRDefault="002429A0" w:rsidP="00E65FE6">
                        <w:r>
                          <w:t xml:space="preserve">Syntax </w:t>
                        </w:r>
                        <w:proofErr w:type="spellStart"/>
                        <w:r>
                          <w:t>Tree</w:t>
                        </w:r>
                        <w:proofErr w:type="spellEnd"/>
                        <w:r>
                          <w:t xml:space="preserv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2429A0" w:rsidRDefault="002429A0" w:rsidP="00E65FE6">
                        <w:r>
                          <w:t>Syntax Tree</w:t>
                        </w:r>
                      </w:p>
                      <w:p w14:paraId="070DB26E" w14:textId="77777777" w:rsidR="002429A0" w:rsidRDefault="002429A0"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2429A0" w:rsidRDefault="002429A0" w:rsidP="00E65FE6">
                        <w:proofErr w:type="spellStart"/>
                        <w:r>
                          <w:t>Middle</w:t>
                        </w:r>
                        <w:proofErr w:type="spellEnd"/>
                        <w:r>
                          <w:t xml:space="preserve"> </w:t>
                        </w:r>
                        <w:proofErr w:type="spellStart"/>
                        <w:r>
                          <w:t>Code</w:t>
                        </w:r>
                        <w:proofErr w:type="spellEnd"/>
                        <w:r>
                          <w:t xml:space="preserv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2429A0" w:rsidRDefault="002429A0" w:rsidP="00E65FE6">
                        <w:r>
                          <w:t>Optimized Syntax Tree</w:t>
                        </w:r>
                      </w:p>
                      <w:p w14:paraId="3315953C" w14:textId="77777777" w:rsidR="002429A0" w:rsidRDefault="002429A0"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2429A0" w:rsidRDefault="002429A0" w:rsidP="00E65FE6">
                        <w:proofErr w:type="spellStart"/>
                        <w:r>
                          <w:t>Middle</w:t>
                        </w:r>
                        <w:proofErr w:type="spellEnd"/>
                        <w:r>
                          <w:t xml:space="preserve"> </w:t>
                        </w:r>
                        <w:proofErr w:type="spellStart"/>
                        <w:r>
                          <w:t>Code</w:t>
                        </w:r>
                        <w:proofErr w:type="spellEnd"/>
                        <w:r>
                          <w:t xml:space="preserve"> </w:t>
                        </w:r>
                        <w:proofErr w:type="spellStart"/>
                        <w:r>
                          <w:t>Optimizer</w:t>
                        </w:r>
                        <w:proofErr w:type="spellEnd"/>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2429A0" w:rsidRDefault="002429A0" w:rsidP="00E65FE6">
                        <w:r>
                          <w:t>Middle Code List</w:t>
                        </w:r>
                      </w:p>
                      <w:p w14:paraId="321C1BE9" w14:textId="77777777" w:rsidR="002429A0" w:rsidRDefault="002429A0"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2429A0" w:rsidRDefault="002429A0" w:rsidP="00E65FE6">
                        <w:r>
                          <w:t>Optimized Middle Code List</w:t>
                        </w:r>
                      </w:p>
                      <w:p w14:paraId="4CF9CB98" w14:textId="77777777" w:rsidR="002429A0" w:rsidRDefault="002429A0"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2429A0" w:rsidRDefault="002429A0"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2429A0" w:rsidRDefault="002429A0"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2429A0" w:rsidRDefault="002429A0" w:rsidP="006F14D0">
                              <w:pPr>
                                <w:spacing w:before="60" w:after="0"/>
                                <w:jc w:val="center"/>
                                <w:rPr>
                                  <w:lang w:val="sv-SE"/>
                                </w:rPr>
                              </w:pPr>
                              <w:r>
                                <w:rPr>
                                  <w:lang w:val="sv-SE"/>
                                </w:rPr>
                                <w:t>Preprocessor</w:t>
                              </w:r>
                            </w:p>
                            <w:p w14:paraId="2CD90E0F" w14:textId="77777777" w:rsidR="002429A0" w:rsidRPr="00C7380D" w:rsidRDefault="002429A0"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2429A0" w:rsidRPr="008541FD" w:rsidRDefault="002429A0" w:rsidP="006F14D0">
                              <w:pPr>
                                <w:spacing w:before="60" w:after="0"/>
                                <w:jc w:val="center"/>
                              </w:pPr>
                              <w:r w:rsidRPr="008541FD">
                                <w:t>Source</w:t>
                              </w:r>
                              <w:r>
                                <w:t xml:space="preserve"> </w:t>
                              </w:r>
                              <w:r w:rsidRPr="008541FD">
                                <w:t>Code</w:t>
                              </w:r>
                            </w:p>
                            <w:p w14:paraId="1314F231" w14:textId="77777777" w:rsidR="002429A0" w:rsidRDefault="002429A0"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2429A0" w:rsidRDefault="002429A0"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2429A0" w:rsidRDefault="002429A0" w:rsidP="006F14D0">
                              <w:pPr>
                                <w:pStyle w:val="Normalwebb"/>
                                <w:spacing w:before="60" w:line="256" w:lineRule="auto"/>
                                <w:jc w:val="center"/>
                              </w:pPr>
                              <w:r>
                                <w:rPr>
                                  <w:rFonts w:eastAsia="Calibri"/>
                                  <w:sz w:val="22"/>
                                  <w:szCs w:val="22"/>
                                  <w:lang w:val="en-US"/>
                                </w:rPr>
                                <w:t>Processed Code</w:t>
                              </w:r>
                            </w:p>
                            <w:p w14:paraId="705B7689" w14:textId="77777777" w:rsidR="002429A0" w:rsidRDefault="002429A0"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2429A0" w:rsidRDefault="002429A0"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2429A0" w:rsidRDefault="002429A0" w:rsidP="006F14D0">
                              <w:pPr>
                                <w:pStyle w:val="Normalwebb"/>
                                <w:spacing w:before="60" w:line="254" w:lineRule="auto"/>
                                <w:jc w:val="center"/>
                              </w:pPr>
                              <w:r>
                                <w:rPr>
                                  <w:rFonts w:eastAsia="Calibri"/>
                                  <w:sz w:val="22"/>
                                  <w:szCs w:val="22"/>
                                  <w:lang w:val="en-US"/>
                                </w:rPr>
                                <w:t>Syntax Tree</w:t>
                              </w:r>
                            </w:p>
                            <w:p w14:paraId="20988EE2" w14:textId="77777777" w:rsidR="002429A0" w:rsidRDefault="002429A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2429A0" w:rsidRDefault="002429A0"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2429A0" w:rsidRDefault="002429A0" w:rsidP="006F14D0">
                              <w:pPr>
                                <w:pStyle w:val="Normalwebb"/>
                                <w:spacing w:before="60" w:line="252" w:lineRule="auto"/>
                                <w:jc w:val="center"/>
                              </w:pPr>
                              <w:r>
                                <w:rPr>
                                  <w:rFonts w:eastAsia="Calibri"/>
                                  <w:sz w:val="22"/>
                                  <w:szCs w:val="22"/>
                                  <w:lang w:val="en-US"/>
                                </w:rPr>
                                <w:t>Optimized Syntax Tree</w:t>
                              </w:r>
                            </w:p>
                            <w:p w14:paraId="35223DB0" w14:textId="77777777" w:rsidR="002429A0" w:rsidRDefault="002429A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2429A0" w:rsidRDefault="002429A0"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2429A0" w:rsidRDefault="002429A0" w:rsidP="006F14D0">
                              <w:pPr>
                                <w:pStyle w:val="Normalwebb"/>
                                <w:spacing w:before="60" w:line="252" w:lineRule="auto"/>
                                <w:jc w:val="center"/>
                              </w:pPr>
                              <w:r>
                                <w:rPr>
                                  <w:rFonts w:eastAsia="Calibri"/>
                                  <w:sz w:val="22"/>
                                  <w:szCs w:val="22"/>
                                  <w:lang w:val="en-US"/>
                                </w:rPr>
                                <w:t>Middle Code List</w:t>
                              </w:r>
                            </w:p>
                            <w:p w14:paraId="5410A942" w14:textId="77777777" w:rsidR="002429A0" w:rsidRDefault="002429A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2429A0" w:rsidRDefault="002429A0" w:rsidP="006F14D0">
                              <w:pPr>
                                <w:pStyle w:val="Normalwebb"/>
                                <w:spacing w:before="60" w:line="252" w:lineRule="auto"/>
                                <w:jc w:val="center"/>
                              </w:pPr>
                              <w:r>
                                <w:rPr>
                                  <w:rFonts w:eastAsia="Calibri"/>
                                  <w:sz w:val="22"/>
                                  <w:szCs w:val="22"/>
                                  <w:lang w:val="en-US"/>
                                </w:rPr>
                                <w:t>Optimized Middle Code List</w:t>
                              </w:r>
                            </w:p>
                            <w:p w14:paraId="36F7A1DE" w14:textId="77777777" w:rsidR="002429A0" w:rsidRDefault="002429A0"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2429A0" w:rsidRDefault="002429A0"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2429A0" w:rsidRDefault="002429A0"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2429A0" w:rsidRDefault="002429A0" w:rsidP="006F14D0">
                        <w:pPr>
                          <w:spacing w:before="60" w:after="0"/>
                          <w:jc w:val="center"/>
                          <w:rPr>
                            <w:lang w:val="sv-SE"/>
                          </w:rPr>
                        </w:pPr>
                        <w:r>
                          <w:rPr>
                            <w:lang w:val="sv-SE"/>
                          </w:rPr>
                          <w:t>Preprocessor</w:t>
                        </w:r>
                      </w:p>
                      <w:p w14:paraId="2CD90E0F" w14:textId="77777777" w:rsidR="002429A0" w:rsidRPr="00C7380D" w:rsidRDefault="002429A0"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2429A0" w:rsidRPr="008541FD" w:rsidRDefault="002429A0" w:rsidP="006F14D0">
                        <w:pPr>
                          <w:spacing w:before="60" w:after="0"/>
                          <w:jc w:val="center"/>
                        </w:pPr>
                        <w:r w:rsidRPr="008541FD">
                          <w:t>Source</w:t>
                        </w:r>
                        <w:r>
                          <w:t xml:space="preserve"> </w:t>
                        </w:r>
                        <w:r w:rsidRPr="008541FD">
                          <w:t>Code</w:t>
                        </w:r>
                      </w:p>
                      <w:p w14:paraId="1314F231" w14:textId="77777777" w:rsidR="002429A0" w:rsidRDefault="002429A0"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2429A0" w:rsidRDefault="002429A0"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2429A0" w:rsidRDefault="002429A0" w:rsidP="006F14D0">
                        <w:pPr>
                          <w:pStyle w:val="Normalwebb"/>
                          <w:spacing w:before="60" w:line="256" w:lineRule="auto"/>
                          <w:jc w:val="center"/>
                        </w:pPr>
                        <w:r>
                          <w:rPr>
                            <w:rFonts w:eastAsia="Calibri"/>
                            <w:sz w:val="22"/>
                            <w:szCs w:val="22"/>
                            <w:lang w:val="en-US"/>
                          </w:rPr>
                          <w:t>Processed Code</w:t>
                        </w:r>
                      </w:p>
                      <w:p w14:paraId="705B7689" w14:textId="77777777" w:rsidR="002429A0" w:rsidRDefault="002429A0"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2429A0" w:rsidRDefault="002429A0"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2429A0" w:rsidRDefault="002429A0" w:rsidP="006F14D0">
                        <w:pPr>
                          <w:pStyle w:val="Normalwebb"/>
                          <w:spacing w:before="60" w:line="254" w:lineRule="auto"/>
                          <w:jc w:val="center"/>
                        </w:pPr>
                        <w:r>
                          <w:rPr>
                            <w:rFonts w:eastAsia="Calibri"/>
                            <w:sz w:val="22"/>
                            <w:szCs w:val="22"/>
                            <w:lang w:val="en-US"/>
                          </w:rPr>
                          <w:t>Syntax Tree</w:t>
                        </w:r>
                      </w:p>
                      <w:p w14:paraId="20988EE2" w14:textId="77777777" w:rsidR="002429A0" w:rsidRDefault="002429A0"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2429A0" w:rsidRDefault="002429A0"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2429A0" w:rsidRDefault="002429A0" w:rsidP="006F14D0">
                        <w:pPr>
                          <w:pStyle w:val="Normalwebb"/>
                          <w:spacing w:before="60" w:line="252" w:lineRule="auto"/>
                          <w:jc w:val="center"/>
                        </w:pPr>
                        <w:r>
                          <w:rPr>
                            <w:rFonts w:eastAsia="Calibri"/>
                            <w:sz w:val="22"/>
                            <w:szCs w:val="22"/>
                            <w:lang w:val="en-US"/>
                          </w:rPr>
                          <w:t>Optimized Syntax Tree</w:t>
                        </w:r>
                      </w:p>
                      <w:p w14:paraId="35223DB0" w14:textId="77777777" w:rsidR="002429A0" w:rsidRDefault="002429A0"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2429A0" w:rsidRDefault="002429A0"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2429A0" w:rsidRDefault="002429A0" w:rsidP="006F14D0">
                        <w:pPr>
                          <w:pStyle w:val="Normalwebb"/>
                          <w:spacing w:before="60" w:line="252" w:lineRule="auto"/>
                          <w:jc w:val="center"/>
                        </w:pPr>
                        <w:r>
                          <w:rPr>
                            <w:rFonts w:eastAsia="Calibri"/>
                            <w:sz w:val="22"/>
                            <w:szCs w:val="22"/>
                            <w:lang w:val="en-US"/>
                          </w:rPr>
                          <w:t>Middle Code List</w:t>
                        </w:r>
                      </w:p>
                      <w:p w14:paraId="5410A942" w14:textId="77777777" w:rsidR="002429A0" w:rsidRDefault="002429A0"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2429A0" w:rsidRDefault="002429A0" w:rsidP="006F14D0">
                        <w:pPr>
                          <w:pStyle w:val="Normalwebb"/>
                          <w:spacing w:before="60" w:line="252" w:lineRule="auto"/>
                          <w:jc w:val="center"/>
                        </w:pPr>
                        <w:r>
                          <w:rPr>
                            <w:rFonts w:eastAsia="Calibri"/>
                            <w:sz w:val="22"/>
                            <w:szCs w:val="22"/>
                            <w:lang w:val="en-US"/>
                          </w:rPr>
                          <w:t>Optimized Middle Code List</w:t>
                        </w:r>
                      </w:p>
                      <w:p w14:paraId="36F7A1DE" w14:textId="77777777" w:rsidR="002429A0" w:rsidRDefault="002429A0"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2429A0" w:rsidRDefault="002429A0"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2429A0" w:rsidRDefault="002429A0"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8" w:author="Stefan Bjornander" w:date="2015-05-23T17:42:00Z" w:initials="SB">
    <w:p w14:paraId="7086E310" w14:textId="77777777" w:rsidR="002429A0" w:rsidRDefault="002429A0">
      <w:pPr>
        <w:pStyle w:val="Kommentarer"/>
      </w:pPr>
      <w:r>
        <w:rPr>
          <w:rStyle w:val="Kommentarsreferens"/>
        </w:rPr>
        <w:annotationRef/>
      </w:r>
    </w:p>
    <w:p w14:paraId="01C1DAD9" w14:textId="77777777" w:rsidR="002429A0" w:rsidRDefault="002429A0">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59" w:author="Stefan Bjornander" w:date="2015-05-23T17:42:00Z" w:initials="SB">
    <w:p w14:paraId="04F55807" w14:textId="77777777" w:rsidR="002429A0" w:rsidRDefault="002429A0">
      <w:pPr>
        <w:pStyle w:val="Kommentarer"/>
      </w:pPr>
      <w:r>
        <w:rPr>
          <w:rStyle w:val="Kommentarsreferens"/>
        </w:rPr>
        <w:annotationRef/>
      </w:r>
    </w:p>
    <w:p w14:paraId="533EC9EE" w14:textId="77777777" w:rsidR="002429A0" w:rsidRDefault="002429A0">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2429A0" w:rsidRDefault="002429A0" w:rsidP="006C7309">
      <w:pPr>
        <w:spacing w:line="240" w:lineRule="auto"/>
      </w:pPr>
      <w:r>
        <w:separator/>
      </w:r>
    </w:p>
  </w:endnote>
  <w:endnote w:type="continuationSeparator" w:id="0">
    <w:p w14:paraId="0DD18C9D" w14:textId="77777777" w:rsidR="002429A0" w:rsidRDefault="002429A0"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2429A0" w:rsidRDefault="002429A0" w:rsidP="006C7309">
      <w:pPr>
        <w:spacing w:line="240" w:lineRule="auto"/>
      </w:pPr>
      <w:r>
        <w:separator/>
      </w:r>
    </w:p>
  </w:footnote>
  <w:footnote w:type="continuationSeparator" w:id="0">
    <w:p w14:paraId="0BA3DA21" w14:textId="77777777" w:rsidR="002429A0" w:rsidRDefault="002429A0" w:rsidP="006C7309">
      <w:pPr>
        <w:spacing w:line="240" w:lineRule="auto"/>
      </w:pPr>
      <w:r>
        <w:continuationSeparator/>
      </w:r>
    </w:p>
  </w:footnote>
  <w:footnote w:id="1">
    <w:p w14:paraId="2574BD6E" w14:textId="77777777" w:rsidR="002429A0" w:rsidRPr="00725EAE" w:rsidRDefault="002429A0"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w:t>
      </w:r>
      <w:proofErr w:type="spellStart"/>
      <w:r>
        <w:t>jokely</w:t>
      </w:r>
      <w:proofErr w:type="spellEnd"/>
      <w:r>
        <w:t xml:space="preserve"> been said to be an acronym for the </w:t>
      </w:r>
      <w:r w:rsidRPr="00725EAE">
        <w:rPr>
          <w:rStyle w:val="Italics"/>
        </w:rPr>
        <w:t>Before C Programming Language</w:t>
      </w:r>
      <w:r>
        <w:t>.</w:t>
      </w:r>
    </w:p>
  </w:footnote>
  <w:footnote w:id="2">
    <w:p w14:paraId="0A93E7E0" w14:textId="77777777" w:rsidR="002429A0" w:rsidRPr="00B4576D" w:rsidRDefault="002429A0"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2429A0" w:rsidRPr="00080A22" w:rsidRDefault="002429A0"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2429A0" w:rsidRDefault="002429A0"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2429A0" w:rsidRDefault="002429A0" w:rsidP="00E80032">
      <w:pPr>
        <w:pStyle w:val="Code"/>
      </w:pPr>
      <w:r>
        <w:t>#define BOOL int</w:t>
      </w:r>
    </w:p>
    <w:p w14:paraId="5A8A6026" w14:textId="77777777" w:rsidR="002429A0" w:rsidRDefault="002429A0" w:rsidP="00E80032">
      <w:pPr>
        <w:pStyle w:val="Code"/>
      </w:pPr>
      <w:r>
        <w:t>#define TRUE 1</w:t>
      </w:r>
    </w:p>
    <w:p w14:paraId="09976B6C" w14:textId="77777777" w:rsidR="002429A0" w:rsidRPr="00BF232B" w:rsidRDefault="002429A0" w:rsidP="00E80032">
      <w:pPr>
        <w:pStyle w:val="Code"/>
      </w:pPr>
      <w:r>
        <w:t>#define FALSE 0</w:t>
      </w:r>
    </w:p>
  </w:footnote>
  <w:footnote w:id="5">
    <w:p w14:paraId="1100CB01" w14:textId="77777777" w:rsidR="002429A0" w:rsidRDefault="002429A0"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2429A0" w:rsidRDefault="002429A0" w:rsidP="00E80032">
      <w:r>
        <w:rPr>
          <w:rStyle w:val="Fotnotsreferens"/>
        </w:rPr>
        <w:footnoteRef/>
      </w:r>
      <w:r>
        <w:t xml:space="preserve"> Depending of the compiler and its warning level settings.</w:t>
      </w:r>
    </w:p>
  </w:footnote>
  <w:footnote w:id="7">
    <w:p w14:paraId="3D554D37" w14:textId="77777777" w:rsidR="002429A0" w:rsidRPr="004679D4" w:rsidRDefault="002429A0"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8">
    <w:p w14:paraId="0C800D4D" w14:textId="77777777" w:rsidR="002429A0" w:rsidRPr="00C03AB7" w:rsidRDefault="002429A0"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9">
    <w:p w14:paraId="278B000B" w14:textId="77777777" w:rsidR="002429A0" w:rsidRPr="000C5114" w:rsidRDefault="002429A0"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2429A0" w:rsidRPr="002343ED" w:rsidRDefault="002429A0"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2429A0" w:rsidRDefault="002429A0" w:rsidP="00E80032">
      <w:r>
        <w:rPr>
          <w:rStyle w:val="Fotnotsreferens"/>
        </w:rPr>
        <w:footnoteRef/>
      </w:r>
      <w:r>
        <w:t xml:space="preserve"> However, we have no knowledge about the actual address; it may be 10,000 or anything else.</w:t>
      </w:r>
    </w:p>
  </w:footnote>
  <w:footnote w:id="12">
    <w:p w14:paraId="575EFDCD" w14:textId="77777777" w:rsidR="002429A0" w:rsidRPr="009B0162" w:rsidRDefault="002429A0"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2429A0" w:rsidRDefault="002429A0"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2429A0" w:rsidRDefault="002429A0"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2429A0" w:rsidRPr="00E554CC" w:rsidRDefault="002429A0"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2429A0" w:rsidRPr="00391B01" w:rsidRDefault="002429A0"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2429A0" w:rsidRDefault="002429A0"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2429A0" w:rsidRDefault="002429A0"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2429A0" w:rsidRDefault="002429A0" w:rsidP="00E80032">
      <w:r>
        <w:rPr>
          <w:rStyle w:val="Fotnotsreferens"/>
        </w:rPr>
        <w:footnoteRef/>
      </w:r>
      <w:r>
        <w:t xml:space="preserve"> There is no rational explanation, just accept it.</w:t>
      </w:r>
    </w:p>
  </w:footnote>
  <w:footnote w:id="20">
    <w:p w14:paraId="0B9FD0C4" w14:textId="77777777" w:rsidR="002429A0" w:rsidRDefault="002429A0"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2429A0" w:rsidRPr="00EF01A1" w:rsidRDefault="002429A0"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2429A0" w:rsidRPr="008655EC" w:rsidRDefault="002429A0"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0" w15:restartNumberingAfterBreak="0">
    <w:nsid w:val="3240777C"/>
    <w:multiLevelType w:val="multilevel"/>
    <w:tmpl w:val="A164F7E6"/>
    <w:numStyleLink w:val="Heading"/>
  </w:abstractNum>
  <w:abstractNum w:abstractNumId="51"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4"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5"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7"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9"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3E61B8E"/>
    <w:multiLevelType w:val="multilevel"/>
    <w:tmpl w:val="A164F7E6"/>
    <w:numStyleLink w:val="Heading"/>
  </w:abstractNum>
  <w:abstractNum w:abstractNumId="61"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3"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6"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8"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6"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5" w15:restartNumberingAfterBreak="0">
    <w:nsid w:val="68915423"/>
    <w:multiLevelType w:val="multilevel"/>
    <w:tmpl w:val="A164F7E6"/>
    <w:numStyleLink w:val="Heading"/>
  </w:abstractNum>
  <w:abstractNum w:abstractNumId="8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692B52DB"/>
    <w:multiLevelType w:val="multilevel"/>
    <w:tmpl w:val="A164F7E6"/>
    <w:numStyleLink w:val="Heading"/>
  </w:abstractNum>
  <w:abstractNum w:abstractNumId="88"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2"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5"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6"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8"/>
  </w:num>
  <w:num w:numId="2">
    <w:abstractNumId w:val="59"/>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num>
  <w:num w:numId="7">
    <w:abstractNumId w:val="60"/>
  </w:num>
  <w:num w:numId="8">
    <w:abstractNumId w:val="87"/>
  </w:num>
  <w:num w:numId="9">
    <w:abstractNumId w:val="50"/>
  </w:num>
  <w:num w:numId="10">
    <w:abstractNumId w:val="37"/>
  </w:num>
  <w:num w:numId="11">
    <w:abstractNumId w:val="85"/>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3"/>
  </w:num>
  <w:num w:numId="31">
    <w:abstractNumId w:val="13"/>
  </w:num>
  <w:num w:numId="32">
    <w:abstractNumId w:val="97"/>
  </w:num>
  <w:num w:numId="33">
    <w:abstractNumId w:val="61"/>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80"/>
  </w:num>
  <w:num w:numId="45">
    <w:abstractNumId w:val="86"/>
  </w:num>
  <w:num w:numId="46">
    <w:abstractNumId w:val="54"/>
  </w:num>
  <w:num w:numId="47">
    <w:abstractNumId w:val="67"/>
  </w:num>
  <w:num w:numId="48">
    <w:abstractNumId w:val="11"/>
  </w:num>
  <w:num w:numId="49">
    <w:abstractNumId w:val="17"/>
  </w:num>
  <w:num w:numId="50">
    <w:abstractNumId w:val="58"/>
  </w:num>
  <w:num w:numId="51">
    <w:abstractNumId w:val="10"/>
  </w:num>
  <w:num w:numId="52">
    <w:abstractNumId w:val="94"/>
  </w:num>
  <w:num w:numId="53">
    <w:abstractNumId w:val="82"/>
  </w:num>
  <w:num w:numId="54">
    <w:abstractNumId w:val="32"/>
  </w:num>
  <w:num w:numId="55">
    <w:abstractNumId w:val="71"/>
  </w:num>
  <w:num w:numId="56">
    <w:abstractNumId w:val="18"/>
  </w:num>
  <w:num w:numId="57">
    <w:abstractNumId w:val="89"/>
  </w:num>
  <w:num w:numId="58">
    <w:abstractNumId w:val="35"/>
  </w:num>
  <w:num w:numId="59">
    <w:abstractNumId w:val="16"/>
  </w:num>
  <w:num w:numId="60">
    <w:abstractNumId w:val="62"/>
  </w:num>
  <w:num w:numId="61">
    <w:abstractNumId w:val="62"/>
    <w:lvlOverride w:ilvl="0">
      <w:startOverride w:val="1"/>
    </w:lvlOverride>
  </w:num>
  <w:num w:numId="62">
    <w:abstractNumId w:val="62"/>
    <w:lvlOverride w:ilvl="0">
      <w:startOverride w:val="1"/>
    </w:lvlOverride>
  </w:num>
  <w:num w:numId="63">
    <w:abstractNumId w:val="62"/>
    <w:lvlOverride w:ilvl="0">
      <w:startOverride w:val="1"/>
    </w:lvlOverride>
  </w:num>
  <w:num w:numId="64">
    <w:abstractNumId w:val="62"/>
    <w:lvlOverride w:ilvl="0">
      <w:startOverride w:val="1"/>
    </w:lvlOverride>
  </w:num>
  <w:num w:numId="65">
    <w:abstractNumId w:val="34"/>
  </w:num>
  <w:num w:numId="66">
    <w:abstractNumId w:val="49"/>
  </w:num>
  <w:num w:numId="67">
    <w:abstractNumId w:val="27"/>
  </w:num>
  <w:num w:numId="68">
    <w:abstractNumId w:val="95"/>
  </w:num>
  <w:num w:numId="69">
    <w:abstractNumId w:val="39"/>
  </w:num>
  <w:num w:numId="70">
    <w:abstractNumId w:val="25"/>
  </w:num>
  <w:num w:numId="71">
    <w:abstractNumId w:val="84"/>
  </w:num>
  <w:num w:numId="72">
    <w:abstractNumId w:val="24"/>
  </w:num>
  <w:num w:numId="73">
    <w:abstractNumId w:val="79"/>
  </w:num>
  <w:num w:numId="74">
    <w:abstractNumId w:val="51"/>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3"/>
  </w:num>
  <w:num w:numId="81">
    <w:abstractNumId w:val="75"/>
  </w:num>
  <w:num w:numId="82">
    <w:abstractNumId w:val="63"/>
  </w:num>
  <w:num w:numId="83">
    <w:abstractNumId w:val="70"/>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2"/>
  </w:num>
  <w:num w:numId="88">
    <w:abstractNumId w:val="93"/>
  </w:num>
  <w:num w:numId="89">
    <w:abstractNumId w:val="77"/>
  </w:num>
  <w:num w:numId="90">
    <w:abstractNumId w:val="90"/>
  </w:num>
  <w:num w:numId="91">
    <w:abstractNumId w:val="19"/>
  </w:num>
  <w:num w:numId="92">
    <w:abstractNumId w:val="23"/>
  </w:num>
  <w:num w:numId="93">
    <w:abstractNumId w:val="55"/>
  </w:num>
  <w:num w:numId="94">
    <w:abstractNumId w:val="15"/>
  </w:num>
  <w:num w:numId="95">
    <w:abstractNumId w:val="40"/>
  </w:num>
  <w:num w:numId="96">
    <w:abstractNumId w:val="57"/>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1"/>
  </w:num>
  <w:num w:numId="100">
    <w:abstractNumId w:val="78"/>
  </w:num>
  <w:num w:numId="101">
    <w:abstractNumId w:val="74"/>
  </w:num>
  <w:num w:numId="102">
    <w:abstractNumId w:val="96"/>
  </w:num>
  <w:num w:numId="103">
    <w:abstractNumId w:val="33"/>
  </w:num>
  <w:num w:numId="104">
    <w:abstractNumId w:val="46"/>
  </w:num>
  <w:num w:numId="105">
    <w:abstractNumId w:val="21"/>
  </w:num>
  <w:num w:numId="106">
    <w:abstractNumId w:val="72"/>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9"/>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2"/>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1"/>
  </w:num>
  <w:num w:numId="142">
    <w:abstractNumId w:val="65"/>
  </w:num>
  <w:num w:numId="143">
    <w:abstractNumId w:val="21"/>
  </w:num>
  <w:num w:numId="144">
    <w:abstractNumId w:val="72"/>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3"/>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4"/>
  </w:num>
  <w:num w:numId="163">
    <w:abstractNumId w:val="76"/>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8"/>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8"/>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47"/>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C5C"/>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CBF"/>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6D61"/>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A36"/>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0CC8"/>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B1A"/>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A05"/>
    <w:rsid w:val="00CB7B46"/>
    <w:rsid w:val="00CB7BB2"/>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BF4"/>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484</Pages>
  <Words>149342</Words>
  <Characters>791518</Characters>
  <Application>Microsoft Office Word</Application>
  <DocSecurity>0</DocSecurity>
  <Lines>6595</Lines>
  <Paragraphs>1877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65</cp:revision>
  <cp:lastPrinted>2017-05-07T13:41:00Z</cp:lastPrinted>
  <dcterms:created xsi:type="dcterms:W3CDTF">2020-12-01T10:01:00Z</dcterms:created>
  <dcterms:modified xsi:type="dcterms:W3CDTF">2020-12-01T21:21:00Z</dcterms:modified>
</cp:coreProperties>
</file>