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9246C6">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9246C6">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9246C6">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9246C6">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9246C6">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9246C6">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9246C6">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9246C6">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9246C6">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9246C6">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9246C6">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9246C6">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9246C6">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9246C6">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9246C6">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9246C6">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9246C6">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9246C6">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9246C6">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9246C6">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9246C6">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9246C6">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9246C6">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9246C6">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9246C6">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9246C6">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9246C6">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9246C6">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9246C6" w:rsidRDefault="009246C6" w:rsidP="007016BF">
                              <w:pPr>
                                <w:spacing w:before="60" w:after="0"/>
                                <w:jc w:val="center"/>
                                <w:rPr>
                                  <w:lang w:val="sv-SE"/>
                                </w:rPr>
                              </w:pPr>
                              <w:r>
                                <w:rPr>
                                  <w:lang w:val="sv-SE"/>
                                </w:rPr>
                                <w:t>Register Preparator</w:t>
                              </w:r>
                            </w:p>
                            <w:p w14:paraId="5B7E5EAE" w14:textId="77777777" w:rsidR="009246C6" w:rsidRPr="00C7380D" w:rsidRDefault="009246C6"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9246C6" w:rsidRDefault="009246C6" w:rsidP="00F52895">
                              <w:pPr>
                                <w:spacing w:before="60" w:after="0"/>
                                <w:jc w:val="center"/>
                                <w:rPr>
                                  <w:lang w:val="sv-SE"/>
                                </w:rPr>
                              </w:pPr>
                              <w:r>
                                <w:rPr>
                                  <w:lang w:val="sv-SE"/>
                                </w:rPr>
                                <w:t>Register Allocator</w:t>
                              </w:r>
                            </w:p>
                            <w:p w14:paraId="49971E8A" w14:textId="77777777" w:rsidR="009246C6" w:rsidRDefault="009246C6"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9246C6" w:rsidRPr="009C410A" w:rsidRDefault="009246C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246C6" w:rsidRPr="009C410A" w:rsidRDefault="009246C6"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9246C6" w:rsidRDefault="009246C6"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9246C6" w:rsidRDefault="009246C6"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9246C6" w:rsidRDefault="009246C6" w:rsidP="007016BF">
                              <w:pPr>
                                <w:pStyle w:val="Normalwebb"/>
                                <w:spacing w:before="60" w:line="252" w:lineRule="auto"/>
                                <w:jc w:val="center"/>
                              </w:pPr>
                              <w:r>
                                <w:rPr>
                                  <w:rFonts w:eastAsia="Calibri"/>
                                  <w:sz w:val="22"/>
                                  <w:szCs w:val="22"/>
                                  <w:lang w:val="en-US"/>
                                </w:rPr>
                                <w:t>Object Code</w:t>
                              </w:r>
                            </w:p>
                            <w:p w14:paraId="774C3A6C" w14:textId="77777777" w:rsidR="009246C6" w:rsidRDefault="009246C6"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9246C6" w:rsidRDefault="009246C6"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9246C6" w:rsidRDefault="009246C6"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9246C6" w:rsidRDefault="009246C6" w:rsidP="007016BF">
                        <w:pPr>
                          <w:spacing w:before="60" w:after="0"/>
                          <w:jc w:val="center"/>
                          <w:rPr>
                            <w:lang w:val="sv-SE"/>
                          </w:rPr>
                        </w:pPr>
                        <w:r>
                          <w:rPr>
                            <w:lang w:val="sv-SE"/>
                          </w:rPr>
                          <w:t>Register Preparator</w:t>
                        </w:r>
                      </w:p>
                      <w:p w14:paraId="5B7E5EAE" w14:textId="77777777" w:rsidR="009246C6" w:rsidRPr="00C7380D" w:rsidRDefault="009246C6"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9246C6" w:rsidRDefault="009246C6" w:rsidP="00F52895">
                        <w:pPr>
                          <w:spacing w:before="60" w:after="0"/>
                          <w:jc w:val="center"/>
                          <w:rPr>
                            <w:lang w:val="sv-SE"/>
                          </w:rPr>
                        </w:pPr>
                        <w:r>
                          <w:rPr>
                            <w:lang w:val="sv-SE"/>
                          </w:rPr>
                          <w:t>Register Allocator</w:t>
                        </w:r>
                      </w:p>
                      <w:p w14:paraId="49971E8A" w14:textId="77777777" w:rsidR="009246C6" w:rsidRDefault="009246C6"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9246C6" w:rsidRPr="009C410A" w:rsidRDefault="009246C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246C6" w:rsidRPr="009C410A" w:rsidRDefault="009246C6"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9246C6" w:rsidRDefault="009246C6"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9246C6" w:rsidRDefault="009246C6"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9246C6" w:rsidRDefault="009246C6" w:rsidP="007016BF">
                        <w:pPr>
                          <w:pStyle w:val="Normalwebb"/>
                          <w:spacing w:before="60" w:line="252" w:lineRule="auto"/>
                          <w:jc w:val="center"/>
                        </w:pPr>
                        <w:r>
                          <w:rPr>
                            <w:rFonts w:eastAsia="Calibri"/>
                            <w:sz w:val="22"/>
                            <w:szCs w:val="22"/>
                            <w:lang w:val="en-US"/>
                          </w:rPr>
                          <w:t>Object Code</w:t>
                        </w:r>
                      </w:p>
                      <w:p w14:paraId="774C3A6C" w14:textId="77777777" w:rsidR="009246C6" w:rsidRDefault="009246C6"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9246C6" w:rsidRDefault="009246C6"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9246C6" w:rsidRDefault="009246C6"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w:t>
      </w:r>
      <w:proofErr w:type="gramStart"/>
      <w:r w:rsidR="008008CF" w:rsidRPr="00EC76D5">
        <w:t>checking</w:t>
      </w:r>
      <w:proofErr w:type="gramEnd"/>
      <w:r w:rsidR="008008CF" w:rsidRPr="00EC76D5">
        <w:t xml:space="preserve">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proofErr w:type="spellStart"/>
      <w:r w:rsidR="002F35C1">
        <w:t>initializer</w:t>
      </w:r>
      <w:r>
        <w:t>ialize</w:t>
      </w:r>
      <w:proofErr w:type="spellEnd"/>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lastRenderedPageBreak/>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t>
      </w:r>
      <w:r w:rsidRPr="00EC76D5">
        <w:lastRenderedPageBreak/>
        <w:t xml:space="preserve">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lastRenderedPageBreak/>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lastRenderedPageBreak/>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lastRenderedPageBreak/>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lastRenderedPageBreak/>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lastRenderedPageBreak/>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w:t>
      </w:r>
      <w:proofErr w:type="gramStart"/>
      <w:r w:rsidRPr="00EC76D5">
        <w:t>left-value</w:t>
      </w:r>
      <w:proofErr w:type="gramEnd"/>
      <w:r w:rsidRPr="00EC76D5">
        <w:t xml:space="preserv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has to be a </w:t>
      </w:r>
      <w:proofErr w:type="gramStart"/>
      <w:r w:rsidRPr="00EC76D5">
        <w:t>left-value</w:t>
      </w:r>
      <w:proofErr w:type="gramEnd"/>
      <w:r w:rsidRPr="00EC76D5">
        <w:t xml:space="preserv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t xml:space="preserve">  public static Type createArithmeticType(Sort sort) {</w:t>
      </w:r>
    </w:p>
    <w:p w14:paraId="27BA9959" w14:textId="77777777" w:rsidR="00207516" w:rsidRPr="00EC76D5" w:rsidRDefault="00207516" w:rsidP="00207516">
      <w:pPr>
        <w:pStyle w:val="Code"/>
      </w:pPr>
      <w:r w:rsidRPr="00EC76D5">
        <w:lastRenderedPageBreak/>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lastRenderedPageBreak/>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lastRenderedPageBreak/>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lastRenderedPageBreak/>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lastRenderedPageBreak/>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10FB04A8"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w:t>
        </w:r>
      </w:ins>
      <w:r w:rsidR="00F4217C">
        <w:t>initialization</w:t>
      </w:r>
      <w:ins w:id="4275" w:author="Stefan Bjornander" w:date="2015-04-25T11:38:00Z">
        <w:r w:rsidRPr="00EC76D5">
          <w:t xml:space="preserve"> list. </w:t>
        </w:r>
      </w:ins>
      <w:ins w:id="4276" w:author="Stefan Bjornander" w:date="2015-04-25T11:39:00Z">
        <w:r w:rsidR="00000353" w:rsidRPr="00EC76D5">
          <w:t xml:space="preserve">However, if the </w:t>
        </w:r>
      </w:ins>
      <w:ins w:id="4277" w:author="Stefan Bjornander" w:date="2015-04-25T11:40:00Z">
        <w:r w:rsidR="00000353" w:rsidRPr="00EC76D5">
          <w:t xml:space="preserve">array </w:t>
        </w:r>
      </w:ins>
      <w:r w:rsidR="00C37108">
        <w:t>definition</w:t>
      </w:r>
      <w:ins w:id="4278" w:author="Stefan Bjornander" w:date="2015-04-25T11:39:00Z">
        <w:r w:rsidR="00000353" w:rsidRPr="00EC76D5">
          <w:t xml:space="preserve"> </w:t>
        </w:r>
      </w:ins>
      <w:ins w:id="4279" w:author="Stefan Bjornander" w:date="2015-04-25T11:40:00Z">
        <w:r w:rsidR="00000353" w:rsidRPr="00EC76D5">
          <w:t>lacks</w:t>
        </w:r>
      </w:ins>
      <w:ins w:id="4280" w:author="Stefan Bjornander" w:date="2015-04-25T11:39:00Z">
        <w:r w:rsidR="00420086" w:rsidRPr="00EC76D5">
          <w:t xml:space="preserve"> an </w:t>
        </w:r>
      </w:ins>
      <w:r w:rsidR="00F4217C">
        <w:t>initialization</w:t>
      </w:r>
      <w:ins w:id="4281" w:author="Stefan Bjornander" w:date="2015-04-25T11:39:00Z">
        <w:r w:rsidR="00420086" w:rsidRPr="00EC76D5">
          <w:t xml:space="preserve"> list</w:t>
        </w:r>
      </w:ins>
      <w:ins w:id="4282" w:author="Stefan Bjornander" w:date="2015-04-25T11:40:00Z">
        <w:r w:rsidR="00000353" w:rsidRPr="00EC76D5">
          <w:t xml:space="preserve">, the array </w:t>
        </w:r>
      </w:ins>
      <w:ins w:id="4283" w:author="Stefan Bjornander" w:date="2015-04-25T14:31:00Z">
        <w:r w:rsidR="0020338C" w:rsidRPr="00EC76D5">
          <w:t xml:space="preserve">keeps the size zero and is considered </w:t>
        </w:r>
      </w:ins>
      <w:ins w:id="4284" w:author="Stefan Bjornander" w:date="2015-04-25T11:40:00Z">
        <w:r w:rsidR="00000353" w:rsidRPr="00EC76D5">
          <w:t>incomplete</w:t>
        </w:r>
      </w:ins>
      <w:ins w:id="4285" w:author="Stefan Bjornander" w:date="2015-04-25T11:39:00Z">
        <w:r w:rsidR="00000353" w:rsidRPr="00EC76D5">
          <w:t>.</w:t>
        </w:r>
      </w:ins>
      <w:ins w:id="4286" w:author="Stefan Bjornander" w:date="2015-04-25T14:30:00Z">
        <w:r w:rsidR="00BC2A9F" w:rsidRPr="00EC76D5">
          <w:t xml:space="preserve"> In the same</w:t>
        </w:r>
      </w:ins>
      <w:ins w:id="4287" w:author="Stefan Bjornander" w:date="2015-04-25T14:33:00Z">
        <w:r w:rsidR="00C62917" w:rsidRPr="00EC76D5">
          <w:t xml:space="preserve"> way</w:t>
        </w:r>
      </w:ins>
      <w:ins w:id="4288" w:author="Stefan Bjornander" w:date="2015-04-25T14:30:00Z">
        <w:r w:rsidR="00BC2A9F" w:rsidRPr="00EC76D5">
          <w:t xml:space="preserve">, it is possible to define only the </w:t>
        </w:r>
      </w:ins>
      <w:ins w:id="4289" w:author="Stefan Bjornander" w:date="2015-04-25T14:32:00Z">
        <w:r w:rsidR="0020338C" w:rsidRPr="00EC76D5">
          <w:t>n</w:t>
        </w:r>
      </w:ins>
      <w:ins w:id="4290" w:author="Stefan Bjornander" w:date="2015-04-25T14:33:00Z">
        <w:r w:rsidR="0020338C" w:rsidRPr="00EC76D5">
          <w:t>ame tag</w:t>
        </w:r>
      </w:ins>
      <w:ins w:id="4291" w:author="Stefan Bjornander" w:date="2015-04-25T14:30:00Z">
        <w:r w:rsidR="00BC2A9F" w:rsidRPr="00EC76D5">
          <w:t xml:space="preserve"> of a struct</w:t>
        </w:r>
      </w:ins>
      <w:ins w:id="4292" w:author="Stefan Bjornander" w:date="2015-04-25T14:33:00Z">
        <w:r w:rsidR="0020338C" w:rsidRPr="00EC76D5">
          <w:t xml:space="preserve"> or union</w:t>
        </w:r>
      </w:ins>
      <w:ins w:id="4293" w:author="Stefan Bjornander" w:date="2015-04-25T14:30:00Z">
        <w:r w:rsidR="00BC2A9F" w:rsidRPr="00EC76D5">
          <w:t xml:space="preserve">, with its </w:t>
        </w:r>
      </w:ins>
      <w:ins w:id="4294" w:author="Stefan Bjornander" w:date="2015-04-25T14:33:00Z">
        <w:r w:rsidR="0020338C" w:rsidRPr="00EC76D5">
          <w:t xml:space="preserve">member </w:t>
        </w:r>
      </w:ins>
      <w:r w:rsidR="00AA3CC2" w:rsidRPr="00EC76D5">
        <w:t>map</w:t>
      </w:r>
      <w:ins w:id="4295" w:author="Stefan Bjornander" w:date="2015-04-25T14:33:00Z">
        <w:r w:rsidR="0020338C" w:rsidRPr="00EC76D5">
          <w:t xml:space="preserve"> </w:t>
        </w:r>
      </w:ins>
      <w:ins w:id="4296" w:author="Stefan Bjornander" w:date="2015-04-25T14:30:00Z">
        <w:r w:rsidR="00BC2A9F" w:rsidRPr="00EC76D5">
          <w:t xml:space="preserve">to be defined later. </w:t>
        </w:r>
      </w:ins>
      <w:ins w:id="4297" w:author="Stefan Bjornander" w:date="2015-04-25T14:32:00Z">
        <w:r w:rsidR="0020338C" w:rsidRPr="00EC76D5">
          <w:t xml:space="preserve">In that case, the member </w:t>
        </w:r>
      </w:ins>
      <w:r w:rsidR="00AA3CC2" w:rsidRPr="00EC76D5">
        <w:t>map</w:t>
      </w:r>
      <w:ins w:id="4298" w:author="Stefan Bjornander" w:date="2015-04-25T14:32:00Z">
        <w:r w:rsidR="0020338C" w:rsidRPr="00EC76D5">
          <w:t xml:space="preserve"> is given the value null, which is keep if the </w:t>
        </w:r>
      </w:ins>
      <w:ins w:id="4299" w:author="Stefan Bjornander" w:date="2015-04-25T14:33:00Z">
        <w:r w:rsidR="00E0604A" w:rsidRPr="00EC76D5">
          <w:t xml:space="preserve">member </w:t>
        </w:r>
      </w:ins>
      <w:r w:rsidR="00356A46" w:rsidRPr="00EC76D5">
        <w:t>map</w:t>
      </w:r>
      <w:ins w:id="4300" w:author="Stefan Bjornander" w:date="2015-04-25T14:33:00Z">
        <w:r w:rsidR="00E0604A" w:rsidRPr="00EC76D5">
          <w:t xml:space="preserve"> is n</w:t>
        </w:r>
      </w:ins>
      <w:r w:rsidR="00356A46" w:rsidRPr="00EC76D5">
        <w:t>ot</w:t>
      </w:r>
      <w:ins w:id="4301" w:author="Stefan Bjornander" w:date="2015-04-25T14:33:00Z">
        <w:r w:rsidR="00E0604A" w:rsidRPr="00EC76D5">
          <w:t xml:space="preserve"> defined, and </w:t>
        </w:r>
        <w:r w:rsidR="0020338C" w:rsidRPr="00EC76D5">
          <w:t>the struct or union is consider incomplete.</w:t>
        </w:r>
      </w:ins>
      <w:ins w:id="4302"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3" w:author="Stefan Bjornander" w:date="2015-04-25T14:34:00Z">
        <w:r w:rsidR="00E0604A" w:rsidRPr="00EC76D5">
          <w:t>complete.</w:t>
        </w:r>
      </w:ins>
    </w:p>
    <w:p w14:paraId="4E45F58D" w14:textId="77777777" w:rsidR="00FE6BB6" w:rsidRPr="00EC76D5" w:rsidRDefault="00FE6BB6">
      <w:pPr>
        <w:pStyle w:val="CodeHeader"/>
        <w:rPr>
          <w:ins w:id="4304" w:author="Stefan Bjornander" w:date="2015-04-25T11:14:00Z"/>
        </w:rPr>
        <w:pPrChange w:id="4305" w:author="Stefan Bjornander" w:date="2015-04-25T11:16:00Z">
          <w:pPr>
            <w:pStyle w:val="Code"/>
          </w:pPr>
        </w:pPrChange>
      </w:pPr>
      <w:proofErr w:type="spellStart"/>
      <w:ins w:id="4306"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lastRenderedPageBreak/>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7"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8" w:author="Stefan Bjornander" w:date="2015-04-25T10:27:00Z"/>
        </w:rPr>
      </w:pPr>
      <w:bookmarkStart w:id="4309" w:name="_Toc481936356"/>
      <w:r w:rsidRPr="00EC76D5">
        <w:t>Constant and Volatile Types</w:t>
      </w:r>
      <w:bookmarkEnd w:id="4309"/>
    </w:p>
    <w:p w14:paraId="7E748C79" w14:textId="431A86FF" w:rsidR="00D11AF4" w:rsidRPr="00EC76D5" w:rsidRDefault="00D11AF4">
      <w:pPr>
        <w:rPr>
          <w:ins w:id="4310" w:author="Stefan Bjornander" w:date="2015-04-25T10:30:00Z"/>
        </w:rPr>
        <w:pPrChange w:id="4311" w:author="Stefan Bjornander" w:date="2015-04-25T10:27:00Z">
          <w:pPr>
            <w:pStyle w:val="Rubrik3"/>
          </w:pPr>
        </w:pPrChange>
      </w:pPr>
      <w:ins w:id="4312" w:author="Stefan Bjornander" w:date="2015-04-25T10:28:00Z">
        <w:r w:rsidRPr="00EC76D5">
          <w:t xml:space="preserve">Simply put, a type is constant if its field </w:t>
        </w:r>
        <w:proofErr w:type="spellStart"/>
        <w:r w:rsidRPr="00EC76D5">
          <w:rPr>
            <w:rStyle w:val="CodeInText"/>
            <w:color w:val="auto"/>
            <w:rPrChange w:id="4313" w:author="Stefan Bjornander" w:date="2015-04-25T10:28:00Z">
              <w:rPr/>
            </w:rPrChange>
          </w:rPr>
          <w:t>m_constant</w:t>
        </w:r>
        <w:proofErr w:type="spellEnd"/>
        <w:r w:rsidRPr="00EC76D5">
          <w:t xml:space="preserve"> is true. However, </w:t>
        </w:r>
      </w:ins>
      <w:r w:rsidRPr="00EC76D5">
        <w:t>a</w:t>
      </w:r>
      <w:ins w:id="4314" w:author="Stefan Bjornander" w:date="2015-04-25T10:28:00Z">
        <w:r w:rsidRPr="00EC76D5">
          <w:t xml:space="preserve"> struct or union is </w:t>
        </w:r>
      </w:ins>
      <w:ins w:id="4315" w:author="Stefan Bjornander" w:date="2015-04-25T10:29:00Z">
        <w:r w:rsidRPr="00EC76D5">
          <w:t>regarded</w:t>
        </w:r>
      </w:ins>
      <w:ins w:id="4316" w:author="Stefan Bjornander" w:date="2015-04-25T10:28:00Z">
        <w:r w:rsidRPr="00EC76D5">
          <w:t xml:space="preserve"> as </w:t>
        </w:r>
      </w:ins>
      <w:ins w:id="4317" w:author="Stefan Bjornander" w:date="2015-04-25T10:29:00Z">
        <w:r w:rsidRPr="00EC76D5">
          <w:t>constant</w:t>
        </w:r>
      </w:ins>
      <w:ins w:id="4318" w:author="Stefan Bjornander" w:date="2015-04-25T10:28:00Z">
        <w:r w:rsidRPr="00EC76D5">
          <w:t xml:space="preserve"> if </w:t>
        </w:r>
      </w:ins>
      <w:ins w:id="4319" w:author="Stefan Bjornander" w:date="2015-04-25T10:29:00Z">
        <w:r w:rsidRPr="00EC76D5">
          <w:t>it is constant</w:t>
        </w:r>
      </w:ins>
      <w:r w:rsidRPr="00EC76D5">
        <w:t xml:space="preserve"> </w:t>
      </w:r>
      <w:r w:rsidR="00310577" w:rsidRPr="00EC76D5">
        <w:t>(</w:t>
      </w:r>
      <w:proofErr w:type="spellStart"/>
      <w:ins w:id="4320" w:author="Stefan Bjornander" w:date="2015-04-25T10:29:00Z">
        <w:r w:rsidRPr="00EC76D5">
          <w:rPr>
            <w:rStyle w:val="CodeInText"/>
            <w:color w:val="auto"/>
            <w:rPrChange w:id="4321" w:author="Stefan Bjornander" w:date="2015-04-25T10:30:00Z">
              <w:rPr/>
            </w:rPrChange>
          </w:rPr>
          <w:t>m_constant</w:t>
        </w:r>
        <w:proofErr w:type="spellEnd"/>
        <w:r w:rsidRPr="00EC76D5">
          <w:t xml:space="preserve"> is true) or is any of its members if (</w:t>
        </w:r>
      </w:ins>
      <w:ins w:id="4322" w:author="Stefan Bjornander" w:date="2015-04-25T10:30:00Z">
        <w:r w:rsidRPr="00EC76D5">
          <w:t>recursively</w:t>
        </w:r>
      </w:ins>
      <w:ins w:id="4323" w:author="Stefan Bjornander" w:date="2015-04-25T10:29:00Z">
        <w:r w:rsidRPr="00EC76D5">
          <w:t>)</w:t>
        </w:r>
      </w:ins>
      <w:ins w:id="4324" w:author="Stefan Bjornander" w:date="2015-04-25T10:30:00Z">
        <w:r w:rsidRPr="00EC76D5">
          <w:t xml:space="preserve"> constant.</w:t>
        </w:r>
      </w:ins>
    </w:p>
    <w:p w14:paraId="583E0068" w14:textId="003EAC1E" w:rsidR="00D11AF4" w:rsidRPr="00EC76D5" w:rsidRDefault="00D11AF4">
      <w:pPr>
        <w:pPrChange w:id="4325" w:author="Stefan Bjornander" w:date="2015-04-25T10:27:00Z">
          <w:pPr>
            <w:pStyle w:val="Rubrik3"/>
          </w:pPr>
        </w:pPrChange>
      </w:pPr>
      <w:ins w:id="4326" w:author="Stefan Bjornander" w:date="2015-04-25T10:30:00Z">
        <w:r w:rsidRPr="00EC76D5">
          <w:t xml:space="preserve">The idea of the volatile </w:t>
        </w:r>
      </w:ins>
      <w:ins w:id="4327" w:author="Stefan Bjornander" w:date="2015-04-25T10:31:00Z">
        <w:r w:rsidRPr="00EC76D5">
          <w:t xml:space="preserve">qualifier is to </w:t>
        </w:r>
      </w:ins>
      <w:ins w:id="4328" w:author="Stefan Bjornander" w:date="2015-04-25T10:30:00Z">
        <w:r w:rsidRPr="00EC76D5">
          <w:t xml:space="preserve">prevent optimization, and since this book </w:t>
        </w:r>
      </w:ins>
      <w:ins w:id="4329"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30" w:author="Stefan Bjornander" w:date="2015-04-25T10:31:00Z">
        <w:r w:rsidRPr="00EC76D5">
          <w:t xml:space="preserve">. However, for the sake of </w:t>
        </w:r>
      </w:ins>
      <w:r w:rsidR="00AF218C" w:rsidRPr="00EC76D5">
        <w:t>compl</w:t>
      </w:r>
      <w:r w:rsidR="005B0924" w:rsidRPr="00EC76D5">
        <w:t>ete</w:t>
      </w:r>
      <w:r w:rsidR="00AF218C" w:rsidRPr="00EC76D5">
        <w:t>ness</w:t>
      </w:r>
      <w:ins w:id="4331" w:author="Stefan Bjornander" w:date="2015-04-25T10:31:00Z">
        <w:r w:rsidRPr="00EC76D5">
          <w:t xml:space="preserve"> we include the </w:t>
        </w:r>
        <w:proofErr w:type="spellStart"/>
        <w:r w:rsidRPr="00EC76D5">
          <w:rPr>
            <w:rStyle w:val="CodeInText"/>
            <w:color w:val="auto"/>
            <w:rPrChange w:id="4332" w:author="Stefan Bjornander" w:date="2015-04-25T10:32:00Z">
              <w:rPr/>
            </w:rPrChange>
          </w:rPr>
          <w:t>m_volatile</w:t>
        </w:r>
        <w:proofErr w:type="spellEnd"/>
        <w:r w:rsidRPr="00EC76D5">
          <w:t xml:space="preserve"> field in the </w:t>
        </w:r>
        <w:r w:rsidRPr="00EC76D5">
          <w:rPr>
            <w:rStyle w:val="CodeInText"/>
            <w:color w:val="auto"/>
            <w:rPrChange w:id="4333"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4" w:author="Stefan Bjornander" w:date="2015-04-25T14:35:00Z"/>
        </w:rPr>
      </w:pPr>
      <w:bookmarkStart w:id="4335" w:name="_Toc481936357"/>
      <w:ins w:id="4336" w:author="Stefan Bjornander" w:date="2015-04-25T11:16:00Z">
        <w:r w:rsidRPr="00EC76D5">
          <w:t>Equality</w:t>
        </w:r>
      </w:ins>
      <w:bookmarkEnd w:id="4335"/>
    </w:p>
    <w:p w14:paraId="3E3C9A4B" w14:textId="7D4A0212" w:rsidR="00A916C7" w:rsidRPr="00EC76D5" w:rsidRDefault="00A916C7">
      <w:pPr>
        <w:rPr>
          <w:ins w:id="4337" w:author="Stefan Bjornander" w:date="2015-04-25T11:16:00Z"/>
        </w:rPr>
        <w:pPrChange w:id="4338" w:author="Stefan Bjornander" w:date="2015-04-25T14:35:00Z">
          <w:pPr>
            <w:pStyle w:val="Code"/>
          </w:pPr>
        </w:pPrChange>
      </w:pPr>
      <w:ins w:id="4339" w:author="Stefan Bjornander" w:date="2015-04-25T14:35:00Z">
        <w:r w:rsidRPr="00EC76D5">
          <w:t>Two pointer</w:t>
        </w:r>
      </w:ins>
      <w:r w:rsidR="00416ED2" w:rsidRPr="00EC76D5">
        <w:t>s</w:t>
      </w:r>
      <w:ins w:id="4340" w:author="Stefan Bjornander" w:date="2015-04-25T14:35:00Z">
        <w:r w:rsidRPr="00EC76D5">
          <w:t xml:space="preserve"> are </w:t>
        </w:r>
      </w:ins>
      <w:r w:rsidR="00C91C59" w:rsidRPr="00EC76D5">
        <w:t>consider</w:t>
      </w:r>
      <w:r w:rsidR="00B0500C" w:rsidRPr="00EC76D5">
        <w:t>ed</w:t>
      </w:r>
      <w:r w:rsidR="00C91C59" w:rsidRPr="00EC76D5">
        <w:t xml:space="preserve"> to be </w:t>
      </w:r>
      <w:ins w:id="4341" w:author="Stefan Bjornander" w:date="2015-04-25T14:35:00Z">
        <w:r w:rsidRPr="00EC76D5">
          <w:t>equal if the type</w:t>
        </w:r>
      </w:ins>
      <w:r w:rsidR="00A3631A" w:rsidRPr="00EC76D5">
        <w:t>s</w:t>
      </w:r>
      <w:ins w:id="4342" w:author="Stefan Bjornander" w:date="2015-04-25T14:35:00Z">
        <w:r w:rsidRPr="00EC76D5">
          <w:t xml:space="preserve"> they point at are equal</w:t>
        </w:r>
      </w:ins>
      <w:ins w:id="4343" w:author="Stefan Bjornander" w:date="2015-04-25T14:56:00Z">
        <w:r w:rsidR="00B95D8D" w:rsidRPr="00EC76D5">
          <w:t xml:space="preserve">, two arrays are </w:t>
        </w:r>
      </w:ins>
      <w:r w:rsidR="00A3631A" w:rsidRPr="00EC76D5">
        <w:t xml:space="preserve">equal </w:t>
      </w:r>
      <w:ins w:id="4344" w:author="Stefan Bjornander" w:date="2015-04-25T17:26:00Z">
        <w:r w:rsidR="005F554E" w:rsidRPr="00EC76D5">
          <w:t>if</w:t>
        </w:r>
      </w:ins>
      <w:r w:rsidR="004D46B3" w:rsidRPr="00EC76D5">
        <w:t xml:space="preserve"> (1) </w:t>
      </w:r>
      <w:ins w:id="4345" w:author="Stefan Bjornander" w:date="2015-04-25T17:26:00Z">
        <w:r w:rsidR="005F554E" w:rsidRPr="00EC76D5">
          <w:t xml:space="preserve">their types are equal and </w:t>
        </w:r>
      </w:ins>
      <w:r w:rsidR="00FA23FF" w:rsidRPr="00EC76D5">
        <w:t xml:space="preserve">(2) </w:t>
      </w:r>
      <w:ins w:id="4346" w:author="Stefan Bjornander" w:date="2015-04-25T17:26:00Z">
        <w:r w:rsidR="005F554E" w:rsidRPr="00EC76D5">
          <w:t>they have the same size o</w:t>
        </w:r>
      </w:ins>
      <w:r w:rsidR="00C91C59" w:rsidRPr="00EC76D5">
        <w:t>r</w:t>
      </w:r>
      <w:ins w:id="4347" w:author="Stefan Bjornander" w:date="2015-04-25T17:26:00Z">
        <w:r w:rsidR="005F554E" w:rsidRPr="00EC76D5">
          <w:t xml:space="preserve"> </w:t>
        </w:r>
      </w:ins>
      <w:r w:rsidR="00A95671" w:rsidRPr="00EC76D5">
        <w:t>both are incomplete (their sizes are zero)</w:t>
      </w:r>
      <w:ins w:id="4348" w:author="Stefan Bjornander" w:date="2015-04-25T17:26:00Z">
        <w:r w:rsidR="005F554E" w:rsidRPr="00EC76D5">
          <w:t>.</w:t>
        </w:r>
      </w:ins>
      <w:ins w:id="4349" w:author="Stefan Bjornander" w:date="2015-04-25T14:56:00Z">
        <w:r w:rsidR="005E7A0F" w:rsidRPr="00EC76D5">
          <w:t xml:space="preserve"> </w:t>
        </w:r>
      </w:ins>
      <w:ins w:id="4350" w:author="Stefan Bjornander" w:date="2015-04-25T14:58:00Z">
        <w:r w:rsidR="005E7A0F" w:rsidRPr="00EC76D5">
          <w:t>Two struct</w:t>
        </w:r>
      </w:ins>
      <w:ins w:id="4351" w:author="Stefan Bjornander" w:date="2015-04-25T16:07:00Z">
        <w:r w:rsidR="004F1DF0" w:rsidRPr="00EC76D5">
          <w:t>s</w:t>
        </w:r>
      </w:ins>
      <w:ins w:id="4352" w:author="Stefan Bjornander" w:date="2015-04-25T14:58:00Z">
        <w:r w:rsidR="005E7A0F" w:rsidRPr="00EC76D5">
          <w:t xml:space="preserve"> or </w:t>
        </w:r>
        <w:r w:rsidR="005E7A0F" w:rsidRPr="00EC76D5">
          <w:lastRenderedPageBreak/>
          <w:t xml:space="preserve">unions are equals if </w:t>
        </w:r>
      </w:ins>
      <w:ins w:id="4353" w:author="Stefan Bjornander" w:date="2015-04-25T16:06:00Z">
        <w:r w:rsidR="00865EBC" w:rsidRPr="00EC76D5">
          <w:t xml:space="preserve">they both are incomplete </w:t>
        </w:r>
      </w:ins>
      <w:r w:rsidR="00E20A4C" w:rsidRPr="00EC76D5">
        <w:t xml:space="preserve">(their member maps are null) </w:t>
      </w:r>
      <w:ins w:id="4354" w:author="Stefan Bjornander" w:date="2015-04-25T16:06:00Z">
        <w:r w:rsidR="00865EBC" w:rsidRPr="00EC76D5">
          <w:t xml:space="preserve">or if </w:t>
        </w:r>
      </w:ins>
      <w:ins w:id="4355" w:author="Stefan Bjornander" w:date="2015-04-25T14:58:00Z">
        <w:r w:rsidR="005E7A0F" w:rsidRPr="00EC76D5">
          <w:t xml:space="preserve">their member </w:t>
        </w:r>
      </w:ins>
      <w:r w:rsidR="00E20A4C" w:rsidRPr="00EC76D5">
        <w:t>maps</w:t>
      </w:r>
      <w:ins w:id="4356" w:author="Stefan Bjornander" w:date="2015-04-25T14:58:00Z">
        <w:r w:rsidR="005E7A0F" w:rsidRPr="00EC76D5">
          <w:t xml:space="preserve"> are equal</w:t>
        </w:r>
      </w:ins>
      <w:ins w:id="4357" w:author="Stefan Bjornander" w:date="2015-04-25T16:07:00Z">
        <w:r w:rsidR="00865EBC" w:rsidRPr="00EC76D5">
          <w:t>. N</w:t>
        </w:r>
      </w:ins>
      <w:ins w:id="4358" w:author="Stefan Bjornander" w:date="2015-04-25T16:05:00Z">
        <w:r w:rsidR="0068321F" w:rsidRPr="00EC76D5">
          <w:t xml:space="preserve">ote that they </w:t>
        </w:r>
      </w:ins>
      <w:r w:rsidR="002B1668" w:rsidRPr="00EC76D5">
        <w:t xml:space="preserve">must not only </w:t>
      </w:r>
      <w:ins w:id="4359" w:author="Stefan Bjornander" w:date="2015-04-25T16:06:00Z">
        <w:r w:rsidR="0068321F" w:rsidRPr="00EC76D5">
          <w:t>have the same members, the</w:t>
        </w:r>
      </w:ins>
      <w:r w:rsidR="00CC412E" w:rsidRPr="00EC76D5">
        <w:t xml:space="preserve"> members</w:t>
      </w:r>
      <w:ins w:id="4360"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61" w:author="Stefan Bjornander" w:date="2015-04-25T16:06:00Z">
        <w:r w:rsidR="0068321F" w:rsidRPr="00EC76D5">
          <w:t>same order.</w:t>
        </w:r>
      </w:ins>
      <w:ins w:id="4362"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3" w:author="Stefan Bjornander" w:date="2015-04-25T11:16:00Z">
          <w:pPr>
            <w:pStyle w:val="Code"/>
          </w:pPr>
        </w:pPrChange>
      </w:pPr>
      <w:proofErr w:type="spellStart"/>
      <w:ins w:id="4364"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5" w:author="Stefan Bjornander" w:date="2015-04-25T11:10:00Z"/>
        </w:rPr>
      </w:pPr>
      <w:bookmarkStart w:id="4366" w:name="_Toc420166665"/>
      <w:bookmarkStart w:id="4367" w:name="_Toc477377197"/>
      <w:bookmarkStart w:id="4368" w:name="_Toc480211134"/>
      <w:bookmarkStart w:id="4369" w:name="_Toc481935003"/>
      <w:bookmarkStart w:id="4370" w:name="_Toc481935535"/>
      <w:del w:id="4371" w:author="Stefan Bjornander" w:date="2015-04-25T11:10:00Z">
        <w:r w:rsidRPr="00EC76D5" w:rsidDel="00692937">
          <w:delText>Size</w:delText>
        </w:r>
        <w:r w:rsidR="00086850" w:rsidRPr="00EC76D5" w:rsidDel="00692937">
          <w:delText>, Completeness, and Equality</w:delText>
        </w:r>
        <w:bookmarkStart w:id="4372" w:name="_Toc417811925"/>
        <w:bookmarkStart w:id="4373" w:name="_Toc417853545"/>
        <w:bookmarkStart w:id="4374" w:name="_Toc418022223"/>
        <w:bookmarkStart w:id="4375" w:name="_Toc418191605"/>
        <w:bookmarkStart w:id="4376" w:name="_Toc418192074"/>
        <w:bookmarkStart w:id="4377" w:name="_Toc418263309"/>
        <w:bookmarkStart w:id="4378" w:name="_Toc418263776"/>
        <w:bookmarkStart w:id="4379" w:name="_Toc418356956"/>
        <w:bookmarkStart w:id="4380" w:name="_Toc418360319"/>
        <w:bookmarkStart w:id="4381" w:name="_Toc418435004"/>
        <w:bookmarkStart w:id="4382" w:name="_Toc419660171"/>
        <w:bookmarkStart w:id="4383" w:name="_Toc419660634"/>
        <w:bookmarkStart w:id="4384" w:name="_Toc420134103"/>
        <w:bookmarkStart w:id="4385" w:name="_Toc420134565"/>
        <w:bookmarkStart w:id="4386" w:name="_Toc420166323"/>
        <w:bookmarkStart w:id="4387" w:name="_Toc420167093"/>
        <w:bookmarkStart w:id="4388" w:name="_Toc420302250"/>
        <w:bookmarkStart w:id="4389" w:name="_Toc420302717"/>
        <w:bookmarkStart w:id="4390" w:name="_Toc420438551"/>
        <w:bookmarkStart w:id="4391" w:name="_Toc420795989"/>
        <w:bookmarkStart w:id="4392" w:name="_Toc420874257"/>
        <w:bookmarkStart w:id="4393" w:name="_Toc420874722"/>
        <w:bookmarkStart w:id="4394" w:name="_Toc420874464"/>
        <w:bookmarkStart w:id="4395" w:name="_Toc421046552"/>
        <w:bookmarkStart w:id="4396" w:name="_Toc421047023"/>
        <w:bookmarkStart w:id="4397" w:name="_Toc477259103"/>
        <w:bookmarkStart w:id="4398" w:name="_Toc479633202"/>
        <w:bookmarkStart w:id="4399" w:name="_Toc481936358"/>
        <w:bookmarkEnd w:id="4366"/>
        <w:bookmarkEnd w:id="4367"/>
        <w:bookmarkEnd w:id="4368"/>
        <w:bookmarkEnd w:id="4369"/>
        <w:bookmarkEnd w:id="4370"/>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del>
    </w:p>
    <w:p w14:paraId="1ACB5470" w14:textId="77777777" w:rsidR="009E5C9B" w:rsidRPr="00EC76D5" w:rsidDel="00692937" w:rsidRDefault="009E5C9B" w:rsidP="009E5C9B">
      <w:pPr>
        <w:pStyle w:val="CodeHeader"/>
        <w:rPr>
          <w:del w:id="4400" w:author="Stefan Bjornander" w:date="2015-04-25T11:10:00Z"/>
        </w:rPr>
      </w:pPr>
      <w:del w:id="4401" w:author="Stefan Bjornander" w:date="2015-04-25T11:10:00Z">
        <w:r w:rsidRPr="00EC76D5" w:rsidDel="00692937">
          <w:delText>Type.java</w:delText>
        </w:r>
        <w:bookmarkStart w:id="4402" w:name="_Toc417811926"/>
        <w:bookmarkStart w:id="4403" w:name="_Toc417853546"/>
        <w:bookmarkStart w:id="4404" w:name="_Toc418022224"/>
        <w:bookmarkStart w:id="4405" w:name="_Toc418191606"/>
        <w:bookmarkStart w:id="4406" w:name="_Toc418192075"/>
        <w:bookmarkStart w:id="4407" w:name="_Toc418263310"/>
        <w:bookmarkStart w:id="4408" w:name="_Toc418263777"/>
        <w:bookmarkStart w:id="4409" w:name="_Toc418356957"/>
        <w:bookmarkStart w:id="4410" w:name="_Toc418360320"/>
        <w:bookmarkStart w:id="4411" w:name="_Toc418435005"/>
        <w:bookmarkStart w:id="4412" w:name="_Toc419660172"/>
        <w:bookmarkStart w:id="4413" w:name="_Toc419660635"/>
        <w:bookmarkStart w:id="4414" w:name="_Toc420134104"/>
        <w:bookmarkStart w:id="4415" w:name="_Toc420134566"/>
        <w:bookmarkStart w:id="4416" w:name="_Toc420166324"/>
        <w:bookmarkStart w:id="4417" w:name="_Toc420167094"/>
        <w:bookmarkStart w:id="4418" w:name="_Toc420302251"/>
        <w:bookmarkStart w:id="4419" w:name="_Toc420302718"/>
        <w:bookmarkStart w:id="4420" w:name="_Toc420438552"/>
        <w:bookmarkStart w:id="4421" w:name="_Toc420795990"/>
        <w:bookmarkStart w:id="4422" w:name="_Toc420874258"/>
        <w:bookmarkStart w:id="4423" w:name="_Toc420874723"/>
        <w:bookmarkStart w:id="4424" w:name="_Toc420874465"/>
        <w:bookmarkStart w:id="4425" w:name="_Toc421046553"/>
        <w:bookmarkStart w:id="4426" w:name="_Toc421047024"/>
        <w:bookmarkStart w:id="4427" w:name="_Toc477259104"/>
        <w:bookmarkStart w:id="4428" w:name="_Toc479633203"/>
        <w:bookmarkStart w:id="4429" w:name="_Toc481936359"/>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del>
    </w:p>
    <w:p w14:paraId="0573148C" w14:textId="77777777" w:rsidR="00397B2B" w:rsidRPr="00EC76D5" w:rsidDel="00692937" w:rsidRDefault="00397B2B" w:rsidP="00397B2B">
      <w:pPr>
        <w:pStyle w:val="Code"/>
        <w:rPr>
          <w:del w:id="4430" w:author="Stefan Bjornander" w:date="2015-04-25T11:10:00Z"/>
        </w:rPr>
      </w:pPr>
      <w:del w:id="4431" w:author="Stefan Bjornander" w:date="2015-04-25T11:10:00Z">
        <w:r w:rsidRPr="00EC76D5" w:rsidDel="00692937">
          <w:delText xml:space="preserve">  private boolean m_hasTag;</w:delText>
        </w:r>
        <w:bookmarkStart w:id="4432" w:name="_Toc417811927"/>
        <w:bookmarkStart w:id="4433" w:name="_Toc417853547"/>
        <w:bookmarkStart w:id="4434" w:name="_Toc418022225"/>
        <w:bookmarkStart w:id="4435" w:name="_Toc418191607"/>
        <w:bookmarkStart w:id="4436" w:name="_Toc418192076"/>
        <w:bookmarkStart w:id="4437" w:name="_Toc418263311"/>
        <w:bookmarkStart w:id="4438" w:name="_Toc418263778"/>
        <w:bookmarkStart w:id="4439" w:name="_Toc418356958"/>
        <w:bookmarkStart w:id="4440" w:name="_Toc418360321"/>
        <w:bookmarkStart w:id="4441" w:name="_Toc418435006"/>
        <w:bookmarkStart w:id="4442" w:name="_Toc419660173"/>
        <w:bookmarkStart w:id="4443" w:name="_Toc419660636"/>
        <w:bookmarkStart w:id="4444" w:name="_Toc420134105"/>
        <w:bookmarkStart w:id="4445" w:name="_Toc420134567"/>
        <w:bookmarkStart w:id="4446" w:name="_Toc420166325"/>
        <w:bookmarkStart w:id="4447" w:name="_Toc420167095"/>
        <w:bookmarkStart w:id="4448" w:name="_Toc420302252"/>
        <w:bookmarkStart w:id="4449" w:name="_Toc420302719"/>
        <w:bookmarkStart w:id="4450" w:name="_Toc420438553"/>
        <w:bookmarkStart w:id="4451" w:name="_Toc420795991"/>
        <w:bookmarkStart w:id="4452" w:name="_Toc420874259"/>
        <w:bookmarkStart w:id="4453" w:name="_Toc420874724"/>
        <w:bookmarkStart w:id="4454" w:name="_Toc420874466"/>
        <w:bookmarkStart w:id="4455" w:name="_Toc421046554"/>
        <w:bookmarkStart w:id="4456" w:name="_Toc421047025"/>
        <w:bookmarkStart w:id="4457" w:name="_Toc477259105"/>
        <w:bookmarkStart w:id="4458" w:name="_Toc479633204"/>
        <w:bookmarkStart w:id="4459" w:name="_Toc481936360"/>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del>
    </w:p>
    <w:p w14:paraId="2AE7F9C1" w14:textId="77777777" w:rsidR="00397B2B" w:rsidRPr="00EC76D5" w:rsidDel="00692937" w:rsidRDefault="00397B2B" w:rsidP="00397B2B">
      <w:pPr>
        <w:pStyle w:val="Code"/>
        <w:rPr>
          <w:del w:id="4460" w:author="Stefan Bjornander" w:date="2015-04-25T11:10:00Z"/>
        </w:rPr>
      </w:pPr>
      <w:del w:id="4461" w:author="Stefan Bjornander" w:date="2015-04-25T11:10:00Z">
        <w:r w:rsidRPr="00EC76D5" w:rsidDel="00692937">
          <w:delText xml:space="preserve">  private List&lt;Symb&gt; m_symbolList;</w:delText>
        </w:r>
        <w:bookmarkStart w:id="4462" w:name="_Toc417811928"/>
        <w:bookmarkStart w:id="4463" w:name="_Toc417853548"/>
        <w:bookmarkStart w:id="4464" w:name="_Toc418022226"/>
        <w:bookmarkStart w:id="4465" w:name="_Toc418191608"/>
        <w:bookmarkStart w:id="4466" w:name="_Toc418192077"/>
        <w:bookmarkStart w:id="4467" w:name="_Toc418263312"/>
        <w:bookmarkStart w:id="4468" w:name="_Toc418263779"/>
        <w:bookmarkStart w:id="4469" w:name="_Toc418356959"/>
        <w:bookmarkStart w:id="4470" w:name="_Toc418360322"/>
        <w:bookmarkStart w:id="4471" w:name="_Toc418435007"/>
        <w:bookmarkStart w:id="4472" w:name="_Toc419660174"/>
        <w:bookmarkStart w:id="4473" w:name="_Toc419660637"/>
        <w:bookmarkStart w:id="4474" w:name="_Toc420134106"/>
        <w:bookmarkStart w:id="4475" w:name="_Toc420134568"/>
        <w:bookmarkStart w:id="4476" w:name="_Toc420166326"/>
        <w:bookmarkStart w:id="4477" w:name="_Toc420167096"/>
        <w:bookmarkStart w:id="4478" w:name="_Toc420302253"/>
        <w:bookmarkStart w:id="4479" w:name="_Toc420302720"/>
        <w:bookmarkStart w:id="4480" w:name="_Toc420438554"/>
        <w:bookmarkStart w:id="4481" w:name="_Toc420795992"/>
        <w:bookmarkStart w:id="4482" w:name="_Toc420874260"/>
        <w:bookmarkStart w:id="4483" w:name="_Toc420874725"/>
        <w:bookmarkStart w:id="4484" w:name="_Toc420874467"/>
        <w:bookmarkStart w:id="4485" w:name="_Toc421046555"/>
        <w:bookmarkStart w:id="4486" w:name="_Toc421047026"/>
        <w:bookmarkStart w:id="4487" w:name="_Toc477259106"/>
        <w:bookmarkStart w:id="4488" w:name="_Toc479633205"/>
        <w:bookmarkStart w:id="4489" w:name="_Toc4819363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del>
    </w:p>
    <w:p w14:paraId="2065321D" w14:textId="77777777" w:rsidR="00397B2B" w:rsidRPr="00EC76D5" w:rsidDel="00692937" w:rsidRDefault="00397B2B" w:rsidP="00397B2B">
      <w:pPr>
        <w:pStyle w:val="Code"/>
        <w:rPr>
          <w:del w:id="4490" w:author="Stefan Bjornander" w:date="2015-04-25T11:10:00Z"/>
        </w:rPr>
      </w:pPr>
      <w:bookmarkStart w:id="4491" w:name="_Toc417811929"/>
      <w:bookmarkStart w:id="4492" w:name="_Toc417853549"/>
      <w:bookmarkStart w:id="4493" w:name="_Toc418022227"/>
      <w:bookmarkStart w:id="4494" w:name="_Toc418191609"/>
      <w:bookmarkStart w:id="4495" w:name="_Toc418192078"/>
      <w:bookmarkStart w:id="4496" w:name="_Toc418263313"/>
      <w:bookmarkStart w:id="4497" w:name="_Toc418263780"/>
      <w:bookmarkStart w:id="4498" w:name="_Toc418356960"/>
      <w:bookmarkStart w:id="4499" w:name="_Toc418360323"/>
      <w:bookmarkStart w:id="4500" w:name="_Toc418435008"/>
      <w:bookmarkStart w:id="4501" w:name="_Toc419660175"/>
      <w:bookmarkStart w:id="4502" w:name="_Toc419660638"/>
      <w:bookmarkStart w:id="4503" w:name="_Toc420134107"/>
      <w:bookmarkStart w:id="4504" w:name="_Toc420134569"/>
      <w:bookmarkStart w:id="4505" w:name="_Toc420166327"/>
      <w:bookmarkStart w:id="4506" w:name="_Toc420167097"/>
      <w:bookmarkStart w:id="4507" w:name="_Toc420302254"/>
      <w:bookmarkStart w:id="4508" w:name="_Toc420302721"/>
      <w:bookmarkStart w:id="4509" w:name="_Toc420438555"/>
      <w:bookmarkStart w:id="4510" w:name="_Toc420795993"/>
      <w:bookmarkStart w:id="4511" w:name="_Toc420874261"/>
      <w:bookmarkStart w:id="4512" w:name="_Toc420874726"/>
      <w:bookmarkStart w:id="4513" w:name="_Toc420874468"/>
      <w:bookmarkStart w:id="4514" w:name="_Toc421046556"/>
      <w:bookmarkStart w:id="4515" w:name="_Toc421047027"/>
      <w:bookmarkStart w:id="4516" w:name="_Toc477259107"/>
      <w:bookmarkStart w:id="4517" w:name="_Toc479633206"/>
      <w:bookmarkStart w:id="4518" w:name="_Toc481936362"/>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p>
    <w:p w14:paraId="65404392" w14:textId="77777777" w:rsidR="00397B2B" w:rsidRPr="00EC76D5" w:rsidDel="00692937" w:rsidRDefault="00397B2B" w:rsidP="00397B2B">
      <w:pPr>
        <w:pStyle w:val="Code"/>
        <w:rPr>
          <w:del w:id="4519" w:author="Stefan Bjornander" w:date="2015-04-25T11:10:00Z"/>
        </w:rPr>
      </w:pPr>
      <w:del w:id="4520" w:author="Stefan Bjornander" w:date="2015-04-25T11:10:00Z">
        <w:r w:rsidRPr="00EC76D5" w:rsidDel="00692937">
          <w:delText xml:space="preserve">  public static Type createStructType(List&lt;Symb&gt; symbolList, boolean hasTag) {</w:delText>
        </w:r>
        <w:bookmarkStart w:id="4521" w:name="_Toc417811930"/>
        <w:bookmarkStart w:id="4522" w:name="_Toc417853550"/>
        <w:bookmarkStart w:id="4523" w:name="_Toc418022228"/>
        <w:bookmarkStart w:id="4524" w:name="_Toc418191610"/>
        <w:bookmarkStart w:id="4525" w:name="_Toc418192079"/>
        <w:bookmarkStart w:id="4526" w:name="_Toc418263314"/>
        <w:bookmarkStart w:id="4527" w:name="_Toc418263781"/>
        <w:bookmarkStart w:id="4528" w:name="_Toc418356961"/>
        <w:bookmarkStart w:id="4529" w:name="_Toc418360324"/>
        <w:bookmarkStart w:id="4530" w:name="_Toc418435009"/>
        <w:bookmarkStart w:id="4531" w:name="_Toc419660176"/>
        <w:bookmarkStart w:id="4532" w:name="_Toc419660639"/>
        <w:bookmarkStart w:id="4533" w:name="_Toc420134108"/>
        <w:bookmarkStart w:id="4534" w:name="_Toc420134570"/>
        <w:bookmarkStart w:id="4535" w:name="_Toc420166328"/>
        <w:bookmarkStart w:id="4536" w:name="_Toc420167098"/>
        <w:bookmarkStart w:id="4537" w:name="_Toc420302255"/>
        <w:bookmarkStart w:id="4538" w:name="_Toc420302722"/>
        <w:bookmarkStart w:id="4539" w:name="_Toc420438556"/>
        <w:bookmarkStart w:id="4540" w:name="_Toc420795994"/>
        <w:bookmarkStart w:id="4541" w:name="_Toc420874262"/>
        <w:bookmarkStart w:id="4542" w:name="_Toc420874727"/>
        <w:bookmarkStart w:id="4543" w:name="_Toc420874469"/>
        <w:bookmarkStart w:id="4544" w:name="_Toc421046557"/>
        <w:bookmarkStart w:id="4545" w:name="_Toc421047028"/>
        <w:bookmarkStart w:id="4546" w:name="_Toc477259108"/>
        <w:bookmarkStart w:id="4547" w:name="_Toc479633207"/>
        <w:bookmarkStart w:id="4548" w:name="_Toc481936363"/>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del>
    </w:p>
    <w:p w14:paraId="6D6D2B5A" w14:textId="77777777" w:rsidR="00397B2B" w:rsidRPr="00EC76D5" w:rsidDel="00692937" w:rsidRDefault="00397B2B" w:rsidP="00397B2B">
      <w:pPr>
        <w:pStyle w:val="Code"/>
        <w:rPr>
          <w:del w:id="4549" w:author="Stefan Bjornander" w:date="2015-04-25T11:10:00Z"/>
        </w:rPr>
      </w:pPr>
      <w:del w:id="4550" w:author="Stefan Bjornander" w:date="2015-04-25T11:10:00Z">
        <w:r w:rsidRPr="00EC76D5" w:rsidDel="00692937">
          <w:delText xml:space="preserve">    Type structType = new Type();</w:delText>
        </w:r>
        <w:bookmarkStart w:id="4551" w:name="_Toc417811931"/>
        <w:bookmarkStart w:id="4552" w:name="_Toc417853551"/>
        <w:bookmarkStart w:id="4553" w:name="_Toc418022229"/>
        <w:bookmarkStart w:id="4554" w:name="_Toc418191611"/>
        <w:bookmarkStart w:id="4555" w:name="_Toc418192080"/>
        <w:bookmarkStart w:id="4556" w:name="_Toc418263315"/>
        <w:bookmarkStart w:id="4557" w:name="_Toc418263782"/>
        <w:bookmarkStart w:id="4558" w:name="_Toc418356962"/>
        <w:bookmarkStart w:id="4559" w:name="_Toc418360325"/>
        <w:bookmarkStart w:id="4560" w:name="_Toc418435010"/>
        <w:bookmarkStart w:id="4561" w:name="_Toc419660177"/>
        <w:bookmarkStart w:id="4562" w:name="_Toc419660640"/>
        <w:bookmarkStart w:id="4563" w:name="_Toc420134109"/>
        <w:bookmarkStart w:id="4564" w:name="_Toc420134571"/>
        <w:bookmarkStart w:id="4565" w:name="_Toc420166329"/>
        <w:bookmarkStart w:id="4566" w:name="_Toc420167099"/>
        <w:bookmarkStart w:id="4567" w:name="_Toc420302256"/>
        <w:bookmarkStart w:id="4568" w:name="_Toc420302723"/>
        <w:bookmarkStart w:id="4569" w:name="_Toc420438557"/>
        <w:bookmarkStart w:id="4570" w:name="_Toc420795995"/>
        <w:bookmarkStart w:id="4571" w:name="_Toc420874263"/>
        <w:bookmarkStart w:id="4572" w:name="_Toc420874728"/>
        <w:bookmarkStart w:id="4573" w:name="_Toc420874470"/>
        <w:bookmarkStart w:id="4574" w:name="_Toc421046558"/>
        <w:bookmarkStart w:id="4575" w:name="_Toc421047029"/>
        <w:bookmarkStart w:id="4576" w:name="_Toc477259109"/>
        <w:bookmarkStart w:id="4577" w:name="_Toc479633208"/>
        <w:bookmarkStart w:id="4578" w:name="_Toc481936364"/>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del>
    </w:p>
    <w:p w14:paraId="10250A71" w14:textId="77777777" w:rsidR="00397B2B" w:rsidRPr="00EC76D5" w:rsidDel="00692937" w:rsidRDefault="00397B2B" w:rsidP="00397B2B">
      <w:pPr>
        <w:pStyle w:val="Code"/>
        <w:rPr>
          <w:del w:id="4579" w:author="Stefan Bjornander" w:date="2015-04-25T11:10:00Z"/>
        </w:rPr>
      </w:pPr>
      <w:del w:id="4580" w:author="Stefan Bjornander" w:date="2015-04-25T11:10:00Z">
        <w:r w:rsidRPr="00EC76D5" w:rsidDel="00692937">
          <w:delText xml:space="preserve">    structType.m_sort = Sort.Struct;</w:delText>
        </w:r>
        <w:bookmarkStart w:id="4581" w:name="_Toc417811932"/>
        <w:bookmarkStart w:id="4582" w:name="_Toc417853552"/>
        <w:bookmarkStart w:id="4583" w:name="_Toc418022230"/>
        <w:bookmarkStart w:id="4584" w:name="_Toc418191612"/>
        <w:bookmarkStart w:id="4585" w:name="_Toc418192081"/>
        <w:bookmarkStart w:id="4586" w:name="_Toc418263316"/>
        <w:bookmarkStart w:id="4587" w:name="_Toc418263783"/>
        <w:bookmarkStart w:id="4588" w:name="_Toc418356963"/>
        <w:bookmarkStart w:id="4589" w:name="_Toc418360326"/>
        <w:bookmarkStart w:id="4590" w:name="_Toc418435011"/>
        <w:bookmarkStart w:id="4591" w:name="_Toc419660178"/>
        <w:bookmarkStart w:id="4592" w:name="_Toc419660641"/>
        <w:bookmarkStart w:id="4593" w:name="_Toc420134110"/>
        <w:bookmarkStart w:id="4594" w:name="_Toc420134572"/>
        <w:bookmarkStart w:id="4595" w:name="_Toc420166330"/>
        <w:bookmarkStart w:id="4596" w:name="_Toc420167100"/>
        <w:bookmarkStart w:id="4597" w:name="_Toc420302257"/>
        <w:bookmarkStart w:id="4598" w:name="_Toc420302724"/>
        <w:bookmarkStart w:id="4599" w:name="_Toc420438558"/>
        <w:bookmarkStart w:id="4600" w:name="_Toc420795996"/>
        <w:bookmarkStart w:id="4601" w:name="_Toc420874264"/>
        <w:bookmarkStart w:id="4602" w:name="_Toc420874729"/>
        <w:bookmarkStart w:id="4603" w:name="_Toc420874471"/>
        <w:bookmarkStart w:id="4604" w:name="_Toc421046559"/>
        <w:bookmarkStart w:id="4605" w:name="_Toc421047030"/>
        <w:bookmarkStart w:id="4606" w:name="_Toc477259110"/>
        <w:bookmarkStart w:id="4607" w:name="_Toc479633209"/>
        <w:bookmarkStart w:id="4608" w:name="_Toc481936365"/>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del>
    </w:p>
    <w:p w14:paraId="780E5682" w14:textId="77777777" w:rsidR="00397B2B" w:rsidRPr="00EC76D5" w:rsidDel="00692937" w:rsidRDefault="00397B2B" w:rsidP="00397B2B">
      <w:pPr>
        <w:pStyle w:val="Code"/>
        <w:rPr>
          <w:del w:id="4609" w:author="Stefan Bjornander" w:date="2015-04-25T11:10:00Z"/>
        </w:rPr>
      </w:pPr>
      <w:del w:id="4610" w:author="Stefan Bjornander" w:date="2015-04-25T11:10:00Z">
        <w:r w:rsidRPr="00EC76D5" w:rsidDel="00692937">
          <w:delText xml:space="preserve">    structType.m_hasTag = hasTag;</w:delText>
        </w:r>
        <w:bookmarkStart w:id="4611" w:name="_Toc417811933"/>
        <w:bookmarkStart w:id="4612" w:name="_Toc417853553"/>
        <w:bookmarkStart w:id="4613" w:name="_Toc418022231"/>
        <w:bookmarkStart w:id="4614" w:name="_Toc418191613"/>
        <w:bookmarkStart w:id="4615" w:name="_Toc418192082"/>
        <w:bookmarkStart w:id="4616" w:name="_Toc418263317"/>
        <w:bookmarkStart w:id="4617" w:name="_Toc418263784"/>
        <w:bookmarkStart w:id="4618" w:name="_Toc418356964"/>
        <w:bookmarkStart w:id="4619" w:name="_Toc418360327"/>
        <w:bookmarkStart w:id="4620" w:name="_Toc418435012"/>
        <w:bookmarkStart w:id="4621" w:name="_Toc419660179"/>
        <w:bookmarkStart w:id="4622" w:name="_Toc419660642"/>
        <w:bookmarkStart w:id="4623" w:name="_Toc420134111"/>
        <w:bookmarkStart w:id="4624" w:name="_Toc420134573"/>
        <w:bookmarkStart w:id="4625" w:name="_Toc420166331"/>
        <w:bookmarkStart w:id="4626" w:name="_Toc420167101"/>
        <w:bookmarkStart w:id="4627" w:name="_Toc420302258"/>
        <w:bookmarkStart w:id="4628" w:name="_Toc420302725"/>
        <w:bookmarkStart w:id="4629" w:name="_Toc420438559"/>
        <w:bookmarkStart w:id="4630" w:name="_Toc420795997"/>
        <w:bookmarkStart w:id="4631" w:name="_Toc420874265"/>
        <w:bookmarkStart w:id="4632" w:name="_Toc420874730"/>
        <w:bookmarkStart w:id="4633" w:name="_Toc420874472"/>
        <w:bookmarkStart w:id="4634" w:name="_Toc421046560"/>
        <w:bookmarkStart w:id="4635" w:name="_Toc421047031"/>
        <w:bookmarkStart w:id="4636" w:name="_Toc477259111"/>
        <w:bookmarkStart w:id="4637" w:name="_Toc479633210"/>
        <w:bookmarkStart w:id="4638" w:name="_Toc481936366"/>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del>
    </w:p>
    <w:p w14:paraId="5919A1AD" w14:textId="77777777" w:rsidR="00397B2B" w:rsidRPr="00EC76D5" w:rsidDel="00692937" w:rsidRDefault="00397B2B" w:rsidP="00397B2B">
      <w:pPr>
        <w:pStyle w:val="Code"/>
        <w:rPr>
          <w:del w:id="4639" w:author="Stefan Bjornander" w:date="2015-04-25T11:10:00Z"/>
        </w:rPr>
      </w:pPr>
      <w:del w:id="4640" w:author="Stefan Bjornander" w:date="2015-04-25T11:10:00Z">
        <w:r w:rsidRPr="00EC76D5" w:rsidDel="00692937">
          <w:delText xml:space="preserve">    structType.m_symbolList = symbolList;</w:delText>
        </w:r>
        <w:bookmarkStart w:id="4641" w:name="_Toc417811934"/>
        <w:bookmarkStart w:id="4642" w:name="_Toc417853554"/>
        <w:bookmarkStart w:id="4643" w:name="_Toc418022232"/>
        <w:bookmarkStart w:id="4644" w:name="_Toc418191614"/>
        <w:bookmarkStart w:id="4645" w:name="_Toc418192083"/>
        <w:bookmarkStart w:id="4646" w:name="_Toc418263318"/>
        <w:bookmarkStart w:id="4647" w:name="_Toc418263785"/>
        <w:bookmarkStart w:id="4648" w:name="_Toc418356965"/>
        <w:bookmarkStart w:id="4649" w:name="_Toc418360328"/>
        <w:bookmarkStart w:id="4650" w:name="_Toc418435013"/>
        <w:bookmarkStart w:id="4651" w:name="_Toc419660180"/>
        <w:bookmarkStart w:id="4652" w:name="_Toc419660643"/>
        <w:bookmarkStart w:id="4653" w:name="_Toc420134112"/>
        <w:bookmarkStart w:id="4654" w:name="_Toc420134574"/>
        <w:bookmarkStart w:id="4655" w:name="_Toc420166332"/>
        <w:bookmarkStart w:id="4656" w:name="_Toc420167102"/>
        <w:bookmarkStart w:id="4657" w:name="_Toc420302259"/>
        <w:bookmarkStart w:id="4658" w:name="_Toc420302726"/>
        <w:bookmarkStart w:id="4659" w:name="_Toc420438560"/>
        <w:bookmarkStart w:id="4660" w:name="_Toc420795998"/>
        <w:bookmarkStart w:id="4661" w:name="_Toc420874266"/>
        <w:bookmarkStart w:id="4662" w:name="_Toc420874731"/>
        <w:bookmarkStart w:id="4663" w:name="_Toc420874473"/>
        <w:bookmarkStart w:id="4664" w:name="_Toc421046561"/>
        <w:bookmarkStart w:id="4665" w:name="_Toc421047032"/>
        <w:bookmarkStart w:id="4666" w:name="_Toc477259112"/>
        <w:bookmarkStart w:id="4667" w:name="_Toc479633211"/>
        <w:bookmarkStart w:id="4668" w:name="_Toc481936367"/>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del>
    </w:p>
    <w:p w14:paraId="475C4BC7" w14:textId="77777777" w:rsidR="00397B2B" w:rsidRPr="00EC76D5" w:rsidDel="00692937" w:rsidRDefault="00397B2B" w:rsidP="00397B2B">
      <w:pPr>
        <w:pStyle w:val="Code"/>
        <w:rPr>
          <w:del w:id="4669" w:author="Stefan Bjornander" w:date="2015-04-25T11:10:00Z"/>
        </w:rPr>
      </w:pPr>
      <w:del w:id="4670" w:author="Stefan Bjornander" w:date="2015-04-25T11:10:00Z">
        <w:r w:rsidRPr="00EC76D5" w:rsidDel="00692937">
          <w:delText xml:space="preserve">    return structType;</w:delText>
        </w:r>
        <w:bookmarkStart w:id="4671" w:name="_Toc417811935"/>
        <w:bookmarkStart w:id="4672" w:name="_Toc417853555"/>
        <w:bookmarkStart w:id="4673" w:name="_Toc418022233"/>
        <w:bookmarkStart w:id="4674" w:name="_Toc418191615"/>
        <w:bookmarkStart w:id="4675" w:name="_Toc418192084"/>
        <w:bookmarkStart w:id="4676" w:name="_Toc418263319"/>
        <w:bookmarkStart w:id="4677" w:name="_Toc418263786"/>
        <w:bookmarkStart w:id="4678" w:name="_Toc418356966"/>
        <w:bookmarkStart w:id="4679" w:name="_Toc418360329"/>
        <w:bookmarkStart w:id="4680" w:name="_Toc418435014"/>
        <w:bookmarkStart w:id="4681" w:name="_Toc419660181"/>
        <w:bookmarkStart w:id="4682" w:name="_Toc419660644"/>
        <w:bookmarkStart w:id="4683" w:name="_Toc420134113"/>
        <w:bookmarkStart w:id="4684" w:name="_Toc420134575"/>
        <w:bookmarkStart w:id="4685" w:name="_Toc420166333"/>
        <w:bookmarkStart w:id="4686" w:name="_Toc420167103"/>
        <w:bookmarkStart w:id="4687" w:name="_Toc420302260"/>
        <w:bookmarkStart w:id="4688" w:name="_Toc420302727"/>
        <w:bookmarkStart w:id="4689" w:name="_Toc420438561"/>
        <w:bookmarkStart w:id="4690" w:name="_Toc420795999"/>
        <w:bookmarkStart w:id="4691" w:name="_Toc420874267"/>
        <w:bookmarkStart w:id="4692" w:name="_Toc420874732"/>
        <w:bookmarkStart w:id="4693" w:name="_Toc420874474"/>
        <w:bookmarkStart w:id="4694" w:name="_Toc421046562"/>
        <w:bookmarkStart w:id="4695" w:name="_Toc421047033"/>
        <w:bookmarkStart w:id="4696" w:name="_Toc477259113"/>
        <w:bookmarkStart w:id="4697" w:name="_Toc479633212"/>
        <w:bookmarkStart w:id="4698" w:name="_Toc481936368"/>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del>
    </w:p>
    <w:p w14:paraId="3AD3FAA5" w14:textId="77777777" w:rsidR="00397B2B" w:rsidRPr="00EC76D5" w:rsidDel="00692937" w:rsidRDefault="00397B2B" w:rsidP="00397B2B">
      <w:pPr>
        <w:pStyle w:val="Code"/>
        <w:rPr>
          <w:del w:id="4699" w:author="Stefan Bjornander" w:date="2015-04-25T11:10:00Z"/>
        </w:rPr>
      </w:pPr>
      <w:del w:id="4700" w:author="Stefan Bjornander" w:date="2015-04-25T11:10:00Z">
        <w:r w:rsidRPr="00EC76D5" w:rsidDel="00692937">
          <w:delText xml:space="preserve">  }</w:delText>
        </w:r>
        <w:bookmarkStart w:id="4701" w:name="_Toc417811936"/>
        <w:bookmarkStart w:id="4702" w:name="_Toc417853556"/>
        <w:bookmarkStart w:id="4703" w:name="_Toc418022234"/>
        <w:bookmarkStart w:id="4704" w:name="_Toc418191616"/>
        <w:bookmarkStart w:id="4705" w:name="_Toc418192085"/>
        <w:bookmarkStart w:id="4706" w:name="_Toc418263320"/>
        <w:bookmarkStart w:id="4707" w:name="_Toc418263787"/>
        <w:bookmarkStart w:id="4708" w:name="_Toc418356967"/>
        <w:bookmarkStart w:id="4709" w:name="_Toc418360330"/>
        <w:bookmarkStart w:id="4710" w:name="_Toc418435015"/>
        <w:bookmarkStart w:id="4711" w:name="_Toc419660182"/>
        <w:bookmarkStart w:id="4712" w:name="_Toc419660645"/>
        <w:bookmarkStart w:id="4713" w:name="_Toc420134114"/>
        <w:bookmarkStart w:id="4714" w:name="_Toc420134576"/>
        <w:bookmarkStart w:id="4715" w:name="_Toc420166334"/>
        <w:bookmarkStart w:id="4716" w:name="_Toc420167104"/>
        <w:bookmarkStart w:id="4717" w:name="_Toc420302261"/>
        <w:bookmarkStart w:id="4718" w:name="_Toc420302728"/>
        <w:bookmarkStart w:id="4719" w:name="_Toc420438562"/>
        <w:bookmarkStart w:id="4720" w:name="_Toc420796000"/>
        <w:bookmarkStart w:id="4721" w:name="_Toc420874268"/>
        <w:bookmarkStart w:id="4722" w:name="_Toc420874733"/>
        <w:bookmarkStart w:id="4723" w:name="_Toc420874475"/>
        <w:bookmarkStart w:id="4724" w:name="_Toc421046563"/>
        <w:bookmarkStart w:id="4725" w:name="_Toc421047034"/>
        <w:bookmarkStart w:id="4726" w:name="_Toc477259114"/>
        <w:bookmarkStart w:id="4727" w:name="_Toc479633213"/>
        <w:bookmarkStart w:id="4728" w:name="_Toc481936369"/>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del>
    </w:p>
    <w:p w14:paraId="71434E40" w14:textId="77777777" w:rsidR="00397B2B" w:rsidRPr="00EC76D5" w:rsidDel="00692937" w:rsidRDefault="00397B2B" w:rsidP="00397B2B">
      <w:pPr>
        <w:pStyle w:val="Code"/>
        <w:rPr>
          <w:del w:id="4729" w:author="Stefan Bjornander" w:date="2015-04-25T11:10:00Z"/>
        </w:rPr>
      </w:pPr>
      <w:bookmarkStart w:id="4730" w:name="_Toc417811937"/>
      <w:bookmarkStart w:id="4731" w:name="_Toc417853557"/>
      <w:bookmarkStart w:id="4732" w:name="_Toc418022235"/>
      <w:bookmarkStart w:id="4733" w:name="_Toc418191617"/>
      <w:bookmarkStart w:id="4734" w:name="_Toc418192086"/>
      <w:bookmarkStart w:id="4735" w:name="_Toc418263321"/>
      <w:bookmarkStart w:id="4736" w:name="_Toc418263788"/>
      <w:bookmarkStart w:id="4737" w:name="_Toc418356968"/>
      <w:bookmarkStart w:id="4738" w:name="_Toc418360331"/>
      <w:bookmarkStart w:id="4739" w:name="_Toc418435016"/>
      <w:bookmarkStart w:id="4740" w:name="_Toc419660183"/>
      <w:bookmarkStart w:id="4741" w:name="_Toc419660646"/>
      <w:bookmarkStart w:id="4742" w:name="_Toc420134115"/>
      <w:bookmarkStart w:id="4743" w:name="_Toc420134577"/>
      <w:bookmarkStart w:id="4744" w:name="_Toc420166335"/>
      <w:bookmarkStart w:id="4745" w:name="_Toc420167105"/>
      <w:bookmarkStart w:id="4746" w:name="_Toc420302262"/>
      <w:bookmarkStart w:id="4747" w:name="_Toc420302729"/>
      <w:bookmarkStart w:id="4748" w:name="_Toc420438563"/>
      <w:bookmarkStart w:id="4749" w:name="_Toc420796001"/>
      <w:bookmarkStart w:id="4750" w:name="_Toc420874269"/>
      <w:bookmarkStart w:id="4751" w:name="_Toc420874734"/>
      <w:bookmarkStart w:id="4752" w:name="_Toc420874476"/>
      <w:bookmarkStart w:id="4753" w:name="_Toc421046564"/>
      <w:bookmarkStart w:id="4754" w:name="_Toc421047035"/>
      <w:bookmarkStart w:id="4755" w:name="_Toc477259115"/>
      <w:bookmarkStart w:id="4756" w:name="_Toc479633214"/>
      <w:bookmarkStart w:id="4757" w:name="_Toc481936370"/>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p>
    <w:p w14:paraId="3E1DE3F0" w14:textId="77777777" w:rsidR="00397B2B" w:rsidRPr="00EC76D5" w:rsidDel="00692937" w:rsidRDefault="00397B2B" w:rsidP="00397B2B">
      <w:pPr>
        <w:pStyle w:val="Code"/>
        <w:rPr>
          <w:del w:id="4758" w:author="Stefan Bjornander" w:date="2015-04-25T11:10:00Z"/>
        </w:rPr>
      </w:pPr>
      <w:del w:id="4759" w:author="Stefan Bjornander" w:date="2015-04-25T11:10:00Z">
        <w:r w:rsidRPr="00EC76D5" w:rsidDel="00692937">
          <w:delText xml:space="preserve">  public static Type createUnionType(List&lt;Symb&gt; symbolList, boolean hasTag) {</w:delText>
        </w:r>
        <w:bookmarkStart w:id="4760" w:name="_Toc417811938"/>
        <w:bookmarkStart w:id="4761" w:name="_Toc417853558"/>
        <w:bookmarkStart w:id="4762" w:name="_Toc418022236"/>
        <w:bookmarkStart w:id="4763" w:name="_Toc418191618"/>
        <w:bookmarkStart w:id="4764" w:name="_Toc418192087"/>
        <w:bookmarkStart w:id="4765" w:name="_Toc418263322"/>
        <w:bookmarkStart w:id="4766" w:name="_Toc418263789"/>
        <w:bookmarkStart w:id="4767" w:name="_Toc418356969"/>
        <w:bookmarkStart w:id="4768" w:name="_Toc418360332"/>
        <w:bookmarkStart w:id="4769" w:name="_Toc418435017"/>
        <w:bookmarkStart w:id="4770" w:name="_Toc419660184"/>
        <w:bookmarkStart w:id="4771" w:name="_Toc419660647"/>
        <w:bookmarkStart w:id="4772" w:name="_Toc420134116"/>
        <w:bookmarkStart w:id="4773" w:name="_Toc420134578"/>
        <w:bookmarkStart w:id="4774" w:name="_Toc420166336"/>
        <w:bookmarkStart w:id="4775" w:name="_Toc420167106"/>
        <w:bookmarkStart w:id="4776" w:name="_Toc420302263"/>
        <w:bookmarkStart w:id="4777" w:name="_Toc420302730"/>
        <w:bookmarkStart w:id="4778" w:name="_Toc420438564"/>
        <w:bookmarkStart w:id="4779" w:name="_Toc420796002"/>
        <w:bookmarkStart w:id="4780" w:name="_Toc420874270"/>
        <w:bookmarkStart w:id="4781" w:name="_Toc420874735"/>
        <w:bookmarkStart w:id="4782" w:name="_Toc420874477"/>
        <w:bookmarkStart w:id="4783" w:name="_Toc421046565"/>
        <w:bookmarkStart w:id="4784" w:name="_Toc421047036"/>
        <w:bookmarkStart w:id="4785" w:name="_Toc477259116"/>
        <w:bookmarkStart w:id="4786" w:name="_Toc479633215"/>
        <w:bookmarkStart w:id="4787" w:name="_Toc481936371"/>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del>
    </w:p>
    <w:p w14:paraId="1BBE3D3D" w14:textId="77777777" w:rsidR="00397B2B" w:rsidRPr="00EC76D5" w:rsidDel="00692937" w:rsidRDefault="00397B2B" w:rsidP="00397B2B">
      <w:pPr>
        <w:pStyle w:val="Code"/>
        <w:rPr>
          <w:del w:id="4788" w:author="Stefan Bjornander" w:date="2015-04-25T11:10:00Z"/>
        </w:rPr>
      </w:pPr>
      <w:del w:id="4789" w:author="Stefan Bjornander" w:date="2015-04-25T11:10:00Z">
        <w:r w:rsidRPr="00EC76D5" w:rsidDel="00692937">
          <w:delText xml:space="preserve">    Type unionType = new Type();</w:delText>
        </w:r>
        <w:bookmarkStart w:id="4790" w:name="_Toc417811939"/>
        <w:bookmarkStart w:id="4791" w:name="_Toc417853559"/>
        <w:bookmarkStart w:id="4792" w:name="_Toc418022237"/>
        <w:bookmarkStart w:id="4793" w:name="_Toc418191619"/>
        <w:bookmarkStart w:id="4794" w:name="_Toc418192088"/>
        <w:bookmarkStart w:id="4795" w:name="_Toc418263323"/>
        <w:bookmarkStart w:id="4796" w:name="_Toc418263790"/>
        <w:bookmarkStart w:id="4797" w:name="_Toc418356970"/>
        <w:bookmarkStart w:id="4798" w:name="_Toc418360333"/>
        <w:bookmarkStart w:id="4799" w:name="_Toc418435018"/>
        <w:bookmarkStart w:id="4800" w:name="_Toc419660185"/>
        <w:bookmarkStart w:id="4801" w:name="_Toc419660648"/>
        <w:bookmarkStart w:id="4802" w:name="_Toc420134117"/>
        <w:bookmarkStart w:id="4803" w:name="_Toc420134579"/>
        <w:bookmarkStart w:id="4804" w:name="_Toc420166337"/>
        <w:bookmarkStart w:id="4805" w:name="_Toc420167107"/>
        <w:bookmarkStart w:id="4806" w:name="_Toc420302264"/>
        <w:bookmarkStart w:id="4807" w:name="_Toc420302731"/>
        <w:bookmarkStart w:id="4808" w:name="_Toc420438565"/>
        <w:bookmarkStart w:id="4809" w:name="_Toc420796003"/>
        <w:bookmarkStart w:id="4810" w:name="_Toc420874271"/>
        <w:bookmarkStart w:id="4811" w:name="_Toc420874736"/>
        <w:bookmarkStart w:id="4812" w:name="_Toc420874478"/>
        <w:bookmarkStart w:id="4813" w:name="_Toc421046566"/>
        <w:bookmarkStart w:id="4814" w:name="_Toc421047037"/>
        <w:bookmarkStart w:id="4815" w:name="_Toc477259117"/>
        <w:bookmarkStart w:id="4816" w:name="_Toc479633216"/>
        <w:bookmarkStart w:id="4817" w:name="_Toc481936372"/>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del>
    </w:p>
    <w:p w14:paraId="6C4018D6" w14:textId="77777777" w:rsidR="00397B2B" w:rsidRPr="00EC76D5" w:rsidDel="00692937" w:rsidRDefault="00397B2B" w:rsidP="00397B2B">
      <w:pPr>
        <w:pStyle w:val="Code"/>
        <w:rPr>
          <w:del w:id="4818" w:author="Stefan Bjornander" w:date="2015-04-25T11:10:00Z"/>
        </w:rPr>
      </w:pPr>
      <w:del w:id="4819" w:author="Stefan Bjornander" w:date="2015-04-25T11:10:00Z">
        <w:r w:rsidRPr="00EC76D5" w:rsidDel="00692937">
          <w:delText xml:space="preserve">    unionType.m_sort = Sort.Union;</w:delText>
        </w:r>
        <w:bookmarkStart w:id="4820" w:name="_Toc417811940"/>
        <w:bookmarkStart w:id="4821" w:name="_Toc417853560"/>
        <w:bookmarkStart w:id="4822" w:name="_Toc418022238"/>
        <w:bookmarkStart w:id="4823" w:name="_Toc418191620"/>
        <w:bookmarkStart w:id="4824" w:name="_Toc418192089"/>
        <w:bookmarkStart w:id="4825" w:name="_Toc418263324"/>
        <w:bookmarkStart w:id="4826" w:name="_Toc418263791"/>
        <w:bookmarkStart w:id="4827" w:name="_Toc418356971"/>
        <w:bookmarkStart w:id="4828" w:name="_Toc418360334"/>
        <w:bookmarkStart w:id="4829" w:name="_Toc418435019"/>
        <w:bookmarkStart w:id="4830" w:name="_Toc419660186"/>
        <w:bookmarkStart w:id="4831" w:name="_Toc419660649"/>
        <w:bookmarkStart w:id="4832" w:name="_Toc420134118"/>
        <w:bookmarkStart w:id="4833" w:name="_Toc420134580"/>
        <w:bookmarkStart w:id="4834" w:name="_Toc420166338"/>
        <w:bookmarkStart w:id="4835" w:name="_Toc420167108"/>
        <w:bookmarkStart w:id="4836" w:name="_Toc420302265"/>
        <w:bookmarkStart w:id="4837" w:name="_Toc420302732"/>
        <w:bookmarkStart w:id="4838" w:name="_Toc420438566"/>
        <w:bookmarkStart w:id="4839" w:name="_Toc420796004"/>
        <w:bookmarkStart w:id="4840" w:name="_Toc420874272"/>
        <w:bookmarkStart w:id="4841" w:name="_Toc420874737"/>
        <w:bookmarkStart w:id="4842" w:name="_Toc420874479"/>
        <w:bookmarkStart w:id="4843" w:name="_Toc421046567"/>
        <w:bookmarkStart w:id="4844" w:name="_Toc421047038"/>
        <w:bookmarkStart w:id="4845" w:name="_Toc477259118"/>
        <w:bookmarkStart w:id="4846" w:name="_Toc479633217"/>
        <w:bookmarkStart w:id="4847" w:name="_Toc481936373"/>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del>
    </w:p>
    <w:p w14:paraId="7205B51D" w14:textId="77777777" w:rsidR="00397B2B" w:rsidRPr="00EC76D5" w:rsidDel="00692937" w:rsidRDefault="00397B2B" w:rsidP="00397B2B">
      <w:pPr>
        <w:pStyle w:val="Code"/>
        <w:rPr>
          <w:del w:id="4848" w:author="Stefan Bjornander" w:date="2015-04-25T11:10:00Z"/>
        </w:rPr>
      </w:pPr>
      <w:del w:id="4849" w:author="Stefan Bjornander" w:date="2015-04-25T11:10:00Z">
        <w:r w:rsidRPr="00EC76D5" w:rsidDel="00692937">
          <w:delText xml:space="preserve">    unionType.m_hasTag = hasTag;</w:delText>
        </w:r>
        <w:bookmarkStart w:id="4850" w:name="_Toc417811941"/>
        <w:bookmarkStart w:id="4851" w:name="_Toc417853561"/>
        <w:bookmarkStart w:id="4852" w:name="_Toc418022239"/>
        <w:bookmarkStart w:id="4853" w:name="_Toc418191621"/>
        <w:bookmarkStart w:id="4854" w:name="_Toc418192090"/>
        <w:bookmarkStart w:id="4855" w:name="_Toc418263325"/>
        <w:bookmarkStart w:id="4856" w:name="_Toc418263792"/>
        <w:bookmarkStart w:id="4857" w:name="_Toc418356972"/>
        <w:bookmarkStart w:id="4858" w:name="_Toc418360335"/>
        <w:bookmarkStart w:id="4859" w:name="_Toc418435020"/>
        <w:bookmarkStart w:id="4860" w:name="_Toc419660187"/>
        <w:bookmarkStart w:id="4861" w:name="_Toc419660650"/>
        <w:bookmarkStart w:id="4862" w:name="_Toc420134119"/>
        <w:bookmarkStart w:id="4863" w:name="_Toc420134581"/>
        <w:bookmarkStart w:id="4864" w:name="_Toc420166339"/>
        <w:bookmarkStart w:id="4865" w:name="_Toc420167109"/>
        <w:bookmarkStart w:id="4866" w:name="_Toc420302266"/>
        <w:bookmarkStart w:id="4867" w:name="_Toc420302733"/>
        <w:bookmarkStart w:id="4868" w:name="_Toc420438567"/>
        <w:bookmarkStart w:id="4869" w:name="_Toc420796005"/>
        <w:bookmarkStart w:id="4870" w:name="_Toc420874273"/>
        <w:bookmarkStart w:id="4871" w:name="_Toc420874738"/>
        <w:bookmarkStart w:id="4872" w:name="_Toc420874480"/>
        <w:bookmarkStart w:id="4873" w:name="_Toc421046568"/>
        <w:bookmarkStart w:id="4874" w:name="_Toc421047039"/>
        <w:bookmarkStart w:id="4875" w:name="_Toc477259119"/>
        <w:bookmarkStart w:id="4876" w:name="_Toc479633218"/>
        <w:bookmarkStart w:id="4877" w:name="_Toc481936374"/>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del>
    </w:p>
    <w:p w14:paraId="6001FE9D" w14:textId="77777777" w:rsidR="00397B2B" w:rsidRPr="00EC76D5" w:rsidDel="00692937" w:rsidRDefault="00397B2B" w:rsidP="00397B2B">
      <w:pPr>
        <w:pStyle w:val="Code"/>
        <w:rPr>
          <w:del w:id="4878" w:author="Stefan Bjornander" w:date="2015-04-25T11:10:00Z"/>
        </w:rPr>
      </w:pPr>
      <w:del w:id="4879" w:author="Stefan Bjornander" w:date="2015-04-25T11:10:00Z">
        <w:r w:rsidRPr="00EC76D5" w:rsidDel="00692937">
          <w:delText xml:space="preserve">    unionType.m_symbolList = symbolList;</w:delText>
        </w:r>
        <w:bookmarkStart w:id="4880" w:name="_Toc417811942"/>
        <w:bookmarkStart w:id="4881" w:name="_Toc417853562"/>
        <w:bookmarkStart w:id="4882" w:name="_Toc418022240"/>
        <w:bookmarkStart w:id="4883" w:name="_Toc418191622"/>
        <w:bookmarkStart w:id="4884" w:name="_Toc418192091"/>
        <w:bookmarkStart w:id="4885" w:name="_Toc418263326"/>
        <w:bookmarkStart w:id="4886" w:name="_Toc418263793"/>
        <w:bookmarkStart w:id="4887" w:name="_Toc418356973"/>
        <w:bookmarkStart w:id="4888" w:name="_Toc418360336"/>
        <w:bookmarkStart w:id="4889" w:name="_Toc418435021"/>
        <w:bookmarkStart w:id="4890" w:name="_Toc419660188"/>
        <w:bookmarkStart w:id="4891" w:name="_Toc419660651"/>
        <w:bookmarkStart w:id="4892" w:name="_Toc420134120"/>
        <w:bookmarkStart w:id="4893" w:name="_Toc420134582"/>
        <w:bookmarkStart w:id="4894" w:name="_Toc420166340"/>
        <w:bookmarkStart w:id="4895" w:name="_Toc420167110"/>
        <w:bookmarkStart w:id="4896" w:name="_Toc420302267"/>
        <w:bookmarkStart w:id="4897" w:name="_Toc420302734"/>
        <w:bookmarkStart w:id="4898" w:name="_Toc420438568"/>
        <w:bookmarkStart w:id="4899" w:name="_Toc420796006"/>
        <w:bookmarkStart w:id="4900" w:name="_Toc420874274"/>
        <w:bookmarkStart w:id="4901" w:name="_Toc420874739"/>
        <w:bookmarkStart w:id="4902" w:name="_Toc420874481"/>
        <w:bookmarkStart w:id="4903" w:name="_Toc421046569"/>
        <w:bookmarkStart w:id="4904" w:name="_Toc421047040"/>
        <w:bookmarkStart w:id="4905" w:name="_Toc477259120"/>
        <w:bookmarkStart w:id="4906" w:name="_Toc479633219"/>
        <w:bookmarkStart w:id="4907" w:name="_Toc481936375"/>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del>
    </w:p>
    <w:p w14:paraId="4791A839" w14:textId="77777777" w:rsidR="00397B2B" w:rsidRPr="00EC76D5" w:rsidDel="00692937" w:rsidRDefault="00397B2B" w:rsidP="00397B2B">
      <w:pPr>
        <w:pStyle w:val="Code"/>
        <w:rPr>
          <w:del w:id="4908" w:author="Stefan Bjornander" w:date="2015-04-25T11:10:00Z"/>
        </w:rPr>
      </w:pPr>
      <w:del w:id="4909" w:author="Stefan Bjornander" w:date="2015-04-25T11:10:00Z">
        <w:r w:rsidRPr="00EC76D5" w:rsidDel="00692937">
          <w:delText xml:space="preserve">    return unionType;</w:delText>
        </w:r>
        <w:bookmarkStart w:id="4910" w:name="_Toc417811943"/>
        <w:bookmarkStart w:id="4911" w:name="_Toc417853563"/>
        <w:bookmarkStart w:id="4912" w:name="_Toc418022241"/>
        <w:bookmarkStart w:id="4913" w:name="_Toc418191623"/>
        <w:bookmarkStart w:id="4914" w:name="_Toc418192092"/>
        <w:bookmarkStart w:id="4915" w:name="_Toc418263327"/>
        <w:bookmarkStart w:id="4916" w:name="_Toc418263794"/>
        <w:bookmarkStart w:id="4917" w:name="_Toc418356974"/>
        <w:bookmarkStart w:id="4918" w:name="_Toc418360337"/>
        <w:bookmarkStart w:id="4919" w:name="_Toc418435022"/>
        <w:bookmarkStart w:id="4920" w:name="_Toc419660189"/>
        <w:bookmarkStart w:id="4921" w:name="_Toc419660652"/>
        <w:bookmarkStart w:id="4922" w:name="_Toc420134121"/>
        <w:bookmarkStart w:id="4923" w:name="_Toc420134583"/>
        <w:bookmarkStart w:id="4924" w:name="_Toc420166341"/>
        <w:bookmarkStart w:id="4925" w:name="_Toc420167111"/>
        <w:bookmarkStart w:id="4926" w:name="_Toc420302268"/>
        <w:bookmarkStart w:id="4927" w:name="_Toc420302735"/>
        <w:bookmarkStart w:id="4928" w:name="_Toc420438569"/>
        <w:bookmarkStart w:id="4929" w:name="_Toc420796007"/>
        <w:bookmarkStart w:id="4930" w:name="_Toc420874275"/>
        <w:bookmarkStart w:id="4931" w:name="_Toc420874740"/>
        <w:bookmarkStart w:id="4932" w:name="_Toc420874482"/>
        <w:bookmarkStart w:id="4933" w:name="_Toc421046570"/>
        <w:bookmarkStart w:id="4934" w:name="_Toc421047041"/>
        <w:bookmarkStart w:id="4935" w:name="_Toc477259121"/>
        <w:bookmarkStart w:id="4936" w:name="_Toc479633220"/>
        <w:bookmarkStart w:id="4937" w:name="_Toc481936376"/>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del>
    </w:p>
    <w:p w14:paraId="39EF6EB8" w14:textId="77777777" w:rsidR="00397B2B" w:rsidRPr="00EC76D5" w:rsidDel="00692937" w:rsidRDefault="00397B2B" w:rsidP="00397B2B">
      <w:pPr>
        <w:pStyle w:val="Code"/>
        <w:rPr>
          <w:del w:id="4938" w:author="Stefan Bjornander" w:date="2015-04-25T11:10:00Z"/>
        </w:rPr>
      </w:pPr>
      <w:del w:id="4939" w:author="Stefan Bjornander" w:date="2015-04-25T11:10:00Z">
        <w:r w:rsidRPr="00EC76D5" w:rsidDel="00692937">
          <w:delText xml:space="preserve">  }</w:delText>
        </w:r>
        <w:bookmarkStart w:id="4940" w:name="_Toc417811944"/>
        <w:bookmarkStart w:id="4941" w:name="_Toc417853564"/>
        <w:bookmarkStart w:id="4942" w:name="_Toc418022242"/>
        <w:bookmarkStart w:id="4943" w:name="_Toc418191624"/>
        <w:bookmarkStart w:id="4944" w:name="_Toc418192093"/>
        <w:bookmarkStart w:id="4945" w:name="_Toc418263328"/>
        <w:bookmarkStart w:id="4946" w:name="_Toc418263795"/>
        <w:bookmarkStart w:id="4947" w:name="_Toc418356975"/>
        <w:bookmarkStart w:id="4948" w:name="_Toc418360338"/>
        <w:bookmarkStart w:id="4949" w:name="_Toc418435023"/>
        <w:bookmarkStart w:id="4950" w:name="_Toc419660190"/>
        <w:bookmarkStart w:id="4951" w:name="_Toc419660653"/>
        <w:bookmarkStart w:id="4952" w:name="_Toc420134122"/>
        <w:bookmarkStart w:id="4953" w:name="_Toc420134584"/>
        <w:bookmarkStart w:id="4954" w:name="_Toc420166342"/>
        <w:bookmarkStart w:id="4955" w:name="_Toc420167112"/>
        <w:bookmarkStart w:id="4956" w:name="_Toc420302269"/>
        <w:bookmarkStart w:id="4957" w:name="_Toc420302736"/>
        <w:bookmarkStart w:id="4958" w:name="_Toc420438570"/>
        <w:bookmarkStart w:id="4959" w:name="_Toc420796008"/>
        <w:bookmarkStart w:id="4960" w:name="_Toc420874276"/>
        <w:bookmarkStart w:id="4961" w:name="_Toc420874741"/>
        <w:bookmarkStart w:id="4962" w:name="_Toc420874483"/>
        <w:bookmarkStart w:id="4963" w:name="_Toc421046571"/>
        <w:bookmarkStart w:id="4964" w:name="_Toc421047042"/>
        <w:bookmarkStart w:id="4965" w:name="_Toc477259122"/>
        <w:bookmarkStart w:id="4966" w:name="_Toc479633221"/>
        <w:bookmarkStart w:id="4967" w:name="_Toc481936377"/>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del>
    </w:p>
    <w:p w14:paraId="317764C8" w14:textId="77777777" w:rsidR="00397B2B" w:rsidRPr="00EC76D5" w:rsidDel="00692937" w:rsidRDefault="00397B2B" w:rsidP="00397B2B">
      <w:pPr>
        <w:pStyle w:val="Code"/>
        <w:rPr>
          <w:del w:id="4968" w:author="Stefan Bjornander" w:date="2015-04-25T11:10:00Z"/>
        </w:rPr>
      </w:pPr>
      <w:bookmarkStart w:id="4969" w:name="_Toc417811945"/>
      <w:bookmarkStart w:id="4970" w:name="_Toc417853565"/>
      <w:bookmarkStart w:id="4971" w:name="_Toc418022243"/>
      <w:bookmarkStart w:id="4972" w:name="_Toc418191625"/>
      <w:bookmarkStart w:id="4973" w:name="_Toc418192094"/>
      <w:bookmarkStart w:id="4974" w:name="_Toc418263329"/>
      <w:bookmarkStart w:id="4975" w:name="_Toc418263796"/>
      <w:bookmarkStart w:id="4976" w:name="_Toc418356976"/>
      <w:bookmarkStart w:id="4977" w:name="_Toc418360339"/>
      <w:bookmarkStart w:id="4978" w:name="_Toc418435024"/>
      <w:bookmarkStart w:id="4979" w:name="_Toc419660191"/>
      <w:bookmarkStart w:id="4980" w:name="_Toc419660654"/>
      <w:bookmarkStart w:id="4981" w:name="_Toc420134123"/>
      <w:bookmarkStart w:id="4982" w:name="_Toc420134585"/>
      <w:bookmarkStart w:id="4983" w:name="_Toc420166343"/>
      <w:bookmarkStart w:id="4984" w:name="_Toc420167113"/>
      <w:bookmarkStart w:id="4985" w:name="_Toc420302270"/>
      <w:bookmarkStart w:id="4986" w:name="_Toc420302737"/>
      <w:bookmarkStart w:id="4987" w:name="_Toc420438571"/>
      <w:bookmarkStart w:id="4988" w:name="_Toc420796009"/>
      <w:bookmarkStart w:id="4989" w:name="_Toc420874277"/>
      <w:bookmarkStart w:id="4990" w:name="_Toc420874742"/>
      <w:bookmarkStart w:id="4991" w:name="_Toc420874484"/>
      <w:bookmarkStart w:id="4992" w:name="_Toc421046572"/>
      <w:bookmarkStart w:id="4993" w:name="_Toc421047043"/>
      <w:bookmarkStart w:id="4994" w:name="_Toc477259123"/>
      <w:bookmarkStart w:id="4995" w:name="_Toc479633222"/>
      <w:bookmarkStart w:id="4996" w:name="_Toc48193637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p>
    <w:p w14:paraId="4C6221A0" w14:textId="77777777" w:rsidR="00397B2B" w:rsidRPr="00EC76D5" w:rsidDel="00692937" w:rsidRDefault="00397B2B" w:rsidP="00397B2B">
      <w:pPr>
        <w:pStyle w:val="Code"/>
        <w:rPr>
          <w:del w:id="4997" w:author="Stefan Bjornander" w:date="2015-04-25T11:10:00Z"/>
        </w:rPr>
      </w:pPr>
      <w:del w:id="4998" w:author="Stefan Bjornander" w:date="2015-04-25T11:10:00Z">
        <w:r w:rsidRPr="00EC76D5" w:rsidDel="00692937">
          <w:delText xml:space="preserve">  public List&lt;Symb&gt; getSymbolList() {</w:delText>
        </w:r>
        <w:bookmarkStart w:id="4999" w:name="_Toc417811946"/>
        <w:bookmarkStart w:id="5000" w:name="_Toc417853566"/>
        <w:bookmarkStart w:id="5001" w:name="_Toc418022244"/>
        <w:bookmarkStart w:id="5002" w:name="_Toc418191626"/>
        <w:bookmarkStart w:id="5003" w:name="_Toc418192095"/>
        <w:bookmarkStart w:id="5004" w:name="_Toc418263330"/>
        <w:bookmarkStart w:id="5005" w:name="_Toc418263797"/>
        <w:bookmarkStart w:id="5006" w:name="_Toc418356977"/>
        <w:bookmarkStart w:id="5007" w:name="_Toc418360340"/>
        <w:bookmarkStart w:id="5008" w:name="_Toc418435025"/>
        <w:bookmarkStart w:id="5009" w:name="_Toc419660192"/>
        <w:bookmarkStart w:id="5010" w:name="_Toc419660655"/>
        <w:bookmarkStart w:id="5011" w:name="_Toc420134124"/>
        <w:bookmarkStart w:id="5012" w:name="_Toc420134586"/>
        <w:bookmarkStart w:id="5013" w:name="_Toc420166344"/>
        <w:bookmarkStart w:id="5014" w:name="_Toc420167114"/>
        <w:bookmarkStart w:id="5015" w:name="_Toc420302271"/>
        <w:bookmarkStart w:id="5016" w:name="_Toc420302738"/>
        <w:bookmarkStart w:id="5017" w:name="_Toc420438572"/>
        <w:bookmarkStart w:id="5018" w:name="_Toc420796010"/>
        <w:bookmarkStart w:id="5019" w:name="_Toc420874278"/>
        <w:bookmarkStart w:id="5020" w:name="_Toc420874743"/>
        <w:bookmarkStart w:id="5021" w:name="_Toc420874485"/>
        <w:bookmarkStart w:id="5022" w:name="_Toc421046573"/>
        <w:bookmarkStart w:id="5023" w:name="_Toc421047044"/>
        <w:bookmarkStart w:id="5024" w:name="_Toc477259124"/>
        <w:bookmarkStart w:id="5025" w:name="_Toc479633223"/>
        <w:bookmarkStart w:id="5026" w:name="_Toc481936379"/>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del>
    </w:p>
    <w:p w14:paraId="6BB0D036" w14:textId="77777777" w:rsidR="00397B2B" w:rsidRPr="00EC76D5" w:rsidDel="00692937" w:rsidRDefault="00397B2B" w:rsidP="00397B2B">
      <w:pPr>
        <w:pStyle w:val="Code"/>
        <w:rPr>
          <w:del w:id="5027" w:author="Stefan Bjornander" w:date="2015-04-25T11:10:00Z"/>
        </w:rPr>
      </w:pPr>
      <w:del w:id="5028" w:author="Stefan Bjornander" w:date="2015-04-25T11:10:00Z">
        <w:r w:rsidRPr="00EC76D5" w:rsidDel="00692937">
          <w:delText xml:space="preserve">    return m_symbolList;</w:delText>
        </w:r>
        <w:bookmarkStart w:id="5029" w:name="_Toc417811947"/>
        <w:bookmarkStart w:id="5030" w:name="_Toc417853567"/>
        <w:bookmarkStart w:id="5031" w:name="_Toc418022245"/>
        <w:bookmarkStart w:id="5032" w:name="_Toc418191627"/>
        <w:bookmarkStart w:id="5033" w:name="_Toc418192096"/>
        <w:bookmarkStart w:id="5034" w:name="_Toc418263331"/>
        <w:bookmarkStart w:id="5035" w:name="_Toc418263798"/>
        <w:bookmarkStart w:id="5036" w:name="_Toc418356978"/>
        <w:bookmarkStart w:id="5037" w:name="_Toc418360341"/>
        <w:bookmarkStart w:id="5038" w:name="_Toc418435026"/>
        <w:bookmarkStart w:id="5039" w:name="_Toc419660193"/>
        <w:bookmarkStart w:id="5040" w:name="_Toc419660656"/>
        <w:bookmarkStart w:id="5041" w:name="_Toc420134125"/>
        <w:bookmarkStart w:id="5042" w:name="_Toc420134587"/>
        <w:bookmarkStart w:id="5043" w:name="_Toc420166345"/>
        <w:bookmarkStart w:id="5044" w:name="_Toc420167115"/>
        <w:bookmarkStart w:id="5045" w:name="_Toc420302272"/>
        <w:bookmarkStart w:id="5046" w:name="_Toc420302739"/>
        <w:bookmarkStart w:id="5047" w:name="_Toc420438573"/>
        <w:bookmarkStart w:id="5048" w:name="_Toc420796011"/>
        <w:bookmarkStart w:id="5049" w:name="_Toc420874279"/>
        <w:bookmarkStart w:id="5050" w:name="_Toc420874744"/>
        <w:bookmarkStart w:id="5051" w:name="_Toc420874486"/>
        <w:bookmarkStart w:id="5052" w:name="_Toc421046574"/>
        <w:bookmarkStart w:id="5053" w:name="_Toc421047045"/>
        <w:bookmarkStart w:id="5054" w:name="_Toc477259125"/>
        <w:bookmarkStart w:id="5055" w:name="_Toc479633224"/>
        <w:bookmarkStart w:id="5056" w:name="_Toc481936380"/>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del>
    </w:p>
    <w:p w14:paraId="7930A6B1" w14:textId="77777777" w:rsidR="00397B2B" w:rsidRPr="00EC76D5" w:rsidDel="00692937" w:rsidRDefault="00397B2B" w:rsidP="00397B2B">
      <w:pPr>
        <w:pStyle w:val="Code"/>
        <w:rPr>
          <w:del w:id="5057" w:author="Stefan Bjornander" w:date="2015-04-25T11:10:00Z"/>
        </w:rPr>
      </w:pPr>
      <w:del w:id="5058" w:author="Stefan Bjornander" w:date="2015-04-25T11:10:00Z">
        <w:r w:rsidRPr="00EC76D5" w:rsidDel="00692937">
          <w:delText xml:space="preserve">  }</w:delText>
        </w:r>
        <w:bookmarkStart w:id="5059" w:name="_Toc417811948"/>
        <w:bookmarkStart w:id="5060" w:name="_Toc417853568"/>
        <w:bookmarkStart w:id="5061" w:name="_Toc418022246"/>
        <w:bookmarkStart w:id="5062" w:name="_Toc418191628"/>
        <w:bookmarkStart w:id="5063" w:name="_Toc418192097"/>
        <w:bookmarkStart w:id="5064" w:name="_Toc418263332"/>
        <w:bookmarkStart w:id="5065" w:name="_Toc418263799"/>
        <w:bookmarkStart w:id="5066" w:name="_Toc418356979"/>
        <w:bookmarkStart w:id="5067" w:name="_Toc418360342"/>
        <w:bookmarkStart w:id="5068" w:name="_Toc418435027"/>
        <w:bookmarkStart w:id="5069" w:name="_Toc419660194"/>
        <w:bookmarkStart w:id="5070" w:name="_Toc419660657"/>
        <w:bookmarkStart w:id="5071" w:name="_Toc420134126"/>
        <w:bookmarkStart w:id="5072" w:name="_Toc420134588"/>
        <w:bookmarkStart w:id="5073" w:name="_Toc420166346"/>
        <w:bookmarkStart w:id="5074" w:name="_Toc420167116"/>
        <w:bookmarkStart w:id="5075" w:name="_Toc420302273"/>
        <w:bookmarkStart w:id="5076" w:name="_Toc420302740"/>
        <w:bookmarkStart w:id="5077" w:name="_Toc420438574"/>
        <w:bookmarkStart w:id="5078" w:name="_Toc420796012"/>
        <w:bookmarkStart w:id="5079" w:name="_Toc420874280"/>
        <w:bookmarkStart w:id="5080" w:name="_Toc420874745"/>
        <w:bookmarkStart w:id="5081" w:name="_Toc420874487"/>
        <w:bookmarkStart w:id="5082" w:name="_Toc421046575"/>
        <w:bookmarkStart w:id="5083" w:name="_Toc421047046"/>
        <w:bookmarkStart w:id="5084" w:name="_Toc477259126"/>
        <w:bookmarkStart w:id="5085" w:name="_Toc479633225"/>
        <w:bookmarkStart w:id="5086" w:name="_Toc481936381"/>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del>
    </w:p>
    <w:p w14:paraId="5A77D6E6" w14:textId="77777777" w:rsidR="00397B2B" w:rsidRPr="00EC76D5" w:rsidDel="00692937" w:rsidRDefault="00397B2B" w:rsidP="00397B2B">
      <w:pPr>
        <w:pStyle w:val="Code"/>
        <w:rPr>
          <w:del w:id="5087" w:author="Stefan Bjornander" w:date="2015-04-25T11:10:00Z"/>
        </w:rPr>
      </w:pPr>
      <w:bookmarkStart w:id="5088" w:name="_Toc417811949"/>
      <w:bookmarkStart w:id="5089" w:name="_Toc417853569"/>
      <w:bookmarkStart w:id="5090" w:name="_Toc418022247"/>
      <w:bookmarkStart w:id="5091" w:name="_Toc418191629"/>
      <w:bookmarkStart w:id="5092" w:name="_Toc418192098"/>
      <w:bookmarkStart w:id="5093" w:name="_Toc418263333"/>
      <w:bookmarkStart w:id="5094" w:name="_Toc418263800"/>
      <w:bookmarkStart w:id="5095" w:name="_Toc418356980"/>
      <w:bookmarkStart w:id="5096" w:name="_Toc418360343"/>
      <w:bookmarkStart w:id="5097" w:name="_Toc418435028"/>
      <w:bookmarkStart w:id="5098" w:name="_Toc419660195"/>
      <w:bookmarkStart w:id="5099" w:name="_Toc419660658"/>
      <w:bookmarkStart w:id="5100" w:name="_Toc420134127"/>
      <w:bookmarkStart w:id="5101" w:name="_Toc420134589"/>
      <w:bookmarkStart w:id="5102" w:name="_Toc420166347"/>
      <w:bookmarkStart w:id="5103" w:name="_Toc420167117"/>
      <w:bookmarkStart w:id="5104" w:name="_Toc420302274"/>
      <w:bookmarkStart w:id="5105" w:name="_Toc420302741"/>
      <w:bookmarkStart w:id="5106" w:name="_Toc420438575"/>
      <w:bookmarkStart w:id="5107" w:name="_Toc420796013"/>
      <w:bookmarkStart w:id="5108" w:name="_Toc420874281"/>
      <w:bookmarkStart w:id="5109" w:name="_Toc420874746"/>
      <w:bookmarkStart w:id="5110" w:name="_Toc420874488"/>
      <w:bookmarkStart w:id="5111" w:name="_Toc421046576"/>
      <w:bookmarkStart w:id="5112" w:name="_Toc421047047"/>
      <w:bookmarkStart w:id="5113" w:name="_Toc477259127"/>
      <w:bookmarkStart w:id="5114" w:name="_Toc479633226"/>
      <w:bookmarkStart w:id="5115" w:name="_Toc481936382"/>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p>
    <w:p w14:paraId="427C2679" w14:textId="77777777" w:rsidR="00397B2B" w:rsidRPr="00EC76D5" w:rsidDel="00692937" w:rsidRDefault="00397B2B" w:rsidP="00397B2B">
      <w:pPr>
        <w:pStyle w:val="Code"/>
        <w:rPr>
          <w:del w:id="5116" w:author="Stefan Bjornander" w:date="2015-04-25T11:10:00Z"/>
        </w:rPr>
      </w:pPr>
      <w:del w:id="5117" w:author="Stefan Bjornander" w:date="2015-04-25T11:10:00Z">
        <w:r w:rsidRPr="00EC76D5" w:rsidDel="00692937">
          <w:delText xml:space="preserve">  public boolean hasTag() {</w:delText>
        </w:r>
        <w:bookmarkStart w:id="5118" w:name="_Toc417811950"/>
        <w:bookmarkStart w:id="5119" w:name="_Toc417853570"/>
        <w:bookmarkStart w:id="5120" w:name="_Toc418022248"/>
        <w:bookmarkStart w:id="5121" w:name="_Toc418191630"/>
        <w:bookmarkStart w:id="5122" w:name="_Toc418192099"/>
        <w:bookmarkStart w:id="5123" w:name="_Toc418263334"/>
        <w:bookmarkStart w:id="5124" w:name="_Toc418263801"/>
        <w:bookmarkStart w:id="5125" w:name="_Toc418356981"/>
        <w:bookmarkStart w:id="5126" w:name="_Toc418360344"/>
        <w:bookmarkStart w:id="5127" w:name="_Toc418435029"/>
        <w:bookmarkStart w:id="5128" w:name="_Toc419660196"/>
        <w:bookmarkStart w:id="5129" w:name="_Toc419660659"/>
        <w:bookmarkStart w:id="5130" w:name="_Toc420134128"/>
        <w:bookmarkStart w:id="5131" w:name="_Toc420134590"/>
        <w:bookmarkStart w:id="5132" w:name="_Toc420166348"/>
        <w:bookmarkStart w:id="5133" w:name="_Toc420167118"/>
        <w:bookmarkStart w:id="5134" w:name="_Toc420302275"/>
        <w:bookmarkStart w:id="5135" w:name="_Toc420302742"/>
        <w:bookmarkStart w:id="5136" w:name="_Toc420438576"/>
        <w:bookmarkStart w:id="5137" w:name="_Toc420796014"/>
        <w:bookmarkStart w:id="5138" w:name="_Toc420874282"/>
        <w:bookmarkStart w:id="5139" w:name="_Toc420874747"/>
        <w:bookmarkStart w:id="5140" w:name="_Toc420874489"/>
        <w:bookmarkStart w:id="5141" w:name="_Toc421046577"/>
        <w:bookmarkStart w:id="5142" w:name="_Toc421047048"/>
        <w:bookmarkStart w:id="5143" w:name="_Toc477259128"/>
        <w:bookmarkStart w:id="5144" w:name="_Toc479633227"/>
        <w:bookmarkStart w:id="5145" w:name="_Toc481936383"/>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del>
    </w:p>
    <w:p w14:paraId="2FDCBF88" w14:textId="77777777" w:rsidR="00397B2B" w:rsidRPr="00EC76D5" w:rsidDel="00692937" w:rsidRDefault="00397B2B" w:rsidP="00397B2B">
      <w:pPr>
        <w:pStyle w:val="Code"/>
        <w:rPr>
          <w:del w:id="5146" w:author="Stefan Bjornander" w:date="2015-04-25T11:10:00Z"/>
        </w:rPr>
      </w:pPr>
      <w:del w:id="5147" w:author="Stefan Bjornander" w:date="2015-04-25T11:10:00Z">
        <w:r w:rsidRPr="00EC76D5" w:rsidDel="00692937">
          <w:delText xml:space="preserve">    return m_hasTag;</w:delText>
        </w:r>
        <w:bookmarkStart w:id="5148" w:name="_Toc417811951"/>
        <w:bookmarkStart w:id="5149" w:name="_Toc417853571"/>
        <w:bookmarkStart w:id="5150" w:name="_Toc418022249"/>
        <w:bookmarkStart w:id="5151" w:name="_Toc418191631"/>
        <w:bookmarkStart w:id="5152" w:name="_Toc418192100"/>
        <w:bookmarkStart w:id="5153" w:name="_Toc418263335"/>
        <w:bookmarkStart w:id="5154" w:name="_Toc418263802"/>
        <w:bookmarkStart w:id="5155" w:name="_Toc418356982"/>
        <w:bookmarkStart w:id="5156" w:name="_Toc418360345"/>
        <w:bookmarkStart w:id="5157" w:name="_Toc418435030"/>
        <w:bookmarkStart w:id="5158" w:name="_Toc419660197"/>
        <w:bookmarkStart w:id="5159" w:name="_Toc419660660"/>
        <w:bookmarkStart w:id="5160" w:name="_Toc420134129"/>
        <w:bookmarkStart w:id="5161" w:name="_Toc420134591"/>
        <w:bookmarkStart w:id="5162" w:name="_Toc420166349"/>
        <w:bookmarkStart w:id="5163" w:name="_Toc420167119"/>
        <w:bookmarkStart w:id="5164" w:name="_Toc420302276"/>
        <w:bookmarkStart w:id="5165" w:name="_Toc420302743"/>
        <w:bookmarkStart w:id="5166" w:name="_Toc420438577"/>
        <w:bookmarkStart w:id="5167" w:name="_Toc420796015"/>
        <w:bookmarkStart w:id="5168" w:name="_Toc420874283"/>
        <w:bookmarkStart w:id="5169" w:name="_Toc420874748"/>
        <w:bookmarkStart w:id="5170" w:name="_Toc420874490"/>
        <w:bookmarkStart w:id="5171" w:name="_Toc421046578"/>
        <w:bookmarkStart w:id="5172" w:name="_Toc421047049"/>
        <w:bookmarkStart w:id="5173" w:name="_Toc477259129"/>
        <w:bookmarkStart w:id="5174" w:name="_Toc479633228"/>
        <w:bookmarkStart w:id="5175" w:name="_Toc481936384"/>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del>
    </w:p>
    <w:p w14:paraId="42AC9A80" w14:textId="77777777" w:rsidR="00397B2B" w:rsidRPr="00EC76D5" w:rsidDel="00692937" w:rsidRDefault="00397B2B" w:rsidP="00397B2B">
      <w:pPr>
        <w:pStyle w:val="Code"/>
        <w:rPr>
          <w:del w:id="5176" w:author="Stefan Bjornander" w:date="2015-04-25T11:10:00Z"/>
        </w:rPr>
      </w:pPr>
      <w:del w:id="5177" w:author="Stefan Bjornander" w:date="2015-04-25T11:10:00Z">
        <w:r w:rsidRPr="00EC76D5" w:rsidDel="00692937">
          <w:delText xml:space="preserve">  }</w:delText>
        </w:r>
        <w:bookmarkStart w:id="5178" w:name="_Toc417811952"/>
        <w:bookmarkStart w:id="5179" w:name="_Toc417853572"/>
        <w:bookmarkStart w:id="5180" w:name="_Toc418022250"/>
        <w:bookmarkStart w:id="5181" w:name="_Toc418191632"/>
        <w:bookmarkStart w:id="5182" w:name="_Toc418192101"/>
        <w:bookmarkStart w:id="5183" w:name="_Toc418263336"/>
        <w:bookmarkStart w:id="5184" w:name="_Toc418263803"/>
        <w:bookmarkStart w:id="5185" w:name="_Toc418356983"/>
        <w:bookmarkStart w:id="5186" w:name="_Toc418360346"/>
        <w:bookmarkStart w:id="5187" w:name="_Toc418435031"/>
        <w:bookmarkStart w:id="5188" w:name="_Toc419660198"/>
        <w:bookmarkStart w:id="5189" w:name="_Toc419660661"/>
        <w:bookmarkStart w:id="5190" w:name="_Toc420134130"/>
        <w:bookmarkStart w:id="5191" w:name="_Toc420134592"/>
        <w:bookmarkStart w:id="5192" w:name="_Toc420166350"/>
        <w:bookmarkStart w:id="5193" w:name="_Toc420167120"/>
        <w:bookmarkStart w:id="5194" w:name="_Toc420302277"/>
        <w:bookmarkStart w:id="5195" w:name="_Toc420302744"/>
        <w:bookmarkStart w:id="5196" w:name="_Toc420438578"/>
        <w:bookmarkStart w:id="5197" w:name="_Toc420796016"/>
        <w:bookmarkStart w:id="5198" w:name="_Toc420874284"/>
        <w:bookmarkStart w:id="5199" w:name="_Toc420874749"/>
        <w:bookmarkStart w:id="5200" w:name="_Toc420874491"/>
        <w:bookmarkStart w:id="5201" w:name="_Toc421046579"/>
        <w:bookmarkStart w:id="5202" w:name="_Toc421047050"/>
        <w:bookmarkStart w:id="5203" w:name="_Toc477259130"/>
        <w:bookmarkStart w:id="5204" w:name="_Toc479633229"/>
        <w:bookmarkStart w:id="5205" w:name="_Toc481936385"/>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del>
    </w:p>
    <w:p w14:paraId="72AFEF06" w14:textId="77777777" w:rsidR="00397B2B" w:rsidRPr="00EC76D5" w:rsidDel="00692937" w:rsidRDefault="00397B2B" w:rsidP="00397B2B">
      <w:pPr>
        <w:pStyle w:val="Code"/>
        <w:rPr>
          <w:del w:id="5206" w:author="Stefan Bjornander" w:date="2015-04-25T11:10:00Z"/>
        </w:rPr>
      </w:pPr>
      <w:bookmarkStart w:id="5207" w:name="_Toc417811953"/>
      <w:bookmarkStart w:id="5208" w:name="_Toc417853573"/>
      <w:bookmarkStart w:id="5209" w:name="_Toc418022251"/>
      <w:bookmarkStart w:id="5210" w:name="_Toc418191633"/>
      <w:bookmarkStart w:id="5211" w:name="_Toc418192102"/>
      <w:bookmarkStart w:id="5212" w:name="_Toc418263337"/>
      <w:bookmarkStart w:id="5213" w:name="_Toc418263804"/>
      <w:bookmarkStart w:id="5214" w:name="_Toc418356984"/>
      <w:bookmarkStart w:id="5215" w:name="_Toc418360347"/>
      <w:bookmarkStart w:id="5216" w:name="_Toc418435032"/>
      <w:bookmarkStart w:id="5217" w:name="_Toc419660199"/>
      <w:bookmarkStart w:id="5218" w:name="_Toc419660662"/>
      <w:bookmarkStart w:id="5219" w:name="_Toc420134131"/>
      <w:bookmarkStart w:id="5220" w:name="_Toc420134593"/>
      <w:bookmarkStart w:id="5221" w:name="_Toc420166351"/>
      <w:bookmarkStart w:id="5222" w:name="_Toc420167121"/>
      <w:bookmarkStart w:id="5223" w:name="_Toc420302278"/>
      <w:bookmarkStart w:id="5224" w:name="_Toc420302745"/>
      <w:bookmarkStart w:id="5225" w:name="_Toc420438579"/>
      <w:bookmarkStart w:id="5226" w:name="_Toc420796017"/>
      <w:bookmarkStart w:id="5227" w:name="_Toc420874285"/>
      <w:bookmarkStart w:id="5228" w:name="_Toc420874750"/>
      <w:bookmarkStart w:id="5229" w:name="_Toc420874492"/>
      <w:bookmarkStart w:id="5230" w:name="_Toc421046580"/>
      <w:bookmarkStart w:id="5231" w:name="_Toc421047051"/>
      <w:bookmarkStart w:id="5232" w:name="_Toc477259131"/>
      <w:bookmarkStart w:id="5233" w:name="_Toc479633230"/>
      <w:bookmarkStart w:id="5234" w:name="_Toc48193638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p>
    <w:p w14:paraId="6271A0CE" w14:textId="77777777" w:rsidR="00397B2B" w:rsidRPr="00EC76D5" w:rsidDel="00692937" w:rsidRDefault="00397B2B" w:rsidP="00397B2B">
      <w:pPr>
        <w:pStyle w:val="Code"/>
        <w:rPr>
          <w:del w:id="5235" w:author="Stefan Bjornander" w:date="2015-04-25T11:10:00Z"/>
        </w:rPr>
      </w:pPr>
      <w:del w:id="5236" w:author="Stefan Bjornander" w:date="2015-04-25T11:10:00Z">
        <w:r w:rsidRPr="00EC76D5" w:rsidDel="00692937">
          <w:delText xml:space="preserve">  public Symb lookupMember(String name) {</w:delText>
        </w:r>
        <w:bookmarkStart w:id="5237" w:name="_Toc417811954"/>
        <w:bookmarkStart w:id="5238" w:name="_Toc417853574"/>
        <w:bookmarkStart w:id="5239" w:name="_Toc418022252"/>
        <w:bookmarkStart w:id="5240" w:name="_Toc418191634"/>
        <w:bookmarkStart w:id="5241" w:name="_Toc418192103"/>
        <w:bookmarkStart w:id="5242" w:name="_Toc418263338"/>
        <w:bookmarkStart w:id="5243" w:name="_Toc418263805"/>
        <w:bookmarkStart w:id="5244" w:name="_Toc418356985"/>
        <w:bookmarkStart w:id="5245" w:name="_Toc418360348"/>
        <w:bookmarkStart w:id="5246" w:name="_Toc418435033"/>
        <w:bookmarkStart w:id="5247" w:name="_Toc419660200"/>
        <w:bookmarkStart w:id="5248" w:name="_Toc419660663"/>
        <w:bookmarkStart w:id="5249" w:name="_Toc420134132"/>
        <w:bookmarkStart w:id="5250" w:name="_Toc420134594"/>
        <w:bookmarkStart w:id="5251" w:name="_Toc420166352"/>
        <w:bookmarkStart w:id="5252" w:name="_Toc420167122"/>
        <w:bookmarkStart w:id="5253" w:name="_Toc420302279"/>
        <w:bookmarkStart w:id="5254" w:name="_Toc420302746"/>
        <w:bookmarkStart w:id="5255" w:name="_Toc420438580"/>
        <w:bookmarkStart w:id="5256" w:name="_Toc420796018"/>
        <w:bookmarkStart w:id="5257" w:name="_Toc420874286"/>
        <w:bookmarkStart w:id="5258" w:name="_Toc420874751"/>
        <w:bookmarkStart w:id="5259" w:name="_Toc420874493"/>
        <w:bookmarkStart w:id="5260" w:name="_Toc421046581"/>
        <w:bookmarkStart w:id="5261" w:name="_Toc421047052"/>
        <w:bookmarkStart w:id="5262" w:name="_Toc477259132"/>
        <w:bookmarkStart w:id="5263" w:name="_Toc479633231"/>
        <w:bookmarkStart w:id="5264" w:name="_Toc481936387"/>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del>
    </w:p>
    <w:p w14:paraId="3C32E0C5" w14:textId="77777777" w:rsidR="00397B2B" w:rsidRPr="00EC76D5" w:rsidDel="00692937" w:rsidRDefault="00397B2B" w:rsidP="00397B2B">
      <w:pPr>
        <w:pStyle w:val="Code"/>
        <w:rPr>
          <w:del w:id="5265" w:author="Stefan Bjornander" w:date="2015-04-25T11:10:00Z"/>
        </w:rPr>
      </w:pPr>
      <w:del w:id="5266" w:author="Stefan Bjornander" w:date="2015-04-25T11:10:00Z">
        <w:r w:rsidRPr="00EC76D5" w:rsidDel="00692937">
          <w:delText xml:space="preserve">    if (m_symbolList != null) {</w:delText>
        </w:r>
        <w:bookmarkStart w:id="5267" w:name="_Toc417811955"/>
        <w:bookmarkStart w:id="5268" w:name="_Toc417853575"/>
        <w:bookmarkStart w:id="5269" w:name="_Toc418022253"/>
        <w:bookmarkStart w:id="5270" w:name="_Toc418191635"/>
        <w:bookmarkStart w:id="5271" w:name="_Toc418192104"/>
        <w:bookmarkStart w:id="5272" w:name="_Toc418263339"/>
        <w:bookmarkStart w:id="5273" w:name="_Toc418263806"/>
        <w:bookmarkStart w:id="5274" w:name="_Toc418356986"/>
        <w:bookmarkStart w:id="5275" w:name="_Toc418360349"/>
        <w:bookmarkStart w:id="5276" w:name="_Toc418435034"/>
        <w:bookmarkStart w:id="5277" w:name="_Toc419660201"/>
        <w:bookmarkStart w:id="5278" w:name="_Toc419660664"/>
        <w:bookmarkStart w:id="5279" w:name="_Toc420134133"/>
        <w:bookmarkStart w:id="5280" w:name="_Toc420134595"/>
        <w:bookmarkStart w:id="5281" w:name="_Toc420166353"/>
        <w:bookmarkStart w:id="5282" w:name="_Toc420167123"/>
        <w:bookmarkStart w:id="5283" w:name="_Toc420302280"/>
        <w:bookmarkStart w:id="5284" w:name="_Toc420302747"/>
        <w:bookmarkStart w:id="5285" w:name="_Toc420438581"/>
        <w:bookmarkStart w:id="5286" w:name="_Toc420796019"/>
        <w:bookmarkStart w:id="5287" w:name="_Toc420874287"/>
        <w:bookmarkStart w:id="5288" w:name="_Toc420874752"/>
        <w:bookmarkStart w:id="5289" w:name="_Toc420874494"/>
        <w:bookmarkStart w:id="5290" w:name="_Toc421046582"/>
        <w:bookmarkStart w:id="5291" w:name="_Toc421047053"/>
        <w:bookmarkStart w:id="5292" w:name="_Toc477259133"/>
        <w:bookmarkStart w:id="5293" w:name="_Toc479633232"/>
        <w:bookmarkStart w:id="5294" w:name="_Toc481936388"/>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del>
    </w:p>
    <w:p w14:paraId="06E5A88E" w14:textId="77777777" w:rsidR="00397B2B" w:rsidRPr="00EC76D5" w:rsidDel="00692937" w:rsidRDefault="00397B2B" w:rsidP="00397B2B">
      <w:pPr>
        <w:pStyle w:val="Code"/>
        <w:rPr>
          <w:del w:id="5295" w:author="Stefan Bjornander" w:date="2015-04-25T11:10:00Z"/>
        </w:rPr>
      </w:pPr>
      <w:del w:id="5296" w:author="Stefan Bjornander" w:date="2015-04-25T11:10:00Z">
        <w:r w:rsidRPr="00EC76D5" w:rsidDel="00692937">
          <w:delText xml:space="preserve">      for (Symb symbol : m_symbolList) {</w:delText>
        </w:r>
        <w:bookmarkStart w:id="5297" w:name="_Toc417811956"/>
        <w:bookmarkStart w:id="5298" w:name="_Toc417853576"/>
        <w:bookmarkStart w:id="5299" w:name="_Toc418022254"/>
        <w:bookmarkStart w:id="5300" w:name="_Toc418191636"/>
        <w:bookmarkStart w:id="5301" w:name="_Toc418192105"/>
        <w:bookmarkStart w:id="5302" w:name="_Toc418263340"/>
        <w:bookmarkStart w:id="5303" w:name="_Toc418263807"/>
        <w:bookmarkStart w:id="5304" w:name="_Toc418356987"/>
        <w:bookmarkStart w:id="5305" w:name="_Toc418360350"/>
        <w:bookmarkStart w:id="5306" w:name="_Toc418435035"/>
        <w:bookmarkStart w:id="5307" w:name="_Toc419660202"/>
        <w:bookmarkStart w:id="5308" w:name="_Toc419660665"/>
        <w:bookmarkStart w:id="5309" w:name="_Toc420134134"/>
        <w:bookmarkStart w:id="5310" w:name="_Toc420134596"/>
        <w:bookmarkStart w:id="5311" w:name="_Toc420166354"/>
        <w:bookmarkStart w:id="5312" w:name="_Toc420167124"/>
        <w:bookmarkStart w:id="5313" w:name="_Toc420302281"/>
        <w:bookmarkStart w:id="5314" w:name="_Toc420302748"/>
        <w:bookmarkStart w:id="5315" w:name="_Toc420438582"/>
        <w:bookmarkStart w:id="5316" w:name="_Toc420796020"/>
        <w:bookmarkStart w:id="5317" w:name="_Toc420874288"/>
        <w:bookmarkStart w:id="5318" w:name="_Toc420874753"/>
        <w:bookmarkStart w:id="5319" w:name="_Toc420874495"/>
        <w:bookmarkStart w:id="5320" w:name="_Toc421046583"/>
        <w:bookmarkStart w:id="5321" w:name="_Toc421047054"/>
        <w:bookmarkStart w:id="5322" w:name="_Toc477259134"/>
        <w:bookmarkStart w:id="5323" w:name="_Toc479633233"/>
        <w:bookmarkStart w:id="5324" w:name="_Toc481936389"/>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del>
    </w:p>
    <w:p w14:paraId="338011E6" w14:textId="77777777" w:rsidR="00397B2B" w:rsidRPr="00EC76D5" w:rsidDel="00692937" w:rsidRDefault="00397B2B" w:rsidP="00397B2B">
      <w:pPr>
        <w:pStyle w:val="Code"/>
        <w:rPr>
          <w:del w:id="5325" w:author="Stefan Bjornander" w:date="2015-04-25T11:10:00Z"/>
        </w:rPr>
      </w:pPr>
      <w:del w:id="5326" w:author="Stefan Bjornander" w:date="2015-04-25T11:10:00Z">
        <w:r w:rsidRPr="00EC76D5" w:rsidDel="00692937">
          <w:delText xml:space="preserve">        if (symbol.name().equals(name)) {</w:delText>
        </w:r>
        <w:bookmarkStart w:id="5327" w:name="_Toc417811957"/>
        <w:bookmarkStart w:id="5328" w:name="_Toc417853577"/>
        <w:bookmarkStart w:id="5329" w:name="_Toc418022255"/>
        <w:bookmarkStart w:id="5330" w:name="_Toc418191637"/>
        <w:bookmarkStart w:id="5331" w:name="_Toc418192106"/>
        <w:bookmarkStart w:id="5332" w:name="_Toc418263341"/>
        <w:bookmarkStart w:id="5333" w:name="_Toc418263808"/>
        <w:bookmarkStart w:id="5334" w:name="_Toc418356988"/>
        <w:bookmarkStart w:id="5335" w:name="_Toc418360351"/>
        <w:bookmarkStart w:id="5336" w:name="_Toc418435036"/>
        <w:bookmarkStart w:id="5337" w:name="_Toc419660203"/>
        <w:bookmarkStart w:id="5338" w:name="_Toc419660666"/>
        <w:bookmarkStart w:id="5339" w:name="_Toc420134135"/>
        <w:bookmarkStart w:id="5340" w:name="_Toc420134597"/>
        <w:bookmarkStart w:id="5341" w:name="_Toc420166355"/>
        <w:bookmarkStart w:id="5342" w:name="_Toc420167125"/>
        <w:bookmarkStart w:id="5343" w:name="_Toc420302282"/>
        <w:bookmarkStart w:id="5344" w:name="_Toc420302749"/>
        <w:bookmarkStart w:id="5345" w:name="_Toc420438583"/>
        <w:bookmarkStart w:id="5346" w:name="_Toc420796021"/>
        <w:bookmarkStart w:id="5347" w:name="_Toc420874289"/>
        <w:bookmarkStart w:id="5348" w:name="_Toc420874754"/>
        <w:bookmarkStart w:id="5349" w:name="_Toc420874496"/>
        <w:bookmarkStart w:id="5350" w:name="_Toc421046584"/>
        <w:bookmarkStart w:id="5351" w:name="_Toc421047055"/>
        <w:bookmarkStart w:id="5352" w:name="_Toc477259135"/>
        <w:bookmarkStart w:id="5353" w:name="_Toc479633234"/>
        <w:bookmarkStart w:id="5354" w:name="_Toc481936390"/>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del>
    </w:p>
    <w:p w14:paraId="533B74E1" w14:textId="77777777" w:rsidR="00397B2B" w:rsidRPr="00EC76D5" w:rsidDel="00692937" w:rsidRDefault="00397B2B" w:rsidP="00397B2B">
      <w:pPr>
        <w:pStyle w:val="Code"/>
        <w:rPr>
          <w:del w:id="5355" w:author="Stefan Bjornander" w:date="2015-04-25T11:10:00Z"/>
        </w:rPr>
      </w:pPr>
      <w:del w:id="5356" w:author="Stefan Bjornander" w:date="2015-04-25T11:10:00Z">
        <w:r w:rsidRPr="00EC76D5" w:rsidDel="00692937">
          <w:delText xml:space="preserve">          return symbol;</w:delText>
        </w:r>
        <w:bookmarkStart w:id="5357" w:name="_Toc417811958"/>
        <w:bookmarkStart w:id="5358" w:name="_Toc417853578"/>
        <w:bookmarkStart w:id="5359" w:name="_Toc418022256"/>
        <w:bookmarkStart w:id="5360" w:name="_Toc418191638"/>
        <w:bookmarkStart w:id="5361" w:name="_Toc418192107"/>
        <w:bookmarkStart w:id="5362" w:name="_Toc418263342"/>
        <w:bookmarkStart w:id="5363" w:name="_Toc418263809"/>
        <w:bookmarkStart w:id="5364" w:name="_Toc418356989"/>
        <w:bookmarkStart w:id="5365" w:name="_Toc418360352"/>
        <w:bookmarkStart w:id="5366" w:name="_Toc418435037"/>
        <w:bookmarkStart w:id="5367" w:name="_Toc419660204"/>
        <w:bookmarkStart w:id="5368" w:name="_Toc419660667"/>
        <w:bookmarkStart w:id="5369" w:name="_Toc420134136"/>
        <w:bookmarkStart w:id="5370" w:name="_Toc420134598"/>
        <w:bookmarkStart w:id="5371" w:name="_Toc420166356"/>
        <w:bookmarkStart w:id="5372" w:name="_Toc420167126"/>
        <w:bookmarkStart w:id="5373" w:name="_Toc420302283"/>
        <w:bookmarkStart w:id="5374" w:name="_Toc420302750"/>
        <w:bookmarkStart w:id="5375" w:name="_Toc420438584"/>
        <w:bookmarkStart w:id="5376" w:name="_Toc420796022"/>
        <w:bookmarkStart w:id="5377" w:name="_Toc420874290"/>
        <w:bookmarkStart w:id="5378" w:name="_Toc420874755"/>
        <w:bookmarkStart w:id="5379" w:name="_Toc420874497"/>
        <w:bookmarkStart w:id="5380" w:name="_Toc421046585"/>
        <w:bookmarkStart w:id="5381" w:name="_Toc421047056"/>
        <w:bookmarkStart w:id="5382" w:name="_Toc477259136"/>
        <w:bookmarkStart w:id="5383" w:name="_Toc479633235"/>
        <w:bookmarkStart w:id="5384" w:name="_Toc481936391"/>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del>
    </w:p>
    <w:p w14:paraId="2AFFAACA" w14:textId="77777777" w:rsidR="00397B2B" w:rsidRPr="00EC76D5" w:rsidDel="00692937" w:rsidRDefault="00397B2B" w:rsidP="00397B2B">
      <w:pPr>
        <w:pStyle w:val="Code"/>
        <w:rPr>
          <w:del w:id="5385" w:author="Stefan Bjornander" w:date="2015-04-25T11:10:00Z"/>
        </w:rPr>
      </w:pPr>
      <w:del w:id="5386" w:author="Stefan Bjornander" w:date="2015-04-25T11:10:00Z">
        <w:r w:rsidRPr="00EC76D5" w:rsidDel="00692937">
          <w:delText xml:space="preserve">        }</w:delText>
        </w:r>
        <w:bookmarkStart w:id="5387" w:name="_Toc417811959"/>
        <w:bookmarkStart w:id="5388" w:name="_Toc417853579"/>
        <w:bookmarkStart w:id="5389" w:name="_Toc418022257"/>
        <w:bookmarkStart w:id="5390" w:name="_Toc418191639"/>
        <w:bookmarkStart w:id="5391" w:name="_Toc418192108"/>
        <w:bookmarkStart w:id="5392" w:name="_Toc418263343"/>
        <w:bookmarkStart w:id="5393" w:name="_Toc418263810"/>
        <w:bookmarkStart w:id="5394" w:name="_Toc418356990"/>
        <w:bookmarkStart w:id="5395" w:name="_Toc418360353"/>
        <w:bookmarkStart w:id="5396" w:name="_Toc418435038"/>
        <w:bookmarkStart w:id="5397" w:name="_Toc419660205"/>
        <w:bookmarkStart w:id="5398" w:name="_Toc419660668"/>
        <w:bookmarkStart w:id="5399" w:name="_Toc420134137"/>
        <w:bookmarkStart w:id="5400" w:name="_Toc420134599"/>
        <w:bookmarkStart w:id="5401" w:name="_Toc420166357"/>
        <w:bookmarkStart w:id="5402" w:name="_Toc420167127"/>
        <w:bookmarkStart w:id="5403" w:name="_Toc420302284"/>
        <w:bookmarkStart w:id="5404" w:name="_Toc420302751"/>
        <w:bookmarkStart w:id="5405" w:name="_Toc420438585"/>
        <w:bookmarkStart w:id="5406" w:name="_Toc420796023"/>
        <w:bookmarkStart w:id="5407" w:name="_Toc420874291"/>
        <w:bookmarkStart w:id="5408" w:name="_Toc420874756"/>
        <w:bookmarkStart w:id="5409" w:name="_Toc420874498"/>
        <w:bookmarkStart w:id="5410" w:name="_Toc421046586"/>
        <w:bookmarkStart w:id="5411" w:name="_Toc421047057"/>
        <w:bookmarkStart w:id="5412" w:name="_Toc477259137"/>
        <w:bookmarkStart w:id="5413" w:name="_Toc479633236"/>
        <w:bookmarkStart w:id="5414" w:name="_Toc481936392"/>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del>
    </w:p>
    <w:p w14:paraId="2D47D310" w14:textId="77777777" w:rsidR="00397B2B" w:rsidRPr="00EC76D5" w:rsidDel="00692937" w:rsidRDefault="00397B2B" w:rsidP="00397B2B">
      <w:pPr>
        <w:pStyle w:val="Code"/>
        <w:rPr>
          <w:del w:id="5415" w:author="Stefan Bjornander" w:date="2015-04-25T11:10:00Z"/>
        </w:rPr>
      </w:pPr>
      <w:del w:id="5416" w:author="Stefan Bjornander" w:date="2015-04-25T11:10:00Z">
        <w:r w:rsidRPr="00EC76D5" w:rsidDel="00692937">
          <w:delText xml:space="preserve">      }</w:delText>
        </w:r>
        <w:bookmarkStart w:id="5417" w:name="_Toc417811960"/>
        <w:bookmarkStart w:id="5418" w:name="_Toc417853580"/>
        <w:bookmarkStart w:id="5419" w:name="_Toc418022258"/>
        <w:bookmarkStart w:id="5420" w:name="_Toc418191640"/>
        <w:bookmarkStart w:id="5421" w:name="_Toc418192109"/>
        <w:bookmarkStart w:id="5422" w:name="_Toc418263344"/>
        <w:bookmarkStart w:id="5423" w:name="_Toc418263811"/>
        <w:bookmarkStart w:id="5424" w:name="_Toc418356991"/>
        <w:bookmarkStart w:id="5425" w:name="_Toc418360354"/>
        <w:bookmarkStart w:id="5426" w:name="_Toc418435039"/>
        <w:bookmarkStart w:id="5427" w:name="_Toc419660206"/>
        <w:bookmarkStart w:id="5428" w:name="_Toc419660669"/>
        <w:bookmarkStart w:id="5429" w:name="_Toc420134138"/>
        <w:bookmarkStart w:id="5430" w:name="_Toc420134600"/>
        <w:bookmarkStart w:id="5431" w:name="_Toc420166358"/>
        <w:bookmarkStart w:id="5432" w:name="_Toc420167128"/>
        <w:bookmarkStart w:id="5433" w:name="_Toc420302285"/>
        <w:bookmarkStart w:id="5434" w:name="_Toc420302752"/>
        <w:bookmarkStart w:id="5435" w:name="_Toc420438586"/>
        <w:bookmarkStart w:id="5436" w:name="_Toc420796024"/>
        <w:bookmarkStart w:id="5437" w:name="_Toc420874292"/>
        <w:bookmarkStart w:id="5438" w:name="_Toc420874757"/>
        <w:bookmarkStart w:id="5439" w:name="_Toc420874499"/>
        <w:bookmarkStart w:id="5440" w:name="_Toc421046587"/>
        <w:bookmarkStart w:id="5441" w:name="_Toc421047058"/>
        <w:bookmarkStart w:id="5442" w:name="_Toc477259138"/>
        <w:bookmarkStart w:id="5443" w:name="_Toc479633237"/>
        <w:bookmarkStart w:id="5444" w:name="_Toc481936393"/>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del>
    </w:p>
    <w:p w14:paraId="3778D1D3" w14:textId="77777777" w:rsidR="00397B2B" w:rsidRPr="00EC76D5" w:rsidDel="00692937" w:rsidRDefault="00397B2B" w:rsidP="00397B2B">
      <w:pPr>
        <w:pStyle w:val="Code"/>
        <w:rPr>
          <w:del w:id="5445" w:author="Stefan Bjornander" w:date="2015-04-25T11:10:00Z"/>
        </w:rPr>
      </w:pPr>
      <w:del w:id="5446" w:author="Stefan Bjornander" w:date="2015-04-25T11:10:00Z">
        <w:r w:rsidRPr="00EC76D5" w:rsidDel="00692937">
          <w:delText xml:space="preserve">    }</w:delText>
        </w:r>
        <w:bookmarkStart w:id="5447" w:name="_Toc417811961"/>
        <w:bookmarkStart w:id="5448" w:name="_Toc417853581"/>
        <w:bookmarkStart w:id="5449" w:name="_Toc418022259"/>
        <w:bookmarkStart w:id="5450" w:name="_Toc418191641"/>
        <w:bookmarkStart w:id="5451" w:name="_Toc418192110"/>
        <w:bookmarkStart w:id="5452" w:name="_Toc418263345"/>
        <w:bookmarkStart w:id="5453" w:name="_Toc418263812"/>
        <w:bookmarkStart w:id="5454" w:name="_Toc418356992"/>
        <w:bookmarkStart w:id="5455" w:name="_Toc418360355"/>
        <w:bookmarkStart w:id="5456" w:name="_Toc418435040"/>
        <w:bookmarkStart w:id="5457" w:name="_Toc419660207"/>
        <w:bookmarkStart w:id="5458" w:name="_Toc419660670"/>
        <w:bookmarkStart w:id="5459" w:name="_Toc420134139"/>
        <w:bookmarkStart w:id="5460" w:name="_Toc420134601"/>
        <w:bookmarkStart w:id="5461" w:name="_Toc420166359"/>
        <w:bookmarkStart w:id="5462" w:name="_Toc420167129"/>
        <w:bookmarkStart w:id="5463" w:name="_Toc420302286"/>
        <w:bookmarkStart w:id="5464" w:name="_Toc420302753"/>
        <w:bookmarkStart w:id="5465" w:name="_Toc420438587"/>
        <w:bookmarkStart w:id="5466" w:name="_Toc420796025"/>
        <w:bookmarkStart w:id="5467" w:name="_Toc420874293"/>
        <w:bookmarkStart w:id="5468" w:name="_Toc420874758"/>
        <w:bookmarkStart w:id="5469" w:name="_Toc420874500"/>
        <w:bookmarkStart w:id="5470" w:name="_Toc421046588"/>
        <w:bookmarkStart w:id="5471" w:name="_Toc421047059"/>
        <w:bookmarkStart w:id="5472" w:name="_Toc477259139"/>
        <w:bookmarkStart w:id="5473" w:name="_Toc479633238"/>
        <w:bookmarkStart w:id="5474" w:name="_Toc481936394"/>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del>
    </w:p>
    <w:p w14:paraId="31164A4B" w14:textId="77777777" w:rsidR="00397B2B" w:rsidRPr="00EC76D5" w:rsidDel="00692937" w:rsidRDefault="00397B2B" w:rsidP="00397B2B">
      <w:pPr>
        <w:pStyle w:val="Code"/>
        <w:rPr>
          <w:del w:id="5475" w:author="Stefan Bjornander" w:date="2015-04-25T11:10:00Z"/>
        </w:rPr>
      </w:pPr>
      <w:bookmarkStart w:id="5476" w:name="_Toc417811962"/>
      <w:bookmarkStart w:id="5477" w:name="_Toc417853582"/>
      <w:bookmarkStart w:id="5478" w:name="_Toc418022260"/>
      <w:bookmarkStart w:id="5479" w:name="_Toc418191642"/>
      <w:bookmarkStart w:id="5480" w:name="_Toc418192111"/>
      <w:bookmarkStart w:id="5481" w:name="_Toc418263346"/>
      <w:bookmarkStart w:id="5482" w:name="_Toc418263813"/>
      <w:bookmarkStart w:id="5483" w:name="_Toc418356993"/>
      <w:bookmarkStart w:id="5484" w:name="_Toc418360356"/>
      <w:bookmarkStart w:id="5485" w:name="_Toc418435041"/>
      <w:bookmarkStart w:id="5486" w:name="_Toc419660208"/>
      <w:bookmarkStart w:id="5487" w:name="_Toc419660671"/>
      <w:bookmarkStart w:id="5488" w:name="_Toc420134140"/>
      <w:bookmarkStart w:id="5489" w:name="_Toc420134602"/>
      <w:bookmarkStart w:id="5490" w:name="_Toc420166360"/>
      <w:bookmarkStart w:id="5491" w:name="_Toc420167130"/>
      <w:bookmarkStart w:id="5492" w:name="_Toc420302287"/>
      <w:bookmarkStart w:id="5493" w:name="_Toc420302754"/>
      <w:bookmarkStart w:id="5494" w:name="_Toc420438588"/>
      <w:bookmarkStart w:id="5495" w:name="_Toc420796026"/>
      <w:bookmarkStart w:id="5496" w:name="_Toc420874294"/>
      <w:bookmarkStart w:id="5497" w:name="_Toc420874759"/>
      <w:bookmarkStart w:id="5498" w:name="_Toc420874501"/>
      <w:bookmarkStart w:id="5499" w:name="_Toc421046589"/>
      <w:bookmarkStart w:id="5500" w:name="_Toc421047060"/>
      <w:bookmarkStart w:id="5501" w:name="_Toc477259140"/>
      <w:bookmarkStart w:id="5502" w:name="_Toc479633239"/>
      <w:bookmarkStart w:id="5503" w:name="_Toc48193639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3F2CF364" w14:textId="77777777" w:rsidR="00397B2B" w:rsidRPr="00EC76D5" w:rsidDel="00692937" w:rsidRDefault="00397B2B" w:rsidP="00397B2B">
      <w:pPr>
        <w:pStyle w:val="Code"/>
        <w:rPr>
          <w:del w:id="5504" w:author="Stefan Bjornander" w:date="2015-04-25T11:10:00Z"/>
        </w:rPr>
      </w:pPr>
      <w:del w:id="5505" w:author="Stefan Bjornander" w:date="2015-04-25T11:10:00Z">
        <w:r w:rsidRPr="00EC76D5" w:rsidDel="00692937">
          <w:delText xml:space="preserve">    return null;</w:delText>
        </w:r>
        <w:bookmarkStart w:id="5506" w:name="_Toc417811963"/>
        <w:bookmarkStart w:id="5507" w:name="_Toc417853583"/>
        <w:bookmarkStart w:id="5508" w:name="_Toc418022261"/>
        <w:bookmarkStart w:id="5509" w:name="_Toc418191643"/>
        <w:bookmarkStart w:id="5510" w:name="_Toc418192112"/>
        <w:bookmarkStart w:id="5511" w:name="_Toc418263347"/>
        <w:bookmarkStart w:id="5512" w:name="_Toc418263814"/>
        <w:bookmarkStart w:id="5513" w:name="_Toc418356994"/>
        <w:bookmarkStart w:id="5514" w:name="_Toc418360357"/>
        <w:bookmarkStart w:id="5515" w:name="_Toc418435042"/>
        <w:bookmarkStart w:id="5516" w:name="_Toc419660209"/>
        <w:bookmarkStart w:id="5517" w:name="_Toc419660672"/>
        <w:bookmarkStart w:id="5518" w:name="_Toc420134141"/>
        <w:bookmarkStart w:id="5519" w:name="_Toc420134603"/>
        <w:bookmarkStart w:id="5520" w:name="_Toc420166361"/>
        <w:bookmarkStart w:id="5521" w:name="_Toc420167131"/>
        <w:bookmarkStart w:id="5522" w:name="_Toc420302288"/>
        <w:bookmarkStart w:id="5523" w:name="_Toc420302755"/>
        <w:bookmarkStart w:id="5524" w:name="_Toc420438589"/>
        <w:bookmarkStart w:id="5525" w:name="_Toc420796027"/>
        <w:bookmarkStart w:id="5526" w:name="_Toc420874295"/>
        <w:bookmarkStart w:id="5527" w:name="_Toc420874760"/>
        <w:bookmarkStart w:id="5528" w:name="_Toc420874502"/>
        <w:bookmarkStart w:id="5529" w:name="_Toc421046590"/>
        <w:bookmarkStart w:id="5530" w:name="_Toc421047061"/>
        <w:bookmarkStart w:id="5531" w:name="_Toc477259141"/>
        <w:bookmarkStart w:id="5532" w:name="_Toc479633240"/>
        <w:bookmarkStart w:id="5533" w:name="_Toc481936396"/>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del>
    </w:p>
    <w:p w14:paraId="3A821C7E" w14:textId="77777777" w:rsidR="00237DC3" w:rsidRPr="00EC76D5" w:rsidDel="00692937" w:rsidRDefault="00397B2B" w:rsidP="00397B2B">
      <w:pPr>
        <w:pStyle w:val="Code"/>
        <w:rPr>
          <w:del w:id="5534" w:author="Stefan Bjornander" w:date="2015-04-25T11:10:00Z"/>
        </w:rPr>
      </w:pPr>
      <w:del w:id="5535" w:author="Stefan Bjornander" w:date="2015-04-25T11:10:00Z">
        <w:r w:rsidRPr="00EC76D5" w:rsidDel="00692937">
          <w:delText xml:space="preserve">  }</w:delText>
        </w:r>
        <w:bookmarkStart w:id="5536" w:name="_Toc417811964"/>
        <w:bookmarkStart w:id="5537" w:name="_Toc417853584"/>
        <w:bookmarkStart w:id="5538" w:name="_Toc418022262"/>
        <w:bookmarkStart w:id="5539" w:name="_Toc418191644"/>
        <w:bookmarkStart w:id="5540" w:name="_Toc418192113"/>
        <w:bookmarkStart w:id="5541" w:name="_Toc418263348"/>
        <w:bookmarkStart w:id="5542" w:name="_Toc418263815"/>
        <w:bookmarkStart w:id="5543" w:name="_Toc418356995"/>
        <w:bookmarkStart w:id="5544" w:name="_Toc418360358"/>
        <w:bookmarkStart w:id="5545" w:name="_Toc418435043"/>
        <w:bookmarkStart w:id="5546" w:name="_Toc419660210"/>
        <w:bookmarkStart w:id="5547" w:name="_Toc419660673"/>
        <w:bookmarkStart w:id="5548" w:name="_Toc420134142"/>
        <w:bookmarkStart w:id="5549" w:name="_Toc420134604"/>
        <w:bookmarkStart w:id="5550" w:name="_Toc420166362"/>
        <w:bookmarkStart w:id="5551" w:name="_Toc420167132"/>
        <w:bookmarkStart w:id="5552" w:name="_Toc420302289"/>
        <w:bookmarkStart w:id="5553" w:name="_Toc420302756"/>
        <w:bookmarkStart w:id="5554" w:name="_Toc420438590"/>
        <w:bookmarkStart w:id="5555" w:name="_Toc420796028"/>
        <w:bookmarkStart w:id="5556" w:name="_Toc420874296"/>
        <w:bookmarkStart w:id="5557" w:name="_Toc420874761"/>
        <w:bookmarkStart w:id="5558" w:name="_Toc420874503"/>
        <w:bookmarkStart w:id="5559" w:name="_Toc421046591"/>
        <w:bookmarkStart w:id="5560" w:name="_Toc421047062"/>
        <w:bookmarkStart w:id="5561" w:name="_Toc477259142"/>
        <w:bookmarkStart w:id="5562" w:name="_Toc479633241"/>
        <w:bookmarkStart w:id="5563" w:name="_Toc481936397"/>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del>
    </w:p>
    <w:p w14:paraId="2C8BED75" w14:textId="408CB728" w:rsidR="00237DC3" w:rsidRPr="00EC76D5" w:rsidRDefault="00B52190" w:rsidP="006A31DF">
      <w:pPr>
        <w:pStyle w:val="Rubrik3"/>
        <w:rPr>
          <w:ins w:id="5564" w:author="Stefan Bjornander" w:date="2015-04-25T11:10:00Z"/>
        </w:rPr>
      </w:pPr>
      <w:bookmarkStart w:id="5565" w:name="_Toc481936398"/>
      <w:r w:rsidRPr="00EC76D5">
        <w:t>Test Methods</w:t>
      </w:r>
      <w:bookmarkEnd w:id="5565"/>
    </w:p>
    <w:p w14:paraId="0F21799F" w14:textId="77777777" w:rsidR="00022C3D" w:rsidRPr="00EC76D5" w:rsidRDefault="009F5DB0">
      <w:pPr>
        <w:pPrChange w:id="5566" w:author="Stefan Bjornander" w:date="2015-04-25T11:10:00Z">
          <w:pPr>
            <w:pStyle w:val="Rubrik3"/>
          </w:pPr>
        </w:pPrChange>
      </w:pPr>
      <w:ins w:id="5567"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lastRenderedPageBreak/>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lastRenderedPageBreak/>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lastRenderedPageBreak/>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8" w:name="_Toc481936399"/>
      <w:r w:rsidRPr="00EC76D5">
        <w:t xml:space="preserve">Type </w:t>
      </w:r>
      <w:r w:rsidR="007B5935" w:rsidRPr="00EC76D5">
        <w:t>Cast</w:t>
      </w:r>
      <w:r w:rsidR="004A5E53" w:rsidRPr="00EC76D5">
        <w:t>ing</w:t>
      </w:r>
      <w:bookmarkEnd w:id="5568"/>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w:t>
      </w:r>
      <w:proofErr w:type="gramStart"/>
      <w:r w:rsidR="00EE517F" w:rsidRPr="00EC76D5">
        <w:t>left-value</w:t>
      </w:r>
      <w:proofErr w:type="gramEnd"/>
      <w:r w:rsidR="00EE517F" w:rsidRPr="00EC76D5">
        <w:t xml:space="preserv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lastRenderedPageBreak/>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lastRenderedPageBreak/>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lastRenderedPageBreak/>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lastRenderedPageBreak/>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9" w:name="_Toc481936400"/>
      <w:r w:rsidRPr="00EC76D5">
        <w:t>Type Promotion</w:t>
      </w:r>
      <w:bookmarkEnd w:id="5569"/>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t>unsigned int</w:t>
            </w:r>
          </w:p>
        </w:tc>
        <w:tc>
          <w:tcPr>
            <w:tcW w:w="2913" w:type="dxa"/>
          </w:tcPr>
          <w:p w14:paraId="2347B60B" w14:textId="3D1190C8" w:rsidR="003A4B19" w:rsidRPr="00EC76D5" w:rsidRDefault="003A4B19" w:rsidP="00B97307">
            <w:pPr>
              <w:pStyle w:val="NormalSingle"/>
            </w:pPr>
            <w:r w:rsidRPr="00EC76D5">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lastRenderedPageBreak/>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lastRenderedPageBreak/>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70"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70"/>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lastRenderedPageBreak/>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lastRenderedPageBreak/>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71" w:name="_Toc481936402"/>
      <w:r w:rsidRPr="00EC76D5">
        <w:lastRenderedPageBreak/>
        <w:t xml:space="preserve">The Symbol </w:t>
      </w:r>
      <w:r w:rsidR="006A31DF" w:rsidRPr="00EC76D5">
        <w:t>Table</w:t>
      </w:r>
      <w:bookmarkEnd w:id="5571"/>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2" w:name="_Toc481936403"/>
      <w:r w:rsidRPr="00EC76D5">
        <w:t>The Symb</w:t>
      </w:r>
      <w:r w:rsidR="00A66A63" w:rsidRPr="00EC76D5">
        <w:t>ol</w:t>
      </w:r>
      <w:r w:rsidRPr="00EC76D5">
        <w:t xml:space="preserve"> Class</w:t>
      </w:r>
      <w:bookmarkEnd w:id="5572"/>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3" w:author="Stefan Bjornander" w:date="2015-04-25T18:27:00Z">
        <w:r w:rsidR="007E167C" w:rsidRPr="00EC76D5">
          <w:t xml:space="preserve">If the storage specifier is omitted a global variable is regarded as static and a local variable is </w:t>
        </w:r>
      </w:ins>
      <w:ins w:id="5574" w:author="Stefan Bjornander" w:date="2015-04-25T18:28:00Z">
        <w:r w:rsidR="007E167C" w:rsidRPr="00EC76D5">
          <w:t>regarded as auto.</w:t>
        </w:r>
      </w:ins>
      <w:r w:rsidR="00201FF9" w:rsidRPr="00EC76D5">
        <w:t xml:space="preserve"> </w:t>
      </w:r>
      <w:r w:rsidR="00010E0C" w:rsidRPr="00EC76D5">
        <w:t>In this book, t</w:t>
      </w:r>
      <w:ins w:id="5575"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6"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7" w:author="Stefan Bjornander" w:date="2015-04-25T10:11:00Z">
            <w:rPr/>
          </w:rPrChange>
        </w:rPr>
        <w:t>typedef</w:t>
      </w:r>
      <w:r w:rsidRPr="00EC76D5">
        <w:t>, in the table.</w:t>
      </w:r>
      <w:ins w:id="5578"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9" w:author="Stefan Bjornander" w:date="2015-04-25T10:14:00Z">
        <w:r w:rsidR="00263543" w:rsidRPr="00EC76D5">
          <w:t xml:space="preserve"> the</w:t>
        </w:r>
        <w:r w:rsidR="00027FFA" w:rsidRPr="00EC76D5">
          <w:t xml:space="preserve"> </w:t>
        </w:r>
        <w:r w:rsidR="00027FFA" w:rsidRPr="00EC76D5">
          <w:rPr>
            <w:rStyle w:val="CodeInText"/>
            <w:rPrChange w:id="5580"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81" w:author="Stefan Bjornander" w:date="2015-04-25T16:11:00Z"/>
        </w:rPr>
        <w:pPrChange w:id="5582" w:author="Stefan Bjornander" w:date="2015-04-25T16:09:00Z">
          <w:pPr/>
        </w:pPrChange>
      </w:pPr>
      <w:bookmarkStart w:id="5583" w:name="_Toc481936404"/>
      <w:ins w:id="5584" w:author="Stefan Bjornander" w:date="2015-04-25T16:09:00Z">
        <w:r w:rsidRPr="00EC76D5">
          <w:t>Symbol Storage</w:t>
        </w:r>
      </w:ins>
      <w:bookmarkEnd w:id="5583"/>
    </w:p>
    <w:p w14:paraId="461765E5" w14:textId="77777777" w:rsidR="00E2539F" w:rsidRPr="00EC76D5" w:rsidRDefault="00100F1D">
      <w:pPr>
        <w:rPr>
          <w:ins w:id="5585" w:author="Stefan Bjornander" w:date="2015-04-25T16:22:00Z"/>
        </w:rPr>
      </w:pPr>
      <w:ins w:id="5586" w:author="Stefan Bjornander" w:date="2015-04-25T16:11:00Z">
        <w:r w:rsidRPr="00EC76D5">
          <w:t xml:space="preserve">A symbol can hold the storage </w:t>
        </w:r>
      </w:ins>
      <w:ins w:id="5587" w:author="Stefan Bjornander" w:date="2015-04-25T18:26:00Z">
        <w:r w:rsidR="00D93FF2" w:rsidRPr="00EC76D5">
          <w:rPr>
            <w:rStyle w:val="CodeInText"/>
            <w:rPrChange w:id="5588" w:author="Stefan Bjornander" w:date="2015-04-25T18:26:00Z">
              <w:rPr/>
            </w:rPrChange>
          </w:rPr>
          <w:t>Typedef</w:t>
        </w:r>
        <w:r w:rsidR="00D93FF2" w:rsidRPr="00EC76D5">
          <w:t xml:space="preserve">, </w:t>
        </w:r>
        <w:r w:rsidR="00D93FF2" w:rsidRPr="00EC76D5">
          <w:rPr>
            <w:rStyle w:val="CodeInText"/>
            <w:rPrChange w:id="5589" w:author="Stefan Bjornander" w:date="2015-04-25T18:26:00Z">
              <w:rPr/>
            </w:rPrChange>
          </w:rPr>
          <w:t>Static</w:t>
        </w:r>
        <w:r w:rsidR="00D93FF2" w:rsidRPr="00EC76D5">
          <w:t xml:space="preserve">, </w:t>
        </w:r>
        <w:r w:rsidR="00D93FF2" w:rsidRPr="00EC76D5">
          <w:rPr>
            <w:rStyle w:val="CodeInText"/>
            <w:rPrChange w:id="5590" w:author="Stefan Bjornander" w:date="2015-04-25T18:26:00Z">
              <w:rPr/>
            </w:rPrChange>
          </w:rPr>
          <w:t>Extern</w:t>
        </w:r>
        <w:r w:rsidR="00D93FF2" w:rsidRPr="00EC76D5">
          <w:t xml:space="preserve">, </w:t>
        </w:r>
        <w:r w:rsidR="00D93FF2" w:rsidRPr="00EC76D5">
          <w:rPr>
            <w:rStyle w:val="CodeInText"/>
            <w:rPrChange w:id="5591" w:author="Stefan Bjornander" w:date="2015-04-25T18:26:00Z">
              <w:rPr/>
            </w:rPrChange>
          </w:rPr>
          <w:t>A</w:t>
        </w:r>
        <w:r w:rsidR="004050FC" w:rsidRPr="00EC76D5">
          <w:rPr>
            <w:rStyle w:val="CodeInText"/>
            <w:rPrChange w:id="5592" w:author="Stefan Bjornander" w:date="2015-04-25T18:26:00Z">
              <w:rPr/>
            </w:rPrChange>
          </w:rPr>
          <w:t>uto</w:t>
        </w:r>
        <w:r w:rsidR="004050FC" w:rsidRPr="00EC76D5">
          <w:t xml:space="preserve">, and </w:t>
        </w:r>
        <w:r w:rsidR="00D93FF2" w:rsidRPr="00EC76D5">
          <w:rPr>
            <w:rStyle w:val="CodeInText"/>
            <w:rPrChange w:id="5593" w:author="Stefan Bjornander" w:date="2015-04-25T18:26:00Z">
              <w:rPr/>
            </w:rPrChange>
          </w:rPr>
          <w:t>R</w:t>
        </w:r>
        <w:r w:rsidR="004050FC" w:rsidRPr="00EC76D5">
          <w:rPr>
            <w:rStyle w:val="CodeInText"/>
            <w:rPrChange w:id="5594" w:author="Stefan Bjornander" w:date="2015-04-25T18:26:00Z">
              <w:rPr/>
            </w:rPrChange>
          </w:rPr>
          <w:t>egister</w:t>
        </w:r>
        <w:r w:rsidR="004050FC" w:rsidRPr="00EC76D5">
          <w:t>.</w:t>
        </w:r>
      </w:ins>
      <w:ins w:id="5595" w:author="Stefan Bjornander" w:date="2015-04-25T18:27:00Z">
        <w:r w:rsidR="00D93FF2" w:rsidRPr="00EC76D5">
          <w:t xml:space="preserve"> If the storage specifier is omitted, a global variable is regarded as static, and a local variable is </w:t>
        </w:r>
      </w:ins>
      <w:ins w:id="5596" w:author="Stefan Bjornander" w:date="2015-04-25T18:28:00Z">
        <w:r w:rsidR="00D93FF2" w:rsidRPr="00EC76D5">
          <w:t>regarded as auto.</w:t>
        </w:r>
        <w:r w:rsidR="00C3772C" w:rsidRPr="00EC76D5">
          <w:t xml:space="preserve"> T</w:t>
        </w:r>
      </w:ins>
      <w:ins w:id="5597"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8" w:author="Stefan Bjornander" w:date="2015-04-25T18:28:00Z">
        <w:r w:rsidR="00C3772C" w:rsidRPr="00EC76D5">
          <w:t xml:space="preserve">a </w:t>
        </w:r>
      </w:ins>
      <w:ins w:id="5599" w:author="Stefan Bjornander" w:date="2015-04-25T16:12:00Z">
        <w:r w:rsidR="005844F5" w:rsidRPr="00EC76D5">
          <w:t xml:space="preserve">symbol </w:t>
        </w:r>
        <w:r w:rsidR="005844F5" w:rsidRPr="00EC76D5">
          <w:lastRenderedPageBreak/>
          <w:t xml:space="preserve">with </w:t>
        </w:r>
      </w:ins>
      <w:ins w:id="5600" w:author="Stefan Bjornander" w:date="2015-04-25T16:11:00Z">
        <w:r w:rsidR="005844F5" w:rsidRPr="00EC76D5">
          <w:t xml:space="preserve">the Auto </w:t>
        </w:r>
      </w:ins>
      <w:ins w:id="5601" w:author="Stefan Bjornander" w:date="2015-04-25T16:12:00Z">
        <w:r w:rsidR="005844F5" w:rsidRPr="00EC76D5">
          <w:t>or</w:t>
        </w:r>
      </w:ins>
      <w:ins w:id="5602" w:author="Stefan Bjornander" w:date="2015-04-25T16:11:00Z">
        <w:r w:rsidR="005844F5" w:rsidRPr="00EC76D5">
          <w:t xml:space="preserve"> Register storage are </w:t>
        </w:r>
      </w:ins>
      <w:ins w:id="5603" w:author="Stefan Bjornander" w:date="2015-04-25T16:12:00Z">
        <w:r w:rsidR="005844F5" w:rsidRPr="00EC76D5">
          <w:t>treated equally.</w:t>
        </w:r>
      </w:ins>
      <w:ins w:id="5604" w:author="Stefan Bjornander" w:date="2015-04-25T18:29:00Z">
        <w:r w:rsidR="00B267A5" w:rsidRPr="00EC76D5">
          <w:t xml:space="preserve"> </w:t>
        </w:r>
      </w:ins>
      <w:ins w:id="5605"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6" w:author="Stefan Bjornander" w:date="2015-04-25T16:22:00Z"/>
        </w:rPr>
        <w:pPrChange w:id="5607" w:author="Stefan Bjornander" w:date="2015-04-25T16:22:00Z">
          <w:pPr/>
        </w:pPrChange>
      </w:pPr>
      <w:proofErr w:type="spellStart"/>
      <w:ins w:id="5608" w:author="Stefan Bjornander" w:date="2015-04-25T16:22:00Z">
        <w:r w:rsidRPr="00EC76D5">
          <w:t>Storage.java</w:t>
        </w:r>
        <w:proofErr w:type="spellEnd"/>
      </w:ins>
    </w:p>
    <w:p w14:paraId="2279A7FD" w14:textId="77777777" w:rsidR="004C18EE" w:rsidRPr="00EC76D5" w:rsidRDefault="004C18EE" w:rsidP="004C18EE">
      <w:pPr>
        <w:pStyle w:val="Code"/>
        <w:rPr>
          <w:ins w:id="5609" w:author="Stefan Bjornander" w:date="2015-04-25T16:22:00Z"/>
        </w:rPr>
      </w:pPr>
      <w:ins w:id="5610" w:author="Stefan Bjornander" w:date="2015-04-25T16:22:00Z">
        <w:r w:rsidRPr="00EC76D5">
          <w:t>package c_compiler;</w:t>
        </w:r>
      </w:ins>
    </w:p>
    <w:p w14:paraId="302E58F2" w14:textId="77777777" w:rsidR="004C18EE" w:rsidRPr="00EC76D5" w:rsidRDefault="004C18EE" w:rsidP="004C18EE">
      <w:pPr>
        <w:pStyle w:val="Code"/>
        <w:rPr>
          <w:ins w:id="5611" w:author="Stefan Bjornander" w:date="2015-04-25T16:22:00Z"/>
        </w:rPr>
      </w:pPr>
    </w:p>
    <w:p w14:paraId="7D17130D" w14:textId="77777777" w:rsidR="004C18EE" w:rsidRPr="00EC76D5" w:rsidRDefault="004C18EE" w:rsidP="004C18EE">
      <w:pPr>
        <w:pStyle w:val="Code"/>
        <w:rPr>
          <w:ins w:id="5612" w:author="Stefan Bjornander" w:date="2015-04-25T16:22:00Z"/>
        </w:rPr>
      </w:pPr>
      <w:ins w:id="5613" w:author="Stefan Bjornander" w:date="2015-04-25T16:22:00Z">
        <w:r w:rsidRPr="00EC76D5">
          <w:t>public enum Storage {NoStorage, Typedef, Extern,</w:t>
        </w:r>
      </w:ins>
    </w:p>
    <w:p w14:paraId="7942E370" w14:textId="77777777" w:rsidR="004C18EE" w:rsidRPr="00EC76D5" w:rsidRDefault="004C18EE">
      <w:pPr>
        <w:pStyle w:val="Code"/>
        <w:pPrChange w:id="5614" w:author="Stefan Bjornander" w:date="2015-04-25T16:22:00Z">
          <w:pPr/>
        </w:pPrChange>
      </w:pPr>
      <w:ins w:id="5615"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6" w:name="_Toc481936405"/>
      <w:r w:rsidRPr="00EC76D5">
        <w:t>The Symbol</w:t>
      </w:r>
      <w:r w:rsidR="006D194A" w:rsidRPr="00EC76D5">
        <w:t xml:space="preserve"> </w:t>
      </w:r>
      <w:r w:rsidRPr="00EC76D5">
        <w:t>Table</w:t>
      </w:r>
      <w:r w:rsidR="007839D4" w:rsidRPr="00EC76D5">
        <w:t xml:space="preserve"> Class</w:t>
      </w:r>
      <w:bookmarkEnd w:id="5616"/>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7" w:name="_Toc481936406"/>
      <w:r w:rsidRPr="00EC76D5">
        <w:t>Add</w:t>
      </w:r>
      <w:r w:rsidR="00B339B1" w:rsidRPr="00EC76D5">
        <w:t xml:space="preserve"> Symbols</w:t>
      </w:r>
      <w:bookmarkEnd w:id="5617"/>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8" w:name="_Toc481936407"/>
      <w:r w:rsidRPr="00EC76D5">
        <w:lastRenderedPageBreak/>
        <w:t>Looking Up Symbols</w:t>
      </w:r>
      <w:bookmarkEnd w:id="5618"/>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9" w:name="_Toc481936408"/>
      <w:r w:rsidRPr="00EC76D5">
        <w:t>Generate Offset</w:t>
      </w:r>
      <w:bookmarkEnd w:id="5619"/>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20" w:name="_Toc481936409"/>
      <w:r w:rsidRPr="00EC76D5">
        <w:t>Table Text</w:t>
      </w:r>
      <w:bookmarkEnd w:id="5620"/>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21" w:name="_Toc481936410"/>
      <w:r w:rsidRPr="00EC76D5">
        <w:lastRenderedPageBreak/>
        <w:t>The Syntax Tree</w:t>
      </w:r>
      <w:bookmarkEnd w:id="5621"/>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2" w:name="_Toc481936411"/>
      <w:r w:rsidRPr="00EC76D5">
        <w:lastRenderedPageBreak/>
        <w:t>Syntax Tree Optimization</w:t>
      </w:r>
      <w:bookmarkEnd w:id="5622"/>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3" w:name="_Toc481936412"/>
      <w:r w:rsidRPr="00EC76D5">
        <w:lastRenderedPageBreak/>
        <w:t>The Middle Code</w:t>
      </w:r>
      <w:bookmarkEnd w:id="5623"/>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4" w:name="_Toc481936413"/>
      <w:r w:rsidRPr="00EC76D5">
        <w:lastRenderedPageBreak/>
        <w:t>Middle Code Generation</w:t>
      </w:r>
      <w:bookmarkEnd w:id="5624"/>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5" w:author="Stefan Bjornander" w:date="2015-04-25T17:28:00Z">
        <w:r w:rsidRPr="00EC76D5">
          <w:t xml:space="preserve">to check that </w:t>
        </w:r>
      </w:ins>
      <w:del w:id="5626" w:author="Stefan Bjornander" w:date="2015-04-25T17:28:00Z">
        <w:r w:rsidRPr="00EC76D5" w:rsidDel="00A35C17">
          <w:delText>a way to make sure</w:delText>
        </w:r>
      </w:del>
      <w:ins w:id="5627" w:author="Stefan Bjornander" w:date="2015-04-25T17:27:00Z">
        <w:r w:rsidRPr="00EC76D5">
          <w:t xml:space="preserve">the </w:t>
        </w:r>
      </w:ins>
      <w:r w:rsidR="00266D64">
        <w:t>initialized</w:t>
      </w:r>
      <w:r w:rsidRPr="00EC76D5">
        <w:t xml:space="preserve"> </w:t>
      </w:r>
      <w:ins w:id="5628"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9" w:author="Stefan Bjornander" w:date="2015-04-25T17:29:00Z"/>
        </w:rPr>
        <w:pPrChange w:id="5630" w:author="Stefan Bjornander" w:date="2015-04-25T17:29:00Z">
          <w:pPr>
            <w:pStyle w:val="Code"/>
          </w:pPr>
        </w:pPrChange>
      </w:pPr>
      <w:bookmarkStart w:id="5631" w:name="_Toc481936415"/>
      <w:ins w:id="5632" w:author="Stefan Bjornander" w:date="2015-04-25T17:28:00Z">
        <w:r w:rsidRPr="00EC76D5">
          <w:t xml:space="preserve">Static </w:t>
        </w:r>
      </w:ins>
      <w:r w:rsidR="00C37108">
        <w:t>Initialization</w:t>
      </w:r>
      <w:bookmarkEnd w:id="5631"/>
    </w:p>
    <w:p w14:paraId="35D2C9AA" w14:textId="31769B89" w:rsidR="003141FA" w:rsidRPr="00EC76D5" w:rsidRDefault="003141FA">
      <w:pPr>
        <w:pPrChange w:id="5633" w:author="Stefan Bjornander" w:date="2015-04-25T17:29:00Z">
          <w:pPr>
            <w:pStyle w:val="Rubrik3"/>
          </w:pPr>
        </w:pPrChange>
      </w:pPr>
      <w:ins w:id="5634" w:author="Stefan Bjornander" w:date="2015-04-25T17:29:00Z">
        <w:r w:rsidRPr="00EC76D5">
          <w:t xml:space="preserve">Static </w:t>
        </w:r>
      </w:ins>
      <w:r w:rsidR="00F4217C">
        <w:t>initialization</w:t>
      </w:r>
      <w:ins w:id="5635" w:author="Stefan Bjornander" w:date="2015-04-25T17:29:00Z">
        <w:r w:rsidRPr="00EC76D5">
          <w:t xml:space="preserve"> occurs when a static variable </w:t>
        </w:r>
      </w:ins>
      <w:r w:rsidRPr="00EC76D5">
        <w:t>becomes</w:t>
      </w:r>
      <w:ins w:id="5636" w:author="Stefan Bjornander" w:date="2015-04-25T17:29:00Z">
        <w:r w:rsidRPr="00EC76D5">
          <w:t xml:space="preserve"> </w:t>
        </w:r>
      </w:ins>
      <w:r w:rsidR="00266D64">
        <w:t>initialized</w:t>
      </w:r>
      <w:ins w:id="5637" w:author="Stefan Bjornander" w:date="2015-04-25T17:29:00Z">
        <w:r w:rsidRPr="00EC76D5">
          <w:t>.</w:t>
        </w:r>
      </w:ins>
      <w:ins w:id="5638" w:author="Stefan Bjornander" w:date="2015-04-25T17:32:00Z">
        <w:r w:rsidRPr="00EC76D5">
          <w:t xml:space="preserve"> The </w:t>
        </w:r>
      </w:ins>
      <w:r w:rsidR="00F4217C">
        <w:t>initialization</w:t>
      </w:r>
      <w:ins w:id="5639"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40"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lastRenderedPageBreak/>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t xml:space="preserve">              int arraySize =</w:t>
      </w:r>
    </w:p>
    <w:p w14:paraId="50E8D3A1" w14:textId="77777777" w:rsidR="00197B3C" w:rsidRPr="00EC76D5" w:rsidRDefault="00197B3C" w:rsidP="00197B3C">
      <w:pPr>
        <w:pStyle w:val="Code"/>
      </w:pPr>
      <w:r w:rsidRPr="00EC76D5">
        <w:lastRenderedPageBreak/>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t xml:space="preserve">  </w:t>
      </w:r>
    </w:p>
    <w:p w14:paraId="72D0A4A3" w14:textId="77777777" w:rsidR="00197B3C" w:rsidRPr="00EC76D5" w:rsidRDefault="00197B3C" w:rsidP="00197B3C">
      <w:pPr>
        <w:pStyle w:val="Code"/>
      </w:pPr>
      <w:r w:rsidRPr="00EC76D5">
        <w:lastRenderedPageBreak/>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t xml:space="preserve">        case Signed_Int:</w:t>
      </w:r>
    </w:p>
    <w:p w14:paraId="07B9CBEB" w14:textId="77777777" w:rsidR="00197B3C" w:rsidRPr="00EC76D5" w:rsidRDefault="00197B3C" w:rsidP="00197B3C">
      <w:pPr>
        <w:pStyle w:val="Code"/>
      </w:pPr>
      <w:r w:rsidRPr="00EC76D5">
        <w:lastRenderedPageBreak/>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lastRenderedPageBreak/>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t xml:space="preserve">  </w:t>
      </w:r>
    </w:p>
    <w:p w14:paraId="2A87FEB0" w14:textId="77777777" w:rsidR="00197B3C" w:rsidRPr="00EC76D5" w:rsidRDefault="00197B3C" w:rsidP="00197B3C">
      <w:pPr>
        <w:pStyle w:val="Code"/>
      </w:pPr>
      <w:r w:rsidRPr="00EC76D5">
        <w:lastRenderedPageBreak/>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t xml:space="preserve">      }</w:t>
      </w:r>
    </w:p>
    <w:p w14:paraId="62FE6640" w14:textId="77777777" w:rsidR="00197B3C" w:rsidRPr="00EC76D5" w:rsidRDefault="00197B3C" w:rsidP="00197B3C">
      <w:pPr>
        <w:pStyle w:val="Code"/>
      </w:pPr>
      <w:r w:rsidRPr="00EC76D5">
        <w:lastRenderedPageBreak/>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t xml:space="preserve">    else if ((fromValue instanceof BigDecimal) &amp;&amp; toType.isIntegralOrPointer()) {</w:t>
      </w:r>
    </w:p>
    <w:p w14:paraId="4DFC0823" w14:textId="77777777" w:rsidR="00197B3C" w:rsidRPr="00EC76D5" w:rsidRDefault="00197B3C" w:rsidP="00197B3C">
      <w:pPr>
        <w:pStyle w:val="Code"/>
      </w:pPr>
      <w:r w:rsidRPr="00EC76D5">
        <w:lastRenderedPageBreak/>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lastRenderedPageBreak/>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lastRenderedPageBreak/>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lastRenderedPageBreak/>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41" w:author="Stefan Bjornander" w:date="2015-04-25T17:33:00Z"/>
        </w:rPr>
        <w:pPrChange w:id="5642" w:author="Stefan Bjornander" w:date="2015-04-25T17:33:00Z">
          <w:pPr>
            <w:pStyle w:val="Code"/>
          </w:pPr>
        </w:pPrChange>
      </w:pPr>
      <w:bookmarkStart w:id="5643" w:name="_Toc481936416"/>
      <w:ins w:id="5644" w:author="Stefan Bjornander" w:date="2015-04-25T17:33:00Z">
        <w:r w:rsidRPr="00EC76D5">
          <w:t xml:space="preserve">Stack </w:t>
        </w:r>
      </w:ins>
      <w:r w:rsidR="00C37108">
        <w:t>Initialization</w:t>
      </w:r>
      <w:bookmarkEnd w:id="5643"/>
    </w:p>
    <w:p w14:paraId="3BBF8D70" w14:textId="3C8AD8E2" w:rsidR="003141FA" w:rsidRPr="00EC76D5" w:rsidRDefault="003141FA">
      <w:pPr>
        <w:pPrChange w:id="5645" w:author="Stefan Bjornander" w:date="2015-04-25T17:33:00Z">
          <w:pPr>
            <w:pStyle w:val="Code"/>
          </w:pPr>
        </w:pPrChange>
      </w:pPr>
      <w:ins w:id="5646" w:author="Stefan Bjornander" w:date="2015-04-25T17:33:00Z">
        <w:r w:rsidRPr="00EC76D5">
          <w:t xml:space="preserve">Stack </w:t>
        </w:r>
      </w:ins>
      <w:r w:rsidR="00F4217C">
        <w:t>initialization</w:t>
      </w:r>
      <w:del w:id="5647" w:author="Stefan Bjornander" w:date="2015-04-25T17:33:00Z">
        <w:r w:rsidRPr="00EC76D5" w:rsidDel="004F1667">
          <w:delText xml:space="preserve">  </w:delText>
        </w:r>
      </w:del>
      <w:ins w:id="5648" w:author="Stefan Bjornander" w:date="2015-04-25T17:33:00Z">
        <w:r w:rsidRPr="00EC76D5">
          <w:t xml:space="preserve"> occurs when an auto or register </w:t>
        </w:r>
      </w:ins>
      <w:ins w:id="5649" w:author="Stefan Bjornander" w:date="2015-04-25T17:34:00Z">
        <w:r w:rsidRPr="00EC76D5">
          <w:t xml:space="preserve">variable becomes </w:t>
        </w:r>
      </w:ins>
      <w:r w:rsidR="00266D64">
        <w:t>initialized</w:t>
      </w:r>
      <w:ins w:id="5650" w:author="Stefan Bjornander" w:date="2015-04-25T17:34:00Z">
        <w:r w:rsidRPr="00EC76D5">
          <w:t xml:space="preserve">. Since the </w:t>
        </w:r>
      </w:ins>
      <w:r w:rsidR="00F4217C">
        <w:t>initialization</w:t>
      </w:r>
      <w:ins w:id="5651" w:author="Stefan Bjornander" w:date="2015-04-25T17:34:00Z">
        <w:r w:rsidRPr="00EC76D5">
          <w:t xml:space="preserve"> value can be non-</w:t>
        </w:r>
      </w:ins>
      <w:ins w:id="5652" w:author="Stefan Bjornander" w:date="2015-04-25T17:46:00Z">
        <w:r w:rsidRPr="00EC76D5">
          <w:t>constant</w:t>
        </w:r>
      </w:ins>
      <w:ins w:id="5653" w:author="Stefan Bjornander" w:date="2015-04-25T17:34:00Z">
        <w:r w:rsidRPr="00EC76D5">
          <w:t xml:space="preserve">, no memory block is created. Instead, </w:t>
        </w:r>
      </w:ins>
      <w:ins w:id="5654" w:author="Stefan Bjornander" w:date="2015-04-25T17:46:00Z">
        <w:r w:rsidRPr="00EC76D5">
          <w:t>a se</w:t>
        </w:r>
      </w:ins>
      <w:r w:rsidRPr="00EC76D5">
        <w:t>quence</w:t>
      </w:r>
      <w:ins w:id="5655" w:author="Stefan Bjornander" w:date="2015-04-25T17:46:00Z">
        <w:r w:rsidRPr="00EC76D5">
          <w:t xml:space="preserve"> of assign</w:t>
        </w:r>
      </w:ins>
      <w:r w:rsidRPr="00EC76D5">
        <w:t>ment</w:t>
      </w:r>
      <w:ins w:id="5656" w:author="Stefan Bjornander" w:date="2015-04-25T17:46:00Z">
        <w:r w:rsidRPr="00EC76D5">
          <w:t xml:space="preserve"> instruction</w:t>
        </w:r>
      </w:ins>
      <w:ins w:id="5657" w:author="Stefan Bjornander" w:date="2015-04-25T18:25:00Z">
        <w:r w:rsidRPr="00EC76D5">
          <w:t>s</w:t>
        </w:r>
      </w:ins>
      <w:ins w:id="5658" w:author="Stefan Bjornander" w:date="2015-04-25T17:46:00Z">
        <w:r w:rsidRPr="00EC76D5">
          <w:t xml:space="preserve"> is added</w:t>
        </w:r>
      </w:ins>
      <w:r w:rsidRPr="00EC76D5">
        <w:t xml:space="preserve"> to the </w:t>
      </w:r>
      <w:ins w:id="5659" w:author="Stefan Bjornander" w:date="2015-04-25T17:46:00Z">
        <w:r w:rsidRPr="00EC76D5">
          <w:t>mid</w:t>
        </w:r>
      </w:ins>
      <w:ins w:id="5660" w:author="Stefan Bjornander" w:date="2015-04-25T18:25:00Z">
        <w:r w:rsidRPr="00EC76D5">
          <w:t>dle</w:t>
        </w:r>
      </w:ins>
      <w:ins w:id="5661"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lastRenderedPageBreak/>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lastRenderedPageBreak/>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lastRenderedPageBreak/>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2" w:name="_Ref417813097"/>
      <w:bookmarkStart w:id="5663"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w:t>
      </w:r>
      <w:r w:rsidR="00CA550E">
        <w:rPr>
          <w:highlight w:val="white"/>
        </w:rPr>
        <w:t xml:space="preserve">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3A3F7006"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59AAD08B" w:rsidR="008F5511" w:rsidRPr="008F5511" w:rsidRDefault="004F651F" w:rsidP="00323ED4">
      <w:pPr>
        <w:pStyle w:val="Code"/>
        <w:rPr>
          <w:highlight w:val="white"/>
        </w:rPr>
      </w:pPr>
      <w:r>
        <w:rPr>
          <w:highlight w:val="white"/>
        </w:rPr>
        <w:t xml:space="preserve">If the member map of the old tag is null, we assigne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7777777" w:rsidR="008F5511" w:rsidRPr="008F5511" w:rsidRDefault="008F5511" w:rsidP="00323ED4">
      <w:pPr>
        <w:pStyle w:val="Code"/>
        <w:rPr>
          <w:highlight w:val="white"/>
        </w:rPr>
      </w:pPr>
      <w:r w:rsidRPr="008F5511">
        <w:rPr>
          <w:highlight w:val="white"/>
        </w:rPr>
        <w:t xml:space="preserve">        }</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77777777" w:rsidR="008F5511" w:rsidRPr="008F5511" w:rsidRDefault="008F5511" w:rsidP="00323ED4">
      <w:pPr>
        <w:pStyle w:val="Code"/>
        <w:rPr>
          <w:highlight w:val="white"/>
        </w:rPr>
      </w:pPr>
      <w:r w:rsidRPr="008F5511">
        <w:rPr>
          <w:highlight w:val="white"/>
        </w:rPr>
        <w:t xml:space="preserve">      }</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lastRenderedPageBreak/>
        <w:t xml:space="preserve">    }</w:t>
      </w:r>
    </w:p>
    <w:p w14:paraId="7DDC11A1" w14:textId="77777777" w:rsidR="008F5511" w:rsidRPr="008F5511" w:rsidRDefault="008F5511" w:rsidP="00323ED4">
      <w:pPr>
        <w:pStyle w:val="Code"/>
        <w:rPr>
          <w:highlight w:val="white"/>
        </w:rPr>
      </w:pP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4" w:author="Stefan Bjornander" w:date="2015-04-25T18:27:00Z">
        <w:r w:rsidR="00AE29E2">
          <w:t>If the storage specifier is omitted</w:t>
        </w:r>
      </w:ins>
      <w:r w:rsidR="00AE29E2">
        <w:t>,</w:t>
      </w:r>
      <w:ins w:id="5665" w:author="Stefan Bjornander" w:date="2015-04-25T18:27:00Z">
        <w:r w:rsidR="00AE29E2">
          <w:t xml:space="preserve"> a global variable </w:t>
        </w:r>
      </w:ins>
      <w:r w:rsidR="00AE29E2">
        <w:t>becomes</w:t>
      </w:r>
      <w:ins w:id="5666" w:author="Stefan Bjornander" w:date="2015-04-25T18:27:00Z">
        <w:r w:rsidR="00AE29E2">
          <w:t xml:space="preserve"> static </w:t>
        </w:r>
      </w:ins>
      <w:r w:rsidR="00AE29E2">
        <w:t>while a</w:t>
      </w:r>
      <w:ins w:id="5667" w:author="Stefan Bjornander" w:date="2015-04-25T18:27:00Z">
        <w:r w:rsidR="00AE29E2">
          <w:t xml:space="preserve"> local variable </w:t>
        </w:r>
      </w:ins>
      <w:r w:rsidR="00AE29E2">
        <w:t>becomes</w:t>
      </w:r>
      <w:ins w:id="5668" w:author="Stefan Bjornander" w:date="2015-04-25T18:28:00Z">
        <w:r w:rsidR="00AE29E2">
          <w:t xml:space="preserve"> auto.</w:t>
        </w:r>
      </w:ins>
      <w:r w:rsidR="00AE29E2">
        <w:t xml:space="preserve"> In this book, t</w:t>
      </w:r>
      <w:ins w:id="5669"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70" w:author="Stefan Bjornander" w:date="2015-04-25T18:27:00Z">
        <w:r>
          <w:t xml:space="preserve">If the storage specifier is omitted a global variable is regarded as static and a local variable is </w:t>
        </w:r>
      </w:ins>
      <w:ins w:id="5671" w:author="Stefan Bjornander" w:date="2015-04-25T18:28:00Z">
        <w:r>
          <w:t>regarded as auto.</w:t>
        </w:r>
      </w:ins>
      <w:r>
        <w:t xml:space="preserve"> In this book, t</w:t>
      </w:r>
      <w:ins w:id="5672"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lastRenderedPageBreak/>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3" w:author="Stefan Bjornander" w:date="2015-04-25T10:11:00Z">
            <w:rPr>
              <w:rStyle w:val="CodeInText"/>
              <w:i w:val="0"/>
            </w:rPr>
          </w:rPrChange>
        </w:rPr>
        <w:t>typedef</w:t>
      </w:r>
      <w:r>
        <w:t>, in the table.</w:t>
      </w:r>
      <w:ins w:id="5674" w:author="Stefan Bjornander" w:date="2015-04-25T10:11:00Z">
        <w:r>
          <w:t xml:space="preserve"> In some compiler technique </w:t>
        </w:r>
      </w:ins>
      <w:r w:rsidR="00440B10">
        <w:t>textbooks,</w:t>
      </w:r>
      <w:ins w:id="5675" w:author="Stefan Bjornander" w:date="2015-04-25T10:11:00Z">
        <w:r>
          <w:t xml:space="preserve"> the table is called</w:t>
        </w:r>
      </w:ins>
      <w:ins w:id="5676" w:author="Stefan Bjornander" w:date="2015-04-25T10:14:00Z">
        <w:r>
          <w:t xml:space="preserve"> the </w:t>
        </w:r>
        <w:r>
          <w:rPr>
            <w:rStyle w:val="CodeInText"/>
            <w:rPrChange w:id="5677"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lastRenderedPageBreak/>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 xml:space="preserve">A symbol is </w:t>
      </w:r>
      <w:proofErr w:type="spellStart"/>
      <w:r>
        <w:rPr>
          <w:highlight w:val="white"/>
        </w:rPr>
        <w:t>addressible</w:t>
      </w:r>
      <w:proofErr w:type="spellEnd"/>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lastRenderedPageBreak/>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lastRenderedPageBreak/>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 xml:space="preserve">The value is given a name the </w:t>
      </w:r>
      <w:proofErr w:type="spellStart"/>
      <w:r>
        <w:rPr>
          <w:highlight w:val="white"/>
        </w:rPr>
        <w:t>reflexts</w:t>
      </w:r>
      <w:proofErr w:type="spellEnd"/>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lastRenderedPageBreak/>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lastRenderedPageBreak/>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lastRenderedPageBreak/>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77777777" w:rsidR="00516F80" w:rsidRDefault="00642ABF" w:rsidP="00516F80">
      <w:pPr>
        <w:pStyle w:val="Code"/>
        <w:rPr>
          <w:highlight w:val="white"/>
        </w:rPr>
      </w:pPr>
      <w:r w:rsidRPr="00516F80">
        <w:rPr>
          <w:highlight w:val="white"/>
        </w:rPr>
        <w:t xml:space="preserve">        Assert.ErrorA((sourceValue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arry,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 xml:space="preserve">the dimesion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2"/>
      <w:bookmarkEnd w:id="5663"/>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678"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8"/>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9"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6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680"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680"/>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681"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81"/>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2"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2"/>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3" w:name="_Toc481936424"/>
      <w:r w:rsidRPr="00EC76D5">
        <w:t>Generation</w:t>
      </w:r>
      <w:bookmarkEnd w:id="5683"/>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4" w:name="_Ref418278230"/>
      <w:bookmarkStart w:id="5685" w:name="_Toc481936425"/>
      <w:r w:rsidRPr="00EC76D5">
        <w:t>Base Blocks Generation</w:t>
      </w:r>
      <w:bookmarkEnd w:id="5684"/>
      <w:bookmarkEnd w:id="5685"/>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6" w:name="_Toc481936426"/>
      <w:r w:rsidRPr="00EC76D5">
        <w:lastRenderedPageBreak/>
        <w:t>Live Sets Generation</w:t>
      </w:r>
      <w:bookmarkEnd w:id="5686"/>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7" w:name="_Toc481936427"/>
      <w:r w:rsidRPr="00EC76D5">
        <w:t>Path Sets</w:t>
      </w:r>
      <w:bookmarkEnd w:id="5687"/>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8" w:name="_Toc481936428"/>
      <w:r w:rsidRPr="00EC76D5">
        <w:t xml:space="preserve">Removal of </w:t>
      </w:r>
      <w:r w:rsidR="00BA6016" w:rsidRPr="00EC76D5">
        <w:t>Unused Code</w:t>
      </w:r>
      <w:bookmarkEnd w:id="5688"/>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9" w:name="_Toc481936429"/>
      <w:bookmarkStart w:id="5690" w:name="_Ref419628490"/>
      <w:r w:rsidRPr="00EC76D5">
        <w:lastRenderedPageBreak/>
        <w:t>Object Code Preparation</w:t>
      </w:r>
      <w:bookmarkEnd w:id="5689"/>
    </w:p>
    <w:p w14:paraId="754899A5" w14:textId="0065A2EE" w:rsidR="007E1080" w:rsidRPr="00EC76D5" w:rsidRDefault="001111A0" w:rsidP="00406266">
      <w:pPr>
        <w:pStyle w:val="Rubrik2"/>
      </w:pPr>
      <w:bookmarkStart w:id="5691" w:name="_Toc481936430"/>
      <w:r w:rsidRPr="00EC76D5">
        <w:t>Register</w:t>
      </w:r>
      <w:r w:rsidR="007E1080" w:rsidRPr="00EC76D5">
        <w:t xml:space="preserve"> Preparation</w:t>
      </w:r>
      <w:bookmarkEnd w:id="5691"/>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2" w:name="_Toc481936431"/>
      <w:r w:rsidRPr="00EC76D5">
        <w:lastRenderedPageBreak/>
        <w:t>Register Allocation</w:t>
      </w:r>
      <w:bookmarkEnd w:id="5692"/>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3" w:name="_Toc481936432"/>
      <w:r w:rsidRPr="00EC76D5">
        <w:lastRenderedPageBreak/>
        <w:t>Object</w:t>
      </w:r>
      <w:r w:rsidR="00AD7B52" w:rsidRPr="00EC76D5">
        <w:t xml:space="preserve"> Code Generation</w:t>
      </w:r>
      <w:bookmarkEnd w:id="5690"/>
      <w:bookmarkEnd w:id="5693"/>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4" w:name="_Toc481936433"/>
      <w:r w:rsidRPr="00EC76D5">
        <w:t xml:space="preserve">The </w:t>
      </w:r>
      <w:r w:rsidR="00C339AA" w:rsidRPr="00EC76D5">
        <w:t>Object</w:t>
      </w:r>
      <w:r w:rsidRPr="00EC76D5">
        <w:t xml:space="preserve"> Operator</w:t>
      </w:r>
      <w:bookmarkEnd w:id="5694"/>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5" w:name="_Toc481936434"/>
      <w:r w:rsidRPr="00EC76D5">
        <w:t xml:space="preserve">The </w:t>
      </w:r>
      <w:r w:rsidR="00CA4231" w:rsidRPr="00EC76D5">
        <w:t>Object</w:t>
      </w:r>
      <w:r w:rsidRPr="00EC76D5">
        <w:t xml:space="preserve"> Code</w:t>
      </w:r>
      <w:bookmarkEnd w:id="5695"/>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6" w:name="_Toc481936435"/>
      <w:r w:rsidRPr="00EC76D5">
        <w:t>Object</w:t>
      </w:r>
      <w:r w:rsidR="00663AEB" w:rsidRPr="00EC76D5">
        <w:t xml:space="preserve"> Code</w:t>
      </w:r>
      <w:r w:rsidR="00884B6D" w:rsidRPr="00EC76D5">
        <w:t xml:space="preserve"> </w:t>
      </w:r>
      <w:r w:rsidRPr="00EC76D5">
        <w:t>Generation</w:t>
      </w:r>
      <w:bookmarkEnd w:id="5696"/>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7" w:name="_Ref419650505"/>
      <w:bookmarkStart w:id="5698" w:name="_Ref419653264"/>
      <w:bookmarkStart w:id="5699" w:name="_Toc481936436"/>
      <w:r w:rsidRPr="00EC76D5">
        <w:t>Object Code Generation</w:t>
      </w:r>
      <w:bookmarkEnd w:id="5697"/>
      <w:bookmarkEnd w:id="5698"/>
      <w:bookmarkEnd w:id="5699"/>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lastRenderedPageBreak/>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lastRenderedPageBreak/>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lastRenderedPageBreak/>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lastRenderedPageBreak/>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lastRenderedPageBreak/>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700" w:name="_Ref420874022"/>
      <w:bookmarkStart w:id="5701" w:name="_Toc481936437"/>
      <w:r w:rsidRPr="00EC76D5">
        <w:lastRenderedPageBreak/>
        <w:t>The Linker</w:t>
      </w:r>
      <w:bookmarkEnd w:id="5700"/>
      <w:bookmarkEnd w:id="5701"/>
    </w:p>
    <w:p w14:paraId="08D8D409" w14:textId="58588CDE" w:rsidR="00DB29D5" w:rsidRPr="00EC76D5" w:rsidRDefault="00DB29D5" w:rsidP="00276387">
      <w:pPr>
        <w:pStyle w:val="Rubrik2"/>
      </w:pPr>
      <w:bookmarkStart w:id="5702" w:name="_Ref419646553"/>
      <w:bookmarkStart w:id="5703" w:name="_Toc481936438"/>
      <w:r w:rsidRPr="00EC76D5">
        <w:t>The Linker Class</w:t>
      </w:r>
      <w:bookmarkEnd w:id="5702"/>
      <w:bookmarkEnd w:id="5703"/>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4" w:name="_Toc481936439"/>
      <w:r w:rsidRPr="00EC76D5">
        <w:t>Generation</w:t>
      </w:r>
      <w:bookmarkEnd w:id="5704"/>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5" w:name="_Toc481936440"/>
      <w:r w:rsidRPr="00EC76D5">
        <w:lastRenderedPageBreak/>
        <w:t>Main Trace Generation</w:t>
      </w:r>
      <w:bookmarkEnd w:id="5705"/>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6" w:name="_Toc481936441"/>
      <w:r w:rsidRPr="00EC76D5">
        <w:lastRenderedPageBreak/>
        <w:t>Auxiliary Classes</w:t>
      </w:r>
      <w:bookmarkEnd w:id="5706"/>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7" w:name="_Toc481936442"/>
      <w:r w:rsidRPr="00EC76D5">
        <w:t>Error Handling</w:t>
      </w:r>
      <w:bookmarkEnd w:id="5707"/>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8" w:name="_Toc481936443"/>
      <w:r w:rsidRPr="00EC76D5">
        <w:t>Container Classes</w:t>
      </w:r>
      <w:bookmarkEnd w:id="5708"/>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9" w:name="_Toc481936444"/>
      <w:r w:rsidRPr="00EC76D5">
        <w:t xml:space="preserve">Ordered </w:t>
      </w:r>
      <w:r w:rsidR="004C5DAE" w:rsidRPr="00EC76D5">
        <w:t>Pair</w:t>
      </w:r>
      <w:bookmarkEnd w:id="5709"/>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10" w:name="_Toc481936445"/>
      <w:r w:rsidRPr="00EC76D5">
        <w:t>Unordered Pair</w:t>
      </w:r>
      <w:bookmarkEnd w:id="5710"/>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11" w:name="_Toc481936446"/>
      <w:r w:rsidRPr="00EC76D5">
        <w:t>Triple</w:t>
      </w:r>
      <w:bookmarkEnd w:id="5711"/>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2" w:name="_Toc481936447"/>
      <w:r w:rsidRPr="00EC76D5">
        <w:t>Tuple</w:t>
      </w:r>
      <w:bookmarkEnd w:id="5712"/>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3" w:name="_Toc481936448"/>
      <w:r w:rsidRPr="00EC76D5">
        <w:t xml:space="preserve">Undirected </w:t>
      </w:r>
      <w:r w:rsidR="004C5DAE" w:rsidRPr="00EC76D5">
        <w:t>Graph</w:t>
      </w:r>
      <w:bookmarkEnd w:id="5713"/>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4" w:name="_Toc481936449"/>
      <w:r w:rsidRPr="00EC76D5">
        <w:t>Addition and Removal of Vertices and Edges</w:t>
      </w:r>
      <w:bookmarkEnd w:id="5714"/>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5" w:name="_Toc481936450"/>
      <w:r w:rsidRPr="00EC76D5">
        <w:t>Graph Partition</w:t>
      </w:r>
      <w:bookmarkEnd w:id="5715"/>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proofErr w:type="spellStart"/>
      <w:r w:rsidRPr="00EC76D5">
        <w:rPr>
          <w:rStyle w:val="CodeInText"/>
        </w:rPr>
        <w:t>deepSearch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6" w:name="_Toc481936451"/>
      <w:r w:rsidRPr="00EC76D5">
        <w:t xml:space="preserve">Directed </w:t>
      </w:r>
      <w:r w:rsidR="00163CD4" w:rsidRPr="00EC76D5">
        <w:t>Graph</w:t>
      </w:r>
      <w:bookmarkEnd w:id="5716"/>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7" w:name="_Toc481936452"/>
      <w:r w:rsidRPr="00EC76D5">
        <w:lastRenderedPageBreak/>
        <w:t xml:space="preserve">The </w:t>
      </w:r>
      <w:r w:rsidR="002554E1" w:rsidRPr="00EC76D5">
        <w:t>Standard Library</w:t>
      </w:r>
      <w:bookmarkEnd w:id="5717"/>
    </w:p>
    <w:p w14:paraId="21B660CB" w14:textId="0EAC07D4" w:rsidR="00EE220E" w:rsidRPr="00EC76D5" w:rsidRDefault="00503728" w:rsidP="00265BDF">
      <w:pPr>
        <w:pStyle w:val="Rubrik2"/>
      </w:pPr>
      <w:bookmarkStart w:id="5718" w:name="_Toc481936453"/>
      <w:r w:rsidRPr="00EC76D5">
        <w:t>Integral and Floating Limits</w:t>
      </w:r>
      <w:bookmarkEnd w:id="5718"/>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9" w:name="_Toc481936454"/>
      <w:r w:rsidRPr="00EC76D5">
        <w:lastRenderedPageBreak/>
        <w:t>The A</w:t>
      </w:r>
      <w:r w:rsidR="00EE220E" w:rsidRPr="00EC76D5">
        <w:t>sser</w:t>
      </w:r>
      <w:r w:rsidR="008E5D1A" w:rsidRPr="00EC76D5">
        <w:t>t</w:t>
      </w:r>
      <w:r w:rsidRPr="00EC76D5">
        <w:t xml:space="preserve"> Macro</w:t>
      </w:r>
      <w:bookmarkEnd w:id="5719"/>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20" w:name="_Toc481936455"/>
      <w:r w:rsidRPr="00EC76D5">
        <w:t>Locale Data</w:t>
      </w:r>
      <w:bookmarkEnd w:id="5720"/>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21" w:name="_Toc481936456"/>
      <w:r w:rsidRPr="00EC76D5">
        <w:t>Character Types</w:t>
      </w:r>
      <w:bookmarkEnd w:id="5721"/>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2" w:name="_Toc481936457"/>
      <w:r w:rsidRPr="00EC76D5">
        <w:t>S</w:t>
      </w:r>
      <w:r w:rsidR="00EE220E" w:rsidRPr="00EC76D5">
        <w:t>tring</w:t>
      </w:r>
      <w:r w:rsidRPr="00EC76D5">
        <w:t>s</w:t>
      </w:r>
      <w:bookmarkEnd w:id="5722"/>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3" w:name="_Toc481936458"/>
      <w:r w:rsidRPr="00EC76D5">
        <w:t>Long Jumps</w:t>
      </w:r>
      <w:bookmarkEnd w:id="5723"/>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4" w:name="_Toc481936459"/>
      <w:r w:rsidRPr="00EC76D5">
        <w:t>Mathematical Functions</w:t>
      </w:r>
      <w:bookmarkEnd w:id="5724"/>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5" w:name="_Toc481936460"/>
      <w:r w:rsidRPr="00EC76D5">
        <w:t xml:space="preserve">Standard </w:t>
      </w:r>
      <w:proofErr w:type="spellStart"/>
      <w:r w:rsidRPr="00EC76D5">
        <w:t>Input/Output</w:t>
      </w:r>
      <w:bookmarkEnd w:id="5725"/>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6" w:name="_Toc481936461"/>
      <w:r w:rsidRPr="00EC76D5">
        <w:t>Printing</w:t>
      </w:r>
      <w:bookmarkEnd w:id="5726"/>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7" w:name="_Toc481936462"/>
      <w:r w:rsidRPr="00EC76D5">
        <w:t>Scanning</w:t>
      </w:r>
      <w:bookmarkEnd w:id="5727"/>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8" w:name="_Toc481936463"/>
      <w:r w:rsidRPr="00EC76D5">
        <w:t>F</w:t>
      </w:r>
      <w:r w:rsidR="00AF06D6" w:rsidRPr="00EC76D5">
        <w:t xml:space="preserve">ile </w:t>
      </w:r>
      <w:r w:rsidRPr="00EC76D5">
        <w:t>H</w:t>
      </w:r>
      <w:r w:rsidR="00AF06D6" w:rsidRPr="00EC76D5">
        <w:t>andling</w:t>
      </w:r>
      <w:bookmarkEnd w:id="5728"/>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9" w:name="_Toc481936464"/>
      <w:r w:rsidRPr="00EC76D5">
        <w:t>The Standard Library</w:t>
      </w:r>
      <w:bookmarkEnd w:id="5729"/>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30" w:name="_Toc481936465"/>
      <w:r w:rsidRPr="00EC76D5">
        <w:t>T</w:t>
      </w:r>
      <w:r w:rsidR="00D62A8B" w:rsidRPr="00EC76D5">
        <w:t>ime</w:t>
      </w:r>
      <w:bookmarkEnd w:id="5730"/>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31" w:name="_Ref418406175"/>
      <w:bookmarkStart w:id="5732" w:name="_Toc481936466"/>
      <w:proofErr w:type="spellStart"/>
      <w:r w:rsidRPr="00EC76D5">
        <w:lastRenderedPageBreak/>
        <w:t>Main</w:t>
      </w:r>
      <w:r w:rsidR="001B32C0" w:rsidRPr="00EC76D5">
        <w:t>.java</w:t>
      </w:r>
      <w:bookmarkEnd w:id="5731"/>
      <w:bookmarkEnd w:id="5732"/>
      <w:proofErr w:type="spellEnd"/>
    </w:p>
    <w:p w14:paraId="5A67EAB2" w14:textId="77777777" w:rsidR="007D596B" w:rsidRPr="00EC76D5" w:rsidRDefault="007D596B" w:rsidP="006A31DF">
      <w:pPr>
        <w:pStyle w:val="Rubrik1"/>
      </w:pPr>
      <w:bookmarkStart w:id="5733" w:name="_Ref417644950"/>
      <w:bookmarkStart w:id="5734" w:name="_Toc481936467"/>
      <w:r w:rsidRPr="00EC76D5">
        <w:lastRenderedPageBreak/>
        <w:t>The C Grammar</w:t>
      </w:r>
      <w:bookmarkEnd w:id="5733"/>
      <w:bookmarkEnd w:id="5734"/>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5" w:name="_Toc481936468"/>
      <w:r w:rsidRPr="00EC76D5">
        <w:t>The Preprocessor Grammar</w:t>
      </w:r>
      <w:bookmarkEnd w:id="5735"/>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6" w:name="_Toc481936469"/>
      <w:r w:rsidRPr="00EC76D5">
        <w:t xml:space="preserve">The </w:t>
      </w:r>
      <w:r w:rsidR="001C7B67" w:rsidRPr="00EC76D5">
        <w:t>Language</w:t>
      </w:r>
      <w:r w:rsidRPr="00EC76D5">
        <w:t xml:space="preserve"> Grammar</w:t>
      </w:r>
      <w:bookmarkEnd w:id="5736"/>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7" w:name="_Toc481936470"/>
      <w:r w:rsidRPr="00EC76D5">
        <w:lastRenderedPageBreak/>
        <w:t>A</w:t>
      </w:r>
      <w:r w:rsidR="00281D34" w:rsidRPr="00EC76D5">
        <w:t xml:space="preserve"> Crash Course in C</w:t>
      </w:r>
      <w:bookmarkEnd w:id="573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8" w:name="_Toc320485572"/>
      <w:bookmarkStart w:id="5739" w:name="_Toc323656681"/>
      <w:bookmarkStart w:id="5740" w:name="_Toc324085419"/>
      <w:bookmarkStart w:id="5741" w:name="_Toc383781071"/>
      <w:bookmarkStart w:id="5742" w:name="_Toc481936471"/>
      <w:r w:rsidRPr="00EC76D5">
        <w:t>The Compiler and the Linker</w:t>
      </w:r>
      <w:bookmarkEnd w:id="5738"/>
      <w:bookmarkEnd w:id="5739"/>
      <w:bookmarkEnd w:id="5740"/>
      <w:bookmarkEnd w:id="5741"/>
      <w:bookmarkEnd w:id="574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246C6" w:rsidRPr="003F7CF1" w:rsidRDefault="009246C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246C6" w:rsidRPr="003F7CF1" w:rsidRDefault="009246C6"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246C6" w:rsidRPr="003F7CF1" w:rsidRDefault="009246C6"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9246C6" w:rsidRPr="003F7CF1" w:rsidRDefault="009246C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246C6" w:rsidRPr="003F7CF1" w:rsidRDefault="009246C6"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9246C6" w:rsidRPr="003F7CF1" w:rsidRDefault="009246C6"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246C6" w:rsidRPr="003F7CF1" w:rsidRDefault="009246C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246C6" w:rsidRPr="003F7CF1" w:rsidRDefault="009246C6"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246C6" w:rsidRPr="003F7CF1" w:rsidRDefault="009246C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246C6" w:rsidRPr="003F7CF1" w:rsidRDefault="009246C6"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246C6" w:rsidRPr="003F7CF1" w:rsidRDefault="009246C6"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246C6" w:rsidRPr="003F7CF1" w:rsidRDefault="009246C6"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9246C6" w:rsidRPr="003F7CF1" w:rsidRDefault="009246C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246C6" w:rsidRPr="003F7CF1" w:rsidRDefault="009246C6"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9246C6" w:rsidRPr="003F7CF1" w:rsidRDefault="009246C6"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246C6" w:rsidRPr="003F7CF1" w:rsidRDefault="009246C6"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246C6" w:rsidRPr="003F7CF1" w:rsidRDefault="009246C6"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246C6" w:rsidRPr="003F7CF1" w:rsidRDefault="009246C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3" w:name="_Toc320485573"/>
      <w:bookmarkStart w:id="5744" w:name="_Toc323656682"/>
      <w:bookmarkStart w:id="5745" w:name="_Toc324085420"/>
      <w:bookmarkStart w:id="5746" w:name="_Toc383781072"/>
      <w:bookmarkStart w:id="5747" w:name="_Toc481936472"/>
      <w:r w:rsidRPr="00EC76D5">
        <w:t>The Hello-World Program</w:t>
      </w:r>
      <w:bookmarkEnd w:id="5743"/>
      <w:bookmarkEnd w:id="5744"/>
      <w:bookmarkEnd w:id="5745"/>
      <w:bookmarkEnd w:id="5746"/>
      <w:bookmarkEnd w:id="574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8" w:name="_Toc320485574"/>
      <w:bookmarkStart w:id="5749" w:name="_Toc323656683"/>
      <w:bookmarkStart w:id="5750" w:name="_Toc324085421"/>
      <w:bookmarkStart w:id="5751" w:name="_Toc383781073"/>
      <w:bookmarkStart w:id="5752" w:name="_Toc481936473"/>
      <w:r w:rsidRPr="00EC76D5">
        <w:t>Comments</w:t>
      </w:r>
      <w:bookmarkEnd w:id="5748"/>
      <w:bookmarkEnd w:id="5749"/>
      <w:bookmarkEnd w:id="5750"/>
      <w:bookmarkEnd w:id="5751"/>
      <w:bookmarkEnd w:id="575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4" w:author="Stefan Björnander" w:date="2012-05-06T23:23:00Z">
          <w:pPr>
            <w:pStyle w:val="Rubrik2"/>
          </w:pPr>
        </w:pPrChange>
      </w:pPr>
      <w:bookmarkStart w:id="5755" w:name="_Toc323656684"/>
      <w:bookmarkStart w:id="5756" w:name="_Toc324085422"/>
      <w:bookmarkStart w:id="5757" w:name="_Toc383781074"/>
      <w:bookmarkStart w:id="5758" w:name="_Toc481936474"/>
      <w:r w:rsidRPr="00EC76D5">
        <w:t>Types and Variables</w:t>
      </w:r>
      <w:bookmarkEnd w:id="5753"/>
      <w:bookmarkEnd w:id="5755"/>
      <w:bookmarkEnd w:id="5756"/>
      <w:bookmarkEnd w:id="5757"/>
      <w:bookmarkEnd w:id="5758"/>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9" w:name="_Toc320485576"/>
      <w:bookmarkStart w:id="5760" w:name="_Toc323656685"/>
      <w:bookmarkStart w:id="5761" w:name="_Toc324085423"/>
      <w:bookmarkStart w:id="5762" w:name="_Toc383781075"/>
      <w:bookmarkStart w:id="5763" w:name="_Ref383781525"/>
      <w:bookmarkStart w:id="5764" w:name="_Toc481936475"/>
      <w:r w:rsidRPr="00EC76D5">
        <w:t>Simple Types</w:t>
      </w:r>
      <w:bookmarkEnd w:id="5759"/>
      <w:bookmarkEnd w:id="5760"/>
      <w:bookmarkEnd w:id="5761"/>
      <w:bookmarkEnd w:id="5762"/>
      <w:bookmarkEnd w:id="5763"/>
      <w:bookmarkEnd w:id="5764"/>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5" w:name="_Toc320485577"/>
      <w:bookmarkStart w:id="5766" w:name="_Toc323656686"/>
      <w:bookmarkStart w:id="5767" w:name="_Toc324085424"/>
      <w:bookmarkStart w:id="5768" w:name="_Toc383781076"/>
      <w:bookmarkStart w:id="5769" w:name="_Toc481936476"/>
      <w:r w:rsidRPr="00EC76D5">
        <w:t>Variables</w:t>
      </w:r>
      <w:bookmarkEnd w:id="5765"/>
      <w:bookmarkEnd w:id="5766"/>
      <w:bookmarkEnd w:id="5767"/>
      <w:bookmarkEnd w:id="5768"/>
      <w:bookmarkEnd w:id="5769"/>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246C6" w:rsidRPr="003F7CF1" w:rsidRDefault="009246C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246C6" w:rsidRPr="003F7CF1" w:rsidRDefault="009246C6"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246C6" w:rsidRPr="003F7CF1" w:rsidRDefault="009246C6"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246C6" w:rsidRPr="003F7CF1" w:rsidRDefault="009246C6"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246C6" w:rsidRPr="003F7CF1" w:rsidRDefault="009246C6"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246C6" w:rsidRPr="003F7CF1" w:rsidRDefault="009246C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246C6" w:rsidRPr="003F7CF1" w:rsidRDefault="009246C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246C6" w:rsidRPr="003F7CF1" w:rsidRDefault="009246C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246C6" w:rsidRPr="003F7CF1" w:rsidRDefault="009246C6"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246C6" w:rsidRPr="003F7CF1" w:rsidRDefault="009246C6"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246C6" w:rsidRPr="003F7CF1" w:rsidRDefault="009246C6"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246C6" w:rsidRPr="003F7CF1" w:rsidRDefault="009246C6"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246C6" w:rsidRPr="003F7CF1" w:rsidRDefault="009246C6"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246C6" w:rsidRPr="003F7CF1" w:rsidRDefault="009246C6"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246C6" w:rsidRPr="003F7CF1" w:rsidRDefault="009246C6"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246C6" w:rsidRPr="003F7CF1" w:rsidRDefault="009246C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0" w:name="_Toc320485578"/>
      <w:bookmarkStart w:id="5771" w:name="_Toc323656687"/>
      <w:bookmarkStart w:id="5772" w:name="_Toc324085425"/>
      <w:bookmarkStart w:id="5773" w:name="_Toc383781077"/>
      <w:bookmarkStart w:id="5774" w:name="_Toc481936477"/>
      <w:bookmarkStart w:id="5775" w:name="_Toc320485579"/>
      <w:r w:rsidRPr="00EC76D5">
        <w:t>Constants</w:t>
      </w:r>
      <w:bookmarkEnd w:id="5770"/>
      <w:bookmarkEnd w:id="5771"/>
      <w:bookmarkEnd w:id="5772"/>
      <w:bookmarkEnd w:id="5773"/>
      <w:bookmarkEnd w:id="5774"/>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6" w:name="_Toc323656688"/>
      <w:bookmarkStart w:id="5777" w:name="_Toc324085426"/>
      <w:bookmarkStart w:id="5778" w:name="_Toc383781078"/>
      <w:bookmarkStart w:id="5779" w:name="_Toc481936478"/>
      <w:r w:rsidRPr="00EC76D5">
        <w:t>Output</w:t>
      </w:r>
      <w:bookmarkEnd w:id="5775"/>
      <w:bookmarkEnd w:id="5776"/>
      <w:bookmarkEnd w:id="5777"/>
      <w:bookmarkEnd w:id="5778"/>
      <w:bookmarkEnd w:id="5779"/>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0" w:name="_Toc320485580"/>
      <w:bookmarkStart w:id="5781" w:name="_Toc323656689"/>
      <w:bookmarkStart w:id="5782" w:name="_Toc324085427"/>
      <w:bookmarkStart w:id="5783" w:name="_Toc383781079"/>
      <w:bookmarkStart w:id="5784" w:name="_Toc481936479"/>
      <w:r w:rsidRPr="00EC76D5">
        <w:t>Input</w:t>
      </w:r>
      <w:bookmarkEnd w:id="5780"/>
      <w:bookmarkEnd w:id="5781"/>
      <w:bookmarkEnd w:id="5782"/>
      <w:bookmarkEnd w:id="5783"/>
      <w:bookmarkEnd w:id="5784"/>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5"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6"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7" w:name="_Toc323656690"/>
      <w:bookmarkStart w:id="5788" w:name="_Toc324085428"/>
      <w:bookmarkStart w:id="5789" w:name="_Toc383781080"/>
      <w:bookmarkStart w:id="5790" w:name="_Toc481936480"/>
      <w:r w:rsidRPr="00EC76D5">
        <w:t>Enumerations</w:t>
      </w:r>
      <w:bookmarkEnd w:id="5785"/>
      <w:bookmarkEnd w:id="5787"/>
      <w:bookmarkEnd w:id="5788"/>
      <w:bookmarkEnd w:id="5789"/>
      <w:bookmarkEnd w:id="5790"/>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1" w:name="_Toc320485582"/>
      <w:bookmarkStart w:id="5792" w:name="_Toc323656691"/>
      <w:bookmarkStart w:id="5793" w:name="_Toc324085429"/>
      <w:bookmarkStart w:id="5794" w:name="_Toc383781081"/>
      <w:bookmarkStart w:id="5795" w:name="_Toc481936481"/>
      <w:r w:rsidRPr="00EC76D5">
        <w:t>Arrays</w:t>
      </w:r>
      <w:bookmarkEnd w:id="5791"/>
      <w:bookmarkEnd w:id="5792"/>
      <w:bookmarkEnd w:id="5793"/>
      <w:bookmarkEnd w:id="5794"/>
      <w:bookmarkEnd w:id="5795"/>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246C6" w:rsidRPr="003F7CF1" w:rsidRDefault="009246C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9246C6" w:rsidRPr="003F7CF1" w:rsidRDefault="009246C6"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246C6" w:rsidRPr="003F7CF1" w:rsidRDefault="009246C6"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246C6" w:rsidRPr="003F7CF1" w:rsidRDefault="009246C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246C6" w:rsidRPr="003F7CF1" w:rsidRDefault="009246C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246C6" w:rsidRPr="003F7CF1" w:rsidRDefault="009246C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246C6" w:rsidRPr="003F7CF1" w:rsidRDefault="009246C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246C6" w:rsidRPr="003F7CF1" w:rsidRDefault="009246C6"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246C6" w:rsidRPr="003F7CF1" w:rsidRDefault="009246C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246C6" w:rsidRPr="003F7CF1" w:rsidRDefault="009246C6"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246C6" w:rsidRPr="003F7CF1" w:rsidRDefault="009246C6"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246C6" w:rsidRPr="003F7CF1" w:rsidRDefault="009246C6"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246C6" w:rsidRPr="003F7CF1" w:rsidRDefault="009246C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246C6" w:rsidRPr="003F7CF1" w:rsidRDefault="009246C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246C6" w:rsidRPr="003F7CF1" w:rsidRDefault="009246C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246C6" w:rsidRPr="003F7CF1" w:rsidRDefault="009246C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246C6" w:rsidRPr="003F7CF1" w:rsidRDefault="009246C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246C6" w:rsidRPr="003F7CF1" w:rsidRDefault="009246C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246C6" w:rsidRPr="003F7CF1" w:rsidRDefault="009246C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246C6" w:rsidRPr="003F7CF1" w:rsidRDefault="009246C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246C6" w:rsidRPr="003F7CF1" w:rsidRDefault="009246C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246C6" w:rsidRPr="003F7CF1" w:rsidRDefault="009246C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246C6" w:rsidRPr="003F7CF1" w:rsidRDefault="009246C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246C6" w:rsidRPr="003F7CF1" w:rsidRDefault="009246C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246C6" w:rsidRPr="003F7CF1" w:rsidRDefault="009246C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246C6" w:rsidRPr="003F7CF1" w:rsidRDefault="009246C6"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246C6" w:rsidRPr="003F7CF1" w:rsidRDefault="009246C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246C6" w:rsidRPr="003F7CF1" w:rsidRDefault="009246C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246C6" w:rsidRPr="003F7CF1" w:rsidRDefault="009246C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246C6" w:rsidRPr="003F7CF1" w:rsidRDefault="009246C6"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246C6" w:rsidRPr="003F7CF1" w:rsidRDefault="009246C6"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246C6" w:rsidRPr="003F7CF1" w:rsidRDefault="009246C6"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246C6" w:rsidRPr="003F7CF1" w:rsidRDefault="009246C6"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246C6" w:rsidRPr="003F7CF1" w:rsidRDefault="009246C6"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246C6" w:rsidRPr="003F7CF1" w:rsidRDefault="009246C6"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246C6" w:rsidRPr="003F7CF1" w:rsidRDefault="009246C6"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246C6" w:rsidRPr="003F7CF1" w:rsidRDefault="009246C6"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246C6" w:rsidRPr="003F7CF1" w:rsidRDefault="009246C6"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246C6" w:rsidRPr="003F7CF1" w:rsidRDefault="009246C6"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246C6" w:rsidRPr="003F7CF1" w:rsidRDefault="009246C6"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246C6" w:rsidRPr="003F7CF1" w:rsidRDefault="009246C6"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246C6" w:rsidRPr="003F7CF1" w:rsidRDefault="009246C6"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246C6" w:rsidRPr="003F7CF1" w:rsidRDefault="009246C6"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246C6" w:rsidRPr="003F7CF1" w:rsidRDefault="009246C6"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246C6" w:rsidRPr="003F7CF1" w:rsidRDefault="009246C6"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246C6" w:rsidRPr="003F7CF1" w:rsidRDefault="009246C6"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246C6" w:rsidRPr="003F7CF1" w:rsidRDefault="009246C6"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246C6" w:rsidRPr="003F7CF1" w:rsidRDefault="009246C6"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246C6" w:rsidRPr="003F7CF1" w:rsidRDefault="009246C6"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246C6" w:rsidRPr="003F7CF1" w:rsidRDefault="009246C6"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246C6" w:rsidRPr="003F7CF1" w:rsidRDefault="009246C6"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246C6" w:rsidRPr="003F7CF1" w:rsidRDefault="009246C6"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246C6" w:rsidRPr="003F7CF1" w:rsidRDefault="009246C6"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246C6" w:rsidRPr="003F7CF1" w:rsidRDefault="009246C6"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246C6" w:rsidRPr="003F7CF1" w:rsidRDefault="009246C6"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246C6" w:rsidRPr="003F7CF1" w:rsidRDefault="009246C6"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246C6" w:rsidRPr="003F7CF1" w:rsidRDefault="009246C6"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246C6" w:rsidRPr="003F7CF1" w:rsidRDefault="009246C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246C6" w:rsidRPr="003F7CF1" w:rsidRDefault="009246C6"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246C6" w:rsidRPr="003F7CF1" w:rsidRDefault="009246C6"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246C6" w:rsidRPr="003F7CF1" w:rsidRDefault="009246C6"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246C6" w:rsidRPr="003F7CF1" w:rsidRDefault="009246C6"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246C6" w:rsidRPr="003F7CF1" w:rsidRDefault="009246C6"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246C6" w:rsidRPr="003F7CF1" w:rsidRDefault="009246C6"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246C6" w:rsidRPr="003F7CF1" w:rsidRDefault="009246C6"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246C6" w:rsidRPr="003F7CF1" w:rsidRDefault="009246C6"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246C6" w:rsidRPr="003F7CF1" w:rsidRDefault="009246C6"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246C6" w:rsidRPr="003F7CF1" w:rsidRDefault="009246C6"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6" w:name="_Toc320485583"/>
      <w:bookmarkStart w:id="5797" w:name="_Toc323656692"/>
      <w:bookmarkStart w:id="5798" w:name="_Toc324085430"/>
      <w:bookmarkStart w:id="5799" w:name="_Toc383781082"/>
      <w:bookmarkStart w:id="5800" w:name="_Toc481936482"/>
      <w:r w:rsidRPr="00EC76D5">
        <w:t>Characters and Strings</w:t>
      </w:r>
      <w:bookmarkEnd w:id="5796"/>
      <w:bookmarkEnd w:id="5797"/>
      <w:bookmarkEnd w:id="5798"/>
      <w:bookmarkEnd w:id="5799"/>
      <w:bookmarkEnd w:id="5800"/>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246C6" w:rsidRPr="003F7CF1" w:rsidRDefault="009246C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246C6" w:rsidRPr="003F7CF1" w:rsidRDefault="009246C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246C6" w:rsidRPr="003F7CF1" w:rsidRDefault="009246C6"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246C6" w:rsidRPr="003F7CF1" w:rsidRDefault="009246C6"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246C6" w:rsidRPr="003F7CF1" w:rsidRDefault="009246C6"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246C6" w:rsidRPr="003F7CF1" w:rsidRDefault="009246C6"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246C6" w:rsidRPr="003F7CF1" w:rsidRDefault="009246C6"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246C6" w:rsidRPr="003F7CF1" w:rsidRDefault="009246C6"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1" w:name="_Toc323656693"/>
      <w:bookmarkStart w:id="5802" w:name="_Toc324085431"/>
      <w:bookmarkStart w:id="5803" w:name="_Toc383781083"/>
      <w:bookmarkStart w:id="5804" w:name="_Toc481936483"/>
      <w:r w:rsidRPr="00EC76D5">
        <w:t>The ASCII Table</w:t>
      </w:r>
      <w:bookmarkEnd w:id="5801"/>
      <w:bookmarkEnd w:id="5802"/>
      <w:bookmarkEnd w:id="5803"/>
      <w:bookmarkEnd w:id="5804"/>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5" w:name="_Toc320485584"/>
      <w:bookmarkStart w:id="5806" w:name="_Toc323656694"/>
      <w:bookmarkStart w:id="5807" w:name="_Toc324085432"/>
      <w:bookmarkStart w:id="5808" w:name="_Ref383780778"/>
      <w:bookmarkStart w:id="5809" w:name="_Toc383781084"/>
      <w:bookmarkStart w:id="5810" w:name="_Toc481936484"/>
      <w:r w:rsidRPr="00EC76D5">
        <w:t>Pointers</w:t>
      </w:r>
      <w:bookmarkEnd w:id="5805"/>
      <w:bookmarkEnd w:id="5806"/>
      <w:bookmarkEnd w:id="5807"/>
      <w:bookmarkEnd w:id="5808"/>
      <w:bookmarkEnd w:id="5809"/>
      <w:bookmarkEnd w:id="5810"/>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246C6" w:rsidRPr="003F7CF1" w:rsidRDefault="009246C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246C6" w:rsidRPr="003F7CF1" w:rsidRDefault="009246C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246C6" w:rsidRPr="003F7CF1" w:rsidRDefault="009246C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246C6" w:rsidRPr="003F7CF1" w:rsidRDefault="009246C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246C6" w:rsidRPr="003F7CF1" w:rsidRDefault="009246C6"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246C6" w:rsidRPr="003F7CF1" w:rsidRDefault="009246C6"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246C6" w:rsidRPr="003F7CF1" w:rsidRDefault="009246C6"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246C6" w:rsidRPr="003F7CF1" w:rsidRDefault="009246C6"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246C6" w:rsidRPr="003F7CF1" w:rsidRDefault="009246C6"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246C6" w:rsidRPr="003F7CF1" w:rsidRDefault="009246C6"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246C6" w:rsidRPr="003F7CF1" w:rsidRDefault="009246C6"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246C6" w:rsidRPr="003F7CF1" w:rsidRDefault="009246C6"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246C6" w:rsidRPr="003F7CF1" w:rsidRDefault="009246C6"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246C6" w:rsidRPr="003F7CF1" w:rsidRDefault="009246C6"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246C6" w:rsidRPr="003F7CF1" w:rsidRDefault="009246C6"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246C6" w:rsidRPr="003F7CF1" w:rsidRDefault="009246C6"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246C6" w:rsidRPr="003F7CF1" w:rsidRDefault="009246C6"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246C6" w:rsidRPr="003F7CF1" w:rsidRDefault="009246C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246C6" w:rsidRPr="003F7CF1" w:rsidRDefault="009246C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246C6" w:rsidRPr="003F7CF1" w:rsidRDefault="009246C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246C6" w:rsidRPr="003F7CF1" w:rsidRDefault="009246C6"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246C6" w:rsidRPr="003F7CF1" w:rsidRDefault="009246C6"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246C6" w:rsidRPr="003F7CF1" w:rsidRDefault="009246C6"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246C6" w:rsidRPr="003F7CF1" w:rsidRDefault="009246C6"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1" w:name="_Toc320485585"/>
      <w:bookmarkStart w:id="5812" w:name="_Toc323656695"/>
      <w:bookmarkStart w:id="5813" w:name="_Toc324085433"/>
      <w:bookmarkStart w:id="5814" w:name="_Toc383781085"/>
      <w:bookmarkStart w:id="5815" w:name="_Toc481936485"/>
      <w:r w:rsidRPr="00EC76D5">
        <w:t>Pointers and Dynamic Memory</w:t>
      </w:r>
      <w:bookmarkEnd w:id="5811"/>
      <w:bookmarkEnd w:id="5812"/>
      <w:bookmarkEnd w:id="5813"/>
      <w:bookmarkEnd w:id="5814"/>
      <w:bookmarkEnd w:id="5815"/>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246C6" w:rsidRPr="003F7CF1" w:rsidRDefault="009246C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246C6" w:rsidRPr="003F7CF1" w:rsidRDefault="009246C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246C6" w:rsidRPr="003F7CF1" w:rsidRDefault="009246C6"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246C6" w:rsidRPr="003F7CF1" w:rsidRDefault="009246C6"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246C6" w:rsidRPr="003F7CF1" w:rsidRDefault="009246C6"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246C6" w:rsidRPr="003F7CF1" w:rsidRDefault="009246C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246C6" w:rsidRPr="003F7CF1" w:rsidRDefault="009246C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246C6" w:rsidRPr="003F7CF1" w:rsidRDefault="009246C6"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246C6" w:rsidRPr="003F7CF1" w:rsidRDefault="009246C6"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246C6" w:rsidRPr="003F7CF1" w:rsidRDefault="009246C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246C6" w:rsidRPr="003F7CF1" w:rsidRDefault="009246C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246C6" w:rsidRPr="003F7CF1" w:rsidRDefault="009246C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246C6" w:rsidRPr="003F7CF1" w:rsidRDefault="009246C6"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246C6" w:rsidRPr="003F7CF1" w:rsidRDefault="009246C6"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246C6" w:rsidRPr="003F7CF1" w:rsidRDefault="009246C6"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246C6" w:rsidRPr="003F7CF1" w:rsidRDefault="009246C6"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246C6" w:rsidRPr="003F7CF1" w:rsidRDefault="009246C6"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246C6" w:rsidRPr="003F7CF1" w:rsidRDefault="009246C6"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246C6" w:rsidRPr="003F7CF1" w:rsidRDefault="009246C6"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246C6" w:rsidRPr="003F7CF1" w:rsidRDefault="009246C6"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246C6" w:rsidRPr="003F7CF1" w:rsidRDefault="009246C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246C6" w:rsidRPr="003F7CF1" w:rsidRDefault="009246C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246C6" w:rsidRPr="003F7CF1" w:rsidRDefault="009246C6"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246C6" w:rsidRPr="003F7CF1" w:rsidRDefault="009246C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246C6" w:rsidRPr="003F7CF1" w:rsidRDefault="009246C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246C6" w:rsidRPr="003F7CF1" w:rsidRDefault="009246C6"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246C6" w:rsidRPr="003F7CF1" w:rsidRDefault="009246C6"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246C6" w:rsidRPr="003F7CF1" w:rsidRDefault="009246C6"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246C6" w:rsidRPr="003F7CF1" w:rsidRDefault="009246C6"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246C6" w:rsidRPr="003F7CF1" w:rsidRDefault="009246C6"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246C6" w:rsidRPr="003F7CF1" w:rsidRDefault="009246C6"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246C6" w:rsidRPr="003F7CF1" w:rsidRDefault="009246C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246C6" w:rsidRPr="003F7CF1" w:rsidRDefault="009246C6"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246C6" w:rsidRPr="003F7CF1" w:rsidRDefault="009246C6"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246C6" w:rsidRPr="003F7CF1" w:rsidRDefault="009246C6"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246C6" w:rsidRPr="003F7CF1" w:rsidRDefault="009246C6"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246C6" w:rsidRPr="003F7CF1" w:rsidRDefault="009246C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246C6" w:rsidRPr="003F7CF1" w:rsidRDefault="009246C6"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246C6" w:rsidRPr="003F7CF1" w:rsidRDefault="009246C6"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246C6" w:rsidRPr="003F7CF1" w:rsidRDefault="009246C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246C6" w:rsidRPr="003F7CF1" w:rsidRDefault="009246C6"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246C6" w:rsidRPr="003F7CF1" w:rsidRDefault="009246C6"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246C6" w:rsidRPr="003F7CF1" w:rsidRDefault="009246C6"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246C6" w:rsidRPr="003F7CF1" w:rsidRDefault="009246C6"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246C6" w:rsidRPr="003F7CF1" w:rsidRDefault="009246C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246C6" w:rsidRPr="003F7CF1" w:rsidRDefault="009246C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246C6" w:rsidRPr="003F7CF1" w:rsidRDefault="009246C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246C6" w:rsidRPr="003F7CF1" w:rsidRDefault="009246C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246C6" w:rsidRPr="003F7CF1" w:rsidRDefault="009246C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246C6" w:rsidRPr="003F7CF1" w:rsidRDefault="009246C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246C6" w:rsidRPr="003F7CF1" w:rsidRDefault="009246C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246C6" w:rsidRPr="003F7CF1" w:rsidRDefault="009246C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246C6" w:rsidRPr="003F7CF1" w:rsidRDefault="009246C6"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246C6" w:rsidRPr="003F7CF1" w:rsidRDefault="009246C6"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246C6" w:rsidRPr="003F7CF1" w:rsidRDefault="009246C6"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246C6" w:rsidRPr="003F7CF1" w:rsidRDefault="009246C6"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246C6" w:rsidRPr="003F7CF1" w:rsidRDefault="009246C6"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246C6" w:rsidRPr="003F7CF1" w:rsidRDefault="009246C6"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246C6" w:rsidRPr="003F7CF1" w:rsidRDefault="009246C6"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246C6" w:rsidRPr="003F7CF1" w:rsidRDefault="009246C6"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246C6" w:rsidRPr="003F7CF1" w:rsidRDefault="009246C6"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246C6" w:rsidRPr="003F7CF1" w:rsidRDefault="009246C6"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246C6" w:rsidRPr="003F7CF1" w:rsidRDefault="009246C6"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246C6" w:rsidRPr="003F7CF1" w:rsidRDefault="009246C6"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246C6" w:rsidRPr="003F7CF1" w:rsidRDefault="009246C6"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246C6" w:rsidRPr="003F7CF1" w:rsidRDefault="009246C6"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6" w:name="_Toc320485586"/>
      <w:bookmarkStart w:id="5817" w:name="_Toc323656696"/>
      <w:bookmarkStart w:id="5818" w:name="_Toc324085434"/>
      <w:bookmarkStart w:id="5819" w:name="_Toc383781086"/>
      <w:bookmarkStart w:id="5820" w:name="_Toc481936486"/>
      <w:r w:rsidRPr="00EC76D5">
        <w:t>Defining our own types</w:t>
      </w:r>
      <w:bookmarkEnd w:id="5816"/>
      <w:bookmarkEnd w:id="5817"/>
      <w:bookmarkEnd w:id="5818"/>
      <w:bookmarkEnd w:id="5819"/>
      <w:bookmarkEnd w:id="5820"/>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1" w:name="_Toc320485587"/>
      <w:bookmarkStart w:id="5822" w:name="_Toc323656697"/>
      <w:bookmarkStart w:id="5823" w:name="_Toc324085435"/>
      <w:bookmarkStart w:id="5824" w:name="_Toc383781087"/>
      <w:bookmarkStart w:id="5825" w:name="_Toc481936487"/>
      <w:r w:rsidRPr="00EC76D5">
        <w:t>The Type Size</w:t>
      </w:r>
      <w:bookmarkEnd w:id="5821"/>
      <w:bookmarkEnd w:id="5822"/>
      <w:bookmarkEnd w:id="5823"/>
      <w:bookmarkEnd w:id="5824"/>
      <w:bookmarkEnd w:id="5825"/>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6"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7" w:name="_Toc320485588"/>
      <w:bookmarkStart w:id="5828" w:name="_Toc323656698"/>
      <w:bookmarkStart w:id="5829" w:name="_Toc324085436"/>
      <w:bookmarkStart w:id="5830" w:name="_Toc383781088"/>
      <w:bookmarkStart w:id="5831" w:name="_Toc481936488"/>
      <w:r w:rsidRPr="00EC76D5">
        <w:t>Expressions and Operators</w:t>
      </w:r>
      <w:bookmarkEnd w:id="5827"/>
      <w:bookmarkEnd w:id="5828"/>
      <w:bookmarkEnd w:id="5829"/>
      <w:bookmarkEnd w:id="5830"/>
      <w:bookmarkEnd w:id="5831"/>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246C6" w:rsidRPr="003F7CF1" w:rsidRDefault="009246C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31419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246C6" w:rsidRPr="003F7CF1" w:rsidRDefault="009246C6"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246C6" w:rsidRPr="003F7CF1" w:rsidRDefault="009246C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246C6" w:rsidRPr="003F7CF1" w:rsidRDefault="009246C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246C6" w:rsidRPr="003F7CF1" w:rsidRDefault="009246C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314197"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246C6" w:rsidRPr="003F7CF1" w:rsidRDefault="009246C6"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246C6" w:rsidRPr="003F7CF1" w:rsidRDefault="009246C6"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246C6" w:rsidRPr="003F7CF1" w:rsidRDefault="009246C6"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2" w:name="_Toc320485589"/>
      <w:bookmarkStart w:id="5833" w:name="_Toc323656699"/>
      <w:bookmarkStart w:id="5834" w:name="_Toc324085437"/>
      <w:bookmarkStart w:id="5835" w:name="_Toc383781089"/>
      <w:bookmarkStart w:id="5836" w:name="_Toc481936489"/>
      <w:r w:rsidRPr="00EC76D5">
        <w:t>Arithmetic Operators</w:t>
      </w:r>
      <w:bookmarkEnd w:id="5832"/>
      <w:bookmarkEnd w:id="5833"/>
      <w:bookmarkEnd w:id="5834"/>
      <w:bookmarkEnd w:id="5835"/>
      <w:bookmarkEnd w:id="5836"/>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7" w:name="_Toc320485590"/>
      <w:bookmarkStart w:id="5838" w:name="_Toc323656700"/>
      <w:bookmarkStart w:id="5839" w:name="_Toc324085438"/>
      <w:bookmarkStart w:id="5840" w:name="_Toc383781090"/>
      <w:bookmarkStart w:id="5841" w:name="_Toc481936490"/>
      <w:r w:rsidRPr="00EC76D5">
        <w:rPr>
          <w:rStyle w:val="Italic"/>
          <w:i w:val="0"/>
        </w:rPr>
        <w:t>Pointer Arithmetic</w:t>
      </w:r>
      <w:bookmarkEnd w:id="5837"/>
      <w:bookmarkEnd w:id="5838"/>
      <w:bookmarkEnd w:id="5839"/>
      <w:bookmarkEnd w:id="5840"/>
      <w:bookmarkEnd w:id="5841"/>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246C6" w:rsidRPr="003F7CF1" w:rsidRDefault="009246C6"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246C6" w:rsidRPr="003F7CF1" w:rsidRDefault="009246C6"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246C6" w:rsidRPr="003F7CF1" w:rsidRDefault="009246C6"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246C6" w:rsidRPr="003F7CF1" w:rsidRDefault="009246C6"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246C6" w:rsidRPr="003F7CF1" w:rsidRDefault="009246C6"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246C6" w:rsidRPr="003F7CF1" w:rsidRDefault="009246C6"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246C6" w:rsidRPr="003F7CF1" w:rsidRDefault="009246C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246C6" w:rsidRPr="003F7CF1" w:rsidRDefault="009246C6"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246C6" w:rsidRPr="003F7CF1" w:rsidRDefault="009246C6"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246C6" w:rsidRPr="003F7CF1" w:rsidRDefault="009246C6"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246C6" w:rsidRPr="003F7CF1" w:rsidRDefault="009246C6"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246C6" w:rsidRPr="003F7CF1" w:rsidRDefault="009246C6"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246C6" w:rsidRPr="003F7CF1" w:rsidRDefault="009246C6"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246C6" w:rsidRPr="003F7CF1" w:rsidRDefault="009246C6"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246C6" w:rsidRPr="003F7CF1" w:rsidRDefault="009246C6"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246C6" w:rsidRPr="003F7CF1" w:rsidRDefault="009246C6"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246C6" w:rsidRPr="003F7CF1" w:rsidRDefault="009246C6"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246C6" w:rsidRPr="003F7CF1" w:rsidRDefault="009246C6"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246C6" w:rsidRPr="003F7CF1" w:rsidRDefault="009246C6"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2" w:name="_Toc320485591"/>
      <w:bookmarkStart w:id="5843" w:name="_Toc323656701"/>
      <w:bookmarkStart w:id="5844" w:name="_Toc324085439"/>
      <w:bookmarkStart w:id="5845" w:name="_Toc383781091"/>
      <w:bookmarkStart w:id="5846" w:name="_Toc481936491"/>
      <w:r w:rsidRPr="00EC76D5">
        <w:t>Increment and decrement</w:t>
      </w:r>
      <w:bookmarkEnd w:id="5842"/>
      <w:bookmarkEnd w:id="5843"/>
      <w:bookmarkEnd w:id="5844"/>
      <w:bookmarkEnd w:id="5845"/>
      <w:bookmarkEnd w:id="5846"/>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7" w:name="_Toc320485592"/>
      <w:bookmarkStart w:id="5848" w:name="_Toc323656702"/>
      <w:bookmarkStart w:id="5849" w:name="_Toc324085440"/>
      <w:bookmarkStart w:id="5850" w:name="_Toc383781092"/>
      <w:bookmarkStart w:id="5851" w:name="_Toc481936492"/>
      <w:r w:rsidRPr="00EC76D5">
        <w:t>Relational Operators</w:t>
      </w:r>
      <w:bookmarkEnd w:id="5847"/>
      <w:bookmarkEnd w:id="5848"/>
      <w:bookmarkEnd w:id="5849"/>
      <w:bookmarkEnd w:id="5850"/>
      <w:bookmarkEnd w:id="5851"/>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2" w:name="_Toc320485593"/>
      <w:bookmarkStart w:id="5853" w:name="_Toc323656703"/>
      <w:bookmarkStart w:id="5854" w:name="_Toc324085441"/>
      <w:bookmarkStart w:id="5855" w:name="_Toc383781093"/>
      <w:bookmarkStart w:id="5856" w:name="_Toc481936493"/>
      <w:r w:rsidRPr="00EC76D5">
        <w:t>Logical Operators</w:t>
      </w:r>
      <w:bookmarkEnd w:id="5852"/>
      <w:bookmarkEnd w:id="5853"/>
      <w:bookmarkEnd w:id="5854"/>
      <w:bookmarkEnd w:id="5855"/>
      <w:bookmarkEnd w:id="5856"/>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7" w:name="_Toc320485594"/>
      <w:bookmarkStart w:id="5858" w:name="_Toc323656704"/>
      <w:bookmarkStart w:id="5859" w:name="_Toc324085442"/>
      <w:bookmarkStart w:id="5860" w:name="_Toc383781094"/>
      <w:bookmarkStart w:id="5861" w:name="_Toc481936494"/>
      <w:r w:rsidRPr="00EC76D5">
        <w:t>Bitwise Operators</w:t>
      </w:r>
      <w:bookmarkEnd w:id="5857"/>
      <w:bookmarkEnd w:id="5858"/>
      <w:bookmarkEnd w:id="5859"/>
      <w:bookmarkEnd w:id="5860"/>
      <w:bookmarkEnd w:id="5861"/>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314192"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314193"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2" w:name="_Toc320485595"/>
      <w:bookmarkStart w:id="5863" w:name="_Toc323656705"/>
      <w:bookmarkStart w:id="5864" w:name="_Toc324085443"/>
      <w:bookmarkStart w:id="5865" w:name="_Toc383781095"/>
      <w:bookmarkStart w:id="5866" w:name="_Toc481936495"/>
      <w:r w:rsidRPr="00EC76D5">
        <w:lastRenderedPageBreak/>
        <w:t>Assignment</w:t>
      </w:r>
      <w:bookmarkEnd w:id="5862"/>
      <w:bookmarkEnd w:id="5863"/>
      <w:bookmarkEnd w:id="5864"/>
      <w:bookmarkEnd w:id="5865"/>
      <w:bookmarkEnd w:id="5866"/>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7" w:name="_Toc320485596"/>
      <w:bookmarkStart w:id="5868" w:name="_Toc323656706"/>
      <w:bookmarkStart w:id="5869" w:name="_Toc324085444"/>
      <w:bookmarkStart w:id="5870" w:name="_Toc383781096"/>
      <w:bookmarkStart w:id="5871" w:name="_Toc481936496"/>
      <w:r w:rsidRPr="00EC76D5">
        <w:t>The Condition Operator</w:t>
      </w:r>
      <w:bookmarkEnd w:id="5867"/>
      <w:bookmarkEnd w:id="5868"/>
      <w:bookmarkEnd w:id="5869"/>
      <w:bookmarkEnd w:id="5870"/>
      <w:bookmarkEnd w:id="5871"/>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2" w:name="_Toc320485597"/>
      <w:bookmarkStart w:id="5873" w:name="_Toc323656707"/>
      <w:bookmarkStart w:id="5874" w:name="_Toc324085445"/>
      <w:bookmarkStart w:id="5875" w:name="_Toc383781097"/>
      <w:bookmarkStart w:id="5876" w:name="_Toc481936497"/>
      <w:r w:rsidRPr="00EC76D5">
        <w:t>Precedence and Associatively</w:t>
      </w:r>
      <w:bookmarkEnd w:id="5872"/>
      <w:bookmarkEnd w:id="5873"/>
      <w:bookmarkEnd w:id="5874"/>
      <w:bookmarkEnd w:id="5875"/>
      <w:bookmarkEnd w:id="5876"/>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7" w:name="_Toc320485598"/>
      <w:bookmarkStart w:id="5878" w:name="_Toc323656708"/>
      <w:bookmarkStart w:id="5879" w:name="_Toc324085446"/>
      <w:bookmarkStart w:id="5880" w:name="_Toc383781098"/>
      <w:bookmarkStart w:id="5881" w:name="_Toc481936498"/>
      <w:r w:rsidRPr="00EC76D5">
        <w:t>Statements</w:t>
      </w:r>
      <w:bookmarkEnd w:id="5877"/>
      <w:bookmarkEnd w:id="5878"/>
      <w:bookmarkEnd w:id="5879"/>
      <w:bookmarkEnd w:id="5880"/>
      <w:bookmarkEnd w:id="5881"/>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2" w:name="_Toc320485599"/>
      <w:bookmarkStart w:id="5883" w:name="_Toc323656709"/>
      <w:bookmarkStart w:id="5884" w:name="_Toc324085447"/>
      <w:bookmarkStart w:id="5885" w:name="_Toc383781099"/>
      <w:bookmarkStart w:id="5886" w:name="_Toc481936499"/>
      <w:r w:rsidRPr="00EC76D5">
        <w:t>Selection statements</w:t>
      </w:r>
      <w:bookmarkEnd w:id="5882"/>
      <w:bookmarkEnd w:id="5883"/>
      <w:bookmarkEnd w:id="5884"/>
      <w:bookmarkEnd w:id="5885"/>
      <w:bookmarkEnd w:id="5886"/>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7" w:name="_Toc320485600"/>
      <w:bookmarkStart w:id="5888" w:name="_Toc323656710"/>
      <w:bookmarkStart w:id="5889" w:name="_Toc324085448"/>
      <w:bookmarkStart w:id="5890" w:name="_Toc383781100"/>
      <w:bookmarkStart w:id="5891" w:name="_Toc481936500"/>
      <w:r w:rsidRPr="00EC76D5">
        <w:t>Iteration statements</w:t>
      </w:r>
      <w:bookmarkEnd w:id="5887"/>
      <w:bookmarkEnd w:id="5888"/>
      <w:bookmarkEnd w:id="5889"/>
      <w:bookmarkEnd w:id="5890"/>
      <w:bookmarkEnd w:id="5891"/>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2" w:name="_Toc320485601"/>
      <w:bookmarkStart w:id="5893" w:name="_Toc323656711"/>
      <w:bookmarkStart w:id="5894" w:name="_Toc324085449"/>
      <w:bookmarkStart w:id="5895" w:name="_Toc383781101"/>
      <w:bookmarkStart w:id="5896" w:name="_Toc481936501"/>
      <w:r w:rsidRPr="00EC76D5">
        <w:t>Jump statements</w:t>
      </w:r>
      <w:bookmarkEnd w:id="5892"/>
      <w:bookmarkEnd w:id="5893"/>
      <w:bookmarkEnd w:id="5894"/>
      <w:bookmarkEnd w:id="5895"/>
      <w:bookmarkEnd w:id="5896"/>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7" w:name="_Toc320485602"/>
      <w:bookmarkStart w:id="5898" w:name="_Toc323656712"/>
      <w:bookmarkStart w:id="5899" w:name="_Toc324085450"/>
      <w:bookmarkStart w:id="5900" w:name="_Toc383781102"/>
      <w:bookmarkStart w:id="5901" w:name="_Toc481936502"/>
      <w:r w:rsidRPr="00EC76D5">
        <w:t>Expression statements</w:t>
      </w:r>
      <w:bookmarkEnd w:id="5897"/>
      <w:bookmarkEnd w:id="5898"/>
      <w:bookmarkEnd w:id="5899"/>
      <w:bookmarkEnd w:id="5900"/>
      <w:bookmarkEnd w:id="5901"/>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2" w:name="_Toc323656713"/>
      <w:bookmarkStart w:id="5903" w:name="_Toc324085451"/>
      <w:bookmarkStart w:id="5904" w:name="_Toc383781103"/>
      <w:bookmarkStart w:id="5905" w:name="_Toc481936503"/>
      <w:r w:rsidRPr="00EC76D5">
        <w:t>Volatile</w:t>
      </w:r>
      <w:bookmarkEnd w:id="5902"/>
      <w:bookmarkEnd w:id="5903"/>
      <w:bookmarkEnd w:id="5904"/>
      <w:bookmarkEnd w:id="5905"/>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6"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7" w:author="Stefan Björnander" w:date="2012-05-06T21:16:00Z">
          <w:pPr>
            <w:pStyle w:val="CommandLine"/>
          </w:pPr>
        </w:pPrChange>
      </w:pPr>
    </w:p>
    <w:p w14:paraId="0D44E5CA" w14:textId="77777777" w:rsidR="00E80032" w:rsidRPr="00EC76D5" w:rsidRDefault="00E80032">
      <w:pPr>
        <w:pStyle w:val="Code"/>
        <w:pPrChange w:id="5908" w:author="Stefan Björnander" w:date="2012-05-06T21:16:00Z">
          <w:pPr>
            <w:pStyle w:val="CommandLine"/>
          </w:pPr>
        </w:pPrChange>
      </w:pPr>
      <w:r w:rsidRPr="00EC76D5">
        <w:rPr>
          <w:rFonts w:eastAsia="Times New Roman"/>
          <w:noProof w:val="0"/>
          <w:color w:val="000000" w:themeColor="text1"/>
          <w:rPrChange w:id="5909"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5910"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11"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2" w:name="_Toc320485603"/>
      <w:bookmarkStart w:id="5913" w:name="_Toc323656714"/>
      <w:bookmarkStart w:id="5914" w:name="_Toc324085452"/>
      <w:bookmarkStart w:id="5915" w:name="_Toc383781104"/>
      <w:bookmarkStart w:id="5916" w:name="_Toc481936504"/>
      <w:r w:rsidRPr="00EC76D5">
        <w:lastRenderedPageBreak/>
        <w:t>Functions</w:t>
      </w:r>
      <w:bookmarkEnd w:id="5912"/>
      <w:bookmarkEnd w:id="5913"/>
      <w:bookmarkEnd w:id="5914"/>
      <w:bookmarkEnd w:id="5915"/>
      <w:bookmarkEnd w:id="5916"/>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246C6" w:rsidRPr="003F7CF1" w:rsidRDefault="009246C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246C6" w:rsidRPr="003F7CF1" w:rsidRDefault="009246C6"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246C6" w:rsidRPr="003F7CF1" w:rsidRDefault="009246C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246C6" w:rsidRPr="003F7CF1" w:rsidRDefault="009246C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246C6" w:rsidRPr="003F7CF1" w:rsidRDefault="009246C6"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246C6" w:rsidRPr="003F7CF1" w:rsidRDefault="009246C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246C6" w:rsidRPr="003F7CF1" w:rsidRDefault="009246C6"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246C6" w:rsidRPr="003F7CF1" w:rsidRDefault="009246C6"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246C6" w:rsidRPr="003F7CF1" w:rsidRDefault="009246C6"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246C6" w:rsidRPr="003F7CF1" w:rsidRDefault="009246C6"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246C6" w:rsidRPr="003F7CF1" w:rsidRDefault="009246C6"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246C6" w:rsidRPr="003F7CF1" w:rsidRDefault="009246C6"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7" w:name="_Toc320485604"/>
      <w:bookmarkStart w:id="5918" w:name="_Toc323656715"/>
      <w:bookmarkStart w:id="5919" w:name="_Toc324085453"/>
      <w:bookmarkStart w:id="5920" w:name="_Toc383781105"/>
      <w:bookmarkStart w:id="5921" w:name="_Toc481936505"/>
      <w:r w:rsidRPr="00EC76D5">
        <w:t>Void Functions</w:t>
      </w:r>
      <w:bookmarkEnd w:id="5917"/>
      <w:bookmarkEnd w:id="5918"/>
      <w:bookmarkEnd w:id="5919"/>
      <w:bookmarkEnd w:id="5920"/>
      <w:bookmarkEnd w:id="5921"/>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2" w:name="_Toc320485605"/>
      <w:bookmarkStart w:id="5923" w:name="_Toc323656716"/>
      <w:bookmarkStart w:id="5924" w:name="_Toc324085454"/>
      <w:bookmarkStart w:id="5925" w:name="_Toc383781106"/>
      <w:bookmarkStart w:id="5926" w:name="_Toc481936506"/>
      <w:r w:rsidRPr="00EC76D5">
        <w:t>Local and global variables</w:t>
      </w:r>
      <w:bookmarkEnd w:id="5922"/>
      <w:bookmarkEnd w:id="5923"/>
      <w:bookmarkEnd w:id="5924"/>
      <w:bookmarkEnd w:id="5925"/>
      <w:bookmarkEnd w:id="5926"/>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7" w:name="_Toc323656717"/>
      <w:bookmarkStart w:id="5928" w:name="_Toc324085455"/>
      <w:bookmarkStart w:id="5929" w:name="_Toc383781107"/>
      <w:bookmarkStart w:id="5930" w:name="_Toc481936507"/>
      <w:r w:rsidRPr="00EC76D5">
        <w:t>Inner Blocks with Local Variables</w:t>
      </w:r>
      <w:bookmarkEnd w:id="5927"/>
      <w:bookmarkEnd w:id="5928"/>
      <w:bookmarkEnd w:id="5929"/>
      <w:bookmarkEnd w:id="5930"/>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5931"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5932"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3" w:author="Stefan Björnander" w:date="2012-05-06T21:51:00Z">
            <w:rPr>
              <w:color w:val="0000FF"/>
            </w:rPr>
          </w:rPrChange>
        </w:rPr>
        <w:t>struct</w:t>
      </w:r>
      <w:r w:rsidRPr="00EC76D5">
        <w:t xml:space="preserve"> IntPair Block(</w:t>
      </w:r>
      <w:r w:rsidRPr="00EC76D5">
        <w:rPr>
          <w:color w:val="000000" w:themeColor="text1"/>
          <w:rPrChange w:id="5934"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5" w:name="_Toc320485606"/>
      <w:bookmarkStart w:id="5936" w:name="_Toc323656718"/>
      <w:bookmarkStart w:id="5937" w:name="_Toc324085456"/>
      <w:bookmarkStart w:id="5938" w:name="_Toc383781108"/>
      <w:bookmarkStart w:id="5939" w:name="_Toc481936508"/>
      <w:r w:rsidRPr="00EC76D5">
        <w:t>Call-by-Value and Call-by-Reference</w:t>
      </w:r>
      <w:bookmarkEnd w:id="5935"/>
      <w:bookmarkEnd w:id="5936"/>
      <w:bookmarkEnd w:id="5937"/>
      <w:bookmarkEnd w:id="5938"/>
      <w:bookmarkEnd w:id="5939"/>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246C6" w:rsidRPr="003F7CF1" w:rsidRDefault="009246C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246C6" w:rsidRPr="003F7CF1" w:rsidRDefault="009246C6"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246C6" w:rsidRPr="003F7CF1" w:rsidRDefault="009246C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246C6" w:rsidRPr="003F7CF1" w:rsidRDefault="009246C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246C6" w:rsidRPr="003F7CF1" w:rsidRDefault="009246C6"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246C6" w:rsidRPr="003F7CF1" w:rsidRDefault="009246C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246C6" w:rsidRPr="003F7CF1" w:rsidRDefault="009246C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246C6" w:rsidRPr="003F7CF1" w:rsidRDefault="009246C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246C6" w:rsidRPr="003F7CF1" w:rsidRDefault="009246C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246C6" w:rsidRPr="003F7CF1" w:rsidRDefault="009246C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246C6" w:rsidRPr="003F7CF1" w:rsidRDefault="009246C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246C6" w:rsidRPr="003F7CF1" w:rsidRDefault="009246C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246C6" w:rsidRPr="003F7CF1" w:rsidRDefault="009246C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246C6" w:rsidRPr="003F7CF1" w:rsidRDefault="009246C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246C6" w:rsidRPr="003F7CF1" w:rsidRDefault="009246C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246C6" w:rsidRPr="003F7CF1" w:rsidRDefault="009246C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246C6" w:rsidRPr="003F7CF1" w:rsidRDefault="009246C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246C6" w:rsidRPr="003F7CF1" w:rsidRDefault="009246C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246C6" w:rsidRPr="003F7CF1" w:rsidRDefault="009246C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246C6" w:rsidRPr="003F7CF1" w:rsidRDefault="009246C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246C6" w:rsidRPr="003F7CF1" w:rsidRDefault="009246C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246C6" w:rsidRPr="003F7CF1" w:rsidRDefault="009246C6"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246C6" w:rsidRPr="003F7CF1" w:rsidRDefault="009246C6"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246C6" w:rsidRPr="003F7CF1" w:rsidRDefault="009246C6"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246C6" w:rsidRPr="003F7CF1" w:rsidRDefault="009246C6"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246C6" w:rsidRPr="003F7CF1" w:rsidRDefault="009246C6"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246C6" w:rsidRPr="003F7CF1" w:rsidRDefault="009246C6"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246C6" w:rsidRPr="003F7CF1" w:rsidRDefault="009246C6"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246C6" w:rsidRPr="003F7CF1" w:rsidRDefault="009246C6"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246C6" w:rsidRPr="003F7CF1" w:rsidRDefault="009246C6"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246C6" w:rsidRPr="003F7CF1" w:rsidRDefault="009246C6"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246C6" w:rsidRPr="003F7CF1" w:rsidRDefault="009246C6"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246C6" w:rsidRPr="003F7CF1" w:rsidRDefault="009246C6"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246C6" w:rsidRPr="003F7CF1" w:rsidRDefault="009246C6"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246C6" w:rsidRPr="003F7CF1" w:rsidRDefault="009246C6"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246C6" w:rsidRPr="003F7CF1" w:rsidRDefault="009246C6"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246C6" w:rsidRPr="003F7CF1" w:rsidRDefault="009246C6"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246C6" w:rsidRPr="003F7CF1" w:rsidRDefault="009246C6"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246C6" w:rsidRPr="003F7CF1" w:rsidRDefault="009246C6"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246C6" w:rsidRPr="003F7CF1" w:rsidRDefault="009246C6"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246C6" w:rsidRPr="003F7CF1" w:rsidRDefault="009246C6"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246C6" w:rsidRPr="003F7CF1" w:rsidRDefault="009246C6"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246C6" w:rsidRPr="003F7CF1" w:rsidRDefault="009246C6"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246C6" w:rsidRPr="003F7CF1" w:rsidRDefault="009246C6"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246C6" w:rsidRPr="003F7CF1" w:rsidRDefault="009246C6"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246C6" w:rsidRPr="003F7CF1" w:rsidRDefault="009246C6"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246C6" w:rsidRPr="003F7CF1" w:rsidRDefault="009246C6"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246C6" w:rsidRPr="003F7CF1" w:rsidRDefault="009246C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246C6" w:rsidRPr="003F7CF1" w:rsidRDefault="009246C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246C6" w:rsidRPr="003F7CF1" w:rsidRDefault="009246C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246C6" w:rsidRPr="003F7CF1" w:rsidRDefault="009246C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246C6" w:rsidRPr="003F7CF1" w:rsidRDefault="009246C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246C6" w:rsidRPr="003F7CF1" w:rsidRDefault="009246C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246C6" w:rsidRPr="003F7CF1" w:rsidRDefault="009246C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246C6" w:rsidRPr="003F7CF1" w:rsidRDefault="009246C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246C6" w:rsidRPr="003F7CF1" w:rsidRDefault="009246C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246C6" w:rsidRPr="003F7CF1" w:rsidRDefault="009246C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246C6" w:rsidRPr="003F7CF1" w:rsidRDefault="009246C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246C6" w:rsidRPr="003F7CF1" w:rsidRDefault="009246C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246C6" w:rsidRPr="003F7CF1" w:rsidRDefault="009246C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246C6" w:rsidRPr="003F7CF1" w:rsidRDefault="009246C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246C6" w:rsidRPr="003F7CF1" w:rsidRDefault="009246C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246C6" w:rsidRPr="003F7CF1" w:rsidRDefault="009246C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246C6" w:rsidRPr="003F7CF1" w:rsidRDefault="009246C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246C6" w:rsidRPr="003F7CF1" w:rsidRDefault="009246C6"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246C6" w:rsidRPr="003F7CF1" w:rsidRDefault="009246C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246C6" w:rsidRPr="003F7CF1" w:rsidRDefault="009246C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246C6" w:rsidRPr="003F7CF1" w:rsidRDefault="009246C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246C6" w:rsidRPr="003F7CF1" w:rsidRDefault="009246C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246C6" w:rsidRPr="003F7CF1" w:rsidRDefault="009246C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246C6" w:rsidRPr="003F7CF1" w:rsidRDefault="009246C6"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246C6" w:rsidRPr="003F7CF1" w:rsidRDefault="009246C6"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246C6" w:rsidRPr="003F7CF1" w:rsidRDefault="009246C6"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246C6" w:rsidRPr="003F7CF1" w:rsidRDefault="009246C6"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246C6" w:rsidRPr="003F7CF1" w:rsidRDefault="009246C6"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246C6" w:rsidRPr="003F7CF1" w:rsidRDefault="009246C6"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246C6" w:rsidRPr="003F7CF1" w:rsidRDefault="009246C6"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246C6" w:rsidRPr="003F7CF1" w:rsidRDefault="009246C6"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246C6" w:rsidRPr="003F7CF1" w:rsidRDefault="009246C6"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246C6" w:rsidRPr="003F7CF1" w:rsidRDefault="009246C6"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246C6" w:rsidRPr="003F7CF1" w:rsidRDefault="009246C6"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246C6" w:rsidRPr="003F7CF1" w:rsidRDefault="009246C6"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246C6" w:rsidRPr="003F7CF1" w:rsidRDefault="009246C6"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246C6" w:rsidRPr="003F7CF1" w:rsidRDefault="009246C6"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246C6" w:rsidRPr="003F7CF1" w:rsidRDefault="009246C6"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246C6" w:rsidRPr="003F7CF1" w:rsidRDefault="009246C6"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246C6" w:rsidRPr="003F7CF1" w:rsidRDefault="009246C6"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246C6" w:rsidRPr="003F7CF1" w:rsidRDefault="009246C6"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246C6" w:rsidRPr="003F7CF1" w:rsidRDefault="009246C6"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246C6" w:rsidRPr="003F7CF1" w:rsidRDefault="009246C6"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246C6" w:rsidRPr="003F7CF1" w:rsidRDefault="009246C6"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246C6" w:rsidRPr="003F7CF1" w:rsidRDefault="009246C6"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246C6" w:rsidRPr="003F7CF1" w:rsidRDefault="009246C6"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246C6" w:rsidRPr="003F7CF1" w:rsidRDefault="009246C6"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246C6" w:rsidRPr="003F7CF1" w:rsidRDefault="009246C6"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246C6" w:rsidRPr="003F7CF1" w:rsidRDefault="009246C6"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246C6" w:rsidRPr="003F7CF1" w:rsidRDefault="009246C6"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246C6" w:rsidRPr="003F7CF1" w:rsidRDefault="009246C6"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246C6" w:rsidRPr="003F7CF1" w:rsidRDefault="009246C6"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246C6" w:rsidRPr="003F7CF1" w:rsidRDefault="009246C6"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246C6" w:rsidRPr="003F7CF1" w:rsidRDefault="009246C6"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40" w:name="_Toc320485607"/>
      <w:bookmarkStart w:id="5941" w:name="_Toc323656719"/>
      <w:bookmarkStart w:id="5942" w:name="_Toc324085457"/>
      <w:bookmarkStart w:id="5943" w:name="_Toc383781109"/>
      <w:bookmarkStart w:id="5944" w:name="_Toc481936509"/>
      <w:r w:rsidRPr="00EC76D5">
        <w:t>Static, Extern, and Register Variables</w:t>
      </w:r>
      <w:bookmarkEnd w:id="5940"/>
      <w:bookmarkEnd w:id="5941"/>
      <w:bookmarkEnd w:id="5942"/>
      <w:bookmarkEnd w:id="5943"/>
      <w:bookmarkEnd w:id="5944"/>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5" w:name="_Toc320485608"/>
      <w:bookmarkStart w:id="5946" w:name="_Toc323656720"/>
      <w:bookmarkStart w:id="5947" w:name="_Toc324085458"/>
      <w:bookmarkStart w:id="5948" w:name="_Toc383781110"/>
      <w:bookmarkStart w:id="5949" w:name="_Toc481936510"/>
      <w:r w:rsidRPr="00EC76D5">
        <w:lastRenderedPageBreak/>
        <w:t>Recursion</w:t>
      </w:r>
      <w:bookmarkEnd w:id="5945"/>
      <w:bookmarkEnd w:id="5946"/>
      <w:bookmarkEnd w:id="5947"/>
      <w:bookmarkEnd w:id="5948"/>
      <w:bookmarkEnd w:id="5949"/>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314194"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5950" w:name="_Toc320485609"/>
      <w:bookmarkStart w:id="5951" w:name="_Toc323656721"/>
      <w:bookmarkStart w:id="5952" w:name="_Toc324085459"/>
      <w:bookmarkStart w:id="5953" w:name="_Toc383781111"/>
      <w:bookmarkStart w:id="5954" w:name="_Toc481936511"/>
      <w:proofErr w:type="spellStart"/>
      <w:r w:rsidRPr="00EC76D5">
        <w:t>Def</w:t>
      </w:r>
      <w:r w:rsidR="002F35C1">
        <w:t>initializer</w:t>
      </w:r>
      <w:r w:rsidRPr="00EC76D5">
        <w:t>ion</w:t>
      </w:r>
      <w:proofErr w:type="spellEnd"/>
      <w:r w:rsidRPr="00EC76D5">
        <w:t xml:space="preserve"> and Declaration</w:t>
      </w:r>
      <w:bookmarkEnd w:id="5950"/>
      <w:bookmarkEnd w:id="5951"/>
      <w:bookmarkEnd w:id="5952"/>
      <w:bookmarkEnd w:id="5953"/>
      <w:bookmarkEnd w:id="5954"/>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314195"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314196"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5" w:name="_Toc320485610"/>
      <w:bookmarkStart w:id="5956" w:name="_Toc323656722"/>
      <w:bookmarkStart w:id="5957" w:name="_Toc324085460"/>
      <w:bookmarkStart w:id="5958" w:name="_Toc383781112"/>
      <w:bookmarkStart w:id="5959" w:name="_Toc481936512"/>
      <w:r w:rsidRPr="00EC76D5">
        <w:t>Higher-Order Functions</w:t>
      </w:r>
      <w:bookmarkEnd w:id="5955"/>
      <w:bookmarkEnd w:id="5956"/>
      <w:bookmarkEnd w:id="5957"/>
      <w:bookmarkEnd w:id="5958"/>
      <w:bookmarkEnd w:id="5959"/>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60" w:name="_Toc320485611"/>
      <w:bookmarkStart w:id="5961" w:name="_Toc323656723"/>
      <w:bookmarkStart w:id="5962" w:name="_Toc324085461"/>
      <w:bookmarkStart w:id="5963" w:name="_Toc383781113"/>
      <w:bookmarkStart w:id="5964" w:name="_Ref383865210"/>
      <w:bookmarkStart w:id="5965" w:name="_Toc481936513"/>
      <w:r w:rsidRPr="00EC76D5">
        <w:lastRenderedPageBreak/>
        <w:t>Structures and Linked Lists</w:t>
      </w:r>
      <w:bookmarkEnd w:id="5960"/>
      <w:bookmarkEnd w:id="5961"/>
      <w:bookmarkEnd w:id="5962"/>
      <w:bookmarkEnd w:id="5963"/>
      <w:bookmarkEnd w:id="5964"/>
      <w:bookmarkEnd w:id="5965"/>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246C6" w:rsidRPr="003F7CF1" w:rsidRDefault="009246C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246C6" w:rsidRPr="003F7CF1" w:rsidRDefault="009246C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246C6" w:rsidRPr="003F7CF1" w:rsidRDefault="009246C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246C6" w:rsidRPr="003F7CF1" w:rsidRDefault="009246C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246C6" w:rsidRPr="003F7CF1" w:rsidRDefault="009246C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246C6" w:rsidRPr="003F7CF1" w:rsidRDefault="009246C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246C6" w:rsidRPr="003F7CF1" w:rsidRDefault="009246C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246C6" w:rsidRPr="003F7CF1" w:rsidRDefault="009246C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246C6" w:rsidRPr="003F7CF1" w:rsidRDefault="009246C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246C6" w:rsidRPr="003F7CF1" w:rsidRDefault="009246C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246C6" w:rsidRPr="003F7CF1" w:rsidRDefault="009246C6"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246C6" w:rsidRPr="003F7CF1" w:rsidRDefault="009246C6"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246C6" w:rsidRPr="003F7CF1" w:rsidRDefault="009246C6"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246C6" w:rsidRPr="003F7CF1" w:rsidRDefault="009246C6"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246C6" w:rsidRPr="003F7CF1" w:rsidRDefault="009246C6"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246C6" w:rsidRPr="003F7CF1" w:rsidRDefault="009246C6"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246C6" w:rsidRPr="003F7CF1" w:rsidRDefault="009246C6"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246C6" w:rsidRPr="003F7CF1" w:rsidRDefault="009246C6"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246C6" w:rsidRPr="003F7CF1" w:rsidRDefault="009246C6"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246C6" w:rsidRPr="003F7CF1" w:rsidRDefault="009246C6"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246C6" w:rsidRPr="003F7CF1" w:rsidRDefault="009246C6"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246C6" w:rsidRPr="003F7CF1" w:rsidRDefault="009246C6"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246C6" w:rsidRPr="003F7CF1" w:rsidRDefault="009246C6"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6" w:name="_Toc320485612"/>
      <w:bookmarkStart w:id="5967" w:name="_Toc323656724"/>
      <w:bookmarkStart w:id="5968" w:name="_Toc324085462"/>
      <w:bookmarkStart w:id="5969" w:name="_Toc383781114"/>
      <w:bookmarkStart w:id="5970" w:name="_Toc481936514"/>
      <w:r w:rsidRPr="00EC76D5">
        <w:t>Stacks and Linked Lists</w:t>
      </w:r>
      <w:bookmarkEnd w:id="5966"/>
      <w:bookmarkEnd w:id="5967"/>
      <w:bookmarkEnd w:id="5968"/>
      <w:bookmarkEnd w:id="5969"/>
      <w:bookmarkEnd w:id="5970"/>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246C6" w:rsidRPr="003F7CF1" w:rsidRDefault="009246C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246C6" w:rsidRPr="003F7CF1" w:rsidRDefault="009246C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246C6" w:rsidRPr="003F7CF1" w:rsidRDefault="009246C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246C6" w:rsidRPr="003F7CF1" w:rsidRDefault="009246C6" w:rsidP="00E80032">
                              <w:pPr>
                                <w:pStyle w:val="SourceCodeBoxText"/>
                                <w:rPr>
                                  <w:sz w:val="19"/>
                                  <w:szCs w:val="19"/>
                                  <w:lang w:val="en-US"/>
                                </w:rPr>
                              </w:pPr>
                              <w:r w:rsidRPr="003F7CF1">
                                <w:rPr>
                                  <w:sz w:val="19"/>
                                  <w:szCs w:val="19"/>
                                  <w:lang w:val="en-US"/>
                                </w:rPr>
                                <w:t>push 1</w:t>
                              </w:r>
                            </w:p>
                            <w:p w14:paraId="3C159322" w14:textId="77777777" w:rsidR="009246C6" w:rsidRPr="003F7CF1" w:rsidRDefault="009246C6" w:rsidP="00E80032">
                              <w:pPr>
                                <w:pStyle w:val="SourceCodeBoxText"/>
                                <w:rPr>
                                  <w:sz w:val="19"/>
                                  <w:szCs w:val="19"/>
                                  <w:lang w:val="en-US"/>
                                </w:rPr>
                              </w:pPr>
                              <w:r w:rsidRPr="003F7CF1">
                                <w:rPr>
                                  <w:sz w:val="19"/>
                                  <w:szCs w:val="19"/>
                                  <w:lang w:val="en-US"/>
                                </w:rPr>
                                <w:t>push 2</w:t>
                              </w:r>
                            </w:p>
                            <w:p w14:paraId="22BA48C9" w14:textId="77777777" w:rsidR="009246C6" w:rsidRPr="003F7CF1" w:rsidRDefault="009246C6" w:rsidP="00E80032">
                              <w:pPr>
                                <w:pStyle w:val="SourceCodeBoxText"/>
                                <w:rPr>
                                  <w:sz w:val="19"/>
                                  <w:szCs w:val="19"/>
                                  <w:lang w:val="en-US"/>
                                </w:rPr>
                              </w:pPr>
                              <w:r w:rsidRPr="003F7CF1">
                                <w:rPr>
                                  <w:sz w:val="19"/>
                                  <w:szCs w:val="19"/>
                                  <w:lang w:val="en-US"/>
                                </w:rPr>
                                <w:t>push 3</w:t>
                              </w:r>
                            </w:p>
                            <w:p w14:paraId="5F86FACB"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246C6" w:rsidRPr="003F7CF1" w:rsidRDefault="009246C6"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246C6" w:rsidRPr="003F7CF1" w:rsidRDefault="009246C6"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246C6" w:rsidRPr="003F7CF1" w:rsidRDefault="009246C6"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246C6" w:rsidRPr="003F7CF1" w:rsidRDefault="009246C6" w:rsidP="00E80032">
                        <w:pPr>
                          <w:pStyle w:val="SourceCodeBoxText"/>
                          <w:rPr>
                            <w:sz w:val="19"/>
                            <w:szCs w:val="19"/>
                            <w:lang w:val="en-US"/>
                          </w:rPr>
                        </w:pPr>
                        <w:r w:rsidRPr="003F7CF1">
                          <w:rPr>
                            <w:sz w:val="19"/>
                            <w:szCs w:val="19"/>
                            <w:lang w:val="en-US"/>
                          </w:rPr>
                          <w:t>push 1</w:t>
                        </w:r>
                      </w:p>
                      <w:p w14:paraId="3C159322" w14:textId="77777777" w:rsidR="009246C6" w:rsidRPr="003F7CF1" w:rsidRDefault="009246C6" w:rsidP="00E80032">
                        <w:pPr>
                          <w:pStyle w:val="SourceCodeBoxText"/>
                          <w:rPr>
                            <w:sz w:val="19"/>
                            <w:szCs w:val="19"/>
                            <w:lang w:val="en-US"/>
                          </w:rPr>
                        </w:pPr>
                        <w:r w:rsidRPr="003F7CF1">
                          <w:rPr>
                            <w:sz w:val="19"/>
                            <w:szCs w:val="19"/>
                            <w:lang w:val="en-US"/>
                          </w:rPr>
                          <w:t>push 2</w:t>
                        </w:r>
                      </w:p>
                      <w:p w14:paraId="22BA48C9" w14:textId="77777777" w:rsidR="009246C6" w:rsidRPr="003F7CF1" w:rsidRDefault="009246C6" w:rsidP="00E80032">
                        <w:pPr>
                          <w:pStyle w:val="SourceCodeBoxText"/>
                          <w:rPr>
                            <w:sz w:val="19"/>
                            <w:szCs w:val="19"/>
                            <w:lang w:val="en-US"/>
                          </w:rPr>
                        </w:pPr>
                        <w:r w:rsidRPr="003F7CF1">
                          <w:rPr>
                            <w:sz w:val="19"/>
                            <w:szCs w:val="19"/>
                            <w:lang w:val="en-US"/>
                          </w:rPr>
                          <w:t>push 3</w:t>
                        </w:r>
                      </w:p>
                      <w:p w14:paraId="5F86FACB" w14:textId="77777777" w:rsidR="009246C6" w:rsidRPr="003F7CF1" w:rsidRDefault="009246C6"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246C6" w:rsidRPr="003F7CF1" w:rsidRDefault="009246C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246C6" w:rsidRPr="003F7CF1" w:rsidRDefault="009246C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246C6" w:rsidRPr="003F7CF1" w:rsidRDefault="009246C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246C6" w:rsidRPr="003F7CF1" w:rsidRDefault="009246C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246C6" w:rsidRPr="003F7CF1" w:rsidRDefault="009246C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246C6" w:rsidRPr="003F7CF1" w:rsidRDefault="009246C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246C6" w:rsidRPr="003F7CF1" w:rsidRDefault="009246C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246C6" w:rsidRPr="003F7CF1" w:rsidRDefault="009246C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246C6" w:rsidRPr="003F7CF1" w:rsidRDefault="009246C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246C6" w:rsidRPr="003F7CF1" w:rsidRDefault="009246C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246C6" w:rsidRPr="003F7CF1" w:rsidRDefault="009246C6"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246C6" w:rsidRPr="003F7CF1" w:rsidRDefault="009246C6"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246C6" w:rsidRPr="003F7CF1" w:rsidRDefault="009246C6"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246C6" w:rsidRPr="003F7CF1" w:rsidRDefault="009246C6"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246C6" w:rsidRPr="003F7CF1" w:rsidRDefault="009246C6"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246C6" w:rsidRPr="003F7CF1" w:rsidRDefault="009246C6"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246C6" w:rsidRPr="003F7CF1" w:rsidRDefault="009246C6"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246C6" w:rsidRPr="003F7CF1" w:rsidRDefault="009246C6"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246C6" w:rsidRPr="003F7CF1" w:rsidRDefault="009246C6"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246C6" w:rsidRPr="003F7CF1" w:rsidRDefault="009246C6"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246C6" w:rsidRPr="003F7CF1" w:rsidRDefault="009246C6"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246C6" w:rsidRPr="003F7CF1" w:rsidRDefault="009246C6"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246C6" w:rsidRPr="003F7CF1" w:rsidRDefault="009246C6"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246C6" w:rsidRPr="003F7CF1" w:rsidRDefault="009246C6"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246C6" w:rsidRPr="003F7CF1" w:rsidRDefault="009246C6"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246C6" w:rsidRPr="003F7CF1" w:rsidRDefault="009246C6"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246C6" w:rsidRPr="003F7CF1" w:rsidRDefault="009246C6"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246C6" w:rsidRPr="003F7CF1" w:rsidRDefault="009246C6"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246C6" w:rsidRPr="003F7CF1" w:rsidRDefault="009246C6"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246C6" w:rsidRPr="003F7CF1" w:rsidRDefault="009246C6"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246C6" w:rsidRPr="003F7CF1" w:rsidRDefault="009246C6"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246C6" w:rsidRPr="003F7CF1" w:rsidRDefault="009246C6"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246C6" w:rsidRPr="003F7CF1" w:rsidRDefault="009246C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9246C6" w:rsidRPr="003F7CF1" w:rsidRDefault="009246C6"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246C6" w:rsidRPr="003F7CF1" w:rsidRDefault="009246C6" w:rsidP="00E80032">
                              <w:pPr>
                                <w:pStyle w:val="SourceCodeBoxText"/>
                                <w:rPr>
                                  <w:sz w:val="19"/>
                                  <w:szCs w:val="19"/>
                                  <w:lang w:val="en-US"/>
                                </w:rPr>
                              </w:pPr>
                              <w:r w:rsidRPr="003F7CF1">
                                <w:rPr>
                                  <w:sz w:val="19"/>
                                  <w:szCs w:val="19"/>
                                  <w:lang w:val="en-US"/>
                                </w:rPr>
                                <w:t>3</w:t>
                              </w:r>
                            </w:p>
                            <w:p w14:paraId="40F6D3AC" w14:textId="77777777" w:rsidR="009246C6" w:rsidRPr="003F7CF1" w:rsidRDefault="009246C6"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246C6" w:rsidRPr="003F7CF1" w:rsidRDefault="009246C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246C6" w:rsidRPr="003F7CF1" w:rsidRDefault="009246C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246C6" w:rsidRPr="003F7CF1" w:rsidRDefault="009246C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246C6" w:rsidRPr="003F7CF1" w:rsidRDefault="009246C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246C6" w:rsidRPr="003F7CF1" w:rsidRDefault="009246C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246C6" w:rsidRPr="003F7CF1" w:rsidRDefault="009246C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246C6" w:rsidRPr="003F7CF1" w:rsidRDefault="009246C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246C6" w:rsidRPr="003F7CF1" w:rsidRDefault="009246C6"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246C6" w:rsidRPr="003F7CF1" w:rsidRDefault="009246C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246C6" w:rsidRPr="003F7CF1" w:rsidRDefault="009246C6"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246C6" w:rsidRPr="003F7CF1" w:rsidRDefault="009246C6" w:rsidP="00E80032">
                        <w:pPr>
                          <w:pStyle w:val="SourceCodeBoxText"/>
                          <w:rPr>
                            <w:sz w:val="19"/>
                            <w:szCs w:val="19"/>
                            <w:lang w:val="en-US"/>
                          </w:rPr>
                        </w:pPr>
                        <w:r w:rsidRPr="003F7CF1">
                          <w:rPr>
                            <w:sz w:val="19"/>
                            <w:szCs w:val="19"/>
                            <w:lang w:val="en-US"/>
                          </w:rPr>
                          <w:t>3</w:t>
                        </w:r>
                      </w:p>
                      <w:p w14:paraId="40F6D3AC" w14:textId="77777777" w:rsidR="009246C6" w:rsidRPr="003F7CF1" w:rsidRDefault="009246C6"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246C6" w:rsidRPr="003F7CF1" w:rsidRDefault="009246C6"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246C6" w:rsidRPr="003F7CF1" w:rsidRDefault="009246C6"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246C6" w:rsidRPr="003F7CF1" w:rsidRDefault="009246C6"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246C6" w:rsidRPr="003F7CF1" w:rsidRDefault="009246C6"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246C6" w:rsidRPr="003F7CF1" w:rsidRDefault="009246C6"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246C6" w:rsidRPr="003F7CF1" w:rsidRDefault="009246C6"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246C6" w:rsidRPr="003F7CF1" w:rsidRDefault="009246C6"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246C6" w:rsidRPr="003F7CF1" w:rsidRDefault="009246C6"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246C6" w:rsidRPr="003F7CF1" w:rsidRDefault="009246C6"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246C6" w:rsidRPr="003F7CF1" w:rsidRDefault="009246C6"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246C6" w:rsidRPr="003F7CF1" w:rsidRDefault="009246C6"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246C6" w:rsidRPr="003F7CF1" w:rsidRDefault="009246C6"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246C6" w:rsidRPr="003F7CF1" w:rsidRDefault="009246C6"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71" w:name="_Toc320485613"/>
      <w:bookmarkStart w:id="5972" w:name="_Toc323656725"/>
      <w:bookmarkStart w:id="5973" w:name="_Toc324085463"/>
      <w:bookmarkStart w:id="5974" w:name="_Toc383781115"/>
      <w:bookmarkStart w:id="5975" w:name="_Toc481936515"/>
      <w:r w:rsidRPr="00EC76D5">
        <w:t>Unions</w:t>
      </w:r>
      <w:bookmarkEnd w:id="5971"/>
      <w:bookmarkEnd w:id="5972"/>
      <w:bookmarkEnd w:id="5973"/>
      <w:bookmarkEnd w:id="5974"/>
      <w:bookmarkEnd w:id="5975"/>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6" w:name="_Toc320485614"/>
      <w:bookmarkStart w:id="5977" w:name="_Toc323656726"/>
      <w:bookmarkStart w:id="5978" w:name="_Toc324085464"/>
      <w:bookmarkStart w:id="5979" w:name="_Toc383781116"/>
      <w:bookmarkStart w:id="5980" w:name="_Toc481936516"/>
      <w:r w:rsidRPr="00EC76D5">
        <w:t>Bitfields</w:t>
      </w:r>
      <w:bookmarkEnd w:id="5976"/>
      <w:bookmarkEnd w:id="5977"/>
      <w:bookmarkEnd w:id="5978"/>
      <w:bookmarkEnd w:id="5979"/>
      <w:bookmarkEnd w:id="5980"/>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81"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2" w:name="_Toc320485616"/>
      <w:bookmarkStart w:id="5983" w:name="_Toc323656727"/>
      <w:bookmarkStart w:id="5984" w:name="_Toc324085465"/>
      <w:bookmarkStart w:id="5985" w:name="_Toc383781117"/>
      <w:bookmarkStart w:id="5986" w:name="_Toc481936517"/>
      <w:r w:rsidRPr="00EC76D5">
        <w:t>Structures with function pointers</w:t>
      </w:r>
      <w:bookmarkEnd w:id="5982"/>
      <w:bookmarkEnd w:id="5983"/>
      <w:bookmarkEnd w:id="5984"/>
      <w:bookmarkEnd w:id="5985"/>
      <w:bookmarkEnd w:id="5986"/>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7" w:name="_Toc320485619"/>
      <w:bookmarkStart w:id="5988" w:name="_Toc323656728"/>
      <w:bookmarkStart w:id="5989" w:name="_Toc324085466"/>
      <w:bookmarkStart w:id="5990" w:name="_Toc383781118"/>
      <w:bookmarkStart w:id="5991" w:name="_Ref383781494"/>
      <w:bookmarkStart w:id="5992" w:name="_Ref383865235"/>
      <w:bookmarkStart w:id="5993" w:name="_Ref383865434"/>
      <w:bookmarkStart w:id="5994" w:name="_Ref383866090"/>
      <w:bookmarkStart w:id="5995" w:name="_Toc481936518"/>
      <w:r w:rsidRPr="00EC76D5">
        <w:t>The Preprocessor</w:t>
      </w:r>
      <w:bookmarkEnd w:id="5987"/>
      <w:bookmarkEnd w:id="5988"/>
      <w:bookmarkEnd w:id="5989"/>
      <w:bookmarkEnd w:id="5990"/>
      <w:bookmarkEnd w:id="5991"/>
      <w:bookmarkEnd w:id="5992"/>
      <w:bookmarkEnd w:id="5993"/>
      <w:bookmarkEnd w:id="5994"/>
      <w:bookmarkEnd w:id="5995"/>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6" w:name="_Toc320485618"/>
      <w:bookmarkStart w:id="5997" w:name="_Toc323656729"/>
      <w:bookmarkStart w:id="5998" w:name="_Toc324085467"/>
      <w:bookmarkStart w:id="5999" w:name="_Toc383781119"/>
      <w:bookmarkStart w:id="6000" w:name="_Toc481936519"/>
      <w:bookmarkStart w:id="6001" w:name="_Toc320485621"/>
      <w:r w:rsidRPr="00EC76D5">
        <w:t>The Standard Library</w:t>
      </w:r>
      <w:bookmarkEnd w:id="5996"/>
      <w:bookmarkEnd w:id="5997"/>
      <w:bookmarkEnd w:id="5998"/>
      <w:bookmarkEnd w:id="5999"/>
      <w:bookmarkEnd w:id="6000"/>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2" w:name="_Toc323656730"/>
      <w:bookmarkStart w:id="6003" w:name="_Toc324085468"/>
      <w:bookmarkStart w:id="6004" w:name="_Toc383781120"/>
      <w:bookmarkStart w:id="6005" w:name="_Toc481936520"/>
      <w:r w:rsidRPr="00EC76D5">
        <w:t>File Management</w:t>
      </w:r>
      <w:bookmarkEnd w:id="6002"/>
      <w:bookmarkEnd w:id="6003"/>
      <w:bookmarkEnd w:id="6004"/>
      <w:bookmarkEnd w:id="6005"/>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6" w:name="_Toc323656731"/>
      <w:bookmarkStart w:id="6007" w:name="_Toc324085469"/>
      <w:bookmarkStart w:id="6008" w:name="_Toc383781121"/>
      <w:bookmarkStart w:id="6009" w:name="_Toc481936521"/>
      <w:r w:rsidRPr="00EC76D5">
        <w:t>Program Parameters</w:t>
      </w:r>
      <w:bookmarkEnd w:id="6006"/>
      <w:bookmarkEnd w:id="6007"/>
      <w:bookmarkEnd w:id="6008"/>
      <w:bookmarkEnd w:id="6009"/>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10"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11" w:name="_Toc323656732"/>
      <w:bookmarkStart w:id="6012" w:name="_Toc324085470"/>
      <w:bookmarkStart w:id="6013" w:name="_Toc383781122"/>
      <w:bookmarkStart w:id="6014" w:name="_Toc481936522"/>
      <w:r w:rsidRPr="00EC76D5">
        <w:t>Environment Functions</w:t>
      </w:r>
      <w:bookmarkEnd w:id="6011"/>
      <w:bookmarkEnd w:id="6012"/>
      <w:bookmarkEnd w:id="6013"/>
      <w:bookmarkEnd w:id="6014"/>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5"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6"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void</w:t>
      </w:r>
      <w:r w:rsidRPr="00EC76D5">
        <w:t xml:space="preserve"> ExitFunction(</w:t>
      </w:r>
      <w:r w:rsidRPr="00EC76D5">
        <w:rPr>
          <w:color w:val="000000" w:themeColor="text1"/>
          <w:rPrChange w:id="6018"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9"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20"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21" w:name="_Toc323656733"/>
      <w:bookmarkStart w:id="6022" w:name="_Toc324085471"/>
      <w:bookmarkStart w:id="6023" w:name="_Toc383781123"/>
      <w:bookmarkStart w:id="6024" w:name="_Ref383865473"/>
      <w:bookmarkStart w:id="6025" w:name="_Ref383865556"/>
      <w:bookmarkStart w:id="6026" w:name="_Toc481936523"/>
      <w:r w:rsidRPr="00EC76D5">
        <w:t>Searching and Sorting</w:t>
      </w:r>
      <w:bookmarkEnd w:id="6021"/>
      <w:bookmarkEnd w:id="6022"/>
      <w:bookmarkEnd w:id="6023"/>
      <w:bookmarkEnd w:id="6024"/>
      <w:bookmarkEnd w:id="6025"/>
      <w:bookmarkEnd w:id="6026"/>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7"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8" w:author="Stefan Björnander" w:date="2012-05-06T21:51:00Z">
            <w:rPr>
              <w:color w:val="0000FF"/>
            </w:rPr>
          </w:rPrChange>
        </w:rPr>
        <w:t>int</w:t>
      </w:r>
      <w:r w:rsidRPr="00EC76D5">
        <w:t xml:space="preserve"> CompareIntegers(</w:t>
      </w:r>
      <w:r w:rsidRPr="00EC76D5">
        <w:rPr>
          <w:color w:val="000000" w:themeColor="text1"/>
          <w:rPrChange w:id="6029" w:author="Stefan Björnander" w:date="2012-05-06T21:51:00Z">
            <w:rPr>
              <w:color w:val="0000FF"/>
            </w:rPr>
          </w:rPrChange>
        </w:rPr>
        <w:t>const</w:t>
      </w:r>
      <w:r w:rsidRPr="00EC76D5">
        <w:t xml:space="preserve"> </w:t>
      </w:r>
      <w:r w:rsidRPr="00EC76D5">
        <w:rPr>
          <w:color w:val="000000" w:themeColor="text1"/>
          <w:rPrChange w:id="6030" w:author="Stefan Björnander" w:date="2012-05-06T21:51:00Z">
            <w:rPr>
              <w:color w:val="0000FF"/>
            </w:rPr>
          </w:rPrChange>
        </w:rPr>
        <w:t>int</w:t>
      </w:r>
      <w:r w:rsidRPr="00EC76D5">
        <w:t xml:space="preserve">* intPtr1, </w:t>
      </w:r>
      <w:r w:rsidRPr="00EC76D5">
        <w:rPr>
          <w:color w:val="000000" w:themeColor="text1"/>
          <w:rPrChange w:id="6031" w:author="Stefan Björnander" w:date="2012-05-06T21:51:00Z">
            <w:rPr>
              <w:color w:val="0000FF"/>
            </w:rPr>
          </w:rPrChange>
        </w:rPr>
        <w:t>const</w:t>
      </w:r>
      <w:r w:rsidRPr="00EC76D5">
        <w:t xml:space="preserve"> </w:t>
      </w:r>
      <w:r w:rsidRPr="00EC76D5">
        <w:rPr>
          <w:color w:val="000000" w:themeColor="text1"/>
          <w:rPrChange w:id="6032"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3"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4"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5"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6"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7"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8"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9"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40"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41" w:name="_Toc323656734"/>
      <w:bookmarkStart w:id="6042" w:name="_Toc324085472"/>
      <w:bookmarkStart w:id="6043" w:name="_Toc383781124"/>
      <w:bookmarkStart w:id="6044" w:name="_Toc481936524"/>
      <w:r w:rsidRPr="00EC76D5">
        <w:t xml:space="preserve">Functions with </w:t>
      </w:r>
      <w:bookmarkStart w:id="6045" w:name="_Toc320485620"/>
      <w:r w:rsidRPr="00EC76D5">
        <w:t>Variable Number of Parameters</w:t>
      </w:r>
      <w:bookmarkEnd w:id="6041"/>
      <w:bookmarkEnd w:id="6042"/>
      <w:bookmarkEnd w:id="6043"/>
      <w:bookmarkEnd w:id="6044"/>
      <w:bookmarkEnd w:id="6045"/>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6" w:name="_Toc323656735"/>
      <w:bookmarkStart w:id="6047" w:name="_Toc324085473"/>
      <w:bookmarkStart w:id="6048" w:name="_Toc383781125"/>
      <w:bookmarkStart w:id="6049" w:name="_Toc481936525"/>
      <w:r w:rsidRPr="00EC76D5">
        <w:t>String Management</w:t>
      </w:r>
      <w:bookmarkEnd w:id="6046"/>
      <w:bookmarkEnd w:id="6047"/>
      <w:bookmarkEnd w:id="6048"/>
      <w:bookmarkEnd w:id="6049"/>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50" w:author="Stefan Björnander" w:date="2012-05-06T21:51:00Z">
            <w:rPr>
              <w:color w:val="0000FF"/>
            </w:rPr>
          </w:rPrChange>
        </w:rPr>
        <w:t>int</w:t>
      </w:r>
      <w:r w:rsidRPr="00EC76D5">
        <w:t xml:space="preserve"> FirstIndexOf(char s[], </w:t>
      </w:r>
      <w:r w:rsidRPr="00EC76D5">
        <w:rPr>
          <w:color w:val="000000" w:themeColor="text1"/>
          <w:rPrChange w:id="6051"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2" w:author="Stefan Björnander" w:date="2012-05-06T21:51:00Z">
            <w:rPr>
              <w:color w:val="0000FF"/>
            </w:rPr>
          </w:rPrChange>
        </w:rPr>
        <w:t>int</w:t>
      </w:r>
      <w:r w:rsidRPr="00EC76D5">
        <w:t xml:space="preserve"> LastIndexOf(</w:t>
      </w:r>
      <w:r w:rsidRPr="00EC76D5">
        <w:rPr>
          <w:color w:val="000000" w:themeColor="text1"/>
          <w:rPrChange w:id="6053" w:author="Stefan Björnander" w:date="2012-05-06T21:51:00Z">
            <w:rPr>
              <w:color w:val="0000FF"/>
            </w:rPr>
          </w:rPrChange>
        </w:rPr>
        <w:t>char</w:t>
      </w:r>
      <w:r w:rsidRPr="00EC76D5">
        <w:t xml:space="preserve"> s[], </w:t>
      </w:r>
      <w:r w:rsidRPr="00EC76D5">
        <w:rPr>
          <w:color w:val="000000" w:themeColor="text1"/>
          <w:rPrChange w:id="6054"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5" w:author="Stefan Björnander" w:date="2012-05-06T21:51:00Z">
            <w:rPr>
              <w:color w:val="A31515"/>
            </w:rPr>
          </w:rPrChange>
        </w:rPr>
        <w:t>"Hello"</w:t>
      </w:r>
      <w:r w:rsidRPr="00EC76D5">
        <w:t xml:space="preserve">, s2[] = </w:t>
      </w:r>
      <w:r w:rsidRPr="00EC76D5">
        <w:rPr>
          <w:color w:val="000000" w:themeColor="text1"/>
          <w:rPrChange w:id="6056"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7"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8"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9"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60" w:author="Stefan Björnander" w:date="2012-05-06T21:51:00Z">
            <w:rPr>
              <w:color w:val="0000FF"/>
            </w:rPr>
          </w:rPrChange>
        </w:rPr>
        <w:t>if</w:t>
      </w:r>
      <w:r w:rsidRPr="00EC76D5">
        <w:t xml:space="preserve"> (sscanf(s2, </w:t>
      </w:r>
      <w:r w:rsidRPr="00EC76D5">
        <w:rPr>
          <w:color w:val="000000" w:themeColor="text1"/>
          <w:rPrChange w:id="6061"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2"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3" w:name="_Toc323656736"/>
      <w:bookmarkStart w:id="6064" w:name="_Toc324085474"/>
      <w:bookmarkStart w:id="6065" w:name="_Toc383781126"/>
      <w:bookmarkStart w:id="6066" w:name="_Toc481936526"/>
      <w:r w:rsidRPr="00EC76D5">
        <w:t>Memory Management</w:t>
      </w:r>
      <w:bookmarkEnd w:id="6063"/>
      <w:bookmarkEnd w:id="6064"/>
      <w:bookmarkEnd w:id="6065"/>
      <w:bookmarkEnd w:id="6066"/>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7"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8"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9" w:name="_Toc323656737"/>
      <w:bookmarkStart w:id="6070" w:name="_Toc324085475"/>
      <w:bookmarkStart w:id="6071" w:name="_Toc383781127"/>
      <w:bookmarkStart w:id="6072" w:name="_Toc481936527"/>
      <w:r w:rsidRPr="00EC76D5">
        <w:t>Mathematical Functions</w:t>
      </w:r>
      <w:bookmarkEnd w:id="6069"/>
      <w:bookmarkEnd w:id="6070"/>
      <w:bookmarkEnd w:id="6071"/>
      <w:bookmarkEnd w:id="6072"/>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3" w:name="_Toc320485615"/>
      <w:bookmarkStart w:id="6074" w:name="_Toc323656738"/>
      <w:bookmarkStart w:id="6075" w:name="_Toc324085476"/>
      <w:bookmarkStart w:id="6076" w:name="_Toc383781128"/>
      <w:bookmarkStart w:id="6077" w:name="_Toc481936528"/>
      <w:r w:rsidRPr="00EC76D5">
        <w:t>Long Jumps</w:t>
      </w:r>
      <w:bookmarkEnd w:id="6073"/>
      <w:bookmarkEnd w:id="6074"/>
      <w:bookmarkEnd w:id="6075"/>
      <w:bookmarkEnd w:id="6076"/>
      <w:bookmarkEnd w:id="6077"/>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8" w:name="_Toc323656739"/>
      <w:bookmarkStart w:id="6079" w:name="_Toc324085477"/>
      <w:bookmarkStart w:id="6080" w:name="_Toc383781129"/>
      <w:bookmarkStart w:id="6081" w:name="_Toc481936529"/>
      <w:r w:rsidRPr="00EC76D5">
        <w:t>Time</w:t>
      </w:r>
      <w:bookmarkEnd w:id="6078"/>
      <w:bookmarkEnd w:id="6079"/>
      <w:bookmarkEnd w:id="6080"/>
      <w:bookmarkEnd w:id="6081"/>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2"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3" w:author="Stefan Björnander" w:date="2012-05-06T21:51:00Z">
            <w:rPr>
              <w:color w:val="A31515"/>
            </w:rPr>
          </w:rPrChange>
        </w:rPr>
        <w:t>"Feb"</w:t>
      </w:r>
      <w:r w:rsidRPr="00EC76D5">
        <w:t xml:space="preserve">, </w:t>
      </w:r>
      <w:r w:rsidRPr="00EC76D5">
        <w:rPr>
          <w:color w:val="000000" w:themeColor="text1"/>
          <w:rPrChange w:id="6084" w:author="Stefan Björnander" w:date="2012-05-06T21:51:00Z">
            <w:rPr>
              <w:color w:val="A31515"/>
            </w:rPr>
          </w:rPrChange>
        </w:rPr>
        <w:t>"Mar"</w:t>
      </w:r>
      <w:r w:rsidRPr="00EC76D5">
        <w:t xml:space="preserve">, </w:t>
      </w:r>
      <w:r w:rsidRPr="00EC76D5">
        <w:rPr>
          <w:color w:val="000000" w:themeColor="text1"/>
          <w:rPrChange w:id="6085"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6" w:author="Stefan Björnander" w:date="2012-05-06T21:51:00Z">
            <w:rPr>
              <w:color w:val="A31515"/>
            </w:rPr>
          </w:rPrChange>
        </w:rPr>
        <w:t>"Jun"</w:t>
      </w:r>
      <w:r w:rsidRPr="00EC76D5">
        <w:t xml:space="preserve">, </w:t>
      </w:r>
      <w:r w:rsidRPr="00EC76D5">
        <w:rPr>
          <w:color w:val="000000" w:themeColor="text1"/>
          <w:rPrChange w:id="6087" w:author="Stefan Björnander" w:date="2012-05-06T21:51:00Z">
            <w:rPr>
              <w:color w:val="A31515"/>
            </w:rPr>
          </w:rPrChange>
        </w:rPr>
        <w:t>"Jul"</w:t>
      </w:r>
      <w:r w:rsidRPr="00EC76D5">
        <w:t xml:space="preserve">, </w:t>
      </w:r>
      <w:r w:rsidRPr="00EC76D5">
        <w:rPr>
          <w:color w:val="000000" w:themeColor="text1"/>
          <w:rPrChange w:id="6088"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9" w:author="Stefan Björnander" w:date="2012-05-06T21:51:00Z">
            <w:rPr>
              <w:color w:val="A31515"/>
            </w:rPr>
          </w:rPrChange>
        </w:rPr>
        <w:t>"Oct"</w:t>
      </w:r>
      <w:r w:rsidRPr="00EC76D5">
        <w:t xml:space="preserve">, </w:t>
      </w:r>
      <w:r w:rsidRPr="00EC76D5">
        <w:rPr>
          <w:color w:val="000000" w:themeColor="text1"/>
          <w:rPrChange w:id="6090" w:author="Stefan Björnander" w:date="2012-05-06T21:51:00Z">
            <w:rPr>
              <w:color w:val="A31515"/>
            </w:rPr>
          </w:rPrChange>
        </w:rPr>
        <w:t>"Nov"</w:t>
      </w:r>
      <w:r w:rsidRPr="00EC76D5">
        <w:t>,</w:t>
      </w:r>
      <w:r w:rsidRPr="00EC76D5">
        <w:rPr>
          <w:color w:val="000000" w:themeColor="text1"/>
          <w:rPrChange w:id="6091"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2" w:author="Stefan Björnander" w:date="2012-05-06T21:51:00Z">
            <w:rPr>
              <w:color w:val="A31515"/>
            </w:rPr>
          </w:rPrChange>
        </w:rPr>
        <w:t>"Mon"</w:t>
      </w:r>
      <w:r w:rsidRPr="00EC76D5">
        <w:t xml:space="preserve">, </w:t>
      </w:r>
      <w:r w:rsidRPr="00EC76D5">
        <w:rPr>
          <w:color w:val="000000" w:themeColor="text1"/>
          <w:rPrChange w:id="6093" w:author="Stefan Björnander" w:date="2012-05-06T21:51:00Z">
            <w:rPr>
              <w:color w:val="A31515"/>
            </w:rPr>
          </w:rPrChange>
        </w:rPr>
        <w:t>"Tue"</w:t>
      </w:r>
      <w:r w:rsidRPr="00EC76D5">
        <w:t xml:space="preserve">, </w:t>
      </w:r>
      <w:r w:rsidRPr="00EC76D5">
        <w:rPr>
          <w:color w:val="000000" w:themeColor="text1"/>
          <w:rPrChange w:id="6094"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5" w:author="Stefan Björnander" w:date="2012-05-06T21:51:00Z">
            <w:rPr>
              <w:color w:val="A31515"/>
            </w:rPr>
          </w:rPrChange>
        </w:rPr>
        <w:t>"Fri"</w:t>
      </w:r>
      <w:r w:rsidRPr="00EC76D5">
        <w:t xml:space="preserve">, </w:t>
      </w:r>
      <w:r w:rsidRPr="00EC76D5">
        <w:rPr>
          <w:color w:val="000000" w:themeColor="text1"/>
          <w:rPrChange w:id="6096"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8"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9"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100" w:name="_Toc323656740"/>
      <w:bookmarkStart w:id="6101" w:name="_Toc324085478"/>
      <w:bookmarkStart w:id="6102" w:name="_Toc383781130"/>
      <w:bookmarkStart w:id="6103" w:name="_Toc481936530"/>
      <w:r w:rsidRPr="00EC76D5">
        <w:t>Random Numbers</w:t>
      </w:r>
      <w:bookmarkEnd w:id="6100"/>
      <w:bookmarkEnd w:id="6101"/>
      <w:bookmarkEnd w:id="6102"/>
      <w:bookmarkEnd w:id="6103"/>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4"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5"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6"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7" w:name="_Toc323656741"/>
      <w:bookmarkStart w:id="6108" w:name="_Toc324085479"/>
      <w:bookmarkStart w:id="6109" w:name="_Toc383781131"/>
      <w:bookmarkStart w:id="6110" w:name="_Toc481936531"/>
      <w:r w:rsidRPr="00EC76D5">
        <w:t>Limits of Integral and Floating Types</w:t>
      </w:r>
      <w:bookmarkEnd w:id="6107"/>
      <w:bookmarkEnd w:id="6108"/>
      <w:bookmarkEnd w:id="6109"/>
      <w:bookmarkEnd w:id="6110"/>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11" w:name="_Toc323656742"/>
      <w:bookmarkStart w:id="6112" w:name="_Toc324085480"/>
      <w:bookmarkStart w:id="6113" w:name="_Toc383781132"/>
      <w:bookmarkStart w:id="6114" w:name="_Toc481936532"/>
      <w:r w:rsidRPr="00EC76D5">
        <w:t>Character Functions</w:t>
      </w:r>
      <w:bookmarkEnd w:id="6111"/>
      <w:bookmarkEnd w:id="6112"/>
      <w:bookmarkEnd w:id="6113"/>
      <w:bookmarkEnd w:id="6114"/>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5"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6"/>
            <w:commentRangeStart w:id="6117"/>
            <w:proofErr w:type="spellStart"/>
            <w:r w:rsidRPr="00EC76D5">
              <w:rPr>
                <w:b/>
                <w:sz w:val="21"/>
                <w:szCs w:val="21"/>
              </w:rPr>
              <w:t>Isalnum</w:t>
            </w:r>
            <w:commentRangeEnd w:id="6116"/>
            <w:proofErr w:type="spellEnd"/>
            <w:r w:rsidR="00166455" w:rsidRPr="00EC76D5">
              <w:rPr>
                <w:rStyle w:val="Kommentarsreferens"/>
                <w:rFonts w:eastAsia="Times New Roman" w:cs="Times New Roman"/>
              </w:rPr>
              <w:commentReference w:id="6116"/>
            </w:r>
            <w:commentRangeEnd w:id="6117"/>
            <w:r w:rsidR="00166455" w:rsidRPr="00EC76D5">
              <w:rPr>
                <w:rStyle w:val="Kommentarsreferens"/>
                <w:rFonts w:eastAsia="Times New Roman" w:cs="Times New Roman"/>
              </w:rPr>
              <w:commentReference w:id="6117"/>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8" w:name="_Toc323656743"/>
      <w:bookmarkStart w:id="6119" w:name="_Toc324085481"/>
      <w:bookmarkStart w:id="6120" w:name="_Toc383781133"/>
      <w:bookmarkStart w:id="6121" w:name="_Toc481936533"/>
      <w:r w:rsidRPr="00EC76D5">
        <w:t>Further Reading</w:t>
      </w:r>
      <w:bookmarkEnd w:id="6001"/>
      <w:bookmarkEnd w:id="6118"/>
      <w:bookmarkEnd w:id="6119"/>
      <w:bookmarkEnd w:id="6120"/>
      <w:bookmarkEnd w:id="6121"/>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2" w:name="_Toc481936534"/>
      <w:r w:rsidRPr="00EC76D5">
        <w:lastRenderedPageBreak/>
        <w:t>A Crash Course in Java</w:t>
      </w:r>
      <w:bookmarkEnd w:id="6122"/>
    </w:p>
    <w:p w14:paraId="6ED6B355" w14:textId="77777777" w:rsidR="00F03D06" w:rsidRPr="00EC76D5" w:rsidRDefault="00F03D06" w:rsidP="00F03D06">
      <w:pPr>
        <w:pStyle w:val="Rubrik1"/>
        <w:numPr>
          <w:ilvl w:val="0"/>
          <w:numId w:val="0"/>
        </w:numPr>
        <w:ind w:left="720" w:hanging="720"/>
      </w:pPr>
      <w:bookmarkStart w:id="6123" w:name="_Toc481936535"/>
      <w:r w:rsidRPr="00EC76D5">
        <w:lastRenderedPageBreak/>
        <w:t>Foreword</w:t>
      </w:r>
      <w:bookmarkEnd w:id="6123"/>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w:t>
      </w:r>
      <w:proofErr w:type="gramStart"/>
      <w:r w:rsidRPr="00EC76D5">
        <w:rPr>
          <w:rFonts w:cs="Times New Roman"/>
          <w:color w:val="000000"/>
        </w:rPr>
        <w:t>mine,</w:t>
      </w:r>
      <w:proofErr w:type="gramEnd"/>
      <w:r w:rsidRPr="00EC76D5">
        <w:rPr>
          <w:rFonts w:cs="Times New Roman"/>
          <w:color w:val="000000"/>
        </w:rPr>
        <w:t xml:space="preserv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246C6" w:rsidRDefault="009246C6" w:rsidP="005F7461">
                              <w:pPr>
                                <w:spacing w:before="60" w:after="0"/>
                                <w:jc w:val="center"/>
                                <w:rPr>
                                  <w:lang w:val="sv-SE"/>
                                </w:rPr>
                              </w:pPr>
                              <w:r>
                                <w:rPr>
                                  <w:lang w:val="sv-SE"/>
                                </w:rPr>
                                <w:t>Preprocessor</w:t>
                              </w:r>
                            </w:p>
                            <w:p w14:paraId="04F32221" w14:textId="77777777" w:rsidR="009246C6" w:rsidRPr="00C7380D" w:rsidRDefault="009246C6"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246C6" w:rsidRPr="008541FD" w:rsidRDefault="009246C6" w:rsidP="005F7461">
                              <w:pPr>
                                <w:spacing w:before="60" w:after="0"/>
                                <w:jc w:val="center"/>
                              </w:pPr>
                              <w:r w:rsidRPr="008541FD">
                                <w:t>Source</w:t>
                              </w:r>
                              <w:r>
                                <w:t xml:space="preserve"> </w:t>
                              </w:r>
                              <w:r w:rsidRPr="008541FD">
                                <w:t>Code</w:t>
                              </w:r>
                            </w:p>
                            <w:p w14:paraId="4FCEAC5C" w14:textId="77777777" w:rsidR="009246C6" w:rsidRDefault="009246C6"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246C6" w:rsidRDefault="009246C6"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246C6" w:rsidRDefault="009246C6" w:rsidP="005F7461">
                              <w:pPr>
                                <w:pStyle w:val="Normalwebb"/>
                                <w:spacing w:before="60" w:line="256" w:lineRule="auto"/>
                                <w:jc w:val="center"/>
                              </w:pPr>
                              <w:r>
                                <w:rPr>
                                  <w:rFonts w:eastAsia="Calibri"/>
                                  <w:sz w:val="22"/>
                                  <w:szCs w:val="22"/>
                                  <w:lang w:val="en-US"/>
                                </w:rPr>
                                <w:t>Processed Code</w:t>
                              </w:r>
                            </w:p>
                            <w:p w14:paraId="14142DBC" w14:textId="77777777" w:rsidR="009246C6" w:rsidRDefault="009246C6"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246C6" w:rsidRDefault="009246C6"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246C6" w:rsidRDefault="009246C6" w:rsidP="005F7461">
                              <w:pPr>
                                <w:pStyle w:val="Normalwebb"/>
                                <w:spacing w:before="60" w:line="254" w:lineRule="auto"/>
                                <w:jc w:val="center"/>
                              </w:pPr>
                              <w:r>
                                <w:rPr>
                                  <w:rFonts w:eastAsia="Calibri"/>
                                  <w:sz w:val="22"/>
                                  <w:szCs w:val="22"/>
                                  <w:lang w:val="en-US"/>
                                </w:rPr>
                                <w:t>Syntax Tree</w:t>
                              </w:r>
                            </w:p>
                            <w:p w14:paraId="070DB26E" w14:textId="77777777" w:rsidR="009246C6" w:rsidRDefault="009246C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246C6" w:rsidRDefault="009246C6"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246C6" w:rsidRDefault="009246C6" w:rsidP="005F7461">
                              <w:pPr>
                                <w:pStyle w:val="Normalwebb"/>
                                <w:spacing w:before="60" w:line="252" w:lineRule="auto"/>
                                <w:jc w:val="center"/>
                              </w:pPr>
                              <w:r>
                                <w:rPr>
                                  <w:rFonts w:eastAsia="Calibri"/>
                                  <w:sz w:val="22"/>
                                  <w:szCs w:val="22"/>
                                  <w:lang w:val="en-US"/>
                                </w:rPr>
                                <w:t>Optimized Syntax Tree</w:t>
                              </w:r>
                            </w:p>
                            <w:p w14:paraId="3315953C" w14:textId="77777777" w:rsidR="009246C6" w:rsidRDefault="009246C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246C6" w:rsidRDefault="009246C6"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246C6" w:rsidRDefault="009246C6" w:rsidP="005F7461">
                              <w:pPr>
                                <w:pStyle w:val="Normalwebb"/>
                                <w:spacing w:before="60" w:line="252" w:lineRule="auto"/>
                                <w:jc w:val="center"/>
                              </w:pPr>
                              <w:r>
                                <w:rPr>
                                  <w:rFonts w:eastAsia="Calibri"/>
                                  <w:sz w:val="22"/>
                                  <w:szCs w:val="22"/>
                                  <w:lang w:val="en-US"/>
                                </w:rPr>
                                <w:t>Middle Code List</w:t>
                              </w:r>
                            </w:p>
                            <w:p w14:paraId="321C1BE9" w14:textId="77777777" w:rsidR="009246C6" w:rsidRDefault="009246C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246C6" w:rsidRDefault="009246C6" w:rsidP="005F7461">
                              <w:pPr>
                                <w:pStyle w:val="Normalwebb"/>
                                <w:spacing w:before="60" w:line="252" w:lineRule="auto"/>
                                <w:jc w:val="center"/>
                              </w:pPr>
                              <w:r>
                                <w:rPr>
                                  <w:rFonts w:eastAsia="Calibri"/>
                                  <w:sz w:val="22"/>
                                  <w:szCs w:val="22"/>
                                  <w:lang w:val="en-US"/>
                                </w:rPr>
                                <w:t>Optimized Middle Code List</w:t>
                              </w:r>
                            </w:p>
                            <w:p w14:paraId="4CF9CB98" w14:textId="77777777" w:rsidR="009246C6" w:rsidRDefault="009246C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246C6" w:rsidRDefault="009246C6"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246C6" w:rsidRDefault="009246C6"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246C6" w:rsidRDefault="009246C6" w:rsidP="005F7461">
                        <w:pPr>
                          <w:spacing w:before="60" w:after="0"/>
                          <w:jc w:val="center"/>
                          <w:rPr>
                            <w:lang w:val="sv-SE"/>
                          </w:rPr>
                        </w:pPr>
                        <w:r>
                          <w:rPr>
                            <w:lang w:val="sv-SE"/>
                          </w:rPr>
                          <w:t>Preprocessor</w:t>
                        </w:r>
                      </w:p>
                      <w:p w14:paraId="04F32221" w14:textId="77777777" w:rsidR="009246C6" w:rsidRPr="00C7380D" w:rsidRDefault="009246C6"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246C6" w:rsidRPr="008541FD" w:rsidRDefault="009246C6" w:rsidP="005F7461">
                        <w:pPr>
                          <w:spacing w:before="60" w:after="0"/>
                          <w:jc w:val="center"/>
                        </w:pPr>
                        <w:r w:rsidRPr="008541FD">
                          <w:t>Source</w:t>
                        </w:r>
                        <w:r>
                          <w:t xml:space="preserve"> </w:t>
                        </w:r>
                        <w:r w:rsidRPr="008541FD">
                          <w:t>Code</w:t>
                        </w:r>
                      </w:p>
                      <w:p w14:paraId="4FCEAC5C" w14:textId="77777777" w:rsidR="009246C6" w:rsidRDefault="009246C6"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246C6" w:rsidRDefault="009246C6"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246C6" w:rsidRDefault="009246C6" w:rsidP="005F7461">
                        <w:pPr>
                          <w:pStyle w:val="Normalwebb"/>
                          <w:spacing w:before="60" w:line="256" w:lineRule="auto"/>
                          <w:jc w:val="center"/>
                        </w:pPr>
                        <w:r>
                          <w:rPr>
                            <w:rFonts w:eastAsia="Calibri"/>
                            <w:sz w:val="22"/>
                            <w:szCs w:val="22"/>
                            <w:lang w:val="en-US"/>
                          </w:rPr>
                          <w:t>Processed Code</w:t>
                        </w:r>
                      </w:p>
                      <w:p w14:paraId="14142DBC" w14:textId="77777777" w:rsidR="009246C6" w:rsidRDefault="009246C6"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246C6" w:rsidRDefault="009246C6"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246C6" w:rsidRDefault="009246C6" w:rsidP="005F7461">
                        <w:pPr>
                          <w:pStyle w:val="Normalwebb"/>
                          <w:spacing w:before="60" w:line="254" w:lineRule="auto"/>
                          <w:jc w:val="center"/>
                        </w:pPr>
                        <w:r>
                          <w:rPr>
                            <w:rFonts w:eastAsia="Calibri"/>
                            <w:sz w:val="22"/>
                            <w:szCs w:val="22"/>
                            <w:lang w:val="en-US"/>
                          </w:rPr>
                          <w:t>Syntax Tree</w:t>
                        </w:r>
                      </w:p>
                      <w:p w14:paraId="070DB26E" w14:textId="77777777" w:rsidR="009246C6" w:rsidRDefault="009246C6"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246C6" w:rsidRDefault="009246C6"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246C6" w:rsidRDefault="009246C6" w:rsidP="005F7461">
                        <w:pPr>
                          <w:pStyle w:val="Normalwebb"/>
                          <w:spacing w:before="60" w:line="252" w:lineRule="auto"/>
                          <w:jc w:val="center"/>
                        </w:pPr>
                        <w:r>
                          <w:rPr>
                            <w:rFonts w:eastAsia="Calibri"/>
                            <w:sz w:val="22"/>
                            <w:szCs w:val="22"/>
                            <w:lang w:val="en-US"/>
                          </w:rPr>
                          <w:t>Optimized Syntax Tree</w:t>
                        </w:r>
                      </w:p>
                      <w:p w14:paraId="3315953C" w14:textId="77777777" w:rsidR="009246C6" w:rsidRDefault="009246C6"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246C6" w:rsidRDefault="009246C6"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246C6" w:rsidRDefault="009246C6" w:rsidP="005F7461">
                        <w:pPr>
                          <w:pStyle w:val="Normalwebb"/>
                          <w:spacing w:before="60" w:line="252" w:lineRule="auto"/>
                          <w:jc w:val="center"/>
                        </w:pPr>
                        <w:r>
                          <w:rPr>
                            <w:rFonts w:eastAsia="Calibri"/>
                            <w:sz w:val="22"/>
                            <w:szCs w:val="22"/>
                            <w:lang w:val="en-US"/>
                          </w:rPr>
                          <w:t>Middle Code List</w:t>
                        </w:r>
                      </w:p>
                      <w:p w14:paraId="321C1BE9" w14:textId="77777777" w:rsidR="009246C6" w:rsidRDefault="009246C6"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246C6" w:rsidRDefault="009246C6" w:rsidP="005F7461">
                        <w:pPr>
                          <w:pStyle w:val="Normalwebb"/>
                          <w:spacing w:before="60" w:line="252" w:lineRule="auto"/>
                          <w:jc w:val="center"/>
                        </w:pPr>
                        <w:r>
                          <w:rPr>
                            <w:rFonts w:eastAsia="Calibri"/>
                            <w:sz w:val="22"/>
                            <w:szCs w:val="22"/>
                            <w:lang w:val="en-US"/>
                          </w:rPr>
                          <w:t>Optimized Middle Code List</w:t>
                        </w:r>
                      </w:p>
                      <w:p w14:paraId="4CF9CB98" w14:textId="77777777" w:rsidR="009246C6" w:rsidRDefault="009246C6"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246C6" w:rsidRDefault="009246C6"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246C6" w:rsidRDefault="009246C6"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246C6" w:rsidRDefault="009246C6" w:rsidP="006F14D0">
                              <w:pPr>
                                <w:spacing w:before="60" w:after="0"/>
                                <w:jc w:val="center"/>
                                <w:rPr>
                                  <w:lang w:val="sv-SE"/>
                                </w:rPr>
                              </w:pPr>
                              <w:r>
                                <w:rPr>
                                  <w:lang w:val="sv-SE"/>
                                </w:rPr>
                                <w:t>Preprocessor</w:t>
                              </w:r>
                            </w:p>
                            <w:p w14:paraId="2CD90E0F" w14:textId="77777777" w:rsidR="009246C6" w:rsidRPr="00C7380D" w:rsidRDefault="009246C6"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246C6" w:rsidRPr="008541FD" w:rsidRDefault="009246C6" w:rsidP="006F14D0">
                              <w:pPr>
                                <w:spacing w:before="60" w:after="0"/>
                                <w:jc w:val="center"/>
                              </w:pPr>
                              <w:r w:rsidRPr="008541FD">
                                <w:t>Source</w:t>
                              </w:r>
                              <w:r>
                                <w:t xml:space="preserve"> </w:t>
                              </w:r>
                              <w:r w:rsidRPr="008541FD">
                                <w:t>Code</w:t>
                              </w:r>
                            </w:p>
                            <w:p w14:paraId="1314F231" w14:textId="77777777" w:rsidR="009246C6" w:rsidRDefault="009246C6"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246C6" w:rsidRDefault="009246C6"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246C6" w:rsidRDefault="009246C6" w:rsidP="006F14D0">
                              <w:pPr>
                                <w:pStyle w:val="Normalwebb"/>
                                <w:spacing w:before="60" w:line="256" w:lineRule="auto"/>
                                <w:jc w:val="center"/>
                              </w:pPr>
                              <w:r>
                                <w:rPr>
                                  <w:rFonts w:eastAsia="Calibri"/>
                                  <w:sz w:val="22"/>
                                  <w:szCs w:val="22"/>
                                  <w:lang w:val="en-US"/>
                                </w:rPr>
                                <w:t>Processed Code</w:t>
                              </w:r>
                            </w:p>
                            <w:p w14:paraId="705B7689" w14:textId="77777777" w:rsidR="009246C6" w:rsidRDefault="009246C6"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246C6" w:rsidRDefault="009246C6"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246C6" w:rsidRDefault="009246C6" w:rsidP="006F14D0">
                              <w:pPr>
                                <w:pStyle w:val="Normalwebb"/>
                                <w:spacing w:before="60" w:line="254" w:lineRule="auto"/>
                                <w:jc w:val="center"/>
                              </w:pPr>
                              <w:r>
                                <w:rPr>
                                  <w:rFonts w:eastAsia="Calibri"/>
                                  <w:sz w:val="22"/>
                                  <w:szCs w:val="22"/>
                                  <w:lang w:val="en-US"/>
                                </w:rPr>
                                <w:t>Syntax Tree</w:t>
                              </w:r>
                            </w:p>
                            <w:p w14:paraId="20988EE2" w14:textId="77777777" w:rsidR="009246C6" w:rsidRDefault="009246C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246C6" w:rsidRDefault="009246C6"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246C6" w:rsidRDefault="009246C6" w:rsidP="006F14D0">
                              <w:pPr>
                                <w:pStyle w:val="Normalwebb"/>
                                <w:spacing w:before="60" w:line="252" w:lineRule="auto"/>
                                <w:jc w:val="center"/>
                              </w:pPr>
                              <w:r>
                                <w:rPr>
                                  <w:rFonts w:eastAsia="Calibri"/>
                                  <w:sz w:val="22"/>
                                  <w:szCs w:val="22"/>
                                  <w:lang w:val="en-US"/>
                                </w:rPr>
                                <w:t>Optimized Syntax Tree</w:t>
                              </w:r>
                            </w:p>
                            <w:p w14:paraId="35223DB0" w14:textId="77777777" w:rsidR="009246C6" w:rsidRDefault="009246C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246C6" w:rsidRDefault="009246C6"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246C6" w:rsidRDefault="009246C6" w:rsidP="006F14D0">
                              <w:pPr>
                                <w:pStyle w:val="Normalwebb"/>
                                <w:spacing w:before="60" w:line="252" w:lineRule="auto"/>
                                <w:jc w:val="center"/>
                              </w:pPr>
                              <w:r>
                                <w:rPr>
                                  <w:rFonts w:eastAsia="Calibri"/>
                                  <w:sz w:val="22"/>
                                  <w:szCs w:val="22"/>
                                  <w:lang w:val="en-US"/>
                                </w:rPr>
                                <w:t>Middle Code List</w:t>
                              </w:r>
                            </w:p>
                            <w:p w14:paraId="5410A942" w14:textId="77777777" w:rsidR="009246C6" w:rsidRDefault="009246C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246C6" w:rsidRDefault="009246C6" w:rsidP="006F14D0">
                              <w:pPr>
                                <w:pStyle w:val="Normalwebb"/>
                                <w:spacing w:before="60" w:line="252" w:lineRule="auto"/>
                                <w:jc w:val="center"/>
                              </w:pPr>
                              <w:r>
                                <w:rPr>
                                  <w:rFonts w:eastAsia="Calibri"/>
                                  <w:sz w:val="22"/>
                                  <w:szCs w:val="22"/>
                                  <w:lang w:val="en-US"/>
                                </w:rPr>
                                <w:t>Optimized Middle Code List</w:t>
                              </w:r>
                            </w:p>
                            <w:p w14:paraId="36F7A1DE" w14:textId="77777777" w:rsidR="009246C6" w:rsidRDefault="009246C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246C6" w:rsidRDefault="009246C6"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246C6" w:rsidRDefault="009246C6"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246C6" w:rsidRDefault="009246C6" w:rsidP="006F14D0">
                        <w:pPr>
                          <w:spacing w:before="60" w:after="0"/>
                          <w:jc w:val="center"/>
                          <w:rPr>
                            <w:lang w:val="sv-SE"/>
                          </w:rPr>
                        </w:pPr>
                        <w:r>
                          <w:rPr>
                            <w:lang w:val="sv-SE"/>
                          </w:rPr>
                          <w:t>Preprocessor</w:t>
                        </w:r>
                      </w:p>
                      <w:p w14:paraId="2CD90E0F" w14:textId="77777777" w:rsidR="009246C6" w:rsidRPr="00C7380D" w:rsidRDefault="009246C6"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246C6" w:rsidRPr="008541FD" w:rsidRDefault="009246C6" w:rsidP="006F14D0">
                        <w:pPr>
                          <w:spacing w:before="60" w:after="0"/>
                          <w:jc w:val="center"/>
                        </w:pPr>
                        <w:r w:rsidRPr="008541FD">
                          <w:t>Source</w:t>
                        </w:r>
                        <w:r>
                          <w:t xml:space="preserve"> </w:t>
                        </w:r>
                        <w:r w:rsidRPr="008541FD">
                          <w:t>Code</w:t>
                        </w:r>
                      </w:p>
                      <w:p w14:paraId="1314F231" w14:textId="77777777" w:rsidR="009246C6" w:rsidRDefault="009246C6"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246C6" w:rsidRDefault="009246C6"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246C6" w:rsidRDefault="009246C6" w:rsidP="006F14D0">
                        <w:pPr>
                          <w:pStyle w:val="Normalwebb"/>
                          <w:spacing w:before="60" w:line="256" w:lineRule="auto"/>
                          <w:jc w:val="center"/>
                        </w:pPr>
                        <w:r>
                          <w:rPr>
                            <w:rFonts w:eastAsia="Calibri"/>
                            <w:sz w:val="22"/>
                            <w:szCs w:val="22"/>
                            <w:lang w:val="en-US"/>
                          </w:rPr>
                          <w:t>Processed Code</w:t>
                        </w:r>
                      </w:p>
                      <w:p w14:paraId="705B7689" w14:textId="77777777" w:rsidR="009246C6" w:rsidRDefault="009246C6"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246C6" w:rsidRDefault="009246C6"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246C6" w:rsidRDefault="009246C6" w:rsidP="006F14D0">
                        <w:pPr>
                          <w:pStyle w:val="Normalwebb"/>
                          <w:spacing w:before="60" w:line="254" w:lineRule="auto"/>
                          <w:jc w:val="center"/>
                        </w:pPr>
                        <w:r>
                          <w:rPr>
                            <w:rFonts w:eastAsia="Calibri"/>
                            <w:sz w:val="22"/>
                            <w:szCs w:val="22"/>
                            <w:lang w:val="en-US"/>
                          </w:rPr>
                          <w:t>Syntax Tree</w:t>
                        </w:r>
                      </w:p>
                      <w:p w14:paraId="20988EE2" w14:textId="77777777" w:rsidR="009246C6" w:rsidRDefault="009246C6"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246C6" w:rsidRDefault="009246C6"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246C6" w:rsidRDefault="009246C6" w:rsidP="006F14D0">
                        <w:pPr>
                          <w:pStyle w:val="Normalwebb"/>
                          <w:spacing w:before="60" w:line="252" w:lineRule="auto"/>
                          <w:jc w:val="center"/>
                        </w:pPr>
                        <w:r>
                          <w:rPr>
                            <w:rFonts w:eastAsia="Calibri"/>
                            <w:sz w:val="22"/>
                            <w:szCs w:val="22"/>
                            <w:lang w:val="en-US"/>
                          </w:rPr>
                          <w:t>Optimized Syntax Tree</w:t>
                        </w:r>
                      </w:p>
                      <w:p w14:paraId="35223DB0" w14:textId="77777777" w:rsidR="009246C6" w:rsidRDefault="009246C6"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246C6" w:rsidRDefault="009246C6"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246C6" w:rsidRDefault="009246C6" w:rsidP="006F14D0">
                        <w:pPr>
                          <w:pStyle w:val="Normalwebb"/>
                          <w:spacing w:before="60" w:line="252" w:lineRule="auto"/>
                          <w:jc w:val="center"/>
                        </w:pPr>
                        <w:r>
                          <w:rPr>
                            <w:rFonts w:eastAsia="Calibri"/>
                            <w:sz w:val="22"/>
                            <w:szCs w:val="22"/>
                            <w:lang w:val="en-US"/>
                          </w:rPr>
                          <w:t>Middle Code List</w:t>
                        </w:r>
                      </w:p>
                      <w:p w14:paraId="5410A942" w14:textId="77777777" w:rsidR="009246C6" w:rsidRDefault="009246C6"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246C6" w:rsidRDefault="009246C6" w:rsidP="006F14D0">
                        <w:pPr>
                          <w:pStyle w:val="Normalwebb"/>
                          <w:spacing w:before="60" w:line="252" w:lineRule="auto"/>
                          <w:jc w:val="center"/>
                        </w:pPr>
                        <w:r>
                          <w:rPr>
                            <w:rFonts w:eastAsia="Calibri"/>
                            <w:sz w:val="22"/>
                            <w:szCs w:val="22"/>
                            <w:lang w:val="en-US"/>
                          </w:rPr>
                          <w:t>Optimized Middle Code List</w:t>
                        </w:r>
                      </w:p>
                      <w:p w14:paraId="36F7A1DE" w14:textId="77777777" w:rsidR="009246C6" w:rsidRDefault="009246C6"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246C6" w:rsidRDefault="009246C6"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246C6" w:rsidRDefault="009246C6"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6" w:author="Stefan Bjornander" w:date="2015-05-23T17:42:00Z" w:initials="SB">
    <w:p w14:paraId="7086E310" w14:textId="77777777" w:rsidR="009246C6" w:rsidRDefault="009246C6">
      <w:pPr>
        <w:pStyle w:val="Kommentarer"/>
      </w:pPr>
      <w:r>
        <w:rPr>
          <w:rStyle w:val="Kommentarsreferens"/>
        </w:rPr>
        <w:annotationRef/>
      </w:r>
    </w:p>
    <w:p w14:paraId="01C1DAD9" w14:textId="77777777" w:rsidR="009246C6" w:rsidRDefault="009246C6">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117" w:author="Stefan Bjornander" w:date="2015-05-23T17:42:00Z" w:initials="SB">
    <w:p w14:paraId="04F55807" w14:textId="77777777" w:rsidR="009246C6" w:rsidRDefault="009246C6">
      <w:pPr>
        <w:pStyle w:val="Kommentarer"/>
      </w:pPr>
      <w:r>
        <w:rPr>
          <w:rStyle w:val="Kommentarsreferens"/>
        </w:rPr>
        <w:annotationRef/>
      </w:r>
    </w:p>
    <w:p w14:paraId="533EC9EE" w14:textId="77777777" w:rsidR="009246C6" w:rsidRDefault="009246C6">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84008" w14:textId="77777777" w:rsidR="00C052A9" w:rsidRDefault="00C052A9" w:rsidP="006C7309">
      <w:pPr>
        <w:spacing w:line="240" w:lineRule="auto"/>
      </w:pPr>
      <w:r>
        <w:separator/>
      </w:r>
    </w:p>
  </w:endnote>
  <w:endnote w:type="continuationSeparator" w:id="0">
    <w:p w14:paraId="0B828FB5" w14:textId="77777777" w:rsidR="00C052A9" w:rsidRDefault="00C052A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CC19A" w14:textId="77777777" w:rsidR="00C052A9" w:rsidRDefault="00C052A9" w:rsidP="006C7309">
      <w:pPr>
        <w:spacing w:line="240" w:lineRule="auto"/>
      </w:pPr>
      <w:r>
        <w:separator/>
      </w:r>
    </w:p>
  </w:footnote>
  <w:footnote w:type="continuationSeparator" w:id="0">
    <w:p w14:paraId="4965A456" w14:textId="77777777" w:rsidR="00C052A9" w:rsidRDefault="00C052A9" w:rsidP="006C7309">
      <w:pPr>
        <w:spacing w:line="240" w:lineRule="auto"/>
      </w:pPr>
      <w:r>
        <w:continuationSeparator/>
      </w:r>
    </w:p>
  </w:footnote>
  <w:footnote w:id="1">
    <w:p w14:paraId="073943A1" w14:textId="0E9731C3" w:rsidR="009246C6" w:rsidRPr="00304E17" w:rsidRDefault="009246C6">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9246C6" w:rsidRPr="007E20F3" w:rsidRDefault="009246C6"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9246C6" w:rsidRPr="00214B10" w:rsidRDefault="009246C6"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9246C6" w:rsidRPr="007E20F3" w:rsidRDefault="009246C6"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9246C6" w:rsidRPr="00E01F3C" w:rsidRDefault="009246C6"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9246C6" w:rsidRDefault="009246C6"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9246C6" w:rsidRPr="006646C9" w:rsidRDefault="009246C6" w:rsidP="00E40B78">
      <w:pPr>
        <w:pStyle w:val="Code"/>
      </w:pPr>
      <w:r>
        <w:t>printf("int: %i, double %f", 123, 23.45);</w:t>
      </w:r>
    </w:p>
  </w:footnote>
  <w:footnote w:id="7">
    <w:p w14:paraId="185C09F4" w14:textId="77777777" w:rsidR="009246C6" w:rsidRPr="00D93CD3" w:rsidRDefault="009246C6"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9246C6" w:rsidRPr="0041681A" w:rsidRDefault="009246C6">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9246C6" w:rsidRPr="008A39BB" w:rsidRDefault="009246C6">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9246C6" w:rsidRPr="00DB458B" w:rsidRDefault="009246C6"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9246C6" w:rsidRDefault="009246C6"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9246C6" w:rsidRPr="00DB458B" w:rsidRDefault="009246C6">
      <w:pPr>
        <w:pStyle w:val="Fotnotstext"/>
      </w:pPr>
    </w:p>
  </w:footnote>
  <w:footnote w:id="12">
    <w:p w14:paraId="6F2CD1AD" w14:textId="01D73667" w:rsidR="009246C6" w:rsidRPr="00615CDB" w:rsidRDefault="009246C6">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9246C6" w:rsidRPr="00725EAE" w:rsidRDefault="009246C6"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9246C6" w:rsidRPr="00B4576D" w:rsidRDefault="009246C6"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9246C6" w:rsidRPr="00080A22" w:rsidRDefault="009246C6"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9246C6" w:rsidRDefault="009246C6"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9246C6" w:rsidRDefault="009246C6" w:rsidP="00E80032">
      <w:pPr>
        <w:pStyle w:val="Code"/>
      </w:pPr>
      <w:r>
        <w:t>#define BOOL int</w:t>
      </w:r>
    </w:p>
    <w:p w14:paraId="5A8A6026" w14:textId="77777777" w:rsidR="009246C6" w:rsidRDefault="009246C6" w:rsidP="00E80032">
      <w:pPr>
        <w:pStyle w:val="Code"/>
      </w:pPr>
      <w:r>
        <w:t>#define TRUE 1</w:t>
      </w:r>
    </w:p>
    <w:p w14:paraId="09976B6C" w14:textId="77777777" w:rsidR="009246C6" w:rsidRPr="00BF232B" w:rsidRDefault="009246C6" w:rsidP="00E80032">
      <w:pPr>
        <w:pStyle w:val="Code"/>
      </w:pPr>
      <w:r>
        <w:t>#define FALSE 0</w:t>
      </w:r>
    </w:p>
  </w:footnote>
  <w:footnote w:id="17">
    <w:p w14:paraId="1100CB01" w14:textId="77777777" w:rsidR="009246C6" w:rsidRDefault="009246C6"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9246C6" w:rsidRDefault="009246C6" w:rsidP="00E80032">
      <w:r>
        <w:rPr>
          <w:rStyle w:val="Fotnotsreferens"/>
        </w:rPr>
        <w:footnoteRef/>
      </w:r>
      <w:r>
        <w:t xml:space="preserve"> Depending of the compiler and its warning level settings.</w:t>
      </w:r>
    </w:p>
  </w:footnote>
  <w:footnote w:id="19">
    <w:p w14:paraId="3D554D37" w14:textId="77777777" w:rsidR="009246C6" w:rsidRPr="004679D4" w:rsidRDefault="009246C6"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9246C6" w:rsidRPr="00C03AB7" w:rsidRDefault="009246C6"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9246C6" w:rsidRPr="000C5114" w:rsidRDefault="009246C6"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9246C6" w:rsidRPr="002343ED" w:rsidRDefault="009246C6"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9246C6" w:rsidRDefault="009246C6" w:rsidP="00E80032">
      <w:r>
        <w:rPr>
          <w:rStyle w:val="Fotnotsreferens"/>
        </w:rPr>
        <w:footnoteRef/>
      </w:r>
      <w:r>
        <w:t xml:space="preserve"> However, we have no knowledge about the actual address; it may be 10,000 or anything else.</w:t>
      </w:r>
    </w:p>
  </w:footnote>
  <w:footnote w:id="24">
    <w:p w14:paraId="575EFDCD" w14:textId="77777777" w:rsidR="009246C6" w:rsidRPr="009B0162" w:rsidRDefault="009246C6"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9246C6" w:rsidRDefault="009246C6"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9246C6" w:rsidRDefault="009246C6"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9246C6" w:rsidRPr="00E554CC" w:rsidRDefault="009246C6"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9246C6" w:rsidRPr="00391B01" w:rsidRDefault="009246C6"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9246C6" w:rsidRDefault="009246C6"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9246C6" w:rsidRDefault="009246C6"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9246C6" w:rsidRDefault="009246C6" w:rsidP="00E80032">
      <w:r>
        <w:rPr>
          <w:rStyle w:val="Fotnotsreferens"/>
        </w:rPr>
        <w:footnoteRef/>
      </w:r>
      <w:r>
        <w:t xml:space="preserve"> There is no rational explanation, just accept it.</w:t>
      </w:r>
    </w:p>
  </w:footnote>
  <w:footnote w:id="32">
    <w:p w14:paraId="0B9FD0C4" w14:textId="77777777" w:rsidR="009246C6" w:rsidRDefault="009246C6"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9246C6" w:rsidRPr="00EF01A1" w:rsidRDefault="009246C6"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9246C6" w:rsidRPr="008655EC" w:rsidRDefault="009246C6"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NKsFAJXraZ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C9D"/>
    <w:rsid w:val="000C7243"/>
    <w:rsid w:val="000C72DC"/>
    <w:rsid w:val="000C7770"/>
    <w:rsid w:val="000C7CA0"/>
    <w:rsid w:val="000D0149"/>
    <w:rsid w:val="000D017D"/>
    <w:rsid w:val="000D034A"/>
    <w:rsid w:val="000D1282"/>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572"/>
    <w:rsid w:val="001066CA"/>
    <w:rsid w:val="00106A1B"/>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566"/>
    <w:rsid w:val="00134698"/>
    <w:rsid w:val="00134795"/>
    <w:rsid w:val="001348BD"/>
    <w:rsid w:val="00134AB7"/>
    <w:rsid w:val="00134D63"/>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6475"/>
    <w:rsid w:val="001465CE"/>
    <w:rsid w:val="00146A14"/>
    <w:rsid w:val="001473F3"/>
    <w:rsid w:val="001476AE"/>
    <w:rsid w:val="0014792D"/>
    <w:rsid w:val="00147F72"/>
    <w:rsid w:val="001501D6"/>
    <w:rsid w:val="001506AE"/>
    <w:rsid w:val="001508B3"/>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131"/>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2035"/>
    <w:rsid w:val="001C229B"/>
    <w:rsid w:val="001C2337"/>
    <w:rsid w:val="001C2A70"/>
    <w:rsid w:val="001C2D4F"/>
    <w:rsid w:val="001C31D1"/>
    <w:rsid w:val="001C3397"/>
    <w:rsid w:val="001C38A9"/>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142"/>
    <w:rsid w:val="002359E5"/>
    <w:rsid w:val="00235BAE"/>
    <w:rsid w:val="0023602E"/>
    <w:rsid w:val="002360CD"/>
    <w:rsid w:val="0023641F"/>
    <w:rsid w:val="002365B2"/>
    <w:rsid w:val="002366A8"/>
    <w:rsid w:val="00236A4E"/>
    <w:rsid w:val="00236AA8"/>
    <w:rsid w:val="00236DB0"/>
    <w:rsid w:val="0023797A"/>
    <w:rsid w:val="00237A20"/>
    <w:rsid w:val="00237DC3"/>
    <w:rsid w:val="00237ECB"/>
    <w:rsid w:val="00240365"/>
    <w:rsid w:val="0024044D"/>
    <w:rsid w:val="002407BF"/>
    <w:rsid w:val="00240ADA"/>
    <w:rsid w:val="0024176F"/>
    <w:rsid w:val="002417B3"/>
    <w:rsid w:val="00241DB4"/>
    <w:rsid w:val="00241DF3"/>
    <w:rsid w:val="00242194"/>
    <w:rsid w:val="00242853"/>
    <w:rsid w:val="00242C8A"/>
    <w:rsid w:val="00242FA9"/>
    <w:rsid w:val="002430A1"/>
    <w:rsid w:val="002432CA"/>
    <w:rsid w:val="00243884"/>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CC2"/>
    <w:rsid w:val="002A5E06"/>
    <w:rsid w:val="002A5FC7"/>
    <w:rsid w:val="002A66C7"/>
    <w:rsid w:val="002A6710"/>
    <w:rsid w:val="002A6AAA"/>
    <w:rsid w:val="002A6C91"/>
    <w:rsid w:val="002A6D6A"/>
    <w:rsid w:val="002A6DB9"/>
    <w:rsid w:val="002A6E4E"/>
    <w:rsid w:val="002A6E85"/>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3E2"/>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054C"/>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262"/>
    <w:rsid w:val="002D73F8"/>
    <w:rsid w:val="002D7636"/>
    <w:rsid w:val="002D7B1F"/>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BF"/>
    <w:rsid w:val="002E2513"/>
    <w:rsid w:val="002E29FB"/>
    <w:rsid w:val="002E2A37"/>
    <w:rsid w:val="002E2AE9"/>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5C6"/>
    <w:rsid w:val="002F07CC"/>
    <w:rsid w:val="002F09AB"/>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9AC"/>
    <w:rsid w:val="00395ABD"/>
    <w:rsid w:val="00395D57"/>
    <w:rsid w:val="00395E28"/>
    <w:rsid w:val="00396000"/>
    <w:rsid w:val="00396296"/>
    <w:rsid w:val="003962E2"/>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A0057"/>
    <w:rsid w:val="003A037F"/>
    <w:rsid w:val="003A0389"/>
    <w:rsid w:val="003A06FA"/>
    <w:rsid w:val="003A08F5"/>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6C4"/>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55F9"/>
    <w:rsid w:val="003E5CB4"/>
    <w:rsid w:val="003E671C"/>
    <w:rsid w:val="003E6736"/>
    <w:rsid w:val="003E6819"/>
    <w:rsid w:val="003E6986"/>
    <w:rsid w:val="003E7372"/>
    <w:rsid w:val="003E73E8"/>
    <w:rsid w:val="003E78F9"/>
    <w:rsid w:val="003E7CD8"/>
    <w:rsid w:val="003E7FE6"/>
    <w:rsid w:val="003F049A"/>
    <w:rsid w:val="003F0822"/>
    <w:rsid w:val="003F0AB1"/>
    <w:rsid w:val="003F0B7C"/>
    <w:rsid w:val="003F11F8"/>
    <w:rsid w:val="003F1328"/>
    <w:rsid w:val="003F13C3"/>
    <w:rsid w:val="003F1539"/>
    <w:rsid w:val="003F19DA"/>
    <w:rsid w:val="003F2683"/>
    <w:rsid w:val="003F283C"/>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555"/>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A7E"/>
    <w:rsid w:val="00440B10"/>
    <w:rsid w:val="00440D51"/>
    <w:rsid w:val="00440D8C"/>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97A"/>
    <w:rsid w:val="00455B6C"/>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014"/>
    <w:rsid w:val="00477170"/>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88F"/>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712"/>
    <w:rsid w:val="005D6B52"/>
    <w:rsid w:val="005D6F45"/>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647"/>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4FD"/>
    <w:rsid w:val="007736CE"/>
    <w:rsid w:val="00773C3A"/>
    <w:rsid w:val="00774397"/>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93"/>
    <w:rsid w:val="007B0E1F"/>
    <w:rsid w:val="007B180A"/>
    <w:rsid w:val="007B1917"/>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F0786"/>
    <w:rsid w:val="007F0BDC"/>
    <w:rsid w:val="007F121C"/>
    <w:rsid w:val="007F1483"/>
    <w:rsid w:val="007F15AC"/>
    <w:rsid w:val="007F19D4"/>
    <w:rsid w:val="007F1A80"/>
    <w:rsid w:val="007F1AC0"/>
    <w:rsid w:val="007F2244"/>
    <w:rsid w:val="007F229B"/>
    <w:rsid w:val="007F25B9"/>
    <w:rsid w:val="007F27A9"/>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884"/>
    <w:rsid w:val="0080491C"/>
    <w:rsid w:val="00804D0F"/>
    <w:rsid w:val="00804F50"/>
    <w:rsid w:val="0080512D"/>
    <w:rsid w:val="008052D5"/>
    <w:rsid w:val="008052FF"/>
    <w:rsid w:val="0080558F"/>
    <w:rsid w:val="00805749"/>
    <w:rsid w:val="00805899"/>
    <w:rsid w:val="00805910"/>
    <w:rsid w:val="00805EFD"/>
    <w:rsid w:val="00806BE8"/>
    <w:rsid w:val="00806DE4"/>
    <w:rsid w:val="00806FBD"/>
    <w:rsid w:val="0080748B"/>
    <w:rsid w:val="00810376"/>
    <w:rsid w:val="008104AD"/>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1516"/>
    <w:rsid w:val="008B156F"/>
    <w:rsid w:val="008B1607"/>
    <w:rsid w:val="008B1B75"/>
    <w:rsid w:val="008B1EF5"/>
    <w:rsid w:val="008B22D2"/>
    <w:rsid w:val="008B2492"/>
    <w:rsid w:val="008B25E5"/>
    <w:rsid w:val="008B2B6F"/>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954"/>
    <w:rsid w:val="00903ED0"/>
    <w:rsid w:val="00903F63"/>
    <w:rsid w:val="0090411D"/>
    <w:rsid w:val="00904226"/>
    <w:rsid w:val="0090451C"/>
    <w:rsid w:val="009046E4"/>
    <w:rsid w:val="00904833"/>
    <w:rsid w:val="00904934"/>
    <w:rsid w:val="00904C1F"/>
    <w:rsid w:val="009051A0"/>
    <w:rsid w:val="00905979"/>
    <w:rsid w:val="00905E09"/>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6A5D"/>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9DC"/>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1B"/>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F75"/>
    <w:rsid w:val="00AF34ED"/>
    <w:rsid w:val="00AF39F8"/>
    <w:rsid w:val="00AF3DD9"/>
    <w:rsid w:val="00AF3F0D"/>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A53"/>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D7B"/>
    <w:rsid w:val="00B51246"/>
    <w:rsid w:val="00B51A4B"/>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9B1"/>
    <w:rsid w:val="00BE6C6C"/>
    <w:rsid w:val="00BE6CF9"/>
    <w:rsid w:val="00BE6E33"/>
    <w:rsid w:val="00BE6F5D"/>
    <w:rsid w:val="00BE733D"/>
    <w:rsid w:val="00BE73B3"/>
    <w:rsid w:val="00BE75A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6C2"/>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27"/>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4CD"/>
    <w:rsid w:val="00D408AD"/>
    <w:rsid w:val="00D40EDA"/>
    <w:rsid w:val="00D414D0"/>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4AD"/>
    <w:rsid w:val="00D83A6D"/>
    <w:rsid w:val="00D8402F"/>
    <w:rsid w:val="00D84619"/>
    <w:rsid w:val="00D846D1"/>
    <w:rsid w:val="00D84B3D"/>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0D4D"/>
    <w:rsid w:val="00DC123D"/>
    <w:rsid w:val="00DC1A9A"/>
    <w:rsid w:val="00DC227A"/>
    <w:rsid w:val="00DC2435"/>
    <w:rsid w:val="00DC25E6"/>
    <w:rsid w:val="00DC29A9"/>
    <w:rsid w:val="00DC2AF5"/>
    <w:rsid w:val="00DC336D"/>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0AB"/>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F2"/>
    <w:rsid w:val="00DD2FB6"/>
    <w:rsid w:val="00DD3073"/>
    <w:rsid w:val="00DD322D"/>
    <w:rsid w:val="00DD3619"/>
    <w:rsid w:val="00DD3721"/>
    <w:rsid w:val="00DD4C98"/>
    <w:rsid w:val="00DD4E09"/>
    <w:rsid w:val="00DD505A"/>
    <w:rsid w:val="00DD5679"/>
    <w:rsid w:val="00DD5C74"/>
    <w:rsid w:val="00DD63C1"/>
    <w:rsid w:val="00DD63ED"/>
    <w:rsid w:val="00DD64F0"/>
    <w:rsid w:val="00DD65E5"/>
    <w:rsid w:val="00DD6972"/>
    <w:rsid w:val="00DD6D39"/>
    <w:rsid w:val="00DD7399"/>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1DE3"/>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76D"/>
    <w:rsid w:val="00E43B5D"/>
    <w:rsid w:val="00E43D8D"/>
    <w:rsid w:val="00E440AD"/>
    <w:rsid w:val="00E444D6"/>
    <w:rsid w:val="00E44578"/>
    <w:rsid w:val="00E44691"/>
    <w:rsid w:val="00E44E32"/>
    <w:rsid w:val="00E44E65"/>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D6D"/>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8A6"/>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A31"/>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98B"/>
    <w:rsid w:val="00FD5ADA"/>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E2FE0-A192-4EDB-B440-BFC38CE99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9218</TotalTime>
  <Pages>1</Pages>
  <Words>178732</Words>
  <Characters>947281</Characters>
  <Application>Microsoft Office Word</Application>
  <DocSecurity>0</DocSecurity>
  <Lines>7894</Lines>
  <Paragraphs>2247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1687</cp:revision>
  <cp:lastPrinted>2017-05-07T13:41:00Z</cp:lastPrinted>
  <dcterms:created xsi:type="dcterms:W3CDTF">2020-05-20T16:12:00Z</dcterms:created>
  <dcterms:modified xsi:type="dcterms:W3CDTF">2020-06-10T15:07:00Z</dcterms:modified>
</cp:coreProperties>
</file>