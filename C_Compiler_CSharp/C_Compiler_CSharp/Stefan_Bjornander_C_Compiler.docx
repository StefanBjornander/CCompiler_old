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234F52">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234F52">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234F52">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234F52">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234F52">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234F52">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234F52">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234F52">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234F52">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234F52">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234F52">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234F52">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234F52">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234F52">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234F52">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234F52">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234F52">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234F52">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234F52">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234F52">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234F52">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234F52">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234F52">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C3735D" w:rsidRPr="00D2146B" w:rsidRDefault="00C3735D"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C3735D" w:rsidRPr="00D2146B" w:rsidRDefault="00C3735D"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C3735D" w:rsidRDefault="00C3735D"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C3735D" w:rsidRDefault="00C3735D" w:rsidP="00942B30">
                              <w:pPr>
                                <w:spacing w:before="60" w:line="256" w:lineRule="auto"/>
                                <w:jc w:val="center"/>
                                <w:rPr>
                                  <w:sz w:val="24"/>
                                  <w:szCs w:val="24"/>
                                </w:rPr>
                              </w:pPr>
                              <w:r>
                                <w:rPr>
                                  <w:rFonts w:eastAsia="Calibri"/>
                                  <w:color w:val="000000"/>
                                  <w:sz w:val="18"/>
                                  <w:szCs w:val="18"/>
                                </w:rPr>
                                <w:t>Parser</w:t>
                              </w:r>
                            </w:p>
                            <w:p w14:paraId="1ABFD117" w14:textId="77777777" w:rsidR="00C3735D" w:rsidRDefault="00C3735D"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C3735D" w:rsidRDefault="00C3735D" w:rsidP="003727AB">
                              <w:pPr>
                                <w:spacing w:before="60" w:line="254" w:lineRule="auto"/>
                                <w:jc w:val="center"/>
                                <w:rPr>
                                  <w:sz w:val="24"/>
                                  <w:szCs w:val="24"/>
                                </w:rPr>
                              </w:pPr>
                              <w:r>
                                <w:rPr>
                                  <w:rFonts w:eastAsia="Calibri"/>
                                  <w:color w:val="000000"/>
                                  <w:sz w:val="18"/>
                                  <w:szCs w:val="18"/>
                                </w:rPr>
                                <w:t>Scanner</w:t>
                              </w:r>
                            </w:p>
                            <w:p w14:paraId="03FD0412" w14:textId="77777777" w:rsidR="00C3735D" w:rsidRDefault="00C3735D"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C3735D" w:rsidRDefault="00C3735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C3735D" w:rsidRDefault="00C3735D" w:rsidP="003567A1">
                              <w:pPr>
                                <w:spacing w:before="0" w:line="252" w:lineRule="auto"/>
                                <w:jc w:val="center"/>
                                <w:rPr>
                                  <w:sz w:val="24"/>
                                  <w:szCs w:val="24"/>
                                </w:rPr>
                              </w:pPr>
                            </w:p>
                            <w:p w14:paraId="217B84F7" w14:textId="77777777" w:rsidR="00C3735D" w:rsidRDefault="00C3735D"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C3735D" w:rsidRDefault="00C3735D"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C3735D" w:rsidRPr="00EF6288" w:rsidRDefault="00C3735D"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C3735D" w:rsidRDefault="00C3735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C3735D" w:rsidRDefault="00C3735D"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C3735D" w:rsidRDefault="00C3735D"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C3735D" w:rsidRPr="00E962F6" w:rsidRDefault="00C3735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C3735D" w:rsidRDefault="00C3735D"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C3735D" w:rsidRDefault="00C3735D"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C3735D" w:rsidRDefault="00C3735D"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C3735D" w:rsidRDefault="00C3735D"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C3735D" w:rsidRDefault="00C3735D"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C3735D" w:rsidRPr="00D2146B" w:rsidRDefault="00C3735D"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C3735D" w:rsidRPr="00D2146B" w:rsidRDefault="00C3735D"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C3735D" w:rsidRDefault="00C3735D"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C3735D" w:rsidRDefault="00C3735D" w:rsidP="00942B30">
                        <w:pPr>
                          <w:spacing w:before="60" w:line="256" w:lineRule="auto"/>
                          <w:jc w:val="center"/>
                          <w:rPr>
                            <w:sz w:val="24"/>
                            <w:szCs w:val="24"/>
                          </w:rPr>
                        </w:pPr>
                        <w:r>
                          <w:rPr>
                            <w:rFonts w:eastAsia="Calibri"/>
                            <w:color w:val="000000"/>
                            <w:sz w:val="18"/>
                            <w:szCs w:val="18"/>
                          </w:rPr>
                          <w:t>Parser</w:t>
                        </w:r>
                      </w:p>
                      <w:p w14:paraId="1ABFD117" w14:textId="77777777" w:rsidR="00C3735D" w:rsidRDefault="00C3735D"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C3735D" w:rsidRDefault="00C3735D" w:rsidP="003727AB">
                        <w:pPr>
                          <w:spacing w:before="60" w:line="254" w:lineRule="auto"/>
                          <w:jc w:val="center"/>
                          <w:rPr>
                            <w:sz w:val="24"/>
                            <w:szCs w:val="24"/>
                          </w:rPr>
                        </w:pPr>
                        <w:r>
                          <w:rPr>
                            <w:rFonts w:eastAsia="Calibri"/>
                            <w:color w:val="000000"/>
                            <w:sz w:val="18"/>
                            <w:szCs w:val="18"/>
                          </w:rPr>
                          <w:t>Scanner</w:t>
                        </w:r>
                      </w:p>
                      <w:p w14:paraId="03FD0412" w14:textId="77777777" w:rsidR="00C3735D" w:rsidRDefault="00C3735D"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C3735D" w:rsidRDefault="00C3735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C3735D" w:rsidRDefault="00C3735D" w:rsidP="003567A1">
                        <w:pPr>
                          <w:spacing w:before="0" w:line="252" w:lineRule="auto"/>
                          <w:jc w:val="center"/>
                          <w:rPr>
                            <w:sz w:val="24"/>
                            <w:szCs w:val="24"/>
                          </w:rPr>
                        </w:pPr>
                      </w:p>
                      <w:p w14:paraId="217B84F7" w14:textId="77777777" w:rsidR="00C3735D" w:rsidRDefault="00C3735D"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C3735D" w:rsidRDefault="00C3735D"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C3735D" w:rsidRPr="00EF6288" w:rsidRDefault="00C3735D"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C3735D" w:rsidRDefault="00C3735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C3735D" w:rsidRDefault="00C3735D"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C3735D" w:rsidRDefault="00C3735D"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C3735D" w:rsidRPr="00E962F6" w:rsidRDefault="00C3735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C3735D" w:rsidRDefault="00C3735D"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C3735D" w:rsidRDefault="00C3735D"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C3735D" w:rsidRDefault="00C3735D"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C3735D" w:rsidRDefault="00C3735D"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C3735D" w:rsidRDefault="00C3735D"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C3735D" w:rsidRPr="00D2146B" w:rsidRDefault="00C3735D"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C3735D" w:rsidRPr="00D2146B" w:rsidRDefault="00C3735D"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C3735D" w:rsidRDefault="00C3735D"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C3735D" w:rsidRDefault="00C3735D" w:rsidP="00541B67">
                              <w:pPr>
                                <w:spacing w:before="60" w:line="256" w:lineRule="auto"/>
                                <w:jc w:val="center"/>
                                <w:rPr>
                                  <w:sz w:val="24"/>
                                  <w:szCs w:val="24"/>
                                </w:rPr>
                              </w:pPr>
                              <w:r>
                                <w:rPr>
                                  <w:rFonts w:eastAsia="Calibri"/>
                                  <w:color w:val="000000"/>
                                  <w:sz w:val="18"/>
                                  <w:szCs w:val="18"/>
                                </w:rPr>
                                <w:t>Parser</w:t>
                              </w:r>
                            </w:p>
                            <w:p w14:paraId="738A4637" w14:textId="77777777" w:rsidR="00C3735D" w:rsidRDefault="00C3735D"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C3735D" w:rsidRDefault="00C3735D" w:rsidP="00541B67">
                              <w:pPr>
                                <w:spacing w:before="60" w:line="254" w:lineRule="auto"/>
                                <w:jc w:val="center"/>
                                <w:rPr>
                                  <w:sz w:val="24"/>
                                  <w:szCs w:val="24"/>
                                </w:rPr>
                              </w:pPr>
                              <w:r>
                                <w:rPr>
                                  <w:rFonts w:eastAsia="Calibri"/>
                                  <w:color w:val="000000"/>
                                  <w:sz w:val="18"/>
                                  <w:szCs w:val="18"/>
                                </w:rPr>
                                <w:t>Scanner</w:t>
                              </w:r>
                            </w:p>
                            <w:p w14:paraId="1FC59E41" w14:textId="77777777" w:rsidR="00C3735D" w:rsidRDefault="00C3735D"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C3735D" w:rsidRDefault="00C3735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C3735D" w:rsidRDefault="00C3735D" w:rsidP="00541B67">
                              <w:pPr>
                                <w:spacing w:before="0" w:line="252" w:lineRule="auto"/>
                                <w:jc w:val="center"/>
                                <w:rPr>
                                  <w:sz w:val="24"/>
                                  <w:szCs w:val="24"/>
                                </w:rPr>
                              </w:pPr>
                            </w:p>
                            <w:p w14:paraId="1164C4DA" w14:textId="77777777" w:rsidR="00C3735D" w:rsidRDefault="00C3735D"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C3735D" w:rsidRDefault="00C3735D"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C3735D" w:rsidRPr="00EF6288" w:rsidRDefault="00C3735D"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C3735D" w:rsidRDefault="00C3735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C3735D" w:rsidRDefault="00C3735D"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C3735D" w:rsidRDefault="00C3735D"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C3735D" w:rsidRPr="00E962F6" w:rsidRDefault="00C3735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C3735D" w:rsidRDefault="00C3735D"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C3735D" w:rsidRDefault="00C3735D"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C3735D" w:rsidRDefault="00C3735D"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C3735D" w:rsidRDefault="00C3735D"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C3735D" w:rsidRDefault="00C3735D"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C3735D" w:rsidRPr="00D2146B" w:rsidRDefault="00C3735D"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C3735D" w:rsidRPr="00D2146B" w:rsidRDefault="00C3735D"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C3735D" w:rsidRDefault="00C3735D"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C3735D" w:rsidRDefault="00C3735D" w:rsidP="00541B67">
                        <w:pPr>
                          <w:spacing w:before="60" w:line="256" w:lineRule="auto"/>
                          <w:jc w:val="center"/>
                          <w:rPr>
                            <w:sz w:val="24"/>
                            <w:szCs w:val="24"/>
                          </w:rPr>
                        </w:pPr>
                        <w:r>
                          <w:rPr>
                            <w:rFonts w:eastAsia="Calibri"/>
                            <w:color w:val="000000"/>
                            <w:sz w:val="18"/>
                            <w:szCs w:val="18"/>
                          </w:rPr>
                          <w:t>Parser</w:t>
                        </w:r>
                      </w:p>
                      <w:p w14:paraId="738A4637" w14:textId="77777777" w:rsidR="00C3735D" w:rsidRDefault="00C3735D"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C3735D" w:rsidRDefault="00C3735D" w:rsidP="00541B67">
                        <w:pPr>
                          <w:spacing w:before="60" w:line="254" w:lineRule="auto"/>
                          <w:jc w:val="center"/>
                          <w:rPr>
                            <w:sz w:val="24"/>
                            <w:szCs w:val="24"/>
                          </w:rPr>
                        </w:pPr>
                        <w:r>
                          <w:rPr>
                            <w:rFonts w:eastAsia="Calibri"/>
                            <w:color w:val="000000"/>
                            <w:sz w:val="18"/>
                            <w:szCs w:val="18"/>
                          </w:rPr>
                          <w:t>Scanner</w:t>
                        </w:r>
                      </w:p>
                      <w:p w14:paraId="1FC59E41" w14:textId="77777777" w:rsidR="00C3735D" w:rsidRDefault="00C3735D"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C3735D" w:rsidRDefault="00C3735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C3735D" w:rsidRDefault="00C3735D" w:rsidP="00541B67">
                        <w:pPr>
                          <w:spacing w:before="0" w:line="252" w:lineRule="auto"/>
                          <w:jc w:val="center"/>
                          <w:rPr>
                            <w:sz w:val="24"/>
                            <w:szCs w:val="24"/>
                          </w:rPr>
                        </w:pPr>
                      </w:p>
                      <w:p w14:paraId="1164C4DA" w14:textId="77777777" w:rsidR="00C3735D" w:rsidRDefault="00C3735D"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C3735D" w:rsidRDefault="00C3735D"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C3735D" w:rsidRPr="00EF6288" w:rsidRDefault="00C3735D"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C3735D" w:rsidRDefault="00C3735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C3735D" w:rsidRDefault="00C3735D"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C3735D" w:rsidRDefault="00C3735D"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C3735D" w:rsidRPr="00E962F6" w:rsidRDefault="00C3735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C3735D" w:rsidRDefault="00C3735D"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C3735D" w:rsidRDefault="00C3735D"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C3735D" w:rsidRDefault="00C3735D"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C3735D" w:rsidRDefault="00C3735D"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C3735D" w:rsidRDefault="00C3735D"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C3735D" w:rsidRDefault="00C3735D" w:rsidP="007016BF">
                              <w:pPr>
                                <w:spacing w:before="60" w:after="0"/>
                                <w:jc w:val="center"/>
                                <w:rPr>
                                  <w:lang w:val="sv-SE"/>
                                </w:rPr>
                              </w:pPr>
                              <w:r>
                                <w:rPr>
                                  <w:lang w:val="sv-SE"/>
                                </w:rPr>
                                <w:t>Register Preparator</w:t>
                              </w:r>
                            </w:p>
                            <w:p w14:paraId="5B7E5EAE" w14:textId="77777777" w:rsidR="00C3735D" w:rsidRPr="00C7380D" w:rsidRDefault="00C3735D"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C3735D" w:rsidRDefault="00C3735D" w:rsidP="00F52895">
                              <w:pPr>
                                <w:spacing w:before="60" w:after="0"/>
                                <w:jc w:val="center"/>
                                <w:rPr>
                                  <w:lang w:val="sv-SE"/>
                                </w:rPr>
                              </w:pPr>
                              <w:r>
                                <w:rPr>
                                  <w:lang w:val="sv-SE"/>
                                </w:rPr>
                                <w:t>Register Allocator</w:t>
                              </w:r>
                            </w:p>
                            <w:p w14:paraId="49971E8A" w14:textId="77777777" w:rsidR="00C3735D" w:rsidRDefault="00C3735D"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C3735D" w:rsidRPr="009C410A" w:rsidRDefault="00C3735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C3735D" w:rsidRPr="009C410A" w:rsidRDefault="00C3735D"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C3735D" w:rsidRDefault="00C3735D"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C3735D" w:rsidRDefault="00C3735D"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C3735D" w:rsidRDefault="00C3735D" w:rsidP="007016BF">
                              <w:pPr>
                                <w:pStyle w:val="Normalwebb"/>
                                <w:spacing w:before="60" w:line="252" w:lineRule="auto"/>
                                <w:jc w:val="center"/>
                              </w:pPr>
                              <w:r>
                                <w:rPr>
                                  <w:rFonts w:eastAsia="Calibri"/>
                                  <w:sz w:val="22"/>
                                  <w:szCs w:val="22"/>
                                  <w:lang w:val="en-US"/>
                                </w:rPr>
                                <w:t>Object Code</w:t>
                              </w:r>
                            </w:p>
                            <w:p w14:paraId="774C3A6C" w14:textId="77777777" w:rsidR="00C3735D" w:rsidRDefault="00C3735D"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C3735D" w:rsidRDefault="00C3735D"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C3735D" w:rsidRDefault="00C3735D"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C3735D" w:rsidRDefault="00C3735D" w:rsidP="007016BF">
                        <w:pPr>
                          <w:spacing w:before="60" w:after="0"/>
                          <w:jc w:val="center"/>
                          <w:rPr>
                            <w:lang w:val="sv-SE"/>
                          </w:rPr>
                        </w:pPr>
                        <w:r>
                          <w:rPr>
                            <w:lang w:val="sv-SE"/>
                          </w:rPr>
                          <w:t>Register Preparator</w:t>
                        </w:r>
                      </w:p>
                      <w:p w14:paraId="5B7E5EAE" w14:textId="77777777" w:rsidR="00C3735D" w:rsidRPr="00C7380D" w:rsidRDefault="00C3735D"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C3735D" w:rsidRDefault="00C3735D" w:rsidP="00F52895">
                        <w:pPr>
                          <w:spacing w:before="60" w:after="0"/>
                          <w:jc w:val="center"/>
                          <w:rPr>
                            <w:lang w:val="sv-SE"/>
                          </w:rPr>
                        </w:pPr>
                        <w:r>
                          <w:rPr>
                            <w:lang w:val="sv-SE"/>
                          </w:rPr>
                          <w:t>Register Allocator</w:t>
                        </w:r>
                      </w:p>
                      <w:p w14:paraId="49971E8A" w14:textId="77777777" w:rsidR="00C3735D" w:rsidRDefault="00C3735D"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C3735D" w:rsidRPr="009C410A" w:rsidRDefault="00C3735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C3735D" w:rsidRPr="009C410A" w:rsidRDefault="00C3735D"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C3735D" w:rsidRDefault="00C3735D"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C3735D" w:rsidRDefault="00C3735D"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C3735D" w:rsidRDefault="00C3735D" w:rsidP="007016BF">
                        <w:pPr>
                          <w:pStyle w:val="Normalwebb"/>
                          <w:spacing w:before="60" w:line="252" w:lineRule="auto"/>
                          <w:jc w:val="center"/>
                        </w:pPr>
                        <w:r>
                          <w:rPr>
                            <w:rFonts w:eastAsia="Calibri"/>
                            <w:sz w:val="22"/>
                            <w:szCs w:val="22"/>
                            <w:lang w:val="en-US"/>
                          </w:rPr>
                          <w:t>Object Code</w:t>
                        </w:r>
                      </w:p>
                      <w:p w14:paraId="774C3A6C" w14:textId="77777777" w:rsidR="00C3735D" w:rsidRDefault="00C3735D"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C3735D" w:rsidRDefault="00C3735D"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C3735D" w:rsidRDefault="00C3735D"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noProof/>
            <w:rPrChange w:id="30" w:author="Stefan Bjornander" w:date="2015-04-26T09:43:00Z">
              <w:rPr>
                <w:rStyle w:val="CodeInText"/>
                <w:i w:val="0"/>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noProof/>
            <w:rPrChange w:id="54" w:author="Stefan Bjornander" w:date="2015-04-26T09:48:00Z">
              <w:rPr>
                <w:rStyle w:val="CodeInText"/>
                <w:i w:val="0"/>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noProof/>
            <w:rPrChange w:id="59" w:author="Stefan Bjornander" w:date="2015-04-26T09:48:00Z">
              <w:rPr>
                <w:rStyle w:val="CodeInText"/>
                <w:i w:val="0"/>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noProof/>
            <w:rPrChange w:id="105" w:author="Stefan Bjornander" w:date="2015-04-26T09:58:00Z">
              <w:rPr>
                <w:rStyle w:val="CodeInText"/>
                <w:i w:val="0"/>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noProof/>
            <w:rPrChange w:id="107" w:author="Stefan Bjornander" w:date="2015-04-26T09:58:00Z">
              <w:rPr>
                <w:rStyle w:val="CodeInText"/>
                <w:i w:val="0"/>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noProof/>
            <w:rPrChange w:id="129" w:author="Stefan Bjornander" w:date="2015-04-26T09:58:00Z">
              <w:rPr>
                <w:rStyle w:val="CodeInText"/>
                <w:i w:val="0"/>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noProof/>
            <w:rPrChange w:id="133" w:author="Stefan Bjornander" w:date="2015-04-26T09:58:00Z">
              <w:rPr>
                <w:rStyle w:val="CodeInText"/>
                <w:i w:val="0"/>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lastRenderedPageBreak/>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lastRenderedPageBreak/>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lastRenderedPageBreak/>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lastRenderedPageBreak/>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lastRenderedPageBreak/>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Label and Goto Statement</w:t>
      </w:r>
      <w:bookmarkEnd w:id="147"/>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lastRenderedPageBreak/>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lastRenderedPageBreak/>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r w:rsidR="00C71031">
        <w:rPr>
          <w:highlight w:val="white"/>
        </w:rPr>
        <w:t>S</w:t>
      </w:r>
      <w:r>
        <w:rPr>
          <w:highlight w:val="white"/>
        </w:rPr>
        <w:t>izeof Expression</w:t>
      </w:r>
      <w:bookmarkEnd w:id="170"/>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lastRenderedPageBreak/>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lastRenderedPageBreak/>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lastRenderedPageBreak/>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lastRenderedPageBreak/>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lastRenderedPageBreak/>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lastRenderedPageBreak/>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t>Argument Expression List</w:t>
      </w:r>
      <w:bookmarkEnd w:id="179"/>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lastRenderedPageBreak/>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lastRenderedPageBreak/>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w:t>
      </w:r>
      <w:r w:rsidR="00F26A06">
        <w:rPr>
          <w:highlight w:val="white"/>
        </w:rPr>
        <w:lastRenderedPageBreak/>
        <w:t xml:space="preserve">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lastRenderedPageBreak/>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lastRenderedPageBreak/>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lastRenderedPageBreak/>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lastRenderedPageBreak/>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7A762EC1" w:rsidR="0050082D"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123CBC6B" w14:textId="77777777" w:rsidR="008C458D" w:rsidRDefault="008C458D" w:rsidP="00EB50EE">
      <w:pPr>
        <w:pStyle w:val="Code"/>
      </w:pPr>
    </w:p>
    <w:p w14:paraId="23B4BE1A" w14:textId="77777777" w:rsidR="008C458D" w:rsidRDefault="008C458D" w:rsidP="00EB50EE">
      <w:pPr>
        <w:pStyle w:val="Code"/>
      </w:pPr>
    </w:p>
    <w:p w14:paraId="25F8C73D" w14:textId="77777777" w:rsidR="008C458D" w:rsidRDefault="008C458D" w:rsidP="00EB50EE">
      <w:pPr>
        <w:pStyle w:val="Code"/>
      </w:pPr>
    </w:p>
    <w:p w14:paraId="27E98E99" w14:textId="77777777" w:rsidR="008C458D" w:rsidRDefault="008C458D" w:rsidP="00EB50EE">
      <w:pPr>
        <w:pStyle w:val="Code"/>
      </w:pPr>
    </w:p>
    <w:p w14:paraId="7C10B316" w14:textId="77777777" w:rsidR="008C458D" w:rsidRDefault="008C458D" w:rsidP="00EB50EE">
      <w:pPr>
        <w:pStyle w:val="Code"/>
      </w:pPr>
    </w:p>
    <w:p w14:paraId="23553077" w14:textId="77777777" w:rsidR="008C458D" w:rsidRDefault="008C458D" w:rsidP="00EB50EE">
      <w:pPr>
        <w:pStyle w:val="Code"/>
      </w:pPr>
    </w:p>
    <w:p w14:paraId="72B60769" w14:textId="77777777" w:rsidR="008C458D" w:rsidRDefault="008C458D" w:rsidP="00EB50EE">
      <w:pPr>
        <w:pStyle w:val="Code"/>
      </w:pPr>
    </w:p>
    <w:p w14:paraId="6404E476" w14:textId="77777777" w:rsidR="008C458D" w:rsidRDefault="008C458D" w:rsidP="00EB50EE">
      <w:pPr>
        <w:pStyle w:val="Code"/>
      </w:pPr>
    </w:p>
    <w:p w14:paraId="406BDCF7" w14:textId="77777777" w:rsidR="008C458D" w:rsidRDefault="008C458D" w:rsidP="00EB50EE">
      <w:pPr>
        <w:pStyle w:val="Code"/>
      </w:pPr>
    </w:p>
    <w:p w14:paraId="3D4F1608" w14:textId="77777777" w:rsidR="008C458D" w:rsidRDefault="008C458D" w:rsidP="00EB50EE">
      <w:pPr>
        <w:pStyle w:val="Code"/>
      </w:pPr>
    </w:p>
    <w:p w14:paraId="73094E16" w14:textId="77777777" w:rsidR="008C458D" w:rsidRDefault="008C458D" w:rsidP="00EB50EE">
      <w:pPr>
        <w:pStyle w:val="Code"/>
      </w:pPr>
    </w:p>
    <w:p w14:paraId="3AF32EF4" w14:textId="77777777" w:rsidR="008C458D" w:rsidRDefault="008C458D" w:rsidP="00EB50EE">
      <w:pPr>
        <w:pStyle w:val="Code"/>
      </w:pPr>
    </w:p>
    <w:p w14:paraId="74A88C61" w14:textId="77777777" w:rsidR="008C458D" w:rsidRDefault="008C458D" w:rsidP="00EB50EE">
      <w:pPr>
        <w:pStyle w:val="Code"/>
      </w:pPr>
    </w:p>
    <w:p w14:paraId="0606D326" w14:textId="77777777" w:rsidR="008C458D" w:rsidRDefault="008C458D" w:rsidP="00EB50EE">
      <w:pPr>
        <w:pStyle w:val="Code"/>
      </w:pPr>
    </w:p>
    <w:p w14:paraId="5EE11812" w14:textId="77777777" w:rsidR="008C458D" w:rsidRDefault="008C458D" w:rsidP="00EB50EE">
      <w:pPr>
        <w:pStyle w:val="Code"/>
      </w:pPr>
    </w:p>
    <w:p w14:paraId="58BCF834" w14:textId="77777777" w:rsidR="008C458D" w:rsidRDefault="008C458D" w:rsidP="00EB50EE">
      <w:pPr>
        <w:pStyle w:val="Code"/>
      </w:pPr>
    </w:p>
    <w:p w14:paraId="3CA1BF23" w14:textId="77777777" w:rsidR="008C458D" w:rsidRDefault="008C458D" w:rsidP="00EB50EE">
      <w:pPr>
        <w:pStyle w:val="Code"/>
      </w:pPr>
    </w:p>
    <w:p w14:paraId="24865C6F" w14:textId="77777777" w:rsidR="008C458D" w:rsidRDefault="008C458D" w:rsidP="00EB50EE">
      <w:pPr>
        <w:pStyle w:val="Code"/>
      </w:pPr>
    </w:p>
    <w:p w14:paraId="5725B5BE" w14:textId="77777777" w:rsidR="008C458D" w:rsidRDefault="008C458D" w:rsidP="00EB50EE">
      <w:pPr>
        <w:pStyle w:val="Code"/>
      </w:pPr>
    </w:p>
    <w:p w14:paraId="6953DA0F" w14:textId="77777777" w:rsidR="008C458D" w:rsidRDefault="008C458D" w:rsidP="00EB50EE">
      <w:pPr>
        <w:pStyle w:val="Code"/>
      </w:pPr>
    </w:p>
    <w:p w14:paraId="7153C20C" w14:textId="77777777" w:rsidR="008C458D" w:rsidRDefault="008C458D" w:rsidP="00EB50EE">
      <w:pPr>
        <w:pStyle w:val="Code"/>
      </w:pPr>
    </w:p>
    <w:p w14:paraId="2FD65EED" w14:textId="77777777" w:rsidR="008C458D" w:rsidRDefault="008C458D" w:rsidP="00EB50EE">
      <w:pPr>
        <w:pStyle w:val="Code"/>
      </w:pPr>
    </w:p>
    <w:p w14:paraId="19A33546" w14:textId="77777777" w:rsidR="008C458D" w:rsidRDefault="008C458D" w:rsidP="00EB50EE">
      <w:pPr>
        <w:pStyle w:val="Code"/>
      </w:pPr>
    </w:p>
    <w:p w14:paraId="1009EB8C" w14:textId="77777777" w:rsidR="008C458D" w:rsidRDefault="008C458D" w:rsidP="00EB50EE">
      <w:pPr>
        <w:pStyle w:val="Code"/>
      </w:pPr>
    </w:p>
    <w:p w14:paraId="389469D5" w14:textId="77777777" w:rsidR="008C458D" w:rsidRDefault="008C458D" w:rsidP="00EB50EE">
      <w:pPr>
        <w:pStyle w:val="Code"/>
      </w:pPr>
    </w:p>
    <w:p w14:paraId="74BC16D9" w14:textId="77777777" w:rsidR="008C458D" w:rsidRDefault="008C458D" w:rsidP="00EB50EE">
      <w:pPr>
        <w:pStyle w:val="Code"/>
      </w:pPr>
    </w:p>
    <w:p w14:paraId="2A6060AC" w14:textId="77777777" w:rsidR="008C458D" w:rsidRDefault="008C458D" w:rsidP="00EB50EE">
      <w:pPr>
        <w:pStyle w:val="Code"/>
      </w:pPr>
    </w:p>
    <w:p w14:paraId="3BA9F8A9" w14:textId="77777777" w:rsidR="008C458D" w:rsidRDefault="008C458D" w:rsidP="00EB50EE">
      <w:pPr>
        <w:pStyle w:val="Code"/>
      </w:pPr>
    </w:p>
    <w:p w14:paraId="7C81BF3F" w14:textId="77777777" w:rsidR="008C458D" w:rsidRDefault="008C458D" w:rsidP="00EB50EE">
      <w:pPr>
        <w:pStyle w:val="Code"/>
      </w:pPr>
    </w:p>
    <w:p w14:paraId="514FFC84" w14:textId="77777777" w:rsidR="008C458D" w:rsidRDefault="008C458D" w:rsidP="00EB50EE">
      <w:pPr>
        <w:pStyle w:val="Code"/>
      </w:pPr>
    </w:p>
    <w:p w14:paraId="382BE641" w14:textId="77777777" w:rsidR="008C458D" w:rsidRDefault="008C458D" w:rsidP="00EB50EE">
      <w:pPr>
        <w:pStyle w:val="Code"/>
      </w:pPr>
    </w:p>
    <w:p w14:paraId="677BE1E9" w14:textId="77777777" w:rsidR="008C458D" w:rsidRDefault="008C458D" w:rsidP="00EB50EE">
      <w:pPr>
        <w:pStyle w:val="Code"/>
      </w:pPr>
    </w:p>
    <w:p w14:paraId="27DB193F" w14:textId="77777777" w:rsidR="008C458D" w:rsidRDefault="008C458D" w:rsidP="00EB50EE">
      <w:pPr>
        <w:pStyle w:val="Code"/>
      </w:pPr>
    </w:p>
    <w:p w14:paraId="70A00372" w14:textId="77777777" w:rsidR="008C458D" w:rsidRDefault="008C458D" w:rsidP="00EB50EE">
      <w:pPr>
        <w:pStyle w:val="Code"/>
      </w:pPr>
    </w:p>
    <w:p w14:paraId="346C1039" w14:textId="77777777" w:rsidR="008C458D" w:rsidRDefault="008C458D" w:rsidP="00EB50EE">
      <w:pPr>
        <w:pStyle w:val="Code"/>
      </w:pPr>
    </w:p>
    <w:p w14:paraId="0033C75A" w14:textId="77777777" w:rsidR="008C458D" w:rsidRDefault="008C458D" w:rsidP="00EB50EE">
      <w:pPr>
        <w:pStyle w:val="Code"/>
      </w:pPr>
    </w:p>
    <w:p w14:paraId="345CE0BC" w14:textId="77777777" w:rsidR="008C458D" w:rsidRDefault="008C458D" w:rsidP="00EB50EE">
      <w:pPr>
        <w:pStyle w:val="Code"/>
      </w:pPr>
    </w:p>
    <w:p w14:paraId="5B3AE024" w14:textId="77777777" w:rsidR="008C458D" w:rsidRDefault="008C458D" w:rsidP="00EB50EE">
      <w:pPr>
        <w:pStyle w:val="Code"/>
      </w:pPr>
    </w:p>
    <w:p w14:paraId="5EC3CD5C" w14:textId="77777777" w:rsidR="008C458D" w:rsidRDefault="008C458D" w:rsidP="00EB50EE">
      <w:pPr>
        <w:pStyle w:val="Code"/>
      </w:pPr>
    </w:p>
    <w:p w14:paraId="5474E0B2" w14:textId="77777777" w:rsidR="008C458D" w:rsidRDefault="008C458D" w:rsidP="00EB50EE">
      <w:pPr>
        <w:pStyle w:val="Code"/>
      </w:pPr>
    </w:p>
    <w:p w14:paraId="116C5E8E" w14:textId="77777777" w:rsidR="008C458D" w:rsidRDefault="008C458D" w:rsidP="00EB50EE">
      <w:pPr>
        <w:pStyle w:val="Code"/>
      </w:pPr>
    </w:p>
    <w:p w14:paraId="5192C697" w14:textId="77777777" w:rsidR="008C458D" w:rsidRDefault="008C458D" w:rsidP="00EB50EE">
      <w:pPr>
        <w:pStyle w:val="Code"/>
      </w:pPr>
    </w:p>
    <w:p w14:paraId="5DBA8486" w14:textId="77777777" w:rsidR="008C458D" w:rsidRDefault="008C458D" w:rsidP="00EB50EE">
      <w:pPr>
        <w:pStyle w:val="Code"/>
      </w:pPr>
    </w:p>
    <w:p w14:paraId="2319B9EB" w14:textId="77777777" w:rsidR="008C458D" w:rsidRDefault="008C458D" w:rsidP="00EB50EE">
      <w:pPr>
        <w:pStyle w:val="Code"/>
      </w:pPr>
    </w:p>
    <w:p w14:paraId="2E18427C" w14:textId="77777777" w:rsidR="008C458D" w:rsidRDefault="008C458D" w:rsidP="00EB50EE">
      <w:pPr>
        <w:pStyle w:val="Code"/>
      </w:pPr>
    </w:p>
    <w:p w14:paraId="76F026EE" w14:textId="77777777" w:rsidR="008C458D" w:rsidRDefault="008C458D" w:rsidP="00EB50EE">
      <w:pPr>
        <w:pStyle w:val="Code"/>
      </w:pPr>
    </w:p>
    <w:p w14:paraId="39A11210" w14:textId="77777777" w:rsidR="008C458D" w:rsidRDefault="008C458D" w:rsidP="00EB50EE">
      <w:pPr>
        <w:pStyle w:val="Code"/>
      </w:pPr>
    </w:p>
    <w:p w14:paraId="49E4E7B0" w14:textId="77777777" w:rsidR="008C458D" w:rsidRDefault="008C458D" w:rsidP="00EB50EE">
      <w:pPr>
        <w:pStyle w:val="Code"/>
      </w:pPr>
    </w:p>
    <w:p w14:paraId="24C35362" w14:textId="77777777" w:rsidR="008C458D" w:rsidRDefault="008C458D" w:rsidP="00EB50EE">
      <w:pPr>
        <w:pStyle w:val="Code"/>
      </w:pPr>
    </w:p>
    <w:p w14:paraId="07BEC03F" w14:textId="77777777" w:rsidR="008C458D" w:rsidRDefault="008C458D" w:rsidP="00EB50EE">
      <w:pPr>
        <w:pStyle w:val="Code"/>
      </w:pP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7BD6C8E8" w:rsidR="00370480" w:rsidRDefault="00370480" w:rsidP="00AC74F8">
      <w:r>
        <w:t xml:space="preserve">When the parsing reaches point </w:t>
      </w:r>
      <w:r w:rsidRPr="00B85889">
        <w:rPr>
          <w:rStyle w:val="KeyWord0"/>
        </w:rPr>
        <w:t>p</w:t>
      </w:r>
      <w:r>
        <w:t xml:space="preserve">, the symbol table has the following </w:t>
      </w:r>
      <w:r w:rsidR="0053189F">
        <w:t xml:space="preserve">form.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search </w:t>
      </w:r>
      <w:r w:rsidR="00A134C2">
        <w:t>up through the hierarchy</w:t>
      </w:r>
      <w:r w:rsidR="00DD7081">
        <w:t xml:space="preserve"> until we found a symbol with the given name or the </w:t>
      </w:r>
      <w:r w:rsidR="0032247A">
        <w:t>parent symbol reference is null, which it is in 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C3735D" w:rsidRPr="00D2146B" w:rsidRDefault="00C3735D" w:rsidP="0050082D">
                              <w:pPr>
                                <w:spacing w:before="0" w:after="0"/>
                                <w:rPr>
                                  <w:sz w:val="18"/>
                                  <w:szCs w:val="18"/>
                                  <w:lang w:val="sv-SE"/>
                                </w:rPr>
                              </w:pPr>
                              <w:r>
                                <w:rPr>
                                  <w:sz w:val="18"/>
                                  <w:szCs w:val="18"/>
                                  <w:lang w:val="sv-SE"/>
                                </w:rPr>
                                <w:t>Static int globalInt</w:t>
                              </w:r>
                            </w:p>
                            <w:p w14:paraId="69A6032C" w14:textId="768161F7" w:rsidR="00C3735D" w:rsidRDefault="00C3735D" w:rsidP="0050082D">
                              <w:pPr>
                                <w:spacing w:before="0" w:after="0"/>
                                <w:rPr>
                                  <w:sz w:val="18"/>
                                  <w:szCs w:val="18"/>
                                  <w:lang w:val="sv-SE"/>
                                </w:rPr>
                              </w:pPr>
                              <w:r>
                                <w:rPr>
                                  <w:sz w:val="18"/>
                                  <w:szCs w:val="18"/>
                                  <w:lang w:val="sv-SE"/>
                                </w:rPr>
                                <w:t>Static int i</w:t>
                              </w:r>
                            </w:p>
                            <w:p w14:paraId="65DC2C71" w14:textId="7AEEED2D" w:rsidR="00C3735D" w:rsidRDefault="00C3735D" w:rsidP="0050082D">
                              <w:pPr>
                                <w:spacing w:before="0" w:after="0"/>
                                <w:rPr>
                                  <w:sz w:val="18"/>
                                  <w:szCs w:val="18"/>
                                  <w:lang w:val="sv-SE"/>
                                </w:rPr>
                              </w:pPr>
                            </w:p>
                            <w:p w14:paraId="3B0DD407" w14:textId="21D67AC3" w:rsidR="00C3735D" w:rsidRPr="001B6705" w:rsidRDefault="00C3735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C3735D" w:rsidRPr="00D2146B" w:rsidRDefault="00C3735D"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C3735D" w:rsidRPr="00D2146B" w:rsidRDefault="00C3735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C3735D" w:rsidRDefault="00C3735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C3735D" w:rsidRPr="00D2146B" w:rsidRDefault="00C3735D" w:rsidP="0050082D">
                              <w:pPr>
                                <w:spacing w:before="0" w:after="0" w:line="256" w:lineRule="auto"/>
                                <w:rPr>
                                  <w:sz w:val="18"/>
                                  <w:szCs w:val="18"/>
                                </w:rPr>
                              </w:pPr>
                              <w:r>
                                <w:rPr>
                                  <w:sz w:val="18"/>
                                  <w:szCs w:val="18"/>
                                </w:rPr>
                                <w:t>Auto mainChar : char</w:t>
                              </w:r>
                            </w:p>
                            <w:p w14:paraId="302437A3" w14:textId="77777777" w:rsidR="00C3735D" w:rsidRDefault="00C3735D" w:rsidP="0050082D">
                              <w:pPr>
                                <w:spacing w:before="0" w:after="0" w:line="256" w:lineRule="auto"/>
                                <w:rPr>
                                  <w:rFonts w:eastAsia="Calibri"/>
                                  <w:color w:val="000000"/>
                                  <w:sz w:val="18"/>
                                  <w:szCs w:val="18"/>
                                </w:rPr>
                              </w:pPr>
                            </w:p>
                            <w:p w14:paraId="71CC6A80" w14:textId="77C30F45" w:rsidR="00C3735D" w:rsidRPr="00D2146B" w:rsidRDefault="00C3735D" w:rsidP="008C458D">
                              <w:pPr>
                                <w:spacing w:before="0" w:after="0" w:line="256" w:lineRule="auto"/>
                                <w:rPr>
                                  <w:sz w:val="18"/>
                                  <w:szCs w:val="18"/>
                                </w:rPr>
                              </w:pPr>
                              <w:r>
                                <w:rPr>
                                  <w:rFonts w:eastAsia="Calibri"/>
                                  <w:color w:val="000000"/>
                                  <w:sz w:val="18"/>
                                  <w:szCs w:val="18"/>
                                </w:rPr>
                                <w:t>m_parentTable</w:t>
                              </w:r>
                            </w:p>
                            <w:p w14:paraId="4A1EB75F" w14:textId="77777777" w:rsidR="00C3735D" w:rsidRPr="00D2146B" w:rsidRDefault="00C3735D" w:rsidP="0050082D">
                              <w:pPr>
                                <w:spacing w:before="0" w:after="0" w:line="256" w:lineRule="auto"/>
                                <w:rPr>
                                  <w:sz w:val="18"/>
                                  <w:szCs w:val="18"/>
                                </w:rPr>
                              </w:pPr>
                              <w:r w:rsidRPr="00D2146B">
                                <w:rPr>
                                  <w:rFonts w:eastAsia="Calibri"/>
                                  <w:color w:val="000000"/>
                                  <w:sz w:val="18"/>
                                  <w:szCs w:val="18"/>
                                </w:rPr>
                                <w:t> </w:t>
                              </w:r>
                            </w:p>
                            <w:p w14:paraId="176D8F8E" w14:textId="77777777" w:rsidR="00C3735D" w:rsidRPr="00D2146B" w:rsidRDefault="00C3735D"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C3735D" w:rsidRPr="00D2146B" w:rsidRDefault="00C3735D"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C3735D" w:rsidRPr="00D2146B" w:rsidRDefault="00C3735D" w:rsidP="0050082D">
                              <w:pPr>
                                <w:spacing w:before="0" w:after="0" w:line="254" w:lineRule="auto"/>
                                <w:rPr>
                                  <w:sz w:val="18"/>
                                  <w:szCs w:val="18"/>
                                </w:rPr>
                              </w:pPr>
                              <w:r>
                                <w:rPr>
                                  <w:rFonts w:eastAsia="Calibri"/>
                                  <w:color w:val="000000"/>
                                  <w:sz w:val="18"/>
                                  <w:szCs w:val="18"/>
                                </w:rPr>
                                <w:t>auto int i</w:t>
                              </w:r>
                            </w:p>
                            <w:p w14:paraId="1EB866A9" w14:textId="57278A33" w:rsidR="00C3735D" w:rsidRDefault="00C3735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C3735D" w:rsidRDefault="00C3735D" w:rsidP="00073BF2">
                              <w:pPr>
                                <w:spacing w:before="0" w:after="0" w:line="254" w:lineRule="auto"/>
                                <w:rPr>
                                  <w:rFonts w:eastAsia="Calibri"/>
                                  <w:color w:val="000000"/>
                                  <w:sz w:val="18"/>
                                  <w:szCs w:val="18"/>
                                </w:rPr>
                              </w:pPr>
                            </w:p>
                            <w:p w14:paraId="55FF5C13" w14:textId="77777777" w:rsidR="00C3735D" w:rsidRPr="00D2146B" w:rsidRDefault="00C3735D" w:rsidP="00073BF2">
                              <w:pPr>
                                <w:spacing w:before="0" w:after="0" w:line="256" w:lineRule="auto"/>
                                <w:rPr>
                                  <w:sz w:val="18"/>
                                  <w:szCs w:val="18"/>
                                </w:rPr>
                              </w:pPr>
                              <w:r>
                                <w:rPr>
                                  <w:rFonts w:eastAsia="Calibri"/>
                                  <w:color w:val="000000"/>
                                  <w:sz w:val="18"/>
                                  <w:szCs w:val="18"/>
                                </w:rPr>
                                <w:t>m_parentTable</w:t>
                              </w:r>
                            </w:p>
                            <w:p w14:paraId="20CF0F08" w14:textId="77777777" w:rsidR="00C3735D" w:rsidRPr="00D2146B" w:rsidRDefault="00C3735D" w:rsidP="00073BF2">
                              <w:pPr>
                                <w:spacing w:before="0" w:after="0" w:line="254" w:lineRule="auto"/>
                                <w:rPr>
                                  <w:sz w:val="18"/>
                                  <w:szCs w:val="18"/>
                                </w:rPr>
                              </w:pPr>
                            </w:p>
                            <w:p w14:paraId="2347329E" w14:textId="77777777" w:rsidR="00C3735D" w:rsidRPr="00D2146B" w:rsidRDefault="00C3735D" w:rsidP="0050082D">
                              <w:pPr>
                                <w:spacing w:before="0" w:after="0" w:line="254" w:lineRule="auto"/>
                                <w:rPr>
                                  <w:sz w:val="18"/>
                                  <w:szCs w:val="18"/>
                                </w:rPr>
                              </w:pPr>
                              <w:r w:rsidRPr="00D2146B">
                                <w:rPr>
                                  <w:rFonts w:eastAsia="Calibri"/>
                                  <w:color w:val="000000"/>
                                  <w:sz w:val="18"/>
                                  <w:szCs w:val="18"/>
                                </w:rPr>
                                <w:t> </w:t>
                              </w:r>
                            </w:p>
                            <w:p w14:paraId="7D6DAD56" w14:textId="77777777" w:rsidR="00C3735D" w:rsidRPr="00D2146B" w:rsidRDefault="00C3735D"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C3735D" w:rsidRPr="00D2146B" w:rsidRDefault="00C3735D"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C3735D" w:rsidRPr="00100F82" w:rsidRDefault="00C3735D" w:rsidP="00100F82">
                              <w:pPr>
                                <w:spacing w:before="0" w:after="0"/>
                                <w:rPr>
                                  <w:sz w:val="18"/>
                                  <w:szCs w:val="18"/>
                                </w:rPr>
                              </w:pPr>
                              <w:r w:rsidRPr="00100F82">
                                <w:rPr>
                                  <w:sz w:val="18"/>
                                  <w:szCs w:val="18"/>
                                </w:rPr>
                                <w:t>auto int i</w:t>
                              </w:r>
                            </w:p>
                            <w:p w14:paraId="5D0A676C" w14:textId="673BC4F3" w:rsidR="00C3735D" w:rsidRPr="00100F82" w:rsidRDefault="00C3735D" w:rsidP="00100F82">
                              <w:pPr>
                                <w:spacing w:before="0" w:after="0"/>
                                <w:rPr>
                                  <w:sz w:val="18"/>
                                  <w:szCs w:val="18"/>
                                </w:rPr>
                              </w:pPr>
                              <w:r w:rsidRPr="00100F82">
                                <w:rPr>
                                  <w:sz w:val="18"/>
                                  <w:szCs w:val="18"/>
                                </w:rPr>
                                <w:t>auto double blockDouble</w:t>
                              </w:r>
                            </w:p>
                            <w:p w14:paraId="5B01AFF6" w14:textId="77777777" w:rsidR="00C3735D" w:rsidRDefault="00C3735D" w:rsidP="00100F82">
                              <w:pPr>
                                <w:spacing w:before="0" w:after="0" w:line="256" w:lineRule="auto"/>
                                <w:rPr>
                                  <w:rFonts w:eastAsia="Calibri"/>
                                  <w:color w:val="000000"/>
                                  <w:sz w:val="18"/>
                                  <w:szCs w:val="18"/>
                                </w:rPr>
                              </w:pPr>
                            </w:p>
                            <w:p w14:paraId="35EF25BA" w14:textId="6D9A7EDC" w:rsidR="00C3735D" w:rsidRPr="00D2146B" w:rsidRDefault="00C3735D" w:rsidP="00100F82">
                              <w:pPr>
                                <w:spacing w:before="0" w:after="0" w:line="256" w:lineRule="auto"/>
                                <w:rPr>
                                  <w:sz w:val="18"/>
                                  <w:szCs w:val="18"/>
                                </w:rPr>
                              </w:pPr>
                              <w:r>
                                <w:rPr>
                                  <w:rFonts w:eastAsia="Calibri"/>
                                  <w:color w:val="000000"/>
                                  <w:sz w:val="18"/>
                                  <w:szCs w:val="18"/>
                                </w:rPr>
                                <w:t>m_parentTable</w:t>
                              </w:r>
                            </w:p>
                            <w:p w14:paraId="274031CF" w14:textId="32871C06" w:rsidR="00C3735D" w:rsidRDefault="00C3735D"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C3735D" w:rsidRDefault="00C3735D"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C3735D" w:rsidRDefault="00C3735D" w:rsidP="00D44BB8">
                              <w:pPr>
                                <w:spacing w:line="252" w:lineRule="auto"/>
                              </w:pPr>
                              <w:r>
                                <w:rPr>
                                  <w:rFonts w:eastAsia="Calibri"/>
                                  <w:color w:val="000000"/>
                                  <w:sz w:val="18"/>
                                  <w:szCs w:val="18"/>
                                </w:rPr>
                                <w:t>SymbolTable.CurrentTable</w:t>
                              </w:r>
                            </w:p>
                            <w:p w14:paraId="332537CB" w14:textId="66AB52F1" w:rsidR="00C3735D" w:rsidRDefault="00C3735D" w:rsidP="00D44BB8">
                              <w:pPr>
                                <w:spacing w:line="252" w:lineRule="auto"/>
                              </w:pPr>
                            </w:p>
                            <w:p w14:paraId="35DA4169" w14:textId="77777777" w:rsidR="00C3735D" w:rsidRDefault="00C3735D"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C3735D" w:rsidRPr="00610E6C" w:rsidRDefault="00C3735D"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C3735D" w:rsidRPr="00D2146B" w:rsidRDefault="00C3735D" w:rsidP="0050082D">
                        <w:pPr>
                          <w:spacing w:before="0" w:after="0"/>
                          <w:rPr>
                            <w:sz w:val="18"/>
                            <w:szCs w:val="18"/>
                            <w:lang w:val="sv-SE"/>
                          </w:rPr>
                        </w:pPr>
                        <w:r>
                          <w:rPr>
                            <w:sz w:val="18"/>
                            <w:szCs w:val="18"/>
                            <w:lang w:val="sv-SE"/>
                          </w:rPr>
                          <w:t>Static int globalInt</w:t>
                        </w:r>
                      </w:p>
                      <w:p w14:paraId="69A6032C" w14:textId="768161F7" w:rsidR="00C3735D" w:rsidRDefault="00C3735D" w:rsidP="0050082D">
                        <w:pPr>
                          <w:spacing w:before="0" w:after="0"/>
                          <w:rPr>
                            <w:sz w:val="18"/>
                            <w:szCs w:val="18"/>
                            <w:lang w:val="sv-SE"/>
                          </w:rPr>
                        </w:pPr>
                        <w:r>
                          <w:rPr>
                            <w:sz w:val="18"/>
                            <w:szCs w:val="18"/>
                            <w:lang w:val="sv-SE"/>
                          </w:rPr>
                          <w:t>Static int i</w:t>
                        </w:r>
                      </w:p>
                      <w:p w14:paraId="65DC2C71" w14:textId="7AEEED2D" w:rsidR="00C3735D" w:rsidRDefault="00C3735D" w:rsidP="0050082D">
                        <w:pPr>
                          <w:spacing w:before="0" w:after="0"/>
                          <w:rPr>
                            <w:sz w:val="18"/>
                            <w:szCs w:val="18"/>
                            <w:lang w:val="sv-SE"/>
                          </w:rPr>
                        </w:pPr>
                      </w:p>
                      <w:p w14:paraId="3B0DD407" w14:textId="21D67AC3" w:rsidR="00C3735D" w:rsidRPr="001B6705" w:rsidRDefault="00C3735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C3735D" w:rsidRPr="00D2146B" w:rsidRDefault="00C3735D"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C3735D" w:rsidRPr="00D2146B" w:rsidRDefault="00C3735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C3735D" w:rsidRDefault="00C3735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C3735D" w:rsidRPr="00D2146B" w:rsidRDefault="00C3735D" w:rsidP="0050082D">
                        <w:pPr>
                          <w:spacing w:before="0" w:after="0" w:line="256" w:lineRule="auto"/>
                          <w:rPr>
                            <w:sz w:val="18"/>
                            <w:szCs w:val="18"/>
                          </w:rPr>
                        </w:pPr>
                        <w:r>
                          <w:rPr>
                            <w:sz w:val="18"/>
                            <w:szCs w:val="18"/>
                          </w:rPr>
                          <w:t>Auto mainChar : char</w:t>
                        </w:r>
                      </w:p>
                      <w:p w14:paraId="302437A3" w14:textId="77777777" w:rsidR="00C3735D" w:rsidRDefault="00C3735D" w:rsidP="0050082D">
                        <w:pPr>
                          <w:spacing w:before="0" w:after="0" w:line="256" w:lineRule="auto"/>
                          <w:rPr>
                            <w:rFonts w:eastAsia="Calibri"/>
                            <w:color w:val="000000"/>
                            <w:sz w:val="18"/>
                            <w:szCs w:val="18"/>
                          </w:rPr>
                        </w:pPr>
                      </w:p>
                      <w:p w14:paraId="71CC6A80" w14:textId="77C30F45" w:rsidR="00C3735D" w:rsidRPr="00D2146B" w:rsidRDefault="00C3735D" w:rsidP="008C458D">
                        <w:pPr>
                          <w:spacing w:before="0" w:after="0" w:line="256" w:lineRule="auto"/>
                          <w:rPr>
                            <w:sz w:val="18"/>
                            <w:szCs w:val="18"/>
                          </w:rPr>
                        </w:pPr>
                        <w:r>
                          <w:rPr>
                            <w:rFonts w:eastAsia="Calibri"/>
                            <w:color w:val="000000"/>
                            <w:sz w:val="18"/>
                            <w:szCs w:val="18"/>
                          </w:rPr>
                          <w:t>m_parentTable</w:t>
                        </w:r>
                      </w:p>
                      <w:p w14:paraId="4A1EB75F" w14:textId="77777777" w:rsidR="00C3735D" w:rsidRPr="00D2146B" w:rsidRDefault="00C3735D" w:rsidP="0050082D">
                        <w:pPr>
                          <w:spacing w:before="0" w:after="0" w:line="256" w:lineRule="auto"/>
                          <w:rPr>
                            <w:sz w:val="18"/>
                            <w:szCs w:val="18"/>
                          </w:rPr>
                        </w:pPr>
                        <w:r w:rsidRPr="00D2146B">
                          <w:rPr>
                            <w:rFonts w:eastAsia="Calibri"/>
                            <w:color w:val="000000"/>
                            <w:sz w:val="18"/>
                            <w:szCs w:val="18"/>
                          </w:rPr>
                          <w:t> </w:t>
                        </w:r>
                      </w:p>
                      <w:p w14:paraId="176D8F8E" w14:textId="77777777" w:rsidR="00C3735D" w:rsidRPr="00D2146B" w:rsidRDefault="00C3735D"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C3735D" w:rsidRPr="00D2146B" w:rsidRDefault="00C3735D"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C3735D" w:rsidRPr="00D2146B" w:rsidRDefault="00C3735D" w:rsidP="0050082D">
                        <w:pPr>
                          <w:spacing w:before="0" w:after="0" w:line="254" w:lineRule="auto"/>
                          <w:rPr>
                            <w:sz w:val="18"/>
                            <w:szCs w:val="18"/>
                          </w:rPr>
                        </w:pPr>
                        <w:r>
                          <w:rPr>
                            <w:rFonts w:eastAsia="Calibri"/>
                            <w:color w:val="000000"/>
                            <w:sz w:val="18"/>
                            <w:szCs w:val="18"/>
                          </w:rPr>
                          <w:t>auto int i</w:t>
                        </w:r>
                      </w:p>
                      <w:p w14:paraId="1EB866A9" w14:textId="57278A33" w:rsidR="00C3735D" w:rsidRDefault="00C3735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C3735D" w:rsidRDefault="00C3735D" w:rsidP="00073BF2">
                        <w:pPr>
                          <w:spacing w:before="0" w:after="0" w:line="254" w:lineRule="auto"/>
                          <w:rPr>
                            <w:rFonts w:eastAsia="Calibri"/>
                            <w:color w:val="000000"/>
                            <w:sz w:val="18"/>
                            <w:szCs w:val="18"/>
                          </w:rPr>
                        </w:pPr>
                      </w:p>
                      <w:p w14:paraId="55FF5C13" w14:textId="77777777" w:rsidR="00C3735D" w:rsidRPr="00D2146B" w:rsidRDefault="00C3735D" w:rsidP="00073BF2">
                        <w:pPr>
                          <w:spacing w:before="0" w:after="0" w:line="256" w:lineRule="auto"/>
                          <w:rPr>
                            <w:sz w:val="18"/>
                            <w:szCs w:val="18"/>
                          </w:rPr>
                        </w:pPr>
                        <w:r>
                          <w:rPr>
                            <w:rFonts w:eastAsia="Calibri"/>
                            <w:color w:val="000000"/>
                            <w:sz w:val="18"/>
                            <w:szCs w:val="18"/>
                          </w:rPr>
                          <w:t>m_parentTable</w:t>
                        </w:r>
                      </w:p>
                      <w:p w14:paraId="20CF0F08" w14:textId="77777777" w:rsidR="00C3735D" w:rsidRPr="00D2146B" w:rsidRDefault="00C3735D" w:rsidP="00073BF2">
                        <w:pPr>
                          <w:spacing w:before="0" w:after="0" w:line="254" w:lineRule="auto"/>
                          <w:rPr>
                            <w:sz w:val="18"/>
                            <w:szCs w:val="18"/>
                          </w:rPr>
                        </w:pPr>
                      </w:p>
                      <w:p w14:paraId="2347329E" w14:textId="77777777" w:rsidR="00C3735D" w:rsidRPr="00D2146B" w:rsidRDefault="00C3735D" w:rsidP="0050082D">
                        <w:pPr>
                          <w:spacing w:before="0" w:after="0" w:line="254" w:lineRule="auto"/>
                          <w:rPr>
                            <w:sz w:val="18"/>
                            <w:szCs w:val="18"/>
                          </w:rPr>
                        </w:pPr>
                        <w:r w:rsidRPr="00D2146B">
                          <w:rPr>
                            <w:rFonts w:eastAsia="Calibri"/>
                            <w:color w:val="000000"/>
                            <w:sz w:val="18"/>
                            <w:szCs w:val="18"/>
                          </w:rPr>
                          <w:t> </w:t>
                        </w:r>
                      </w:p>
                      <w:p w14:paraId="7D6DAD56" w14:textId="77777777" w:rsidR="00C3735D" w:rsidRPr="00D2146B" w:rsidRDefault="00C3735D"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C3735D" w:rsidRPr="00D2146B" w:rsidRDefault="00C3735D"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C3735D" w:rsidRPr="00100F82" w:rsidRDefault="00C3735D" w:rsidP="00100F82">
                        <w:pPr>
                          <w:spacing w:before="0" w:after="0"/>
                          <w:rPr>
                            <w:sz w:val="18"/>
                            <w:szCs w:val="18"/>
                          </w:rPr>
                        </w:pPr>
                        <w:r w:rsidRPr="00100F82">
                          <w:rPr>
                            <w:sz w:val="18"/>
                            <w:szCs w:val="18"/>
                          </w:rPr>
                          <w:t>auto int i</w:t>
                        </w:r>
                      </w:p>
                      <w:p w14:paraId="5D0A676C" w14:textId="673BC4F3" w:rsidR="00C3735D" w:rsidRPr="00100F82" w:rsidRDefault="00C3735D" w:rsidP="00100F82">
                        <w:pPr>
                          <w:spacing w:before="0" w:after="0"/>
                          <w:rPr>
                            <w:sz w:val="18"/>
                            <w:szCs w:val="18"/>
                          </w:rPr>
                        </w:pPr>
                        <w:r w:rsidRPr="00100F82">
                          <w:rPr>
                            <w:sz w:val="18"/>
                            <w:szCs w:val="18"/>
                          </w:rPr>
                          <w:t>auto double blockDouble</w:t>
                        </w:r>
                      </w:p>
                      <w:p w14:paraId="5B01AFF6" w14:textId="77777777" w:rsidR="00C3735D" w:rsidRDefault="00C3735D" w:rsidP="00100F82">
                        <w:pPr>
                          <w:spacing w:before="0" w:after="0" w:line="256" w:lineRule="auto"/>
                          <w:rPr>
                            <w:rFonts w:eastAsia="Calibri"/>
                            <w:color w:val="000000"/>
                            <w:sz w:val="18"/>
                            <w:szCs w:val="18"/>
                          </w:rPr>
                        </w:pPr>
                      </w:p>
                      <w:p w14:paraId="35EF25BA" w14:textId="6D9A7EDC" w:rsidR="00C3735D" w:rsidRPr="00D2146B" w:rsidRDefault="00C3735D" w:rsidP="00100F82">
                        <w:pPr>
                          <w:spacing w:before="0" w:after="0" w:line="256" w:lineRule="auto"/>
                          <w:rPr>
                            <w:sz w:val="18"/>
                            <w:szCs w:val="18"/>
                          </w:rPr>
                        </w:pPr>
                        <w:r>
                          <w:rPr>
                            <w:rFonts w:eastAsia="Calibri"/>
                            <w:color w:val="000000"/>
                            <w:sz w:val="18"/>
                            <w:szCs w:val="18"/>
                          </w:rPr>
                          <w:t>m_parentTable</w:t>
                        </w:r>
                      </w:p>
                      <w:p w14:paraId="274031CF" w14:textId="32871C06" w:rsidR="00C3735D" w:rsidRDefault="00C3735D"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C3735D" w:rsidRDefault="00C3735D"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C3735D" w:rsidRDefault="00C3735D" w:rsidP="00D44BB8">
                        <w:pPr>
                          <w:spacing w:line="252" w:lineRule="auto"/>
                        </w:pPr>
                        <w:r>
                          <w:rPr>
                            <w:rFonts w:eastAsia="Calibri"/>
                            <w:color w:val="000000"/>
                            <w:sz w:val="18"/>
                            <w:szCs w:val="18"/>
                          </w:rPr>
                          <w:t>SymbolTable.CurrentTable</w:t>
                        </w:r>
                      </w:p>
                      <w:p w14:paraId="332537CB" w14:textId="66AB52F1" w:rsidR="00C3735D" w:rsidRDefault="00C3735D" w:rsidP="00D44BB8">
                        <w:pPr>
                          <w:spacing w:line="252" w:lineRule="auto"/>
                        </w:pPr>
                      </w:p>
                      <w:p w14:paraId="35DA4169" w14:textId="77777777" w:rsidR="00C3735D" w:rsidRDefault="00C3735D"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C3735D" w:rsidRPr="00610E6C" w:rsidRDefault="00C3735D"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0A3EF941" w14:textId="77F3D066" w:rsidR="00201DA2" w:rsidRDefault="00201DA2" w:rsidP="00201DA2">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1A8F0E5A" w14:textId="384F5705" w:rsidR="00752AC1" w:rsidRDefault="00752AC1" w:rsidP="00752AC1">
      <w:r>
        <w:t xml:space="preserve">The symbol table keeps track of the values, types, function, and variables of the code, variables defined by the programmer and well as temporary variables introduced by the compiler. The term symbol table is misleading since there actually is a stack of tables, where is table has a reference to the parent table, the parent reference table for the global space table is null. The current table is stored in </w:t>
      </w:r>
      <w:r>
        <w:rPr>
          <w:rStyle w:val="CodeInText"/>
        </w:rPr>
        <w:t>Main.CurrentTable</w:t>
      </w:r>
      <w:r>
        <w:t xml:space="preserve"> (see Chapter </w:t>
      </w:r>
      <w:r>
        <w:fldChar w:fldCharType="begin"/>
      </w:r>
      <w:r>
        <w:instrText xml:space="preserve"> REF _Ref418406175 \r \h </w:instrText>
      </w:r>
      <w:r>
        <w:fldChar w:fldCharType="separate"/>
      </w:r>
      <w:r w:rsidR="00D46DBD">
        <w:rPr>
          <w:b/>
          <w:bCs/>
          <w:lang w:val="sv-SE"/>
        </w:rPr>
        <w:t>Fel! Hittar inte referenskälla.</w:t>
      </w:r>
      <w:r>
        <w:fldChar w:fldCharType="end"/>
      </w:r>
      <w:r>
        <w:t>). The symbol table has set of features:</w:t>
      </w:r>
    </w:p>
    <w:p w14:paraId="7D26518F" w14:textId="77777777" w:rsidR="00752AC1" w:rsidRDefault="00752AC1" w:rsidP="00752AC1">
      <w:pPr>
        <w:pStyle w:val="Liststycke"/>
        <w:numPr>
          <w:ilvl w:val="0"/>
          <w:numId w:val="143"/>
        </w:numPr>
        <w:spacing w:line="256" w:lineRule="auto"/>
      </w:pPr>
      <w:r>
        <w:rPr>
          <w:rStyle w:val="CodeInText"/>
        </w:rPr>
        <w:t>Table Identity</w:t>
      </w:r>
      <w:r>
        <w:t>. Each table is given a unique consecutive integer value.</w:t>
      </w:r>
    </w:p>
    <w:p w14:paraId="4213C400" w14:textId="77777777" w:rsidR="00752AC1" w:rsidRDefault="00752AC1" w:rsidP="00752AC1">
      <w:pPr>
        <w:pStyle w:val="Liststycke"/>
        <w:numPr>
          <w:ilvl w:val="0"/>
          <w:numId w:val="143"/>
        </w:numPr>
        <w:spacing w:line="256" w:lineRule="auto"/>
      </w:pPr>
      <w:r>
        <w:rPr>
          <w:rStyle w:val="CodeInText"/>
        </w:rPr>
        <w:t>Scope</w:t>
      </w:r>
      <w:r>
        <w:t>. A table can the scopes Global, Function, Block, Struct, Union, or Enumeration.</w:t>
      </w:r>
    </w:p>
    <w:p w14:paraId="0B5300F4" w14:textId="77777777" w:rsidR="00752AC1" w:rsidRDefault="00752AC1" w:rsidP="00752AC1">
      <w:pPr>
        <w:pStyle w:val="Liststycke"/>
        <w:numPr>
          <w:ilvl w:val="0"/>
          <w:numId w:val="143"/>
        </w:numPr>
        <w:spacing w:line="256" w:lineRule="auto"/>
      </w:pPr>
      <w:r>
        <w:rPr>
          <w:rStyle w:val="CodeInText"/>
        </w:rPr>
        <w:lastRenderedPageBreak/>
        <w:t>Parent Table</w:t>
      </w:r>
      <w:r>
        <w:t xml:space="preserve">. Each table has apparent table which </w:t>
      </w:r>
      <w:r>
        <w:rPr>
          <w:rStyle w:val="CodeInText"/>
        </w:rPr>
        <w:t>Main.CurrentTable</w:t>
      </w:r>
      <w:r>
        <w:t xml:space="preserve"> is set to when the table reaches its end-of-scope.</w:t>
      </w:r>
    </w:p>
    <w:p w14:paraId="0A585906" w14:textId="77777777" w:rsidR="00752AC1" w:rsidRDefault="00752AC1" w:rsidP="00752AC1">
      <w:pPr>
        <w:pStyle w:val="Liststycke"/>
        <w:numPr>
          <w:ilvl w:val="0"/>
          <w:numId w:val="143"/>
        </w:numPr>
        <w:spacing w:line="256" w:lineRule="auto"/>
      </w:pPr>
      <w:r>
        <w:rPr>
          <w:rStyle w:val="CodeInText"/>
        </w:rPr>
        <w:t>Entry List.</w:t>
      </w:r>
      <w:r>
        <w:t xml:space="preserve"> The entries of the symbol table is stored in the entry list. An entry can be a symbol or a block, represented by another entry list.</w:t>
      </w:r>
    </w:p>
    <w:p w14:paraId="7A5C007C" w14:textId="77777777" w:rsidR="00752AC1" w:rsidRDefault="00752AC1" w:rsidP="00752AC1">
      <w:pPr>
        <w:pStyle w:val="Liststycke"/>
        <w:numPr>
          <w:ilvl w:val="0"/>
          <w:numId w:val="143"/>
        </w:numPr>
        <w:spacing w:line="256" w:lineRule="auto"/>
      </w:pPr>
      <w:r>
        <w:rPr>
          <w:rStyle w:val="CodeInText"/>
        </w:rPr>
        <w:t>Tag List.</w:t>
      </w:r>
      <w:r>
        <w:t xml:space="preserve"> Parallel to the entry list, there is also a tag list, holding tags of structs or unions, but not enums.</w:t>
      </w:r>
    </w:p>
    <w:p w14:paraId="368B95ED" w14:textId="77777777" w:rsidR="00752AC1" w:rsidRDefault="00752AC1" w:rsidP="00752AC1">
      <w:pPr>
        <w:pStyle w:val="Liststycke"/>
        <w:numPr>
          <w:ilvl w:val="0"/>
          <w:numId w:val="143"/>
        </w:numPr>
        <w:spacing w:line="256" w:lineRule="auto"/>
      </w:pPr>
      <w:r>
        <w:rPr>
          <w:rStyle w:val="CodeInText"/>
        </w:rPr>
        <w:t>Size</w:t>
      </w:r>
      <w:r>
        <w:t>. The size of the symbol table is the sum of the sizes of all its entries and is of interest when dimensioning the size of a function’s activation record.</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lastRenderedPageBreak/>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lastRenderedPageBreak/>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w:t>
      </w:r>
      <w:r w:rsidRPr="00FC52DE">
        <w:rPr>
          <w:rStyle w:val="KeyWord0"/>
          <w:highlight w:val="white"/>
        </w:rPr>
        <w:t>Scope</w:t>
      </w:r>
      <w:r>
        <w:rPr>
          <w:highlight w:val="white"/>
        </w:rPr>
        <w:t xml:space="preserve">, </w:t>
      </w:r>
      <w:r w:rsidRPr="00FC52DE">
        <w:rPr>
          <w:rStyle w:val="KeyWord0"/>
          <w:highlight w:val="white"/>
        </w:rPr>
        <w:t>ParentTable</w:t>
      </w:r>
      <w:r>
        <w:rPr>
          <w:highlight w:val="white"/>
        </w:rPr>
        <w:t xml:space="preserve">, </w:t>
      </w:r>
      <w:r w:rsidRPr="00FC52DE">
        <w:rPr>
          <w:rStyle w:val="KeyWord0"/>
          <w:highlight w:val="white"/>
        </w:rPr>
        <w:t>EntryMap</w:t>
      </w:r>
      <w:r>
        <w:rPr>
          <w:highlight w:val="white"/>
        </w:rPr>
        <w:t xml:space="preserve">, and </w:t>
      </w:r>
      <w:r w:rsidRPr="00FC52DE">
        <w:rPr>
          <w:rStyle w:val="KeyWord0"/>
          <w:highlight w:val="white"/>
        </w:rPr>
        <w:t>CurrentOffset</w:t>
      </w:r>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1F12AC5B"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3D4B1BF4" w14:textId="77777777" w:rsidR="00A63536" w:rsidRDefault="00A63536" w:rsidP="00A63536">
      <w:pPr>
        <w:pStyle w:val="Liststycke"/>
        <w:numPr>
          <w:ilvl w:val="0"/>
          <w:numId w:val="144"/>
        </w:numPr>
        <w:spacing w:line="256" w:lineRule="auto"/>
      </w:pPr>
      <w:r>
        <w:t>We look up the entry list, and if we find another symbol with the same name, we check whether at least one of the symbols is extern. If it is, the symbols shall have equals types. If the new symbols is extern, weare finished and we just return. If the old symbol is extern, we remove it and stored the new symbol in the entry list. If not at least one of the symbols is extern, an error message is reported.</w:t>
      </w:r>
    </w:p>
    <w:p w14:paraId="057C2840" w14:textId="77777777" w:rsidR="00A63536" w:rsidRDefault="00A63536" w:rsidP="00A63536">
      <w:r>
        <w:t>It is easier to add or erase a tag. If it is already added an error message is reported. When removing the tag, the tag associated to the name is returned, or null is it not stored in the map.</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0196565"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537E2BBA" w14:textId="77777777" w:rsidR="00A63536" w:rsidRDefault="00A63536" w:rsidP="00A63536">
      <w:r>
        <w:t xml:space="preserve">The </w:t>
      </w:r>
      <w:r>
        <w:rPr>
          <w:rStyle w:val="CodeInText"/>
        </w:rPr>
        <w:t>lookupList</w:t>
      </w:r>
      <w:r>
        <w:t xml:space="preserve"> method searches the current table for a symbol with the given name, while </w:t>
      </w:r>
      <w:r>
        <w:rPr>
          <w:rStyle w:val="CodeInText"/>
        </w:rPr>
        <w:t>lookupSymbol</w:t>
      </w:r>
      <w:r>
        <w:t xml:space="preserve"> searches the table hierarchy recursively upwards by calling </w:t>
      </w:r>
      <w:r>
        <w:rPr>
          <w:rStyle w:val="CodeInText"/>
        </w:rPr>
        <w:t>lookupList</w:t>
      </w:r>
      <w:r>
        <w:t xml:space="preserve"> until it finds a symbol with the given name or the parent table is null, which will happen when the table of the global space has been searched.</w:t>
      </w:r>
    </w:p>
    <w:p w14:paraId="2A606719" w14:textId="77777777" w:rsidR="00A63536" w:rsidRDefault="00A63536" w:rsidP="00A63536">
      <w:r>
        <w:t>A tag is recursively looked up in a similar manner.</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w:t>
      </w:r>
      <w:r w:rsidR="00DA68CB">
        <w:rPr>
          <w:highlight w:val="white"/>
        </w:rPr>
        <w:lastRenderedPageBreak/>
        <w:t>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t>The Symbol</w:t>
      </w:r>
      <w:bookmarkEnd w:id="224"/>
    </w:p>
    <w:p w14:paraId="127CE67F" w14:textId="3ABD8E8E" w:rsid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225" w:author="Stefan Bjornander" w:date="2015-04-25T18:27:00Z">
        <w:r w:rsidR="00AE29E2">
          <w:t>If the storage specifier is omitted</w:t>
        </w:r>
      </w:ins>
      <w:r w:rsidR="00AE29E2">
        <w:t>,</w:t>
      </w:r>
      <w:ins w:id="226" w:author="Stefan Bjornander" w:date="2015-04-25T18:27:00Z">
        <w:r w:rsidR="00AE29E2">
          <w:t xml:space="preserve"> </w:t>
        </w:r>
      </w:ins>
      <w:r w:rsidR="0077469C">
        <w:t xml:space="preserve">a function becomes extern while </w:t>
      </w:r>
      <w:ins w:id="227" w:author="Stefan Bjornander" w:date="2015-04-25T18:27:00Z">
        <w:r w:rsidR="00AE29E2">
          <w:t xml:space="preserve">a global variable </w:t>
        </w:r>
      </w:ins>
      <w:r w:rsidR="00AE29E2">
        <w:t>becomes</w:t>
      </w:r>
      <w:ins w:id="228" w:author="Stefan Bjornander" w:date="2015-04-25T18:27:00Z">
        <w:r w:rsidR="00AE29E2">
          <w:t xml:space="preserve"> static </w:t>
        </w:r>
      </w:ins>
      <w:r w:rsidR="00B50B44">
        <w:t xml:space="preserve">and </w:t>
      </w:r>
      <w:r w:rsidR="00AE29E2">
        <w:t>a</w:t>
      </w:r>
      <w:ins w:id="229" w:author="Stefan Bjornander" w:date="2015-04-25T18:27:00Z">
        <w:r w:rsidR="00AE29E2">
          <w:t xml:space="preserve"> local variable </w:t>
        </w:r>
      </w:ins>
      <w:r w:rsidR="00AE29E2">
        <w:t>becomes</w:t>
      </w:r>
      <w:ins w:id="230" w:author="Stefan Bjornander" w:date="2015-04-25T18:28:00Z">
        <w:r w:rsidR="00AE29E2">
          <w:t xml:space="preserve"> auto.</w:t>
        </w:r>
      </w:ins>
      <w:r w:rsidR="00AE29E2">
        <w:t xml:space="preserve"> In this book, t</w:t>
      </w:r>
      <w:ins w:id="231" w:author="Stefan Bjornander" w:date="2015-04-25T16:11:00Z">
        <w:r w:rsidR="00AE29E2">
          <w:t xml:space="preserve">he </w:t>
        </w:r>
      </w:ins>
      <w:r w:rsidR="00AE29E2">
        <w:t>only difference between an auto or register symbol is that the address operator cannot be applied to a register symbol.</w:t>
      </w:r>
    </w:p>
    <w:p w14:paraId="0874DB35" w14:textId="77777777" w:rsidR="00201DA2" w:rsidRDefault="00201DA2" w:rsidP="00201DA2">
      <w:pPr>
        <w:rPr>
          <w:ins w:id="232" w:author="Stefan Bjornander" w:date="2015-04-25T16:22:00Z"/>
        </w:rPr>
      </w:pPr>
      <w:ins w:id="233" w:author="Stefan Bjornander" w:date="2015-04-25T16:11:00Z">
        <w:r>
          <w:lastRenderedPageBreak/>
          <w:t xml:space="preserve">A symbol can hold the storage </w:t>
        </w:r>
      </w:ins>
      <w:ins w:id="234" w:author="Stefan Bjornander" w:date="2015-04-25T18:26:00Z">
        <w:r>
          <w:rPr>
            <w:rStyle w:val="CodeInText"/>
            <w:rPrChange w:id="235" w:author="Stefan Bjornander" w:date="2015-04-25T18:26:00Z">
              <w:rPr>
                <w:rStyle w:val="CodeInText"/>
                <w:i w:val="0"/>
              </w:rPr>
            </w:rPrChange>
          </w:rPr>
          <w:t>Typedef</w:t>
        </w:r>
        <w:r>
          <w:t xml:space="preserve">, </w:t>
        </w:r>
        <w:r>
          <w:rPr>
            <w:rStyle w:val="CodeInText"/>
            <w:rPrChange w:id="236" w:author="Stefan Bjornander" w:date="2015-04-25T18:26:00Z">
              <w:rPr>
                <w:rStyle w:val="CodeInText"/>
                <w:i w:val="0"/>
              </w:rPr>
            </w:rPrChange>
          </w:rPr>
          <w:t>Static</w:t>
        </w:r>
        <w:r>
          <w:t xml:space="preserve">, </w:t>
        </w:r>
        <w:r>
          <w:rPr>
            <w:rStyle w:val="CodeInText"/>
            <w:rPrChange w:id="237" w:author="Stefan Bjornander" w:date="2015-04-25T18:26:00Z">
              <w:rPr>
                <w:rStyle w:val="CodeInText"/>
                <w:i w:val="0"/>
              </w:rPr>
            </w:rPrChange>
          </w:rPr>
          <w:t>Extern</w:t>
        </w:r>
        <w:r>
          <w:t xml:space="preserve">, </w:t>
        </w:r>
        <w:r>
          <w:rPr>
            <w:rStyle w:val="CodeInText"/>
            <w:rPrChange w:id="238" w:author="Stefan Bjornander" w:date="2015-04-25T18:26:00Z">
              <w:rPr>
                <w:rStyle w:val="CodeInText"/>
                <w:i w:val="0"/>
              </w:rPr>
            </w:rPrChange>
          </w:rPr>
          <w:t>Auto</w:t>
        </w:r>
        <w:r>
          <w:t xml:space="preserve">, and </w:t>
        </w:r>
        <w:r>
          <w:rPr>
            <w:rStyle w:val="CodeInText"/>
            <w:rPrChange w:id="239" w:author="Stefan Bjornander" w:date="2015-04-25T18:26:00Z">
              <w:rPr>
                <w:rStyle w:val="CodeInText"/>
                <w:i w:val="0"/>
              </w:rPr>
            </w:rPrChange>
          </w:rPr>
          <w:t>Register</w:t>
        </w:r>
        <w:r>
          <w:t>.</w:t>
        </w:r>
      </w:ins>
      <w:ins w:id="240" w:author="Stefan Bjornander" w:date="2015-04-25T18:27:00Z">
        <w:r>
          <w:t xml:space="preserve"> If the storage specifier is omitted, a global variable is regarded as static, and a local variable is </w:t>
        </w:r>
      </w:ins>
      <w:ins w:id="241" w:author="Stefan Bjornander" w:date="2015-04-25T18:28:00Z">
        <w:r>
          <w:t>regarded as auto. T</w:t>
        </w:r>
      </w:ins>
      <w:ins w:id="242" w:author="Stefan Bjornander" w:date="2015-04-25T16:11:00Z">
        <w:r>
          <w:t xml:space="preserve">he Register storage has been included for the sake of completeness, but in this book is has no effect. On every occasion, </w:t>
        </w:r>
      </w:ins>
      <w:ins w:id="243" w:author="Stefan Bjornander" w:date="2015-04-25T18:28:00Z">
        <w:r>
          <w:t xml:space="preserve">a </w:t>
        </w:r>
      </w:ins>
      <w:ins w:id="244" w:author="Stefan Bjornander" w:date="2015-04-25T16:12:00Z">
        <w:r>
          <w:t xml:space="preserve">symbol with </w:t>
        </w:r>
      </w:ins>
      <w:ins w:id="245" w:author="Stefan Bjornander" w:date="2015-04-25T16:11:00Z">
        <w:r>
          <w:t xml:space="preserve">the Auto </w:t>
        </w:r>
      </w:ins>
      <w:ins w:id="246" w:author="Stefan Bjornander" w:date="2015-04-25T16:12:00Z">
        <w:r>
          <w:t>or</w:t>
        </w:r>
      </w:ins>
      <w:ins w:id="247" w:author="Stefan Bjornander" w:date="2015-04-25T16:11:00Z">
        <w:r>
          <w:t xml:space="preserve"> Register storage are </w:t>
        </w:r>
      </w:ins>
      <w:ins w:id="248" w:author="Stefan Bjornander" w:date="2015-04-25T16:12:00Z">
        <w:r>
          <w:t>treated equally.</w:t>
        </w:r>
      </w:ins>
      <w:ins w:id="249" w:author="Stefan Bjornander" w:date="2015-04-25T18:29:00Z">
        <w:r>
          <w:t xml:space="preserve"> </w:t>
        </w:r>
      </w:ins>
      <w:ins w:id="250" w:author="Stefan Bjornander" w:date="2015-04-25T18:28:00Z">
        <w:r>
          <w:t>Moreover, a symbol has a name, type, and potential value.</w:t>
        </w:r>
      </w:ins>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51" w:author="Stefan Bjornander" w:date="2015-04-25T18:27:00Z">
        <w:r>
          <w:t xml:space="preserve">If the storage specifier is omitted a global variable is regarded as static and a local variable is </w:t>
        </w:r>
      </w:ins>
      <w:ins w:id="252" w:author="Stefan Bjornander" w:date="2015-04-25T18:28:00Z">
        <w:r>
          <w:t>regarded as auto.</w:t>
        </w:r>
      </w:ins>
      <w:r>
        <w:t xml:space="preserve"> In this book, t</w:t>
      </w:r>
      <w:ins w:id="253"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254" w:author="Stefan Bjornander" w:date="2015-04-25T10:11:00Z">
            <w:rPr>
              <w:rStyle w:val="CodeInText"/>
              <w:i w:val="0"/>
            </w:rPr>
          </w:rPrChange>
        </w:rPr>
        <w:t>typedef</w:t>
      </w:r>
      <w:r>
        <w:t>, in the table.</w:t>
      </w:r>
      <w:ins w:id="255" w:author="Stefan Bjornander" w:date="2015-04-25T10:11:00Z">
        <w:r>
          <w:t xml:space="preserve"> In some compiler technique </w:t>
        </w:r>
      </w:ins>
      <w:r w:rsidR="00440B10">
        <w:t>textbooks,</w:t>
      </w:r>
      <w:ins w:id="256" w:author="Stefan Bjornander" w:date="2015-04-25T10:11:00Z">
        <w:r>
          <w:t xml:space="preserve"> the table is called</w:t>
        </w:r>
      </w:ins>
      <w:ins w:id="257" w:author="Stefan Bjornander" w:date="2015-04-25T10:14:00Z">
        <w:r>
          <w:t xml:space="preserve"> the </w:t>
        </w:r>
        <w:r>
          <w:rPr>
            <w:rStyle w:val="CodeInText"/>
            <w:rPrChange w:id="258"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lastRenderedPageBreak/>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lastRenderedPageBreak/>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lastRenderedPageBreak/>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lastRenderedPageBreak/>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lastRenderedPageBreak/>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lastRenderedPageBreak/>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59" w:name="_Toc49764381"/>
      <w:r>
        <w:lastRenderedPageBreak/>
        <w:t>The Type System</w:t>
      </w:r>
      <w:bookmarkEnd w:id="259"/>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260" w:author="Stefan Bjornander" w:date="2015-04-25T10:17:00Z">
          <w:pPr>
            <w:pStyle w:val="Rubrik2"/>
          </w:pPr>
        </w:pPrChange>
      </w:pPr>
      <w:ins w:id="261" w:author="Stefan Bjornander" w:date="2015-04-25T10:17:00Z">
        <w:r>
          <w:t xml:space="preserve">The </w:t>
        </w:r>
        <w:r>
          <w:rPr>
            <w:rStyle w:val="CodeInText"/>
          </w:rPr>
          <w:t>Type</w:t>
        </w:r>
        <w:r>
          <w:t xml:space="preserve"> class hold information about a type. The </w:t>
        </w:r>
      </w:ins>
      <w:ins w:id="262" w:author="Stefan Bjornander" w:date="2015-04-25T10:18:00Z">
        <w:r>
          <w:t xml:space="preserve">default </w:t>
        </w:r>
      </w:ins>
      <w:ins w:id="263" w:author="Stefan Bjornander" w:date="2015-04-25T10:17:00Z">
        <w:r>
          <w:t xml:space="preserve">constructor </w:t>
        </w:r>
      </w:ins>
      <w:ins w:id="264" w:author="Stefan Bjornander" w:date="2015-04-25T10:18:00Z">
        <w:r>
          <w:t xml:space="preserve">is </w:t>
        </w:r>
      </w:ins>
      <w:ins w:id="265" w:author="Stefan Bjornander" w:date="2015-04-25T10:17:00Z">
        <w:r>
          <w:t>private</w:t>
        </w:r>
      </w:ins>
      <w:ins w:id="266" w:author="Stefan Bjornander" w:date="2015-04-25T10:18:00Z">
        <w:r>
          <w:t>, which makes it impossible to</w:t>
        </w:r>
      </w:ins>
      <w:ins w:id="267" w:author="Stefan Bjornander" w:date="2015-04-25T10:21:00Z">
        <w:r>
          <w:t xml:space="preserve"> explicitly</w:t>
        </w:r>
      </w:ins>
      <w:ins w:id="268" w:author="Stefan Bjornander" w:date="2015-04-25T10:18:00Z">
        <w:r>
          <w:t xml:space="preserve"> </w:t>
        </w:r>
      </w:ins>
      <w:ins w:id="269" w:author="Stefan Bjornander" w:date="2015-04-25T10:21:00Z">
        <w:r>
          <w:t xml:space="preserve">create type objects. </w:t>
        </w:r>
      </w:ins>
      <w:ins w:id="270" w:author="Stefan Bjornander" w:date="2015-04-25T10:25:00Z">
        <w:r>
          <w:t>Instead</w:t>
        </w:r>
      </w:ins>
      <w:ins w:id="271" w:author="Stefan Bjornander" w:date="2015-04-25T10:21:00Z">
        <w:r>
          <w:t xml:space="preserve">, </w:t>
        </w:r>
      </w:ins>
      <w:ins w:id="272" w:author="Stefan Bjornander" w:date="2015-04-25T10:25:00Z">
        <w:r>
          <w:t xml:space="preserve">there is a series of static </w:t>
        </w:r>
      </w:ins>
      <w:r>
        <w:rPr>
          <w:rStyle w:val="CodeInText0"/>
        </w:rPr>
        <w:t>create</w:t>
      </w:r>
      <w:r>
        <w:t>-</w:t>
      </w:r>
      <w:ins w:id="273" w:author="Stefan Bjornander" w:date="2015-04-25T10:25:00Z">
        <w:r>
          <w:t xml:space="preserve">methods that create and return a </w:t>
        </w:r>
      </w:ins>
      <w:r>
        <w:t>T</w:t>
      </w:r>
      <w:ins w:id="274"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75" w:author="Stefan Bjornander" w:date="2015-04-25T10:33:00Z"/>
          <w:color w:val="auto"/>
        </w:rPr>
        <w:pPrChange w:id="276"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277" w:author="Stefan Bjornander" w:date="2015-04-25T10:40:00Z">
          <w:pPr>
            <w:pStyle w:val="Rubrik3"/>
          </w:pPr>
        </w:pPrChange>
      </w:pPr>
      <w:ins w:id="278" w:author="Stefan Bjornander" w:date="2015-04-25T10:41:00Z">
        <w:r>
          <w:t>Contrary</w:t>
        </w:r>
      </w:ins>
      <w:ins w:id="279" w:author="Stefan Bjornander" w:date="2015-04-25T10:40:00Z">
        <w:r>
          <w:t xml:space="preserve"> to some other languages, there is no logical type in C. </w:t>
        </w:r>
      </w:ins>
      <w:ins w:id="280" w:author="Stefan Bjornander" w:date="2015-04-25T10:41:00Z">
        <w:r>
          <w:t xml:space="preserve">However, as C applies </w:t>
        </w:r>
        <w:r>
          <w:rPr>
            <w:rStyle w:val="CodeInText"/>
          </w:rPr>
          <w:t>lazy evaluation</w:t>
        </w:r>
        <w:r>
          <w:t>, we need a logical type.</w:t>
        </w:r>
      </w:ins>
      <w:r>
        <w:t xml:space="preserve"> Lazy evaluation </w:t>
      </w:r>
      <w:ins w:id="281"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true the right operand shall not be evaluated. In the same way, if the left operand of the logical </w:t>
      </w:r>
      <w:r>
        <w:rPr>
          <w:rStyle w:val="CodeInText0"/>
        </w:rPr>
        <w:t>and</w:t>
      </w:r>
      <w:r>
        <w:t xml:space="preserve">-operator </w:t>
      </w:r>
      <w:r>
        <w:lastRenderedPageBreak/>
        <w:t xml:space="preserve">is false the right operand shall not be evaluated. The same goes for the conditional operator, depending on whether the first expression is true or false, only the second or the third expression is evaluated. </w:t>
      </w:r>
      <w:ins w:id="282" w:author="Stefan Bjornander" w:date="2015-04-25T10:42:00Z">
        <w:r>
          <w:t>The</w:t>
        </w:r>
      </w:ins>
      <w:r>
        <w:t xml:space="preserve"> logical</w:t>
      </w:r>
      <w:ins w:id="283" w:author="Stefan Bjornander" w:date="2015-04-25T10:42:00Z">
        <w:r>
          <w:t xml:space="preserve"> type holds the </w:t>
        </w:r>
      </w:ins>
      <w:ins w:id="284" w:author="Stefan Bjornander" w:date="2015-04-25T10:43:00Z">
        <w:r>
          <w:t xml:space="preserve">two </w:t>
        </w:r>
      </w:ins>
      <w:ins w:id="285" w:author="Stefan Bjornander" w:date="2015-04-25T10:42:00Z">
        <w:r>
          <w:t xml:space="preserve">sets </w:t>
        </w:r>
        <w:r>
          <w:rPr>
            <w:rStyle w:val="CodeInText"/>
            <w:color w:val="auto"/>
            <w:rPrChange w:id="286" w:author="Stefan Bjornander" w:date="2015-04-25T10:42:00Z">
              <w:rPr>
                <w:rStyle w:val="CodeInText"/>
                <w:b w:val="0"/>
                <w:i w:val="0"/>
              </w:rPr>
            </w:rPrChange>
          </w:rPr>
          <w:t>m_trueSet</w:t>
        </w:r>
        <w:r>
          <w:t xml:space="preserve"> and </w:t>
        </w:r>
        <w:r>
          <w:rPr>
            <w:rStyle w:val="CodeInText"/>
            <w:color w:val="auto"/>
            <w:rPrChange w:id="287" w:author="Stefan Bjornander" w:date="2015-04-25T10:42:00Z">
              <w:rPr>
                <w:rStyle w:val="CodeInText"/>
                <w:b w:val="0"/>
                <w:i w:val="0"/>
              </w:rPr>
            </w:rPrChange>
          </w:rPr>
          <w:t>m_falseSet</w:t>
        </w:r>
        <w:r>
          <w:t xml:space="preserve">, which hold </w:t>
        </w:r>
      </w:ins>
      <w:ins w:id="288" w:author="Stefan Bjornander" w:date="2015-04-25T10:43:00Z">
        <w:r>
          <w:t>middle code address</w:t>
        </w:r>
      </w:ins>
      <w:ins w:id="289" w:author="Stefan Bjornander" w:date="2015-04-25T10:44:00Z">
        <w:r>
          <w:t>es</w:t>
        </w:r>
      </w:ins>
      <w:ins w:id="290" w:author="Stefan Bjornander" w:date="2015-04-25T10:43:00Z">
        <w:r>
          <w:t xml:space="preserve"> to jumps </w:t>
        </w:r>
      </w:ins>
      <w:r>
        <w:t>instructions that</w:t>
      </w:r>
      <w:ins w:id="291" w:author="Stefan Bjornander" w:date="2015-04-25T10:44:00Z">
        <w:r>
          <w:t xml:space="preserve"> will later be filled with the address</w:t>
        </w:r>
      </w:ins>
      <w:r>
        <w:t>es</w:t>
      </w:r>
      <w:ins w:id="292" w:author="Stefan Bjornander" w:date="2015-04-25T10:44:00Z">
        <w:r>
          <w:t xml:space="preserve"> to jump </w:t>
        </w:r>
      </w:ins>
      <w:r>
        <w:t xml:space="preserve">to </w:t>
      </w:r>
      <w:ins w:id="293"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294" w:author="Stefan Bjornander" w:date="2015-04-25T10:39:00Z">
          <w:pPr>
            <w:pStyle w:val="Rubrik3"/>
            <w:tabs>
              <w:tab w:val="num" w:pos="360"/>
            </w:tabs>
          </w:pPr>
        </w:pPrChange>
      </w:pPr>
      <w:ins w:id="295" w:author="Stefan Bjornander" w:date="2015-04-25T10:39:00Z">
        <w:r>
          <w:t>The bi</w:t>
        </w:r>
      </w:ins>
      <w:r>
        <w:t>t</w:t>
      </w:r>
      <w:ins w:id="296" w:author="Stefan Bjornander" w:date="2015-04-25T10:39:00Z">
        <w:r>
          <w:t xml:space="preserve">field type is basically an integral type, with the addition of the bitfield mask that is used </w:t>
        </w:r>
      </w:ins>
      <w:ins w:id="297" w:author="Stefan Bjornander" w:date="2015-04-25T10:40:00Z">
        <w:r>
          <w:t>when a bitfield variable is assigned a value to set the unused bits to zero.</w:t>
        </w:r>
      </w:ins>
      <w:ins w:id="298"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299" w:author="Stefan Bjornander" w:date="2015-04-25T10:59:00Z">
          <w:pPr>
            <w:pStyle w:val="Rubrik3"/>
          </w:pPr>
        </w:pPrChange>
      </w:pPr>
      <w:ins w:id="300" w:author="Stefan Bjornander" w:date="2015-04-25T11:02:00Z">
        <w:r>
          <w:t xml:space="preserve">The type pointed at is null when the type is created, it will later be set by the </w:t>
        </w:r>
      </w:ins>
      <w:r>
        <w:t>declarator</w:t>
      </w:r>
      <w:ins w:id="301" w:author="Stefan Bjornander" w:date="2015-04-25T11:02:00Z">
        <w:r>
          <w:t xml:space="preserve"> type.</w:t>
        </w:r>
      </w:ins>
      <w:ins w:id="302"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303" w:author="Stefan Bjornander" w:date="2015-04-25T11:00:00Z">
          <w:pPr>
            <w:pStyle w:val="Rubrik3"/>
          </w:pPr>
        </w:pPrChange>
      </w:pPr>
      <w:ins w:id="304" w:author="Stefan Bjornander" w:date="2015-04-25T11:00:00Z">
        <w:r>
          <w:t>The array size can be zero, when the type is created. In that case it will later be set by the length of its ini</w:t>
        </w:r>
      </w:ins>
      <w:ins w:id="305" w:author="Stefan Bjornander" w:date="2015-04-25T11:01:00Z">
        <w:r>
          <w:t xml:space="preserve">tialization </w:t>
        </w:r>
      </w:ins>
      <w:ins w:id="306"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lastRenderedPageBreak/>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307" w:author="Stefan Bjornander" w:date="2015-04-25T11:04:00Z">
          <w:pPr>
            <w:pStyle w:val="Rubrik3"/>
          </w:pPr>
        </w:pPrChange>
      </w:pPr>
      <w:ins w:id="308"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lastRenderedPageBreak/>
        <w:t xml:space="preserve">      m_ellipse = false;</w:t>
      </w:r>
    </w:p>
    <w:p w14:paraId="0AA4FB56" w14:textId="1BBCDE1A"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lastRenderedPageBreak/>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1C9FD60D" w:rsidR="00D36967" w:rsidRDefault="00D36967">
      <w:pPr>
        <w:rPr>
          <w:color w:val="auto"/>
        </w:rPr>
        <w:pPrChange w:id="309" w:author="Stefan Bjornander" w:date="2015-04-25T10:38:00Z">
          <w:pPr>
            <w:pStyle w:val="Rubrik3"/>
          </w:pPr>
        </w:pPrChange>
      </w:pPr>
      <w:ins w:id="310" w:author="Stefan Bjornander" w:date="2015-04-25T10:38:00Z">
        <w:r>
          <w:t>The enumeration type (</w:t>
        </w:r>
        <w:r>
          <w:rPr>
            <w:rStyle w:val="CodeInText"/>
            <w:color w:val="auto"/>
            <w:rPrChange w:id="311"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312"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313" w:author="Stefan Bjornander" w:date="2015-04-25T10:38:00Z">
        <w:r>
          <w:t xml:space="preserve">needs to know if the type is enum </w:t>
        </w:r>
      </w:ins>
      <w:r>
        <w:t>to</w:t>
      </w:r>
      <w:ins w:id="314" w:author="Stefan Bjornander" w:date="2015-04-25T10:38:00Z">
        <w:r>
          <w:t xml:space="preserve"> initialize its value. </w:t>
        </w:r>
      </w:ins>
      <w:r>
        <w:t>Therefore,</w:t>
      </w:r>
      <w:ins w:id="315" w:author="Stefan Bjornander" w:date="2015-04-25T10:38:00Z">
        <w:r>
          <w:t xml:space="preserve"> we add the </w:t>
        </w:r>
        <w:r>
          <w:rPr>
            <w:rStyle w:val="CodeInText"/>
            <w:color w:val="auto"/>
            <w:rPrChange w:id="316" w:author="Stefan Bjornander" w:date="2015-04-25T10:39:00Z">
              <w:rPr>
                <w:rStyle w:val="CodeInText"/>
                <w:b w:val="0"/>
                <w:i w:val="0"/>
              </w:rPr>
            </w:rPrChange>
          </w:rPr>
          <w:t>m_enum</w:t>
        </w:r>
        <w:r>
          <w:t xml:space="preserve"> field and the </w:t>
        </w:r>
      </w:ins>
      <w:r>
        <w:rPr>
          <w:rStyle w:val="CodeInText"/>
        </w:rPr>
        <w:t>isEnumeration</w:t>
      </w:r>
      <w:ins w:id="317"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318" w:author="Stefan Bjornander" w:date="2015-04-25T11:15:00Z"/>
        </w:rPr>
        <w:pPrChange w:id="319" w:author="Stefan Bjornander" w:date="2015-04-25T14:54:00Z">
          <w:pPr>
            <w:pStyle w:val="Rubrik3"/>
          </w:pPr>
        </w:pPrChange>
      </w:pPr>
      <w:ins w:id="320" w:author="Stefan Bjornander" w:date="2015-04-25T14:54:00Z">
        <w:r>
          <w:t xml:space="preserve">Each type has a size, even though void </w:t>
        </w:r>
      </w:ins>
      <w:ins w:id="321" w:author="Stefan Bjornander" w:date="2015-04-25T16:04:00Z">
        <w:r>
          <w:t>and</w:t>
        </w:r>
      </w:ins>
      <w:ins w:id="322" w:author="Stefan Bjornander" w:date="2015-04-25T14:54:00Z">
        <w:r>
          <w:t xml:space="preserve"> function ha</w:t>
        </w:r>
      </w:ins>
      <w:ins w:id="323" w:author="Stefan Bjornander" w:date="2015-04-25T16:04:00Z">
        <w:r>
          <w:t>ve</w:t>
        </w:r>
      </w:ins>
      <w:ins w:id="324" w:author="Stefan Bjornander" w:date="2015-04-25T14:54:00Z">
        <w:r>
          <w:t xml:space="preserve"> size zero. The size of an array is its size times the size of its type</w:t>
        </w:r>
      </w:ins>
      <w:ins w:id="325" w:author="Stefan Bjornander" w:date="2015-04-25T14:55:00Z">
        <w:r>
          <w:t xml:space="preserve">, the size of a struct is the sum of the sizes of its members, and the size of a union is the size of its </w:t>
        </w:r>
      </w:ins>
      <w:ins w:id="326" w:author="Stefan Bjornander" w:date="2015-04-25T16:04:00Z">
        <w:r>
          <w:t>largest</w:t>
        </w:r>
      </w:ins>
      <w:ins w:id="327" w:author="Stefan Bjornander" w:date="2015-04-25T14:55:00Z">
        <w:r>
          <w:t xml:space="preserve"> member. Not</w:t>
        </w:r>
      </w:ins>
      <w:ins w:id="328" w:author="Stefan Bjornander" w:date="2015-04-25T16:04:00Z">
        <w:r>
          <w:t>e</w:t>
        </w:r>
      </w:ins>
      <w:ins w:id="329"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5F438FA" w:rsidR="004409FB" w:rsidRDefault="004409FB">
      <w:pPr>
        <w:rPr>
          <w:noProof/>
        </w:rPr>
      </w:pPr>
      <w:ins w:id="330" w:author="Stefan Bjornander" w:date="2015-04-25T11:37:00Z">
        <w:r>
          <w:t xml:space="preserve">It is possible to define an array without </w:t>
        </w:r>
      </w:ins>
      <w:ins w:id="331" w:author="Stefan Bjornander" w:date="2015-04-25T11:38:00Z">
        <w:r>
          <w:rPr>
            <w:noProof/>
          </w:rPr>
          <w:t xml:space="preserve">stating its size, </w:t>
        </w:r>
      </w:ins>
      <w:ins w:id="332" w:author="Stefan Bjornander" w:date="2015-04-25T14:31:00Z">
        <w:r>
          <w:rPr>
            <w:noProof/>
          </w:rPr>
          <w:t>in which case the array is given the size zero. I</w:t>
        </w:r>
      </w:ins>
      <w:ins w:id="333" w:author="Stefan Bjornander" w:date="2015-04-25T11:38:00Z">
        <w:r>
          <w:rPr>
            <w:noProof/>
          </w:rPr>
          <w:t>n that case</w:t>
        </w:r>
      </w:ins>
      <w:ins w:id="334" w:author="Stefan Bjornander" w:date="2015-04-25T14:31:00Z">
        <w:r>
          <w:rPr>
            <w:noProof/>
          </w:rPr>
          <w:t>,</w:t>
        </w:r>
      </w:ins>
      <w:ins w:id="335" w:author="Stefan Bjornander" w:date="2015-04-25T11:38:00Z">
        <w:r>
          <w:rPr>
            <w:noProof/>
          </w:rPr>
          <w:t xml:space="preserve"> </w:t>
        </w:r>
      </w:ins>
      <w:ins w:id="336" w:author="Stefan Bjornander" w:date="2015-04-25T14:31:00Z">
        <w:r>
          <w:rPr>
            <w:noProof/>
          </w:rPr>
          <w:t>the</w:t>
        </w:r>
      </w:ins>
      <w:ins w:id="337" w:author="Stefan Bjornander" w:date="2015-04-25T11:38:00Z">
        <w:r>
          <w:rPr>
            <w:noProof/>
          </w:rPr>
          <w:t xml:space="preserve"> </w:t>
        </w:r>
      </w:ins>
      <w:ins w:id="338" w:author="Stefan Bjornander" w:date="2015-04-25T14:31:00Z">
        <w:r>
          <w:rPr>
            <w:noProof/>
          </w:rPr>
          <w:t xml:space="preserve">array </w:t>
        </w:r>
      </w:ins>
      <w:ins w:id="339" w:author="Stefan Bjornander" w:date="2015-04-25T11:38:00Z">
        <w:r>
          <w:rPr>
            <w:noProof/>
          </w:rPr>
          <w:t xml:space="preserve">size must be determined by the size of its initialization list. </w:t>
        </w:r>
      </w:ins>
      <w:ins w:id="340" w:author="Stefan Bjornander" w:date="2015-04-25T11:39:00Z">
        <w:r>
          <w:rPr>
            <w:noProof/>
          </w:rPr>
          <w:t xml:space="preserve">However, if the </w:t>
        </w:r>
      </w:ins>
      <w:ins w:id="341" w:author="Stefan Bjornander" w:date="2015-04-25T11:40:00Z">
        <w:r>
          <w:rPr>
            <w:noProof/>
          </w:rPr>
          <w:t xml:space="preserve">array </w:t>
        </w:r>
      </w:ins>
      <w:ins w:id="342" w:author="Stefan Bjornander" w:date="2015-04-25T11:39:00Z">
        <w:r>
          <w:rPr>
            <w:noProof/>
          </w:rPr>
          <w:t xml:space="preserve">definition </w:t>
        </w:r>
      </w:ins>
      <w:ins w:id="343" w:author="Stefan Bjornander" w:date="2015-04-25T11:40:00Z">
        <w:r>
          <w:rPr>
            <w:noProof/>
          </w:rPr>
          <w:t>lacks</w:t>
        </w:r>
      </w:ins>
      <w:ins w:id="344" w:author="Stefan Bjornander" w:date="2015-04-25T11:39:00Z">
        <w:r>
          <w:rPr>
            <w:noProof/>
          </w:rPr>
          <w:t xml:space="preserve"> an initialization list</w:t>
        </w:r>
      </w:ins>
      <w:ins w:id="345" w:author="Stefan Bjornander" w:date="2015-04-25T11:40:00Z">
        <w:r>
          <w:rPr>
            <w:noProof/>
          </w:rPr>
          <w:t xml:space="preserve">, the array </w:t>
        </w:r>
      </w:ins>
      <w:ins w:id="346" w:author="Stefan Bjornander" w:date="2015-04-25T14:31:00Z">
        <w:r>
          <w:rPr>
            <w:noProof/>
          </w:rPr>
          <w:t xml:space="preserve">keeps the size zero and is considered </w:t>
        </w:r>
      </w:ins>
      <w:ins w:id="347" w:author="Stefan Bjornander" w:date="2015-04-25T11:40:00Z">
        <w:r>
          <w:rPr>
            <w:noProof/>
          </w:rPr>
          <w:t>incomplete</w:t>
        </w:r>
      </w:ins>
      <w:ins w:id="348" w:author="Stefan Bjornander" w:date="2015-04-25T11:39:00Z">
        <w:r>
          <w:rPr>
            <w:noProof/>
          </w:rPr>
          <w:t>.</w:t>
        </w:r>
      </w:ins>
      <w:ins w:id="349" w:author="Stefan Bjornander" w:date="2015-04-25T14:30:00Z">
        <w:r>
          <w:rPr>
            <w:noProof/>
          </w:rPr>
          <w:t xml:space="preserve"> In the same</w:t>
        </w:r>
      </w:ins>
      <w:ins w:id="350" w:author="Stefan Bjornander" w:date="2015-04-25T14:33:00Z">
        <w:r>
          <w:rPr>
            <w:noProof/>
          </w:rPr>
          <w:t xml:space="preserve"> way</w:t>
        </w:r>
      </w:ins>
      <w:ins w:id="351" w:author="Stefan Bjornander" w:date="2015-04-25T14:30:00Z">
        <w:r>
          <w:rPr>
            <w:noProof/>
          </w:rPr>
          <w:t xml:space="preserve">, it is possible to define only the </w:t>
        </w:r>
      </w:ins>
      <w:ins w:id="352" w:author="Stefan Bjornander" w:date="2015-04-25T14:32:00Z">
        <w:r>
          <w:rPr>
            <w:noProof/>
          </w:rPr>
          <w:t>n</w:t>
        </w:r>
      </w:ins>
      <w:ins w:id="353" w:author="Stefan Bjornander" w:date="2015-04-25T14:33:00Z">
        <w:r>
          <w:rPr>
            <w:noProof/>
          </w:rPr>
          <w:t>ame tag</w:t>
        </w:r>
      </w:ins>
      <w:ins w:id="354" w:author="Stefan Bjornander" w:date="2015-04-25T14:30:00Z">
        <w:r>
          <w:rPr>
            <w:noProof/>
          </w:rPr>
          <w:t xml:space="preserve"> of a struct</w:t>
        </w:r>
      </w:ins>
      <w:ins w:id="355" w:author="Stefan Bjornander" w:date="2015-04-25T14:33:00Z">
        <w:r>
          <w:rPr>
            <w:noProof/>
          </w:rPr>
          <w:t xml:space="preserve"> or union</w:t>
        </w:r>
      </w:ins>
      <w:ins w:id="356" w:author="Stefan Bjornander" w:date="2015-04-25T14:30:00Z">
        <w:r>
          <w:rPr>
            <w:noProof/>
          </w:rPr>
          <w:t xml:space="preserve">, with its </w:t>
        </w:r>
      </w:ins>
      <w:ins w:id="357" w:author="Stefan Bjornander" w:date="2015-04-25T14:33:00Z">
        <w:r>
          <w:rPr>
            <w:noProof/>
          </w:rPr>
          <w:t xml:space="preserve">member </w:t>
        </w:r>
      </w:ins>
      <w:r>
        <w:rPr>
          <w:noProof/>
        </w:rPr>
        <w:t>map</w:t>
      </w:r>
      <w:ins w:id="358" w:author="Stefan Bjornander" w:date="2015-04-25T14:33:00Z">
        <w:r>
          <w:rPr>
            <w:noProof/>
          </w:rPr>
          <w:t xml:space="preserve"> </w:t>
        </w:r>
      </w:ins>
      <w:ins w:id="359" w:author="Stefan Bjornander" w:date="2015-04-25T14:30:00Z">
        <w:r>
          <w:rPr>
            <w:noProof/>
          </w:rPr>
          <w:t xml:space="preserve">to be defined later. </w:t>
        </w:r>
      </w:ins>
      <w:ins w:id="360" w:author="Stefan Bjornander" w:date="2015-04-25T14:32:00Z">
        <w:r>
          <w:rPr>
            <w:noProof/>
          </w:rPr>
          <w:t xml:space="preserve">In that case, the member </w:t>
        </w:r>
      </w:ins>
      <w:r>
        <w:rPr>
          <w:noProof/>
        </w:rPr>
        <w:t>map</w:t>
      </w:r>
      <w:ins w:id="361" w:author="Stefan Bjornander" w:date="2015-04-25T14:32:00Z">
        <w:r>
          <w:rPr>
            <w:noProof/>
          </w:rPr>
          <w:t xml:space="preserve"> is given the value null, which is keep if the </w:t>
        </w:r>
      </w:ins>
      <w:ins w:id="362" w:author="Stefan Bjornander" w:date="2015-04-25T14:33:00Z">
        <w:r>
          <w:rPr>
            <w:noProof/>
          </w:rPr>
          <w:t xml:space="preserve">member </w:t>
        </w:r>
      </w:ins>
      <w:r>
        <w:rPr>
          <w:noProof/>
        </w:rPr>
        <w:t>map</w:t>
      </w:r>
      <w:ins w:id="363" w:author="Stefan Bjornander" w:date="2015-04-25T14:33:00Z">
        <w:r>
          <w:rPr>
            <w:noProof/>
          </w:rPr>
          <w:t xml:space="preserve"> is n</w:t>
        </w:r>
      </w:ins>
      <w:r>
        <w:rPr>
          <w:noProof/>
        </w:rPr>
        <w:t>ot</w:t>
      </w:r>
      <w:ins w:id="364" w:author="Stefan Bjornander" w:date="2015-04-25T14:33:00Z">
        <w:r>
          <w:rPr>
            <w:noProof/>
          </w:rPr>
          <w:t xml:space="preserve"> defined, and the struct or union is consider incomplete.</w:t>
        </w:r>
      </w:ins>
      <w:ins w:id="365" w:author="Stefan Bjornander" w:date="2015-04-25T14:34:00Z">
        <w:r>
          <w:rPr>
            <w:noProof/>
          </w:rPr>
          <w:t xml:space="preserve"> Variables can only have complete types, and the pointer type, array type or function return type must be </w:t>
        </w:r>
      </w:ins>
      <w:r>
        <w:rPr>
          <w:noProof/>
        </w:rPr>
        <w:t xml:space="preserve">also </w:t>
      </w:r>
      <w:ins w:id="366" w:author="Stefan Bjornander" w:date="2015-04-25T14:34:00Z">
        <w:r>
          <w:rPr>
            <w:noProof/>
          </w:rPr>
          <w:t>complete.</w:t>
        </w:r>
      </w:ins>
    </w:p>
    <w:p w14:paraId="0A824C79" w14:textId="193B0AA9" w:rsidR="00EE55D9" w:rsidRDefault="00EE55D9" w:rsidP="00EE55D9">
      <w:r>
        <w:t xml:space="preserve">XXX </w:t>
      </w:r>
      <w:ins w:id="367" w:author="Stefan Bjornander" w:date="2015-04-25T11:37:00Z">
        <w:r>
          <w:t xml:space="preserve">It is possible to define an array without </w:t>
        </w:r>
      </w:ins>
      <w:ins w:id="368" w:author="Stefan Bjornander" w:date="2015-04-25T11:38:00Z">
        <w:r>
          <w:t xml:space="preserve">stating its size, </w:t>
        </w:r>
      </w:ins>
      <w:ins w:id="369" w:author="Stefan Bjornander" w:date="2015-04-25T14:31:00Z">
        <w:r>
          <w:t>in which case the array is given the size zero. I</w:t>
        </w:r>
      </w:ins>
      <w:ins w:id="370" w:author="Stefan Bjornander" w:date="2015-04-25T11:38:00Z">
        <w:r>
          <w:t>n that case</w:t>
        </w:r>
      </w:ins>
      <w:ins w:id="371" w:author="Stefan Bjornander" w:date="2015-04-25T14:31:00Z">
        <w:r>
          <w:t>,</w:t>
        </w:r>
      </w:ins>
      <w:ins w:id="372" w:author="Stefan Bjornander" w:date="2015-04-25T11:38:00Z">
        <w:r>
          <w:t xml:space="preserve"> </w:t>
        </w:r>
      </w:ins>
      <w:ins w:id="373" w:author="Stefan Bjornander" w:date="2015-04-25T14:31:00Z">
        <w:r>
          <w:t>the</w:t>
        </w:r>
      </w:ins>
      <w:ins w:id="374" w:author="Stefan Bjornander" w:date="2015-04-25T11:38:00Z">
        <w:r>
          <w:t xml:space="preserve"> </w:t>
        </w:r>
      </w:ins>
      <w:ins w:id="375" w:author="Stefan Bjornander" w:date="2015-04-25T14:31:00Z">
        <w:r>
          <w:t xml:space="preserve">array </w:t>
        </w:r>
      </w:ins>
      <w:ins w:id="376" w:author="Stefan Bjornander" w:date="2015-04-25T11:38:00Z">
        <w:r>
          <w:t xml:space="preserve">size must be determined by the size of its </w:t>
        </w:r>
      </w:ins>
      <w:r>
        <w:t>initialization</w:t>
      </w:r>
      <w:ins w:id="377" w:author="Stefan Bjornander" w:date="2015-04-25T11:38:00Z">
        <w:r>
          <w:t xml:space="preserve"> list. </w:t>
        </w:r>
      </w:ins>
      <w:ins w:id="378" w:author="Stefan Bjornander" w:date="2015-04-25T11:39:00Z">
        <w:r>
          <w:t xml:space="preserve">However, if the </w:t>
        </w:r>
      </w:ins>
      <w:ins w:id="379" w:author="Stefan Bjornander" w:date="2015-04-25T11:40:00Z">
        <w:r>
          <w:t xml:space="preserve">array </w:t>
        </w:r>
      </w:ins>
      <w:r>
        <w:t>definition</w:t>
      </w:r>
      <w:ins w:id="380" w:author="Stefan Bjornander" w:date="2015-04-25T11:39:00Z">
        <w:r>
          <w:t xml:space="preserve"> </w:t>
        </w:r>
      </w:ins>
      <w:ins w:id="381" w:author="Stefan Bjornander" w:date="2015-04-25T11:40:00Z">
        <w:r>
          <w:t>lacks</w:t>
        </w:r>
      </w:ins>
      <w:ins w:id="382" w:author="Stefan Bjornander" w:date="2015-04-25T11:39:00Z">
        <w:r>
          <w:t xml:space="preserve"> an </w:t>
        </w:r>
      </w:ins>
      <w:r>
        <w:t>initialization</w:t>
      </w:r>
      <w:ins w:id="383" w:author="Stefan Bjornander" w:date="2015-04-25T11:39:00Z">
        <w:r>
          <w:t xml:space="preserve"> list</w:t>
        </w:r>
      </w:ins>
      <w:ins w:id="384" w:author="Stefan Bjornander" w:date="2015-04-25T11:40:00Z">
        <w:r>
          <w:t xml:space="preserve">, the array </w:t>
        </w:r>
      </w:ins>
      <w:ins w:id="385" w:author="Stefan Bjornander" w:date="2015-04-25T14:31:00Z">
        <w:r>
          <w:t xml:space="preserve">keeps the size zero and is considered </w:t>
        </w:r>
      </w:ins>
      <w:ins w:id="386" w:author="Stefan Bjornander" w:date="2015-04-25T11:40:00Z">
        <w:r>
          <w:t>incomplete</w:t>
        </w:r>
      </w:ins>
      <w:ins w:id="387" w:author="Stefan Bjornander" w:date="2015-04-25T11:39:00Z">
        <w:r>
          <w:t>.</w:t>
        </w:r>
      </w:ins>
      <w:ins w:id="388" w:author="Stefan Bjornander" w:date="2015-04-25T14:30:00Z">
        <w:r>
          <w:t xml:space="preserve"> In the same</w:t>
        </w:r>
      </w:ins>
      <w:ins w:id="389" w:author="Stefan Bjornander" w:date="2015-04-25T14:33:00Z">
        <w:r>
          <w:t xml:space="preserve"> way</w:t>
        </w:r>
      </w:ins>
      <w:ins w:id="390" w:author="Stefan Bjornander" w:date="2015-04-25T14:30:00Z">
        <w:r>
          <w:t xml:space="preserve">, it is possible to define only the </w:t>
        </w:r>
      </w:ins>
      <w:ins w:id="391" w:author="Stefan Bjornander" w:date="2015-04-25T14:32:00Z">
        <w:r>
          <w:t>n</w:t>
        </w:r>
      </w:ins>
      <w:ins w:id="392" w:author="Stefan Bjornander" w:date="2015-04-25T14:33:00Z">
        <w:r>
          <w:t>ame tag</w:t>
        </w:r>
      </w:ins>
      <w:ins w:id="393" w:author="Stefan Bjornander" w:date="2015-04-25T14:30:00Z">
        <w:r>
          <w:t xml:space="preserve"> of a struct</w:t>
        </w:r>
      </w:ins>
      <w:ins w:id="394" w:author="Stefan Bjornander" w:date="2015-04-25T14:33:00Z">
        <w:r>
          <w:t xml:space="preserve"> or union</w:t>
        </w:r>
      </w:ins>
      <w:ins w:id="395" w:author="Stefan Bjornander" w:date="2015-04-25T14:30:00Z">
        <w:r>
          <w:t xml:space="preserve">, with its </w:t>
        </w:r>
      </w:ins>
      <w:ins w:id="396" w:author="Stefan Bjornander" w:date="2015-04-25T14:33:00Z">
        <w:r>
          <w:t xml:space="preserve">member </w:t>
        </w:r>
      </w:ins>
      <w:r>
        <w:t>map</w:t>
      </w:r>
      <w:ins w:id="397" w:author="Stefan Bjornander" w:date="2015-04-25T14:33:00Z">
        <w:r>
          <w:t xml:space="preserve"> </w:t>
        </w:r>
      </w:ins>
      <w:ins w:id="398" w:author="Stefan Bjornander" w:date="2015-04-25T14:30:00Z">
        <w:r>
          <w:t xml:space="preserve">to be defined later. </w:t>
        </w:r>
      </w:ins>
      <w:ins w:id="399" w:author="Stefan Bjornander" w:date="2015-04-25T14:32:00Z">
        <w:r>
          <w:t xml:space="preserve">In that case, the member </w:t>
        </w:r>
      </w:ins>
      <w:r>
        <w:t>map</w:t>
      </w:r>
      <w:ins w:id="400" w:author="Stefan Bjornander" w:date="2015-04-25T14:32:00Z">
        <w:r>
          <w:t xml:space="preserve"> is given the value null, which is keep if the </w:t>
        </w:r>
      </w:ins>
      <w:ins w:id="401" w:author="Stefan Bjornander" w:date="2015-04-25T14:33:00Z">
        <w:r>
          <w:t xml:space="preserve">member </w:t>
        </w:r>
      </w:ins>
      <w:r>
        <w:t>map</w:t>
      </w:r>
      <w:ins w:id="402" w:author="Stefan Bjornander" w:date="2015-04-25T14:33:00Z">
        <w:r>
          <w:t xml:space="preserve"> is n</w:t>
        </w:r>
      </w:ins>
      <w:r>
        <w:t>ot</w:t>
      </w:r>
      <w:ins w:id="403" w:author="Stefan Bjornander" w:date="2015-04-25T14:33:00Z">
        <w:r>
          <w:t xml:space="preserve"> defined, and the struct or union is consider incomplete.</w:t>
        </w:r>
      </w:ins>
      <w:ins w:id="404" w:author="Stefan Bjornander" w:date="2015-04-25T14:34:00Z">
        <w:r>
          <w:t xml:space="preserve"> Variables can only have complete types, and the pointer type, array type or function return type must be </w:t>
        </w:r>
      </w:ins>
      <w:r>
        <w:t xml:space="preserve">also </w:t>
      </w:r>
      <w:ins w:id="405" w:author="Stefan Bjornander" w:date="2015-04-25T14:34:00Z">
        <w: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406" w:author="Stefan Bjornander" w:date="2015-04-25T10:30:00Z"/>
          <w:color w:val="auto"/>
        </w:rPr>
        <w:pPrChange w:id="407" w:author="Stefan Bjornander" w:date="2015-04-25T10:27:00Z">
          <w:pPr>
            <w:pStyle w:val="Rubrik3"/>
          </w:pPr>
        </w:pPrChange>
      </w:pPr>
      <w:ins w:id="408" w:author="Stefan Bjornander" w:date="2015-04-25T10:28:00Z">
        <w:r>
          <w:t xml:space="preserve">Simply put, a type is constant if its field </w:t>
        </w:r>
        <w:r>
          <w:rPr>
            <w:rStyle w:val="CodeInText"/>
            <w:color w:val="auto"/>
            <w:rPrChange w:id="409" w:author="Stefan Bjornander" w:date="2015-04-25T10:28:00Z">
              <w:rPr>
                <w:rStyle w:val="CodeInText"/>
                <w:b w:val="0"/>
                <w:i w:val="0"/>
              </w:rPr>
            </w:rPrChange>
          </w:rPr>
          <w:t>m_constant</w:t>
        </w:r>
        <w:r>
          <w:t xml:space="preserve"> is true. However, </w:t>
        </w:r>
      </w:ins>
      <w:r>
        <w:t>a</w:t>
      </w:r>
      <w:ins w:id="410" w:author="Stefan Bjornander" w:date="2015-04-25T10:28:00Z">
        <w:r>
          <w:t xml:space="preserve"> struct or union is </w:t>
        </w:r>
      </w:ins>
      <w:ins w:id="411" w:author="Stefan Bjornander" w:date="2015-04-25T10:29:00Z">
        <w:r>
          <w:t>regarded</w:t>
        </w:r>
      </w:ins>
      <w:ins w:id="412" w:author="Stefan Bjornander" w:date="2015-04-25T10:28:00Z">
        <w:r>
          <w:t xml:space="preserve"> as </w:t>
        </w:r>
      </w:ins>
      <w:ins w:id="413" w:author="Stefan Bjornander" w:date="2015-04-25T10:29:00Z">
        <w:r>
          <w:t>constant</w:t>
        </w:r>
      </w:ins>
      <w:ins w:id="414" w:author="Stefan Bjornander" w:date="2015-04-25T10:28:00Z">
        <w:r>
          <w:t xml:space="preserve"> if </w:t>
        </w:r>
      </w:ins>
      <w:ins w:id="415" w:author="Stefan Bjornander" w:date="2015-04-25T10:29:00Z">
        <w:r>
          <w:t>it is constant</w:t>
        </w:r>
      </w:ins>
      <w:r>
        <w:t xml:space="preserve"> (</w:t>
      </w:r>
      <w:ins w:id="416" w:author="Stefan Bjornander" w:date="2015-04-25T10:29:00Z">
        <w:r>
          <w:rPr>
            <w:rStyle w:val="CodeInText"/>
            <w:color w:val="auto"/>
            <w:rPrChange w:id="417" w:author="Stefan Bjornander" w:date="2015-04-25T10:30:00Z">
              <w:rPr>
                <w:rStyle w:val="CodeInText"/>
                <w:b w:val="0"/>
                <w:i w:val="0"/>
              </w:rPr>
            </w:rPrChange>
          </w:rPr>
          <w:t>m_constant</w:t>
        </w:r>
        <w:r>
          <w:t xml:space="preserve"> is true) or is any of its members if (</w:t>
        </w:r>
      </w:ins>
      <w:ins w:id="418" w:author="Stefan Bjornander" w:date="2015-04-25T10:30:00Z">
        <w:r>
          <w:t>recursively</w:t>
        </w:r>
      </w:ins>
      <w:ins w:id="419" w:author="Stefan Bjornander" w:date="2015-04-25T10:29:00Z">
        <w:r>
          <w:t>)</w:t>
        </w:r>
      </w:ins>
      <w:ins w:id="420" w:author="Stefan Bjornander" w:date="2015-04-25T10:30:00Z">
        <w:r>
          <w:t xml:space="preserve"> constant.</w:t>
        </w:r>
      </w:ins>
    </w:p>
    <w:p w14:paraId="66A16E10" w14:textId="77777777" w:rsidR="00B864B2" w:rsidRDefault="00B864B2">
      <w:pPr>
        <w:pPrChange w:id="421" w:author="Stefan Bjornander" w:date="2015-04-25T10:27:00Z">
          <w:pPr>
            <w:pStyle w:val="Rubrik3"/>
          </w:pPr>
        </w:pPrChange>
      </w:pPr>
      <w:ins w:id="422" w:author="Stefan Bjornander" w:date="2015-04-25T10:30:00Z">
        <w:r>
          <w:t xml:space="preserve">The idea of the volatile </w:t>
        </w:r>
      </w:ins>
      <w:ins w:id="423" w:author="Stefan Bjornander" w:date="2015-04-25T10:31:00Z">
        <w:r>
          <w:t xml:space="preserve">qualifier is to </w:t>
        </w:r>
      </w:ins>
      <w:ins w:id="424" w:author="Stefan Bjornander" w:date="2015-04-25T10:30:00Z">
        <w:r>
          <w:t xml:space="preserve">prevent optimization, and since this book </w:t>
        </w:r>
      </w:ins>
      <w:ins w:id="425" w:author="Stefan Bjornander" w:date="2015-04-25T10:31:00Z">
        <w:r>
          <w:t xml:space="preserve">is focused on optimization techniques we have no real use for the volatile </w:t>
        </w:r>
      </w:ins>
      <w:r>
        <w:t>qualifier</w:t>
      </w:r>
      <w:ins w:id="426" w:author="Stefan Bjornander" w:date="2015-04-25T10:31:00Z">
        <w:r>
          <w:t xml:space="preserve">. However, for the sake of </w:t>
        </w:r>
      </w:ins>
      <w:r>
        <w:t>completeness</w:t>
      </w:r>
      <w:ins w:id="427" w:author="Stefan Bjornander" w:date="2015-04-25T10:31:00Z">
        <w:r>
          <w:t xml:space="preserve"> we include the </w:t>
        </w:r>
        <w:r>
          <w:rPr>
            <w:rStyle w:val="CodeInText"/>
            <w:color w:val="auto"/>
            <w:rPrChange w:id="428" w:author="Stefan Bjornander" w:date="2015-04-25T10:32:00Z">
              <w:rPr>
                <w:rStyle w:val="CodeInText"/>
                <w:b w:val="0"/>
                <w:i w:val="0"/>
              </w:rPr>
            </w:rPrChange>
          </w:rPr>
          <w:t>m_volatile</w:t>
        </w:r>
        <w:r>
          <w:t xml:space="preserve"> field in the </w:t>
        </w:r>
        <w:r>
          <w:rPr>
            <w:rStyle w:val="CodeInText"/>
            <w:color w:val="auto"/>
            <w:rPrChange w:id="429"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lastRenderedPageBreak/>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430" w:author="Stefan Bjornander" w:date="2015-04-25T11:16:00Z"/>
          <w:color w:val="auto"/>
        </w:rPr>
        <w:pPrChange w:id="431" w:author="Stefan Bjornander" w:date="2015-04-25T14:35:00Z">
          <w:pPr>
            <w:pStyle w:val="Code"/>
          </w:pPr>
        </w:pPrChange>
      </w:pPr>
      <w:ins w:id="432" w:author="Stefan Bjornander" w:date="2015-04-25T14:35:00Z">
        <w:r>
          <w:t>Two pointer</w:t>
        </w:r>
      </w:ins>
      <w:r>
        <w:rPr>
          <w:noProof/>
        </w:rPr>
        <w:t>s</w:t>
      </w:r>
      <w:ins w:id="433" w:author="Stefan Bjornander" w:date="2015-04-25T14:35:00Z">
        <w:r>
          <w:rPr>
            <w:noProof/>
          </w:rPr>
          <w:t xml:space="preserve"> are </w:t>
        </w:r>
      </w:ins>
      <w:r>
        <w:rPr>
          <w:noProof/>
        </w:rPr>
        <w:t xml:space="preserve">considered to be </w:t>
      </w:r>
      <w:ins w:id="434" w:author="Stefan Bjornander" w:date="2015-04-25T14:35:00Z">
        <w:r>
          <w:rPr>
            <w:noProof/>
          </w:rPr>
          <w:t>equal if the type</w:t>
        </w:r>
      </w:ins>
      <w:r>
        <w:rPr>
          <w:noProof/>
        </w:rPr>
        <w:t>s</w:t>
      </w:r>
      <w:ins w:id="435" w:author="Stefan Bjornander" w:date="2015-04-25T14:35:00Z">
        <w:r>
          <w:rPr>
            <w:noProof/>
          </w:rPr>
          <w:t xml:space="preserve"> they point at are equal</w:t>
        </w:r>
      </w:ins>
      <w:ins w:id="436" w:author="Stefan Bjornander" w:date="2015-04-25T14:56:00Z">
        <w:r>
          <w:rPr>
            <w:noProof/>
          </w:rPr>
          <w:t xml:space="preserve">, two arrays are </w:t>
        </w:r>
      </w:ins>
      <w:r>
        <w:rPr>
          <w:noProof/>
        </w:rPr>
        <w:t xml:space="preserve">equal </w:t>
      </w:r>
      <w:ins w:id="437" w:author="Stefan Bjornander" w:date="2015-04-25T17:26:00Z">
        <w:r>
          <w:rPr>
            <w:noProof/>
          </w:rPr>
          <w:t>if</w:t>
        </w:r>
      </w:ins>
      <w:r>
        <w:rPr>
          <w:noProof/>
        </w:rPr>
        <w:t xml:space="preserve"> (1) </w:t>
      </w:r>
      <w:ins w:id="438" w:author="Stefan Bjornander" w:date="2015-04-25T17:26:00Z">
        <w:r>
          <w:rPr>
            <w:noProof/>
          </w:rPr>
          <w:t xml:space="preserve">their types are equal and </w:t>
        </w:r>
      </w:ins>
      <w:r>
        <w:rPr>
          <w:noProof/>
        </w:rPr>
        <w:t xml:space="preserve">(2) </w:t>
      </w:r>
      <w:ins w:id="439" w:author="Stefan Bjornander" w:date="2015-04-25T17:26:00Z">
        <w:r>
          <w:rPr>
            <w:noProof/>
          </w:rPr>
          <w:t>they have the same size o</w:t>
        </w:r>
      </w:ins>
      <w:r>
        <w:rPr>
          <w:noProof/>
        </w:rPr>
        <w:t>r</w:t>
      </w:r>
      <w:ins w:id="440" w:author="Stefan Bjornander" w:date="2015-04-25T17:26:00Z">
        <w:r>
          <w:rPr>
            <w:noProof/>
          </w:rPr>
          <w:t xml:space="preserve"> </w:t>
        </w:r>
      </w:ins>
      <w:r>
        <w:rPr>
          <w:noProof/>
        </w:rPr>
        <w:t>both are incomplete (their sizes are zero)</w:t>
      </w:r>
      <w:ins w:id="441" w:author="Stefan Bjornander" w:date="2015-04-25T17:26:00Z">
        <w:r>
          <w:rPr>
            <w:noProof/>
          </w:rPr>
          <w:t>.</w:t>
        </w:r>
      </w:ins>
      <w:ins w:id="442" w:author="Stefan Bjornander" w:date="2015-04-25T14:56:00Z">
        <w:r>
          <w:rPr>
            <w:noProof/>
          </w:rPr>
          <w:t xml:space="preserve"> </w:t>
        </w:r>
      </w:ins>
      <w:ins w:id="443" w:author="Stefan Bjornander" w:date="2015-04-25T14:58:00Z">
        <w:r>
          <w:rPr>
            <w:noProof/>
          </w:rPr>
          <w:t>Two struct</w:t>
        </w:r>
      </w:ins>
      <w:ins w:id="444" w:author="Stefan Bjornander" w:date="2015-04-25T16:07:00Z">
        <w:r>
          <w:rPr>
            <w:noProof/>
          </w:rPr>
          <w:t>s</w:t>
        </w:r>
      </w:ins>
      <w:ins w:id="445" w:author="Stefan Bjornander" w:date="2015-04-25T14:58:00Z">
        <w:r>
          <w:rPr>
            <w:noProof/>
          </w:rPr>
          <w:t xml:space="preserve"> or unions are equals if </w:t>
        </w:r>
      </w:ins>
      <w:ins w:id="446" w:author="Stefan Bjornander" w:date="2015-04-25T16:06:00Z">
        <w:r>
          <w:rPr>
            <w:noProof/>
          </w:rPr>
          <w:t xml:space="preserve">they both are incomplete </w:t>
        </w:r>
      </w:ins>
      <w:r>
        <w:rPr>
          <w:noProof/>
        </w:rPr>
        <w:t xml:space="preserve">(their member maps are null) </w:t>
      </w:r>
      <w:ins w:id="447" w:author="Stefan Bjornander" w:date="2015-04-25T16:06:00Z">
        <w:r>
          <w:rPr>
            <w:noProof/>
          </w:rPr>
          <w:t xml:space="preserve">or if </w:t>
        </w:r>
      </w:ins>
      <w:ins w:id="448" w:author="Stefan Bjornander" w:date="2015-04-25T14:58:00Z">
        <w:r>
          <w:rPr>
            <w:noProof/>
          </w:rPr>
          <w:t xml:space="preserve">their member </w:t>
        </w:r>
      </w:ins>
      <w:r>
        <w:rPr>
          <w:noProof/>
        </w:rPr>
        <w:t>maps</w:t>
      </w:r>
      <w:ins w:id="449" w:author="Stefan Bjornander" w:date="2015-04-25T14:58:00Z">
        <w:r>
          <w:rPr>
            <w:noProof/>
          </w:rPr>
          <w:t xml:space="preserve"> are equal</w:t>
        </w:r>
      </w:ins>
      <w:ins w:id="450" w:author="Stefan Bjornander" w:date="2015-04-25T16:07:00Z">
        <w:r>
          <w:rPr>
            <w:noProof/>
          </w:rPr>
          <w:t>. N</w:t>
        </w:r>
      </w:ins>
      <w:ins w:id="451" w:author="Stefan Bjornander" w:date="2015-04-25T16:05:00Z">
        <w:r>
          <w:rPr>
            <w:noProof/>
          </w:rPr>
          <w:t xml:space="preserve">ote that they </w:t>
        </w:r>
      </w:ins>
      <w:r>
        <w:rPr>
          <w:noProof/>
        </w:rPr>
        <w:t xml:space="preserve">must not only </w:t>
      </w:r>
      <w:ins w:id="452" w:author="Stefan Bjornander" w:date="2015-04-25T16:06:00Z">
        <w:r>
          <w:rPr>
            <w:noProof/>
          </w:rPr>
          <w:t>have the same members, the</w:t>
        </w:r>
      </w:ins>
      <w:r>
        <w:rPr>
          <w:noProof/>
        </w:rPr>
        <w:t xml:space="preserve"> members</w:t>
      </w:r>
      <w:ins w:id="453" w:author="Stefan Bjornander" w:date="2015-04-25T16:06:00Z">
        <w:r>
          <w:rPr>
            <w:noProof/>
          </w:rPr>
          <w:t xml:space="preserve"> </w:t>
        </w:r>
      </w:ins>
      <w:r>
        <w:rPr>
          <w:noProof/>
        </w:rPr>
        <w:t xml:space="preserve">must also appear in the </w:t>
      </w:r>
      <w:ins w:id="454" w:author="Stefan Bjornander" w:date="2015-04-25T16:06:00Z">
        <w:r>
          <w:rPr>
            <w:noProof/>
          </w:rPr>
          <w:t>same order.</w:t>
        </w:r>
      </w:ins>
      <w:ins w:id="455"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lastRenderedPageBreak/>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lastRenderedPageBreak/>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lastRenderedPageBreak/>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lastRenderedPageBreak/>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lastRenderedPageBreak/>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456" w:author="Stefan Bjornander" w:date="2015-04-25T11:15:00Z"/>
          <w:color w:val="auto"/>
        </w:rPr>
        <w:pPrChange w:id="457" w:author="Stefan Bjornander" w:date="2015-04-25T14:54:00Z">
          <w:pPr>
            <w:pStyle w:val="Rubrik3"/>
          </w:pPr>
        </w:pPrChange>
      </w:pPr>
      <w:ins w:id="458" w:author="Stefan Bjornander" w:date="2015-04-25T14:54:00Z">
        <w:r>
          <w:t xml:space="preserve">Each type has a size, even though void </w:t>
        </w:r>
      </w:ins>
      <w:ins w:id="459" w:author="Stefan Bjornander" w:date="2015-04-25T16:04:00Z">
        <w:r>
          <w:t>and</w:t>
        </w:r>
      </w:ins>
      <w:ins w:id="460" w:author="Stefan Bjornander" w:date="2015-04-25T14:54:00Z">
        <w:r>
          <w:t xml:space="preserve"> function ha</w:t>
        </w:r>
      </w:ins>
      <w:ins w:id="461" w:author="Stefan Bjornander" w:date="2015-04-25T16:04:00Z">
        <w:r>
          <w:t>ve</w:t>
        </w:r>
      </w:ins>
      <w:ins w:id="462" w:author="Stefan Bjornander" w:date="2015-04-25T14:54:00Z">
        <w:r>
          <w:t xml:space="preserve"> size zero. The size of an array is its size times the size of its type</w:t>
        </w:r>
      </w:ins>
      <w:ins w:id="463" w:author="Stefan Bjornander" w:date="2015-04-25T14:55:00Z">
        <w:r>
          <w:t xml:space="preserve">, the size of a struct is the sum of the sizes of its members, and the size of a union is the size of its </w:t>
        </w:r>
      </w:ins>
      <w:ins w:id="464" w:author="Stefan Bjornander" w:date="2015-04-25T16:04:00Z">
        <w:r>
          <w:t>largest</w:t>
        </w:r>
      </w:ins>
      <w:ins w:id="465" w:author="Stefan Bjornander" w:date="2015-04-25T14:55:00Z">
        <w:r>
          <w:t xml:space="preserve"> member. Not</w:t>
        </w:r>
      </w:ins>
      <w:ins w:id="466" w:author="Stefan Bjornander" w:date="2015-04-25T16:04:00Z">
        <w:r>
          <w:t>e</w:t>
        </w:r>
      </w:ins>
      <w:ins w:id="467"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lastRenderedPageBreak/>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468" w:name="_Toc49764382"/>
      <w:r>
        <w:t>Type Casting</w:t>
      </w:r>
      <w:bookmarkEnd w:id="468"/>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lastRenderedPageBreak/>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4634D1A" w:rsidR="00D447B5" w:rsidRDefault="00D447B5" w:rsidP="00D447B5">
      <w:r>
        <w:t xml:space="preserve">The </w:t>
      </w:r>
      <w:r w:rsidRPr="00D42D49">
        <w:rPr>
          <w:rStyle w:val="KeyWord0"/>
        </w:rPr>
        <w:t>implicitCast</w:t>
      </w:r>
      <w:r>
        <w:t xml:space="preserve"> method does basically the same thing as </w:t>
      </w:r>
      <w:r w:rsidRPr="00D42D49">
        <w:rPr>
          <w:rStyle w:val="KeyWord0"/>
        </w:rPr>
        <w:t>explicitCast</w:t>
      </w:r>
      <w:r>
        <w:t>. The difference is that is raises warnings in case of converting from a larger type to a smaller type. Another difference is that we do not need to create a new type if it has the same size as the source type.</w:t>
      </w:r>
    </w:p>
    <w:p w14:paraId="4A5D41C0" w14:textId="77777777" w:rsidR="0067560B" w:rsidRDefault="0067560B" w:rsidP="0067560B">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lastRenderedPageBreak/>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lastRenderedPageBreak/>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lastRenderedPageBreak/>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lastRenderedPageBreak/>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7777777" w:rsidR="00BB78E9" w:rsidRDefault="00BB78E9" w:rsidP="00BB78E9">
      <w:r>
        <w:lastRenderedPageBreak/>
        <w:t>In accordance with the Ansi C standard the signed and unsigned values have the same size, and a character is always one byte</w:t>
      </w:r>
      <w:r>
        <w:rPr>
          <w:rStyle w:val="Fotnotsreferens"/>
        </w:rPr>
        <w:footnoteReference w:id="4"/>
      </w:r>
      <w:r>
        <w:t>. 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469" w:name="_Toc49764383"/>
      <w:r>
        <w:lastRenderedPageBreak/>
        <w:t>Constant Expression</w:t>
      </w:r>
      <w:bookmarkEnd w:id="469"/>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470" w:name="_Toc49764384"/>
      <w:r>
        <w:lastRenderedPageBreak/>
        <w:t xml:space="preserve">Static </w:t>
      </w:r>
      <w:r w:rsidR="00917F74">
        <w:t xml:space="preserve">Address </w:t>
      </w:r>
      <w:r>
        <w:t>Expression</w:t>
      </w:r>
      <w:bookmarkEnd w:id="470"/>
    </w:p>
    <w:p w14:paraId="64569086" w14:textId="7733CE75" w:rsidR="00917F74" w:rsidRDefault="00CD6BA8" w:rsidP="00917F74">
      <w:r>
        <w:t>If an expression is not constant, the next step is to deci</w:t>
      </w:r>
      <w:r w:rsidR="00917F74">
        <w:t>de whether it is static.</w:t>
      </w:r>
    </w:p>
    <w:p w14:paraId="1984430F" w14:textId="05140551"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471" w:name="_Toc49764385"/>
      <w:r>
        <w:lastRenderedPageBreak/>
        <w:t>Initialization</w:t>
      </w:r>
      <w:bookmarkEnd w:id="471"/>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472" w:name="_Toc49764386"/>
      <w:r w:rsidRPr="00EC76D5">
        <w:lastRenderedPageBreak/>
        <w:t>Middle Code Optimization</w:t>
      </w:r>
      <w:bookmarkEnd w:id="221"/>
      <w:bookmarkEnd w:id="472"/>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473" w:name="_Toc49764387"/>
      <w:r>
        <w:t>Object to Integer Addresses</w:t>
      </w:r>
      <w:bookmarkEnd w:id="473"/>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474" w:name="_Toc49764388"/>
      <w:r>
        <w:t>Goto Next Instructions</w:t>
      </w:r>
      <w:bookmarkEnd w:id="474"/>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475" w:name="_Toc49764389"/>
      <w:r w:rsidRPr="00EC76D5">
        <w:t>Next-</w:t>
      </w:r>
      <w:r w:rsidR="00795872" w:rsidRPr="00EC76D5">
        <w:t xml:space="preserve">Double </w:t>
      </w:r>
      <w:r w:rsidR="00036C5E" w:rsidRPr="00EC76D5">
        <w:t xml:space="preserve">Goto </w:t>
      </w:r>
      <w:r w:rsidR="00795872" w:rsidRPr="00EC76D5">
        <w:t>Statements</w:t>
      </w:r>
      <w:bookmarkEnd w:id="475"/>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476" w:name="_Toc49764390"/>
      <w:r w:rsidRPr="00EC76D5">
        <w:t>Goto Chains</w:t>
      </w:r>
      <w:bookmarkEnd w:id="476"/>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477" w:name="_Toc49764391"/>
      <w:r>
        <w:t>Remove</w:t>
      </w:r>
      <w:r w:rsidR="00036C5E" w:rsidRPr="00EC76D5">
        <w:t xml:space="preserve"> Unreachable Code</w:t>
      </w:r>
      <w:bookmarkEnd w:id="477"/>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478" w:name="_Toc49764392"/>
      <w:r>
        <w:t>Remove Push-Pop Chains</w:t>
      </w:r>
      <w:bookmarkEnd w:id="478"/>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479" w:name="_Toc49764393"/>
      <w:r>
        <w:t>Change Top-Pop to Pop</w:t>
      </w:r>
      <w:bookmarkEnd w:id="479"/>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480" w:name="_Toc49764394"/>
      <w:r>
        <w:rPr>
          <w:highlight w:val="white"/>
          <w:lang w:val="sv-SE"/>
        </w:rPr>
        <w:t>Sematic Optimization</w:t>
      </w:r>
      <w:bookmarkEnd w:id="480"/>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481" w:name="_Toc49764395"/>
      <w:r>
        <w:rPr>
          <w:highlight w:val="white"/>
        </w:rPr>
        <w:t>Optimize Relation Expression</w:t>
      </w:r>
      <w:bookmarkEnd w:id="481"/>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482" w:name="_Toc49764396"/>
      <w:r w:rsidRPr="009D3B17">
        <w:rPr>
          <w:highlight w:val="white"/>
        </w:rPr>
        <w:t xml:space="preserve">Optimize </w:t>
      </w:r>
      <w:r w:rsidR="001278F9">
        <w:rPr>
          <w:highlight w:val="white"/>
        </w:rPr>
        <w:t>Communicative</w:t>
      </w:r>
      <w:r w:rsidRPr="009D3B17">
        <w:rPr>
          <w:highlight w:val="white"/>
        </w:rPr>
        <w:t xml:space="preserve"> Expression</w:t>
      </w:r>
      <w:bookmarkEnd w:id="482"/>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483" w:name="_Toc49764397"/>
      <w:r>
        <w:t>Remove Trivial Assignment</w:t>
      </w:r>
      <w:bookmarkEnd w:id="483"/>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484" w:name="_Toc49764398"/>
      <w:r w:rsidRPr="00EC76D5">
        <w:lastRenderedPageBreak/>
        <w:t xml:space="preserve">Remove </w:t>
      </w:r>
      <w:r w:rsidR="00F03A18" w:rsidRPr="00EC76D5">
        <w:t>Cleared</w:t>
      </w:r>
      <w:r w:rsidRPr="00EC76D5">
        <w:t xml:space="preserve"> Code</w:t>
      </w:r>
      <w:bookmarkEnd w:id="484"/>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485" w:name="_Toc49764399"/>
      <w:r>
        <w:lastRenderedPageBreak/>
        <w:t>Assembly Code Generation</w:t>
      </w:r>
      <w:bookmarkEnd w:id="485"/>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486" w:name="_Toc49764400"/>
      <w:r>
        <w:t>Runtime Management</w:t>
      </w:r>
      <w:bookmarkEnd w:id="486"/>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C3735D" w:rsidRPr="00D2146B" w:rsidRDefault="00C3735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C3735D" w:rsidRPr="00D2146B" w:rsidRDefault="00C3735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C3735D" w:rsidRPr="00D2146B" w:rsidRDefault="00C3735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C3735D" w:rsidRPr="00D2146B" w:rsidRDefault="00C3735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C3735D" w:rsidRPr="00D2146B" w:rsidRDefault="00C3735D" w:rsidP="00D2146B">
                              <w:pPr>
                                <w:spacing w:before="0" w:after="0"/>
                                <w:rPr>
                                  <w:sz w:val="18"/>
                                  <w:szCs w:val="18"/>
                                  <w:lang w:val="sv-SE"/>
                                </w:rPr>
                              </w:pPr>
                              <w:r w:rsidRPr="00D2146B">
                                <w:rPr>
                                  <w:sz w:val="18"/>
                                  <w:szCs w:val="18"/>
                                  <w:lang w:val="sv-SE"/>
                                </w:rPr>
                                <w:t>Ellipse Frame Pointer</w:t>
                              </w:r>
                            </w:p>
                            <w:p w14:paraId="366E1AE1" w14:textId="757FAE9A" w:rsidR="00C3735D" w:rsidRPr="00D2146B" w:rsidRDefault="00C3735D" w:rsidP="00D2146B">
                              <w:pPr>
                                <w:spacing w:before="0" w:after="0"/>
                                <w:rPr>
                                  <w:sz w:val="18"/>
                                  <w:szCs w:val="18"/>
                                  <w:lang w:val="sv-SE"/>
                                </w:rPr>
                              </w:pPr>
                              <w:r w:rsidRPr="00D2146B">
                                <w:rPr>
                                  <w:sz w:val="18"/>
                                  <w:szCs w:val="18"/>
                                  <w:lang w:val="sv-SE"/>
                                </w:rPr>
                                <w:t>Regular Frame Pointer</w:t>
                              </w:r>
                            </w:p>
                            <w:p w14:paraId="3E5A4966" w14:textId="38836501" w:rsidR="00C3735D" w:rsidRPr="00D2146B" w:rsidRDefault="00C3735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C3735D" w:rsidRPr="00D2146B" w:rsidRDefault="00C3735D" w:rsidP="00D2146B">
                              <w:pPr>
                                <w:spacing w:before="0" w:after="0"/>
                                <w:rPr>
                                  <w:sz w:val="18"/>
                                  <w:szCs w:val="18"/>
                                  <w:lang w:val="sv-SE"/>
                                </w:rPr>
                              </w:pPr>
                            </w:p>
                            <w:p w14:paraId="48B5950A" w14:textId="77777777" w:rsidR="00C3735D" w:rsidRPr="00D2146B" w:rsidRDefault="00C3735D"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C3735D" w:rsidRPr="00D2146B" w:rsidRDefault="00C3735D"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C3735D" w:rsidRPr="00D2146B" w:rsidRDefault="00C3735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C3735D" w:rsidRPr="00D2146B" w:rsidRDefault="00C3735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C3735D" w:rsidRPr="00D2146B" w:rsidRDefault="00C3735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C3735D" w:rsidRPr="00D2146B" w:rsidRDefault="00C3735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C3735D" w:rsidRPr="00D2146B" w:rsidRDefault="00C3735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 </w:t>
                              </w:r>
                            </w:p>
                            <w:p w14:paraId="2924CD49"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C3735D" w:rsidRPr="00D2146B" w:rsidRDefault="00C3735D"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C3735D" w:rsidRPr="00D2146B" w:rsidRDefault="00C3735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C3735D" w:rsidRPr="00D2146B" w:rsidRDefault="00C3735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C3735D" w:rsidRPr="00D2146B" w:rsidRDefault="00C3735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 </w:t>
                              </w:r>
                            </w:p>
                            <w:p w14:paraId="1ECBE518"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C3735D" w:rsidRPr="00D2146B" w:rsidRDefault="00C3735D"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C3735D" w:rsidRPr="00D2146B" w:rsidRDefault="00C3735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C3735D" w:rsidRPr="00D2146B" w:rsidRDefault="00C3735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C3735D" w:rsidRPr="00D2146B" w:rsidRDefault="00C3735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C3735D" w:rsidRPr="00D2146B" w:rsidRDefault="00C3735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C3735D" w:rsidRPr="00D2146B" w:rsidRDefault="00C3735D" w:rsidP="00D2146B">
                        <w:pPr>
                          <w:spacing w:before="0" w:after="0"/>
                          <w:rPr>
                            <w:sz w:val="18"/>
                            <w:szCs w:val="18"/>
                            <w:lang w:val="sv-SE"/>
                          </w:rPr>
                        </w:pPr>
                        <w:r w:rsidRPr="00D2146B">
                          <w:rPr>
                            <w:sz w:val="18"/>
                            <w:szCs w:val="18"/>
                            <w:lang w:val="sv-SE"/>
                          </w:rPr>
                          <w:t>Ellipse Frame Pointer</w:t>
                        </w:r>
                      </w:p>
                      <w:p w14:paraId="366E1AE1" w14:textId="757FAE9A" w:rsidR="00C3735D" w:rsidRPr="00D2146B" w:rsidRDefault="00C3735D" w:rsidP="00D2146B">
                        <w:pPr>
                          <w:spacing w:before="0" w:after="0"/>
                          <w:rPr>
                            <w:sz w:val="18"/>
                            <w:szCs w:val="18"/>
                            <w:lang w:val="sv-SE"/>
                          </w:rPr>
                        </w:pPr>
                        <w:r w:rsidRPr="00D2146B">
                          <w:rPr>
                            <w:sz w:val="18"/>
                            <w:szCs w:val="18"/>
                            <w:lang w:val="sv-SE"/>
                          </w:rPr>
                          <w:t>Regular Frame Pointer</w:t>
                        </w:r>
                      </w:p>
                      <w:p w14:paraId="3E5A4966" w14:textId="38836501" w:rsidR="00C3735D" w:rsidRPr="00D2146B" w:rsidRDefault="00C3735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C3735D" w:rsidRPr="00D2146B" w:rsidRDefault="00C3735D" w:rsidP="00D2146B">
                        <w:pPr>
                          <w:spacing w:before="0" w:after="0"/>
                          <w:rPr>
                            <w:sz w:val="18"/>
                            <w:szCs w:val="18"/>
                            <w:lang w:val="sv-SE"/>
                          </w:rPr>
                        </w:pPr>
                      </w:p>
                      <w:p w14:paraId="48B5950A" w14:textId="77777777" w:rsidR="00C3735D" w:rsidRPr="00D2146B" w:rsidRDefault="00C3735D"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C3735D" w:rsidRPr="00D2146B" w:rsidRDefault="00C3735D"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C3735D" w:rsidRPr="00D2146B" w:rsidRDefault="00C3735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C3735D" w:rsidRPr="00D2146B" w:rsidRDefault="00C3735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C3735D" w:rsidRPr="00D2146B" w:rsidRDefault="00C3735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C3735D" w:rsidRPr="00D2146B" w:rsidRDefault="00C3735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C3735D" w:rsidRPr="00D2146B" w:rsidRDefault="00C3735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 </w:t>
                        </w:r>
                      </w:p>
                      <w:p w14:paraId="2924CD49"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C3735D" w:rsidRPr="00D2146B" w:rsidRDefault="00C3735D"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C3735D" w:rsidRPr="00D2146B" w:rsidRDefault="00C3735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C3735D" w:rsidRPr="00D2146B" w:rsidRDefault="00C3735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C3735D" w:rsidRPr="00D2146B" w:rsidRDefault="00C3735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 </w:t>
                        </w:r>
                      </w:p>
                      <w:p w14:paraId="1ECBE518"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C3735D" w:rsidRPr="00D2146B" w:rsidRDefault="00C3735D"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C3735D" w:rsidRPr="00D2146B" w:rsidRDefault="00C3735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C3735D" w:rsidRDefault="00C3735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C3735D" w:rsidRDefault="00C3735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C3735D" w:rsidRPr="00D2146B" w:rsidRDefault="00C3735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C3735D" w:rsidRPr="00D2146B" w:rsidRDefault="00C3735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C3735D" w:rsidRPr="00D2146B" w:rsidRDefault="00C3735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C3735D" w:rsidRPr="00D2146B" w:rsidRDefault="00C3735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C3735D" w:rsidRPr="00D2146B" w:rsidRDefault="00C3735D" w:rsidP="002903DF">
                              <w:pPr>
                                <w:spacing w:before="0" w:after="0"/>
                                <w:rPr>
                                  <w:sz w:val="18"/>
                                  <w:szCs w:val="18"/>
                                  <w:lang w:val="sv-SE"/>
                                </w:rPr>
                              </w:pPr>
                              <w:r w:rsidRPr="00D2146B">
                                <w:rPr>
                                  <w:sz w:val="18"/>
                                  <w:szCs w:val="18"/>
                                  <w:lang w:val="sv-SE"/>
                                </w:rPr>
                                <w:t>Ellipse Frame Pointer</w:t>
                              </w:r>
                            </w:p>
                            <w:p w14:paraId="5718813E" w14:textId="77777777" w:rsidR="00C3735D" w:rsidRPr="00D2146B" w:rsidRDefault="00C3735D" w:rsidP="002903DF">
                              <w:pPr>
                                <w:spacing w:before="0" w:after="0"/>
                                <w:rPr>
                                  <w:sz w:val="18"/>
                                  <w:szCs w:val="18"/>
                                  <w:lang w:val="sv-SE"/>
                                </w:rPr>
                              </w:pPr>
                              <w:r w:rsidRPr="00D2146B">
                                <w:rPr>
                                  <w:sz w:val="18"/>
                                  <w:szCs w:val="18"/>
                                  <w:lang w:val="sv-SE"/>
                                </w:rPr>
                                <w:t>Regular Frame Pointer</w:t>
                              </w:r>
                            </w:p>
                            <w:p w14:paraId="62230721" w14:textId="77777777" w:rsidR="00C3735D" w:rsidRPr="00D2146B" w:rsidRDefault="00C3735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C3735D" w:rsidRPr="00D2146B" w:rsidRDefault="00C3735D" w:rsidP="002903DF">
                              <w:pPr>
                                <w:spacing w:before="0" w:after="0"/>
                                <w:rPr>
                                  <w:sz w:val="18"/>
                                  <w:szCs w:val="18"/>
                                  <w:lang w:val="sv-SE"/>
                                </w:rPr>
                              </w:pPr>
                            </w:p>
                            <w:p w14:paraId="3BE3217A" w14:textId="77777777" w:rsidR="00C3735D" w:rsidRPr="00D2146B" w:rsidRDefault="00C3735D"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C3735D" w:rsidRPr="00D2146B" w:rsidRDefault="00C3735D"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C3735D" w:rsidRDefault="00C3735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C3735D" w:rsidRPr="00D2146B" w:rsidRDefault="00C3735D" w:rsidP="002903DF">
                              <w:pPr>
                                <w:spacing w:before="0" w:after="0" w:line="256" w:lineRule="auto"/>
                                <w:rPr>
                                  <w:sz w:val="18"/>
                                  <w:szCs w:val="18"/>
                                </w:rPr>
                              </w:pPr>
                              <w:r>
                                <w:rPr>
                                  <w:rFonts w:eastAsia="Calibri"/>
                                  <w:color w:val="000000"/>
                                  <w:sz w:val="18"/>
                                  <w:szCs w:val="18"/>
                                </w:rPr>
                                <w:t>Elliptic parameter: 21</w:t>
                              </w:r>
                            </w:p>
                            <w:p w14:paraId="0F8126A1"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w:t>
                              </w:r>
                            </w:p>
                            <w:p w14:paraId="28313E96"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C3735D" w:rsidRPr="00D2146B" w:rsidRDefault="00C3735D"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C3735D" w:rsidRPr="00D2146B" w:rsidRDefault="00C3735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 </w:t>
                              </w:r>
                            </w:p>
                            <w:p w14:paraId="48FC4ABF"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C3735D" w:rsidRPr="00D2146B" w:rsidRDefault="00C3735D"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C3735D" w:rsidRPr="00D2146B" w:rsidRDefault="00C3735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C3735D" w:rsidRDefault="00C3735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C3735D" w:rsidRDefault="00C3735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C3735D" w:rsidRPr="00D2146B" w:rsidRDefault="00C3735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C3735D" w:rsidRPr="00D2146B" w:rsidRDefault="00C3735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C3735D" w:rsidRPr="00D2146B" w:rsidRDefault="00C3735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C3735D" w:rsidRPr="00D2146B" w:rsidRDefault="00C3735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C3735D" w:rsidRPr="00D2146B" w:rsidRDefault="00C3735D" w:rsidP="002903DF">
                        <w:pPr>
                          <w:spacing w:before="0" w:after="0"/>
                          <w:rPr>
                            <w:sz w:val="18"/>
                            <w:szCs w:val="18"/>
                            <w:lang w:val="sv-SE"/>
                          </w:rPr>
                        </w:pPr>
                        <w:r w:rsidRPr="00D2146B">
                          <w:rPr>
                            <w:sz w:val="18"/>
                            <w:szCs w:val="18"/>
                            <w:lang w:val="sv-SE"/>
                          </w:rPr>
                          <w:t>Ellipse Frame Pointer</w:t>
                        </w:r>
                      </w:p>
                      <w:p w14:paraId="5718813E" w14:textId="77777777" w:rsidR="00C3735D" w:rsidRPr="00D2146B" w:rsidRDefault="00C3735D" w:rsidP="002903DF">
                        <w:pPr>
                          <w:spacing w:before="0" w:after="0"/>
                          <w:rPr>
                            <w:sz w:val="18"/>
                            <w:szCs w:val="18"/>
                            <w:lang w:val="sv-SE"/>
                          </w:rPr>
                        </w:pPr>
                        <w:r w:rsidRPr="00D2146B">
                          <w:rPr>
                            <w:sz w:val="18"/>
                            <w:szCs w:val="18"/>
                            <w:lang w:val="sv-SE"/>
                          </w:rPr>
                          <w:t>Regular Frame Pointer</w:t>
                        </w:r>
                      </w:p>
                      <w:p w14:paraId="62230721" w14:textId="77777777" w:rsidR="00C3735D" w:rsidRPr="00D2146B" w:rsidRDefault="00C3735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C3735D" w:rsidRPr="00D2146B" w:rsidRDefault="00C3735D" w:rsidP="002903DF">
                        <w:pPr>
                          <w:spacing w:before="0" w:after="0"/>
                          <w:rPr>
                            <w:sz w:val="18"/>
                            <w:szCs w:val="18"/>
                            <w:lang w:val="sv-SE"/>
                          </w:rPr>
                        </w:pPr>
                      </w:p>
                      <w:p w14:paraId="3BE3217A" w14:textId="77777777" w:rsidR="00C3735D" w:rsidRPr="00D2146B" w:rsidRDefault="00C3735D"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C3735D" w:rsidRPr="00D2146B" w:rsidRDefault="00C3735D"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C3735D" w:rsidRDefault="00C3735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C3735D" w:rsidRPr="00D2146B" w:rsidRDefault="00C3735D" w:rsidP="002903DF">
                        <w:pPr>
                          <w:spacing w:before="0" w:after="0" w:line="256" w:lineRule="auto"/>
                          <w:rPr>
                            <w:sz w:val="18"/>
                            <w:szCs w:val="18"/>
                          </w:rPr>
                        </w:pPr>
                        <w:r>
                          <w:rPr>
                            <w:rFonts w:eastAsia="Calibri"/>
                            <w:color w:val="000000"/>
                            <w:sz w:val="18"/>
                            <w:szCs w:val="18"/>
                          </w:rPr>
                          <w:t>Elliptic parameter: 21</w:t>
                        </w:r>
                      </w:p>
                      <w:p w14:paraId="0F8126A1"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w:t>
                        </w:r>
                      </w:p>
                      <w:p w14:paraId="28313E96"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C3735D" w:rsidRPr="00D2146B" w:rsidRDefault="00C3735D"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C3735D" w:rsidRPr="00D2146B" w:rsidRDefault="00C3735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 </w:t>
                        </w:r>
                      </w:p>
                      <w:p w14:paraId="48FC4ABF"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C3735D" w:rsidRPr="00D2146B" w:rsidRDefault="00C3735D"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487"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487"/>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88" w:name="_Toc49764402"/>
      <w:r>
        <w:t>Assembly Code</w:t>
      </w:r>
      <w:bookmarkEnd w:id="488"/>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89" w:name="_Toc49764403"/>
      <w:r>
        <w:rPr>
          <w:highlight w:val="white"/>
        </w:rPr>
        <w:t>ToString</w:t>
      </w:r>
      <w:bookmarkEnd w:id="489"/>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90" w:name="_Toc49764404"/>
      <w:r>
        <w:t>Tracks</w:t>
      </w:r>
      <w:bookmarkEnd w:id="490"/>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91" w:name="_Toc49764405"/>
      <w:r>
        <w:t>Assembly Code Generation</w:t>
      </w:r>
      <w:bookmarkEnd w:id="491"/>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92"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92"/>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93"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93"/>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94" w:name="_Toc49764408"/>
      <w:r>
        <w:rPr>
          <w:highlight w:val="white"/>
        </w:rPr>
        <w:t>Function Calls</w:t>
      </w:r>
      <w:bookmarkEnd w:id="494"/>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95"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95"/>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96" w:name="_Toc49764409"/>
      <w:r>
        <w:rPr>
          <w:highlight w:val="white"/>
        </w:rPr>
        <w:t>Loading Values into Registers</w:t>
      </w:r>
      <w:bookmarkEnd w:id="496"/>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97" w:name="_Toc49764410"/>
      <w:r>
        <w:rPr>
          <w:highlight w:val="white"/>
        </w:rPr>
        <w:t>Return</w:t>
      </w:r>
      <w:r w:rsidR="0066666A">
        <w:rPr>
          <w:highlight w:val="white"/>
        </w:rPr>
        <w:t>,</w:t>
      </w:r>
      <w:r>
        <w:rPr>
          <w:highlight w:val="white"/>
        </w:rPr>
        <w:t xml:space="preserve"> Exit</w:t>
      </w:r>
      <w:r w:rsidR="0066666A">
        <w:rPr>
          <w:highlight w:val="white"/>
        </w:rPr>
        <w:t>, and Goto</w:t>
      </w:r>
      <w:bookmarkEnd w:id="497"/>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98" w:name="_Toc49764411"/>
      <w:r>
        <w:rPr>
          <w:highlight w:val="white"/>
        </w:rPr>
        <w:t>Load and Inspect Registers</w:t>
      </w:r>
      <w:bookmarkEnd w:id="498"/>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99" w:name="_Toc49764412"/>
      <w:r>
        <w:rPr>
          <w:highlight w:val="white"/>
        </w:rPr>
        <w:t>Initialization</w:t>
      </w:r>
      <w:bookmarkEnd w:id="499"/>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500" w:name="_Toc49764413"/>
      <w:r>
        <w:rPr>
          <w:highlight w:val="white"/>
        </w:rPr>
        <w:t>Integral Multipl</w:t>
      </w:r>
      <w:r w:rsidR="00285456">
        <w:rPr>
          <w:highlight w:val="white"/>
        </w:rPr>
        <w:t>i</w:t>
      </w:r>
      <w:r>
        <w:rPr>
          <w:highlight w:val="white"/>
        </w:rPr>
        <w:t>cation, Division, and Modulo</w:t>
      </w:r>
      <w:bookmarkEnd w:id="500"/>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501" w:name="_Toc49764414"/>
      <w:r w:rsidRPr="002F73EF">
        <w:rPr>
          <w:highlight w:val="white"/>
        </w:rPr>
        <w:lastRenderedPageBreak/>
        <w:t>Integral Assignment and Parameters</w:t>
      </w:r>
      <w:bookmarkEnd w:id="501"/>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502" w:name="_Toc49764415"/>
      <w:r>
        <w:rPr>
          <w:highlight w:val="white"/>
        </w:rPr>
        <w:t>Unary Integral Operations</w:t>
      </w:r>
      <w:bookmarkEnd w:id="502"/>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503" w:name="_Toc49764416"/>
      <w:r>
        <w:rPr>
          <w:highlight w:val="white"/>
        </w:rPr>
        <w:t>Integral Binary</w:t>
      </w:r>
      <w:bookmarkEnd w:id="503"/>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7777777" w:rsidR="00D37F7C" w:rsidRPr="00D37F7C" w:rsidRDefault="00D37F7C" w:rsidP="00D37F7C">
      <w:pPr>
        <w:pStyle w:val="Code"/>
        <w:rPr>
          <w:highlight w:val="white"/>
        </w:rPr>
      </w:pPr>
      <w:r w:rsidRPr="00D37F7C">
        <w:rPr>
          <w:highlight w:val="white"/>
        </w:rPr>
        <w:t xml:space="preserve">          if (resultSymbol.IsTemporary())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504" w:name="_Toc49764417"/>
      <w:r w:rsidRPr="00C64273">
        <w:rPr>
          <w:highlight w:val="white"/>
        </w:rPr>
        <w:t>Base and Offset</w:t>
      </w:r>
      <w:bookmarkEnd w:id="504"/>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lastRenderedPageBreak/>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505" w:name="_Toc49764418"/>
      <w:r>
        <w:rPr>
          <w:highlight w:val="white"/>
        </w:rPr>
        <w:lastRenderedPageBreak/>
        <w:t>Case</w:t>
      </w:r>
      <w:bookmarkEnd w:id="505"/>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506" w:name="_Toc49764419"/>
      <w:r>
        <w:rPr>
          <w:highlight w:val="white"/>
        </w:rPr>
        <w:t>Address</w:t>
      </w:r>
      <w:bookmarkEnd w:id="506"/>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507" w:name="_Toc49764420"/>
      <w:r w:rsidRPr="00CF4437">
        <w:rPr>
          <w:highlight w:val="white"/>
        </w:rPr>
        <w:t>Floating Binary</w:t>
      </w:r>
      <w:bookmarkEnd w:id="507"/>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508" w:name="_Toc49764421"/>
      <w:r w:rsidRPr="00924172">
        <w:rPr>
          <w:highlight w:val="white"/>
        </w:rPr>
        <w:lastRenderedPageBreak/>
        <w:t>Floating Relation</w:t>
      </w:r>
      <w:bookmarkEnd w:id="508"/>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bookmarkStart w:id="509" w:name="_Toc49764422"/>
      <w:r>
        <w:rPr>
          <w:highlight w:val="white"/>
        </w:rPr>
        <w:t>Floating Push and Pop</w:t>
      </w:r>
      <w:bookmarkEnd w:id="509"/>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lastRenderedPageBreak/>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lastRenderedPageBreak/>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lastRenderedPageBreak/>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510" w:name="_Toc49764423"/>
      <w:r>
        <w:rPr>
          <w:highlight w:val="white"/>
        </w:rPr>
        <w:t>Type Conversion</w:t>
      </w:r>
      <w:bookmarkEnd w:id="510"/>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511" w:name="_Toc49764424"/>
      <w:r>
        <w:rPr>
          <w:highlight w:val="white"/>
        </w:rPr>
        <w:t>Struct and Union</w:t>
      </w:r>
      <w:bookmarkEnd w:id="511"/>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512" w:name="_Toc49764425"/>
      <w:r>
        <w:rPr>
          <w:highlight w:val="white"/>
        </w:rPr>
        <w:t>Initialization Code</w:t>
      </w:r>
      <w:bookmarkEnd w:id="512"/>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bookmarkStart w:id="513"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513"/>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C3735D" w:rsidRPr="00DF14A9" w:rsidRDefault="00C3735D"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C3735D" w:rsidRPr="00490BCB" w:rsidRDefault="00C3735D"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C3735D" w:rsidRPr="00490BCB" w:rsidRDefault="00C3735D"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C3735D" w:rsidRPr="00490BCB" w:rsidRDefault="00C3735D"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C3735D" w:rsidRPr="00490BCB" w:rsidRDefault="00C3735D"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C3735D" w:rsidRPr="00490BCB" w:rsidRDefault="00C3735D"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C3735D" w:rsidRPr="00490BCB" w:rsidRDefault="00C3735D"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C3735D" w:rsidRPr="00090144" w:rsidRDefault="00C3735D"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C3735D" w:rsidRPr="00090144" w:rsidRDefault="00C3735D" w:rsidP="00B70491">
                              <w:pPr>
                                <w:spacing w:before="0" w:after="0" w:line="240" w:lineRule="auto"/>
                                <w:rPr>
                                  <w:rFonts w:eastAsia="Calibri"/>
                                  <w:color w:val="000000"/>
                                </w:rPr>
                              </w:pPr>
                              <w:r w:rsidRPr="00090144">
                                <w:rPr>
                                  <w:rFonts w:eastAsia="Calibri"/>
                                  <w:color w:val="000000"/>
                                </w:rPr>
                                <w:t>Frame pointer of</w:t>
                              </w:r>
                            </w:p>
                            <w:p w14:paraId="77E191A3" w14:textId="77777777" w:rsidR="00C3735D" w:rsidRPr="00090144" w:rsidRDefault="00C3735D"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C3735D" w:rsidRPr="00090144" w:rsidRDefault="00C3735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C3735D" w:rsidRPr="00090144" w:rsidRDefault="00C3735D"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C3735D" w:rsidRPr="00090144" w:rsidRDefault="00C3735D"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C3735D" w:rsidRPr="00090144" w:rsidRDefault="00C3735D"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C3735D" w:rsidRDefault="00C3735D"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C3735D" w:rsidRDefault="00C3735D"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C3735D" w:rsidRDefault="00C3735D"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C3735D" w:rsidRDefault="00C3735D"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C3735D" w:rsidRPr="00DF14A9" w:rsidRDefault="00C3735D"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C3735D" w:rsidRPr="00490BCB" w:rsidRDefault="00C3735D"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C3735D" w:rsidRPr="00490BCB" w:rsidRDefault="00C3735D"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C3735D" w:rsidRPr="00490BCB" w:rsidRDefault="00C3735D"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C3735D" w:rsidRPr="00490BCB" w:rsidRDefault="00C3735D"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C3735D" w:rsidRPr="00490BCB" w:rsidRDefault="00C3735D"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C3735D" w:rsidRPr="00490BCB" w:rsidRDefault="00C3735D"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C3735D" w:rsidRPr="00090144" w:rsidRDefault="00C3735D"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C3735D" w:rsidRPr="00090144" w:rsidRDefault="00C3735D" w:rsidP="00B70491">
                        <w:pPr>
                          <w:spacing w:before="0" w:after="0" w:line="240" w:lineRule="auto"/>
                          <w:rPr>
                            <w:rFonts w:eastAsia="Calibri"/>
                            <w:color w:val="000000"/>
                          </w:rPr>
                        </w:pPr>
                        <w:r w:rsidRPr="00090144">
                          <w:rPr>
                            <w:rFonts w:eastAsia="Calibri"/>
                            <w:color w:val="000000"/>
                          </w:rPr>
                          <w:t>Frame pointer of</w:t>
                        </w:r>
                      </w:p>
                      <w:p w14:paraId="77E191A3" w14:textId="77777777" w:rsidR="00C3735D" w:rsidRPr="00090144" w:rsidRDefault="00C3735D"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C3735D" w:rsidRPr="00090144" w:rsidRDefault="00C3735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C3735D" w:rsidRPr="00090144" w:rsidRDefault="00C3735D"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C3735D" w:rsidRPr="00090144" w:rsidRDefault="00C3735D"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C3735D" w:rsidRPr="00090144" w:rsidRDefault="00C3735D"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C3735D" w:rsidRDefault="00C3735D"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C3735D" w:rsidRDefault="00C3735D"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C3735D" w:rsidRDefault="00C3735D"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C3735D" w:rsidRDefault="00C3735D"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514" w:name="_Toc49764427"/>
      <w:r w:rsidRPr="003C15D9">
        <w:rPr>
          <w:highlight w:val="white"/>
        </w:rPr>
        <w:t>Text List</w:t>
      </w:r>
      <w:bookmarkEnd w:id="514"/>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515" w:name="_Toc49764443"/>
      <w:bookmarkStart w:id="516" w:name="_Ref420874022"/>
      <w:r>
        <w:lastRenderedPageBreak/>
        <w:t>Executable Code Generation</w:t>
      </w:r>
      <w:bookmarkEnd w:id="515"/>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63592A" w:rsidRDefault="000C4DBF" w:rsidP="000C4DBF">
      <w:pPr>
        <w:pStyle w:val="Code"/>
        <w:rPr>
          <w:highlight w:val="white"/>
        </w:rPr>
      </w:pPr>
    </w:p>
    <w:p w14:paraId="171E4EF1" w14:textId="77777777" w:rsidR="000C4DBF" w:rsidRPr="0063592A" w:rsidRDefault="000C4DBF" w:rsidP="000C4DBF">
      <w:pPr>
        <w:pStyle w:val="Code"/>
        <w:rPr>
          <w:highlight w:val="white"/>
        </w:rPr>
      </w:pPr>
      <w:r w:rsidRPr="0063592A">
        <w:rPr>
          <w:highlight w:val="white"/>
        </w:rPr>
        <w:t xml:space="preserve">        m_signedMap.Add(1, Type.SignedCharType);</w:t>
      </w:r>
    </w:p>
    <w:p w14:paraId="00C731E5" w14:textId="77777777" w:rsidR="000C4DBF" w:rsidRPr="0063592A" w:rsidRDefault="000C4DBF" w:rsidP="000C4DBF">
      <w:pPr>
        <w:pStyle w:val="Code"/>
        <w:rPr>
          <w:highlight w:val="white"/>
        </w:rPr>
      </w:pPr>
      <w:r w:rsidRPr="0063592A">
        <w:rPr>
          <w:highlight w:val="white"/>
        </w:rPr>
        <w:t xml:space="preserve">        m_signedMap.Add(2, Type.SignedIntegerType);</w:t>
      </w:r>
    </w:p>
    <w:p w14:paraId="74D1D676" w14:textId="77777777" w:rsidR="000C4DBF" w:rsidRPr="0063592A" w:rsidRDefault="000C4DBF" w:rsidP="000C4DBF">
      <w:pPr>
        <w:pStyle w:val="Code"/>
        <w:rPr>
          <w:highlight w:val="white"/>
        </w:rPr>
      </w:pPr>
      <w:r w:rsidRPr="0063592A">
        <w:rPr>
          <w:highlight w:val="white"/>
        </w:rPr>
        <w:t xml:space="preserve">        m_signedMap.Add(4, Type.SignedLongIntegerType);</w:t>
      </w:r>
    </w:p>
    <w:p w14:paraId="311D5685" w14:textId="77777777" w:rsidR="000C4DBF" w:rsidRPr="0063592A" w:rsidRDefault="000C4DBF" w:rsidP="000C4DBF">
      <w:pPr>
        <w:pStyle w:val="Code"/>
        <w:rPr>
          <w:highlight w:val="white"/>
        </w:rPr>
      </w:pPr>
    </w:p>
    <w:p w14:paraId="4D8CEFAD" w14:textId="77777777" w:rsidR="000C4DBF" w:rsidRPr="0063592A" w:rsidRDefault="000C4DBF" w:rsidP="000C4DBF">
      <w:pPr>
        <w:pStyle w:val="Code"/>
        <w:rPr>
          <w:highlight w:val="white"/>
        </w:rPr>
      </w:pPr>
      <w:r w:rsidRPr="0063592A">
        <w:rPr>
          <w:highlight w:val="white"/>
        </w:rPr>
        <w:t xml:space="preserve">        m_unsignedMap.Add(1, Type.UnsignedCharType);</w:t>
      </w:r>
    </w:p>
    <w:p w14:paraId="32D3A501" w14:textId="77777777" w:rsidR="000C4DBF" w:rsidRPr="0063592A" w:rsidRDefault="000C4DBF" w:rsidP="000C4DBF">
      <w:pPr>
        <w:pStyle w:val="Code"/>
        <w:rPr>
          <w:highlight w:val="white"/>
        </w:rPr>
      </w:pPr>
      <w:r w:rsidRPr="0063592A">
        <w:rPr>
          <w:highlight w:val="white"/>
        </w:rPr>
        <w:t xml:space="preserve">        m_unsignedMap.Add(2, Type.UnsignedIntegerType);</w:t>
      </w:r>
    </w:p>
    <w:p w14:paraId="7C6DD314" w14:textId="77777777" w:rsidR="000C4DBF" w:rsidRPr="0063592A" w:rsidRDefault="000C4DBF" w:rsidP="000C4DBF">
      <w:pPr>
        <w:pStyle w:val="Code"/>
        <w:rPr>
          <w:highlight w:val="white"/>
        </w:rPr>
      </w:pPr>
      <w:r w:rsidRPr="0063592A">
        <w:rPr>
          <w:highlight w:val="white"/>
        </w:rPr>
        <w:t xml:space="preserve">        m_unsignedMap.Add(4, Type.UnsignedLongIntegerType);</w:t>
      </w:r>
    </w:p>
    <w:p w14:paraId="1C479D8E" w14:textId="77777777" w:rsidR="000C4DBF" w:rsidRPr="0063592A" w:rsidRDefault="000C4DBF" w:rsidP="000C4DBF">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C3735D" w:rsidRPr="00DF14A9" w:rsidRDefault="00C3735D"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C3735D" w:rsidRPr="00490BCB" w:rsidRDefault="00C3735D"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C3735D" w:rsidRPr="00490BCB" w:rsidRDefault="00C3735D"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C3735D" w:rsidRPr="00490BCB" w:rsidRDefault="00C3735D"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C3735D" w:rsidRPr="00490BCB" w:rsidRDefault="00C3735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C3735D" w:rsidRPr="00090144" w:rsidRDefault="00C3735D"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C3735D" w:rsidRPr="00090144" w:rsidRDefault="00C3735D" w:rsidP="00605AE9">
                              <w:pPr>
                                <w:spacing w:before="0" w:after="0" w:line="240" w:lineRule="auto"/>
                                <w:rPr>
                                  <w:rFonts w:eastAsia="Calibri"/>
                                  <w:color w:val="000000"/>
                                </w:rPr>
                              </w:pPr>
                              <w:r w:rsidRPr="00090144">
                                <w:rPr>
                                  <w:rFonts w:eastAsia="Calibri"/>
                                  <w:color w:val="000000"/>
                                </w:rPr>
                                <w:t>Frame pointer of</w:t>
                              </w:r>
                            </w:p>
                            <w:p w14:paraId="68E90914" w14:textId="77777777" w:rsidR="00C3735D" w:rsidRPr="00090144" w:rsidRDefault="00C3735D"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C3735D" w:rsidRPr="00090144" w:rsidRDefault="00C3735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C3735D" w:rsidRPr="00090144" w:rsidRDefault="00C3735D"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C3735D" w:rsidRPr="00090144" w:rsidRDefault="00C3735D"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C3735D" w:rsidRPr="00090144" w:rsidRDefault="00C3735D"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C3735D" w:rsidRDefault="00C3735D"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C3735D" w:rsidRDefault="00C3735D"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C3735D" w:rsidRDefault="00C3735D"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C3735D" w:rsidRDefault="00C3735D"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C3735D" w:rsidRDefault="00C3735D"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C3735D" w:rsidRDefault="00C3735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C3735D" w:rsidRPr="00582B75" w:rsidRDefault="00C3735D"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C3735D" w:rsidRPr="00490BCB" w:rsidRDefault="00C3735D"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C3735D" w:rsidRPr="00490BCB" w:rsidRDefault="00C3735D"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C3735D" w:rsidRDefault="00C3735D"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C3735D" w:rsidRPr="00E55D4A" w:rsidRDefault="00C3735D"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C3735D" w:rsidRDefault="00C3735D"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C3735D" w:rsidRDefault="00C3735D"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C3735D" w:rsidRDefault="00C3735D"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C3735D" w:rsidRDefault="00C3735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C3735D" w:rsidRDefault="00C3735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C3735D" w:rsidRDefault="00C3735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C3735D" w:rsidRDefault="00C3735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C3735D" w:rsidRDefault="00C3735D"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C3735D" w:rsidRDefault="00C3735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C3735D" w:rsidRDefault="00C3735D"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C3735D" w:rsidRDefault="00C3735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C3735D" w:rsidRDefault="00C3735D"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C3735D" w:rsidRDefault="00C3735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C3735D" w:rsidRDefault="00C3735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C3735D" w:rsidRDefault="00C3735D" w:rsidP="00496983">
                              <w:pPr>
                                <w:spacing w:before="0" w:line="257" w:lineRule="auto"/>
                                <w:jc w:val="center"/>
                                <w:rPr>
                                  <w:sz w:val="24"/>
                                  <w:szCs w:val="24"/>
                                </w:rPr>
                              </w:pPr>
                              <w:r>
                                <w:rPr>
                                  <w:rFonts w:eastAsia="Calibri"/>
                                  <w:color w:val="000000"/>
                                  <w:sz w:val="16"/>
                                  <w:szCs w:val="16"/>
                                </w:rPr>
                                <w:t>129</w:t>
                              </w:r>
                            </w:p>
                            <w:p w14:paraId="3E4A06D3" w14:textId="77777777" w:rsidR="00C3735D" w:rsidRDefault="00C3735D"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C3735D" w:rsidRDefault="00C3735D"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C3735D" w:rsidRDefault="00C3735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C3735D" w:rsidRDefault="00C3735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C3735D" w:rsidRDefault="00C3735D" w:rsidP="006A7496">
                              <w:pPr>
                                <w:spacing w:before="100" w:line="257" w:lineRule="auto"/>
                                <w:jc w:val="left"/>
                                <w:rPr>
                                  <w:sz w:val="24"/>
                                  <w:szCs w:val="24"/>
                                </w:rPr>
                              </w:pPr>
                              <w:r>
                                <w:rPr>
                                  <w:rFonts w:eastAsia="Calibri"/>
                                  <w:color w:val="000000"/>
                                  <w:sz w:val="16"/>
                                  <w:szCs w:val="16"/>
                                </w:rPr>
                                <w:t>Before</w:t>
                              </w:r>
                            </w:p>
                            <w:p w14:paraId="6B197F32" w14:textId="77777777" w:rsidR="00C3735D" w:rsidRDefault="00C3735D"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C3735D" w:rsidRDefault="00C3735D" w:rsidP="006A7496">
                              <w:pPr>
                                <w:spacing w:before="100" w:line="256" w:lineRule="auto"/>
                                <w:rPr>
                                  <w:sz w:val="24"/>
                                  <w:szCs w:val="24"/>
                                </w:rPr>
                              </w:pPr>
                              <w:r>
                                <w:rPr>
                                  <w:rFonts w:eastAsia="Calibri"/>
                                  <w:color w:val="000000"/>
                                  <w:sz w:val="16"/>
                                  <w:szCs w:val="16"/>
                                </w:rPr>
                                <w:t>After</w:t>
                              </w:r>
                            </w:p>
                            <w:p w14:paraId="7E3E04C8" w14:textId="77777777" w:rsidR="00C3735D" w:rsidRDefault="00C3735D"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C3735D" w:rsidRPr="00DF14A9" w:rsidRDefault="00C3735D"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C3735D" w:rsidRPr="00490BCB" w:rsidRDefault="00C3735D"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C3735D" w:rsidRPr="00490BCB" w:rsidRDefault="00C3735D"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C3735D" w:rsidRPr="00490BCB" w:rsidRDefault="00C3735D"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C3735D" w:rsidRPr="00490BCB" w:rsidRDefault="00C3735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C3735D" w:rsidRPr="00090144" w:rsidRDefault="00C3735D"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C3735D" w:rsidRPr="00090144" w:rsidRDefault="00C3735D" w:rsidP="00605AE9">
                        <w:pPr>
                          <w:spacing w:before="0" w:after="0" w:line="240" w:lineRule="auto"/>
                          <w:rPr>
                            <w:rFonts w:eastAsia="Calibri"/>
                            <w:color w:val="000000"/>
                          </w:rPr>
                        </w:pPr>
                        <w:r w:rsidRPr="00090144">
                          <w:rPr>
                            <w:rFonts w:eastAsia="Calibri"/>
                            <w:color w:val="000000"/>
                          </w:rPr>
                          <w:t>Frame pointer of</w:t>
                        </w:r>
                      </w:p>
                      <w:p w14:paraId="68E90914" w14:textId="77777777" w:rsidR="00C3735D" w:rsidRPr="00090144" w:rsidRDefault="00C3735D"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C3735D" w:rsidRPr="00090144" w:rsidRDefault="00C3735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C3735D" w:rsidRPr="00090144" w:rsidRDefault="00C3735D"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C3735D" w:rsidRPr="00090144" w:rsidRDefault="00C3735D"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C3735D" w:rsidRPr="00090144" w:rsidRDefault="00C3735D"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C3735D" w:rsidRDefault="00C3735D"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C3735D" w:rsidRDefault="00C3735D"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C3735D" w:rsidRDefault="00C3735D"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C3735D" w:rsidRDefault="00C3735D"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C3735D" w:rsidRDefault="00C3735D"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C3735D" w:rsidRDefault="00C3735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C3735D" w:rsidRPr="00582B75" w:rsidRDefault="00C3735D"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C3735D" w:rsidRPr="00490BCB" w:rsidRDefault="00C3735D"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C3735D" w:rsidRPr="00490BCB" w:rsidRDefault="00C3735D"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C3735D" w:rsidRDefault="00C3735D"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C3735D" w:rsidRPr="00E55D4A" w:rsidRDefault="00C3735D"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C3735D" w:rsidRDefault="00C3735D"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C3735D" w:rsidRDefault="00C3735D"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C3735D" w:rsidRDefault="00C3735D"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C3735D" w:rsidRDefault="00C3735D"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C3735D" w:rsidRDefault="00C3735D"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C3735D" w:rsidRDefault="00C3735D"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C3735D" w:rsidRDefault="00C3735D"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C3735D" w:rsidRDefault="00C3735D"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C3735D" w:rsidRDefault="00C3735D"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C3735D" w:rsidRDefault="00C3735D"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C3735D" w:rsidRDefault="00C3735D"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C3735D" w:rsidRDefault="00C3735D"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C3735D" w:rsidRDefault="00C3735D"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C3735D" w:rsidRDefault="00C3735D"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C3735D" w:rsidRDefault="00C3735D" w:rsidP="00496983">
                        <w:pPr>
                          <w:spacing w:before="0" w:line="257" w:lineRule="auto"/>
                          <w:jc w:val="center"/>
                          <w:rPr>
                            <w:sz w:val="24"/>
                            <w:szCs w:val="24"/>
                          </w:rPr>
                        </w:pPr>
                        <w:r>
                          <w:rPr>
                            <w:rFonts w:eastAsia="Calibri"/>
                            <w:color w:val="000000"/>
                            <w:sz w:val="16"/>
                            <w:szCs w:val="16"/>
                          </w:rPr>
                          <w:t>129</w:t>
                        </w:r>
                      </w:p>
                      <w:p w14:paraId="3E4A06D3" w14:textId="77777777" w:rsidR="00C3735D" w:rsidRDefault="00C3735D"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C3735D" w:rsidRDefault="00C3735D"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C3735D" w:rsidRDefault="00C3735D"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C3735D" w:rsidRDefault="00C3735D"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C3735D" w:rsidRDefault="00C3735D" w:rsidP="006A7496">
                        <w:pPr>
                          <w:spacing w:before="100" w:line="257" w:lineRule="auto"/>
                          <w:jc w:val="left"/>
                          <w:rPr>
                            <w:sz w:val="24"/>
                            <w:szCs w:val="24"/>
                          </w:rPr>
                        </w:pPr>
                        <w:r>
                          <w:rPr>
                            <w:rFonts w:eastAsia="Calibri"/>
                            <w:color w:val="000000"/>
                            <w:sz w:val="16"/>
                            <w:szCs w:val="16"/>
                          </w:rPr>
                          <w:t>Before</w:t>
                        </w:r>
                      </w:p>
                      <w:p w14:paraId="6B197F32" w14:textId="77777777" w:rsidR="00C3735D" w:rsidRDefault="00C3735D"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C3735D" w:rsidRDefault="00C3735D" w:rsidP="006A7496">
                        <w:pPr>
                          <w:spacing w:before="100" w:line="256" w:lineRule="auto"/>
                          <w:rPr>
                            <w:sz w:val="24"/>
                            <w:szCs w:val="24"/>
                          </w:rPr>
                        </w:pPr>
                        <w:r>
                          <w:rPr>
                            <w:rFonts w:eastAsia="Calibri"/>
                            <w:color w:val="000000"/>
                            <w:sz w:val="16"/>
                            <w:szCs w:val="16"/>
                          </w:rPr>
                          <w:t>After</w:t>
                        </w:r>
                      </w:p>
                      <w:p w14:paraId="7E3E04C8" w14:textId="77777777" w:rsidR="00C3735D" w:rsidRDefault="00C3735D"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517" w:name="_Toc49764428"/>
      <w:r w:rsidRPr="00614EB1">
        <w:rPr>
          <w:highlight w:val="white"/>
        </w:rPr>
        <w:t>Windows Jump Info</w:t>
      </w:r>
      <w:bookmarkEnd w:id="517"/>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518" w:name="_Toc49764429"/>
      <w:r>
        <w:rPr>
          <w:highlight w:val="white"/>
        </w:rPr>
        <w:t>Windows Byte List</w:t>
      </w:r>
      <w:bookmarkEnd w:id="518"/>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519" w:name="_Hlk51314142"/>
      <w:r w:rsidRPr="007F292F">
        <w:rPr>
          <w:highlight w:val="white"/>
        </w:rPr>
        <w:t>WindowsByteList</w:t>
      </w:r>
      <w:bookmarkEnd w:id="519"/>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520"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520"/>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521" w:name="_Ref419646553"/>
      <w:bookmarkStart w:id="522" w:name="_Toc49764445"/>
      <w:r>
        <w:t>Linking</w:t>
      </w:r>
      <w:bookmarkEnd w:id="521"/>
      <w:bookmarkEnd w:id="522"/>
    </w:p>
    <w:bookmarkEnd w:id="516"/>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523" w:name="_Toc49764446"/>
      <w:r>
        <w:lastRenderedPageBreak/>
        <w:t>The Linker Class</w:t>
      </w:r>
      <w:bookmarkEnd w:id="523"/>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5"/>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6"/>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lastRenderedPageBreak/>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24"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24"/>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lastRenderedPageBreak/>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lastRenderedPageBreak/>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lastRenderedPageBreak/>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324EF32E" w14:textId="303C9C49" w:rsidR="00F4455B" w:rsidRPr="00F4455B" w:rsidRDefault="00F4455B" w:rsidP="00F4455B">
      <w:pPr>
        <w:pStyle w:val="Code"/>
        <w:rPr>
          <w:highlight w:val="white"/>
        </w:rPr>
      </w:pPr>
      <w:r w:rsidRPr="00F4455B">
        <w:rPr>
          <w:highlight w:val="white"/>
        </w:rPr>
        <w:lastRenderedPageBreak/>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525" w:name="_Toc49764457"/>
      <w:r w:rsidRPr="00EC76D5">
        <w:lastRenderedPageBreak/>
        <w:t xml:space="preserve">The </w:t>
      </w:r>
      <w:r w:rsidR="002554E1" w:rsidRPr="00EC76D5">
        <w:t>Standard Library</w:t>
      </w:r>
      <w:bookmarkEnd w:id="525"/>
    </w:p>
    <w:p w14:paraId="21B660CB" w14:textId="0EAC07D4" w:rsidR="00EE220E" w:rsidRPr="00EC76D5" w:rsidRDefault="00503728" w:rsidP="00265BDF">
      <w:pPr>
        <w:pStyle w:val="Rubrik2"/>
      </w:pPr>
      <w:bookmarkStart w:id="526" w:name="_Toc49764458"/>
      <w:r w:rsidRPr="00EC76D5">
        <w:t>Integral and Floating Limits</w:t>
      </w:r>
      <w:bookmarkEnd w:id="526"/>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27" w:name="_Toc49764459"/>
      <w:r w:rsidRPr="00EC76D5">
        <w:lastRenderedPageBreak/>
        <w:t>The A</w:t>
      </w:r>
      <w:r w:rsidR="00EE220E" w:rsidRPr="00EC76D5">
        <w:t>sser</w:t>
      </w:r>
      <w:r w:rsidR="008E5D1A" w:rsidRPr="00EC76D5">
        <w:t>t</w:t>
      </w:r>
      <w:r w:rsidRPr="00EC76D5">
        <w:t xml:space="preserve"> Macro</w:t>
      </w:r>
      <w:bookmarkEnd w:id="527"/>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28" w:name="_Toc49764460"/>
      <w:r w:rsidRPr="00EC76D5">
        <w:t>Locale Data</w:t>
      </w:r>
      <w:bookmarkEnd w:id="528"/>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29" w:name="_Toc49764461"/>
      <w:r w:rsidRPr="00EC76D5">
        <w:t>Character Types</w:t>
      </w:r>
      <w:bookmarkEnd w:id="529"/>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30" w:name="_Toc49764462"/>
      <w:r w:rsidRPr="00EC76D5">
        <w:t>S</w:t>
      </w:r>
      <w:r w:rsidR="00EE220E" w:rsidRPr="00EC76D5">
        <w:t>tring</w:t>
      </w:r>
      <w:r w:rsidRPr="00EC76D5">
        <w:t>s</w:t>
      </w:r>
      <w:bookmarkEnd w:id="530"/>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31" w:name="_Toc49764463"/>
      <w:r w:rsidRPr="00EC76D5">
        <w:lastRenderedPageBreak/>
        <w:t>Long Jumps</w:t>
      </w:r>
      <w:bookmarkEnd w:id="531"/>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32" w:name="_Toc49764464"/>
      <w:r w:rsidRPr="00EC76D5">
        <w:t>Mathematical Functions</w:t>
      </w:r>
      <w:bookmarkEnd w:id="532"/>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33" w:name="_Toc49764465"/>
      <w:r w:rsidRPr="00EC76D5">
        <w:t>Standard Input/Output</w:t>
      </w:r>
      <w:bookmarkEnd w:id="533"/>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34" w:name="_Toc49764466"/>
      <w:r w:rsidRPr="00EC76D5">
        <w:t>Printing</w:t>
      </w:r>
      <w:bookmarkEnd w:id="534"/>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35" w:name="_Toc49764467"/>
      <w:r w:rsidRPr="00EC76D5">
        <w:t>Scanning</w:t>
      </w:r>
      <w:bookmarkEnd w:id="535"/>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36" w:name="_Toc49764468"/>
      <w:r w:rsidRPr="00EC76D5">
        <w:t>F</w:t>
      </w:r>
      <w:r w:rsidR="00AF06D6" w:rsidRPr="00EC76D5">
        <w:t xml:space="preserve">ile </w:t>
      </w:r>
      <w:r w:rsidRPr="00EC76D5">
        <w:t>H</w:t>
      </w:r>
      <w:r w:rsidR="00AF06D6" w:rsidRPr="00EC76D5">
        <w:t>andling</w:t>
      </w:r>
      <w:bookmarkEnd w:id="536"/>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37" w:name="_Toc49764469"/>
      <w:r w:rsidRPr="00EC76D5">
        <w:t>The Standard Library</w:t>
      </w:r>
      <w:bookmarkEnd w:id="537"/>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38" w:name="_Toc49764470"/>
      <w:r w:rsidRPr="00EC76D5">
        <w:t>T</w:t>
      </w:r>
      <w:r w:rsidR="00D62A8B" w:rsidRPr="00EC76D5">
        <w:t>ime</w:t>
      </w:r>
      <w:bookmarkEnd w:id="538"/>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539" w:name="_Toc49764301"/>
      <w:bookmarkStart w:id="540" w:name="_Ref417644950"/>
      <w:bookmarkStart w:id="541" w:name="_Toc49764471"/>
      <w:r w:rsidRPr="00EC76D5">
        <w:lastRenderedPageBreak/>
        <w:t>The Preprocessor</w:t>
      </w:r>
      <w:bookmarkEnd w:id="539"/>
    </w:p>
    <w:p w14:paraId="17A25FF3" w14:textId="77777777" w:rsidR="005B1C6D" w:rsidRPr="00EC76D5" w:rsidRDefault="005B1C6D" w:rsidP="005B1C6D">
      <w:r w:rsidRPr="00EC76D5">
        <w:t>Basically, the preprocessor is made up of two parts, where the first part is a scanner and a parser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542" w:name="_Ref418256130"/>
      <w:bookmarkStart w:id="543" w:name="_Toc49764302"/>
      <w:r w:rsidRPr="00EC76D5">
        <w:t>The Expression Parser</w:t>
      </w:r>
      <w:bookmarkEnd w:id="542"/>
      <w:bookmarkEnd w:id="543"/>
    </w:p>
    <w:p w14:paraId="176A4CB8" w14:textId="77777777" w:rsidR="005B1C6D" w:rsidRPr="00EC76D5" w:rsidRDefault="005B1C6D" w:rsidP="005B1C6D">
      <w:pPr>
        <w:pStyle w:val="Rubrik3"/>
      </w:pPr>
      <w:bookmarkStart w:id="544" w:name="_Toc49764303"/>
      <w:r w:rsidRPr="00EC76D5">
        <w:t>The Grammar</w:t>
      </w:r>
      <w:bookmarkEnd w:id="544"/>
    </w:p>
    <w:p w14:paraId="640DDAFA" w14:textId="70E81567"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Pr="00EC76D5">
        <w:fldChar w:fldCharType="begin"/>
      </w:r>
      <w:r w:rsidRPr="00EC76D5">
        <w:instrText xml:space="preserve"> REF _Ref418184656 \r \h </w:instrText>
      </w:r>
      <w:r w:rsidRPr="00EC76D5">
        <w:fldChar w:fldCharType="separate"/>
      </w:r>
      <w:r w:rsidR="00D46DBD">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545" w:name="_Toc49764304"/>
      <w:r>
        <w:t>The Parser</w:t>
      </w:r>
      <w:bookmarkEnd w:id="545"/>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546"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547" w:name="_Toc49764305"/>
      <w:r w:rsidRPr="00EC76D5">
        <w:lastRenderedPageBreak/>
        <w:t>The Scanner</w:t>
      </w:r>
      <w:bookmarkEnd w:id="546"/>
      <w:bookmarkEnd w:id="547"/>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548" w:name="_Toc49764306"/>
      <w:r>
        <w:t>The PreParser</w:t>
      </w:r>
      <w:bookmarkEnd w:id="548"/>
    </w:p>
    <w:p w14:paraId="06E1CD8A" w14:textId="77777777" w:rsidR="005B1C6D" w:rsidRDefault="005B1C6D" w:rsidP="005B1C6D">
      <w:pPr>
        <w:pStyle w:val="Rubrik3"/>
      </w:pPr>
      <w:bookmarkStart w:id="549" w:name="_Toc49764307"/>
      <w:r>
        <w:t>The Parser</w:t>
      </w:r>
      <w:bookmarkEnd w:id="549"/>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550" w:name="_Toc49764308"/>
      <w:r>
        <w:t>The Scanner</w:t>
      </w:r>
      <w:bookmarkEnd w:id="550"/>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551" w:name="_Toc49764309"/>
      <w:r w:rsidRPr="00EC76D5">
        <w:t>The Preprocessor</w:t>
      </w:r>
      <w:bookmarkEnd w:id="551"/>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552" w:name="_Toc49764310"/>
      <w:r w:rsidRPr="00EC76D5">
        <w:t>Tri Graphs</w:t>
      </w:r>
      <w:bookmarkEnd w:id="552"/>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553" w:name="_Toc49764311"/>
      <w:r w:rsidRPr="00EC76D5">
        <w:lastRenderedPageBreak/>
        <w:t>Comments, Strings, and Characters</w:t>
      </w:r>
      <w:bookmarkEnd w:id="553"/>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554" w:name="_Ref418258402"/>
      <w:bookmarkStart w:id="555" w:name="_Toc49764312"/>
      <w:r w:rsidRPr="00EC76D5">
        <w:t>Slash Codes</w:t>
      </w:r>
      <w:bookmarkEnd w:id="554"/>
      <w:bookmarkEnd w:id="555"/>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octal  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556" w:name="_Toc49764313"/>
      <w:r w:rsidRPr="00EC76D5">
        <w:t>The Line List</w:t>
      </w:r>
      <w:bookmarkEnd w:id="556"/>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lastRenderedPageBreak/>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lastRenderedPageBreak/>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557" w:name="_Toc49764314"/>
      <w:r w:rsidRPr="00EC76D5">
        <w:t>Lines</w:t>
      </w:r>
      <w:bookmarkEnd w:id="557"/>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lastRenderedPageBreak/>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558" w:name="_Toc49764315"/>
      <w:r w:rsidRPr="00EC76D5">
        <w:t>Includes</w:t>
      </w:r>
      <w:bookmarkEnd w:id="558"/>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559" w:name="_Toc49764316"/>
      <w:r w:rsidRPr="00EC76D5">
        <w:t>Macros</w:t>
      </w:r>
      <w:bookmarkEnd w:id="559"/>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lastRenderedPageBreak/>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lastRenderedPageBreak/>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lastRenderedPageBreak/>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lastRenderedPageBreak/>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560" w:name="_Toc49764317"/>
      <w:r w:rsidRPr="00EC76D5">
        <w:t>Conditional Programming</w:t>
      </w:r>
      <w:bookmarkEnd w:id="560"/>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lastRenderedPageBreak/>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lastRenderedPageBreak/>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561" w:name="_Toc49764318"/>
      <w:r w:rsidRPr="00EC76D5">
        <w:t>Macro Expansion</w:t>
      </w:r>
      <w:bookmarkEnd w:id="561"/>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lastRenderedPageBreak/>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lastRenderedPageBreak/>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562" w:name="_Toc49764319"/>
      <w:r w:rsidRPr="00EC76D5">
        <w:t>String Merging</w:t>
      </w:r>
      <w:bookmarkEnd w:id="562"/>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lastRenderedPageBreak/>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540"/>
      <w:bookmarkEnd w:id="541"/>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563" w:name="_Toc49764472"/>
      <w:r w:rsidRPr="00EC76D5">
        <w:t>The Preprocessor Grammar</w:t>
      </w:r>
      <w:bookmarkEnd w:id="563"/>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64" w:name="_Toc49764473"/>
      <w:r w:rsidRPr="00EC76D5">
        <w:t xml:space="preserve">The </w:t>
      </w:r>
      <w:r w:rsidR="001C7B67" w:rsidRPr="00EC76D5">
        <w:t>Language</w:t>
      </w:r>
      <w:r w:rsidRPr="00EC76D5">
        <w:t xml:space="preserve"> Grammar</w:t>
      </w:r>
      <w:bookmarkEnd w:id="564"/>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565" w:name="_Ref418184656"/>
      <w:bookmarkStart w:id="566" w:name="_Toc49764294"/>
      <w:bookmarkStart w:id="567" w:name="_Toc49764474"/>
      <w:r>
        <w:lastRenderedPageBreak/>
        <w:t>GPPG and GPLEX</w:t>
      </w:r>
      <w:bookmarkEnd w:id="565"/>
      <w:bookmarkEnd w:id="566"/>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568" w:name="_Toc49764295"/>
      <w:r w:rsidRPr="00EC76D5">
        <w:t>The Language</w:t>
      </w:r>
      <w:bookmarkEnd w:id="568"/>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569" w:name="_Toc49764296"/>
      <w:r w:rsidRPr="00EC76D5">
        <w:t>The Grammar</w:t>
      </w:r>
      <w:bookmarkEnd w:id="569"/>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570" w:name="_Toc49764297"/>
      <w:r>
        <w:t>GPPG</w:t>
      </w:r>
      <w:bookmarkEnd w:id="570"/>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7"/>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571"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572" w:name="_Toc49764298"/>
      <w:r w:rsidRPr="00EC76D5">
        <w:lastRenderedPageBreak/>
        <w:t>J</w:t>
      </w:r>
      <w:r>
        <w:t>Plex</w:t>
      </w:r>
      <w:bookmarkEnd w:id="571"/>
      <w:bookmarkEnd w:id="572"/>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573" w:name="_Toc49764299"/>
      <w:r w:rsidRPr="00EC76D5">
        <w:t>Main</w:t>
      </w:r>
      <w:bookmarkEnd w:id="573"/>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574" w:name="_Toc49764448"/>
      <w:r w:rsidRPr="00EC76D5">
        <w:lastRenderedPageBreak/>
        <w:t>Auxiliary Classes</w:t>
      </w:r>
      <w:bookmarkEnd w:id="574"/>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575" w:name="_Toc49764449"/>
      <w:r w:rsidRPr="00EC76D5">
        <w:t>Error Handling</w:t>
      </w:r>
      <w:bookmarkEnd w:id="575"/>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76" w:name="_Toc49764450"/>
      <w:r w:rsidRPr="00EC76D5">
        <w:t>Container Classes</w:t>
      </w:r>
      <w:bookmarkEnd w:id="576"/>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77" w:name="_Toc49764451"/>
      <w:r w:rsidRPr="00EC76D5">
        <w:t>Ordered Pair</w:t>
      </w:r>
      <w:bookmarkEnd w:id="577"/>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78" w:name="_Toc49764452"/>
      <w:r w:rsidRPr="00EC76D5">
        <w:t>Triple</w:t>
      </w:r>
      <w:bookmarkEnd w:id="578"/>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79" w:name="_Toc49764453"/>
      <w:r w:rsidRPr="00EC76D5">
        <w:t>Graph</w:t>
      </w:r>
      <w:bookmarkEnd w:id="579"/>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80" w:name="_Toc49764454"/>
      <w:r w:rsidRPr="00EC76D5">
        <w:t>Addition and Removal of Vertices and Edges</w:t>
      </w:r>
      <w:bookmarkEnd w:id="580"/>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81" w:name="_Toc49764455"/>
      <w:r w:rsidRPr="00EC76D5">
        <w:lastRenderedPageBreak/>
        <w:t>Graph Partition</w:t>
      </w:r>
      <w:bookmarkEnd w:id="581"/>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82" w:name="_Toc49764456"/>
      <w:r>
        <w:lastRenderedPageBreak/>
        <w:t>ListSet and ListMap</w:t>
      </w:r>
      <w:bookmarkEnd w:id="582"/>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56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8"/>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3" w:name="_Toc320485572"/>
      <w:bookmarkStart w:id="584" w:name="_Toc323656681"/>
      <w:bookmarkStart w:id="585" w:name="_Toc324085419"/>
      <w:bookmarkStart w:id="586" w:name="_Toc383781071"/>
      <w:bookmarkStart w:id="587" w:name="_Toc49764475"/>
      <w:r w:rsidRPr="00EC76D5">
        <w:t>The Compiler and the Linker</w:t>
      </w:r>
      <w:bookmarkEnd w:id="583"/>
      <w:bookmarkEnd w:id="584"/>
      <w:bookmarkEnd w:id="585"/>
      <w:bookmarkEnd w:id="586"/>
      <w:bookmarkEnd w:id="587"/>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C3735D" w:rsidRPr="003F7CF1" w:rsidRDefault="00C3735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C3735D" w:rsidRPr="003F7CF1" w:rsidRDefault="00C3735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C3735D" w:rsidRPr="003F7CF1" w:rsidRDefault="00C3735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C3735D" w:rsidRPr="003F7CF1" w:rsidRDefault="00C3735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C3735D" w:rsidRPr="003F7CF1" w:rsidRDefault="00C3735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C3735D" w:rsidRPr="003F7CF1" w:rsidRDefault="00C3735D"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C3735D" w:rsidRPr="003F7CF1" w:rsidRDefault="00C3735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C3735D" w:rsidRPr="003F7CF1" w:rsidRDefault="00C3735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C3735D" w:rsidRPr="003F7CF1" w:rsidRDefault="00C3735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C3735D" w:rsidRPr="003F7CF1" w:rsidRDefault="00C3735D"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C3735D" w:rsidRPr="003F7CF1" w:rsidRDefault="00C3735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C3735D" w:rsidRPr="003F7CF1" w:rsidRDefault="00C3735D"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C3735D" w:rsidRPr="003F7CF1" w:rsidRDefault="00C3735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C3735D" w:rsidRPr="003F7CF1" w:rsidRDefault="00C3735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C3735D" w:rsidRPr="003F7CF1" w:rsidRDefault="00C3735D"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C3735D" w:rsidRPr="003F7CF1" w:rsidRDefault="00C3735D"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C3735D" w:rsidRPr="003F7CF1" w:rsidRDefault="00C3735D"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C3735D" w:rsidRPr="003F7CF1" w:rsidRDefault="00C3735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88" w:name="_Toc320485573"/>
      <w:bookmarkStart w:id="589" w:name="_Toc323656682"/>
      <w:bookmarkStart w:id="590" w:name="_Toc324085420"/>
      <w:bookmarkStart w:id="591" w:name="_Toc383781072"/>
      <w:bookmarkStart w:id="592" w:name="_Toc49764476"/>
      <w:r w:rsidRPr="00EC76D5">
        <w:t>The Hello-World Program</w:t>
      </w:r>
      <w:bookmarkEnd w:id="588"/>
      <w:bookmarkEnd w:id="589"/>
      <w:bookmarkEnd w:id="590"/>
      <w:bookmarkEnd w:id="591"/>
      <w:bookmarkEnd w:id="592"/>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9"/>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3" w:name="_Toc320485574"/>
      <w:bookmarkStart w:id="594" w:name="_Toc323656683"/>
      <w:bookmarkStart w:id="595" w:name="_Toc324085421"/>
      <w:bookmarkStart w:id="596" w:name="_Toc383781073"/>
      <w:bookmarkStart w:id="597" w:name="_Toc49764477"/>
      <w:r w:rsidRPr="00EC76D5">
        <w:t>Comments</w:t>
      </w:r>
      <w:bookmarkEnd w:id="593"/>
      <w:bookmarkEnd w:id="594"/>
      <w:bookmarkEnd w:id="595"/>
      <w:bookmarkEnd w:id="596"/>
      <w:bookmarkEnd w:id="597"/>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0"/>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98"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99" w:name="_Toc323656684"/>
      <w:bookmarkStart w:id="600" w:name="_Toc324085422"/>
      <w:bookmarkStart w:id="601" w:name="_Toc383781074"/>
      <w:bookmarkStart w:id="602" w:name="_Toc49764478"/>
      <w:r w:rsidRPr="00EC76D5">
        <w:t>Types and Variables</w:t>
      </w:r>
      <w:bookmarkEnd w:id="598"/>
      <w:bookmarkEnd w:id="599"/>
      <w:bookmarkEnd w:id="600"/>
      <w:bookmarkEnd w:id="601"/>
      <w:bookmarkEnd w:id="602"/>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6"/>
      <w:bookmarkStart w:id="604" w:name="_Toc323656685"/>
      <w:bookmarkStart w:id="605" w:name="_Toc324085423"/>
      <w:bookmarkStart w:id="606" w:name="_Toc383781075"/>
      <w:bookmarkStart w:id="607" w:name="_Ref383781525"/>
      <w:bookmarkStart w:id="608" w:name="_Toc49764479"/>
      <w:r w:rsidRPr="00EC76D5">
        <w:t>Simple Types</w:t>
      </w:r>
      <w:bookmarkEnd w:id="603"/>
      <w:bookmarkEnd w:id="604"/>
      <w:bookmarkEnd w:id="605"/>
      <w:bookmarkEnd w:id="606"/>
      <w:bookmarkEnd w:id="607"/>
      <w:bookmarkEnd w:id="608"/>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1"/>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0485577"/>
      <w:bookmarkStart w:id="610" w:name="_Toc323656686"/>
      <w:bookmarkStart w:id="611" w:name="_Toc324085424"/>
      <w:bookmarkStart w:id="612" w:name="_Toc383781076"/>
      <w:bookmarkStart w:id="613" w:name="_Toc49764480"/>
      <w:r w:rsidRPr="00EC76D5">
        <w:t>Variables</w:t>
      </w:r>
      <w:bookmarkEnd w:id="609"/>
      <w:bookmarkEnd w:id="610"/>
      <w:bookmarkEnd w:id="611"/>
      <w:bookmarkEnd w:id="612"/>
      <w:bookmarkEnd w:id="613"/>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2"/>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C3735D" w:rsidRPr="003F7CF1" w:rsidRDefault="00C3735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C3735D" w:rsidRPr="003F7CF1" w:rsidRDefault="00C3735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C3735D" w:rsidRPr="003F7CF1" w:rsidRDefault="00C3735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C3735D" w:rsidRPr="003F7CF1" w:rsidRDefault="00C3735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C3735D" w:rsidRPr="003F7CF1" w:rsidRDefault="00C3735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C3735D" w:rsidRPr="003F7CF1" w:rsidRDefault="00C3735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C3735D" w:rsidRPr="003F7CF1" w:rsidRDefault="00C3735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C3735D" w:rsidRPr="003F7CF1" w:rsidRDefault="00C3735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3Ss5io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C3735D" w:rsidRPr="003F7CF1" w:rsidRDefault="00C3735D"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C3735D" w:rsidRPr="003F7CF1" w:rsidRDefault="00C3735D"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C3735D" w:rsidRPr="003F7CF1" w:rsidRDefault="00C3735D"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C3735D" w:rsidRPr="003F7CF1" w:rsidRDefault="00C3735D"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C3735D" w:rsidRPr="003F7CF1" w:rsidRDefault="00C3735D"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C3735D" w:rsidRPr="003F7CF1" w:rsidRDefault="00C3735D"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C3735D" w:rsidRPr="003F7CF1" w:rsidRDefault="00C3735D"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C3735D" w:rsidRPr="003F7CF1" w:rsidRDefault="00C3735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3"/>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4" w:name="_Toc320485578"/>
      <w:bookmarkStart w:id="615" w:name="_Toc323656687"/>
      <w:bookmarkStart w:id="616" w:name="_Toc324085425"/>
      <w:bookmarkStart w:id="617" w:name="_Toc383781077"/>
      <w:bookmarkStart w:id="618" w:name="_Toc49764481"/>
      <w:bookmarkStart w:id="619" w:name="_Toc320485579"/>
      <w:r w:rsidRPr="00EC76D5">
        <w:t>Constants</w:t>
      </w:r>
      <w:bookmarkEnd w:id="614"/>
      <w:bookmarkEnd w:id="615"/>
      <w:bookmarkEnd w:id="616"/>
      <w:bookmarkEnd w:id="617"/>
      <w:bookmarkEnd w:id="618"/>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88"/>
      <w:bookmarkStart w:id="621" w:name="_Toc324085426"/>
      <w:bookmarkStart w:id="622" w:name="_Toc383781078"/>
      <w:bookmarkStart w:id="623" w:name="_Toc49764482"/>
      <w:r w:rsidRPr="00EC76D5">
        <w:t>Output</w:t>
      </w:r>
      <w:bookmarkEnd w:id="619"/>
      <w:bookmarkEnd w:id="620"/>
      <w:bookmarkEnd w:id="621"/>
      <w:bookmarkEnd w:id="622"/>
      <w:bookmarkEnd w:id="623"/>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4"/>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0"/>
      <w:bookmarkStart w:id="625" w:name="_Toc323656689"/>
      <w:bookmarkStart w:id="626" w:name="_Toc324085427"/>
      <w:bookmarkStart w:id="627" w:name="_Toc383781079"/>
      <w:bookmarkStart w:id="628" w:name="_Toc49764483"/>
      <w:r w:rsidRPr="00EC76D5">
        <w:t>Input</w:t>
      </w:r>
      <w:bookmarkEnd w:id="624"/>
      <w:bookmarkEnd w:id="625"/>
      <w:bookmarkEnd w:id="626"/>
      <w:bookmarkEnd w:id="627"/>
      <w:bookmarkEnd w:id="628"/>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5"/>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629"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6"/>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630"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3656690"/>
      <w:bookmarkStart w:id="632" w:name="_Toc324085428"/>
      <w:bookmarkStart w:id="633" w:name="_Toc383781080"/>
      <w:bookmarkStart w:id="634" w:name="_Toc49764484"/>
      <w:r w:rsidRPr="00EC76D5">
        <w:t>Enumerations</w:t>
      </w:r>
      <w:bookmarkEnd w:id="629"/>
      <w:bookmarkEnd w:id="631"/>
      <w:bookmarkEnd w:id="632"/>
      <w:bookmarkEnd w:id="633"/>
      <w:bookmarkEnd w:id="634"/>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7"/>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2"/>
      <w:bookmarkStart w:id="636" w:name="_Toc323656691"/>
      <w:bookmarkStart w:id="637" w:name="_Toc324085429"/>
      <w:bookmarkStart w:id="638" w:name="_Toc383781081"/>
      <w:bookmarkStart w:id="639" w:name="_Toc49764485"/>
      <w:r w:rsidRPr="00EC76D5">
        <w:t>Arrays</w:t>
      </w:r>
      <w:bookmarkEnd w:id="635"/>
      <w:bookmarkEnd w:id="636"/>
      <w:bookmarkEnd w:id="637"/>
      <w:bookmarkEnd w:id="638"/>
      <w:bookmarkEnd w:id="639"/>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C3735D" w:rsidRPr="003F7CF1" w:rsidRDefault="00C3735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NT+yxz5AQAA0wMAAA4AAAAAAAAAAAAAAAAALgIA&#10;AGRycy9lMm9Eb2MueG1sUEsBAi0AFAAGAAgAAAAhANtsmgHcAAAACAEAAA8AAAAAAAAAAAAAAAAA&#10;UwQAAGRycy9kb3ducmV2LnhtbFBLBQYAAAAABAAEAPMAAABcBQAAAAA=&#10;" filled="f" stroked="f">
                <v:textbox>
                  <w:txbxContent>
                    <w:p w14:paraId="69D593F5" w14:textId="77777777" w:rsidR="00C3735D" w:rsidRPr="003F7CF1" w:rsidRDefault="00C3735D"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C3735D" w:rsidRPr="003F7CF1" w:rsidRDefault="00C3735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C3735D" w:rsidRPr="003F7CF1" w:rsidRDefault="00C3735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C3735D" w:rsidRPr="003F7CF1" w:rsidRDefault="00C3735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C3735D" w:rsidRPr="003F7CF1" w:rsidRDefault="00C3735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C3735D" w:rsidRPr="003F7CF1" w:rsidRDefault="00C3735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C3735D" w:rsidRPr="003F7CF1" w:rsidRDefault="00C3735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C3735D" w:rsidRPr="003F7CF1" w:rsidRDefault="00C3735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C3735D" w:rsidRPr="003F7CF1" w:rsidRDefault="00C3735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C3735D" w:rsidRPr="003F7CF1" w:rsidRDefault="00C3735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C3735D" w:rsidRPr="003F7CF1" w:rsidRDefault="00C3735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C3735D" w:rsidRPr="003F7CF1" w:rsidRDefault="00C3735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C3735D" w:rsidRPr="003F7CF1" w:rsidRDefault="00C3735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C3735D" w:rsidRPr="003F7CF1" w:rsidRDefault="00C3735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C3735D" w:rsidRPr="003F7CF1" w:rsidRDefault="00C3735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C3735D" w:rsidRPr="003F7CF1" w:rsidRDefault="00C3735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C3735D" w:rsidRPr="003F7CF1" w:rsidRDefault="00C3735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C3735D" w:rsidRPr="003F7CF1" w:rsidRDefault="00C3735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C3735D" w:rsidRPr="003F7CF1" w:rsidRDefault="00C3735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C3735D" w:rsidRPr="003F7CF1" w:rsidRDefault="00C3735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C3735D" w:rsidRPr="003F7CF1" w:rsidRDefault="00C3735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C3735D" w:rsidRPr="003F7CF1" w:rsidRDefault="00C3735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C3735D" w:rsidRPr="003F7CF1" w:rsidRDefault="00C3735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C3735D" w:rsidRPr="003F7CF1" w:rsidRDefault="00C3735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C3735D" w:rsidRPr="003F7CF1" w:rsidRDefault="00C3735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C3735D" w:rsidRPr="003F7CF1" w:rsidRDefault="00C3735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C3735D" w:rsidRPr="003F7CF1" w:rsidRDefault="00C3735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C3735D" w:rsidRPr="003F7CF1" w:rsidRDefault="00C3735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C3735D" w:rsidRPr="003F7CF1" w:rsidRDefault="00C3735D"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C3735D" w:rsidRPr="003F7CF1" w:rsidRDefault="00C3735D"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C3735D" w:rsidRPr="003F7CF1" w:rsidRDefault="00C3735D"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C3735D" w:rsidRPr="003F7CF1" w:rsidRDefault="00C3735D"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C3735D" w:rsidRPr="003F7CF1" w:rsidRDefault="00C3735D"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C3735D" w:rsidRPr="003F7CF1" w:rsidRDefault="00C3735D"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C3735D" w:rsidRPr="003F7CF1" w:rsidRDefault="00C3735D"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C3735D" w:rsidRPr="003F7CF1" w:rsidRDefault="00C3735D"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C3735D" w:rsidRPr="003F7CF1" w:rsidRDefault="00C3735D"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C3735D" w:rsidRPr="003F7CF1" w:rsidRDefault="00C3735D"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C3735D" w:rsidRPr="003F7CF1" w:rsidRDefault="00C3735D"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C3735D" w:rsidRPr="003F7CF1" w:rsidRDefault="00C3735D"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C3735D" w:rsidRPr="003F7CF1" w:rsidRDefault="00C3735D"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C3735D" w:rsidRPr="003F7CF1" w:rsidRDefault="00C3735D"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C3735D" w:rsidRPr="003F7CF1" w:rsidRDefault="00C3735D"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C3735D" w:rsidRPr="003F7CF1" w:rsidRDefault="00C3735D"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C3735D" w:rsidRPr="003F7CF1" w:rsidRDefault="00C3735D"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C3735D" w:rsidRPr="003F7CF1" w:rsidRDefault="00C3735D"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C3735D" w:rsidRPr="003F7CF1" w:rsidRDefault="00C3735D"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C3735D" w:rsidRPr="003F7CF1" w:rsidRDefault="00C3735D"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C3735D" w:rsidRPr="003F7CF1" w:rsidRDefault="00C3735D"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C3735D" w:rsidRPr="003F7CF1" w:rsidRDefault="00C3735D"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C3735D" w:rsidRPr="003F7CF1" w:rsidRDefault="00C3735D"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C3735D" w:rsidRPr="003F7CF1" w:rsidRDefault="00C3735D"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C3735D" w:rsidRPr="003F7CF1" w:rsidRDefault="00C3735D"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C3735D" w:rsidRPr="003F7CF1" w:rsidRDefault="00C3735D"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C3735D" w:rsidRPr="003F7CF1" w:rsidRDefault="00C3735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C3735D" w:rsidRPr="003F7CF1" w:rsidRDefault="00C3735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C3735D" w:rsidRPr="003F7CF1" w:rsidRDefault="00C3735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C3735D" w:rsidRPr="003F7CF1" w:rsidRDefault="00C3735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C3735D" w:rsidRPr="003F7CF1" w:rsidRDefault="00C3735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C3735D" w:rsidRPr="003F7CF1" w:rsidRDefault="00C3735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C3735D" w:rsidRPr="003F7CF1" w:rsidRDefault="00C3735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aIAnDT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C3735D" w:rsidRPr="003F7CF1" w:rsidRDefault="00C3735D"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C3735D" w:rsidRPr="003F7CF1" w:rsidRDefault="00C3735D"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C3735D" w:rsidRPr="003F7CF1" w:rsidRDefault="00C3735D"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C3735D" w:rsidRPr="003F7CF1" w:rsidRDefault="00C3735D"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C3735D" w:rsidRPr="003F7CF1" w:rsidRDefault="00C3735D"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C3735D" w:rsidRPr="003F7CF1" w:rsidRDefault="00C3735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3"/>
      <w:bookmarkStart w:id="641" w:name="_Toc323656692"/>
      <w:bookmarkStart w:id="642" w:name="_Toc324085430"/>
      <w:bookmarkStart w:id="643" w:name="_Toc383781082"/>
      <w:bookmarkStart w:id="644" w:name="_Toc49764486"/>
      <w:r w:rsidRPr="00EC76D5">
        <w:t>Characters and Strings</w:t>
      </w:r>
      <w:bookmarkEnd w:id="640"/>
      <w:bookmarkEnd w:id="641"/>
      <w:bookmarkEnd w:id="642"/>
      <w:bookmarkEnd w:id="643"/>
      <w:bookmarkEnd w:id="644"/>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C3735D" w:rsidRPr="003F7CF1" w:rsidRDefault="00C3735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C3735D" w:rsidRPr="003F7CF1" w:rsidRDefault="00C3735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C3735D" w:rsidRPr="003F7CF1" w:rsidRDefault="00C3735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C3735D" w:rsidRPr="003F7CF1" w:rsidRDefault="00C3735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dP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h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CqwAdP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C3735D" w:rsidRPr="003F7CF1" w:rsidRDefault="00C3735D"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C3735D" w:rsidRPr="003F7CF1" w:rsidRDefault="00C3735D"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C3735D" w:rsidRPr="003F7CF1" w:rsidRDefault="00C3735D"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C3735D" w:rsidRPr="003F7CF1" w:rsidRDefault="00C3735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3656693"/>
      <w:bookmarkStart w:id="646" w:name="_Toc324085431"/>
      <w:bookmarkStart w:id="647" w:name="_Toc383781083"/>
      <w:bookmarkStart w:id="648" w:name="_Toc49764487"/>
      <w:r w:rsidRPr="00EC76D5">
        <w:t>The ASCII Table</w:t>
      </w:r>
      <w:bookmarkEnd w:id="645"/>
      <w:bookmarkEnd w:id="646"/>
      <w:bookmarkEnd w:id="647"/>
      <w:bookmarkEnd w:id="648"/>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4"/>
      <w:bookmarkStart w:id="650" w:name="_Toc323656694"/>
      <w:bookmarkStart w:id="651" w:name="_Toc324085432"/>
      <w:bookmarkStart w:id="652" w:name="_Ref383780778"/>
      <w:bookmarkStart w:id="653" w:name="_Toc383781084"/>
      <w:bookmarkStart w:id="654" w:name="_Toc49764488"/>
      <w:r w:rsidRPr="00EC76D5">
        <w:t>Pointers</w:t>
      </w:r>
      <w:bookmarkEnd w:id="649"/>
      <w:bookmarkEnd w:id="650"/>
      <w:bookmarkEnd w:id="651"/>
      <w:bookmarkEnd w:id="652"/>
      <w:bookmarkEnd w:id="653"/>
      <w:bookmarkEnd w:id="654"/>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C3735D" w:rsidRPr="003F7CF1" w:rsidRDefault="00C3735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C3735D" w:rsidRPr="003F7CF1" w:rsidRDefault="00C3735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C3735D" w:rsidRPr="003F7CF1" w:rsidRDefault="00C3735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C3735D" w:rsidRPr="003F7CF1" w:rsidRDefault="00C3735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C3735D" w:rsidRPr="003F7CF1" w:rsidRDefault="00C3735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C3735D" w:rsidRPr="003F7CF1" w:rsidRDefault="00C3735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GClRqxAwAAdxsAAA4AAAAAAAAAAAAAAAAALgIAAGRycy9lMm9Eb2MueG1s&#10;UEsBAi0AFAAGAAgAAAAhABj1S0rdAAAABQEAAA8AAAAAAAAAAAAAAAAACwYAAGRycy9kb3ducmV2&#10;LnhtbFBLBQYAAAAABAAEAPMAAAAVBw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C3735D" w:rsidRPr="003F7CF1" w:rsidRDefault="00C3735D"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C3735D" w:rsidRPr="003F7CF1" w:rsidRDefault="00C3735D"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C3735D" w:rsidRPr="003F7CF1" w:rsidRDefault="00C3735D"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C3735D" w:rsidRPr="003F7CF1" w:rsidRDefault="00C3735D"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C3735D" w:rsidRPr="003F7CF1" w:rsidRDefault="00C3735D"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C3735D" w:rsidRPr="003F7CF1" w:rsidRDefault="00C3735D"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C3735D" w:rsidRPr="003F7CF1" w:rsidRDefault="00C3735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C3735D" w:rsidRPr="003F7CF1" w:rsidRDefault="00C3735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C3735D" w:rsidRPr="003F7CF1" w:rsidRDefault="00C3735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C3735D" w:rsidRPr="003F7CF1" w:rsidRDefault="00C3735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C3735D" w:rsidRPr="003F7CF1" w:rsidRDefault="00C3735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X8MOp3gDAABNDgAADgAAAAAAAAAAAAAAAAAuAgAAZHJzL2Uyb0RvYy54bWxQ&#10;SwECLQAUAAYACAAAACEANPW2vtwAAAAFAQAADwAAAAAAAAAAAAAAAADSBQAAZHJzL2Rvd25yZXYu&#10;eG1sUEsFBgAAAAAEAAQA8wAAANsGA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C3735D" w:rsidRPr="003F7CF1" w:rsidRDefault="00C3735D"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C3735D" w:rsidRPr="003F7CF1" w:rsidRDefault="00C3735D"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C3735D" w:rsidRPr="003F7CF1" w:rsidRDefault="00C3735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8"/>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9"/>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5" w:name="_Toc320485585"/>
      <w:bookmarkStart w:id="656" w:name="_Toc323656695"/>
      <w:bookmarkStart w:id="657" w:name="_Toc324085433"/>
      <w:bookmarkStart w:id="658" w:name="_Toc383781085"/>
      <w:bookmarkStart w:id="659" w:name="_Toc49764489"/>
      <w:r w:rsidRPr="00EC76D5">
        <w:t>Pointers and Dynamic Memory</w:t>
      </w:r>
      <w:bookmarkEnd w:id="655"/>
      <w:bookmarkEnd w:id="656"/>
      <w:bookmarkEnd w:id="657"/>
      <w:bookmarkEnd w:id="658"/>
      <w:bookmarkEnd w:id="659"/>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C3735D" w:rsidRPr="003F7CF1" w:rsidRDefault="00C3735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C3735D" w:rsidRPr="003F7CF1" w:rsidRDefault="00C3735D"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C3735D" w:rsidRPr="003F7CF1" w:rsidRDefault="00C3735D"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C3735D" w:rsidRPr="003F7CF1" w:rsidRDefault="00C3735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C3735D" w:rsidRPr="003F7CF1" w:rsidRDefault="00C3735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C3735D" w:rsidRPr="003F7CF1" w:rsidRDefault="00C3735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C3735D" w:rsidRPr="003F7CF1" w:rsidRDefault="00C3735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C3735D" w:rsidRPr="003F7CF1" w:rsidRDefault="00C3735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C3735D" w:rsidRPr="003F7CF1" w:rsidRDefault="00C3735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C3735D" w:rsidRPr="003F7CF1" w:rsidRDefault="00C3735D"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C3735D" w:rsidRPr="003F7CF1" w:rsidRDefault="00C3735D"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C3735D" w:rsidRPr="003F7CF1" w:rsidRDefault="00C3735D"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C3735D" w:rsidRPr="003F7CF1" w:rsidRDefault="00C3735D"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C3735D" w:rsidRPr="003F7CF1" w:rsidRDefault="00C3735D"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C3735D" w:rsidRPr="003F7CF1" w:rsidRDefault="00C3735D"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C3735D" w:rsidRPr="003F7CF1" w:rsidRDefault="00C3735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C3735D" w:rsidRPr="003F7CF1" w:rsidRDefault="00C3735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C3735D" w:rsidRPr="003F7CF1" w:rsidRDefault="00C3735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C3735D" w:rsidRPr="003F7CF1" w:rsidRDefault="00C3735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C3735D" w:rsidRPr="003F7CF1" w:rsidRDefault="00C3735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KAvUkX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C3735D" w:rsidRPr="003F7CF1" w:rsidRDefault="00C3735D"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C3735D" w:rsidRPr="003F7CF1" w:rsidRDefault="00C3735D"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C3735D" w:rsidRPr="003F7CF1" w:rsidRDefault="00C3735D"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C3735D" w:rsidRPr="003F7CF1" w:rsidRDefault="00C3735D"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C3735D" w:rsidRPr="003F7CF1" w:rsidRDefault="00C3735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C3735D" w:rsidRPr="003F7CF1" w:rsidRDefault="00C3735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YK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TQH9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YF1mCk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C3735D" w:rsidRPr="003F7CF1" w:rsidRDefault="00C3735D"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C3735D" w:rsidRPr="003F7CF1" w:rsidRDefault="00C3735D"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C3735D" w:rsidRPr="003F7CF1" w:rsidRDefault="00C3735D"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C3735D" w:rsidRPr="003F7CF1" w:rsidRDefault="00C3735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KR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LFIUpF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C3735D" w:rsidRPr="003F7CF1" w:rsidRDefault="00C3735D"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C3735D" w:rsidRPr="003F7CF1" w:rsidRDefault="00C3735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C3735D" w:rsidRPr="003F7CF1" w:rsidRDefault="00C3735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C3735D" w:rsidRPr="003F7CF1" w:rsidRDefault="00C3735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C3735D" w:rsidRPr="003F7CF1" w:rsidRDefault="00C3735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C3735D" w:rsidRPr="003F7CF1" w:rsidRDefault="00C3735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C3735D" w:rsidRPr="003F7CF1" w:rsidRDefault="00C3735D"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C3735D" w:rsidRPr="003F7CF1" w:rsidRDefault="00C3735D"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C3735D" w:rsidRPr="003F7CF1" w:rsidRDefault="00C3735D"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C3735D" w:rsidRPr="003F7CF1" w:rsidRDefault="00C3735D"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C3735D" w:rsidRPr="003F7CF1" w:rsidRDefault="00C3735D"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C3735D" w:rsidRPr="003F7CF1" w:rsidRDefault="00C3735D"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C3735D" w:rsidRPr="003F7CF1" w:rsidRDefault="00C3735D"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C3735D" w:rsidRPr="003F7CF1" w:rsidRDefault="00C3735D"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C3735D" w:rsidRPr="003F7CF1" w:rsidRDefault="00C3735D"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C3735D" w:rsidRPr="003F7CF1" w:rsidRDefault="00C3735D"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C3735D" w:rsidRPr="003F7CF1" w:rsidRDefault="00C3735D"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C3735D" w:rsidRPr="003F7CF1" w:rsidRDefault="00C3735D"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0" w:name="_Toc320485586"/>
      <w:bookmarkStart w:id="661" w:name="_Toc323656696"/>
      <w:bookmarkStart w:id="662" w:name="_Toc324085434"/>
      <w:bookmarkStart w:id="663" w:name="_Toc383781086"/>
      <w:bookmarkStart w:id="664" w:name="_Toc49764490"/>
      <w:r w:rsidRPr="00EC76D5">
        <w:t>Defining our own types</w:t>
      </w:r>
      <w:bookmarkEnd w:id="660"/>
      <w:bookmarkEnd w:id="661"/>
      <w:bookmarkEnd w:id="662"/>
      <w:bookmarkEnd w:id="663"/>
      <w:bookmarkEnd w:id="664"/>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7"/>
      <w:bookmarkStart w:id="666" w:name="_Toc323656697"/>
      <w:bookmarkStart w:id="667" w:name="_Toc324085435"/>
      <w:bookmarkStart w:id="668" w:name="_Toc383781087"/>
      <w:bookmarkStart w:id="669" w:name="_Toc49764491"/>
      <w:r w:rsidRPr="00EC76D5">
        <w:t>The Type Size</w:t>
      </w:r>
      <w:bookmarkEnd w:id="665"/>
      <w:bookmarkEnd w:id="666"/>
      <w:bookmarkEnd w:id="667"/>
      <w:bookmarkEnd w:id="668"/>
      <w:bookmarkEnd w:id="669"/>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0"/>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670"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671" w:name="_Toc320485588"/>
      <w:bookmarkStart w:id="672" w:name="_Toc323656698"/>
      <w:bookmarkStart w:id="673" w:name="_Toc324085436"/>
      <w:bookmarkStart w:id="674" w:name="_Toc383781088"/>
      <w:bookmarkStart w:id="675" w:name="_Toc49764492"/>
      <w:r w:rsidRPr="00EC76D5">
        <w:t>Expressions and Operators</w:t>
      </w:r>
      <w:bookmarkEnd w:id="671"/>
      <w:bookmarkEnd w:id="672"/>
      <w:bookmarkEnd w:id="673"/>
      <w:bookmarkEnd w:id="674"/>
      <w:bookmarkEnd w:id="675"/>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C3735D" w:rsidRPr="003F7CF1" w:rsidRDefault="00C3735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56546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C3735D" w:rsidRPr="003F7CF1" w:rsidRDefault="00C3735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C3735D" w:rsidRPr="003F7CF1" w:rsidRDefault="00C3735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C3735D" w:rsidRPr="003F7CF1" w:rsidRDefault="00C3735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PR3xi1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C3735D" w:rsidRPr="003F7CF1" w:rsidRDefault="00C3735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565460"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C3735D" w:rsidRPr="003F7CF1" w:rsidRDefault="00C3735D"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C3735D" w:rsidRPr="003F7CF1" w:rsidRDefault="00C3735D"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C3735D" w:rsidRPr="003F7CF1" w:rsidRDefault="00C3735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89"/>
      <w:bookmarkStart w:id="677" w:name="_Toc323656699"/>
      <w:bookmarkStart w:id="678" w:name="_Toc324085437"/>
      <w:bookmarkStart w:id="679" w:name="_Toc383781089"/>
      <w:bookmarkStart w:id="680" w:name="_Toc49764493"/>
      <w:r w:rsidRPr="00EC76D5">
        <w:t>Arithmetic Operators</w:t>
      </w:r>
      <w:bookmarkEnd w:id="676"/>
      <w:bookmarkEnd w:id="677"/>
      <w:bookmarkEnd w:id="678"/>
      <w:bookmarkEnd w:id="679"/>
      <w:bookmarkEnd w:id="680"/>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81" w:name="_Toc320485590"/>
      <w:bookmarkStart w:id="682" w:name="_Toc323656700"/>
      <w:bookmarkStart w:id="683" w:name="_Toc324085438"/>
      <w:bookmarkStart w:id="684" w:name="_Toc383781090"/>
      <w:bookmarkStart w:id="685" w:name="_Toc49764494"/>
      <w:r w:rsidRPr="00EC76D5">
        <w:rPr>
          <w:rStyle w:val="Italic"/>
          <w:i w:val="0"/>
        </w:rPr>
        <w:t>Pointer Arithmetic</w:t>
      </w:r>
      <w:bookmarkEnd w:id="681"/>
      <w:bookmarkEnd w:id="682"/>
      <w:bookmarkEnd w:id="683"/>
      <w:bookmarkEnd w:id="684"/>
      <w:bookmarkEnd w:id="685"/>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C3735D" w:rsidRPr="003F7CF1" w:rsidRDefault="00C3735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C3735D" w:rsidRPr="003F7CF1" w:rsidRDefault="00C3735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C3735D" w:rsidRPr="003F7CF1" w:rsidRDefault="00C3735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C3735D" w:rsidRPr="003F7CF1" w:rsidRDefault="00C3735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C3735D" w:rsidRPr="003F7CF1" w:rsidRDefault="00C3735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C3735D" w:rsidRPr="003F7CF1" w:rsidRDefault="00C3735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C3735D" w:rsidRPr="003F7CF1" w:rsidRDefault="00C3735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C3735D" w:rsidRPr="003F7CF1" w:rsidRDefault="00C3735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C3735D" w:rsidRPr="003F7CF1" w:rsidRDefault="00C3735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C3735D" w:rsidRPr="003F7CF1" w:rsidRDefault="00C3735D"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C3735D" w:rsidRPr="003F7CF1" w:rsidRDefault="00C3735D"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C3735D" w:rsidRPr="003F7CF1" w:rsidRDefault="00C3735D"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C3735D" w:rsidRPr="003F7CF1" w:rsidRDefault="00C3735D"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C3735D" w:rsidRPr="003F7CF1" w:rsidRDefault="00C3735D"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C3735D" w:rsidRPr="003F7CF1" w:rsidRDefault="00C3735D"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C3735D" w:rsidRPr="003F7CF1" w:rsidRDefault="00C3735D"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C3735D" w:rsidRPr="003F7CF1" w:rsidRDefault="00C3735D"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C3735D" w:rsidRPr="003F7CF1" w:rsidRDefault="00C3735D"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C3735D" w:rsidRPr="003F7CF1" w:rsidRDefault="00C3735D"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1"/>
      <w:bookmarkStart w:id="687" w:name="_Toc323656701"/>
      <w:bookmarkStart w:id="688" w:name="_Toc324085439"/>
      <w:bookmarkStart w:id="689" w:name="_Toc383781091"/>
      <w:bookmarkStart w:id="690" w:name="_Toc49764495"/>
      <w:r w:rsidRPr="00EC76D5">
        <w:t>Increment and decrement</w:t>
      </w:r>
      <w:bookmarkEnd w:id="686"/>
      <w:bookmarkEnd w:id="687"/>
      <w:bookmarkEnd w:id="688"/>
      <w:bookmarkEnd w:id="689"/>
      <w:bookmarkEnd w:id="690"/>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1"/>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2"/>
      <w:bookmarkStart w:id="692" w:name="_Toc323656702"/>
      <w:bookmarkStart w:id="693" w:name="_Toc324085440"/>
      <w:bookmarkStart w:id="694" w:name="_Toc383781092"/>
      <w:bookmarkStart w:id="695" w:name="_Toc49764496"/>
      <w:r w:rsidRPr="00EC76D5">
        <w:t>Relational Operators</w:t>
      </w:r>
      <w:bookmarkEnd w:id="691"/>
      <w:bookmarkEnd w:id="692"/>
      <w:bookmarkEnd w:id="693"/>
      <w:bookmarkEnd w:id="694"/>
      <w:bookmarkEnd w:id="695"/>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2"/>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3"/>
      <w:bookmarkStart w:id="697" w:name="_Toc323656703"/>
      <w:bookmarkStart w:id="698" w:name="_Toc324085441"/>
      <w:bookmarkStart w:id="699" w:name="_Toc383781093"/>
      <w:bookmarkStart w:id="700" w:name="_Toc49764497"/>
      <w:r w:rsidRPr="00EC76D5">
        <w:t>Logical Operators</w:t>
      </w:r>
      <w:bookmarkEnd w:id="696"/>
      <w:bookmarkEnd w:id="697"/>
      <w:bookmarkEnd w:id="698"/>
      <w:bookmarkEnd w:id="699"/>
      <w:bookmarkEnd w:id="700"/>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1" w:name="_Toc320485594"/>
      <w:bookmarkStart w:id="702" w:name="_Toc323656704"/>
      <w:bookmarkStart w:id="703" w:name="_Toc324085442"/>
      <w:bookmarkStart w:id="704" w:name="_Toc383781094"/>
      <w:bookmarkStart w:id="705" w:name="_Toc49764498"/>
      <w:r w:rsidRPr="00EC76D5">
        <w:t>Bitwise Operators</w:t>
      </w:r>
      <w:bookmarkEnd w:id="701"/>
      <w:bookmarkEnd w:id="702"/>
      <w:bookmarkEnd w:id="703"/>
      <w:bookmarkEnd w:id="704"/>
      <w:bookmarkEnd w:id="705"/>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256545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256545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5"/>
      <w:bookmarkStart w:id="707" w:name="_Toc323656705"/>
      <w:bookmarkStart w:id="708" w:name="_Toc324085443"/>
      <w:bookmarkStart w:id="709" w:name="_Toc383781095"/>
      <w:bookmarkStart w:id="710" w:name="_Toc49764499"/>
      <w:r w:rsidRPr="00EC76D5">
        <w:lastRenderedPageBreak/>
        <w:t>Assignment</w:t>
      </w:r>
      <w:bookmarkEnd w:id="706"/>
      <w:bookmarkEnd w:id="707"/>
      <w:bookmarkEnd w:id="708"/>
      <w:bookmarkEnd w:id="709"/>
      <w:bookmarkEnd w:id="710"/>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596"/>
      <w:bookmarkStart w:id="712" w:name="_Toc323656706"/>
      <w:bookmarkStart w:id="713" w:name="_Toc324085444"/>
      <w:bookmarkStart w:id="714" w:name="_Toc383781096"/>
      <w:bookmarkStart w:id="715" w:name="_Toc49764500"/>
      <w:r w:rsidRPr="00EC76D5">
        <w:t>The Condition Operator</w:t>
      </w:r>
      <w:bookmarkEnd w:id="711"/>
      <w:bookmarkEnd w:id="712"/>
      <w:bookmarkEnd w:id="713"/>
      <w:bookmarkEnd w:id="714"/>
      <w:bookmarkEnd w:id="715"/>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597"/>
      <w:bookmarkStart w:id="717" w:name="_Toc323656707"/>
      <w:bookmarkStart w:id="718" w:name="_Toc324085445"/>
      <w:bookmarkStart w:id="719" w:name="_Toc383781097"/>
      <w:bookmarkStart w:id="720" w:name="_Toc49764501"/>
      <w:r w:rsidRPr="00EC76D5">
        <w:t>Precedence and Associatively</w:t>
      </w:r>
      <w:bookmarkEnd w:id="716"/>
      <w:bookmarkEnd w:id="717"/>
      <w:bookmarkEnd w:id="718"/>
      <w:bookmarkEnd w:id="719"/>
      <w:bookmarkEnd w:id="720"/>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721" w:name="_Toc320485598"/>
      <w:bookmarkStart w:id="722" w:name="_Toc323656708"/>
      <w:bookmarkStart w:id="723" w:name="_Toc324085446"/>
      <w:bookmarkStart w:id="724" w:name="_Toc383781098"/>
      <w:bookmarkStart w:id="725" w:name="_Toc49764502"/>
      <w:r w:rsidRPr="00EC76D5">
        <w:t>Statements</w:t>
      </w:r>
      <w:bookmarkEnd w:id="721"/>
      <w:bookmarkEnd w:id="722"/>
      <w:bookmarkEnd w:id="723"/>
      <w:bookmarkEnd w:id="724"/>
      <w:bookmarkEnd w:id="725"/>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0485599"/>
      <w:bookmarkStart w:id="727" w:name="_Toc323656709"/>
      <w:bookmarkStart w:id="728" w:name="_Toc324085447"/>
      <w:bookmarkStart w:id="729" w:name="_Toc383781099"/>
      <w:bookmarkStart w:id="730" w:name="_Toc49764503"/>
      <w:r w:rsidRPr="00EC76D5">
        <w:t>Selection statements</w:t>
      </w:r>
      <w:bookmarkEnd w:id="726"/>
      <w:bookmarkEnd w:id="727"/>
      <w:bookmarkEnd w:id="728"/>
      <w:bookmarkEnd w:id="729"/>
      <w:bookmarkEnd w:id="730"/>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3"/>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1" w:name="_Toc320485600"/>
      <w:bookmarkStart w:id="732" w:name="_Toc323656710"/>
      <w:bookmarkStart w:id="733" w:name="_Toc324085448"/>
      <w:bookmarkStart w:id="734" w:name="_Toc383781100"/>
      <w:bookmarkStart w:id="735" w:name="_Toc49764504"/>
      <w:r w:rsidRPr="00EC76D5">
        <w:t>Iteration statements</w:t>
      </w:r>
      <w:bookmarkEnd w:id="731"/>
      <w:bookmarkEnd w:id="732"/>
      <w:bookmarkEnd w:id="733"/>
      <w:bookmarkEnd w:id="734"/>
      <w:bookmarkEnd w:id="735"/>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6" w:name="_Toc320485601"/>
      <w:bookmarkStart w:id="737" w:name="_Toc323656711"/>
      <w:bookmarkStart w:id="738" w:name="_Toc324085449"/>
      <w:bookmarkStart w:id="739" w:name="_Toc383781101"/>
      <w:bookmarkStart w:id="740" w:name="_Toc49764505"/>
      <w:r w:rsidRPr="00EC76D5">
        <w:t>Jump statements</w:t>
      </w:r>
      <w:bookmarkEnd w:id="736"/>
      <w:bookmarkEnd w:id="737"/>
      <w:bookmarkEnd w:id="738"/>
      <w:bookmarkEnd w:id="739"/>
      <w:bookmarkEnd w:id="740"/>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1" w:name="_Toc320485602"/>
      <w:bookmarkStart w:id="742" w:name="_Toc323656712"/>
      <w:bookmarkStart w:id="743" w:name="_Toc324085450"/>
      <w:bookmarkStart w:id="744" w:name="_Toc383781102"/>
      <w:bookmarkStart w:id="745" w:name="_Toc49764506"/>
      <w:r w:rsidRPr="00EC76D5">
        <w:t>Expression statements</w:t>
      </w:r>
      <w:bookmarkEnd w:id="741"/>
      <w:bookmarkEnd w:id="742"/>
      <w:bookmarkEnd w:id="743"/>
      <w:bookmarkEnd w:id="744"/>
      <w:bookmarkEnd w:id="745"/>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6" w:name="_Toc323656713"/>
      <w:bookmarkStart w:id="747" w:name="_Toc324085451"/>
      <w:bookmarkStart w:id="748" w:name="_Toc383781103"/>
      <w:bookmarkStart w:id="749" w:name="_Toc49764507"/>
      <w:r w:rsidRPr="00EC76D5">
        <w:t>Volatile</w:t>
      </w:r>
      <w:bookmarkEnd w:id="746"/>
      <w:bookmarkEnd w:id="747"/>
      <w:bookmarkEnd w:id="748"/>
      <w:bookmarkEnd w:id="749"/>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750"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751" w:author="Stefan Björnander" w:date="2012-05-06T21:16:00Z">
          <w:pPr>
            <w:pStyle w:val="CommandLine"/>
          </w:pPr>
        </w:pPrChange>
      </w:pPr>
    </w:p>
    <w:p w14:paraId="0D44E5CA" w14:textId="77777777" w:rsidR="00E80032" w:rsidRPr="00EC76D5" w:rsidRDefault="00E80032">
      <w:pPr>
        <w:pStyle w:val="Code"/>
        <w:pPrChange w:id="752" w:author="Stefan Björnander" w:date="2012-05-06T21:16:00Z">
          <w:pPr>
            <w:pStyle w:val="CommandLine"/>
          </w:pPr>
        </w:pPrChange>
      </w:pPr>
      <w:r w:rsidRPr="00EC76D5">
        <w:rPr>
          <w:rFonts w:eastAsia="Times New Roman"/>
          <w:noProof w:val="0"/>
          <w:color w:val="000000" w:themeColor="text1"/>
          <w:rPrChange w:id="753"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754"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755"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756" w:name="_Toc320485603"/>
      <w:bookmarkStart w:id="757" w:name="_Toc323656714"/>
      <w:bookmarkStart w:id="758" w:name="_Toc324085452"/>
      <w:bookmarkStart w:id="759" w:name="_Toc383781104"/>
      <w:bookmarkStart w:id="760" w:name="_Toc49764508"/>
      <w:r w:rsidRPr="00EC76D5">
        <w:lastRenderedPageBreak/>
        <w:t>Functions</w:t>
      </w:r>
      <w:bookmarkEnd w:id="756"/>
      <w:bookmarkEnd w:id="757"/>
      <w:bookmarkEnd w:id="758"/>
      <w:bookmarkEnd w:id="759"/>
      <w:bookmarkEnd w:id="760"/>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C3735D" w:rsidRPr="003F7CF1" w:rsidRDefault="00C3735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C3735D" w:rsidRPr="003F7CF1" w:rsidRDefault="00C3735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C3735D" w:rsidRPr="003F7CF1" w:rsidRDefault="00C3735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hK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9K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yWXhK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C3735D" w:rsidRPr="003F7CF1" w:rsidRDefault="00C3735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C3735D" w:rsidRPr="003F7CF1" w:rsidRDefault="00C3735D"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C3735D" w:rsidRPr="003F7CF1" w:rsidRDefault="00C3735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C3735D" w:rsidRPr="003F7CF1" w:rsidRDefault="00C3735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C3735D" w:rsidRPr="003F7CF1" w:rsidRDefault="00C3735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C3735D" w:rsidRPr="003F7CF1" w:rsidRDefault="00C3735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7BdQ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C3735D" w:rsidRPr="003F7CF1" w:rsidRDefault="00C3735D"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C3735D" w:rsidRPr="003F7CF1" w:rsidRDefault="00C3735D"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C3735D" w:rsidRPr="003F7CF1" w:rsidRDefault="00C3735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4"/>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761" w:name="_Toc320485604"/>
      <w:bookmarkStart w:id="762" w:name="_Toc323656715"/>
      <w:bookmarkStart w:id="763" w:name="_Toc324085453"/>
      <w:bookmarkStart w:id="764" w:name="_Toc383781105"/>
      <w:bookmarkStart w:id="765" w:name="_Toc49764509"/>
      <w:r w:rsidRPr="00EC76D5">
        <w:t>Void Functions</w:t>
      </w:r>
      <w:bookmarkEnd w:id="761"/>
      <w:bookmarkEnd w:id="762"/>
      <w:bookmarkEnd w:id="763"/>
      <w:bookmarkEnd w:id="764"/>
      <w:bookmarkEnd w:id="765"/>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766" w:name="_Toc320485605"/>
      <w:bookmarkStart w:id="767" w:name="_Toc323656716"/>
      <w:bookmarkStart w:id="768" w:name="_Toc324085454"/>
      <w:bookmarkStart w:id="769" w:name="_Toc383781106"/>
      <w:bookmarkStart w:id="770" w:name="_Toc49764510"/>
      <w:r w:rsidRPr="00EC76D5">
        <w:t>Local and global variables</w:t>
      </w:r>
      <w:bookmarkEnd w:id="766"/>
      <w:bookmarkEnd w:id="767"/>
      <w:bookmarkEnd w:id="768"/>
      <w:bookmarkEnd w:id="769"/>
      <w:bookmarkEnd w:id="770"/>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5"/>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771" w:name="_Toc323656717"/>
      <w:bookmarkStart w:id="772" w:name="_Toc324085455"/>
      <w:bookmarkStart w:id="773" w:name="_Toc383781107"/>
      <w:bookmarkStart w:id="774" w:name="_Toc49764511"/>
      <w:r w:rsidRPr="00EC76D5">
        <w:t>Inner Blocks with Local Variables</w:t>
      </w:r>
      <w:bookmarkEnd w:id="771"/>
      <w:bookmarkEnd w:id="772"/>
      <w:bookmarkEnd w:id="773"/>
      <w:bookmarkEnd w:id="774"/>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6"/>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75"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76"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77" w:author="Stefan Björnander" w:date="2012-05-06T21:51:00Z">
            <w:rPr>
              <w:color w:val="0000FF"/>
            </w:rPr>
          </w:rPrChange>
        </w:rPr>
        <w:t>struct</w:t>
      </w:r>
      <w:r w:rsidRPr="00EC76D5">
        <w:t xml:space="preserve"> IntPair Block(</w:t>
      </w:r>
      <w:r w:rsidRPr="00EC76D5">
        <w:rPr>
          <w:color w:val="000000" w:themeColor="text1"/>
          <w:rPrChange w:id="778"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79" w:name="_Toc320485606"/>
      <w:bookmarkStart w:id="780" w:name="_Toc323656718"/>
      <w:bookmarkStart w:id="781" w:name="_Toc324085456"/>
      <w:bookmarkStart w:id="782" w:name="_Toc383781108"/>
      <w:bookmarkStart w:id="783" w:name="_Toc49764512"/>
      <w:r w:rsidRPr="00EC76D5">
        <w:t>Call-by-Value and Call-by-Reference</w:t>
      </w:r>
      <w:bookmarkEnd w:id="779"/>
      <w:bookmarkEnd w:id="780"/>
      <w:bookmarkEnd w:id="781"/>
      <w:bookmarkEnd w:id="782"/>
      <w:bookmarkEnd w:id="783"/>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C3735D" w:rsidRPr="003F7CF1" w:rsidRDefault="00C3735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C3735D" w:rsidRPr="003F7CF1" w:rsidRDefault="00C3735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C3735D" w:rsidRPr="003F7CF1" w:rsidRDefault="00C3735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C3735D" w:rsidRPr="003F7CF1" w:rsidRDefault="00C3735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C3735D" w:rsidRPr="003F7CF1" w:rsidRDefault="00C3735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C3735D" w:rsidRPr="003F7CF1" w:rsidRDefault="00C3735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C3735D" w:rsidRPr="003F7CF1" w:rsidRDefault="00C3735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C3735D" w:rsidRPr="003F7CF1" w:rsidRDefault="00C3735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C3735D" w:rsidRPr="003F7CF1" w:rsidRDefault="00C3735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C3735D" w:rsidRPr="003F7CF1" w:rsidRDefault="00C3735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C3735D" w:rsidRPr="003F7CF1" w:rsidRDefault="00C3735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C3735D" w:rsidRPr="003F7CF1" w:rsidRDefault="00C3735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C3735D" w:rsidRPr="003F7CF1" w:rsidRDefault="00C3735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C3735D" w:rsidRPr="003F7CF1" w:rsidRDefault="00C3735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C3735D" w:rsidRPr="003F7CF1" w:rsidRDefault="00C3735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C3735D" w:rsidRPr="003F7CF1" w:rsidRDefault="00C3735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&#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KvTrV2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C3735D" w:rsidRPr="003F7CF1" w:rsidRDefault="00C3735D"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C3735D" w:rsidRPr="003F7CF1" w:rsidRDefault="00C3735D"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C3735D" w:rsidRPr="003F7CF1" w:rsidRDefault="00C3735D"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C3735D" w:rsidRPr="003F7CF1" w:rsidRDefault="00C3735D"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C3735D" w:rsidRPr="003F7CF1" w:rsidRDefault="00C3735D"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C3735D" w:rsidRPr="003F7CF1" w:rsidRDefault="00C3735D"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C3735D" w:rsidRPr="003F7CF1" w:rsidRDefault="00C3735D"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C3735D" w:rsidRPr="003F7CF1" w:rsidRDefault="00C3735D"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C3735D" w:rsidRPr="003F7CF1" w:rsidRDefault="00C3735D"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C3735D" w:rsidRPr="003F7CF1" w:rsidRDefault="00C3735D"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C3735D" w:rsidRPr="003F7CF1" w:rsidRDefault="00C3735D"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C3735D" w:rsidRPr="003F7CF1" w:rsidRDefault="00C3735D"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C3735D" w:rsidRPr="003F7CF1" w:rsidRDefault="00C3735D"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C3735D" w:rsidRPr="003F7CF1" w:rsidRDefault="00C3735D"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C3735D" w:rsidRPr="003F7CF1" w:rsidRDefault="00C3735D"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C3735D" w:rsidRPr="003F7CF1" w:rsidRDefault="00C3735D"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C3735D" w:rsidRPr="003F7CF1" w:rsidRDefault="00C3735D"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C3735D" w:rsidRPr="003F7CF1" w:rsidRDefault="00C3735D"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C3735D" w:rsidRPr="003F7CF1" w:rsidRDefault="00C3735D"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C3735D" w:rsidRPr="003F7CF1" w:rsidRDefault="00C3735D"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C3735D" w:rsidRPr="003F7CF1" w:rsidRDefault="00C3735D"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C3735D" w:rsidRPr="003F7CF1" w:rsidRDefault="00C3735D"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C3735D" w:rsidRPr="003F7CF1" w:rsidRDefault="00C3735D"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C3735D" w:rsidRPr="003F7CF1" w:rsidRDefault="00C3735D"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C3735D" w:rsidRPr="003F7CF1" w:rsidRDefault="00C3735D"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C3735D" w:rsidRPr="003F7CF1" w:rsidRDefault="00C3735D"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C3735D" w:rsidRPr="003F7CF1" w:rsidRDefault="00C3735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C3735D" w:rsidRPr="003F7CF1" w:rsidRDefault="00C3735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C3735D" w:rsidRPr="003F7CF1" w:rsidRDefault="00C3735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C3735D" w:rsidRPr="003F7CF1" w:rsidRDefault="00C3735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C3735D" w:rsidRPr="003F7CF1" w:rsidRDefault="00C3735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C3735D" w:rsidRPr="003F7CF1" w:rsidRDefault="00C3735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C3735D" w:rsidRPr="003F7CF1" w:rsidRDefault="00C3735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C3735D" w:rsidRPr="003F7CF1" w:rsidRDefault="00C3735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C3735D" w:rsidRPr="003F7CF1" w:rsidRDefault="00C3735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C3735D" w:rsidRPr="003F7CF1" w:rsidRDefault="00C3735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C3735D" w:rsidRPr="003F7CF1" w:rsidRDefault="00C3735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C3735D" w:rsidRPr="003F7CF1" w:rsidRDefault="00C3735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C3735D" w:rsidRPr="003F7CF1" w:rsidRDefault="00C3735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C3735D" w:rsidRPr="003F7CF1" w:rsidRDefault="00C3735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C3735D" w:rsidRPr="003F7CF1" w:rsidRDefault="00C3735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C3735D" w:rsidRPr="003F7CF1" w:rsidRDefault="00C3735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C3735D" w:rsidRPr="003F7CF1" w:rsidRDefault="00C3735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E2BcvvuBgAAbF0AAA4A&#10;AAAAAAAAAAAAAAAALgIAAGRycy9lMm9Eb2MueG1sUEsBAi0AFAAGAAgAAAAhAESO7MfcAAAABQEA&#10;AA8AAAAAAAAAAAAAAAAASAkAAGRycy9kb3ducmV2LnhtbFBLBQYAAAAABAAEAPMAAABRCgAA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C3735D" w:rsidRPr="003F7CF1" w:rsidRDefault="00C3735D"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C3735D" w:rsidRPr="003F7CF1" w:rsidRDefault="00C3735D"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C3735D" w:rsidRPr="003F7CF1" w:rsidRDefault="00C3735D"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C3735D" w:rsidRPr="003F7CF1" w:rsidRDefault="00C3735D"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C3735D" w:rsidRPr="003F7CF1" w:rsidRDefault="00C3735D"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C3735D" w:rsidRPr="003F7CF1" w:rsidRDefault="00C3735D"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C3735D" w:rsidRPr="003F7CF1" w:rsidRDefault="00C3735D"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C3735D" w:rsidRPr="003F7CF1" w:rsidRDefault="00C3735D"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C3735D" w:rsidRPr="003F7CF1" w:rsidRDefault="00C3735D"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C3735D" w:rsidRPr="003F7CF1" w:rsidRDefault="00C3735D"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C3735D" w:rsidRPr="003F7CF1" w:rsidRDefault="00C3735D"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C3735D" w:rsidRPr="003F7CF1" w:rsidRDefault="00C3735D"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C3735D" w:rsidRPr="003F7CF1" w:rsidRDefault="00C3735D"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C3735D" w:rsidRPr="003F7CF1" w:rsidRDefault="00C3735D"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C3735D" w:rsidRPr="003F7CF1" w:rsidRDefault="00C3735D"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C3735D" w:rsidRPr="003F7CF1" w:rsidRDefault="00C3735D"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C3735D" w:rsidRPr="003F7CF1" w:rsidRDefault="00C3735D"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C3735D" w:rsidRPr="003F7CF1" w:rsidRDefault="00C3735D"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C3735D" w:rsidRPr="003F7CF1" w:rsidRDefault="00C3735D"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C3735D" w:rsidRPr="003F7CF1" w:rsidRDefault="00C3735D"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C3735D" w:rsidRPr="003F7CF1" w:rsidRDefault="00C3735D"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C3735D" w:rsidRPr="003F7CF1" w:rsidRDefault="00C3735D"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C3735D" w:rsidRPr="003F7CF1" w:rsidRDefault="00C3735D"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C3735D" w:rsidRPr="003F7CF1" w:rsidRDefault="00C3735D"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C3735D" w:rsidRPr="003F7CF1" w:rsidRDefault="00C3735D"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C3735D" w:rsidRPr="003F7CF1" w:rsidRDefault="00C3735D"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C3735D" w:rsidRPr="003F7CF1" w:rsidRDefault="00C3735D"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C3735D" w:rsidRPr="003F7CF1" w:rsidRDefault="00C3735D"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C3735D" w:rsidRPr="003F7CF1" w:rsidRDefault="00C3735D"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C3735D" w:rsidRPr="003F7CF1" w:rsidRDefault="00C3735D"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C3735D" w:rsidRPr="003F7CF1" w:rsidRDefault="00C3735D"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84" w:name="_Toc320485607"/>
      <w:bookmarkStart w:id="785" w:name="_Toc323656719"/>
      <w:bookmarkStart w:id="786" w:name="_Toc324085457"/>
      <w:bookmarkStart w:id="787" w:name="_Toc383781109"/>
      <w:bookmarkStart w:id="788" w:name="_Toc49764513"/>
      <w:r w:rsidRPr="00EC76D5">
        <w:t>Static, Extern, and Register Variables</w:t>
      </w:r>
      <w:bookmarkEnd w:id="784"/>
      <w:bookmarkEnd w:id="785"/>
      <w:bookmarkEnd w:id="786"/>
      <w:bookmarkEnd w:id="787"/>
      <w:bookmarkEnd w:id="788"/>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7"/>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89" w:name="_Toc320485608"/>
      <w:bookmarkStart w:id="790" w:name="_Toc323656720"/>
      <w:bookmarkStart w:id="791" w:name="_Toc324085458"/>
      <w:bookmarkStart w:id="792" w:name="_Toc383781110"/>
      <w:bookmarkStart w:id="793" w:name="_Toc49764514"/>
      <w:r w:rsidRPr="00EC76D5">
        <w:lastRenderedPageBreak/>
        <w:t>Recursion</w:t>
      </w:r>
      <w:bookmarkEnd w:id="789"/>
      <w:bookmarkEnd w:id="790"/>
      <w:bookmarkEnd w:id="791"/>
      <w:bookmarkEnd w:id="792"/>
      <w:bookmarkEnd w:id="793"/>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256545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94" w:name="_Toc320485609"/>
      <w:bookmarkStart w:id="795" w:name="_Toc323656721"/>
      <w:bookmarkStart w:id="796" w:name="_Toc324085459"/>
      <w:bookmarkStart w:id="797" w:name="_Toc383781111"/>
      <w:bookmarkStart w:id="798" w:name="_Toc49764515"/>
      <w:r>
        <w:t>Definition</w:t>
      </w:r>
      <w:r w:rsidR="00E80032" w:rsidRPr="00EC76D5">
        <w:t xml:space="preserve"> and Declaration</w:t>
      </w:r>
      <w:bookmarkEnd w:id="794"/>
      <w:bookmarkEnd w:id="795"/>
      <w:bookmarkEnd w:id="796"/>
      <w:bookmarkEnd w:id="797"/>
      <w:bookmarkEnd w:id="798"/>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256545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256545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99" w:name="_Toc320485610"/>
      <w:bookmarkStart w:id="800" w:name="_Toc323656722"/>
      <w:bookmarkStart w:id="801" w:name="_Toc324085460"/>
      <w:bookmarkStart w:id="802" w:name="_Toc383781112"/>
      <w:bookmarkStart w:id="803" w:name="_Toc49764516"/>
      <w:r w:rsidRPr="00EC76D5">
        <w:t>Higher-Order Functions</w:t>
      </w:r>
      <w:bookmarkEnd w:id="799"/>
      <w:bookmarkEnd w:id="800"/>
      <w:bookmarkEnd w:id="801"/>
      <w:bookmarkEnd w:id="802"/>
      <w:bookmarkEnd w:id="803"/>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804" w:name="_Toc320485611"/>
      <w:bookmarkStart w:id="805" w:name="_Toc323656723"/>
      <w:bookmarkStart w:id="806" w:name="_Toc324085461"/>
      <w:bookmarkStart w:id="807" w:name="_Toc383781113"/>
      <w:bookmarkStart w:id="808" w:name="_Ref383865210"/>
      <w:bookmarkStart w:id="809" w:name="_Toc49764517"/>
      <w:r w:rsidRPr="00EC76D5">
        <w:lastRenderedPageBreak/>
        <w:t>Structures and Linked Lists</w:t>
      </w:r>
      <w:bookmarkEnd w:id="804"/>
      <w:bookmarkEnd w:id="805"/>
      <w:bookmarkEnd w:id="806"/>
      <w:bookmarkEnd w:id="807"/>
      <w:bookmarkEnd w:id="808"/>
      <w:bookmarkEnd w:id="809"/>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C3735D" w:rsidRPr="003F7CF1" w:rsidRDefault="00C3735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C3735D" w:rsidRPr="003F7CF1" w:rsidRDefault="00C3735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C3735D" w:rsidRPr="003F7CF1" w:rsidRDefault="00C3735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C3735D" w:rsidRPr="003F7CF1" w:rsidRDefault="00C3735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C3735D" w:rsidRPr="003F7CF1" w:rsidRDefault="00C3735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C3735D" w:rsidRPr="003F7CF1" w:rsidRDefault="00C3735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C3735D" w:rsidRPr="003F7CF1" w:rsidRDefault="00C3735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C3735D" w:rsidRPr="003F7CF1" w:rsidRDefault="00C3735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C3735D" w:rsidRPr="003F7CF1" w:rsidRDefault="00C3735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C3735D" w:rsidRPr="003F7CF1" w:rsidRDefault="00C3735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C3735D" w:rsidRPr="003F7CF1" w:rsidRDefault="00C3735D"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C3735D" w:rsidRPr="003F7CF1" w:rsidRDefault="00C3735D"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C3735D" w:rsidRPr="003F7CF1" w:rsidRDefault="00C3735D"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C3735D" w:rsidRPr="003F7CF1" w:rsidRDefault="00C3735D"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C3735D" w:rsidRPr="003F7CF1" w:rsidRDefault="00C3735D"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C3735D" w:rsidRPr="003F7CF1" w:rsidRDefault="00C3735D"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C3735D" w:rsidRPr="003F7CF1" w:rsidRDefault="00C3735D"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C3735D" w:rsidRPr="003F7CF1" w:rsidRDefault="00C3735D"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C3735D" w:rsidRPr="003F7CF1" w:rsidRDefault="00C3735D"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C3735D" w:rsidRPr="003F7CF1" w:rsidRDefault="00C3735D"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C3735D" w:rsidRPr="003F7CF1" w:rsidRDefault="00C3735D"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C3735D" w:rsidRPr="003F7CF1" w:rsidRDefault="00C3735D"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C3735D" w:rsidRPr="003F7CF1" w:rsidRDefault="00C3735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810" w:name="_Toc320485612"/>
      <w:bookmarkStart w:id="811" w:name="_Toc323656724"/>
      <w:bookmarkStart w:id="812" w:name="_Toc324085462"/>
      <w:bookmarkStart w:id="813" w:name="_Toc383781114"/>
      <w:bookmarkStart w:id="814" w:name="_Toc49764518"/>
      <w:r w:rsidRPr="00EC76D5">
        <w:t>Stacks and Linked Lists</w:t>
      </w:r>
      <w:bookmarkEnd w:id="810"/>
      <w:bookmarkEnd w:id="811"/>
      <w:bookmarkEnd w:id="812"/>
      <w:bookmarkEnd w:id="813"/>
      <w:bookmarkEnd w:id="814"/>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C3735D" w:rsidRPr="003F7CF1" w:rsidRDefault="00C3735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C3735D" w:rsidRPr="003F7CF1" w:rsidRDefault="00C3735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C3735D" w:rsidRPr="003F7CF1" w:rsidRDefault="00C3735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C3735D" w:rsidRPr="003F7CF1" w:rsidRDefault="00C3735D" w:rsidP="00E80032">
                              <w:pPr>
                                <w:pStyle w:val="SourceCodeBoxText"/>
                                <w:rPr>
                                  <w:sz w:val="19"/>
                                  <w:szCs w:val="19"/>
                                  <w:lang w:val="en-US"/>
                                </w:rPr>
                              </w:pPr>
                              <w:r w:rsidRPr="003F7CF1">
                                <w:rPr>
                                  <w:sz w:val="19"/>
                                  <w:szCs w:val="19"/>
                                  <w:lang w:val="en-US"/>
                                </w:rPr>
                                <w:t>push 1</w:t>
                              </w:r>
                            </w:p>
                            <w:p w14:paraId="3C159322" w14:textId="77777777" w:rsidR="00C3735D" w:rsidRPr="003F7CF1" w:rsidRDefault="00C3735D" w:rsidP="00E80032">
                              <w:pPr>
                                <w:pStyle w:val="SourceCodeBoxText"/>
                                <w:rPr>
                                  <w:sz w:val="19"/>
                                  <w:szCs w:val="19"/>
                                  <w:lang w:val="en-US"/>
                                </w:rPr>
                              </w:pPr>
                              <w:r w:rsidRPr="003F7CF1">
                                <w:rPr>
                                  <w:sz w:val="19"/>
                                  <w:szCs w:val="19"/>
                                  <w:lang w:val="en-US"/>
                                </w:rPr>
                                <w:t>push 2</w:t>
                              </w:r>
                            </w:p>
                            <w:p w14:paraId="22BA48C9" w14:textId="77777777" w:rsidR="00C3735D" w:rsidRPr="003F7CF1" w:rsidRDefault="00C3735D" w:rsidP="00E80032">
                              <w:pPr>
                                <w:pStyle w:val="SourceCodeBoxText"/>
                                <w:rPr>
                                  <w:sz w:val="19"/>
                                  <w:szCs w:val="19"/>
                                  <w:lang w:val="en-US"/>
                                </w:rPr>
                              </w:pPr>
                              <w:r w:rsidRPr="003F7CF1">
                                <w:rPr>
                                  <w:sz w:val="19"/>
                                  <w:szCs w:val="19"/>
                                  <w:lang w:val="en-US"/>
                                </w:rPr>
                                <w:t>push 3</w:t>
                              </w:r>
                            </w:p>
                            <w:p w14:paraId="5F86FACB"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C3735D" w:rsidRPr="003F7CF1" w:rsidRDefault="00C3735D"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C3735D" w:rsidRPr="003F7CF1" w:rsidRDefault="00C3735D"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C3735D" w:rsidRPr="003F7CF1" w:rsidRDefault="00C3735D"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C3735D" w:rsidRPr="003F7CF1" w:rsidRDefault="00C3735D" w:rsidP="00E80032">
                        <w:pPr>
                          <w:pStyle w:val="SourceCodeBoxText"/>
                          <w:rPr>
                            <w:sz w:val="19"/>
                            <w:szCs w:val="19"/>
                            <w:lang w:val="en-US"/>
                          </w:rPr>
                        </w:pPr>
                        <w:r w:rsidRPr="003F7CF1">
                          <w:rPr>
                            <w:sz w:val="19"/>
                            <w:szCs w:val="19"/>
                            <w:lang w:val="en-US"/>
                          </w:rPr>
                          <w:t>push 1</w:t>
                        </w:r>
                      </w:p>
                      <w:p w14:paraId="3C159322" w14:textId="77777777" w:rsidR="00C3735D" w:rsidRPr="003F7CF1" w:rsidRDefault="00C3735D" w:rsidP="00E80032">
                        <w:pPr>
                          <w:pStyle w:val="SourceCodeBoxText"/>
                          <w:rPr>
                            <w:sz w:val="19"/>
                            <w:szCs w:val="19"/>
                            <w:lang w:val="en-US"/>
                          </w:rPr>
                        </w:pPr>
                        <w:r w:rsidRPr="003F7CF1">
                          <w:rPr>
                            <w:sz w:val="19"/>
                            <w:szCs w:val="19"/>
                            <w:lang w:val="en-US"/>
                          </w:rPr>
                          <w:t>push 2</w:t>
                        </w:r>
                      </w:p>
                      <w:p w14:paraId="22BA48C9" w14:textId="77777777" w:rsidR="00C3735D" w:rsidRPr="003F7CF1" w:rsidRDefault="00C3735D" w:rsidP="00E80032">
                        <w:pPr>
                          <w:pStyle w:val="SourceCodeBoxText"/>
                          <w:rPr>
                            <w:sz w:val="19"/>
                            <w:szCs w:val="19"/>
                            <w:lang w:val="en-US"/>
                          </w:rPr>
                        </w:pPr>
                        <w:r w:rsidRPr="003F7CF1">
                          <w:rPr>
                            <w:sz w:val="19"/>
                            <w:szCs w:val="19"/>
                            <w:lang w:val="en-US"/>
                          </w:rPr>
                          <w:t>push 3</w:t>
                        </w:r>
                      </w:p>
                      <w:p w14:paraId="5F86FACB" w14:textId="77777777" w:rsidR="00C3735D" w:rsidRPr="003F7CF1" w:rsidRDefault="00C3735D"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C3735D" w:rsidRPr="003F7CF1" w:rsidRDefault="00C3735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C3735D" w:rsidRPr="003F7CF1" w:rsidRDefault="00C3735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C3735D" w:rsidRPr="003F7CF1" w:rsidRDefault="00C3735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C3735D" w:rsidRPr="003F7CF1" w:rsidRDefault="00C3735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C3735D" w:rsidRPr="003F7CF1" w:rsidRDefault="00C3735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C3735D" w:rsidRPr="003F7CF1" w:rsidRDefault="00C3735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C3735D" w:rsidRPr="003F7CF1" w:rsidRDefault="00C3735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C3735D" w:rsidRPr="003F7CF1" w:rsidRDefault="00C3735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C3735D" w:rsidRPr="003F7CF1" w:rsidRDefault="00C3735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C3735D" w:rsidRPr="003F7CF1" w:rsidRDefault="00C3735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C3735D" w:rsidRPr="003F7CF1" w:rsidRDefault="00C3735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C3735D" w:rsidRPr="003F7CF1" w:rsidRDefault="00C3735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C3735D" w:rsidRPr="003F7CF1" w:rsidRDefault="00C3735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C3735D" w:rsidRPr="003F7CF1" w:rsidRDefault="00C3735D"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C3735D" w:rsidRPr="003F7CF1" w:rsidRDefault="00C3735D"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C3735D" w:rsidRPr="003F7CF1" w:rsidRDefault="00C3735D"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C3735D" w:rsidRPr="003F7CF1" w:rsidRDefault="00C3735D"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C3735D" w:rsidRPr="003F7CF1" w:rsidRDefault="00C3735D"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C3735D" w:rsidRPr="003F7CF1" w:rsidRDefault="00C3735D"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C3735D" w:rsidRPr="003F7CF1" w:rsidRDefault="00C3735D"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C3735D" w:rsidRPr="003F7CF1" w:rsidRDefault="00C3735D"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C3735D" w:rsidRPr="003F7CF1" w:rsidRDefault="00C3735D"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C3735D" w:rsidRPr="003F7CF1" w:rsidRDefault="00C3735D"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C3735D" w:rsidRPr="003F7CF1" w:rsidRDefault="00C3735D"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C3735D" w:rsidRPr="003F7CF1" w:rsidRDefault="00C3735D"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C3735D" w:rsidRPr="003F7CF1" w:rsidRDefault="00C3735D"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C3735D" w:rsidRPr="003F7CF1" w:rsidRDefault="00C3735D"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C3735D" w:rsidRPr="003F7CF1" w:rsidRDefault="00C3735D"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C3735D" w:rsidRPr="003F7CF1" w:rsidRDefault="00C3735D"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C3735D" w:rsidRPr="003F7CF1" w:rsidRDefault="00C3735D"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C3735D" w:rsidRPr="003F7CF1" w:rsidRDefault="00C3735D"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C3735D" w:rsidRPr="003F7CF1" w:rsidRDefault="00C3735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C3735D" w:rsidRPr="003F7CF1" w:rsidRDefault="00C3735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UaWu36AQAA0QMAAA4AAAAAAAAAAAAAAAAALgIA&#10;AGRycy9lMm9Eb2MueG1sUEsBAi0AFAAGAAgAAAAhAIgRq3/bAAAABwEAAA8AAAAAAAAAAAAAAAAA&#10;VAQAAGRycy9kb3ducmV2LnhtbFBLBQYAAAAABAAEAPMAAABcBQAAAAA=&#10;" filled="f" stroked="f">
                <v:textbox>
                  <w:txbxContent>
                    <w:p w14:paraId="30636896" w14:textId="77777777" w:rsidR="00C3735D" w:rsidRPr="003F7CF1" w:rsidRDefault="00C3735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C3735D" w:rsidRPr="003F7CF1" w:rsidRDefault="00C3735D" w:rsidP="00E80032">
                              <w:pPr>
                                <w:pStyle w:val="SourceCodeBoxText"/>
                                <w:rPr>
                                  <w:sz w:val="19"/>
                                  <w:szCs w:val="19"/>
                                  <w:lang w:val="en-US"/>
                                </w:rPr>
                              </w:pPr>
                              <w:r w:rsidRPr="003F7CF1">
                                <w:rPr>
                                  <w:sz w:val="19"/>
                                  <w:szCs w:val="19"/>
                                  <w:lang w:val="en-US"/>
                                </w:rPr>
                                <w:t>3</w:t>
                              </w:r>
                            </w:p>
                            <w:p w14:paraId="40F6D3AC" w14:textId="77777777" w:rsidR="00C3735D" w:rsidRPr="003F7CF1" w:rsidRDefault="00C3735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C3735D" w:rsidRPr="003F7CF1" w:rsidRDefault="00C3735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C3735D" w:rsidRPr="003F7CF1" w:rsidRDefault="00C3735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C3735D" w:rsidRPr="003F7CF1" w:rsidRDefault="00C3735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C3735D" w:rsidRPr="003F7CF1" w:rsidRDefault="00C3735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C3735D" w:rsidRPr="003F7CF1" w:rsidRDefault="00C3735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C3735D" w:rsidRPr="003F7CF1" w:rsidRDefault="00C3735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C3735D" w:rsidRPr="003F7CF1" w:rsidRDefault="00C3735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C3735D" w:rsidRPr="003F7CF1" w:rsidRDefault="00C3735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C3735D" w:rsidRPr="003F7CF1" w:rsidRDefault="00C3735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Bba8Tf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C3735D" w:rsidRPr="003F7CF1" w:rsidRDefault="00C3735D" w:rsidP="00E80032">
                        <w:pPr>
                          <w:pStyle w:val="SourceCodeBoxText"/>
                          <w:rPr>
                            <w:sz w:val="19"/>
                            <w:szCs w:val="19"/>
                            <w:lang w:val="en-US"/>
                          </w:rPr>
                        </w:pPr>
                        <w:r w:rsidRPr="003F7CF1">
                          <w:rPr>
                            <w:sz w:val="19"/>
                            <w:szCs w:val="19"/>
                            <w:lang w:val="en-US"/>
                          </w:rPr>
                          <w:t>3</w:t>
                        </w:r>
                      </w:p>
                      <w:p w14:paraId="40F6D3AC" w14:textId="77777777" w:rsidR="00C3735D" w:rsidRPr="003F7CF1" w:rsidRDefault="00C3735D"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C3735D" w:rsidRPr="003F7CF1" w:rsidRDefault="00C3735D"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C3735D" w:rsidRPr="003F7CF1" w:rsidRDefault="00C3735D"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C3735D" w:rsidRPr="003F7CF1" w:rsidRDefault="00C3735D"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C3735D" w:rsidRPr="003F7CF1" w:rsidRDefault="00C3735D"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C3735D" w:rsidRPr="003F7CF1" w:rsidRDefault="00C3735D"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C3735D" w:rsidRPr="003F7CF1" w:rsidRDefault="00C3735D"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C3735D" w:rsidRPr="003F7CF1" w:rsidRDefault="00C3735D"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C3735D" w:rsidRPr="003F7CF1" w:rsidRDefault="00C3735D"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C3735D" w:rsidRPr="003F7CF1" w:rsidRDefault="00C3735D"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C3735D" w:rsidRPr="003F7CF1" w:rsidRDefault="00C3735D"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C3735D" w:rsidRPr="003F7CF1" w:rsidRDefault="00C3735D"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C3735D" w:rsidRPr="003F7CF1" w:rsidRDefault="00C3735D"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C3735D" w:rsidRPr="003F7CF1" w:rsidRDefault="00C3735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815" w:name="_Toc320485613"/>
      <w:bookmarkStart w:id="816" w:name="_Toc323656725"/>
      <w:bookmarkStart w:id="817" w:name="_Toc324085463"/>
      <w:bookmarkStart w:id="818" w:name="_Toc383781115"/>
      <w:bookmarkStart w:id="819" w:name="_Toc49764519"/>
      <w:r w:rsidRPr="00EC76D5">
        <w:t>Unions</w:t>
      </w:r>
      <w:bookmarkEnd w:id="815"/>
      <w:bookmarkEnd w:id="816"/>
      <w:bookmarkEnd w:id="817"/>
      <w:bookmarkEnd w:id="818"/>
      <w:bookmarkEnd w:id="819"/>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820" w:name="_Toc320485614"/>
      <w:bookmarkStart w:id="821" w:name="_Toc323656726"/>
      <w:bookmarkStart w:id="822" w:name="_Toc324085464"/>
      <w:bookmarkStart w:id="823" w:name="_Toc383781116"/>
      <w:bookmarkStart w:id="824" w:name="_Toc49764520"/>
      <w:r w:rsidRPr="00EC76D5">
        <w:t>Bitfields</w:t>
      </w:r>
      <w:bookmarkEnd w:id="820"/>
      <w:bookmarkEnd w:id="821"/>
      <w:bookmarkEnd w:id="822"/>
      <w:bookmarkEnd w:id="823"/>
      <w:bookmarkEnd w:id="824"/>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825"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826" w:name="_Toc320485616"/>
      <w:bookmarkStart w:id="827" w:name="_Toc323656727"/>
      <w:bookmarkStart w:id="828" w:name="_Toc324085465"/>
      <w:bookmarkStart w:id="829" w:name="_Toc383781117"/>
      <w:bookmarkStart w:id="830" w:name="_Toc49764521"/>
      <w:r w:rsidRPr="00EC76D5">
        <w:t>Structures with function pointers</w:t>
      </w:r>
      <w:bookmarkEnd w:id="826"/>
      <w:bookmarkEnd w:id="827"/>
      <w:bookmarkEnd w:id="828"/>
      <w:bookmarkEnd w:id="829"/>
      <w:bookmarkEnd w:id="830"/>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8"/>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831" w:name="_Toc320485619"/>
      <w:bookmarkStart w:id="832" w:name="_Toc323656728"/>
      <w:bookmarkStart w:id="833" w:name="_Toc324085466"/>
      <w:bookmarkStart w:id="834" w:name="_Toc383781118"/>
      <w:bookmarkStart w:id="835" w:name="_Ref383781494"/>
      <w:bookmarkStart w:id="836" w:name="_Ref383865235"/>
      <w:bookmarkStart w:id="837" w:name="_Ref383865434"/>
      <w:bookmarkStart w:id="838" w:name="_Ref383866090"/>
      <w:bookmarkStart w:id="839" w:name="_Toc49764522"/>
      <w:r w:rsidRPr="00EC76D5">
        <w:t>The Preprocessor</w:t>
      </w:r>
      <w:bookmarkEnd w:id="831"/>
      <w:bookmarkEnd w:id="832"/>
      <w:bookmarkEnd w:id="833"/>
      <w:bookmarkEnd w:id="834"/>
      <w:bookmarkEnd w:id="835"/>
      <w:bookmarkEnd w:id="836"/>
      <w:bookmarkEnd w:id="837"/>
      <w:bookmarkEnd w:id="838"/>
      <w:bookmarkEnd w:id="839"/>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840" w:name="_Toc320485618"/>
      <w:bookmarkStart w:id="841" w:name="_Toc323656729"/>
      <w:bookmarkStart w:id="842" w:name="_Toc324085467"/>
      <w:bookmarkStart w:id="843" w:name="_Toc383781119"/>
      <w:bookmarkStart w:id="844" w:name="_Toc49764523"/>
      <w:bookmarkStart w:id="845" w:name="_Toc320485621"/>
      <w:r w:rsidRPr="00EC76D5">
        <w:t>The Standard Library</w:t>
      </w:r>
      <w:bookmarkEnd w:id="840"/>
      <w:bookmarkEnd w:id="841"/>
      <w:bookmarkEnd w:id="842"/>
      <w:bookmarkEnd w:id="843"/>
      <w:bookmarkEnd w:id="844"/>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846" w:name="_Toc323656730"/>
      <w:bookmarkStart w:id="847" w:name="_Toc324085468"/>
      <w:bookmarkStart w:id="848" w:name="_Toc383781120"/>
      <w:bookmarkStart w:id="849" w:name="_Toc49764524"/>
      <w:r w:rsidRPr="00EC76D5">
        <w:t>File Management</w:t>
      </w:r>
      <w:bookmarkEnd w:id="846"/>
      <w:bookmarkEnd w:id="847"/>
      <w:bookmarkEnd w:id="848"/>
      <w:bookmarkEnd w:id="849"/>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850" w:name="_Toc323656731"/>
      <w:bookmarkStart w:id="851" w:name="_Toc324085469"/>
      <w:bookmarkStart w:id="852" w:name="_Toc383781121"/>
      <w:bookmarkStart w:id="853" w:name="_Toc49764525"/>
      <w:r w:rsidRPr="00EC76D5">
        <w:t>Program Parameters</w:t>
      </w:r>
      <w:bookmarkEnd w:id="850"/>
      <w:bookmarkEnd w:id="851"/>
      <w:bookmarkEnd w:id="852"/>
      <w:bookmarkEnd w:id="853"/>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854" w:name="_Toc323656732"/>
      <w:bookmarkStart w:id="855" w:name="_Toc324085470"/>
      <w:bookmarkStart w:id="856" w:name="_Toc383781122"/>
      <w:bookmarkStart w:id="857" w:name="_Toc49764526"/>
      <w:r w:rsidRPr="00EC76D5">
        <w:t>Environment Functions</w:t>
      </w:r>
      <w:bookmarkEnd w:id="854"/>
      <w:bookmarkEnd w:id="855"/>
      <w:bookmarkEnd w:id="856"/>
      <w:bookmarkEnd w:id="857"/>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858"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859" w:author="Stefan Björnander" w:date="2012-05-06T21:51:00Z">
            <w:rPr>
              <w:color w:val="0000FF"/>
            </w:rPr>
          </w:rPrChange>
        </w:rPr>
        <w:t>void</w:t>
      </w:r>
      <w:r w:rsidRPr="00EC76D5">
        <w:t xml:space="preserve"> ExitFunction(</w:t>
      </w:r>
      <w:r w:rsidRPr="00EC76D5">
        <w:rPr>
          <w:color w:val="000000" w:themeColor="text1"/>
          <w:rPrChange w:id="860"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861"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862" w:name="_Toc323656733"/>
      <w:bookmarkStart w:id="863" w:name="_Toc324085471"/>
      <w:bookmarkStart w:id="864" w:name="_Toc383781123"/>
      <w:bookmarkStart w:id="865" w:name="_Ref383865473"/>
      <w:bookmarkStart w:id="866" w:name="_Ref383865556"/>
      <w:bookmarkStart w:id="867" w:name="_Toc49764527"/>
      <w:r w:rsidRPr="00EC76D5">
        <w:t>Searching and Sorting</w:t>
      </w:r>
      <w:bookmarkEnd w:id="862"/>
      <w:bookmarkEnd w:id="863"/>
      <w:bookmarkEnd w:id="864"/>
      <w:bookmarkEnd w:id="865"/>
      <w:bookmarkEnd w:id="866"/>
      <w:bookmarkEnd w:id="867"/>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868"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869" w:author="Stefan Björnander" w:date="2012-05-06T21:51:00Z">
            <w:rPr>
              <w:color w:val="0000FF"/>
            </w:rPr>
          </w:rPrChange>
        </w:rPr>
        <w:t>int</w:t>
      </w:r>
      <w:r w:rsidRPr="00EC76D5">
        <w:t xml:space="preserve"> CompareIntegers(</w:t>
      </w:r>
      <w:r w:rsidRPr="00EC76D5">
        <w:rPr>
          <w:color w:val="000000" w:themeColor="text1"/>
          <w:rPrChange w:id="870" w:author="Stefan Björnander" w:date="2012-05-06T21:51:00Z">
            <w:rPr>
              <w:color w:val="0000FF"/>
            </w:rPr>
          </w:rPrChange>
        </w:rPr>
        <w:t>const</w:t>
      </w:r>
      <w:r w:rsidRPr="00EC76D5">
        <w:t xml:space="preserve"> </w:t>
      </w:r>
      <w:r w:rsidRPr="00EC76D5">
        <w:rPr>
          <w:color w:val="000000" w:themeColor="text1"/>
          <w:rPrChange w:id="871" w:author="Stefan Björnander" w:date="2012-05-06T21:51:00Z">
            <w:rPr>
              <w:color w:val="0000FF"/>
            </w:rPr>
          </w:rPrChange>
        </w:rPr>
        <w:t>int</w:t>
      </w:r>
      <w:r w:rsidRPr="00EC76D5">
        <w:t xml:space="preserve">* intPtr1, </w:t>
      </w:r>
      <w:r w:rsidRPr="00EC76D5">
        <w:rPr>
          <w:color w:val="000000" w:themeColor="text1"/>
          <w:rPrChange w:id="872" w:author="Stefan Björnander" w:date="2012-05-06T21:51:00Z">
            <w:rPr>
              <w:color w:val="0000FF"/>
            </w:rPr>
          </w:rPrChange>
        </w:rPr>
        <w:t>const</w:t>
      </w:r>
      <w:r w:rsidRPr="00EC76D5">
        <w:t xml:space="preserve"> </w:t>
      </w:r>
      <w:r w:rsidRPr="00EC76D5">
        <w:rPr>
          <w:color w:val="000000" w:themeColor="text1"/>
          <w:rPrChange w:id="873"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874"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75"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76"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77"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78"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79"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80"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81"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82" w:name="_Toc323656734"/>
      <w:bookmarkStart w:id="883" w:name="_Toc324085472"/>
      <w:bookmarkStart w:id="884" w:name="_Toc383781124"/>
      <w:bookmarkStart w:id="885" w:name="_Toc49764528"/>
      <w:r w:rsidRPr="00EC76D5">
        <w:t xml:space="preserve">Functions with </w:t>
      </w:r>
      <w:bookmarkStart w:id="886" w:name="_Toc320485620"/>
      <w:r w:rsidRPr="00EC76D5">
        <w:t>Variable Number of Parameters</w:t>
      </w:r>
      <w:bookmarkEnd w:id="882"/>
      <w:bookmarkEnd w:id="883"/>
      <w:bookmarkEnd w:id="884"/>
      <w:bookmarkEnd w:id="886"/>
      <w:bookmarkEnd w:id="885"/>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87" w:name="_Toc323656735"/>
      <w:bookmarkStart w:id="888" w:name="_Toc324085473"/>
      <w:bookmarkStart w:id="889" w:name="_Toc383781125"/>
      <w:bookmarkStart w:id="890" w:name="_Toc49764529"/>
      <w:r w:rsidRPr="00EC76D5">
        <w:t>String Management</w:t>
      </w:r>
      <w:bookmarkEnd w:id="887"/>
      <w:bookmarkEnd w:id="888"/>
      <w:bookmarkEnd w:id="889"/>
      <w:bookmarkEnd w:id="890"/>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91" w:author="Stefan Björnander" w:date="2012-05-06T21:51:00Z">
            <w:rPr>
              <w:color w:val="0000FF"/>
            </w:rPr>
          </w:rPrChange>
        </w:rPr>
        <w:t>int</w:t>
      </w:r>
      <w:r w:rsidRPr="00EC76D5">
        <w:t xml:space="preserve"> FirstIndexOf(char s[], </w:t>
      </w:r>
      <w:r w:rsidRPr="00EC76D5">
        <w:rPr>
          <w:color w:val="000000" w:themeColor="text1"/>
          <w:rPrChange w:id="892"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93" w:author="Stefan Björnander" w:date="2012-05-06T21:51:00Z">
            <w:rPr>
              <w:color w:val="0000FF"/>
            </w:rPr>
          </w:rPrChange>
        </w:rPr>
        <w:t>int</w:t>
      </w:r>
      <w:r w:rsidRPr="00EC76D5">
        <w:t xml:space="preserve"> LastIndexOf(</w:t>
      </w:r>
      <w:r w:rsidRPr="00EC76D5">
        <w:rPr>
          <w:color w:val="000000" w:themeColor="text1"/>
          <w:rPrChange w:id="894" w:author="Stefan Björnander" w:date="2012-05-06T21:51:00Z">
            <w:rPr>
              <w:color w:val="0000FF"/>
            </w:rPr>
          </w:rPrChange>
        </w:rPr>
        <w:t>char</w:t>
      </w:r>
      <w:r w:rsidRPr="00EC76D5">
        <w:t xml:space="preserve"> s[], </w:t>
      </w:r>
      <w:r w:rsidRPr="00EC76D5">
        <w:rPr>
          <w:color w:val="000000" w:themeColor="text1"/>
          <w:rPrChange w:id="895"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96" w:author="Stefan Björnander" w:date="2012-05-06T21:51:00Z">
            <w:rPr>
              <w:color w:val="A31515"/>
            </w:rPr>
          </w:rPrChange>
        </w:rPr>
        <w:t>"Hello"</w:t>
      </w:r>
      <w:r w:rsidRPr="00EC76D5">
        <w:t xml:space="preserve">, s2[] = </w:t>
      </w:r>
      <w:r w:rsidRPr="00EC76D5">
        <w:rPr>
          <w:color w:val="000000" w:themeColor="text1"/>
          <w:rPrChange w:id="897"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98"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99"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900"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901" w:author="Stefan Björnander" w:date="2012-05-06T21:51:00Z">
            <w:rPr>
              <w:color w:val="0000FF"/>
            </w:rPr>
          </w:rPrChange>
        </w:rPr>
        <w:t>if</w:t>
      </w:r>
      <w:r w:rsidRPr="00EC76D5">
        <w:t xml:space="preserve"> (sscanf(s2, </w:t>
      </w:r>
      <w:r w:rsidRPr="00EC76D5">
        <w:rPr>
          <w:color w:val="000000" w:themeColor="text1"/>
          <w:rPrChange w:id="902"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903"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904" w:name="_Toc323656736"/>
      <w:bookmarkStart w:id="905" w:name="_Toc324085474"/>
      <w:bookmarkStart w:id="906" w:name="_Toc383781126"/>
      <w:bookmarkStart w:id="907" w:name="_Toc49764530"/>
      <w:r w:rsidRPr="00EC76D5">
        <w:t>Memory Management</w:t>
      </w:r>
      <w:bookmarkEnd w:id="904"/>
      <w:bookmarkEnd w:id="905"/>
      <w:bookmarkEnd w:id="906"/>
      <w:bookmarkEnd w:id="907"/>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908"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909"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910" w:name="_Toc323656737"/>
      <w:bookmarkStart w:id="911" w:name="_Toc324085475"/>
      <w:bookmarkStart w:id="912" w:name="_Toc383781127"/>
      <w:bookmarkStart w:id="913" w:name="_Toc49764531"/>
      <w:r w:rsidRPr="00EC76D5">
        <w:t>Mathematical Functions</w:t>
      </w:r>
      <w:bookmarkEnd w:id="910"/>
      <w:bookmarkEnd w:id="911"/>
      <w:bookmarkEnd w:id="912"/>
      <w:bookmarkEnd w:id="913"/>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914" w:name="_Toc320485615"/>
      <w:bookmarkStart w:id="915" w:name="_Toc323656738"/>
      <w:bookmarkStart w:id="916" w:name="_Toc324085476"/>
      <w:bookmarkStart w:id="917" w:name="_Toc383781128"/>
      <w:bookmarkStart w:id="918" w:name="_Toc49764532"/>
      <w:r w:rsidRPr="00EC76D5">
        <w:t>Long Jumps</w:t>
      </w:r>
      <w:bookmarkEnd w:id="914"/>
      <w:bookmarkEnd w:id="915"/>
      <w:bookmarkEnd w:id="916"/>
      <w:bookmarkEnd w:id="917"/>
      <w:bookmarkEnd w:id="918"/>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9"/>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919" w:name="_Toc323656739"/>
      <w:bookmarkStart w:id="920" w:name="_Toc324085477"/>
      <w:bookmarkStart w:id="921" w:name="_Toc383781129"/>
      <w:bookmarkStart w:id="922" w:name="_Toc49764533"/>
      <w:r w:rsidRPr="00EC76D5">
        <w:t>Time</w:t>
      </w:r>
      <w:bookmarkEnd w:id="919"/>
      <w:bookmarkEnd w:id="920"/>
      <w:bookmarkEnd w:id="921"/>
      <w:bookmarkEnd w:id="922"/>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923" w:author="Stefan Björnander" w:date="2012-05-06T21:51:00Z">
            <w:rPr>
              <w:color w:val="A31515"/>
            </w:rPr>
          </w:rPrChange>
        </w:rPr>
        <w:t>"Feb"</w:t>
      </w:r>
      <w:r w:rsidRPr="00EC76D5">
        <w:t xml:space="preserve">, </w:t>
      </w:r>
      <w:r w:rsidRPr="00EC76D5">
        <w:rPr>
          <w:color w:val="000000" w:themeColor="text1"/>
          <w:rPrChange w:id="924" w:author="Stefan Björnander" w:date="2012-05-06T21:51:00Z">
            <w:rPr>
              <w:color w:val="A31515"/>
            </w:rPr>
          </w:rPrChange>
        </w:rPr>
        <w:t>"Mar"</w:t>
      </w:r>
      <w:r w:rsidRPr="00EC76D5">
        <w:t xml:space="preserve">, </w:t>
      </w:r>
      <w:r w:rsidRPr="00EC76D5">
        <w:rPr>
          <w:color w:val="000000" w:themeColor="text1"/>
          <w:rPrChange w:id="925"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926" w:author="Stefan Björnander" w:date="2012-05-06T21:51:00Z">
            <w:rPr>
              <w:color w:val="A31515"/>
            </w:rPr>
          </w:rPrChange>
        </w:rPr>
        <w:t>"Jun"</w:t>
      </w:r>
      <w:r w:rsidRPr="00EC76D5">
        <w:t xml:space="preserve">, </w:t>
      </w:r>
      <w:r w:rsidRPr="00EC76D5">
        <w:rPr>
          <w:color w:val="000000" w:themeColor="text1"/>
          <w:rPrChange w:id="927" w:author="Stefan Björnander" w:date="2012-05-06T21:51:00Z">
            <w:rPr>
              <w:color w:val="A31515"/>
            </w:rPr>
          </w:rPrChange>
        </w:rPr>
        <w:t>"Jul"</w:t>
      </w:r>
      <w:r w:rsidRPr="00EC76D5">
        <w:t xml:space="preserve">, </w:t>
      </w:r>
      <w:r w:rsidRPr="00EC76D5">
        <w:rPr>
          <w:color w:val="000000" w:themeColor="text1"/>
          <w:rPrChange w:id="928"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929" w:author="Stefan Björnander" w:date="2012-05-06T21:51:00Z">
            <w:rPr>
              <w:color w:val="A31515"/>
            </w:rPr>
          </w:rPrChange>
        </w:rPr>
        <w:t>"Oct"</w:t>
      </w:r>
      <w:r w:rsidRPr="00EC76D5">
        <w:t xml:space="preserve">, </w:t>
      </w:r>
      <w:r w:rsidRPr="00EC76D5">
        <w:rPr>
          <w:color w:val="000000" w:themeColor="text1"/>
          <w:rPrChange w:id="930" w:author="Stefan Björnander" w:date="2012-05-06T21:51:00Z">
            <w:rPr>
              <w:color w:val="A31515"/>
            </w:rPr>
          </w:rPrChange>
        </w:rPr>
        <w:t>"Nov"</w:t>
      </w:r>
      <w:r w:rsidRPr="00EC76D5">
        <w:t>,</w:t>
      </w:r>
      <w:r w:rsidRPr="00EC76D5">
        <w:rPr>
          <w:color w:val="000000" w:themeColor="text1"/>
          <w:rPrChange w:id="931"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932" w:author="Stefan Björnander" w:date="2012-05-06T21:51:00Z">
            <w:rPr>
              <w:color w:val="A31515"/>
            </w:rPr>
          </w:rPrChange>
        </w:rPr>
        <w:t>"Mon"</w:t>
      </w:r>
      <w:r w:rsidRPr="00EC76D5">
        <w:t xml:space="preserve">, </w:t>
      </w:r>
      <w:r w:rsidRPr="00EC76D5">
        <w:rPr>
          <w:color w:val="000000" w:themeColor="text1"/>
          <w:rPrChange w:id="933" w:author="Stefan Björnander" w:date="2012-05-06T21:51:00Z">
            <w:rPr>
              <w:color w:val="A31515"/>
            </w:rPr>
          </w:rPrChange>
        </w:rPr>
        <w:t>"Tue"</w:t>
      </w:r>
      <w:r w:rsidRPr="00EC76D5">
        <w:t xml:space="preserve">, </w:t>
      </w:r>
      <w:r w:rsidRPr="00EC76D5">
        <w:rPr>
          <w:color w:val="000000" w:themeColor="text1"/>
          <w:rPrChange w:id="934"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935" w:author="Stefan Björnander" w:date="2012-05-06T21:51:00Z">
            <w:rPr>
              <w:color w:val="A31515"/>
            </w:rPr>
          </w:rPrChange>
        </w:rPr>
        <w:t>"Fri"</w:t>
      </w:r>
      <w:r w:rsidRPr="00EC76D5">
        <w:t xml:space="preserve">, </w:t>
      </w:r>
      <w:r w:rsidRPr="00EC76D5">
        <w:rPr>
          <w:color w:val="000000" w:themeColor="text1"/>
          <w:rPrChange w:id="936"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937"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938"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939"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940" w:name="_Toc323656740"/>
      <w:bookmarkStart w:id="941" w:name="_Toc324085478"/>
      <w:bookmarkStart w:id="942" w:name="_Toc383781130"/>
      <w:bookmarkStart w:id="943" w:name="_Toc49764534"/>
      <w:r w:rsidRPr="00EC76D5">
        <w:t>Random Numbers</w:t>
      </w:r>
      <w:bookmarkEnd w:id="940"/>
      <w:bookmarkEnd w:id="941"/>
      <w:bookmarkEnd w:id="942"/>
      <w:bookmarkEnd w:id="943"/>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944"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945"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946"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947" w:name="_Toc323656741"/>
      <w:bookmarkStart w:id="948" w:name="_Toc324085479"/>
      <w:bookmarkStart w:id="949" w:name="_Toc383781131"/>
      <w:bookmarkStart w:id="950" w:name="_Toc49764535"/>
      <w:r w:rsidRPr="00EC76D5">
        <w:t>Limits of Integral and Floating Types</w:t>
      </w:r>
      <w:bookmarkEnd w:id="947"/>
      <w:bookmarkEnd w:id="948"/>
      <w:bookmarkEnd w:id="949"/>
      <w:bookmarkEnd w:id="950"/>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951" w:name="_Toc323656742"/>
      <w:bookmarkStart w:id="952" w:name="_Toc324085480"/>
      <w:bookmarkStart w:id="953" w:name="_Toc383781132"/>
      <w:bookmarkStart w:id="954" w:name="_Toc49764536"/>
      <w:r w:rsidRPr="00EC76D5">
        <w:t>Character Functions</w:t>
      </w:r>
      <w:bookmarkEnd w:id="951"/>
      <w:bookmarkEnd w:id="952"/>
      <w:bookmarkEnd w:id="953"/>
      <w:bookmarkEnd w:id="954"/>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955"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956"/>
            <w:commentRangeStart w:id="957"/>
            <w:r w:rsidRPr="00EC76D5">
              <w:rPr>
                <w:b/>
                <w:sz w:val="21"/>
                <w:szCs w:val="21"/>
              </w:rPr>
              <w:t>Isalnum</w:t>
            </w:r>
            <w:commentRangeEnd w:id="956"/>
            <w:r w:rsidR="00166455" w:rsidRPr="00EC76D5">
              <w:rPr>
                <w:rStyle w:val="Kommentarsreferens"/>
                <w:rFonts w:eastAsia="Times New Roman" w:cs="Times New Roman"/>
              </w:rPr>
              <w:commentReference w:id="956"/>
            </w:r>
            <w:commentRangeEnd w:id="957"/>
            <w:r w:rsidR="00166455" w:rsidRPr="00EC76D5">
              <w:rPr>
                <w:rStyle w:val="Kommentarsreferens"/>
                <w:rFonts w:eastAsia="Times New Roman" w:cs="Times New Roman"/>
              </w:rPr>
              <w:commentReference w:id="957"/>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958" w:name="_Toc323656743"/>
      <w:bookmarkStart w:id="959" w:name="_Toc324085481"/>
      <w:bookmarkStart w:id="960" w:name="_Toc383781133"/>
      <w:bookmarkStart w:id="961" w:name="_Toc49764537"/>
      <w:r w:rsidRPr="00EC76D5">
        <w:t>Further Reading</w:t>
      </w:r>
      <w:bookmarkEnd w:id="845"/>
      <w:bookmarkEnd w:id="958"/>
      <w:bookmarkEnd w:id="959"/>
      <w:bookmarkEnd w:id="960"/>
      <w:bookmarkEnd w:id="961"/>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962" w:name="_Toc49764538"/>
      <w:r w:rsidRPr="00EC76D5">
        <w:lastRenderedPageBreak/>
        <w:t>Foreword</w:t>
      </w:r>
      <w:bookmarkEnd w:id="96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C3735D" w:rsidRDefault="00C3735D" w:rsidP="005F7461">
                              <w:pPr>
                                <w:spacing w:before="60" w:after="0"/>
                                <w:jc w:val="center"/>
                                <w:rPr>
                                  <w:lang w:val="sv-SE"/>
                                </w:rPr>
                              </w:pPr>
                              <w:r>
                                <w:rPr>
                                  <w:lang w:val="sv-SE"/>
                                </w:rPr>
                                <w:t>Preprocessor</w:t>
                              </w:r>
                            </w:p>
                            <w:p w14:paraId="04F32221" w14:textId="77777777" w:rsidR="00C3735D" w:rsidRPr="00C7380D" w:rsidRDefault="00C3735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C3735D" w:rsidRPr="008541FD" w:rsidRDefault="00C3735D" w:rsidP="005F7461">
                              <w:pPr>
                                <w:spacing w:before="60" w:after="0"/>
                                <w:jc w:val="center"/>
                              </w:pPr>
                              <w:r w:rsidRPr="008541FD">
                                <w:t>Source</w:t>
                              </w:r>
                              <w:r>
                                <w:t xml:space="preserve"> </w:t>
                              </w:r>
                              <w:r w:rsidRPr="008541FD">
                                <w:t>Code</w:t>
                              </w:r>
                            </w:p>
                            <w:p w14:paraId="4FCEAC5C" w14:textId="77777777" w:rsidR="00C3735D" w:rsidRDefault="00C3735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C3735D" w:rsidRDefault="00C3735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C3735D" w:rsidRDefault="00C3735D" w:rsidP="005F7461">
                              <w:pPr>
                                <w:pStyle w:val="Normalwebb"/>
                                <w:spacing w:before="60" w:line="256" w:lineRule="auto"/>
                                <w:jc w:val="center"/>
                              </w:pPr>
                              <w:r>
                                <w:rPr>
                                  <w:rFonts w:eastAsia="Calibri"/>
                                  <w:sz w:val="22"/>
                                  <w:szCs w:val="22"/>
                                  <w:lang w:val="en-US"/>
                                </w:rPr>
                                <w:t>Processed Code</w:t>
                              </w:r>
                            </w:p>
                            <w:p w14:paraId="14142DBC" w14:textId="77777777" w:rsidR="00C3735D" w:rsidRDefault="00C3735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C3735D" w:rsidRDefault="00C3735D"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C3735D" w:rsidRDefault="00C3735D" w:rsidP="005F7461">
                              <w:pPr>
                                <w:pStyle w:val="Normalwebb"/>
                                <w:spacing w:before="60" w:line="254" w:lineRule="auto"/>
                                <w:jc w:val="center"/>
                              </w:pPr>
                              <w:r>
                                <w:rPr>
                                  <w:rFonts w:eastAsia="Calibri"/>
                                  <w:sz w:val="22"/>
                                  <w:szCs w:val="22"/>
                                  <w:lang w:val="en-US"/>
                                </w:rPr>
                                <w:t>Syntax Tree</w:t>
                              </w:r>
                            </w:p>
                            <w:p w14:paraId="070DB26E" w14:textId="77777777" w:rsidR="00C3735D" w:rsidRDefault="00C3735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C3735D" w:rsidRDefault="00C3735D"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C3735D" w:rsidRDefault="00C3735D" w:rsidP="005F7461">
                              <w:pPr>
                                <w:pStyle w:val="Normalwebb"/>
                                <w:spacing w:before="60" w:line="252" w:lineRule="auto"/>
                                <w:jc w:val="center"/>
                              </w:pPr>
                              <w:r>
                                <w:rPr>
                                  <w:rFonts w:eastAsia="Calibri"/>
                                  <w:sz w:val="22"/>
                                  <w:szCs w:val="22"/>
                                  <w:lang w:val="en-US"/>
                                </w:rPr>
                                <w:t>Optimized Syntax Tree</w:t>
                              </w:r>
                            </w:p>
                            <w:p w14:paraId="3315953C" w14:textId="77777777" w:rsidR="00C3735D" w:rsidRDefault="00C3735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C3735D" w:rsidRDefault="00C3735D"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C3735D" w:rsidRDefault="00C3735D" w:rsidP="005F7461">
                              <w:pPr>
                                <w:pStyle w:val="Normalwebb"/>
                                <w:spacing w:before="60" w:line="252" w:lineRule="auto"/>
                                <w:jc w:val="center"/>
                              </w:pPr>
                              <w:r>
                                <w:rPr>
                                  <w:rFonts w:eastAsia="Calibri"/>
                                  <w:sz w:val="22"/>
                                  <w:szCs w:val="22"/>
                                  <w:lang w:val="en-US"/>
                                </w:rPr>
                                <w:t>Middle Code List</w:t>
                              </w:r>
                            </w:p>
                            <w:p w14:paraId="321C1BE9" w14:textId="77777777" w:rsidR="00C3735D" w:rsidRDefault="00C3735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C3735D" w:rsidRDefault="00C3735D" w:rsidP="005F7461">
                              <w:pPr>
                                <w:pStyle w:val="Normalwebb"/>
                                <w:spacing w:before="60" w:line="252" w:lineRule="auto"/>
                                <w:jc w:val="center"/>
                              </w:pPr>
                              <w:r>
                                <w:rPr>
                                  <w:rFonts w:eastAsia="Calibri"/>
                                  <w:sz w:val="22"/>
                                  <w:szCs w:val="22"/>
                                  <w:lang w:val="en-US"/>
                                </w:rPr>
                                <w:t>Optimized Middle Code List</w:t>
                              </w:r>
                            </w:p>
                            <w:p w14:paraId="4CF9CB98" w14:textId="77777777" w:rsidR="00C3735D" w:rsidRDefault="00C3735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C3735D" w:rsidRDefault="00C3735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C3735D" w:rsidRDefault="00C3735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C3735D" w:rsidRDefault="00C3735D" w:rsidP="005F7461">
                        <w:pPr>
                          <w:spacing w:before="60" w:after="0"/>
                          <w:jc w:val="center"/>
                          <w:rPr>
                            <w:lang w:val="sv-SE"/>
                          </w:rPr>
                        </w:pPr>
                        <w:r>
                          <w:rPr>
                            <w:lang w:val="sv-SE"/>
                          </w:rPr>
                          <w:t>Preprocessor</w:t>
                        </w:r>
                      </w:p>
                      <w:p w14:paraId="04F32221" w14:textId="77777777" w:rsidR="00C3735D" w:rsidRPr="00C7380D" w:rsidRDefault="00C3735D"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C3735D" w:rsidRPr="008541FD" w:rsidRDefault="00C3735D" w:rsidP="005F7461">
                        <w:pPr>
                          <w:spacing w:before="60" w:after="0"/>
                          <w:jc w:val="center"/>
                        </w:pPr>
                        <w:r w:rsidRPr="008541FD">
                          <w:t>Source</w:t>
                        </w:r>
                        <w:r>
                          <w:t xml:space="preserve"> </w:t>
                        </w:r>
                        <w:r w:rsidRPr="008541FD">
                          <w:t>Code</w:t>
                        </w:r>
                      </w:p>
                      <w:p w14:paraId="4FCEAC5C" w14:textId="77777777" w:rsidR="00C3735D" w:rsidRDefault="00C3735D"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C3735D" w:rsidRDefault="00C3735D"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C3735D" w:rsidRDefault="00C3735D" w:rsidP="005F7461">
                        <w:pPr>
                          <w:pStyle w:val="Normalwebb"/>
                          <w:spacing w:before="60" w:line="256" w:lineRule="auto"/>
                          <w:jc w:val="center"/>
                        </w:pPr>
                        <w:r>
                          <w:rPr>
                            <w:rFonts w:eastAsia="Calibri"/>
                            <w:sz w:val="22"/>
                            <w:szCs w:val="22"/>
                            <w:lang w:val="en-US"/>
                          </w:rPr>
                          <w:t>Processed Code</w:t>
                        </w:r>
                      </w:p>
                      <w:p w14:paraId="14142DBC" w14:textId="77777777" w:rsidR="00C3735D" w:rsidRDefault="00C3735D"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C3735D" w:rsidRDefault="00C3735D"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C3735D" w:rsidRDefault="00C3735D" w:rsidP="005F7461">
                        <w:pPr>
                          <w:pStyle w:val="Normalwebb"/>
                          <w:spacing w:before="60" w:line="254" w:lineRule="auto"/>
                          <w:jc w:val="center"/>
                        </w:pPr>
                        <w:r>
                          <w:rPr>
                            <w:rFonts w:eastAsia="Calibri"/>
                            <w:sz w:val="22"/>
                            <w:szCs w:val="22"/>
                            <w:lang w:val="en-US"/>
                          </w:rPr>
                          <w:t>Syntax Tree</w:t>
                        </w:r>
                      </w:p>
                      <w:p w14:paraId="070DB26E" w14:textId="77777777" w:rsidR="00C3735D" w:rsidRDefault="00C3735D"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C3735D" w:rsidRDefault="00C3735D"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C3735D" w:rsidRDefault="00C3735D" w:rsidP="005F7461">
                        <w:pPr>
                          <w:pStyle w:val="Normalwebb"/>
                          <w:spacing w:before="60" w:line="252" w:lineRule="auto"/>
                          <w:jc w:val="center"/>
                        </w:pPr>
                        <w:r>
                          <w:rPr>
                            <w:rFonts w:eastAsia="Calibri"/>
                            <w:sz w:val="22"/>
                            <w:szCs w:val="22"/>
                            <w:lang w:val="en-US"/>
                          </w:rPr>
                          <w:t>Optimized Syntax Tree</w:t>
                        </w:r>
                      </w:p>
                      <w:p w14:paraId="3315953C" w14:textId="77777777" w:rsidR="00C3735D" w:rsidRDefault="00C3735D"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C3735D" w:rsidRDefault="00C3735D"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C3735D" w:rsidRDefault="00C3735D" w:rsidP="005F7461">
                        <w:pPr>
                          <w:pStyle w:val="Normalwebb"/>
                          <w:spacing w:before="60" w:line="252" w:lineRule="auto"/>
                          <w:jc w:val="center"/>
                        </w:pPr>
                        <w:r>
                          <w:rPr>
                            <w:rFonts w:eastAsia="Calibri"/>
                            <w:sz w:val="22"/>
                            <w:szCs w:val="22"/>
                            <w:lang w:val="en-US"/>
                          </w:rPr>
                          <w:t>Middle Code List</w:t>
                        </w:r>
                      </w:p>
                      <w:p w14:paraId="321C1BE9" w14:textId="77777777" w:rsidR="00C3735D" w:rsidRDefault="00C3735D"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C3735D" w:rsidRDefault="00C3735D" w:rsidP="005F7461">
                        <w:pPr>
                          <w:pStyle w:val="Normalwebb"/>
                          <w:spacing w:before="60" w:line="252" w:lineRule="auto"/>
                          <w:jc w:val="center"/>
                        </w:pPr>
                        <w:r>
                          <w:rPr>
                            <w:rFonts w:eastAsia="Calibri"/>
                            <w:sz w:val="22"/>
                            <w:szCs w:val="22"/>
                            <w:lang w:val="en-US"/>
                          </w:rPr>
                          <w:t>Optimized Middle Code List</w:t>
                        </w:r>
                      </w:p>
                      <w:p w14:paraId="4CF9CB98" w14:textId="77777777" w:rsidR="00C3735D" w:rsidRDefault="00C3735D"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C3735D" w:rsidRDefault="00C3735D"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C3735D" w:rsidRDefault="00C3735D"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C3735D" w:rsidRDefault="00C3735D" w:rsidP="006F14D0">
                              <w:pPr>
                                <w:spacing w:before="60" w:after="0"/>
                                <w:jc w:val="center"/>
                                <w:rPr>
                                  <w:lang w:val="sv-SE"/>
                                </w:rPr>
                              </w:pPr>
                              <w:r>
                                <w:rPr>
                                  <w:lang w:val="sv-SE"/>
                                </w:rPr>
                                <w:t>Preprocessor</w:t>
                              </w:r>
                            </w:p>
                            <w:p w14:paraId="2CD90E0F" w14:textId="77777777" w:rsidR="00C3735D" w:rsidRPr="00C7380D" w:rsidRDefault="00C3735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C3735D" w:rsidRPr="008541FD" w:rsidRDefault="00C3735D" w:rsidP="006F14D0">
                              <w:pPr>
                                <w:spacing w:before="60" w:after="0"/>
                                <w:jc w:val="center"/>
                              </w:pPr>
                              <w:r w:rsidRPr="008541FD">
                                <w:t>Source</w:t>
                              </w:r>
                              <w:r>
                                <w:t xml:space="preserve"> </w:t>
                              </w:r>
                              <w:r w:rsidRPr="008541FD">
                                <w:t>Code</w:t>
                              </w:r>
                            </w:p>
                            <w:p w14:paraId="1314F231" w14:textId="77777777" w:rsidR="00C3735D" w:rsidRDefault="00C3735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C3735D" w:rsidRDefault="00C3735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C3735D" w:rsidRDefault="00C3735D" w:rsidP="006F14D0">
                              <w:pPr>
                                <w:pStyle w:val="Normalwebb"/>
                                <w:spacing w:before="60" w:line="256" w:lineRule="auto"/>
                                <w:jc w:val="center"/>
                              </w:pPr>
                              <w:r>
                                <w:rPr>
                                  <w:rFonts w:eastAsia="Calibri"/>
                                  <w:sz w:val="22"/>
                                  <w:szCs w:val="22"/>
                                  <w:lang w:val="en-US"/>
                                </w:rPr>
                                <w:t>Processed Code</w:t>
                              </w:r>
                            </w:p>
                            <w:p w14:paraId="705B7689" w14:textId="77777777" w:rsidR="00C3735D" w:rsidRDefault="00C3735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C3735D" w:rsidRDefault="00C3735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C3735D" w:rsidRDefault="00C3735D" w:rsidP="006F14D0">
                              <w:pPr>
                                <w:pStyle w:val="Normalwebb"/>
                                <w:spacing w:before="60" w:line="254" w:lineRule="auto"/>
                                <w:jc w:val="center"/>
                              </w:pPr>
                              <w:r>
                                <w:rPr>
                                  <w:rFonts w:eastAsia="Calibri"/>
                                  <w:sz w:val="22"/>
                                  <w:szCs w:val="22"/>
                                  <w:lang w:val="en-US"/>
                                </w:rPr>
                                <w:t>Syntax Tree</w:t>
                              </w:r>
                            </w:p>
                            <w:p w14:paraId="20988EE2" w14:textId="77777777" w:rsidR="00C3735D" w:rsidRDefault="00C3735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C3735D" w:rsidRDefault="00C3735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C3735D" w:rsidRDefault="00C3735D" w:rsidP="006F14D0">
                              <w:pPr>
                                <w:pStyle w:val="Normalwebb"/>
                                <w:spacing w:before="60" w:line="252" w:lineRule="auto"/>
                                <w:jc w:val="center"/>
                              </w:pPr>
                              <w:r>
                                <w:rPr>
                                  <w:rFonts w:eastAsia="Calibri"/>
                                  <w:sz w:val="22"/>
                                  <w:szCs w:val="22"/>
                                  <w:lang w:val="en-US"/>
                                </w:rPr>
                                <w:t>Optimized Syntax Tree</w:t>
                              </w:r>
                            </w:p>
                            <w:p w14:paraId="35223DB0" w14:textId="77777777" w:rsidR="00C3735D" w:rsidRDefault="00C3735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C3735D" w:rsidRDefault="00C3735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C3735D" w:rsidRDefault="00C3735D" w:rsidP="006F14D0">
                              <w:pPr>
                                <w:pStyle w:val="Normalwebb"/>
                                <w:spacing w:before="60" w:line="252" w:lineRule="auto"/>
                                <w:jc w:val="center"/>
                              </w:pPr>
                              <w:r>
                                <w:rPr>
                                  <w:rFonts w:eastAsia="Calibri"/>
                                  <w:sz w:val="22"/>
                                  <w:szCs w:val="22"/>
                                  <w:lang w:val="en-US"/>
                                </w:rPr>
                                <w:t>Middle Code List</w:t>
                              </w:r>
                            </w:p>
                            <w:p w14:paraId="5410A942" w14:textId="77777777" w:rsidR="00C3735D" w:rsidRDefault="00C3735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C3735D" w:rsidRDefault="00C3735D" w:rsidP="006F14D0">
                              <w:pPr>
                                <w:pStyle w:val="Normalwebb"/>
                                <w:spacing w:before="60" w:line="252" w:lineRule="auto"/>
                                <w:jc w:val="center"/>
                              </w:pPr>
                              <w:r>
                                <w:rPr>
                                  <w:rFonts w:eastAsia="Calibri"/>
                                  <w:sz w:val="22"/>
                                  <w:szCs w:val="22"/>
                                  <w:lang w:val="en-US"/>
                                </w:rPr>
                                <w:t>Optimized Middle Code List</w:t>
                              </w:r>
                            </w:p>
                            <w:p w14:paraId="36F7A1DE" w14:textId="77777777" w:rsidR="00C3735D" w:rsidRDefault="00C3735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C3735D" w:rsidRDefault="00C3735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C3735D" w:rsidRDefault="00C3735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C3735D" w:rsidRDefault="00C3735D" w:rsidP="006F14D0">
                        <w:pPr>
                          <w:spacing w:before="60" w:after="0"/>
                          <w:jc w:val="center"/>
                          <w:rPr>
                            <w:lang w:val="sv-SE"/>
                          </w:rPr>
                        </w:pPr>
                        <w:r>
                          <w:rPr>
                            <w:lang w:val="sv-SE"/>
                          </w:rPr>
                          <w:t>Preprocessor</w:t>
                        </w:r>
                      </w:p>
                      <w:p w14:paraId="2CD90E0F" w14:textId="77777777" w:rsidR="00C3735D" w:rsidRPr="00C7380D" w:rsidRDefault="00C3735D"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C3735D" w:rsidRPr="008541FD" w:rsidRDefault="00C3735D" w:rsidP="006F14D0">
                        <w:pPr>
                          <w:spacing w:before="60" w:after="0"/>
                          <w:jc w:val="center"/>
                        </w:pPr>
                        <w:r w:rsidRPr="008541FD">
                          <w:t>Source</w:t>
                        </w:r>
                        <w:r>
                          <w:t xml:space="preserve"> </w:t>
                        </w:r>
                        <w:r w:rsidRPr="008541FD">
                          <w:t>Code</w:t>
                        </w:r>
                      </w:p>
                      <w:p w14:paraId="1314F231" w14:textId="77777777" w:rsidR="00C3735D" w:rsidRDefault="00C3735D"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C3735D" w:rsidRDefault="00C3735D"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C3735D" w:rsidRDefault="00C3735D" w:rsidP="006F14D0">
                        <w:pPr>
                          <w:pStyle w:val="Normalwebb"/>
                          <w:spacing w:before="60" w:line="256" w:lineRule="auto"/>
                          <w:jc w:val="center"/>
                        </w:pPr>
                        <w:r>
                          <w:rPr>
                            <w:rFonts w:eastAsia="Calibri"/>
                            <w:sz w:val="22"/>
                            <w:szCs w:val="22"/>
                            <w:lang w:val="en-US"/>
                          </w:rPr>
                          <w:t>Processed Code</w:t>
                        </w:r>
                      </w:p>
                      <w:p w14:paraId="705B7689" w14:textId="77777777" w:rsidR="00C3735D" w:rsidRDefault="00C3735D"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C3735D" w:rsidRDefault="00C3735D"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C3735D" w:rsidRDefault="00C3735D" w:rsidP="006F14D0">
                        <w:pPr>
                          <w:pStyle w:val="Normalwebb"/>
                          <w:spacing w:before="60" w:line="254" w:lineRule="auto"/>
                          <w:jc w:val="center"/>
                        </w:pPr>
                        <w:r>
                          <w:rPr>
                            <w:rFonts w:eastAsia="Calibri"/>
                            <w:sz w:val="22"/>
                            <w:szCs w:val="22"/>
                            <w:lang w:val="en-US"/>
                          </w:rPr>
                          <w:t>Syntax Tree</w:t>
                        </w:r>
                      </w:p>
                      <w:p w14:paraId="20988EE2" w14:textId="77777777" w:rsidR="00C3735D" w:rsidRDefault="00C3735D"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C3735D" w:rsidRDefault="00C3735D"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C3735D" w:rsidRDefault="00C3735D" w:rsidP="006F14D0">
                        <w:pPr>
                          <w:pStyle w:val="Normalwebb"/>
                          <w:spacing w:before="60" w:line="252" w:lineRule="auto"/>
                          <w:jc w:val="center"/>
                        </w:pPr>
                        <w:r>
                          <w:rPr>
                            <w:rFonts w:eastAsia="Calibri"/>
                            <w:sz w:val="22"/>
                            <w:szCs w:val="22"/>
                            <w:lang w:val="en-US"/>
                          </w:rPr>
                          <w:t>Optimized Syntax Tree</w:t>
                        </w:r>
                      </w:p>
                      <w:p w14:paraId="35223DB0" w14:textId="77777777" w:rsidR="00C3735D" w:rsidRDefault="00C3735D"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C3735D" w:rsidRDefault="00C3735D"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C3735D" w:rsidRDefault="00C3735D" w:rsidP="006F14D0">
                        <w:pPr>
                          <w:pStyle w:val="Normalwebb"/>
                          <w:spacing w:before="60" w:line="252" w:lineRule="auto"/>
                          <w:jc w:val="center"/>
                        </w:pPr>
                        <w:r>
                          <w:rPr>
                            <w:rFonts w:eastAsia="Calibri"/>
                            <w:sz w:val="22"/>
                            <w:szCs w:val="22"/>
                            <w:lang w:val="en-US"/>
                          </w:rPr>
                          <w:t>Middle Code List</w:t>
                        </w:r>
                      </w:p>
                      <w:p w14:paraId="5410A942" w14:textId="77777777" w:rsidR="00C3735D" w:rsidRDefault="00C3735D"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C3735D" w:rsidRDefault="00C3735D" w:rsidP="006F14D0">
                        <w:pPr>
                          <w:pStyle w:val="Normalwebb"/>
                          <w:spacing w:before="60" w:line="252" w:lineRule="auto"/>
                          <w:jc w:val="center"/>
                        </w:pPr>
                        <w:r>
                          <w:rPr>
                            <w:rFonts w:eastAsia="Calibri"/>
                            <w:sz w:val="22"/>
                            <w:szCs w:val="22"/>
                            <w:lang w:val="en-US"/>
                          </w:rPr>
                          <w:t>Optimized Middle Code List</w:t>
                        </w:r>
                      </w:p>
                      <w:p w14:paraId="36F7A1DE" w14:textId="77777777" w:rsidR="00C3735D" w:rsidRDefault="00C3735D"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C3735D" w:rsidRDefault="00C3735D"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C3735D" w:rsidRDefault="00C3735D"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56" w:author="Stefan Bjornander" w:date="2015-05-23T17:42:00Z" w:initials="SB">
    <w:p w14:paraId="7086E310" w14:textId="77777777" w:rsidR="00C3735D" w:rsidRDefault="00C3735D">
      <w:pPr>
        <w:pStyle w:val="Kommentarer"/>
      </w:pPr>
      <w:r>
        <w:rPr>
          <w:rStyle w:val="Kommentarsreferens"/>
        </w:rPr>
        <w:annotationRef/>
      </w:r>
    </w:p>
    <w:p w14:paraId="01C1DAD9" w14:textId="77777777" w:rsidR="00C3735D" w:rsidRDefault="00C3735D">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57" w:author="Stefan Bjornander" w:date="2015-05-23T17:42:00Z" w:initials="SB">
    <w:p w14:paraId="04F55807" w14:textId="77777777" w:rsidR="00C3735D" w:rsidRDefault="00C3735D">
      <w:pPr>
        <w:pStyle w:val="Kommentarer"/>
      </w:pPr>
      <w:r>
        <w:rPr>
          <w:rStyle w:val="Kommentarsreferens"/>
        </w:rPr>
        <w:annotationRef/>
      </w:r>
    </w:p>
    <w:p w14:paraId="533EC9EE" w14:textId="77777777" w:rsidR="00C3735D" w:rsidRDefault="00C3735D">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C3735D" w:rsidRDefault="00C3735D" w:rsidP="006C7309">
      <w:pPr>
        <w:spacing w:line="240" w:lineRule="auto"/>
      </w:pPr>
      <w:r>
        <w:separator/>
      </w:r>
    </w:p>
  </w:endnote>
  <w:endnote w:type="continuationSeparator" w:id="0">
    <w:p w14:paraId="0DD18C9D" w14:textId="77777777" w:rsidR="00C3735D" w:rsidRDefault="00C3735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C3735D" w:rsidRDefault="00C3735D" w:rsidP="006C7309">
      <w:pPr>
        <w:spacing w:line="240" w:lineRule="auto"/>
      </w:pPr>
      <w:r>
        <w:separator/>
      </w:r>
    </w:p>
  </w:footnote>
  <w:footnote w:type="continuationSeparator" w:id="0">
    <w:p w14:paraId="0BA3DA21" w14:textId="77777777" w:rsidR="00C3735D" w:rsidRDefault="00C3735D" w:rsidP="006C7309">
      <w:pPr>
        <w:spacing w:line="240" w:lineRule="auto"/>
      </w:pPr>
      <w:r>
        <w:continuationSeparator/>
      </w:r>
    </w:p>
  </w:footnote>
  <w:footnote w:id="1">
    <w:p w14:paraId="787D622A" w14:textId="77777777" w:rsidR="00C3735D" w:rsidRDefault="00C3735D"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rPrChange w:id="38" w:author="Stefan Bjornander" w:date="2015-04-26T09:29:00Z">
              <w:rPr>
                <w:rStyle w:val="CodeInText"/>
                <w:i w:val="0"/>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rPrChange w:id="41" w:author="Stefan Bjornander" w:date="2015-04-26T09:29:00Z">
              <w:rPr>
                <w:rStyle w:val="CodeInText"/>
                <w:i w:val="0"/>
              </w:rPr>
            </w:rPrChange>
          </w:rPr>
          <w:t>if-then-els</w:t>
        </w:r>
      </w:ins>
      <w:ins w:id="42" w:author="Stefan Bjornander" w:date="2015-04-26T09:29:00Z">
        <w:r>
          <w:rPr>
            <w:rStyle w:val="CodeInText"/>
            <w:rPrChange w:id="43" w:author="Stefan Bjornander" w:date="2015-04-26T09:29:00Z">
              <w:rPr>
                <w:rStyle w:val="CodeInText"/>
                <w:i w:val="0"/>
              </w:rPr>
            </w:rPrChange>
          </w:rPr>
          <w:t>e</w:t>
        </w:r>
        <w:r>
          <w:t xml:space="preserve"> problem.</w:t>
        </w:r>
      </w:ins>
    </w:p>
  </w:footnote>
  <w:footnote w:id="2">
    <w:p w14:paraId="1F73F94F" w14:textId="77777777" w:rsidR="00C3735D" w:rsidRPr="007E20F3" w:rsidRDefault="00C3735D"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C3735D" w:rsidRPr="002D6FCA" w:rsidRDefault="00C3735D">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09303B25" w14:textId="77777777" w:rsidR="00C3735D" w:rsidRDefault="00C3735D" w:rsidP="00BB78E9">
      <w:pPr>
        <w:pStyle w:val="Fotnotstext"/>
      </w:pPr>
      <w:r>
        <w:rPr>
          <w:rStyle w:val="Fotnotsreferens"/>
        </w:rPr>
        <w:footnoteRef/>
      </w:r>
      <w:r>
        <w:t xml:space="preserve"> This due to historical reasons. In the early versions of C, there was no </w:t>
      </w:r>
      <w:r>
        <w:rPr>
          <w:rStyle w:val="CodeInText0"/>
        </w:rPr>
        <w:t>void</w:t>
      </w:r>
      <w:r>
        <w:t xml:space="preserve"> type. Instead, </w:t>
      </w:r>
      <w:r>
        <w:rPr>
          <w:rStyle w:val="CodeInText0"/>
        </w:rPr>
        <w:t>char</w:t>
      </w:r>
      <w:r>
        <w:t xml:space="preserve"> was used a generic type in pointer expressions. Therefore, it was (and still is) important that a char always holds one byte.</w:t>
      </w:r>
    </w:p>
  </w:footnote>
  <w:footnote w:id="5">
    <w:p w14:paraId="10319273" w14:textId="77777777" w:rsidR="00C3735D" w:rsidRPr="00DB458B" w:rsidRDefault="00C3735D"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6">
    <w:p w14:paraId="58CBFD86" w14:textId="1C24BC1F" w:rsidR="00C3735D" w:rsidRDefault="00C3735D" w:rsidP="00DB458B">
      <w:r>
        <w:rPr>
          <w:rStyle w:val="Fotnotsreferens"/>
        </w:rPr>
        <w:footnoteRef/>
      </w:r>
      <w:r>
        <w:t xml:space="preserve"> As mention in Section </w:t>
      </w:r>
      <w:r>
        <w:fldChar w:fldCharType="begin"/>
      </w:r>
      <w:r>
        <w:instrText xml:space="preserve"> REF _Ref419646553 \r \h </w:instrText>
      </w:r>
      <w:r>
        <w:fldChar w:fldCharType="separate"/>
      </w:r>
      <w:r w:rsidR="00D46DBD">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C3735D" w:rsidRPr="00DB458B" w:rsidRDefault="00C3735D">
      <w:pPr>
        <w:pStyle w:val="Fotnotstext"/>
      </w:pPr>
    </w:p>
  </w:footnote>
  <w:footnote w:id="7">
    <w:p w14:paraId="3057005F" w14:textId="77777777" w:rsidR="00C3735D" w:rsidRPr="00304E17" w:rsidRDefault="00C3735D"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8">
    <w:p w14:paraId="2574BD6E" w14:textId="77777777" w:rsidR="00C3735D" w:rsidRPr="00725EAE" w:rsidRDefault="00C3735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9">
    <w:p w14:paraId="0A93E7E0" w14:textId="77777777" w:rsidR="00C3735D" w:rsidRPr="00B4576D" w:rsidRDefault="00C3735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0">
    <w:p w14:paraId="673337B7" w14:textId="77777777" w:rsidR="00C3735D" w:rsidRPr="00080A22" w:rsidRDefault="00C3735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1">
    <w:p w14:paraId="32ED624A" w14:textId="03CFC2CC" w:rsidR="00C3735D" w:rsidRDefault="00C3735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rsidR="00D46DBD">
        <w:t>21.10</w:t>
      </w:r>
      <w:r>
        <w:fldChar w:fldCharType="end"/>
      </w:r>
      <w:r>
        <w:t>):</w:t>
      </w:r>
    </w:p>
    <w:p w14:paraId="57E07F8E" w14:textId="77777777" w:rsidR="00C3735D" w:rsidRDefault="00C3735D" w:rsidP="00E80032">
      <w:pPr>
        <w:pStyle w:val="Code"/>
      </w:pPr>
      <w:r>
        <w:t>#define BOOL int</w:t>
      </w:r>
    </w:p>
    <w:p w14:paraId="5A8A6026" w14:textId="77777777" w:rsidR="00C3735D" w:rsidRDefault="00C3735D" w:rsidP="00E80032">
      <w:pPr>
        <w:pStyle w:val="Code"/>
      </w:pPr>
      <w:r>
        <w:t>#define TRUE 1</w:t>
      </w:r>
    </w:p>
    <w:p w14:paraId="09976B6C" w14:textId="77777777" w:rsidR="00C3735D" w:rsidRPr="00BF232B" w:rsidRDefault="00C3735D" w:rsidP="00E80032">
      <w:pPr>
        <w:pStyle w:val="Code"/>
      </w:pPr>
      <w:r>
        <w:t>#define FALSE 0</w:t>
      </w:r>
    </w:p>
  </w:footnote>
  <w:footnote w:id="12">
    <w:p w14:paraId="1100CB01" w14:textId="77777777" w:rsidR="00C3735D" w:rsidRDefault="00C3735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3">
    <w:p w14:paraId="6678A4C0" w14:textId="77777777" w:rsidR="00C3735D" w:rsidRDefault="00C3735D" w:rsidP="00E80032">
      <w:r>
        <w:rPr>
          <w:rStyle w:val="Fotnotsreferens"/>
        </w:rPr>
        <w:footnoteRef/>
      </w:r>
      <w:r>
        <w:t xml:space="preserve"> Depending of the compiler and its warning level settings.</w:t>
      </w:r>
    </w:p>
  </w:footnote>
  <w:footnote w:id="14">
    <w:p w14:paraId="3D554D37" w14:textId="77777777" w:rsidR="00C3735D" w:rsidRPr="004679D4" w:rsidRDefault="00C3735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5">
    <w:p w14:paraId="0C800D4D" w14:textId="77777777" w:rsidR="00C3735D" w:rsidRPr="00C03AB7" w:rsidRDefault="00C3735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6">
    <w:p w14:paraId="278B000B" w14:textId="77777777" w:rsidR="00C3735D" w:rsidRPr="000C5114" w:rsidRDefault="00C3735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7">
    <w:p w14:paraId="1A8D5AE6" w14:textId="77777777" w:rsidR="00C3735D" w:rsidRPr="002343ED" w:rsidRDefault="00C3735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8">
    <w:p w14:paraId="3BE4E62C" w14:textId="77777777" w:rsidR="00C3735D" w:rsidRDefault="00C3735D" w:rsidP="00E80032">
      <w:r>
        <w:rPr>
          <w:rStyle w:val="Fotnotsreferens"/>
        </w:rPr>
        <w:footnoteRef/>
      </w:r>
      <w:r>
        <w:t xml:space="preserve"> However, we have no knowledge about the actual address; it may be 10,000 or anything else.</w:t>
      </w:r>
    </w:p>
  </w:footnote>
  <w:footnote w:id="19">
    <w:p w14:paraId="575EFDCD" w14:textId="77777777" w:rsidR="00C3735D" w:rsidRPr="009B0162" w:rsidRDefault="00C3735D" w:rsidP="00E80032">
      <w:r>
        <w:rPr>
          <w:rStyle w:val="Fotnotsreferens"/>
        </w:rPr>
        <w:footnoteRef/>
      </w:r>
      <w:r w:rsidRPr="009B0162">
        <w:t xml:space="preserve"> In C++, the ampersand is also used</w:t>
      </w:r>
      <w:r>
        <w:t xml:space="preserve"> to define references variables, which are not included in C.</w:t>
      </w:r>
    </w:p>
  </w:footnote>
  <w:footnote w:id="20">
    <w:p w14:paraId="723B76D0" w14:textId="77777777" w:rsidR="00C3735D" w:rsidRDefault="00C3735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1">
    <w:p w14:paraId="6E4A057E" w14:textId="77777777" w:rsidR="00C3735D" w:rsidRDefault="00C3735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2">
    <w:p w14:paraId="28C19D66" w14:textId="77777777" w:rsidR="00C3735D" w:rsidRPr="00E554CC" w:rsidRDefault="00C3735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3">
    <w:p w14:paraId="26C017D1" w14:textId="77777777" w:rsidR="00C3735D" w:rsidRPr="00391B01" w:rsidRDefault="00C3735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4">
    <w:p w14:paraId="325E6486" w14:textId="77777777" w:rsidR="00C3735D" w:rsidRDefault="00C3735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5">
    <w:p w14:paraId="6A4339FA" w14:textId="77777777" w:rsidR="00C3735D" w:rsidRDefault="00C3735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6">
    <w:p w14:paraId="301408BC" w14:textId="77777777" w:rsidR="00C3735D" w:rsidRDefault="00C3735D" w:rsidP="00E80032">
      <w:r>
        <w:rPr>
          <w:rStyle w:val="Fotnotsreferens"/>
        </w:rPr>
        <w:footnoteRef/>
      </w:r>
      <w:r>
        <w:t xml:space="preserve"> There is no rational explanation, just accept it.</w:t>
      </w:r>
    </w:p>
  </w:footnote>
  <w:footnote w:id="27">
    <w:p w14:paraId="0B9FD0C4" w14:textId="77777777" w:rsidR="00C3735D" w:rsidRDefault="00C3735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8">
    <w:p w14:paraId="0D18B916" w14:textId="77777777" w:rsidR="00C3735D" w:rsidRPr="00EF01A1" w:rsidRDefault="00C3735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9">
    <w:p w14:paraId="08813838" w14:textId="77777777" w:rsidR="00C3735D" w:rsidRPr="008655EC" w:rsidRDefault="00C3735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5"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68915423"/>
    <w:multiLevelType w:val="multilevel"/>
    <w:tmpl w:val="A164F7E6"/>
    <w:numStyleLink w:val="Heading"/>
  </w:abstractNum>
  <w:abstractNum w:abstractNumId="80"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92B52DB"/>
    <w:multiLevelType w:val="multilevel"/>
    <w:tmpl w:val="A164F7E6"/>
    <w:numStyleLink w:val="Heading"/>
  </w:abstractNum>
  <w:abstractNum w:abstractNumId="82"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1"/>
  </w:num>
  <w:num w:numId="9">
    <w:abstractNumId w:val="46"/>
  </w:num>
  <w:num w:numId="10">
    <w:abstractNumId w:val="34"/>
  </w:num>
  <w:num w:numId="11">
    <w:abstractNumId w:val="79"/>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7"/>
  </w:num>
  <w:num w:numId="31">
    <w:abstractNumId w:val="12"/>
  </w:num>
  <w:num w:numId="32">
    <w:abstractNumId w:val="90"/>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4"/>
  </w:num>
  <w:num w:numId="45">
    <w:abstractNumId w:val="80"/>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7"/>
  </w:num>
  <w:num w:numId="53">
    <w:abstractNumId w:val="76"/>
  </w:num>
  <w:num w:numId="54">
    <w:abstractNumId w:val="29"/>
  </w:num>
  <w:num w:numId="55">
    <w:abstractNumId w:val="66"/>
  </w:num>
  <w:num w:numId="56">
    <w:abstractNumId w:val="17"/>
  </w:num>
  <w:num w:numId="57">
    <w:abstractNumId w:val="82"/>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8"/>
  </w:num>
  <w:num w:numId="69">
    <w:abstractNumId w:val="36"/>
  </w:num>
  <w:num w:numId="70">
    <w:abstractNumId w:val="23"/>
  </w:num>
  <w:num w:numId="71">
    <w:abstractNumId w:val="78"/>
  </w:num>
  <w:num w:numId="72">
    <w:abstractNumId w:val="22"/>
  </w:num>
  <w:num w:numId="73">
    <w:abstractNumId w:val="73"/>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5"/>
  </w:num>
  <w:num w:numId="88">
    <w:abstractNumId w:val="86"/>
  </w:num>
  <w:num w:numId="89">
    <w:abstractNumId w:val="71"/>
  </w:num>
  <w:num w:numId="90">
    <w:abstractNumId w:val="83"/>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5"/>
  </w:num>
  <w:num w:numId="100">
    <w:abstractNumId w:val="72"/>
  </w:num>
  <w:num w:numId="101">
    <w:abstractNumId w:val="69"/>
  </w:num>
  <w:num w:numId="102">
    <w:abstractNumId w:val="89"/>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4"/>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IdMacAtCleanup w:val="1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revisionView w:markup="0"/>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B"/>
    <w:rsid w:val="00057613"/>
    <w:rsid w:val="00057667"/>
    <w:rsid w:val="00057CBB"/>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772"/>
    <w:rsid w:val="00096BD5"/>
    <w:rsid w:val="00096C31"/>
    <w:rsid w:val="00096C4E"/>
    <w:rsid w:val="00097076"/>
    <w:rsid w:val="00097230"/>
    <w:rsid w:val="00097305"/>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85"/>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333"/>
    <w:rsid w:val="001268C3"/>
    <w:rsid w:val="001269DE"/>
    <w:rsid w:val="00126C9E"/>
    <w:rsid w:val="00126CAB"/>
    <w:rsid w:val="00126D57"/>
    <w:rsid w:val="00126E59"/>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BE3"/>
    <w:rsid w:val="00157C27"/>
    <w:rsid w:val="00157DE4"/>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FB2"/>
    <w:rsid w:val="00166027"/>
    <w:rsid w:val="00166455"/>
    <w:rsid w:val="0016661E"/>
    <w:rsid w:val="00166C73"/>
    <w:rsid w:val="00167978"/>
    <w:rsid w:val="00167A31"/>
    <w:rsid w:val="00167CFA"/>
    <w:rsid w:val="00167D8B"/>
    <w:rsid w:val="00167F97"/>
    <w:rsid w:val="00170227"/>
    <w:rsid w:val="001702F3"/>
    <w:rsid w:val="00170C6F"/>
    <w:rsid w:val="00170D6D"/>
    <w:rsid w:val="00170DF8"/>
    <w:rsid w:val="0017125B"/>
    <w:rsid w:val="001718D9"/>
    <w:rsid w:val="00171A51"/>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814"/>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8B"/>
    <w:rsid w:val="00430FAC"/>
    <w:rsid w:val="00430FD1"/>
    <w:rsid w:val="00431169"/>
    <w:rsid w:val="004312DA"/>
    <w:rsid w:val="0043182A"/>
    <w:rsid w:val="00431C27"/>
    <w:rsid w:val="00431E56"/>
    <w:rsid w:val="00431FA2"/>
    <w:rsid w:val="00432ACD"/>
    <w:rsid w:val="00432BAC"/>
    <w:rsid w:val="00432E51"/>
    <w:rsid w:val="00433020"/>
    <w:rsid w:val="004332E6"/>
    <w:rsid w:val="0043342E"/>
    <w:rsid w:val="004335CF"/>
    <w:rsid w:val="00433940"/>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F6D"/>
    <w:rsid w:val="004B7FDC"/>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4F53"/>
    <w:rsid w:val="005B5058"/>
    <w:rsid w:val="005B52B9"/>
    <w:rsid w:val="005B5483"/>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E7D2C"/>
    <w:rsid w:val="005F0234"/>
    <w:rsid w:val="005F0389"/>
    <w:rsid w:val="005F04A7"/>
    <w:rsid w:val="005F0700"/>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9EE"/>
    <w:rsid w:val="00645D7F"/>
    <w:rsid w:val="00645F60"/>
    <w:rsid w:val="00645FBA"/>
    <w:rsid w:val="00645FF2"/>
    <w:rsid w:val="00646115"/>
    <w:rsid w:val="0064661C"/>
    <w:rsid w:val="006466E7"/>
    <w:rsid w:val="00646941"/>
    <w:rsid w:val="006469E8"/>
    <w:rsid w:val="00646B72"/>
    <w:rsid w:val="00646CBD"/>
    <w:rsid w:val="00646EDB"/>
    <w:rsid w:val="00647072"/>
    <w:rsid w:val="00647133"/>
    <w:rsid w:val="00647186"/>
    <w:rsid w:val="006475F1"/>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9B4"/>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435"/>
    <w:rsid w:val="006B7442"/>
    <w:rsid w:val="006B7466"/>
    <w:rsid w:val="006B74F2"/>
    <w:rsid w:val="006B761D"/>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313"/>
    <w:rsid w:val="006F335C"/>
    <w:rsid w:val="006F33E6"/>
    <w:rsid w:val="006F3439"/>
    <w:rsid w:val="006F3563"/>
    <w:rsid w:val="006F370E"/>
    <w:rsid w:val="006F41FF"/>
    <w:rsid w:val="006F42A7"/>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23C8"/>
    <w:rsid w:val="008F2431"/>
    <w:rsid w:val="008F2541"/>
    <w:rsid w:val="008F25C5"/>
    <w:rsid w:val="008F2953"/>
    <w:rsid w:val="008F298C"/>
    <w:rsid w:val="008F2CF5"/>
    <w:rsid w:val="008F3387"/>
    <w:rsid w:val="008F3479"/>
    <w:rsid w:val="008F34D8"/>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FD4"/>
    <w:rsid w:val="009851B9"/>
    <w:rsid w:val="0098527B"/>
    <w:rsid w:val="009855BD"/>
    <w:rsid w:val="00985C1D"/>
    <w:rsid w:val="00985D25"/>
    <w:rsid w:val="00985F3A"/>
    <w:rsid w:val="0098621E"/>
    <w:rsid w:val="00986814"/>
    <w:rsid w:val="0098706D"/>
    <w:rsid w:val="0098730B"/>
    <w:rsid w:val="00987616"/>
    <w:rsid w:val="00987634"/>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6D0"/>
    <w:rsid w:val="00A326D2"/>
    <w:rsid w:val="00A32A06"/>
    <w:rsid w:val="00A32DD1"/>
    <w:rsid w:val="00A3338E"/>
    <w:rsid w:val="00A333A9"/>
    <w:rsid w:val="00A334D3"/>
    <w:rsid w:val="00A33823"/>
    <w:rsid w:val="00A338A5"/>
    <w:rsid w:val="00A33A84"/>
    <w:rsid w:val="00A33B80"/>
    <w:rsid w:val="00A33B83"/>
    <w:rsid w:val="00A34462"/>
    <w:rsid w:val="00A34A0A"/>
    <w:rsid w:val="00A34B02"/>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CC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DB2"/>
    <w:rsid w:val="00AE2279"/>
    <w:rsid w:val="00AE2312"/>
    <w:rsid w:val="00AE2635"/>
    <w:rsid w:val="00AE27AE"/>
    <w:rsid w:val="00AE29E2"/>
    <w:rsid w:val="00AE2A26"/>
    <w:rsid w:val="00AE2ABD"/>
    <w:rsid w:val="00AE2D2E"/>
    <w:rsid w:val="00AE2D66"/>
    <w:rsid w:val="00AE2F36"/>
    <w:rsid w:val="00AE2F50"/>
    <w:rsid w:val="00AE35B6"/>
    <w:rsid w:val="00AE377C"/>
    <w:rsid w:val="00AE3821"/>
    <w:rsid w:val="00AE3856"/>
    <w:rsid w:val="00AE3A74"/>
    <w:rsid w:val="00AE479E"/>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C38"/>
    <w:rsid w:val="00B32190"/>
    <w:rsid w:val="00B32436"/>
    <w:rsid w:val="00B324EF"/>
    <w:rsid w:val="00B3296E"/>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260"/>
    <w:rsid w:val="00B952B4"/>
    <w:rsid w:val="00B959AE"/>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B4B"/>
    <w:rsid w:val="00BE5C16"/>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BF8"/>
    <w:rsid w:val="00C47DA9"/>
    <w:rsid w:val="00C50311"/>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7DE"/>
    <w:rsid w:val="00CA09D4"/>
    <w:rsid w:val="00CA0D51"/>
    <w:rsid w:val="00CA0D69"/>
    <w:rsid w:val="00CA10AC"/>
    <w:rsid w:val="00CA1177"/>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73EC"/>
    <w:rsid w:val="00CA73F6"/>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C5D"/>
    <w:rsid w:val="00CC61B1"/>
    <w:rsid w:val="00CC63DA"/>
    <w:rsid w:val="00CC64B1"/>
    <w:rsid w:val="00CC6710"/>
    <w:rsid w:val="00CC6771"/>
    <w:rsid w:val="00CC6A63"/>
    <w:rsid w:val="00CC6BB6"/>
    <w:rsid w:val="00CC6EEF"/>
    <w:rsid w:val="00CC7155"/>
    <w:rsid w:val="00CC72D9"/>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519"/>
    <w:rsid w:val="00D135C8"/>
    <w:rsid w:val="00D1396E"/>
    <w:rsid w:val="00D13B3D"/>
    <w:rsid w:val="00D13BB0"/>
    <w:rsid w:val="00D141B7"/>
    <w:rsid w:val="00D14871"/>
    <w:rsid w:val="00D14A78"/>
    <w:rsid w:val="00D14AA9"/>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F79"/>
    <w:rsid w:val="00ED1645"/>
    <w:rsid w:val="00ED168B"/>
    <w:rsid w:val="00ED1810"/>
    <w:rsid w:val="00ED189A"/>
    <w:rsid w:val="00ED1B30"/>
    <w:rsid w:val="00ED1BFC"/>
    <w:rsid w:val="00ED1F0F"/>
    <w:rsid w:val="00ED1FCE"/>
    <w:rsid w:val="00ED21EB"/>
    <w:rsid w:val="00ED240D"/>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AEB"/>
    <w:rsid w:val="00ED7E9E"/>
    <w:rsid w:val="00ED7EF2"/>
    <w:rsid w:val="00EE078C"/>
    <w:rsid w:val="00EE1188"/>
    <w:rsid w:val="00EE1A48"/>
    <w:rsid w:val="00EE1DCA"/>
    <w:rsid w:val="00EE1F48"/>
    <w:rsid w:val="00EE1FEF"/>
    <w:rsid w:val="00EE209C"/>
    <w:rsid w:val="00EE220E"/>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FA"/>
    <w:rsid w:val="00F81869"/>
    <w:rsid w:val="00F8191D"/>
    <w:rsid w:val="00F81C8C"/>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C1F"/>
    <w:rsid w:val="00FE627C"/>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303B2"/>
    <w:rPr>
      <w:rFonts w:ascii="Courier New" w:hAnsi="Courier New"/>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463</Pages>
  <Words>140955</Words>
  <Characters>747065</Characters>
  <Application>Microsoft Office Word</Application>
  <DocSecurity>0</DocSecurity>
  <Lines>6225</Lines>
  <Paragraphs>1772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33</cp:revision>
  <cp:lastPrinted>2017-05-07T13:41:00Z</cp:lastPrinted>
  <dcterms:created xsi:type="dcterms:W3CDTF">2020-09-25T11:56:00Z</dcterms:created>
  <dcterms:modified xsi:type="dcterms:W3CDTF">2020-09-25T16:51:00Z</dcterms:modified>
</cp:coreProperties>
</file>