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6F93265D"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5F3AD5">
              <w:rPr>
                <w:noProof/>
                <w:webHidden/>
              </w:rPr>
              <w:t>10</w:t>
            </w:r>
            <w:r w:rsidR="00DD6D68" w:rsidRPr="00903DBA">
              <w:rPr>
                <w:noProof/>
                <w:webHidden/>
              </w:rPr>
              <w:fldChar w:fldCharType="end"/>
            </w:r>
          </w:hyperlink>
        </w:p>
        <w:p w14:paraId="61F98489" w14:textId="17D2C999"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5F3AD5">
              <w:rPr>
                <w:noProof/>
                <w:webHidden/>
              </w:rPr>
              <w:t>10</w:t>
            </w:r>
            <w:r w:rsidR="00DD6D68" w:rsidRPr="00903DBA">
              <w:rPr>
                <w:noProof/>
                <w:webHidden/>
              </w:rPr>
              <w:fldChar w:fldCharType="end"/>
            </w:r>
          </w:hyperlink>
        </w:p>
        <w:p w14:paraId="3C5E711C" w14:textId="09D9E9F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0E2603E2" w14:textId="73FAE0D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636FBE3B" w14:textId="3128C0D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50E1C210" w14:textId="045CF9D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7FDEB77A" w14:textId="1C1761A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1E31B118" w14:textId="30F654E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73639D3D" w14:textId="27B98F4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4F941DDA" w14:textId="59055AD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004A153B" w14:textId="401FAAB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351D3487" w14:textId="7B86D3A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3C74EC72" w14:textId="7CEA378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6C9FABA0" w14:textId="18DC20C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44880DA3" w14:textId="2087EF4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32801170" w14:textId="1CB2B865"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7629CCC0" w14:textId="57975F5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5F3AD5">
              <w:rPr>
                <w:noProof/>
                <w:webHidden/>
              </w:rPr>
              <w:t>15</w:t>
            </w:r>
            <w:r w:rsidR="00DD6D68" w:rsidRPr="00903DBA">
              <w:rPr>
                <w:noProof/>
                <w:webHidden/>
              </w:rPr>
              <w:fldChar w:fldCharType="end"/>
            </w:r>
          </w:hyperlink>
        </w:p>
        <w:p w14:paraId="3CA0E480" w14:textId="616880E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5F3AD5">
              <w:rPr>
                <w:noProof/>
                <w:webHidden/>
              </w:rPr>
              <w:t>18</w:t>
            </w:r>
            <w:r w:rsidR="00DD6D68" w:rsidRPr="00903DBA">
              <w:rPr>
                <w:noProof/>
                <w:webHidden/>
              </w:rPr>
              <w:fldChar w:fldCharType="end"/>
            </w:r>
          </w:hyperlink>
        </w:p>
        <w:p w14:paraId="036ADAFF" w14:textId="33D07E3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5F3AD5">
              <w:rPr>
                <w:noProof/>
                <w:webHidden/>
              </w:rPr>
              <w:t>20</w:t>
            </w:r>
            <w:r w:rsidR="00DD6D68" w:rsidRPr="00903DBA">
              <w:rPr>
                <w:noProof/>
                <w:webHidden/>
              </w:rPr>
              <w:fldChar w:fldCharType="end"/>
            </w:r>
          </w:hyperlink>
        </w:p>
        <w:p w14:paraId="3560099B" w14:textId="2A95080D" w:rsidR="00DD6D68" w:rsidRPr="00903DBA" w:rsidRDefault="005E72AF">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5F3AD5">
              <w:rPr>
                <w:noProof/>
                <w:webHidden/>
              </w:rPr>
              <w:t>23</w:t>
            </w:r>
            <w:r w:rsidR="00DD6D68" w:rsidRPr="00903DBA">
              <w:rPr>
                <w:noProof/>
                <w:webHidden/>
              </w:rPr>
              <w:fldChar w:fldCharType="end"/>
            </w:r>
          </w:hyperlink>
        </w:p>
        <w:p w14:paraId="405D5627" w14:textId="0CCD4B7C"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5F3AD5">
              <w:rPr>
                <w:noProof/>
                <w:webHidden/>
              </w:rPr>
              <w:t>23</w:t>
            </w:r>
            <w:r w:rsidR="00DD6D68" w:rsidRPr="00903DBA">
              <w:rPr>
                <w:noProof/>
                <w:webHidden/>
              </w:rPr>
              <w:fldChar w:fldCharType="end"/>
            </w:r>
          </w:hyperlink>
        </w:p>
        <w:p w14:paraId="57BEDDA6" w14:textId="2BA61DE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5F3AD5">
              <w:rPr>
                <w:noProof/>
                <w:webHidden/>
              </w:rPr>
              <w:t>25</w:t>
            </w:r>
            <w:r w:rsidR="00DD6D68" w:rsidRPr="00903DBA">
              <w:rPr>
                <w:noProof/>
                <w:webHidden/>
              </w:rPr>
              <w:fldChar w:fldCharType="end"/>
            </w:r>
          </w:hyperlink>
        </w:p>
        <w:p w14:paraId="504A0E15" w14:textId="09C12D8D" w:rsidR="00DD6D68" w:rsidRPr="00903DBA" w:rsidRDefault="005E72AF">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5F3AD5">
              <w:rPr>
                <w:noProof/>
                <w:webHidden/>
              </w:rPr>
              <w:t>34</w:t>
            </w:r>
            <w:r w:rsidR="00DD6D68" w:rsidRPr="00903DBA">
              <w:rPr>
                <w:noProof/>
                <w:webHidden/>
              </w:rPr>
              <w:fldChar w:fldCharType="end"/>
            </w:r>
          </w:hyperlink>
        </w:p>
        <w:p w14:paraId="440B213B" w14:textId="58E57A22"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5F3AD5">
              <w:rPr>
                <w:noProof/>
                <w:webHidden/>
              </w:rPr>
              <w:t>34</w:t>
            </w:r>
            <w:r w:rsidR="00DD6D68" w:rsidRPr="00903DBA">
              <w:rPr>
                <w:noProof/>
                <w:webHidden/>
              </w:rPr>
              <w:fldChar w:fldCharType="end"/>
            </w:r>
          </w:hyperlink>
        </w:p>
        <w:p w14:paraId="7A06B9F5" w14:textId="5A561FDB"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5F3AD5">
              <w:rPr>
                <w:noProof/>
                <w:webHidden/>
              </w:rPr>
              <w:t>37</w:t>
            </w:r>
            <w:r w:rsidR="00DD6D68" w:rsidRPr="00903DBA">
              <w:rPr>
                <w:noProof/>
                <w:webHidden/>
              </w:rPr>
              <w:fldChar w:fldCharType="end"/>
            </w:r>
          </w:hyperlink>
        </w:p>
        <w:p w14:paraId="6F18F0ED" w14:textId="67D576D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5F3AD5">
              <w:rPr>
                <w:noProof/>
                <w:webHidden/>
              </w:rPr>
              <w:t>68</w:t>
            </w:r>
            <w:r w:rsidR="00DD6D68" w:rsidRPr="00903DBA">
              <w:rPr>
                <w:noProof/>
                <w:webHidden/>
              </w:rPr>
              <w:fldChar w:fldCharType="end"/>
            </w:r>
          </w:hyperlink>
        </w:p>
        <w:p w14:paraId="2ADF96EE" w14:textId="73723C2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5F3AD5">
              <w:rPr>
                <w:noProof/>
                <w:webHidden/>
              </w:rPr>
              <w:t>38</w:t>
            </w:r>
            <w:r w:rsidR="00DD6D68" w:rsidRPr="00903DBA">
              <w:rPr>
                <w:noProof/>
                <w:webHidden/>
              </w:rPr>
              <w:fldChar w:fldCharType="end"/>
            </w:r>
          </w:hyperlink>
        </w:p>
        <w:p w14:paraId="5EADF26A" w14:textId="6C53EDB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5F3AD5">
              <w:rPr>
                <w:noProof/>
                <w:webHidden/>
              </w:rPr>
              <w:t>39</w:t>
            </w:r>
            <w:r w:rsidR="00DD6D68" w:rsidRPr="00903DBA">
              <w:rPr>
                <w:noProof/>
                <w:webHidden/>
              </w:rPr>
              <w:fldChar w:fldCharType="end"/>
            </w:r>
          </w:hyperlink>
        </w:p>
        <w:p w14:paraId="5239B110" w14:textId="5995565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5F3AD5">
              <w:rPr>
                <w:noProof/>
                <w:webHidden/>
              </w:rPr>
              <w:t>43</w:t>
            </w:r>
            <w:r w:rsidR="00DD6D68" w:rsidRPr="00903DBA">
              <w:rPr>
                <w:noProof/>
                <w:webHidden/>
              </w:rPr>
              <w:fldChar w:fldCharType="end"/>
            </w:r>
          </w:hyperlink>
        </w:p>
        <w:p w14:paraId="0A4A8384" w14:textId="32C9E4E1"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5F3AD5">
              <w:rPr>
                <w:noProof/>
                <w:webHidden/>
              </w:rPr>
              <w:t>47</w:t>
            </w:r>
            <w:r w:rsidR="00DD6D68" w:rsidRPr="00903DBA">
              <w:rPr>
                <w:noProof/>
                <w:webHidden/>
              </w:rPr>
              <w:fldChar w:fldCharType="end"/>
            </w:r>
          </w:hyperlink>
        </w:p>
        <w:p w14:paraId="67A4041E" w14:textId="6BAE4FF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5F3AD5">
              <w:rPr>
                <w:noProof/>
                <w:webHidden/>
              </w:rPr>
              <w:t>48</w:t>
            </w:r>
            <w:r w:rsidR="00DD6D68" w:rsidRPr="00903DBA">
              <w:rPr>
                <w:noProof/>
                <w:webHidden/>
              </w:rPr>
              <w:fldChar w:fldCharType="end"/>
            </w:r>
          </w:hyperlink>
        </w:p>
        <w:p w14:paraId="1A3ED056" w14:textId="39A0661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5F3AD5">
              <w:rPr>
                <w:noProof/>
                <w:webHidden/>
              </w:rPr>
              <w:t>49</w:t>
            </w:r>
            <w:r w:rsidR="00DD6D68" w:rsidRPr="00903DBA">
              <w:rPr>
                <w:noProof/>
                <w:webHidden/>
              </w:rPr>
              <w:fldChar w:fldCharType="end"/>
            </w:r>
          </w:hyperlink>
        </w:p>
        <w:p w14:paraId="76CB3A1F" w14:textId="20BF53B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5F3AD5">
              <w:rPr>
                <w:noProof/>
                <w:webHidden/>
              </w:rPr>
              <w:t>51</w:t>
            </w:r>
            <w:r w:rsidR="00DD6D68" w:rsidRPr="00903DBA">
              <w:rPr>
                <w:noProof/>
                <w:webHidden/>
              </w:rPr>
              <w:fldChar w:fldCharType="end"/>
            </w:r>
          </w:hyperlink>
        </w:p>
        <w:p w14:paraId="6D81B105" w14:textId="7AB734A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5F3AD5">
              <w:rPr>
                <w:noProof/>
                <w:webHidden/>
              </w:rPr>
              <w:t>81</w:t>
            </w:r>
            <w:r w:rsidR="00DD6D68" w:rsidRPr="00903DBA">
              <w:rPr>
                <w:noProof/>
                <w:webHidden/>
              </w:rPr>
              <w:fldChar w:fldCharType="end"/>
            </w:r>
          </w:hyperlink>
        </w:p>
        <w:p w14:paraId="2370ED1A" w14:textId="1DC547F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E44C1A8" w14:textId="606685D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5F3AD5">
              <w:rPr>
                <w:noProof/>
                <w:webHidden/>
              </w:rPr>
              <w:t>52</w:t>
            </w:r>
            <w:r w:rsidR="00DD6D68" w:rsidRPr="00903DBA">
              <w:rPr>
                <w:noProof/>
                <w:webHidden/>
              </w:rPr>
              <w:fldChar w:fldCharType="end"/>
            </w:r>
          </w:hyperlink>
        </w:p>
        <w:p w14:paraId="6EC6213F" w14:textId="3C93A50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5F3AD5">
              <w:rPr>
                <w:noProof/>
                <w:webHidden/>
              </w:rPr>
              <w:t>52</w:t>
            </w:r>
            <w:r w:rsidR="00DD6D68" w:rsidRPr="00903DBA">
              <w:rPr>
                <w:noProof/>
                <w:webHidden/>
              </w:rPr>
              <w:fldChar w:fldCharType="end"/>
            </w:r>
          </w:hyperlink>
        </w:p>
        <w:p w14:paraId="41F65836" w14:textId="1712C238"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22A2DFDE" w14:textId="481CF7F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5D730FBA" w14:textId="5A44A31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222F48BC" w14:textId="7560152A"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0B0618EF" w14:textId="10038A53"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03F74AFD" w14:textId="5755554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41048E4C" w14:textId="150965B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66D3D0E6" w14:textId="380BC9D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6701F8D8" w14:textId="1130C98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1B468E2" w14:textId="3021457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11288DF5" w14:textId="6B13CB5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5BDA9A0A" w14:textId="6338702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6C5447A6" w14:textId="4854FB6C"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784D9939" w14:textId="10DD43D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53FC0B87" w14:textId="68E109F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5F3AD5">
              <w:rPr>
                <w:noProof/>
                <w:webHidden/>
              </w:rPr>
              <w:t>57</w:t>
            </w:r>
            <w:r w:rsidR="00DD6D68" w:rsidRPr="00903DBA">
              <w:rPr>
                <w:noProof/>
                <w:webHidden/>
              </w:rPr>
              <w:fldChar w:fldCharType="end"/>
            </w:r>
          </w:hyperlink>
        </w:p>
        <w:p w14:paraId="07532292" w14:textId="770F358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5F3AD5">
              <w:rPr>
                <w:noProof/>
                <w:webHidden/>
              </w:rPr>
              <w:t>57</w:t>
            </w:r>
            <w:r w:rsidR="00DD6D68" w:rsidRPr="00903DBA">
              <w:rPr>
                <w:noProof/>
                <w:webHidden/>
              </w:rPr>
              <w:fldChar w:fldCharType="end"/>
            </w:r>
          </w:hyperlink>
        </w:p>
        <w:p w14:paraId="1B61FD6E" w14:textId="233BE2C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194415E4" w14:textId="7A8C6B1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640896C1" w14:textId="1350514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388C5C88" w14:textId="6B450F98"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5F3AD5">
              <w:rPr>
                <w:noProof/>
                <w:webHidden/>
              </w:rPr>
              <w:t>59</w:t>
            </w:r>
            <w:r w:rsidR="00DD6D68" w:rsidRPr="00903DBA">
              <w:rPr>
                <w:noProof/>
                <w:webHidden/>
              </w:rPr>
              <w:fldChar w:fldCharType="end"/>
            </w:r>
          </w:hyperlink>
        </w:p>
        <w:p w14:paraId="7BC68EE4" w14:textId="28BF035A"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5F3AD5">
              <w:rPr>
                <w:noProof/>
                <w:webHidden/>
              </w:rPr>
              <w:t>59</w:t>
            </w:r>
            <w:r w:rsidR="00DD6D68" w:rsidRPr="00903DBA">
              <w:rPr>
                <w:noProof/>
                <w:webHidden/>
              </w:rPr>
              <w:fldChar w:fldCharType="end"/>
            </w:r>
          </w:hyperlink>
        </w:p>
        <w:p w14:paraId="0B64B798" w14:textId="18E3FDC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5F3AD5">
              <w:rPr>
                <w:noProof/>
                <w:webHidden/>
              </w:rPr>
              <w:t>60</w:t>
            </w:r>
            <w:r w:rsidR="00DD6D68" w:rsidRPr="00903DBA">
              <w:rPr>
                <w:noProof/>
                <w:webHidden/>
              </w:rPr>
              <w:fldChar w:fldCharType="end"/>
            </w:r>
          </w:hyperlink>
        </w:p>
        <w:p w14:paraId="31E3F1F3" w14:textId="5D80735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5F3AD5">
              <w:rPr>
                <w:noProof/>
                <w:webHidden/>
              </w:rPr>
              <w:t>60</w:t>
            </w:r>
            <w:r w:rsidR="00DD6D68" w:rsidRPr="00903DBA">
              <w:rPr>
                <w:noProof/>
                <w:webHidden/>
              </w:rPr>
              <w:fldChar w:fldCharType="end"/>
            </w:r>
          </w:hyperlink>
        </w:p>
        <w:p w14:paraId="10C5C5CE" w14:textId="64B14B0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5F3AD5">
              <w:rPr>
                <w:noProof/>
                <w:webHidden/>
              </w:rPr>
              <w:t>61</w:t>
            </w:r>
            <w:r w:rsidR="00DD6D68" w:rsidRPr="00903DBA">
              <w:rPr>
                <w:noProof/>
                <w:webHidden/>
              </w:rPr>
              <w:fldChar w:fldCharType="end"/>
            </w:r>
          </w:hyperlink>
        </w:p>
        <w:p w14:paraId="0E42311A" w14:textId="08BF779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5F3AD5">
              <w:rPr>
                <w:noProof/>
                <w:webHidden/>
              </w:rPr>
              <w:t>61</w:t>
            </w:r>
            <w:r w:rsidR="00DD6D68" w:rsidRPr="00903DBA">
              <w:rPr>
                <w:noProof/>
                <w:webHidden/>
              </w:rPr>
              <w:fldChar w:fldCharType="end"/>
            </w:r>
          </w:hyperlink>
        </w:p>
        <w:p w14:paraId="1C626DF1" w14:textId="322DC64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7207292" w14:textId="70D2A360"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2D8117A" w14:textId="081CD90A"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6231EE8" w14:textId="48CBB2C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7C657CDA" w14:textId="79D19E4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C73AE7B" w14:textId="52B50D4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CF9851D" w14:textId="676C0B8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6B74A0F8" w14:textId="2A027E8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5F3AD5">
              <w:rPr>
                <w:noProof/>
                <w:webHidden/>
              </w:rPr>
              <w:t>62</w:t>
            </w:r>
            <w:r w:rsidR="00DD6D68" w:rsidRPr="00903DBA">
              <w:rPr>
                <w:noProof/>
                <w:webHidden/>
              </w:rPr>
              <w:fldChar w:fldCharType="end"/>
            </w:r>
          </w:hyperlink>
        </w:p>
        <w:p w14:paraId="74503876" w14:textId="5096F87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4492F623" w14:textId="7853AE3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4F96C83" w14:textId="54E85EC0"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7FC4C895" w14:textId="6747DC6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B500B05" w14:textId="4F8546AA"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8C38148" w14:textId="38DBC36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5F3AD5">
              <w:rPr>
                <w:noProof/>
                <w:webHidden/>
              </w:rPr>
              <w:t>63</w:t>
            </w:r>
            <w:r w:rsidR="00DD6D68" w:rsidRPr="00903DBA">
              <w:rPr>
                <w:noProof/>
                <w:webHidden/>
              </w:rPr>
              <w:fldChar w:fldCharType="end"/>
            </w:r>
          </w:hyperlink>
        </w:p>
        <w:p w14:paraId="4F435F0D" w14:textId="268BB285" w:rsidR="00DD6D68" w:rsidRPr="00903DBA" w:rsidRDefault="005E72AF">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5F3AD5">
              <w:rPr>
                <w:noProof/>
                <w:webHidden/>
              </w:rPr>
              <w:t>65</w:t>
            </w:r>
            <w:r w:rsidR="00DD6D68" w:rsidRPr="00903DBA">
              <w:rPr>
                <w:noProof/>
                <w:webHidden/>
              </w:rPr>
              <w:fldChar w:fldCharType="end"/>
            </w:r>
          </w:hyperlink>
        </w:p>
        <w:p w14:paraId="66A262E4" w14:textId="07CFB9B1"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5F3AD5">
              <w:rPr>
                <w:noProof/>
                <w:webHidden/>
              </w:rPr>
              <w:t>124</w:t>
            </w:r>
            <w:r w:rsidR="00DD6D68" w:rsidRPr="00903DBA">
              <w:rPr>
                <w:noProof/>
                <w:webHidden/>
              </w:rPr>
              <w:fldChar w:fldCharType="end"/>
            </w:r>
          </w:hyperlink>
        </w:p>
        <w:p w14:paraId="7EB8B79D" w14:textId="4D03F731" w:rsidR="00DD6D68" w:rsidRPr="00903DBA" w:rsidRDefault="005E72AF">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5F3AD5">
              <w:rPr>
                <w:noProof/>
                <w:webHidden/>
              </w:rPr>
              <w:t>126</w:t>
            </w:r>
            <w:r w:rsidR="00DD6D68" w:rsidRPr="00903DBA">
              <w:rPr>
                <w:noProof/>
                <w:webHidden/>
              </w:rPr>
              <w:fldChar w:fldCharType="end"/>
            </w:r>
          </w:hyperlink>
        </w:p>
        <w:p w14:paraId="0F690CBB" w14:textId="20C00FAA"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5F3AD5">
              <w:rPr>
                <w:noProof/>
                <w:webHidden/>
              </w:rPr>
              <w:t>132</w:t>
            </w:r>
            <w:r w:rsidR="00DD6D68" w:rsidRPr="00903DBA">
              <w:rPr>
                <w:noProof/>
                <w:webHidden/>
              </w:rPr>
              <w:fldChar w:fldCharType="end"/>
            </w:r>
          </w:hyperlink>
        </w:p>
        <w:p w14:paraId="4C1A1DCD" w14:textId="57AE9661"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5F3AD5">
              <w:rPr>
                <w:noProof/>
                <w:webHidden/>
              </w:rPr>
              <w:t>138</w:t>
            </w:r>
            <w:r w:rsidR="00DD6D68" w:rsidRPr="00903DBA">
              <w:rPr>
                <w:noProof/>
                <w:webHidden/>
              </w:rPr>
              <w:fldChar w:fldCharType="end"/>
            </w:r>
          </w:hyperlink>
        </w:p>
        <w:p w14:paraId="20F62056" w14:textId="2C611B1D" w:rsidR="00DD6D68" w:rsidRPr="00903DBA" w:rsidRDefault="005E72AF">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5F3AD5">
              <w:rPr>
                <w:noProof/>
                <w:webHidden/>
              </w:rPr>
              <w:t>141</w:t>
            </w:r>
            <w:r w:rsidR="00DD6D68" w:rsidRPr="00903DBA">
              <w:rPr>
                <w:noProof/>
                <w:webHidden/>
              </w:rPr>
              <w:fldChar w:fldCharType="end"/>
            </w:r>
          </w:hyperlink>
        </w:p>
        <w:p w14:paraId="1D433512" w14:textId="29950CD6"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5F3AD5">
              <w:rPr>
                <w:noProof/>
                <w:webHidden/>
              </w:rPr>
              <w:t>152</w:t>
            </w:r>
            <w:r w:rsidR="00DD6D68" w:rsidRPr="00903DBA">
              <w:rPr>
                <w:noProof/>
                <w:webHidden/>
              </w:rPr>
              <w:fldChar w:fldCharType="end"/>
            </w:r>
          </w:hyperlink>
        </w:p>
        <w:p w14:paraId="3657C55D" w14:textId="473C27B1"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5F3AD5">
              <w:rPr>
                <w:noProof/>
                <w:webHidden/>
              </w:rPr>
              <w:t>155</w:t>
            </w:r>
            <w:r w:rsidR="00DD6D68" w:rsidRPr="00903DBA">
              <w:rPr>
                <w:noProof/>
                <w:webHidden/>
              </w:rPr>
              <w:fldChar w:fldCharType="end"/>
            </w:r>
          </w:hyperlink>
        </w:p>
        <w:p w14:paraId="603B41BF" w14:textId="40A8959F"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5F3AD5">
              <w:rPr>
                <w:noProof/>
                <w:webHidden/>
              </w:rPr>
              <w:t>160</w:t>
            </w:r>
            <w:r w:rsidR="00DD6D68" w:rsidRPr="00903DBA">
              <w:rPr>
                <w:noProof/>
                <w:webHidden/>
              </w:rPr>
              <w:fldChar w:fldCharType="end"/>
            </w:r>
          </w:hyperlink>
        </w:p>
        <w:p w14:paraId="5C5628BB" w14:textId="4DD36381" w:rsidR="00DD6D68" w:rsidRPr="00903DBA" w:rsidRDefault="005E72AF">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5F3AD5">
              <w:rPr>
                <w:noProof/>
                <w:webHidden/>
              </w:rPr>
              <w:t>162</w:t>
            </w:r>
            <w:r w:rsidR="00DD6D68" w:rsidRPr="00903DBA">
              <w:rPr>
                <w:noProof/>
                <w:webHidden/>
              </w:rPr>
              <w:fldChar w:fldCharType="end"/>
            </w:r>
          </w:hyperlink>
        </w:p>
        <w:p w14:paraId="706580CC" w14:textId="47D8783D"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5F3AD5">
              <w:rPr>
                <w:noProof/>
                <w:webHidden/>
              </w:rPr>
              <w:t>162</w:t>
            </w:r>
            <w:r w:rsidR="00DD6D68" w:rsidRPr="00903DBA">
              <w:rPr>
                <w:noProof/>
                <w:webHidden/>
              </w:rPr>
              <w:fldChar w:fldCharType="end"/>
            </w:r>
          </w:hyperlink>
        </w:p>
        <w:p w14:paraId="010AFD69" w14:textId="78A26047"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5F3AD5">
              <w:rPr>
                <w:noProof/>
                <w:webHidden/>
              </w:rPr>
              <w:t>166</w:t>
            </w:r>
            <w:r w:rsidR="00DD6D68" w:rsidRPr="00903DBA">
              <w:rPr>
                <w:noProof/>
                <w:webHidden/>
              </w:rPr>
              <w:fldChar w:fldCharType="end"/>
            </w:r>
          </w:hyperlink>
        </w:p>
        <w:p w14:paraId="1DA85CD2" w14:textId="2E8671BB"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5F3AD5">
              <w:rPr>
                <w:noProof/>
                <w:webHidden/>
              </w:rPr>
              <w:t>172</w:t>
            </w:r>
            <w:r w:rsidR="00DD6D68" w:rsidRPr="00903DBA">
              <w:rPr>
                <w:noProof/>
                <w:webHidden/>
              </w:rPr>
              <w:fldChar w:fldCharType="end"/>
            </w:r>
          </w:hyperlink>
        </w:p>
        <w:p w14:paraId="5EFD9631" w14:textId="206CECE0" w:rsidR="00DD6D68" w:rsidRPr="00903DBA" w:rsidRDefault="005E72AF">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5F3AD5">
              <w:rPr>
                <w:noProof/>
                <w:webHidden/>
              </w:rPr>
              <w:t>176</w:t>
            </w:r>
            <w:r w:rsidR="00DD6D68" w:rsidRPr="00903DBA">
              <w:rPr>
                <w:noProof/>
                <w:webHidden/>
              </w:rPr>
              <w:fldChar w:fldCharType="end"/>
            </w:r>
          </w:hyperlink>
        </w:p>
        <w:p w14:paraId="4177BA18" w14:textId="4CCFBD20" w:rsidR="00DD6D68" w:rsidRPr="00903DBA" w:rsidRDefault="005E72AF">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5F3AD5">
              <w:rPr>
                <w:noProof/>
                <w:webHidden/>
              </w:rPr>
              <w:t>181</w:t>
            </w:r>
            <w:r w:rsidR="00DD6D68" w:rsidRPr="00903DBA">
              <w:rPr>
                <w:noProof/>
                <w:webHidden/>
              </w:rPr>
              <w:fldChar w:fldCharType="end"/>
            </w:r>
          </w:hyperlink>
        </w:p>
        <w:p w14:paraId="292AF640" w14:textId="40D4EF7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5F3AD5">
              <w:rPr>
                <w:noProof/>
                <w:webHidden/>
              </w:rPr>
              <w:t>181</w:t>
            </w:r>
            <w:r w:rsidR="00DD6D68" w:rsidRPr="00903DBA">
              <w:rPr>
                <w:noProof/>
                <w:webHidden/>
              </w:rPr>
              <w:fldChar w:fldCharType="end"/>
            </w:r>
          </w:hyperlink>
        </w:p>
        <w:p w14:paraId="7035AC52" w14:textId="5D845103"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5F3AD5">
              <w:rPr>
                <w:noProof/>
                <w:webHidden/>
              </w:rPr>
              <w:t>184</w:t>
            </w:r>
            <w:r w:rsidR="00DD6D68" w:rsidRPr="00903DBA">
              <w:rPr>
                <w:noProof/>
                <w:webHidden/>
              </w:rPr>
              <w:fldChar w:fldCharType="end"/>
            </w:r>
          </w:hyperlink>
        </w:p>
        <w:p w14:paraId="5620B309" w14:textId="747C2B7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5F3AD5">
              <w:rPr>
                <w:noProof/>
                <w:webHidden/>
              </w:rPr>
              <w:t>187</w:t>
            </w:r>
            <w:r w:rsidR="00DD6D68" w:rsidRPr="00903DBA">
              <w:rPr>
                <w:noProof/>
                <w:webHidden/>
              </w:rPr>
              <w:fldChar w:fldCharType="end"/>
            </w:r>
          </w:hyperlink>
        </w:p>
        <w:p w14:paraId="3F8133D1" w14:textId="186E963F" w:rsidR="00DD6D68" w:rsidRPr="00903DBA" w:rsidRDefault="005E72AF">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5F3AD5">
              <w:rPr>
                <w:noProof/>
                <w:webHidden/>
              </w:rPr>
              <w:t>190</w:t>
            </w:r>
            <w:r w:rsidR="00DD6D68" w:rsidRPr="00903DBA">
              <w:rPr>
                <w:noProof/>
                <w:webHidden/>
              </w:rPr>
              <w:fldChar w:fldCharType="end"/>
            </w:r>
          </w:hyperlink>
        </w:p>
        <w:p w14:paraId="5AADA0B5" w14:textId="7D84C81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5F3AD5">
              <w:rPr>
                <w:noProof/>
                <w:webHidden/>
              </w:rPr>
              <w:t>191</w:t>
            </w:r>
            <w:r w:rsidR="00DD6D68" w:rsidRPr="00903DBA">
              <w:rPr>
                <w:noProof/>
                <w:webHidden/>
              </w:rPr>
              <w:fldChar w:fldCharType="end"/>
            </w:r>
          </w:hyperlink>
        </w:p>
        <w:p w14:paraId="51FB1A0B" w14:textId="4CA67010"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5F3AD5">
              <w:rPr>
                <w:noProof/>
                <w:webHidden/>
              </w:rPr>
              <w:t>191</w:t>
            </w:r>
            <w:r w:rsidR="00DD6D68" w:rsidRPr="00903DBA">
              <w:rPr>
                <w:noProof/>
                <w:webHidden/>
              </w:rPr>
              <w:fldChar w:fldCharType="end"/>
            </w:r>
          </w:hyperlink>
        </w:p>
        <w:p w14:paraId="2922ED1E" w14:textId="559526B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5F3AD5">
              <w:rPr>
                <w:noProof/>
                <w:webHidden/>
              </w:rPr>
              <w:t>192</w:t>
            </w:r>
            <w:r w:rsidR="00DD6D68" w:rsidRPr="00903DBA">
              <w:rPr>
                <w:noProof/>
                <w:webHidden/>
              </w:rPr>
              <w:fldChar w:fldCharType="end"/>
            </w:r>
          </w:hyperlink>
        </w:p>
        <w:p w14:paraId="3BEF5890" w14:textId="42270B3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5F3AD5">
              <w:rPr>
                <w:noProof/>
                <w:webHidden/>
              </w:rPr>
              <w:t>193</w:t>
            </w:r>
            <w:r w:rsidR="00DD6D68" w:rsidRPr="00903DBA">
              <w:rPr>
                <w:noProof/>
                <w:webHidden/>
              </w:rPr>
              <w:fldChar w:fldCharType="end"/>
            </w:r>
          </w:hyperlink>
        </w:p>
        <w:p w14:paraId="68255CC9" w14:textId="38076D2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5F3AD5">
              <w:rPr>
                <w:noProof/>
                <w:webHidden/>
              </w:rPr>
              <w:t>194</w:t>
            </w:r>
            <w:r w:rsidR="00DD6D68" w:rsidRPr="00903DBA">
              <w:rPr>
                <w:noProof/>
                <w:webHidden/>
              </w:rPr>
              <w:fldChar w:fldCharType="end"/>
            </w:r>
          </w:hyperlink>
        </w:p>
        <w:p w14:paraId="7C656801" w14:textId="66D8683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5F3AD5">
              <w:rPr>
                <w:noProof/>
                <w:webHidden/>
              </w:rPr>
              <w:t>195</w:t>
            </w:r>
            <w:r w:rsidR="00DD6D68" w:rsidRPr="00903DBA">
              <w:rPr>
                <w:noProof/>
                <w:webHidden/>
              </w:rPr>
              <w:fldChar w:fldCharType="end"/>
            </w:r>
          </w:hyperlink>
        </w:p>
        <w:p w14:paraId="5953D829" w14:textId="2EA3DBF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5F3AD5">
              <w:rPr>
                <w:noProof/>
                <w:webHidden/>
              </w:rPr>
              <w:t>195</w:t>
            </w:r>
            <w:r w:rsidR="00DD6D68" w:rsidRPr="00903DBA">
              <w:rPr>
                <w:noProof/>
                <w:webHidden/>
              </w:rPr>
              <w:fldChar w:fldCharType="end"/>
            </w:r>
          </w:hyperlink>
        </w:p>
        <w:p w14:paraId="00988905" w14:textId="5C39532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5F3AD5">
              <w:rPr>
                <w:noProof/>
                <w:webHidden/>
              </w:rPr>
              <w:t>196</w:t>
            </w:r>
            <w:r w:rsidR="00DD6D68" w:rsidRPr="00903DBA">
              <w:rPr>
                <w:noProof/>
                <w:webHidden/>
              </w:rPr>
              <w:fldChar w:fldCharType="end"/>
            </w:r>
          </w:hyperlink>
        </w:p>
        <w:p w14:paraId="76CD3C69" w14:textId="0969114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5F3AD5">
              <w:rPr>
                <w:noProof/>
                <w:webHidden/>
              </w:rPr>
              <w:t>196</w:t>
            </w:r>
            <w:r w:rsidR="00DD6D68" w:rsidRPr="00903DBA">
              <w:rPr>
                <w:noProof/>
                <w:webHidden/>
              </w:rPr>
              <w:fldChar w:fldCharType="end"/>
            </w:r>
          </w:hyperlink>
        </w:p>
        <w:p w14:paraId="3A937FCF" w14:textId="0AC3FC8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5F3AD5">
              <w:rPr>
                <w:noProof/>
                <w:webHidden/>
              </w:rPr>
              <w:t>197</w:t>
            </w:r>
            <w:r w:rsidR="00DD6D68" w:rsidRPr="00903DBA">
              <w:rPr>
                <w:noProof/>
                <w:webHidden/>
              </w:rPr>
              <w:fldChar w:fldCharType="end"/>
            </w:r>
          </w:hyperlink>
        </w:p>
        <w:p w14:paraId="479AEA5C" w14:textId="2CF7A71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5F3AD5">
              <w:rPr>
                <w:noProof/>
                <w:webHidden/>
              </w:rPr>
              <w:t>200</w:t>
            </w:r>
            <w:r w:rsidR="00DD6D68" w:rsidRPr="00903DBA">
              <w:rPr>
                <w:noProof/>
                <w:webHidden/>
              </w:rPr>
              <w:fldChar w:fldCharType="end"/>
            </w:r>
          </w:hyperlink>
        </w:p>
        <w:p w14:paraId="1D1DB42D" w14:textId="77C2C9E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5F3AD5">
              <w:rPr>
                <w:noProof/>
                <w:webHidden/>
              </w:rPr>
              <w:t>201</w:t>
            </w:r>
            <w:r w:rsidR="00DD6D68" w:rsidRPr="00903DBA">
              <w:rPr>
                <w:noProof/>
                <w:webHidden/>
              </w:rPr>
              <w:fldChar w:fldCharType="end"/>
            </w:r>
          </w:hyperlink>
        </w:p>
        <w:p w14:paraId="1795D347" w14:textId="4FA4270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5F3AD5">
              <w:rPr>
                <w:noProof/>
                <w:webHidden/>
              </w:rPr>
              <w:t>201</w:t>
            </w:r>
            <w:r w:rsidR="00DD6D68" w:rsidRPr="00903DBA">
              <w:rPr>
                <w:noProof/>
                <w:webHidden/>
              </w:rPr>
              <w:fldChar w:fldCharType="end"/>
            </w:r>
          </w:hyperlink>
        </w:p>
        <w:p w14:paraId="69D715B8" w14:textId="7D56CF4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5F3AD5">
              <w:rPr>
                <w:noProof/>
                <w:webHidden/>
              </w:rPr>
              <w:t>202</w:t>
            </w:r>
            <w:r w:rsidR="00DD6D68" w:rsidRPr="00903DBA">
              <w:rPr>
                <w:noProof/>
                <w:webHidden/>
              </w:rPr>
              <w:fldChar w:fldCharType="end"/>
            </w:r>
          </w:hyperlink>
        </w:p>
        <w:p w14:paraId="7B692642" w14:textId="0BB3F3A6" w:rsidR="00DD6D68" w:rsidRPr="00903DBA" w:rsidRDefault="005E72AF">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5F3AD5">
              <w:rPr>
                <w:noProof/>
                <w:webHidden/>
              </w:rPr>
              <w:t>203</w:t>
            </w:r>
            <w:r w:rsidR="00DD6D68" w:rsidRPr="00903DBA">
              <w:rPr>
                <w:noProof/>
                <w:webHidden/>
              </w:rPr>
              <w:fldChar w:fldCharType="end"/>
            </w:r>
          </w:hyperlink>
        </w:p>
        <w:p w14:paraId="0BED99D5" w14:textId="6300A014"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5F3AD5">
              <w:rPr>
                <w:noProof/>
                <w:webHidden/>
              </w:rPr>
              <w:t>203</w:t>
            </w:r>
            <w:r w:rsidR="00DD6D68" w:rsidRPr="00903DBA">
              <w:rPr>
                <w:noProof/>
                <w:webHidden/>
              </w:rPr>
              <w:fldChar w:fldCharType="end"/>
            </w:r>
          </w:hyperlink>
        </w:p>
        <w:p w14:paraId="35332A91" w14:textId="5C3EABA0"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5F3AD5">
              <w:rPr>
                <w:noProof/>
                <w:webHidden/>
              </w:rPr>
              <w:t>205</w:t>
            </w:r>
            <w:r w:rsidR="00DD6D68" w:rsidRPr="00903DBA">
              <w:rPr>
                <w:noProof/>
                <w:webHidden/>
              </w:rPr>
              <w:fldChar w:fldCharType="end"/>
            </w:r>
          </w:hyperlink>
        </w:p>
        <w:p w14:paraId="06F4BA45" w14:textId="3709CBE0"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5F3AD5">
              <w:rPr>
                <w:noProof/>
                <w:webHidden/>
              </w:rPr>
              <w:t>206</w:t>
            </w:r>
            <w:r w:rsidR="00DD6D68" w:rsidRPr="00903DBA">
              <w:rPr>
                <w:noProof/>
                <w:webHidden/>
              </w:rPr>
              <w:fldChar w:fldCharType="end"/>
            </w:r>
          </w:hyperlink>
        </w:p>
        <w:p w14:paraId="759AA861" w14:textId="441020EA"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5F3AD5">
              <w:rPr>
                <w:noProof/>
                <w:webHidden/>
              </w:rPr>
              <w:t>207</w:t>
            </w:r>
            <w:r w:rsidR="00DD6D68" w:rsidRPr="00903DBA">
              <w:rPr>
                <w:noProof/>
                <w:webHidden/>
              </w:rPr>
              <w:fldChar w:fldCharType="end"/>
            </w:r>
          </w:hyperlink>
        </w:p>
        <w:p w14:paraId="493A7DBC" w14:textId="4EAC0EB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5F3AD5">
              <w:rPr>
                <w:noProof/>
                <w:webHidden/>
              </w:rPr>
              <w:t>209</w:t>
            </w:r>
            <w:r w:rsidR="00DD6D68" w:rsidRPr="00903DBA">
              <w:rPr>
                <w:noProof/>
                <w:webHidden/>
              </w:rPr>
              <w:fldChar w:fldCharType="end"/>
            </w:r>
          </w:hyperlink>
        </w:p>
        <w:p w14:paraId="63F66FBC" w14:textId="613596F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5F3AD5">
              <w:rPr>
                <w:noProof/>
                <w:webHidden/>
              </w:rPr>
              <w:t>210</w:t>
            </w:r>
            <w:r w:rsidR="00DD6D68" w:rsidRPr="00903DBA">
              <w:rPr>
                <w:noProof/>
                <w:webHidden/>
              </w:rPr>
              <w:fldChar w:fldCharType="end"/>
            </w:r>
          </w:hyperlink>
        </w:p>
        <w:p w14:paraId="0029625B" w14:textId="2C8BE7F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5F3AD5">
              <w:rPr>
                <w:noProof/>
                <w:webHidden/>
              </w:rPr>
              <w:t>211</w:t>
            </w:r>
            <w:r w:rsidR="00DD6D68" w:rsidRPr="00903DBA">
              <w:rPr>
                <w:noProof/>
                <w:webHidden/>
              </w:rPr>
              <w:fldChar w:fldCharType="end"/>
            </w:r>
          </w:hyperlink>
        </w:p>
        <w:p w14:paraId="4EAEF57B" w14:textId="2673596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5F3AD5">
              <w:rPr>
                <w:noProof/>
                <w:webHidden/>
              </w:rPr>
              <w:t>214</w:t>
            </w:r>
            <w:r w:rsidR="00DD6D68" w:rsidRPr="00903DBA">
              <w:rPr>
                <w:noProof/>
                <w:webHidden/>
              </w:rPr>
              <w:fldChar w:fldCharType="end"/>
            </w:r>
          </w:hyperlink>
        </w:p>
        <w:p w14:paraId="290C40E9" w14:textId="145796DD"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5F3AD5">
              <w:rPr>
                <w:noProof/>
                <w:webHidden/>
              </w:rPr>
              <w:t>218</w:t>
            </w:r>
            <w:r w:rsidR="00DD6D68" w:rsidRPr="00903DBA">
              <w:rPr>
                <w:noProof/>
                <w:webHidden/>
              </w:rPr>
              <w:fldChar w:fldCharType="end"/>
            </w:r>
          </w:hyperlink>
        </w:p>
        <w:p w14:paraId="5622E89C" w14:textId="588ACD25"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5F3AD5">
              <w:rPr>
                <w:noProof/>
                <w:webHidden/>
              </w:rPr>
              <w:t>221</w:t>
            </w:r>
            <w:r w:rsidR="00DD6D68" w:rsidRPr="00903DBA">
              <w:rPr>
                <w:noProof/>
                <w:webHidden/>
              </w:rPr>
              <w:fldChar w:fldCharType="end"/>
            </w:r>
          </w:hyperlink>
        </w:p>
        <w:p w14:paraId="14428AD5" w14:textId="1C044E3F"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5F3AD5">
              <w:rPr>
                <w:noProof/>
                <w:webHidden/>
              </w:rPr>
              <w:t>225</w:t>
            </w:r>
            <w:r w:rsidR="00DD6D68" w:rsidRPr="00903DBA">
              <w:rPr>
                <w:noProof/>
                <w:webHidden/>
              </w:rPr>
              <w:fldChar w:fldCharType="end"/>
            </w:r>
          </w:hyperlink>
        </w:p>
        <w:p w14:paraId="57D4BEE8" w14:textId="1C2FBF8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5F3AD5">
              <w:rPr>
                <w:noProof/>
                <w:webHidden/>
              </w:rPr>
              <w:t>227</w:t>
            </w:r>
            <w:r w:rsidR="00DD6D68" w:rsidRPr="00903DBA">
              <w:rPr>
                <w:noProof/>
                <w:webHidden/>
              </w:rPr>
              <w:fldChar w:fldCharType="end"/>
            </w:r>
          </w:hyperlink>
        </w:p>
        <w:p w14:paraId="17ACA698" w14:textId="557986A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5F3AD5">
              <w:rPr>
                <w:noProof/>
                <w:webHidden/>
              </w:rPr>
              <w:t>232</w:t>
            </w:r>
            <w:r w:rsidR="00DD6D68" w:rsidRPr="00903DBA">
              <w:rPr>
                <w:noProof/>
                <w:webHidden/>
              </w:rPr>
              <w:fldChar w:fldCharType="end"/>
            </w:r>
          </w:hyperlink>
        </w:p>
        <w:p w14:paraId="557FE6AA" w14:textId="571B886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5F3AD5">
              <w:rPr>
                <w:noProof/>
                <w:webHidden/>
              </w:rPr>
              <w:t>233</w:t>
            </w:r>
            <w:r w:rsidR="00DD6D68" w:rsidRPr="00903DBA">
              <w:rPr>
                <w:noProof/>
                <w:webHidden/>
              </w:rPr>
              <w:fldChar w:fldCharType="end"/>
            </w:r>
          </w:hyperlink>
        </w:p>
        <w:p w14:paraId="26C0F29B" w14:textId="0805909A"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5F3AD5">
              <w:rPr>
                <w:noProof/>
                <w:webHidden/>
              </w:rPr>
              <w:t>238</w:t>
            </w:r>
            <w:r w:rsidR="00DD6D68" w:rsidRPr="00903DBA">
              <w:rPr>
                <w:noProof/>
                <w:webHidden/>
              </w:rPr>
              <w:fldChar w:fldCharType="end"/>
            </w:r>
          </w:hyperlink>
        </w:p>
        <w:p w14:paraId="5327FEE5" w14:textId="1F17D31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5F3AD5">
              <w:rPr>
                <w:noProof/>
                <w:webHidden/>
              </w:rPr>
              <w:t>241</w:t>
            </w:r>
            <w:r w:rsidR="00DD6D68" w:rsidRPr="00903DBA">
              <w:rPr>
                <w:noProof/>
                <w:webHidden/>
              </w:rPr>
              <w:fldChar w:fldCharType="end"/>
            </w:r>
          </w:hyperlink>
        </w:p>
        <w:p w14:paraId="406A882F" w14:textId="69705E7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5F3AD5">
              <w:rPr>
                <w:noProof/>
                <w:webHidden/>
              </w:rPr>
              <w:t>243</w:t>
            </w:r>
            <w:r w:rsidR="00DD6D68" w:rsidRPr="00903DBA">
              <w:rPr>
                <w:noProof/>
                <w:webHidden/>
              </w:rPr>
              <w:fldChar w:fldCharType="end"/>
            </w:r>
          </w:hyperlink>
        </w:p>
        <w:p w14:paraId="51F7499E" w14:textId="140BB9A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5F3AD5">
              <w:rPr>
                <w:noProof/>
                <w:webHidden/>
              </w:rPr>
              <w:t>244</w:t>
            </w:r>
            <w:r w:rsidR="00DD6D68" w:rsidRPr="00903DBA">
              <w:rPr>
                <w:noProof/>
                <w:webHidden/>
              </w:rPr>
              <w:fldChar w:fldCharType="end"/>
            </w:r>
          </w:hyperlink>
        </w:p>
        <w:p w14:paraId="16D0045F" w14:textId="5D935C0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5F3AD5">
              <w:rPr>
                <w:noProof/>
                <w:webHidden/>
              </w:rPr>
              <w:t>245</w:t>
            </w:r>
            <w:r w:rsidR="00DD6D68" w:rsidRPr="00903DBA">
              <w:rPr>
                <w:noProof/>
                <w:webHidden/>
              </w:rPr>
              <w:fldChar w:fldCharType="end"/>
            </w:r>
          </w:hyperlink>
        </w:p>
        <w:p w14:paraId="45447F69" w14:textId="73FD34B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5F3AD5">
              <w:rPr>
                <w:noProof/>
                <w:webHidden/>
              </w:rPr>
              <w:t>247</w:t>
            </w:r>
            <w:r w:rsidR="00DD6D68" w:rsidRPr="00903DBA">
              <w:rPr>
                <w:noProof/>
                <w:webHidden/>
              </w:rPr>
              <w:fldChar w:fldCharType="end"/>
            </w:r>
          </w:hyperlink>
        </w:p>
        <w:p w14:paraId="6FD8C33F" w14:textId="6289D35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5F3AD5">
              <w:rPr>
                <w:noProof/>
                <w:webHidden/>
              </w:rPr>
              <w:t>248</w:t>
            </w:r>
            <w:r w:rsidR="00DD6D68" w:rsidRPr="00903DBA">
              <w:rPr>
                <w:noProof/>
                <w:webHidden/>
              </w:rPr>
              <w:fldChar w:fldCharType="end"/>
            </w:r>
          </w:hyperlink>
        </w:p>
        <w:p w14:paraId="69C73B80" w14:textId="6701731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5F3AD5">
              <w:rPr>
                <w:noProof/>
                <w:webHidden/>
              </w:rPr>
              <w:t>250</w:t>
            </w:r>
            <w:r w:rsidR="00DD6D68" w:rsidRPr="00903DBA">
              <w:rPr>
                <w:noProof/>
                <w:webHidden/>
              </w:rPr>
              <w:fldChar w:fldCharType="end"/>
            </w:r>
          </w:hyperlink>
        </w:p>
        <w:p w14:paraId="1B4281D5" w14:textId="4D2CCD1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5F3AD5">
              <w:rPr>
                <w:noProof/>
                <w:webHidden/>
              </w:rPr>
              <w:t>254</w:t>
            </w:r>
            <w:r w:rsidR="00DD6D68" w:rsidRPr="00903DBA">
              <w:rPr>
                <w:noProof/>
                <w:webHidden/>
              </w:rPr>
              <w:fldChar w:fldCharType="end"/>
            </w:r>
          </w:hyperlink>
        </w:p>
        <w:p w14:paraId="617B842C" w14:textId="24C691E8"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5F3AD5">
              <w:rPr>
                <w:noProof/>
                <w:webHidden/>
              </w:rPr>
              <w:t>256</w:t>
            </w:r>
            <w:r w:rsidR="00DD6D68" w:rsidRPr="00903DBA">
              <w:rPr>
                <w:noProof/>
                <w:webHidden/>
              </w:rPr>
              <w:fldChar w:fldCharType="end"/>
            </w:r>
          </w:hyperlink>
        </w:p>
        <w:p w14:paraId="5A8A63E0" w14:textId="341D1D9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5F3AD5">
              <w:rPr>
                <w:noProof/>
                <w:webHidden/>
              </w:rPr>
              <w:t>256</w:t>
            </w:r>
            <w:r w:rsidR="00DD6D68" w:rsidRPr="00903DBA">
              <w:rPr>
                <w:noProof/>
                <w:webHidden/>
              </w:rPr>
              <w:fldChar w:fldCharType="end"/>
            </w:r>
          </w:hyperlink>
        </w:p>
        <w:p w14:paraId="0A2664B1" w14:textId="21104F1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5F3AD5">
              <w:rPr>
                <w:noProof/>
                <w:webHidden/>
              </w:rPr>
              <w:t>257</w:t>
            </w:r>
            <w:r w:rsidR="00DD6D68" w:rsidRPr="00903DBA">
              <w:rPr>
                <w:noProof/>
                <w:webHidden/>
              </w:rPr>
              <w:fldChar w:fldCharType="end"/>
            </w:r>
          </w:hyperlink>
        </w:p>
        <w:p w14:paraId="7DF18562" w14:textId="6E91296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5F3AD5">
              <w:rPr>
                <w:noProof/>
                <w:webHidden/>
              </w:rPr>
              <w:t>258</w:t>
            </w:r>
            <w:r w:rsidR="00DD6D68" w:rsidRPr="00903DBA">
              <w:rPr>
                <w:noProof/>
                <w:webHidden/>
              </w:rPr>
              <w:fldChar w:fldCharType="end"/>
            </w:r>
          </w:hyperlink>
        </w:p>
        <w:p w14:paraId="3596EB73" w14:textId="5D26507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5F3AD5">
              <w:rPr>
                <w:noProof/>
                <w:webHidden/>
              </w:rPr>
              <w:t>258</w:t>
            </w:r>
            <w:r w:rsidR="00DD6D68" w:rsidRPr="00903DBA">
              <w:rPr>
                <w:noProof/>
                <w:webHidden/>
              </w:rPr>
              <w:fldChar w:fldCharType="end"/>
            </w:r>
          </w:hyperlink>
        </w:p>
        <w:p w14:paraId="79D37583" w14:textId="2298619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5F3AD5">
              <w:rPr>
                <w:noProof/>
                <w:webHidden/>
              </w:rPr>
              <w:t>261</w:t>
            </w:r>
            <w:r w:rsidR="00DD6D68" w:rsidRPr="00903DBA">
              <w:rPr>
                <w:noProof/>
                <w:webHidden/>
              </w:rPr>
              <w:fldChar w:fldCharType="end"/>
            </w:r>
          </w:hyperlink>
        </w:p>
        <w:p w14:paraId="40502185" w14:textId="309931F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5F3AD5">
              <w:rPr>
                <w:noProof/>
                <w:webHidden/>
              </w:rPr>
              <w:t>262</w:t>
            </w:r>
            <w:r w:rsidR="00DD6D68" w:rsidRPr="00903DBA">
              <w:rPr>
                <w:noProof/>
                <w:webHidden/>
              </w:rPr>
              <w:fldChar w:fldCharType="end"/>
            </w:r>
          </w:hyperlink>
        </w:p>
        <w:p w14:paraId="5D22B9C4" w14:textId="278D1E7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5F3AD5">
              <w:rPr>
                <w:noProof/>
                <w:webHidden/>
              </w:rPr>
              <w:t>264</w:t>
            </w:r>
            <w:r w:rsidR="00DD6D68" w:rsidRPr="00903DBA">
              <w:rPr>
                <w:noProof/>
                <w:webHidden/>
              </w:rPr>
              <w:fldChar w:fldCharType="end"/>
            </w:r>
          </w:hyperlink>
        </w:p>
        <w:p w14:paraId="183D74DD" w14:textId="01E506E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5F3AD5">
              <w:rPr>
                <w:noProof/>
                <w:webHidden/>
              </w:rPr>
              <w:t>265</w:t>
            </w:r>
            <w:r w:rsidR="00DD6D68" w:rsidRPr="00903DBA">
              <w:rPr>
                <w:noProof/>
                <w:webHidden/>
              </w:rPr>
              <w:fldChar w:fldCharType="end"/>
            </w:r>
          </w:hyperlink>
        </w:p>
        <w:p w14:paraId="08B901E7" w14:textId="03A509B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5F3AD5">
              <w:rPr>
                <w:noProof/>
                <w:webHidden/>
              </w:rPr>
              <w:t>268</w:t>
            </w:r>
            <w:r w:rsidR="00DD6D68" w:rsidRPr="00903DBA">
              <w:rPr>
                <w:noProof/>
                <w:webHidden/>
              </w:rPr>
              <w:fldChar w:fldCharType="end"/>
            </w:r>
          </w:hyperlink>
        </w:p>
        <w:p w14:paraId="3C8AB690" w14:textId="394125A0" w:rsidR="00DD6D68" w:rsidRPr="00903DBA" w:rsidRDefault="005E72AF">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308A7C45" w14:textId="153C1656"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4BCE2142" w14:textId="3656382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3DDEB1AD" w14:textId="497A0F0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5F3AD5">
              <w:rPr>
                <w:noProof/>
                <w:webHidden/>
              </w:rPr>
              <w:t>273</w:t>
            </w:r>
            <w:r w:rsidR="00DD6D68" w:rsidRPr="00903DBA">
              <w:rPr>
                <w:noProof/>
                <w:webHidden/>
              </w:rPr>
              <w:fldChar w:fldCharType="end"/>
            </w:r>
          </w:hyperlink>
        </w:p>
        <w:p w14:paraId="23530561" w14:textId="7FEF825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5F3AD5">
              <w:rPr>
                <w:noProof/>
                <w:webHidden/>
              </w:rPr>
              <w:t>274</w:t>
            </w:r>
            <w:r w:rsidR="00DD6D68" w:rsidRPr="00903DBA">
              <w:rPr>
                <w:noProof/>
                <w:webHidden/>
              </w:rPr>
              <w:fldChar w:fldCharType="end"/>
            </w:r>
          </w:hyperlink>
        </w:p>
        <w:p w14:paraId="43021150" w14:textId="28CCC9D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5F3AD5">
              <w:rPr>
                <w:noProof/>
                <w:webHidden/>
              </w:rPr>
              <w:t>276</w:t>
            </w:r>
            <w:r w:rsidR="00DD6D68" w:rsidRPr="00903DBA">
              <w:rPr>
                <w:noProof/>
                <w:webHidden/>
              </w:rPr>
              <w:fldChar w:fldCharType="end"/>
            </w:r>
          </w:hyperlink>
        </w:p>
        <w:p w14:paraId="415EF0F2" w14:textId="36EC563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5F3AD5">
              <w:rPr>
                <w:noProof/>
                <w:webHidden/>
              </w:rPr>
              <w:t>277</w:t>
            </w:r>
            <w:r w:rsidR="00DD6D68" w:rsidRPr="00903DBA">
              <w:rPr>
                <w:noProof/>
                <w:webHidden/>
              </w:rPr>
              <w:fldChar w:fldCharType="end"/>
            </w:r>
          </w:hyperlink>
        </w:p>
        <w:p w14:paraId="724E474E" w14:textId="56A69DF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5F3AD5">
              <w:rPr>
                <w:noProof/>
                <w:webHidden/>
              </w:rPr>
              <w:t>277</w:t>
            </w:r>
            <w:r w:rsidR="00DD6D68" w:rsidRPr="00903DBA">
              <w:rPr>
                <w:noProof/>
                <w:webHidden/>
              </w:rPr>
              <w:fldChar w:fldCharType="end"/>
            </w:r>
          </w:hyperlink>
        </w:p>
        <w:p w14:paraId="401281E8" w14:textId="1B02EAE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5F3AD5">
              <w:rPr>
                <w:noProof/>
                <w:webHidden/>
              </w:rPr>
              <w:t>278</w:t>
            </w:r>
            <w:r w:rsidR="00DD6D68" w:rsidRPr="00903DBA">
              <w:rPr>
                <w:noProof/>
                <w:webHidden/>
              </w:rPr>
              <w:fldChar w:fldCharType="end"/>
            </w:r>
          </w:hyperlink>
        </w:p>
        <w:p w14:paraId="210E83D0" w14:textId="6E59352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5F3AD5">
              <w:rPr>
                <w:noProof/>
                <w:webHidden/>
              </w:rPr>
              <w:t>278</w:t>
            </w:r>
            <w:r w:rsidR="00DD6D68" w:rsidRPr="00903DBA">
              <w:rPr>
                <w:noProof/>
                <w:webHidden/>
              </w:rPr>
              <w:fldChar w:fldCharType="end"/>
            </w:r>
          </w:hyperlink>
        </w:p>
        <w:p w14:paraId="44E396EF" w14:textId="5F36BA1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5F3AD5">
              <w:rPr>
                <w:noProof/>
                <w:webHidden/>
              </w:rPr>
              <w:t>279</w:t>
            </w:r>
            <w:r w:rsidR="00DD6D68" w:rsidRPr="00903DBA">
              <w:rPr>
                <w:noProof/>
                <w:webHidden/>
              </w:rPr>
              <w:fldChar w:fldCharType="end"/>
            </w:r>
          </w:hyperlink>
        </w:p>
        <w:p w14:paraId="6A221687" w14:textId="450035F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5F3AD5">
              <w:rPr>
                <w:noProof/>
                <w:webHidden/>
              </w:rPr>
              <w:t>284</w:t>
            </w:r>
            <w:r w:rsidR="00DD6D68" w:rsidRPr="00903DBA">
              <w:rPr>
                <w:noProof/>
                <w:webHidden/>
              </w:rPr>
              <w:fldChar w:fldCharType="end"/>
            </w:r>
          </w:hyperlink>
        </w:p>
        <w:p w14:paraId="38C732BA" w14:textId="5AE43E0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5F3AD5">
              <w:rPr>
                <w:noProof/>
                <w:webHidden/>
              </w:rPr>
              <w:t>287</w:t>
            </w:r>
            <w:r w:rsidR="00DD6D68" w:rsidRPr="00903DBA">
              <w:rPr>
                <w:noProof/>
                <w:webHidden/>
              </w:rPr>
              <w:fldChar w:fldCharType="end"/>
            </w:r>
          </w:hyperlink>
        </w:p>
        <w:p w14:paraId="4CF1E2CF" w14:textId="7EB9BFB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5F3AD5">
              <w:rPr>
                <w:noProof/>
                <w:webHidden/>
              </w:rPr>
              <w:t>288</w:t>
            </w:r>
            <w:r w:rsidR="00DD6D68" w:rsidRPr="00903DBA">
              <w:rPr>
                <w:noProof/>
                <w:webHidden/>
              </w:rPr>
              <w:fldChar w:fldCharType="end"/>
            </w:r>
          </w:hyperlink>
        </w:p>
        <w:p w14:paraId="769705D9" w14:textId="7EC5D742"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5F3AD5">
              <w:rPr>
                <w:noProof/>
                <w:webHidden/>
              </w:rPr>
              <w:t>295</w:t>
            </w:r>
            <w:r w:rsidR="00DD6D68" w:rsidRPr="00903DBA">
              <w:rPr>
                <w:noProof/>
                <w:webHidden/>
              </w:rPr>
              <w:fldChar w:fldCharType="end"/>
            </w:r>
          </w:hyperlink>
        </w:p>
        <w:p w14:paraId="1AC85031" w14:textId="5ABD747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5F3AD5">
              <w:rPr>
                <w:noProof/>
                <w:webHidden/>
              </w:rPr>
              <w:t>296</w:t>
            </w:r>
            <w:r w:rsidR="00DD6D68" w:rsidRPr="00903DBA">
              <w:rPr>
                <w:noProof/>
                <w:webHidden/>
              </w:rPr>
              <w:fldChar w:fldCharType="end"/>
            </w:r>
          </w:hyperlink>
        </w:p>
        <w:p w14:paraId="11B9331B" w14:textId="50003330" w:rsidR="00DD6D68" w:rsidRPr="00903DBA" w:rsidRDefault="005E72AF">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5F3AD5">
              <w:rPr>
                <w:noProof/>
                <w:webHidden/>
              </w:rPr>
              <w:t>302</w:t>
            </w:r>
            <w:r w:rsidR="00DD6D68" w:rsidRPr="00903DBA">
              <w:rPr>
                <w:noProof/>
                <w:webHidden/>
              </w:rPr>
              <w:fldChar w:fldCharType="end"/>
            </w:r>
          </w:hyperlink>
        </w:p>
        <w:p w14:paraId="08EA5B58" w14:textId="6E3ADAAD"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5F3AD5">
              <w:rPr>
                <w:noProof/>
                <w:webHidden/>
              </w:rPr>
              <w:t>302</w:t>
            </w:r>
            <w:r w:rsidR="00DD6D68" w:rsidRPr="00903DBA">
              <w:rPr>
                <w:noProof/>
                <w:webHidden/>
              </w:rPr>
              <w:fldChar w:fldCharType="end"/>
            </w:r>
          </w:hyperlink>
        </w:p>
        <w:p w14:paraId="21BEEBDA" w14:textId="649C26A3"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5F3AD5">
              <w:rPr>
                <w:noProof/>
                <w:webHidden/>
              </w:rPr>
              <w:t>303</w:t>
            </w:r>
            <w:r w:rsidR="00DD6D68" w:rsidRPr="00903DBA">
              <w:rPr>
                <w:noProof/>
                <w:webHidden/>
              </w:rPr>
              <w:fldChar w:fldCharType="end"/>
            </w:r>
          </w:hyperlink>
        </w:p>
        <w:p w14:paraId="346ADC78" w14:textId="243E040F"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5F3AD5">
              <w:rPr>
                <w:noProof/>
                <w:webHidden/>
              </w:rPr>
              <w:t>303</w:t>
            </w:r>
            <w:r w:rsidR="00DD6D68" w:rsidRPr="00903DBA">
              <w:rPr>
                <w:noProof/>
                <w:webHidden/>
              </w:rPr>
              <w:fldChar w:fldCharType="end"/>
            </w:r>
          </w:hyperlink>
        </w:p>
        <w:p w14:paraId="0298AC02" w14:textId="613DC31F"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5F3AD5">
              <w:rPr>
                <w:noProof/>
                <w:webHidden/>
              </w:rPr>
              <w:t>306</w:t>
            </w:r>
            <w:r w:rsidR="00DD6D68" w:rsidRPr="00903DBA">
              <w:rPr>
                <w:noProof/>
                <w:webHidden/>
              </w:rPr>
              <w:fldChar w:fldCharType="end"/>
            </w:r>
          </w:hyperlink>
        </w:p>
        <w:p w14:paraId="360B75FC" w14:textId="7B55D71C"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5F3AD5">
              <w:rPr>
                <w:noProof/>
                <w:webHidden/>
              </w:rPr>
              <w:t>309</w:t>
            </w:r>
            <w:r w:rsidR="00DD6D68" w:rsidRPr="00903DBA">
              <w:rPr>
                <w:noProof/>
                <w:webHidden/>
              </w:rPr>
              <w:fldChar w:fldCharType="end"/>
            </w:r>
          </w:hyperlink>
        </w:p>
        <w:p w14:paraId="70BA134C" w14:textId="1D48E93A"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5F3AD5">
              <w:rPr>
                <w:noProof/>
                <w:webHidden/>
              </w:rPr>
              <w:t>315</w:t>
            </w:r>
            <w:r w:rsidR="00DD6D68" w:rsidRPr="00903DBA">
              <w:rPr>
                <w:noProof/>
                <w:webHidden/>
              </w:rPr>
              <w:fldChar w:fldCharType="end"/>
            </w:r>
          </w:hyperlink>
        </w:p>
        <w:p w14:paraId="2D8337C8" w14:textId="4AFCCF42"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5F3AD5">
              <w:rPr>
                <w:noProof/>
                <w:webHidden/>
              </w:rPr>
              <w:t>317</w:t>
            </w:r>
            <w:r w:rsidR="00DD6D68" w:rsidRPr="00903DBA">
              <w:rPr>
                <w:noProof/>
                <w:webHidden/>
              </w:rPr>
              <w:fldChar w:fldCharType="end"/>
            </w:r>
          </w:hyperlink>
        </w:p>
        <w:p w14:paraId="1DFFC029" w14:textId="4BCDD11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5F3AD5">
              <w:rPr>
                <w:noProof/>
                <w:webHidden/>
              </w:rPr>
              <w:t>318</w:t>
            </w:r>
            <w:r w:rsidR="00DD6D68" w:rsidRPr="00903DBA">
              <w:rPr>
                <w:noProof/>
                <w:webHidden/>
              </w:rPr>
              <w:fldChar w:fldCharType="end"/>
            </w:r>
          </w:hyperlink>
        </w:p>
        <w:p w14:paraId="777BA9D3" w14:textId="2172DDD3"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5F3AD5">
              <w:rPr>
                <w:noProof/>
                <w:webHidden/>
              </w:rPr>
              <w:t>320</w:t>
            </w:r>
            <w:r w:rsidR="00DD6D68" w:rsidRPr="00903DBA">
              <w:rPr>
                <w:noProof/>
                <w:webHidden/>
              </w:rPr>
              <w:fldChar w:fldCharType="end"/>
            </w:r>
          </w:hyperlink>
        </w:p>
        <w:p w14:paraId="5E2F080D" w14:textId="02652A8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5F3AD5">
              <w:rPr>
                <w:noProof/>
                <w:webHidden/>
              </w:rPr>
              <w:t>321</w:t>
            </w:r>
            <w:r w:rsidR="00DD6D68" w:rsidRPr="00903DBA">
              <w:rPr>
                <w:noProof/>
                <w:webHidden/>
              </w:rPr>
              <w:fldChar w:fldCharType="end"/>
            </w:r>
          </w:hyperlink>
        </w:p>
        <w:p w14:paraId="4D54B310" w14:textId="30E0C80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5F3AD5">
              <w:rPr>
                <w:noProof/>
                <w:webHidden/>
              </w:rPr>
              <w:t>322</w:t>
            </w:r>
            <w:r w:rsidR="00DD6D68" w:rsidRPr="00903DBA">
              <w:rPr>
                <w:noProof/>
                <w:webHidden/>
              </w:rPr>
              <w:fldChar w:fldCharType="end"/>
            </w:r>
          </w:hyperlink>
        </w:p>
        <w:p w14:paraId="45664C92" w14:textId="0286BDF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5F3AD5">
              <w:rPr>
                <w:noProof/>
                <w:webHidden/>
              </w:rPr>
              <w:t>322</w:t>
            </w:r>
            <w:r w:rsidR="00DD6D68" w:rsidRPr="00903DBA">
              <w:rPr>
                <w:noProof/>
                <w:webHidden/>
              </w:rPr>
              <w:fldChar w:fldCharType="end"/>
            </w:r>
          </w:hyperlink>
        </w:p>
        <w:p w14:paraId="00945C21" w14:textId="517FD28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5F3AD5">
              <w:rPr>
                <w:noProof/>
                <w:webHidden/>
              </w:rPr>
              <w:t>323</w:t>
            </w:r>
            <w:r w:rsidR="00DD6D68" w:rsidRPr="00903DBA">
              <w:rPr>
                <w:noProof/>
                <w:webHidden/>
              </w:rPr>
              <w:fldChar w:fldCharType="end"/>
            </w:r>
          </w:hyperlink>
        </w:p>
        <w:p w14:paraId="569EFE5B" w14:textId="5DC0564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5F3AD5">
              <w:rPr>
                <w:noProof/>
                <w:webHidden/>
              </w:rPr>
              <w:t>326</w:t>
            </w:r>
            <w:r w:rsidR="00DD6D68" w:rsidRPr="00903DBA">
              <w:rPr>
                <w:noProof/>
                <w:webHidden/>
              </w:rPr>
              <w:fldChar w:fldCharType="end"/>
            </w:r>
          </w:hyperlink>
        </w:p>
        <w:p w14:paraId="2C90D4E2" w14:textId="596C010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5F3AD5">
              <w:rPr>
                <w:noProof/>
                <w:webHidden/>
              </w:rPr>
              <w:t>326</w:t>
            </w:r>
            <w:r w:rsidR="00DD6D68" w:rsidRPr="00903DBA">
              <w:rPr>
                <w:noProof/>
                <w:webHidden/>
              </w:rPr>
              <w:fldChar w:fldCharType="end"/>
            </w:r>
          </w:hyperlink>
        </w:p>
        <w:p w14:paraId="4B43AFA7" w14:textId="1FD2FC34"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5F3AD5">
              <w:rPr>
                <w:noProof/>
                <w:webHidden/>
              </w:rPr>
              <w:t>327</w:t>
            </w:r>
            <w:r w:rsidR="00DD6D68" w:rsidRPr="00903DBA">
              <w:rPr>
                <w:noProof/>
                <w:webHidden/>
              </w:rPr>
              <w:fldChar w:fldCharType="end"/>
            </w:r>
          </w:hyperlink>
        </w:p>
        <w:p w14:paraId="7EB6736E" w14:textId="452A7953"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5F3AD5">
              <w:rPr>
                <w:noProof/>
                <w:webHidden/>
              </w:rPr>
              <w:t>327</w:t>
            </w:r>
            <w:r w:rsidR="00DD6D68" w:rsidRPr="00903DBA">
              <w:rPr>
                <w:noProof/>
                <w:webHidden/>
              </w:rPr>
              <w:fldChar w:fldCharType="end"/>
            </w:r>
          </w:hyperlink>
        </w:p>
        <w:p w14:paraId="38773407" w14:textId="23373B5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5F3AD5">
              <w:rPr>
                <w:noProof/>
                <w:webHidden/>
              </w:rPr>
              <w:t>338</w:t>
            </w:r>
            <w:r w:rsidR="00DD6D68" w:rsidRPr="00903DBA">
              <w:rPr>
                <w:noProof/>
                <w:webHidden/>
              </w:rPr>
              <w:fldChar w:fldCharType="end"/>
            </w:r>
          </w:hyperlink>
        </w:p>
        <w:p w14:paraId="5013CE21" w14:textId="4378E82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5F3AD5">
              <w:rPr>
                <w:noProof/>
                <w:webHidden/>
              </w:rPr>
              <w:t>350</w:t>
            </w:r>
            <w:r w:rsidR="00DD6D68" w:rsidRPr="00903DBA">
              <w:rPr>
                <w:noProof/>
                <w:webHidden/>
              </w:rPr>
              <w:fldChar w:fldCharType="end"/>
            </w:r>
          </w:hyperlink>
        </w:p>
        <w:p w14:paraId="22D79CCF" w14:textId="034A9A31"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5F3AD5">
              <w:rPr>
                <w:noProof/>
                <w:webHidden/>
              </w:rPr>
              <w:t>360</w:t>
            </w:r>
            <w:r w:rsidR="00DD6D68" w:rsidRPr="00903DBA">
              <w:rPr>
                <w:noProof/>
                <w:webHidden/>
              </w:rPr>
              <w:fldChar w:fldCharType="end"/>
            </w:r>
          </w:hyperlink>
        </w:p>
        <w:p w14:paraId="44A77C5A" w14:textId="797767C7"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5F3AD5">
              <w:rPr>
                <w:noProof/>
                <w:webHidden/>
              </w:rPr>
              <w:t>366</w:t>
            </w:r>
            <w:r w:rsidR="00DD6D68" w:rsidRPr="00903DBA">
              <w:rPr>
                <w:noProof/>
                <w:webHidden/>
              </w:rPr>
              <w:fldChar w:fldCharType="end"/>
            </w:r>
          </w:hyperlink>
        </w:p>
        <w:p w14:paraId="685A69A6" w14:textId="2FBF8FB0" w:rsidR="00DD6D68" w:rsidRPr="00903DBA" w:rsidRDefault="005E72AF">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6F940727" w14:textId="61A1D097"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1CE35B0E" w14:textId="0BF0C740"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5928F38A" w14:textId="5E0F4869"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5F3AD5">
              <w:rPr>
                <w:noProof/>
                <w:webHidden/>
              </w:rPr>
              <w:t>374</w:t>
            </w:r>
            <w:r w:rsidR="00DD6D68" w:rsidRPr="00903DBA">
              <w:rPr>
                <w:noProof/>
                <w:webHidden/>
              </w:rPr>
              <w:fldChar w:fldCharType="end"/>
            </w:r>
          </w:hyperlink>
        </w:p>
        <w:p w14:paraId="1313CB9A" w14:textId="119747A5"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5F3AD5">
              <w:rPr>
                <w:noProof/>
                <w:webHidden/>
              </w:rPr>
              <w:t>378</w:t>
            </w:r>
            <w:r w:rsidR="00DD6D68" w:rsidRPr="00903DBA">
              <w:rPr>
                <w:noProof/>
                <w:webHidden/>
              </w:rPr>
              <w:fldChar w:fldCharType="end"/>
            </w:r>
          </w:hyperlink>
        </w:p>
        <w:p w14:paraId="79769DF2" w14:textId="01DB0718"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5F3AD5">
              <w:rPr>
                <w:noProof/>
                <w:webHidden/>
              </w:rPr>
              <w:t>379</w:t>
            </w:r>
            <w:r w:rsidR="00DD6D68" w:rsidRPr="00903DBA">
              <w:rPr>
                <w:noProof/>
                <w:webHidden/>
              </w:rPr>
              <w:fldChar w:fldCharType="end"/>
            </w:r>
          </w:hyperlink>
        </w:p>
        <w:p w14:paraId="5696464C" w14:textId="3CD5F190"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5F3AD5">
              <w:rPr>
                <w:noProof/>
                <w:webHidden/>
              </w:rPr>
              <w:t>381</w:t>
            </w:r>
            <w:r w:rsidR="00DD6D68" w:rsidRPr="00903DBA">
              <w:rPr>
                <w:noProof/>
                <w:webHidden/>
              </w:rPr>
              <w:fldChar w:fldCharType="end"/>
            </w:r>
          </w:hyperlink>
        </w:p>
        <w:p w14:paraId="5E13B556" w14:textId="19CFAD55"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5F3AD5">
              <w:rPr>
                <w:noProof/>
                <w:webHidden/>
              </w:rPr>
              <w:t>382</w:t>
            </w:r>
            <w:r w:rsidR="00DD6D68" w:rsidRPr="00903DBA">
              <w:rPr>
                <w:noProof/>
                <w:webHidden/>
              </w:rPr>
              <w:fldChar w:fldCharType="end"/>
            </w:r>
          </w:hyperlink>
        </w:p>
        <w:p w14:paraId="35209B61" w14:textId="66385D47"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5F3AD5">
              <w:rPr>
                <w:noProof/>
                <w:webHidden/>
              </w:rPr>
              <w:t>384</w:t>
            </w:r>
            <w:r w:rsidR="00DD6D68" w:rsidRPr="00903DBA">
              <w:rPr>
                <w:noProof/>
                <w:webHidden/>
              </w:rPr>
              <w:fldChar w:fldCharType="end"/>
            </w:r>
          </w:hyperlink>
        </w:p>
        <w:p w14:paraId="3EF5AABC" w14:textId="3330AEFD"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5F3AD5">
              <w:rPr>
                <w:noProof/>
                <w:webHidden/>
              </w:rPr>
              <w:t>385</w:t>
            </w:r>
            <w:r w:rsidR="00DD6D68" w:rsidRPr="00903DBA">
              <w:rPr>
                <w:noProof/>
                <w:webHidden/>
              </w:rPr>
              <w:fldChar w:fldCharType="end"/>
            </w:r>
          </w:hyperlink>
        </w:p>
        <w:p w14:paraId="71A3C79C" w14:textId="75FF31AA"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5F3AD5">
              <w:rPr>
                <w:noProof/>
                <w:webHidden/>
              </w:rPr>
              <w:t>387</w:t>
            </w:r>
            <w:r w:rsidR="00DD6D68" w:rsidRPr="00903DBA">
              <w:rPr>
                <w:noProof/>
                <w:webHidden/>
              </w:rPr>
              <w:fldChar w:fldCharType="end"/>
            </w:r>
          </w:hyperlink>
        </w:p>
        <w:p w14:paraId="332D994B" w14:textId="4944A1C5"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5F3AD5">
              <w:rPr>
                <w:noProof/>
                <w:webHidden/>
              </w:rPr>
              <w:t>387</w:t>
            </w:r>
            <w:r w:rsidR="00DD6D68" w:rsidRPr="00903DBA">
              <w:rPr>
                <w:noProof/>
                <w:webHidden/>
              </w:rPr>
              <w:fldChar w:fldCharType="end"/>
            </w:r>
          </w:hyperlink>
        </w:p>
        <w:p w14:paraId="775EA231" w14:textId="1490F100"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5F3AD5">
              <w:rPr>
                <w:noProof/>
                <w:webHidden/>
              </w:rPr>
              <w:t>391</w:t>
            </w:r>
            <w:r w:rsidR="00DD6D68" w:rsidRPr="00903DBA">
              <w:rPr>
                <w:noProof/>
                <w:webHidden/>
              </w:rPr>
              <w:fldChar w:fldCharType="end"/>
            </w:r>
          </w:hyperlink>
        </w:p>
        <w:p w14:paraId="04812ABD" w14:textId="47BABD7C"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5F3AD5">
              <w:rPr>
                <w:noProof/>
                <w:webHidden/>
              </w:rPr>
              <w:t>391</w:t>
            </w:r>
            <w:r w:rsidR="00DD6D68" w:rsidRPr="00903DBA">
              <w:rPr>
                <w:noProof/>
                <w:webHidden/>
              </w:rPr>
              <w:fldChar w:fldCharType="end"/>
            </w:r>
          </w:hyperlink>
        </w:p>
        <w:p w14:paraId="6A514EBA" w14:textId="51715882"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5F3AD5">
              <w:rPr>
                <w:noProof/>
                <w:webHidden/>
              </w:rPr>
              <w:t>392</w:t>
            </w:r>
            <w:r w:rsidR="00DD6D68" w:rsidRPr="00903DBA">
              <w:rPr>
                <w:noProof/>
                <w:webHidden/>
              </w:rPr>
              <w:fldChar w:fldCharType="end"/>
            </w:r>
          </w:hyperlink>
        </w:p>
        <w:p w14:paraId="4C462D01" w14:textId="0B062F7B"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5F3AD5">
              <w:rPr>
                <w:noProof/>
                <w:webHidden/>
              </w:rPr>
              <w:t>397</w:t>
            </w:r>
            <w:r w:rsidR="00DD6D68" w:rsidRPr="00903DBA">
              <w:rPr>
                <w:noProof/>
                <w:webHidden/>
              </w:rPr>
              <w:fldChar w:fldCharType="end"/>
            </w:r>
          </w:hyperlink>
        </w:p>
        <w:p w14:paraId="3B396DBC" w14:textId="5D35E07D"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5F3AD5">
              <w:rPr>
                <w:noProof/>
                <w:webHidden/>
              </w:rPr>
              <w:t>399</w:t>
            </w:r>
            <w:r w:rsidR="00DD6D68" w:rsidRPr="00903DBA">
              <w:rPr>
                <w:noProof/>
                <w:webHidden/>
              </w:rPr>
              <w:fldChar w:fldCharType="end"/>
            </w:r>
          </w:hyperlink>
        </w:p>
        <w:p w14:paraId="25338E21" w14:textId="3DA7AF69"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5F3AD5">
              <w:rPr>
                <w:noProof/>
                <w:webHidden/>
              </w:rPr>
              <w:t>402</w:t>
            </w:r>
            <w:r w:rsidR="00DD6D68" w:rsidRPr="00903DBA">
              <w:rPr>
                <w:noProof/>
                <w:webHidden/>
              </w:rPr>
              <w:fldChar w:fldCharType="end"/>
            </w:r>
          </w:hyperlink>
        </w:p>
        <w:p w14:paraId="45E050BE" w14:textId="78601F49" w:rsidR="00DD6D68" w:rsidRPr="00903DBA" w:rsidRDefault="005E72AF">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5F3AD5">
              <w:rPr>
                <w:noProof/>
                <w:webHidden/>
              </w:rPr>
              <w:t>403</w:t>
            </w:r>
            <w:r w:rsidR="00DD6D68" w:rsidRPr="00903DBA">
              <w:rPr>
                <w:noProof/>
                <w:webHidden/>
              </w:rPr>
              <w:fldChar w:fldCharType="end"/>
            </w:r>
          </w:hyperlink>
        </w:p>
        <w:p w14:paraId="4986712C" w14:textId="1A26E55B"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5F3AD5">
              <w:rPr>
                <w:noProof/>
                <w:webHidden/>
              </w:rPr>
              <w:t>405</w:t>
            </w:r>
            <w:r w:rsidR="00DD6D68" w:rsidRPr="00903DBA">
              <w:rPr>
                <w:noProof/>
                <w:webHidden/>
              </w:rPr>
              <w:fldChar w:fldCharType="end"/>
            </w:r>
          </w:hyperlink>
        </w:p>
        <w:p w14:paraId="45B09141" w14:textId="78B231B0"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5F3AD5">
              <w:rPr>
                <w:noProof/>
                <w:webHidden/>
              </w:rPr>
              <w:t>405</w:t>
            </w:r>
            <w:r w:rsidR="00DD6D68" w:rsidRPr="00903DBA">
              <w:rPr>
                <w:noProof/>
                <w:webHidden/>
              </w:rPr>
              <w:fldChar w:fldCharType="end"/>
            </w:r>
          </w:hyperlink>
        </w:p>
        <w:p w14:paraId="21C15683" w14:textId="2E5456D4" w:rsidR="00DD6D68" w:rsidRPr="00903DBA" w:rsidRDefault="005E72AF">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5F3AD5">
              <w:rPr>
                <w:noProof/>
                <w:webHidden/>
              </w:rPr>
              <w:t>412</w:t>
            </w:r>
            <w:r w:rsidR="00DD6D68" w:rsidRPr="00903DBA">
              <w:rPr>
                <w:noProof/>
                <w:webHidden/>
              </w:rPr>
              <w:fldChar w:fldCharType="end"/>
            </w:r>
          </w:hyperlink>
        </w:p>
        <w:p w14:paraId="1120A8A6" w14:textId="65BDC40D"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5F3AD5">
              <w:rPr>
                <w:noProof/>
                <w:webHidden/>
              </w:rPr>
              <w:t>412</w:t>
            </w:r>
            <w:r w:rsidR="00DD6D68" w:rsidRPr="00903DBA">
              <w:rPr>
                <w:noProof/>
                <w:webHidden/>
              </w:rPr>
              <w:fldChar w:fldCharType="end"/>
            </w:r>
          </w:hyperlink>
        </w:p>
        <w:p w14:paraId="2CF29F9A" w14:textId="5B21131A"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5F3AD5">
              <w:rPr>
                <w:noProof/>
                <w:webHidden/>
              </w:rPr>
              <w:t>413</w:t>
            </w:r>
            <w:r w:rsidR="00DD6D68" w:rsidRPr="00903DBA">
              <w:rPr>
                <w:noProof/>
                <w:webHidden/>
              </w:rPr>
              <w:fldChar w:fldCharType="end"/>
            </w:r>
          </w:hyperlink>
        </w:p>
        <w:p w14:paraId="72E1B2BB" w14:textId="13467C05"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5F3AD5">
              <w:rPr>
                <w:noProof/>
                <w:webHidden/>
              </w:rPr>
              <w:t>414</w:t>
            </w:r>
            <w:r w:rsidR="00DD6D68" w:rsidRPr="00903DBA">
              <w:rPr>
                <w:noProof/>
                <w:webHidden/>
              </w:rPr>
              <w:fldChar w:fldCharType="end"/>
            </w:r>
          </w:hyperlink>
        </w:p>
        <w:p w14:paraId="57929D54" w14:textId="1F4362A9"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5F3AD5">
              <w:rPr>
                <w:noProof/>
                <w:webHidden/>
              </w:rPr>
              <w:t>418</w:t>
            </w:r>
            <w:r w:rsidR="00DD6D68" w:rsidRPr="00903DBA">
              <w:rPr>
                <w:noProof/>
                <w:webHidden/>
              </w:rPr>
              <w:fldChar w:fldCharType="end"/>
            </w:r>
          </w:hyperlink>
        </w:p>
        <w:p w14:paraId="2EAA80D9" w14:textId="07F047FF"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5F3AD5">
              <w:rPr>
                <w:noProof/>
                <w:webHidden/>
              </w:rPr>
              <w:t>420</w:t>
            </w:r>
            <w:r w:rsidR="00DD6D68" w:rsidRPr="00903DBA">
              <w:rPr>
                <w:noProof/>
                <w:webHidden/>
              </w:rPr>
              <w:fldChar w:fldCharType="end"/>
            </w:r>
          </w:hyperlink>
        </w:p>
        <w:p w14:paraId="5E1DDCCC" w14:textId="233F7824" w:rsidR="00DD6D68" w:rsidRPr="00903DBA" w:rsidRDefault="005E72AF">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5F3AD5">
              <w:rPr>
                <w:noProof/>
                <w:webHidden/>
              </w:rPr>
              <w:t>422</w:t>
            </w:r>
            <w:r w:rsidR="00DD6D68" w:rsidRPr="00903DBA">
              <w:rPr>
                <w:noProof/>
                <w:webHidden/>
              </w:rPr>
              <w:fldChar w:fldCharType="end"/>
            </w:r>
          </w:hyperlink>
        </w:p>
        <w:p w14:paraId="3AAC6164" w14:textId="34E518E4"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5F3AD5">
              <w:rPr>
                <w:noProof/>
                <w:webHidden/>
              </w:rPr>
              <w:t>422</w:t>
            </w:r>
            <w:r w:rsidR="00DD6D68" w:rsidRPr="00903DBA">
              <w:rPr>
                <w:noProof/>
                <w:webHidden/>
              </w:rPr>
              <w:fldChar w:fldCharType="end"/>
            </w:r>
          </w:hyperlink>
        </w:p>
        <w:p w14:paraId="022106A9" w14:textId="0756CA36"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5F3AD5">
              <w:rPr>
                <w:noProof/>
                <w:webHidden/>
              </w:rPr>
              <w:t>426</w:t>
            </w:r>
            <w:r w:rsidR="00DD6D68" w:rsidRPr="00903DBA">
              <w:rPr>
                <w:noProof/>
                <w:webHidden/>
              </w:rPr>
              <w:fldChar w:fldCharType="end"/>
            </w:r>
          </w:hyperlink>
        </w:p>
        <w:p w14:paraId="48091FE4" w14:textId="15C16F7A"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5F3AD5">
              <w:rPr>
                <w:noProof/>
                <w:webHidden/>
              </w:rPr>
              <w:t>426</w:t>
            </w:r>
            <w:r w:rsidR="00DD6D68" w:rsidRPr="00903DBA">
              <w:rPr>
                <w:noProof/>
                <w:webHidden/>
              </w:rPr>
              <w:fldChar w:fldCharType="end"/>
            </w:r>
          </w:hyperlink>
        </w:p>
        <w:p w14:paraId="211944E6" w14:textId="46111C4B"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5F3AD5">
              <w:rPr>
                <w:noProof/>
                <w:webHidden/>
              </w:rPr>
              <w:t>427</w:t>
            </w:r>
            <w:r w:rsidR="00DD6D68" w:rsidRPr="00903DBA">
              <w:rPr>
                <w:noProof/>
                <w:webHidden/>
              </w:rPr>
              <w:fldChar w:fldCharType="end"/>
            </w:r>
          </w:hyperlink>
        </w:p>
        <w:p w14:paraId="6174F894" w14:textId="122F93D2"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5F3AD5">
              <w:rPr>
                <w:noProof/>
                <w:webHidden/>
              </w:rPr>
              <w:t>428</w:t>
            </w:r>
            <w:r w:rsidR="00DD6D68" w:rsidRPr="00903DBA">
              <w:rPr>
                <w:noProof/>
                <w:webHidden/>
              </w:rPr>
              <w:fldChar w:fldCharType="end"/>
            </w:r>
          </w:hyperlink>
        </w:p>
        <w:p w14:paraId="5F713B7A" w14:textId="1AC44E89"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5F3AD5">
              <w:rPr>
                <w:noProof/>
                <w:webHidden/>
              </w:rPr>
              <w:t>428</w:t>
            </w:r>
            <w:r w:rsidR="00DD6D68" w:rsidRPr="00903DBA">
              <w:rPr>
                <w:noProof/>
                <w:webHidden/>
              </w:rPr>
              <w:fldChar w:fldCharType="end"/>
            </w:r>
          </w:hyperlink>
        </w:p>
        <w:p w14:paraId="16039EE0" w14:textId="0A739A9D" w:rsidR="00DD6D68" w:rsidRPr="00903DBA" w:rsidRDefault="005E72AF">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5F3AD5">
              <w:rPr>
                <w:noProof/>
                <w:webHidden/>
              </w:rPr>
              <w:t>430</w:t>
            </w:r>
            <w:r w:rsidR="00DD6D68" w:rsidRPr="00903DBA">
              <w:rPr>
                <w:noProof/>
                <w:webHidden/>
              </w:rPr>
              <w:fldChar w:fldCharType="end"/>
            </w:r>
          </w:hyperlink>
        </w:p>
        <w:p w14:paraId="23F2ABE7" w14:textId="48FA0AAE" w:rsidR="00DD6D68" w:rsidRPr="00903DBA" w:rsidRDefault="005E72AF">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5F3AD5">
              <w:rPr>
                <w:noProof/>
                <w:webHidden/>
              </w:rPr>
              <w:t>432</w:t>
            </w:r>
            <w:r w:rsidR="00DD6D68" w:rsidRPr="00903DBA">
              <w:rPr>
                <w:noProof/>
                <w:webHidden/>
              </w:rPr>
              <w:fldChar w:fldCharType="end"/>
            </w:r>
          </w:hyperlink>
        </w:p>
        <w:p w14:paraId="2FB97D0F" w14:textId="19B6072D"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5F3AD5">
              <w:rPr>
                <w:noProof/>
                <w:webHidden/>
              </w:rPr>
              <w:t>432</w:t>
            </w:r>
            <w:r w:rsidR="00DD6D68" w:rsidRPr="00903DBA">
              <w:rPr>
                <w:noProof/>
                <w:webHidden/>
              </w:rPr>
              <w:fldChar w:fldCharType="end"/>
            </w:r>
          </w:hyperlink>
        </w:p>
        <w:p w14:paraId="79FF6E81" w14:textId="20A2F61E"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5F3AD5">
              <w:rPr>
                <w:noProof/>
                <w:webHidden/>
              </w:rPr>
              <w:t>433</w:t>
            </w:r>
            <w:r w:rsidR="00DD6D68" w:rsidRPr="00903DBA">
              <w:rPr>
                <w:noProof/>
                <w:webHidden/>
              </w:rPr>
              <w:fldChar w:fldCharType="end"/>
            </w:r>
          </w:hyperlink>
        </w:p>
        <w:p w14:paraId="573F44B2" w14:textId="7C25CD31"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313B47FE" w14:textId="4B992455"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4A45A142" w14:textId="098E63B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6C482D7A" w14:textId="01C797B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5F3AD5">
              <w:rPr>
                <w:noProof/>
                <w:webHidden/>
              </w:rPr>
              <w:t>435</w:t>
            </w:r>
            <w:r w:rsidR="00DD6D68" w:rsidRPr="00903DBA">
              <w:rPr>
                <w:noProof/>
                <w:webHidden/>
              </w:rPr>
              <w:fldChar w:fldCharType="end"/>
            </w:r>
          </w:hyperlink>
        </w:p>
        <w:p w14:paraId="28058C9F" w14:textId="7E746F2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5F3AD5">
              <w:rPr>
                <w:noProof/>
                <w:webHidden/>
              </w:rPr>
              <w:t>436</w:t>
            </w:r>
            <w:r w:rsidR="00DD6D68" w:rsidRPr="00903DBA">
              <w:rPr>
                <w:noProof/>
                <w:webHidden/>
              </w:rPr>
              <w:fldChar w:fldCharType="end"/>
            </w:r>
          </w:hyperlink>
        </w:p>
        <w:p w14:paraId="77F0676E" w14:textId="7527232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5F3AD5">
              <w:rPr>
                <w:noProof/>
                <w:webHidden/>
              </w:rPr>
              <w:t>436</w:t>
            </w:r>
            <w:r w:rsidR="00DD6D68" w:rsidRPr="00903DBA">
              <w:rPr>
                <w:noProof/>
                <w:webHidden/>
              </w:rPr>
              <w:fldChar w:fldCharType="end"/>
            </w:r>
          </w:hyperlink>
        </w:p>
        <w:p w14:paraId="5CBCE597" w14:textId="66BE648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5F3AD5">
              <w:rPr>
                <w:noProof/>
                <w:webHidden/>
              </w:rPr>
              <w:t>437</w:t>
            </w:r>
            <w:r w:rsidR="00DD6D68" w:rsidRPr="00903DBA">
              <w:rPr>
                <w:noProof/>
                <w:webHidden/>
              </w:rPr>
              <w:fldChar w:fldCharType="end"/>
            </w:r>
          </w:hyperlink>
        </w:p>
        <w:p w14:paraId="55C0AACB" w14:textId="505A4DC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5F3AD5">
              <w:rPr>
                <w:noProof/>
                <w:webHidden/>
              </w:rPr>
              <w:t>438</w:t>
            </w:r>
            <w:r w:rsidR="00DD6D68" w:rsidRPr="00903DBA">
              <w:rPr>
                <w:noProof/>
                <w:webHidden/>
              </w:rPr>
              <w:fldChar w:fldCharType="end"/>
            </w:r>
          </w:hyperlink>
        </w:p>
        <w:p w14:paraId="5B651EE3" w14:textId="2EE6AB30"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5F3AD5">
              <w:rPr>
                <w:noProof/>
                <w:webHidden/>
              </w:rPr>
              <w:t>439</w:t>
            </w:r>
            <w:r w:rsidR="00DD6D68" w:rsidRPr="00903DBA">
              <w:rPr>
                <w:noProof/>
                <w:webHidden/>
              </w:rPr>
              <w:fldChar w:fldCharType="end"/>
            </w:r>
          </w:hyperlink>
        </w:p>
        <w:p w14:paraId="515ECEF1" w14:textId="20202EA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5F3AD5">
              <w:rPr>
                <w:noProof/>
                <w:webHidden/>
              </w:rPr>
              <w:t>439</w:t>
            </w:r>
            <w:r w:rsidR="00DD6D68" w:rsidRPr="00903DBA">
              <w:rPr>
                <w:noProof/>
                <w:webHidden/>
              </w:rPr>
              <w:fldChar w:fldCharType="end"/>
            </w:r>
          </w:hyperlink>
        </w:p>
        <w:p w14:paraId="3D35E3A5" w14:textId="7F49D4C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5F3AD5">
              <w:rPr>
                <w:noProof/>
                <w:webHidden/>
              </w:rPr>
              <w:t>440</w:t>
            </w:r>
            <w:r w:rsidR="00DD6D68" w:rsidRPr="00903DBA">
              <w:rPr>
                <w:noProof/>
                <w:webHidden/>
              </w:rPr>
              <w:fldChar w:fldCharType="end"/>
            </w:r>
          </w:hyperlink>
        </w:p>
        <w:p w14:paraId="576B0097" w14:textId="6A15027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5F3AD5">
              <w:rPr>
                <w:noProof/>
                <w:webHidden/>
              </w:rPr>
              <w:t>440</w:t>
            </w:r>
            <w:r w:rsidR="00DD6D68" w:rsidRPr="00903DBA">
              <w:rPr>
                <w:noProof/>
                <w:webHidden/>
              </w:rPr>
              <w:fldChar w:fldCharType="end"/>
            </w:r>
          </w:hyperlink>
        </w:p>
        <w:p w14:paraId="3F027DEB" w14:textId="3559E6E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5F3AD5">
              <w:rPr>
                <w:noProof/>
                <w:webHidden/>
              </w:rPr>
              <w:t>441</w:t>
            </w:r>
            <w:r w:rsidR="00DD6D68" w:rsidRPr="00903DBA">
              <w:rPr>
                <w:noProof/>
                <w:webHidden/>
              </w:rPr>
              <w:fldChar w:fldCharType="end"/>
            </w:r>
          </w:hyperlink>
        </w:p>
        <w:p w14:paraId="5DA56AC6" w14:textId="53D7490A"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5F3AD5">
              <w:rPr>
                <w:noProof/>
                <w:webHidden/>
              </w:rPr>
              <w:t>443</w:t>
            </w:r>
            <w:r w:rsidR="00DD6D68" w:rsidRPr="00903DBA">
              <w:rPr>
                <w:noProof/>
                <w:webHidden/>
              </w:rPr>
              <w:fldChar w:fldCharType="end"/>
            </w:r>
          </w:hyperlink>
        </w:p>
        <w:p w14:paraId="2DFE15EE" w14:textId="4ED71E5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5F3AD5">
              <w:rPr>
                <w:noProof/>
                <w:webHidden/>
              </w:rPr>
              <w:t>443</w:t>
            </w:r>
            <w:r w:rsidR="00DD6D68" w:rsidRPr="00903DBA">
              <w:rPr>
                <w:noProof/>
                <w:webHidden/>
              </w:rPr>
              <w:fldChar w:fldCharType="end"/>
            </w:r>
          </w:hyperlink>
        </w:p>
        <w:p w14:paraId="079C29CD" w14:textId="671E36BF"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0CFC44E3" w14:textId="3136EC4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44EB80C5" w14:textId="3C224B1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19B7EA46" w14:textId="70F4561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3FA337B4" w14:textId="7A942BC8"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739CB7AC" w14:textId="0DE5F05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5E3F4608" w14:textId="731F5258"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5F3AD5">
              <w:rPr>
                <w:noProof/>
                <w:webHidden/>
              </w:rPr>
              <w:t>447</w:t>
            </w:r>
            <w:r w:rsidR="00DD6D68" w:rsidRPr="00903DBA">
              <w:rPr>
                <w:noProof/>
                <w:webHidden/>
              </w:rPr>
              <w:fldChar w:fldCharType="end"/>
            </w:r>
          </w:hyperlink>
        </w:p>
        <w:p w14:paraId="3C6E872F" w14:textId="0579B6F3"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5F3AD5">
              <w:rPr>
                <w:noProof/>
                <w:webHidden/>
              </w:rPr>
              <w:t>447</w:t>
            </w:r>
            <w:r w:rsidR="00DD6D68" w:rsidRPr="00903DBA">
              <w:rPr>
                <w:noProof/>
                <w:webHidden/>
              </w:rPr>
              <w:fldChar w:fldCharType="end"/>
            </w:r>
          </w:hyperlink>
        </w:p>
        <w:p w14:paraId="7744ED96" w14:textId="364063A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5F3AD5">
              <w:rPr>
                <w:noProof/>
                <w:webHidden/>
              </w:rPr>
              <w:t>448</w:t>
            </w:r>
            <w:r w:rsidR="00DD6D68" w:rsidRPr="00903DBA">
              <w:rPr>
                <w:noProof/>
                <w:webHidden/>
              </w:rPr>
              <w:fldChar w:fldCharType="end"/>
            </w:r>
          </w:hyperlink>
        </w:p>
        <w:p w14:paraId="2A5B99B1" w14:textId="3848BA7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5F3AD5">
              <w:rPr>
                <w:noProof/>
                <w:webHidden/>
              </w:rPr>
              <w:t>448</w:t>
            </w:r>
            <w:r w:rsidR="00DD6D68" w:rsidRPr="00903DBA">
              <w:rPr>
                <w:noProof/>
                <w:webHidden/>
              </w:rPr>
              <w:fldChar w:fldCharType="end"/>
            </w:r>
          </w:hyperlink>
        </w:p>
        <w:p w14:paraId="1723DB11" w14:textId="41EAC03E"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5F3AD5">
              <w:rPr>
                <w:noProof/>
                <w:webHidden/>
              </w:rPr>
              <w:t>449</w:t>
            </w:r>
            <w:r w:rsidR="00DD6D68" w:rsidRPr="00903DBA">
              <w:rPr>
                <w:noProof/>
                <w:webHidden/>
              </w:rPr>
              <w:fldChar w:fldCharType="end"/>
            </w:r>
          </w:hyperlink>
        </w:p>
        <w:p w14:paraId="5597E4C1" w14:textId="09EB13DA"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5F3AD5">
              <w:rPr>
                <w:noProof/>
                <w:webHidden/>
              </w:rPr>
              <w:t>449</w:t>
            </w:r>
            <w:r w:rsidR="00DD6D68" w:rsidRPr="00903DBA">
              <w:rPr>
                <w:noProof/>
                <w:webHidden/>
              </w:rPr>
              <w:fldChar w:fldCharType="end"/>
            </w:r>
          </w:hyperlink>
        </w:p>
        <w:p w14:paraId="3F2FA830" w14:textId="3B84B9C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5F3AD5">
              <w:rPr>
                <w:noProof/>
                <w:webHidden/>
              </w:rPr>
              <w:t>451</w:t>
            </w:r>
            <w:r w:rsidR="00DD6D68" w:rsidRPr="00903DBA">
              <w:rPr>
                <w:noProof/>
                <w:webHidden/>
              </w:rPr>
              <w:fldChar w:fldCharType="end"/>
            </w:r>
          </w:hyperlink>
        </w:p>
        <w:p w14:paraId="22541EBE" w14:textId="7DD3401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5F3AD5">
              <w:rPr>
                <w:noProof/>
                <w:webHidden/>
              </w:rPr>
              <w:t>452</w:t>
            </w:r>
            <w:r w:rsidR="00DD6D68" w:rsidRPr="00903DBA">
              <w:rPr>
                <w:noProof/>
                <w:webHidden/>
              </w:rPr>
              <w:fldChar w:fldCharType="end"/>
            </w:r>
          </w:hyperlink>
        </w:p>
        <w:p w14:paraId="102C28AE" w14:textId="5ABBBF0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092163E5" w14:textId="7C9B147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61020302" w14:textId="38898075"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253A541F" w14:textId="5C3C9D22"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5F3AD5">
              <w:rPr>
                <w:noProof/>
                <w:webHidden/>
              </w:rPr>
              <w:t>454</w:t>
            </w:r>
            <w:r w:rsidR="00DD6D68" w:rsidRPr="00903DBA">
              <w:rPr>
                <w:noProof/>
                <w:webHidden/>
              </w:rPr>
              <w:fldChar w:fldCharType="end"/>
            </w:r>
          </w:hyperlink>
        </w:p>
        <w:p w14:paraId="49B9EE6C" w14:textId="6DAE42CD"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5F3AD5">
              <w:rPr>
                <w:noProof/>
                <w:webHidden/>
              </w:rPr>
              <w:t>455</w:t>
            </w:r>
            <w:r w:rsidR="00DD6D68" w:rsidRPr="00903DBA">
              <w:rPr>
                <w:noProof/>
                <w:webHidden/>
              </w:rPr>
              <w:fldChar w:fldCharType="end"/>
            </w:r>
          </w:hyperlink>
        </w:p>
        <w:p w14:paraId="7CFC71CF" w14:textId="767D6FB4"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5F3AD5">
              <w:rPr>
                <w:noProof/>
                <w:webHidden/>
              </w:rPr>
              <w:t>455</w:t>
            </w:r>
            <w:r w:rsidR="00DD6D68" w:rsidRPr="00903DBA">
              <w:rPr>
                <w:noProof/>
                <w:webHidden/>
              </w:rPr>
              <w:fldChar w:fldCharType="end"/>
            </w:r>
          </w:hyperlink>
        </w:p>
        <w:p w14:paraId="7BA70476" w14:textId="5964F3B0"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5F3AD5">
              <w:rPr>
                <w:noProof/>
                <w:webHidden/>
              </w:rPr>
              <w:t>457</w:t>
            </w:r>
            <w:r w:rsidR="00DD6D68" w:rsidRPr="00903DBA">
              <w:rPr>
                <w:noProof/>
                <w:webHidden/>
              </w:rPr>
              <w:fldChar w:fldCharType="end"/>
            </w:r>
          </w:hyperlink>
        </w:p>
        <w:p w14:paraId="51632338" w14:textId="54330E4B"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5F3AD5">
              <w:rPr>
                <w:noProof/>
                <w:webHidden/>
              </w:rPr>
              <w:t>458</w:t>
            </w:r>
            <w:r w:rsidR="00DD6D68" w:rsidRPr="00903DBA">
              <w:rPr>
                <w:noProof/>
                <w:webHidden/>
              </w:rPr>
              <w:fldChar w:fldCharType="end"/>
            </w:r>
          </w:hyperlink>
        </w:p>
        <w:p w14:paraId="634AFB06" w14:textId="47FF3BA2"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5F3AD5">
              <w:rPr>
                <w:noProof/>
                <w:webHidden/>
              </w:rPr>
              <w:t>459</w:t>
            </w:r>
            <w:r w:rsidR="00DD6D68" w:rsidRPr="00903DBA">
              <w:rPr>
                <w:noProof/>
                <w:webHidden/>
              </w:rPr>
              <w:fldChar w:fldCharType="end"/>
            </w:r>
          </w:hyperlink>
        </w:p>
        <w:p w14:paraId="4E8D13A8" w14:textId="786EC768"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5F3AD5">
              <w:rPr>
                <w:noProof/>
                <w:webHidden/>
              </w:rPr>
              <w:t>459</w:t>
            </w:r>
            <w:r w:rsidR="00DD6D68" w:rsidRPr="00903DBA">
              <w:rPr>
                <w:noProof/>
                <w:webHidden/>
              </w:rPr>
              <w:fldChar w:fldCharType="end"/>
            </w:r>
          </w:hyperlink>
        </w:p>
        <w:p w14:paraId="15380540" w14:textId="006A79D2"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5F3AD5">
              <w:rPr>
                <w:noProof/>
                <w:webHidden/>
              </w:rPr>
              <w:t>460</w:t>
            </w:r>
            <w:r w:rsidR="00DD6D68" w:rsidRPr="00903DBA">
              <w:rPr>
                <w:noProof/>
                <w:webHidden/>
              </w:rPr>
              <w:fldChar w:fldCharType="end"/>
            </w:r>
          </w:hyperlink>
        </w:p>
        <w:p w14:paraId="212E2D56" w14:textId="40C1D724"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5F3AD5">
              <w:rPr>
                <w:noProof/>
                <w:webHidden/>
              </w:rPr>
              <w:t>462</w:t>
            </w:r>
            <w:r w:rsidR="00DD6D68" w:rsidRPr="00903DBA">
              <w:rPr>
                <w:noProof/>
                <w:webHidden/>
              </w:rPr>
              <w:fldChar w:fldCharType="end"/>
            </w:r>
          </w:hyperlink>
        </w:p>
        <w:p w14:paraId="038E01DB" w14:textId="026E93E5"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5F3AD5">
              <w:rPr>
                <w:noProof/>
                <w:webHidden/>
              </w:rPr>
              <w:t>462</w:t>
            </w:r>
            <w:r w:rsidR="00DD6D68" w:rsidRPr="00903DBA">
              <w:rPr>
                <w:noProof/>
                <w:webHidden/>
              </w:rPr>
              <w:fldChar w:fldCharType="end"/>
            </w:r>
          </w:hyperlink>
        </w:p>
        <w:p w14:paraId="79E9D837" w14:textId="2CEF1F06"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5F3AD5">
              <w:rPr>
                <w:noProof/>
                <w:webHidden/>
              </w:rPr>
              <w:t>465</w:t>
            </w:r>
            <w:r w:rsidR="00DD6D68" w:rsidRPr="00903DBA">
              <w:rPr>
                <w:noProof/>
                <w:webHidden/>
              </w:rPr>
              <w:fldChar w:fldCharType="end"/>
            </w:r>
          </w:hyperlink>
        </w:p>
        <w:p w14:paraId="1B18B5E3" w14:textId="68C1EFEE"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5F3AD5">
              <w:rPr>
                <w:noProof/>
                <w:webHidden/>
              </w:rPr>
              <w:t>466</w:t>
            </w:r>
            <w:r w:rsidR="00DD6D68" w:rsidRPr="00903DBA">
              <w:rPr>
                <w:noProof/>
                <w:webHidden/>
              </w:rPr>
              <w:fldChar w:fldCharType="end"/>
            </w:r>
          </w:hyperlink>
        </w:p>
        <w:p w14:paraId="1E067B57" w14:textId="725D84B9"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5F3AD5">
              <w:rPr>
                <w:noProof/>
                <w:webHidden/>
              </w:rPr>
              <w:t>466</w:t>
            </w:r>
            <w:r w:rsidR="00DD6D68" w:rsidRPr="00903DBA">
              <w:rPr>
                <w:noProof/>
                <w:webHidden/>
              </w:rPr>
              <w:fldChar w:fldCharType="end"/>
            </w:r>
          </w:hyperlink>
        </w:p>
        <w:p w14:paraId="79B68315" w14:textId="53810672"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5F3AD5">
              <w:rPr>
                <w:noProof/>
                <w:webHidden/>
              </w:rPr>
              <w:t>467</w:t>
            </w:r>
            <w:r w:rsidR="00DD6D68" w:rsidRPr="00903DBA">
              <w:rPr>
                <w:noProof/>
                <w:webHidden/>
              </w:rPr>
              <w:fldChar w:fldCharType="end"/>
            </w:r>
          </w:hyperlink>
        </w:p>
        <w:p w14:paraId="69CFAB98" w14:textId="345C9F11"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5F3AD5">
              <w:rPr>
                <w:noProof/>
                <w:webHidden/>
              </w:rPr>
              <w:t>468</w:t>
            </w:r>
            <w:r w:rsidR="00DD6D68" w:rsidRPr="00903DBA">
              <w:rPr>
                <w:noProof/>
                <w:webHidden/>
              </w:rPr>
              <w:fldChar w:fldCharType="end"/>
            </w:r>
          </w:hyperlink>
        </w:p>
        <w:p w14:paraId="5EF6E6DE" w14:textId="5821AD68"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5F3AD5">
              <w:rPr>
                <w:noProof/>
                <w:webHidden/>
              </w:rPr>
              <w:t>468</w:t>
            </w:r>
            <w:r w:rsidR="00DD6D68" w:rsidRPr="00903DBA">
              <w:rPr>
                <w:noProof/>
                <w:webHidden/>
              </w:rPr>
              <w:fldChar w:fldCharType="end"/>
            </w:r>
          </w:hyperlink>
        </w:p>
        <w:p w14:paraId="4103CE21" w14:textId="5352BCEF"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5F3AD5">
              <w:rPr>
                <w:noProof/>
                <w:webHidden/>
              </w:rPr>
              <w:t>469</w:t>
            </w:r>
            <w:r w:rsidR="00DD6D68" w:rsidRPr="00903DBA">
              <w:rPr>
                <w:noProof/>
                <w:webHidden/>
              </w:rPr>
              <w:fldChar w:fldCharType="end"/>
            </w:r>
          </w:hyperlink>
        </w:p>
        <w:p w14:paraId="4A07AF04" w14:textId="7DDF5ABD"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5F3AD5">
              <w:rPr>
                <w:noProof/>
                <w:webHidden/>
              </w:rPr>
              <w:t>470</w:t>
            </w:r>
            <w:r w:rsidR="00DD6D68" w:rsidRPr="00903DBA">
              <w:rPr>
                <w:noProof/>
                <w:webHidden/>
              </w:rPr>
              <w:fldChar w:fldCharType="end"/>
            </w:r>
          </w:hyperlink>
        </w:p>
        <w:p w14:paraId="23D1FCEE" w14:textId="7C5FF644"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5F3AD5">
              <w:rPr>
                <w:noProof/>
                <w:webHidden/>
              </w:rPr>
              <w:t>471</w:t>
            </w:r>
            <w:r w:rsidR="00DD6D68" w:rsidRPr="00903DBA">
              <w:rPr>
                <w:noProof/>
                <w:webHidden/>
              </w:rPr>
              <w:fldChar w:fldCharType="end"/>
            </w:r>
          </w:hyperlink>
        </w:p>
        <w:p w14:paraId="49E0ED15" w14:textId="6CE33556"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5F3AD5">
              <w:rPr>
                <w:noProof/>
                <w:webHidden/>
              </w:rPr>
              <w:t>471</w:t>
            </w:r>
            <w:r w:rsidR="00DD6D68" w:rsidRPr="00903DBA">
              <w:rPr>
                <w:noProof/>
                <w:webHidden/>
              </w:rPr>
              <w:fldChar w:fldCharType="end"/>
            </w:r>
          </w:hyperlink>
        </w:p>
        <w:p w14:paraId="54F4286D" w14:textId="12302193"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5F3AD5">
              <w:rPr>
                <w:noProof/>
                <w:webHidden/>
              </w:rPr>
              <w:t>472</w:t>
            </w:r>
            <w:r w:rsidR="00DD6D68" w:rsidRPr="00903DBA">
              <w:rPr>
                <w:noProof/>
                <w:webHidden/>
              </w:rPr>
              <w:fldChar w:fldCharType="end"/>
            </w:r>
          </w:hyperlink>
        </w:p>
        <w:p w14:paraId="35BFC9B8" w14:textId="11187BAD"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5F3AD5">
              <w:rPr>
                <w:noProof/>
                <w:webHidden/>
              </w:rPr>
              <w:t>473</w:t>
            </w:r>
            <w:r w:rsidR="00DD6D68" w:rsidRPr="00903DBA">
              <w:rPr>
                <w:noProof/>
                <w:webHidden/>
              </w:rPr>
              <w:fldChar w:fldCharType="end"/>
            </w:r>
          </w:hyperlink>
        </w:p>
        <w:p w14:paraId="19AA75CE" w14:textId="78C64ADD"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5F3AD5">
              <w:rPr>
                <w:noProof/>
                <w:webHidden/>
              </w:rPr>
              <w:t>474</w:t>
            </w:r>
            <w:r w:rsidR="00DD6D68" w:rsidRPr="00903DBA">
              <w:rPr>
                <w:noProof/>
                <w:webHidden/>
              </w:rPr>
              <w:fldChar w:fldCharType="end"/>
            </w:r>
          </w:hyperlink>
        </w:p>
        <w:p w14:paraId="3B763122" w14:textId="40089FC8"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5F3AD5">
              <w:rPr>
                <w:noProof/>
                <w:webHidden/>
              </w:rPr>
              <w:t>474</w:t>
            </w:r>
            <w:r w:rsidR="00DD6D68" w:rsidRPr="00903DBA">
              <w:rPr>
                <w:noProof/>
                <w:webHidden/>
              </w:rPr>
              <w:fldChar w:fldCharType="end"/>
            </w:r>
          </w:hyperlink>
        </w:p>
        <w:p w14:paraId="4047C243" w14:textId="17EE32BD"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5F3AD5">
              <w:rPr>
                <w:noProof/>
                <w:webHidden/>
              </w:rPr>
              <w:t>475</w:t>
            </w:r>
            <w:r w:rsidR="00DD6D68" w:rsidRPr="00903DBA">
              <w:rPr>
                <w:noProof/>
                <w:webHidden/>
              </w:rPr>
              <w:fldChar w:fldCharType="end"/>
            </w:r>
          </w:hyperlink>
        </w:p>
        <w:p w14:paraId="1BF4672C" w14:textId="02006993"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5F3AD5">
              <w:rPr>
                <w:noProof/>
                <w:webHidden/>
              </w:rPr>
              <w:t>475</w:t>
            </w:r>
            <w:r w:rsidR="00DD6D68" w:rsidRPr="00903DBA">
              <w:rPr>
                <w:noProof/>
                <w:webHidden/>
              </w:rPr>
              <w:fldChar w:fldCharType="end"/>
            </w:r>
          </w:hyperlink>
        </w:p>
        <w:p w14:paraId="0A26CCDE" w14:textId="530945E4"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5F3AD5">
              <w:rPr>
                <w:noProof/>
                <w:webHidden/>
              </w:rPr>
              <w:t>476</w:t>
            </w:r>
            <w:r w:rsidR="00DD6D68" w:rsidRPr="00903DBA">
              <w:rPr>
                <w:noProof/>
                <w:webHidden/>
              </w:rPr>
              <w:fldChar w:fldCharType="end"/>
            </w:r>
          </w:hyperlink>
        </w:p>
        <w:p w14:paraId="0D8E17E0" w14:textId="799B2358"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5F3AD5">
              <w:rPr>
                <w:noProof/>
                <w:webHidden/>
              </w:rPr>
              <w:t>476</w:t>
            </w:r>
            <w:r w:rsidR="00DD6D68" w:rsidRPr="00903DBA">
              <w:rPr>
                <w:noProof/>
                <w:webHidden/>
              </w:rPr>
              <w:fldChar w:fldCharType="end"/>
            </w:r>
          </w:hyperlink>
        </w:p>
        <w:p w14:paraId="1F369AD5" w14:textId="75DB260F"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5F3AD5">
              <w:rPr>
                <w:noProof/>
                <w:webHidden/>
              </w:rPr>
              <w:t>477</w:t>
            </w:r>
            <w:r w:rsidR="00DD6D68" w:rsidRPr="00903DBA">
              <w:rPr>
                <w:noProof/>
                <w:webHidden/>
              </w:rPr>
              <w:fldChar w:fldCharType="end"/>
            </w:r>
          </w:hyperlink>
        </w:p>
        <w:p w14:paraId="0CDEA889" w14:textId="5EA78E2E" w:rsidR="00DD6D68" w:rsidRPr="00903DBA" w:rsidRDefault="005E72AF">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5F3AD5">
              <w:rPr>
                <w:noProof/>
                <w:webHidden/>
              </w:rPr>
              <w:t>478</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FB43BB" w:rsidRPr="00D2146B" w:rsidRDefault="00FB43BB"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FB43BB" w:rsidRPr="00D2146B" w:rsidRDefault="00FB43BB"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FB43BB" w:rsidRDefault="00FB43BB"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FB43BB" w:rsidRDefault="00FB43BB" w:rsidP="00942B30">
                              <w:pPr>
                                <w:spacing w:before="60" w:line="256" w:lineRule="auto"/>
                                <w:jc w:val="center"/>
                                <w:rPr>
                                  <w:sz w:val="24"/>
                                  <w:szCs w:val="24"/>
                                </w:rPr>
                              </w:pPr>
                              <w:r>
                                <w:rPr>
                                  <w:rFonts w:eastAsia="Calibri"/>
                                  <w:color w:val="000000"/>
                                  <w:sz w:val="18"/>
                                  <w:szCs w:val="18"/>
                                </w:rPr>
                                <w:t>Parser</w:t>
                              </w:r>
                            </w:p>
                            <w:p w14:paraId="1ABFD117" w14:textId="77777777" w:rsidR="00FB43BB" w:rsidRDefault="00FB43BB"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FB43BB" w:rsidRDefault="00FB43BB" w:rsidP="003727AB">
                              <w:pPr>
                                <w:spacing w:before="60" w:line="254" w:lineRule="auto"/>
                                <w:jc w:val="center"/>
                                <w:rPr>
                                  <w:sz w:val="24"/>
                                  <w:szCs w:val="24"/>
                                </w:rPr>
                              </w:pPr>
                              <w:r>
                                <w:rPr>
                                  <w:rFonts w:eastAsia="Calibri"/>
                                  <w:color w:val="000000"/>
                                  <w:sz w:val="18"/>
                                  <w:szCs w:val="18"/>
                                </w:rPr>
                                <w:t>Scanner</w:t>
                              </w:r>
                            </w:p>
                            <w:p w14:paraId="03FD0412" w14:textId="77777777" w:rsidR="00FB43BB" w:rsidRDefault="00FB43BB"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FB43BB" w:rsidRDefault="00FB43BB"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B43BB" w:rsidRDefault="00FB43BB" w:rsidP="003567A1">
                              <w:pPr>
                                <w:spacing w:before="0" w:line="252" w:lineRule="auto"/>
                                <w:jc w:val="center"/>
                                <w:rPr>
                                  <w:sz w:val="24"/>
                                  <w:szCs w:val="24"/>
                                </w:rPr>
                              </w:pPr>
                            </w:p>
                            <w:p w14:paraId="217B84F7" w14:textId="77777777" w:rsidR="00FB43BB" w:rsidRDefault="00FB43BB"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FB43BB" w:rsidRDefault="00FB43BB"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FB43BB" w:rsidRPr="00EF6288" w:rsidRDefault="00FB43BB"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FB43BB" w:rsidRDefault="00FB43BB"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B43BB" w:rsidRDefault="00FB43BB"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FB43BB" w:rsidRDefault="00FB43BB"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FB43BB" w:rsidRPr="00E962F6" w:rsidRDefault="00FB43BB"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FB43BB" w:rsidRDefault="00FB43BB"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FB43BB" w:rsidRDefault="00FB43BB"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FB43BB" w:rsidRDefault="00FB43BB"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FB43BB" w:rsidRDefault="00FB43BB"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FB43BB" w:rsidRDefault="00FB43BB"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FB43BB" w:rsidRPr="00D2146B" w:rsidRDefault="00FB43BB"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FB43BB" w:rsidRPr="00D2146B" w:rsidRDefault="00FB43BB"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FB43BB" w:rsidRDefault="00FB43BB"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FB43BB" w:rsidRDefault="00FB43BB" w:rsidP="00942B30">
                        <w:pPr>
                          <w:spacing w:before="60" w:line="256" w:lineRule="auto"/>
                          <w:jc w:val="center"/>
                          <w:rPr>
                            <w:sz w:val="24"/>
                            <w:szCs w:val="24"/>
                          </w:rPr>
                        </w:pPr>
                        <w:r>
                          <w:rPr>
                            <w:rFonts w:eastAsia="Calibri"/>
                            <w:color w:val="000000"/>
                            <w:sz w:val="18"/>
                            <w:szCs w:val="18"/>
                          </w:rPr>
                          <w:t>Parser</w:t>
                        </w:r>
                      </w:p>
                      <w:p w14:paraId="1ABFD117" w14:textId="77777777" w:rsidR="00FB43BB" w:rsidRDefault="00FB43BB"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FB43BB" w:rsidRDefault="00FB43BB" w:rsidP="003727AB">
                        <w:pPr>
                          <w:spacing w:before="60" w:line="254" w:lineRule="auto"/>
                          <w:jc w:val="center"/>
                          <w:rPr>
                            <w:sz w:val="24"/>
                            <w:szCs w:val="24"/>
                          </w:rPr>
                        </w:pPr>
                        <w:r>
                          <w:rPr>
                            <w:rFonts w:eastAsia="Calibri"/>
                            <w:color w:val="000000"/>
                            <w:sz w:val="18"/>
                            <w:szCs w:val="18"/>
                          </w:rPr>
                          <w:t>Scanner</w:t>
                        </w:r>
                      </w:p>
                      <w:p w14:paraId="03FD0412" w14:textId="77777777" w:rsidR="00FB43BB" w:rsidRDefault="00FB43BB"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FB43BB" w:rsidRDefault="00FB43BB"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B43BB" w:rsidRDefault="00FB43BB" w:rsidP="003567A1">
                        <w:pPr>
                          <w:spacing w:before="0" w:line="252" w:lineRule="auto"/>
                          <w:jc w:val="center"/>
                          <w:rPr>
                            <w:sz w:val="24"/>
                            <w:szCs w:val="24"/>
                          </w:rPr>
                        </w:pPr>
                      </w:p>
                      <w:p w14:paraId="217B84F7" w14:textId="77777777" w:rsidR="00FB43BB" w:rsidRDefault="00FB43BB"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FB43BB" w:rsidRDefault="00FB43BB"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FB43BB" w:rsidRPr="00EF6288" w:rsidRDefault="00FB43BB"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FB43BB" w:rsidRDefault="00FB43BB"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B43BB" w:rsidRDefault="00FB43BB"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FB43BB" w:rsidRDefault="00FB43BB"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FB43BB" w:rsidRPr="00E962F6" w:rsidRDefault="00FB43BB"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FB43BB" w:rsidRDefault="00FB43BB"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FB43BB" w:rsidRDefault="00FB43BB"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FB43BB" w:rsidRDefault="00FB43BB"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FB43BB" w:rsidRDefault="00FB43BB"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FB43BB" w:rsidRDefault="00FB43BB"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FB43BB" w:rsidRPr="00D2146B" w:rsidRDefault="00FB43BB"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FB43BB" w:rsidRPr="00D2146B" w:rsidRDefault="00FB43BB"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FB43BB" w:rsidRDefault="00FB43BB"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FB43BB" w:rsidRDefault="00FB43BB" w:rsidP="00541B67">
                              <w:pPr>
                                <w:spacing w:before="60" w:line="256" w:lineRule="auto"/>
                                <w:jc w:val="center"/>
                                <w:rPr>
                                  <w:sz w:val="24"/>
                                  <w:szCs w:val="24"/>
                                </w:rPr>
                              </w:pPr>
                              <w:r>
                                <w:rPr>
                                  <w:rFonts w:eastAsia="Calibri"/>
                                  <w:color w:val="000000"/>
                                  <w:sz w:val="18"/>
                                  <w:szCs w:val="18"/>
                                </w:rPr>
                                <w:t>Parser</w:t>
                              </w:r>
                            </w:p>
                            <w:p w14:paraId="738A4637" w14:textId="77777777" w:rsidR="00FB43BB" w:rsidRDefault="00FB43BB"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FB43BB" w:rsidRDefault="00FB43BB" w:rsidP="00541B67">
                              <w:pPr>
                                <w:spacing w:before="60" w:line="254" w:lineRule="auto"/>
                                <w:jc w:val="center"/>
                                <w:rPr>
                                  <w:sz w:val="24"/>
                                  <w:szCs w:val="24"/>
                                </w:rPr>
                              </w:pPr>
                              <w:r>
                                <w:rPr>
                                  <w:rFonts w:eastAsia="Calibri"/>
                                  <w:color w:val="000000"/>
                                  <w:sz w:val="18"/>
                                  <w:szCs w:val="18"/>
                                </w:rPr>
                                <w:t>Scanner</w:t>
                              </w:r>
                            </w:p>
                            <w:p w14:paraId="1FC59E41" w14:textId="77777777" w:rsidR="00FB43BB" w:rsidRDefault="00FB43BB"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FB43BB" w:rsidRDefault="00FB43BB"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B43BB" w:rsidRDefault="00FB43BB" w:rsidP="00541B67">
                              <w:pPr>
                                <w:spacing w:before="0" w:line="252" w:lineRule="auto"/>
                                <w:jc w:val="center"/>
                                <w:rPr>
                                  <w:sz w:val="24"/>
                                  <w:szCs w:val="24"/>
                                </w:rPr>
                              </w:pPr>
                            </w:p>
                            <w:p w14:paraId="1164C4DA" w14:textId="77777777" w:rsidR="00FB43BB" w:rsidRDefault="00FB43BB"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FB43BB" w:rsidRDefault="00FB43BB"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FB43BB" w:rsidRPr="00EF6288" w:rsidRDefault="00FB43BB"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FB43BB" w:rsidRDefault="00FB43BB"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B43BB" w:rsidRDefault="00FB43BB"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FB43BB" w:rsidRDefault="00FB43BB"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FB43BB" w:rsidRPr="00E962F6" w:rsidRDefault="00FB43BB"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FB43BB" w:rsidRDefault="00FB43BB"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FB43BB" w:rsidRDefault="00FB43BB"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FB43BB" w:rsidRDefault="00FB43BB"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FB43BB" w:rsidRDefault="00FB43BB"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FB43BB" w:rsidRDefault="00FB43BB"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FB43BB" w:rsidRPr="00D2146B" w:rsidRDefault="00FB43BB"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FB43BB" w:rsidRPr="00D2146B" w:rsidRDefault="00FB43BB"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FB43BB" w:rsidRDefault="00FB43BB"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FB43BB" w:rsidRDefault="00FB43BB" w:rsidP="00541B67">
                        <w:pPr>
                          <w:spacing w:before="60" w:line="256" w:lineRule="auto"/>
                          <w:jc w:val="center"/>
                          <w:rPr>
                            <w:sz w:val="24"/>
                            <w:szCs w:val="24"/>
                          </w:rPr>
                        </w:pPr>
                        <w:r>
                          <w:rPr>
                            <w:rFonts w:eastAsia="Calibri"/>
                            <w:color w:val="000000"/>
                            <w:sz w:val="18"/>
                            <w:szCs w:val="18"/>
                          </w:rPr>
                          <w:t>Parser</w:t>
                        </w:r>
                      </w:p>
                      <w:p w14:paraId="738A4637" w14:textId="77777777" w:rsidR="00FB43BB" w:rsidRDefault="00FB43BB"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FB43BB" w:rsidRDefault="00FB43BB" w:rsidP="00541B67">
                        <w:pPr>
                          <w:spacing w:before="60" w:line="254" w:lineRule="auto"/>
                          <w:jc w:val="center"/>
                          <w:rPr>
                            <w:sz w:val="24"/>
                            <w:szCs w:val="24"/>
                          </w:rPr>
                        </w:pPr>
                        <w:r>
                          <w:rPr>
                            <w:rFonts w:eastAsia="Calibri"/>
                            <w:color w:val="000000"/>
                            <w:sz w:val="18"/>
                            <w:szCs w:val="18"/>
                          </w:rPr>
                          <w:t>Scanner</w:t>
                        </w:r>
                      </w:p>
                      <w:p w14:paraId="1FC59E41" w14:textId="77777777" w:rsidR="00FB43BB" w:rsidRDefault="00FB43BB"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FB43BB" w:rsidRDefault="00FB43BB"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B43BB" w:rsidRDefault="00FB43BB" w:rsidP="00541B67">
                        <w:pPr>
                          <w:spacing w:before="0" w:line="252" w:lineRule="auto"/>
                          <w:jc w:val="center"/>
                          <w:rPr>
                            <w:sz w:val="24"/>
                            <w:szCs w:val="24"/>
                          </w:rPr>
                        </w:pPr>
                      </w:p>
                      <w:p w14:paraId="1164C4DA" w14:textId="77777777" w:rsidR="00FB43BB" w:rsidRDefault="00FB43BB"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FB43BB" w:rsidRDefault="00FB43BB"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FB43BB" w:rsidRPr="00EF6288" w:rsidRDefault="00FB43BB"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FB43BB" w:rsidRDefault="00FB43BB"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B43BB" w:rsidRDefault="00FB43BB"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FB43BB" w:rsidRDefault="00FB43BB"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FB43BB" w:rsidRPr="00E962F6" w:rsidRDefault="00FB43BB"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FB43BB" w:rsidRDefault="00FB43BB"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FB43BB" w:rsidRDefault="00FB43BB"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FB43BB" w:rsidRDefault="00FB43BB"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FB43BB" w:rsidRDefault="00FB43BB"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FB43BB" w:rsidRDefault="00FB43BB"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70C87A69"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3AD5">
        <w:t>0</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‘i</w:t>
      </w:r>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4C261283"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5F3AD5">
        <w:t>14.14</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r w:rsidR="00DA1753" w:rsidRPr="00903DBA">
        <w:rPr>
          <w:rStyle w:val="KeyWord0"/>
        </w:rPr>
        <w:t>d</w:t>
      </w:r>
      <w:r w:rsidR="00DA1753" w:rsidRPr="00903DBA">
        <w:t xml:space="preserve"> are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1C2BF532"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r w:rsidR="002C6C03" w:rsidRPr="00903DBA">
        <w:t>makefile</w:t>
      </w:r>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r w:rsidRPr="00903DBA">
        <w:t>Main.cs</w:t>
      </w:r>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4F00056C"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s and a makefile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08A42838"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r w:rsidR="003C44DF" w:rsidRPr="00903DBA">
        <w:rPr>
          <w:highlight w:val="white"/>
        </w:rPr>
        <w:t>makefile.</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makefile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r w:rsidRPr="00903DBA">
        <w:rPr>
          <w:rStyle w:val="KeyWord0"/>
          <w:highlight w:val="white"/>
        </w:rPr>
        <w:t>ld</w:t>
      </w:r>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r w:rsidRPr="00903DBA">
        <w:rPr>
          <w:rStyle w:val="KeyWord0"/>
          <w:highlight w:val="white"/>
        </w:rPr>
        <w:t>nasm</w:t>
      </w:r>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Below is an example of how the makefile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7D004F01"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5F3AD5">
        <w:t>D</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33497F8F"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sidR="005F3AD5">
        <w:rPr>
          <w:highlight w:val="white"/>
        </w:rPr>
        <w:t>F</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r>
        <w:t>Slash.cs</w:t>
      </w:r>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(FF</w:t>
      </w:r>
      <w:r w:rsidRPr="00903DBA">
        <w:rPr>
          <w:rStyle w:val="Index"/>
          <w:highlight w:val="white"/>
        </w:rPr>
        <w:t>16</w:t>
      </w:r>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r w:rsidRPr="00903DBA">
        <w:t>Scanner.</w:t>
      </w:r>
      <w:r w:rsidR="009E5232" w:rsidRPr="00903DBA">
        <w:t>gplex</w:t>
      </w:r>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“0x” or “0X”</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Finally, when the scanner finds a character that has not been handled by the rules above, a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The MiddleOperator Enumeration</w:t>
      </w:r>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r>
        <w:t>MiddleOperator.cs</w:t>
      </w:r>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r w:rsidRPr="00903DBA">
        <w:t>MainParser.gppg</w:t>
      </w:r>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116DFA5B"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3AD5">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threee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The interrupt, jump_register, syscall,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r w:rsidRPr="00903DBA">
        <w:t>MainParser.gppg</w:t>
      </w:r>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r w:rsidRPr="00903DBA">
        <w:rPr>
          <w:highlight w:val="white"/>
        </w:rPr>
        <w:t>MainParser.gppg</w:t>
      </w:r>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r w:rsidRPr="00903DBA">
        <w:rPr>
          <w:highlight w:val="white"/>
        </w:rPr>
        <w:t>MainParser.gppg</w:t>
      </w:r>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r w:rsidRPr="00903DBA">
        <w:rPr>
          <w:highlight w:val="white"/>
        </w:rPr>
        <w:t>MainParser.</w:t>
      </w:r>
      <w:r w:rsidR="00A85C92" w:rsidRPr="00903DBA">
        <w:rPr>
          <w:highlight w:val="white"/>
        </w:rPr>
        <w:t>gppg</w:t>
      </w:r>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6679A579"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3AD5">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r w:rsidRPr="00903DBA">
        <w:rPr>
          <w:highlight w:val="white"/>
        </w:rPr>
        <w:t>MainParser.gppg</w:t>
      </w:r>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r w:rsidRPr="00903DBA">
        <w:rPr>
          <w:highlight w:val="white"/>
        </w:rPr>
        <w:lastRenderedPageBreak/>
        <w:t>MainParser.gppg</w:t>
      </w:r>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quilified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825"/>
            <w:gridCol w:w="2291"/>
            <w:gridCol w:w="825"/>
            <w:gridCol w:w="2292"/>
            <w:gridCol w:w="825"/>
            <w:gridCol w:w="2292"/>
            <w:gridCol w:w="825"/>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r w:rsidRPr="00903DBA">
        <w:rPr>
          <w:highlight w:val="white"/>
        </w:rPr>
        <w:t>MainParser.gppg</w:t>
      </w:r>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r w:rsidRPr="00903DBA">
        <w:rPr>
          <w:highlight w:val="white"/>
        </w:rPr>
        <w:t>MainParser.gppg</w:t>
      </w:r>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723AEF27"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5F3AD5">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r w:rsidRPr="00903DBA">
        <w:rPr>
          <w:highlight w:val="white"/>
        </w:rPr>
        <w:t>MainParser.gppg</w:t>
      </w:r>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r w:rsidR="001A47DA" w:rsidRPr="00903DBA">
        <w:rPr>
          <w:rStyle w:val="CodeInText"/>
        </w:rPr>
        <w:t>G</w:t>
      </w:r>
      <w:r w:rsidRPr="00903DBA">
        <w:rPr>
          <w:rStyle w:val="CodeInText"/>
        </w:rPr>
        <w:t>enerateFunctionCode</w:t>
      </w:r>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r w:rsidRPr="00903DBA">
        <w:rPr>
          <w:rStyle w:val="CodeInText"/>
        </w:rPr>
        <w:t>generate</w:t>
      </w:r>
      <w:r w:rsidR="005F79CB" w:rsidRPr="00903DBA">
        <w:rPr>
          <w:rStyle w:val="CodeInText"/>
        </w:rPr>
        <w:t>Assembly</w:t>
      </w:r>
      <w:r w:rsidRPr="00903DBA">
        <w:rPr>
          <w:rStyle w:val="CodeInText"/>
        </w:rPr>
        <w:t>Text</w:t>
      </w:r>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r w:rsidRPr="00903DBA">
        <w:rPr>
          <w:rStyle w:val="CodeInText"/>
        </w:rPr>
        <w:t>goto</w:t>
      </w:r>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r w:rsidR="00A76052">
              <w:t>false-set</w:t>
            </w:r>
            <w:r>
              <w:t>s</w:t>
            </w:r>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3E6C07E6"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5F3AD5">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r w:rsidR="009C3C27">
        <w:t>true-set</w:t>
      </w:r>
      <w:r w:rsidRPr="00903DBA">
        <w:t xml:space="preserve">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t>The Statement Class</w:t>
      </w:r>
      <w:bookmarkEnd w:id="156"/>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r w:rsidRPr="00903DBA">
        <w:rPr>
          <w:highlight w:val="white"/>
        </w:rPr>
        <w:t>Statement.cs</w:t>
      </w:r>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r w:rsidRPr="00903DBA">
        <w:t>MainParser.cs</w:t>
      </w:r>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The For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5EEA42A2" w:rsidR="006A7B9E" w:rsidRPr="00903DBA" w:rsidRDefault="006A7B9E" w:rsidP="006A7B9E">
      <w:r w:rsidRPr="00903DBA">
        <w:t xml:space="preserve">An expression statement is an optional expression followed by a semicolon. The expression is evaluated and its true and </w:t>
      </w:r>
      <w:r w:rsidR="00A76052">
        <w:t>false-set</w:t>
      </w:r>
      <w:r w:rsidRPr="00903DBA">
        <w:t xml:space="preserve">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3AD5">
        <w:t>0</w:t>
      </w:r>
      <w:r w:rsidRPr="00903DBA">
        <w:fldChar w:fldCharType="end"/>
      </w:r>
      <w:r w:rsidRPr="00903DBA">
        <w:t>.</w:t>
      </w:r>
    </w:p>
    <w:p w14:paraId="5CFFC49D" w14:textId="77777777" w:rsidR="00866410" w:rsidRPr="00903DBA" w:rsidRDefault="00866410" w:rsidP="00866410">
      <w:pPr>
        <w:pStyle w:val="CodeHeader"/>
        <w:rPr>
          <w:highlight w:val="white"/>
        </w:rPr>
      </w:pPr>
      <w:r w:rsidRPr="00903DBA">
        <w:rPr>
          <w:highlight w:val="white"/>
        </w:rPr>
        <w:t>MainParser.gppg</w:t>
      </w:r>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r w:rsidR="009C3C27">
        <w:rPr>
          <w:highlight w:val="white"/>
        </w:rPr>
        <w:t>next-set</w:t>
      </w:r>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r w:rsidR="009C3C27">
        <w:rPr>
          <w:highlight w:val="white"/>
        </w:rPr>
        <w:t>next-set</w:t>
      </w:r>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r w:rsidRPr="00903DBA">
        <w:rPr>
          <w:highlight w:val="white"/>
        </w:rPr>
        <w:t>Expression.cs</w:t>
      </w:r>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r w:rsidRPr="00903DBA">
        <w:rPr>
          <w:highlight w:val="white"/>
        </w:rPr>
        <w:t>MainParser.cs</w:t>
      </w:r>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r w:rsidRPr="00903DBA">
        <w:rPr>
          <w:highlight w:val="white"/>
        </w:rPr>
        <w:t>MainParser.cs</w:t>
      </w:r>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r w:rsidRPr="00903DBA">
        <w:lastRenderedPageBreak/>
        <w:t>MainParser.gppg</w:t>
      </w:r>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r w:rsidRPr="00903DBA">
        <w:t>MainParser.cs</w:t>
      </w:r>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r w:rsidR="007164EA">
        <w:t xml:space="preserve">and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r w:rsidRPr="00903DBA">
        <w:t>MainParser.cs</w:t>
      </w:r>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r w:rsidRPr="00903DBA">
        <w:rPr>
          <w:highlight w:val="white"/>
        </w:rPr>
        <w:lastRenderedPageBreak/>
        <w:t>MainParser.gppg</w:t>
      </w:r>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r w:rsidRPr="00903DBA">
        <w:t>MainParser.gppg</w:t>
      </w:r>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r w:rsidRPr="00903DBA">
        <w:t>MainParser.gppg</w:t>
      </w:r>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r w:rsidRPr="00903DBA">
        <w:t>MainParser.gppg</w:t>
      </w:r>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r w:rsidRPr="00903DBA">
        <w:t>MainParser.gppg</w:t>
      </w:r>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r w:rsidRPr="00903DBA">
        <w:t>MainParser.gppg</w:t>
      </w:r>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r w:rsidRPr="00903DBA">
        <w:rPr>
          <w:rStyle w:val="CodeInText"/>
        </w:rPr>
        <w:t>sizeof</w:t>
      </w:r>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34A96055"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5F3AD5">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The MiddleCode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r w:rsidRPr="00903DBA">
        <w:t>MiddleCode.cs</w:t>
      </w:r>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r w:rsidRPr="00903DBA">
        <w:t>MiddleCodeGenerator.cs</w:t>
      </w:r>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r w:rsidRPr="00903DBA">
        <w:t>MiddleCodeGenerator.cs</w:t>
      </w:r>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r>
        <w:lastRenderedPageBreak/>
        <w:t>Declarations</w:t>
      </w:r>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r w:rsidRPr="00903DBA">
        <w:t>Function Definition</w:t>
      </w:r>
    </w:p>
    <w:p w14:paraId="7453AB93" w14:textId="1DD1EA4B" w:rsidR="005E5A36" w:rsidRPr="00903DBA" w:rsidRDefault="005E5A36" w:rsidP="005E5A36">
      <w:r w:rsidRPr="00903DBA">
        <w:t xml:space="preserve">The </w:t>
      </w:r>
      <w:r w:rsidRPr="00903DBA">
        <w:rPr>
          <w:rStyle w:val="CodeInText"/>
        </w:rPr>
        <w:t>FunctionHeader</w:t>
      </w:r>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r w:rsidRPr="00903DBA">
        <w:t>MiddleCodeGenerator.cs</w:t>
      </w:r>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r w:rsidRPr="00A60980">
        <w:rPr>
          <w:highlight w:val="white"/>
        </w:rPr>
        <w:t>No parameter</w:t>
      </w:r>
      <w:r>
        <w:rPr>
          <w:highlight w:val="white"/>
        </w:rPr>
        <w:t xml:space="preserve">s,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The two cases are actually the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r w:rsidRPr="00903DBA">
        <w:t>MiddleCodeGenerator.cs</w:t>
      </w:r>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0028418C">
        <w:rPr>
          <w:highlight w:val="white"/>
        </w:rPr>
        <w:t>-</w:t>
      </w:r>
      <w:r w:rsidRPr="00903DBA">
        <w:rPr>
          <w:rStyle w:val="KeyWord0"/>
          <w:highlight w:val="white"/>
        </w:rPr>
        <w:t>set</w:t>
      </w:r>
      <w:r w:rsidRPr="00903DBA">
        <w:rPr>
          <w:highlight w:val="white"/>
        </w:rPr>
        <w:t xml:space="preserve"> of the statement. Each statement has a next</w:t>
      </w:r>
      <w:r w:rsidR="0028418C">
        <w:rPr>
          <w:highlight w:val="white"/>
        </w:rPr>
        <w:t>-</w:t>
      </w:r>
      <w:r w:rsidRPr="00903DBA">
        <w:rPr>
          <w:highlight w:val="white"/>
        </w:rPr>
        <w:t xml:space="preserve">set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next</w:t>
      </w:r>
      <w:r w:rsidR="00B96774">
        <w:rPr>
          <w:highlight w:val="white"/>
        </w:rPr>
        <w:t>-</w:t>
      </w:r>
      <w:r w:rsidRPr="00903DBA">
        <w:rPr>
          <w:highlight w:val="white"/>
        </w:rPr>
        <w:t xml:space="preserve">sets holding jump instructions jumping out of the loop. We add a new empty statement and backpatch the </w:t>
      </w:r>
      <w:r w:rsidR="009C3C27">
        <w:rPr>
          <w:highlight w:val="white"/>
        </w:rPr>
        <w:t>next-set</w:t>
      </w:r>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443697DF"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5EA53D4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5F3AD5">
        <w:rPr>
          <w:highlight w:val="white"/>
        </w:rPr>
        <w:t>12</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44DB2EA8"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005F3AD5">
        <w:t>13</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4D88645C"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005F3AD5">
        <w:rPr>
          <w:highlight w:val="white"/>
        </w:rPr>
        <w:t>1.3</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r w:rsidRPr="00903DBA">
        <w:rPr>
          <w:highlight w:val="white"/>
        </w:rPr>
        <w:t>MiddleCodeGenerator.cs</w:t>
      </w:r>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r w:rsidRPr="00903DBA">
        <w:rPr>
          <w:highlight w:val="white"/>
        </w:rPr>
        <w:t>MiddleCodeGenerator.cs</w:t>
      </w:r>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r w:rsidRPr="00903DBA">
        <w:rPr>
          <w:highlight w:val="white"/>
        </w:rPr>
        <w:t>MiddleCodeGenerator.cs</w:t>
      </w:r>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r w:rsidRPr="00903DBA">
        <w:rPr>
          <w:highlight w:val="white"/>
        </w:rPr>
        <w:t>MiddleCodeGenerator.cs</w:t>
      </w:r>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15BE1891"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005F3AD5">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411EEA59"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005F3AD5">
        <w:rPr>
          <w:highlight w:val="white"/>
        </w:rPr>
        <w:t>3.2.1</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alist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If the number of bits is less then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r w:rsidRPr="00903DBA">
        <w:rPr>
          <w:highlight w:val="white"/>
        </w:rPr>
        <w:t>MiddleCodeGenerator.cs</w:t>
      </w:r>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r w:rsidRPr="00903DBA">
        <w:rPr>
          <w:highlight w:val="white"/>
        </w:rPr>
        <w:t>MiddleCodeGenerator.cs</w:t>
      </w:r>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r w:rsidRPr="00903DBA">
        <w:rPr>
          <w:highlight w:val="white"/>
        </w:rPr>
        <w:t>MiddleCodeGenerator.cs</w:t>
      </w:r>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r w:rsidRPr="00903DBA">
        <w:rPr>
          <w:highlight w:val="white"/>
        </w:rPr>
        <w:t>MiddleCodeGenerator.cs</w:t>
      </w:r>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r w:rsidRPr="00903DBA">
        <w:rPr>
          <w:highlight w:val="white"/>
        </w:rPr>
        <w:t>MiddleCodeGenerator.cs</w:t>
      </w:r>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612BCEBD"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5F3AD5">
        <w:rPr>
          <w:highlight w:val="white"/>
        </w:rPr>
        <w:t>12</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r w:rsidRPr="00903DBA">
        <w:rPr>
          <w:highlight w:val="white"/>
        </w:rPr>
        <w:t>MiddleCodeGenerator.cs</w:t>
      </w:r>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r>
        <w:rPr>
          <w:highlight w:val="white"/>
        </w:rPr>
        <w:t>The If-Else Statement</w:t>
      </w:r>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similar to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We also add a jump instruction after each list, to jump out of the statement. The jump instruction are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6F4D7E29"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5F3AD5">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r w:rsidR="009C3C27">
        <w:t>next-set</w:t>
      </w:r>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r w:rsidRPr="00903DBA">
        <w:rPr>
          <w:highlight w:val="white"/>
        </w:rPr>
        <w:t>Similar to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r w:rsidR="009C3C27">
        <w:rPr>
          <w:highlight w:val="white"/>
        </w:rPr>
        <w:t>next-set</w:t>
      </w:r>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3D62D426" w14:textId="7173842F" w:rsidR="00615A02" w:rsidRDefault="00F435F7" w:rsidP="009A320C">
      <w:r>
        <w:t>For the c</w:t>
      </w:r>
      <w:r w:rsidR="005E5A36" w:rsidRPr="00903DBA">
        <w:t xml:space="preserve">ase statement </w:t>
      </w:r>
      <w:r>
        <w:t xml:space="preserve">the </w:t>
      </w:r>
      <w:r w:rsidR="005E5A36" w:rsidRPr="00903DBA">
        <w:rPr>
          <w:rStyle w:val="CodeInText"/>
        </w:rPr>
        <w:t>Main.CaseMapStack</w:t>
      </w:r>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lastRenderedPageBreak/>
        <w:t>The Default Statement</w:t>
      </w:r>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r w:rsidR="009C3C27">
        <w:rPr>
          <w:highlight w:val="white"/>
        </w:rPr>
        <w:t>next-set</w:t>
      </w:r>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true-set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The For Statement</w:t>
      </w:r>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We add an empty instruction as the target of the test expression, since we do not know if the</w:t>
      </w:r>
      <w:r w:rsidR="006A58C2">
        <w:rPr>
          <w:highlight w:val="white"/>
        </w:rPr>
        <w:t>ir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r w:rsidR="009C3C27">
        <w:rPr>
          <w:highlight w:val="white"/>
        </w:rPr>
        <w:t>next-set</w:t>
      </w:r>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next-set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r>
        <w:t xml:space="preserve">The </w:t>
      </w:r>
      <w:r w:rsidRPr="00903DBA">
        <w:t xml:space="preserve">Label and </w:t>
      </w:r>
      <w:r w:rsidR="003F7BCA">
        <w:t>Goto</w:t>
      </w:r>
      <w:r w:rsidRPr="00903DBA">
        <w:t xml:space="preserve"> Statement</w:t>
      </w:r>
      <w:r>
        <w:t>s</w:t>
      </w:r>
    </w:p>
    <w:p w14:paraId="44B6A534" w14:textId="16B94444" w:rsidR="005D3517" w:rsidRDefault="00A4505E" w:rsidP="005D3517">
      <w:pPr>
        <w:rPr>
          <w:highlight w:val="white"/>
        </w:rPr>
      </w:pPr>
      <w:r>
        <w:rPr>
          <w:highlight w:val="white"/>
        </w:rPr>
        <w:t xml:space="preserve">In C, is is allowed to use goto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goto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allowed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goto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the goto</w:t>
      </w:r>
      <w:r w:rsidR="0017785E">
        <w:rPr>
          <w:highlight w:val="white"/>
        </w:rPr>
        <w:t>-</w:t>
      </w:r>
      <w:r w:rsidRPr="00903DBA">
        <w:rPr>
          <w:highlight w:val="white"/>
        </w:rPr>
        <w:t>set map, we look up the goto</w:t>
      </w:r>
      <w:r w:rsidR="0017785E">
        <w:rPr>
          <w:highlight w:val="white"/>
        </w:rPr>
        <w:t>-</w:t>
      </w:r>
      <w:r w:rsidRPr="00903DBA">
        <w:rPr>
          <w:highlight w:val="white"/>
        </w:rPr>
        <w:t>set and a</w:t>
      </w:r>
      <w:r w:rsidR="007852C2">
        <w:rPr>
          <w:highlight w:val="white"/>
        </w:rPr>
        <w:t>dd</w:t>
      </w:r>
      <w:r w:rsidRPr="00903DBA">
        <w:rPr>
          <w:highlight w:val="white"/>
        </w:rPr>
        <w:t xml:space="preserve"> the goto instruction. </w:t>
      </w:r>
      <w:r w:rsidR="004817D2" w:rsidRPr="00903DBA">
        <w:rPr>
          <w:highlight w:val="white"/>
        </w:rPr>
        <w:t xml:space="preserve">This situation occurs in when </w:t>
      </w:r>
      <w:r w:rsidR="004817D2">
        <w:rPr>
          <w:highlight w:val="white"/>
        </w:rPr>
        <w:t xml:space="preserve">there has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AB6D23A" w:rsidR="005E5A36" w:rsidRPr="00903DBA" w:rsidRDefault="005E5A36" w:rsidP="005E5A36">
      <w:pPr>
        <w:rPr>
          <w:highlight w:val="white"/>
        </w:rPr>
      </w:pPr>
      <w:r w:rsidRPr="00903DBA">
        <w:rPr>
          <w:highlight w:val="white"/>
        </w:rPr>
        <w:t>If the label name is not already a key in the goto</w:t>
      </w:r>
      <w:r w:rsidR="004817D2">
        <w:rPr>
          <w:highlight w:val="white"/>
        </w:rPr>
        <w:t>-</w:t>
      </w:r>
      <w:r w:rsidRPr="00903DBA">
        <w:rPr>
          <w:highlight w:val="white"/>
        </w:rPr>
        <w:t>set map, we create a new goto</w:t>
      </w:r>
      <w:r w:rsidR="004817D2">
        <w:rPr>
          <w:highlight w:val="white"/>
        </w:rPr>
        <w:t>-</w:t>
      </w:r>
      <w:r w:rsidRPr="00903DBA">
        <w:rPr>
          <w:highlight w:val="white"/>
        </w:rPr>
        <w:t>set</w:t>
      </w:r>
      <w:r w:rsidR="004817D2">
        <w:rPr>
          <w:highlight w:val="white"/>
        </w:rPr>
        <w:t>,</w:t>
      </w:r>
      <w:r w:rsidRPr="00903DBA">
        <w:rPr>
          <w:highlight w:val="white"/>
        </w:rPr>
        <w:t xml:space="preserve"> to which we add the goto instruction, and then we add the label name and goto set to the the goto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goto</w:t>
      </w:r>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instruction and backpatch the goto</w:t>
      </w:r>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goto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3E63649E" w14:textId="65C629A6" w:rsidR="005F161D" w:rsidRDefault="005E5A36" w:rsidP="005E5A36">
      <w:r w:rsidRPr="00903DBA">
        <w:t xml:space="preserve">The </w:t>
      </w:r>
      <w:r>
        <w:rPr>
          <w:rStyle w:val="CodeInText"/>
        </w:rPr>
        <w:t>G</w:t>
      </w:r>
      <w:r w:rsidRPr="00903DBA">
        <w:rPr>
          <w:rStyle w:val="CodeInText"/>
        </w:rPr>
        <w:t>enerateReturnStatement</w:t>
      </w:r>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thet is allowed to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r w:rsidRPr="00903DBA">
        <w:t>MiddleCodeGenerator.cs</w:t>
      </w:r>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r w:rsidRPr="00903DBA">
        <w:lastRenderedPageBreak/>
        <w:t>Jump Register Statements</w:t>
      </w:r>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0AEAB034" w14:textId="0A37F265"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the Windows environment.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r w:rsidRPr="00903DBA">
        <w:t>Expressions</w:t>
      </w:r>
    </w:p>
    <w:p w14:paraId="1956C87F" w14:textId="6802FF59" w:rsidR="00AE43E1" w:rsidRPr="00AE43E1" w:rsidRDefault="00AE43E1" w:rsidP="00AE43E1">
      <w:r>
        <w:t>The next section handles the middle code generation of the expressions. Similar to the parsing, we start with the operator of lowest precedence and continue with the operators of higher precedence.</w:t>
      </w:r>
    </w:p>
    <w:p w14:paraId="2C65A380" w14:textId="6C6972A3" w:rsidR="00B819DF" w:rsidRDefault="00B819DF" w:rsidP="00B819DF">
      <w:pPr>
        <w:pStyle w:val="Rubrik3"/>
        <w:rPr>
          <w:highlight w:val="white"/>
        </w:rPr>
      </w:pPr>
      <w:r>
        <w:rPr>
          <w:highlight w:val="white"/>
        </w:rPr>
        <w:t>The Comma Expression</w:t>
      </w:r>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r w:rsidRPr="00903DBA">
        <w:t>The Assignment Expression</w:t>
      </w:r>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r w:rsidRPr="00903DBA">
        <w:t>The Condition Expression</w:t>
      </w:r>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r w:rsidR="009C3C27">
        <w:rPr>
          <w:highlight w:val="white"/>
        </w:rPr>
        <w:t>true-set</w:t>
      </w:r>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r>
        <w:t xml:space="preserve">The </w:t>
      </w:r>
      <w:r w:rsidR="005E5A36" w:rsidRPr="00903DBA">
        <w:t xml:space="preserve">Logical </w:t>
      </w:r>
      <w:r>
        <w:t xml:space="preserve">Or </w:t>
      </w:r>
      <w:r w:rsidR="005E5A36" w:rsidRPr="00903DBA">
        <w:t>Expression</w:t>
      </w:r>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r w:rsidR="009C3C27">
        <w:t>true-set</w:t>
      </w:r>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r w:rsidR="00A76052">
        <w:rPr>
          <w:highlight w:val="white"/>
        </w:rPr>
        <w:t>false-set</w:t>
      </w:r>
      <w:r w:rsidRPr="00FA571C">
        <w:rPr>
          <w:highlight w:val="white"/>
        </w:rPr>
        <w:t xml:space="preserve">s, on the other hand, are different. If the left expression is evaluated to false, we need to evaluate the right expression. Therefore, we backpatch the </w:t>
      </w:r>
      <w:r w:rsidR="00A76052">
        <w:rPr>
          <w:highlight w:val="white"/>
        </w:rPr>
        <w:t>false-set</w:t>
      </w:r>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r>
        <w:t xml:space="preserve">The </w:t>
      </w:r>
      <w:r w:rsidRPr="00903DBA">
        <w:t xml:space="preserve">Logical </w:t>
      </w:r>
      <w:r>
        <w:t xml:space="preserve">And </w:t>
      </w:r>
      <w:r w:rsidRPr="00903DBA">
        <w:t>Expression</w:t>
      </w:r>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e backpatch the false</w:t>
      </w:r>
      <w:r>
        <w:t>-set</w:t>
      </w:r>
      <w:r w:rsidRPr="00903DBA">
        <w:t xml:space="preserve"> of the first operand to the beginning of the right operand. </w:t>
      </w:r>
      <w:r w:rsidR="0079018B">
        <w:t>The true-set of the resulting expression is the true-set of the right expression, and the false set ois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r w:rsidRPr="0079018B">
        <w:rPr>
          <w:rStyle w:val="KeyWord0"/>
          <w:highlight w:val="white"/>
        </w:rPr>
        <w:t>xor</w:t>
      </w:r>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r w:rsidRPr="00903DBA">
        <w:t>Shift Expression</w:t>
      </w:r>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 xml:space="preserve">We add two instruction to the long list. The first is an if-goto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goto instruction to the </w:t>
      </w:r>
      <w:r w:rsidR="00A76052">
        <w:rPr>
          <w:highlight w:val="white"/>
        </w:rPr>
        <w:t>false-set</w:t>
      </w:r>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r w:rsidR="00A76052">
        <w:rPr>
          <w:highlight w:val="white"/>
        </w:rPr>
        <w:t>false-set</w:t>
      </w:r>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r w:rsidRPr="00903DBA">
        <w:t>Addition and Subtraction Expression</w:t>
      </w:r>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r w:rsidRPr="00903DBA">
        <w:t>MiddleCodeGenerator.cs</w:t>
      </w:r>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6535A642"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406EF3FC"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r w:rsidRPr="0024406E">
        <w:rPr>
          <w:highlight w:val="white"/>
        </w:rPr>
        <w:t>Multiplication Expressions</w:t>
      </w:r>
      <w:r w:rsidR="000B4F2B">
        <w:rPr>
          <w:highlight w:val="white"/>
        </w:rPr>
        <w:t xml:space="preserve"> // XXX</w:t>
      </w:r>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lastRenderedPageBreak/>
        <w:t>Cast Expressions</w:t>
      </w:r>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r w:rsidRPr="00903DBA">
        <w:t>Unary Addition Expressions</w:t>
      </w:r>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r w:rsidRPr="00DC37F5">
        <w:rPr>
          <w:highlight w:val="white"/>
        </w:rPr>
        <w:t>Logical Not Expression</w:t>
      </w:r>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r w:rsidR="00A76052">
        <w:rPr>
          <w:highlight w:val="white"/>
        </w:rPr>
        <w:t>false-set</w:t>
      </w:r>
      <w:r w:rsidRPr="00903DBA">
        <w:rPr>
          <w:highlight w:val="white"/>
        </w:rPr>
        <w: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r w:rsidRPr="00DC37F5">
        <w:rPr>
          <w:highlight w:val="white"/>
        </w:rPr>
        <w:t>Bitwise Not Expression</w:t>
      </w:r>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The sizeof Expression</w:t>
      </w:r>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r w:rsidRPr="00DC37F5">
        <w:rPr>
          <w:highlight w:val="white"/>
        </w:rPr>
        <w:t>Address Expression</w:t>
      </w:r>
      <w:r w:rsidR="00AA1323">
        <w:rPr>
          <w:highlight w:val="white"/>
        </w:rPr>
        <w:t xml:space="preserve"> // XXX</w:t>
      </w:r>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r w:rsidRPr="00903DBA">
        <w:t>MiddleCodeGenerator.cs</w:t>
      </w:r>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r w:rsidRPr="00903DBA">
        <w:t>MiddleCodeGenerator.cs</w:t>
      </w:r>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preform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r w:rsidRPr="00903DBA">
        <w:t>MiddleCodeGenerator.cs</w:t>
      </w:r>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r w:rsidRPr="00903DBA">
        <w:t>MiddleCodeGenerator.cs</w:t>
      </w:r>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r w:rsidRPr="00903DBA">
        <w:t>MiddleCodeGenerator.cs</w:t>
      </w:r>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r w:rsidRPr="00903DBA">
        <w:t>Mi</w:t>
      </w:r>
      <w:r w:rsidRPr="0074406C">
        <w:t>ddleCodeGenerator.cs</w:t>
      </w:r>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r w:rsidRPr="00903DBA">
        <w:t>MiddleCodeGenerator.cs</w:t>
      </w:r>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r w:rsidRPr="00903DBA">
        <w:t>MiddleCodeGenerator.cs</w:t>
      </w:r>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r w:rsidRPr="00903DBA">
        <w:t>MiddleCodeGenerator.cs</w:t>
      </w:r>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r w:rsidRPr="00903DBA">
        <w:t>MiddleCodeGenerator.cs</w:t>
      </w:r>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r w:rsidRPr="00903DBA">
        <w:t>MiddleCodeGenerator.cs</w:t>
      </w:r>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r w:rsidRPr="00903DBA">
        <w:t>MiddleCodeGenerator.cs</w:t>
      </w:r>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lastRenderedPageBreak/>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r w:rsidRPr="00903DBA">
        <w:t>Mask.cs</w:t>
      </w:r>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r w:rsidRPr="00903DBA">
        <w:t>Specifier.cs</w:t>
      </w:r>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lastRenderedPageBreak/>
        <w:t>The Symbol Table</w:t>
      </w:r>
      <w:bookmarkEnd w:id="218"/>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FB43BB" w:rsidRPr="00D2146B" w:rsidRDefault="00FB43BB" w:rsidP="0050082D">
                              <w:pPr>
                                <w:spacing w:before="0" w:after="0"/>
                                <w:rPr>
                                  <w:sz w:val="18"/>
                                  <w:szCs w:val="18"/>
                                  <w:lang w:val="sv-SE"/>
                                </w:rPr>
                              </w:pPr>
                              <w:r>
                                <w:rPr>
                                  <w:sz w:val="18"/>
                                  <w:szCs w:val="18"/>
                                  <w:lang w:val="sv-SE"/>
                                </w:rPr>
                                <w:t>Static int globalInt</w:t>
                              </w:r>
                            </w:p>
                            <w:p w14:paraId="69A6032C" w14:textId="768161F7" w:rsidR="00FB43BB" w:rsidRDefault="00FB43BB" w:rsidP="0050082D">
                              <w:pPr>
                                <w:spacing w:before="0" w:after="0"/>
                                <w:rPr>
                                  <w:sz w:val="18"/>
                                  <w:szCs w:val="18"/>
                                  <w:lang w:val="sv-SE"/>
                                </w:rPr>
                              </w:pPr>
                              <w:r>
                                <w:rPr>
                                  <w:sz w:val="18"/>
                                  <w:szCs w:val="18"/>
                                  <w:lang w:val="sv-SE"/>
                                </w:rPr>
                                <w:t>Static int i</w:t>
                              </w:r>
                            </w:p>
                            <w:p w14:paraId="65DC2C71" w14:textId="7AEEED2D" w:rsidR="00FB43BB" w:rsidRDefault="00FB43BB" w:rsidP="0050082D">
                              <w:pPr>
                                <w:spacing w:before="0" w:after="0"/>
                                <w:rPr>
                                  <w:sz w:val="18"/>
                                  <w:szCs w:val="18"/>
                                  <w:lang w:val="sv-SE"/>
                                </w:rPr>
                              </w:pPr>
                            </w:p>
                            <w:p w14:paraId="3B0DD407" w14:textId="21D67AC3" w:rsidR="00FB43BB" w:rsidRPr="001B6705" w:rsidRDefault="00FB43BB"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B43BB" w:rsidRPr="00D2146B" w:rsidRDefault="00FB43BB"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FB43BB" w:rsidRPr="00D2146B" w:rsidRDefault="00FB43BB"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FB43BB" w:rsidRDefault="00FB43BB"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B43BB" w:rsidRPr="00D2146B" w:rsidRDefault="00FB43BB" w:rsidP="0050082D">
                              <w:pPr>
                                <w:spacing w:before="0" w:after="0" w:line="256" w:lineRule="auto"/>
                                <w:rPr>
                                  <w:sz w:val="18"/>
                                  <w:szCs w:val="18"/>
                                </w:rPr>
                              </w:pPr>
                              <w:r>
                                <w:rPr>
                                  <w:sz w:val="18"/>
                                  <w:szCs w:val="18"/>
                                </w:rPr>
                                <w:t>Auto mainChar : char</w:t>
                              </w:r>
                            </w:p>
                            <w:p w14:paraId="302437A3" w14:textId="77777777" w:rsidR="00FB43BB" w:rsidRDefault="00FB43BB" w:rsidP="0050082D">
                              <w:pPr>
                                <w:spacing w:before="0" w:after="0" w:line="256" w:lineRule="auto"/>
                                <w:rPr>
                                  <w:rFonts w:eastAsia="Calibri"/>
                                  <w:color w:val="000000"/>
                                  <w:sz w:val="18"/>
                                  <w:szCs w:val="18"/>
                                </w:rPr>
                              </w:pPr>
                            </w:p>
                            <w:p w14:paraId="71CC6A80" w14:textId="77C30F45" w:rsidR="00FB43BB" w:rsidRPr="00D2146B" w:rsidRDefault="00FB43BB" w:rsidP="008C458D">
                              <w:pPr>
                                <w:spacing w:before="0" w:after="0" w:line="256" w:lineRule="auto"/>
                                <w:rPr>
                                  <w:sz w:val="18"/>
                                  <w:szCs w:val="18"/>
                                </w:rPr>
                              </w:pPr>
                              <w:r>
                                <w:rPr>
                                  <w:rFonts w:eastAsia="Calibri"/>
                                  <w:color w:val="000000"/>
                                  <w:sz w:val="18"/>
                                  <w:szCs w:val="18"/>
                                </w:rPr>
                                <w:t>m_parentTable</w:t>
                              </w:r>
                            </w:p>
                            <w:p w14:paraId="4A1EB75F" w14:textId="77777777" w:rsidR="00FB43BB" w:rsidRPr="00D2146B" w:rsidRDefault="00FB43BB" w:rsidP="0050082D">
                              <w:pPr>
                                <w:spacing w:before="0" w:after="0" w:line="256" w:lineRule="auto"/>
                                <w:rPr>
                                  <w:sz w:val="18"/>
                                  <w:szCs w:val="18"/>
                                </w:rPr>
                              </w:pPr>
                              <w:r w:rsidRPr="00D2146B">
                                <w:rPr>
                                  <w:rFonts w:eastAsia="Calibri"/>
                                  <w:color w:val="000000"/>
                                  <w:sz w:val="18"/>
                                  <w:szCs w:val="18"/>
                                </w:rPr>
                                <w:t> </w:t>
                              </w:r>
                            </w:p>
                            <w:p w14:paraId="176D8F8E" w14:textId="77777777" w:rsidR="00FB43BB" w:rsidRPr="00D2146B" w:rsidRDefault="00FB43BB"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FB43BB" w:rsidRPr="00D2146B" w:rsidRDefault="00FB43BB"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FB43BB" w:rsidRPr="00D2146B" w:rsidRDefault="00FB43BB" w:rsidP="0050082D">
                              <w:pPr>
                                <w:spacing w:before="0" w:after="0" w:line="254" w:lineRule="auto"/>
                                <w:rPr>
                                  <w:sz w:val="18"/>
                                  <w:szCs w:val="18"/>
                                </w:rPr>
                              </w:pPr>
                              <w:r>
                                <w:rPr>
                                  <w:rFonts w:eastAsia="Calibri"/>
                                  <w:color w:val="000000"/>
                                  <w:sz w:val="18"/>
                                  <w:szCs w:val="18"/>
                                </w:rPr>
                                <w:t>auto int i</w:t>
                              </w:r>
                            </w:p>
                            <w:p w14:paraId="1EB866A9" w14:textId="57278A33" w:rsidR="00FB43BB" w:rsidRDefault="00FB43BB"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B43BB" w:rsidRDefault="00FB43BB" w:rsidP="00073BF2">
                              <w:pPr>
                                <w:spacing w:before="0" w:after="0" w:line="254" w:lineRule="auto"/>
                                <w:rPr>
                                  <w:rFonts w:eastAsia="Calibri"/>
                                  <w:color w:val="000000"/>
                                  <w:sz w:val="18"/>
                                  <w:szCs w:val="18"/>
                                </w:rPr>
                              </w:pPr>
                            </w:p>
                            <w:p w14:paraId="55FF5C13" w14:textId="77777777" w:rsidR="00FB43BB" w:rsidRPr="00D2146B" w:rsidRDefault="00FB43BB" w:rsidP="00073BF2">
                              <w:pPr>
                                <w:spacing w:before="0" w:after="0" w:line="256" w:lineRule="auto"/>
                                <w:rPr>
                                  <w:sz w:val="18"/>
                                  <w:szCs w:val="18"/>
                                </w:rPr>
                              </w:pPr>
                              <w:r>
                                <w:rPr>
                                  <w:rFonts w:eastAsia="Calibri"/>
                                  <w:color w:val="000000"/>
                                  <w:sz w:val="18"/>
                                  <w:szCs w:val="18"/>
                                </w:rPr>
                                <w:t>m_parentTable</w:t>
                              </w:r>
                            </w:p>
                            <w:p w14:paraId="20CF0F08" w14:textId="77777777" w:rsidR="00FB43BB" w:rsidRPr="00D2146B" w:rsidRDefault="00FB43BB" w:rsidP="00073BF2">
                              <w:pPr>
                                <w:spacing w:before="0" w:after="0" w:line="254" w:lineRule="auto"/>
                                <w:rPr>
                                  <w:sz w:val="18"/>
                                  <w:szCs w:val="18"/>
                                </w:rPr>
                              </w:pPr>
                            </w:p>
                            <w:p w14:paraId="2347329E" w14:textId="77777777" w:rsidR="00FB43BB" w:rsidRPr="00D2146B" w:rsidRDefault="00FB43BB" w:rsidP="0050082D">
                              <w:pPr>
                                <w:spacing w:before="0" w:after="0" w:line="254" w:lineRule="auto"/>
                                <w:rPr>
                                  <w:sz w:val="18"/>
                                  <w:szCs w:val="18"/>
                                </w:rPr>
                              </w:pPr>
                              <w:r w:rsidRPr="00D2146B">
                                <w:rPr>
                                  <w:rFonts w:eastAsia="Calibri"/>
                                  <w:color w:val="000000"/>
                                  <w:sz w:val="18"/>
                                  <w:szCs w:val="18"/>
                                </w:rPr>
                                <w:t> </w:t>
                              </w:r>
                            </w:p>
                            <w:p w14:paraId="7D6DAD56" w14:textId="77777777" w:rsidR="00FB43BB" w:rsidRPr="00D2146B" w:rsidRDefault="00FB43BB"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FB43BB" w:rsidRPr="00D2146B" w:rsidRDefault="00FB43BB"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FB43BB" w:rsidRPr="00100F82" w:rsidRDefault="00FB43BB" w:rsidP="00100F82">
                              <w:pPr>
                                <w:spacing w:before="0" w:after="0"/>
                                <w:rPr>
                                  <w:sz w:val="18"/>
                                  <w:szCs w:val="18"/>
                                </w:rPr>
                              </w:pPr>
                              <w:r w:rsidRPr="00100F82">
                                <w:rPr>
                                  <w:sz w:val="18"/>
                                  <w:szCs w:val="18"/>
                                </w:rPr>
                                <w:t>auto int i</w:t>
                              </w:r>
                            </w:p>
                            <w:p w14:paraId="5D0A676C" w14:textId="673BC4F3" w:rsidR="00FB43BB" w:rsidRPr="00100F82" w:rsidRDefault="00FB43BB" w:rsidP="00100F82">
                              <w:pPr>
                                <w:spacing w:before="0" w:after="0"/>
                                <w:rPr>
                                  <w:sz w:val="18"/>
                                  <w:szCs w:val="18"/>
                                </w:rPr>
                              </w:pPr>
                              <w:r w:rsidRPr="00100F82">
                                <w:rPr>
                                  <w:sz w:val="18"/>
                                  <w:szCs w:val="18"/>
                                </w:rPr>
                                <w:t>auto double blockDouble</w:t>
                              </w:r>
                            </w:p>
                            <w:p w14:paraId="5B01AFF6" w14:textId="77777777" w:rsidR="00FB43BB" w:rsidRDefault="00FB43BB" w:rsidP="00100F82">
                              <w:pPr>
                                <w:spacing w:before="0" w:after="0" w:line="256" w:lineRule="auto"/>
                                <w:rPr>
                                  <w:rFonts w:eastAsia="Calibri"/>
                                  <w:color w:val="000000"/>
                                  <w:sz w:val="18"/>
                                  <w:szCs w:val="18"/>
                                </w:rPr>
                              </w:pPr>
                            </w:p>
                            <w:p w14:paraId="35EF25BA" w14:textId="6D9A7EDC" w:rsidR="00FB43BB" w:rsidRPr="00D2146B" w:rsidRDefault="00FB43BB" w:rsidP="00100F82">
                              <w:pPr>
                                <w:spacing w:before="0" w:after="0" w:line="256" w:lineRule="auto"/>
                                <w:rPr>
                                  <w:sz w:val="18"/>
                                  <w:szCs w:val="18"/>
                                </w:rPr>
                              </w:pPr>
                              <w:r>
                                <w:rPr>
                                  <w:rFonts w:eastAsia="Calibri"/>
                                  <w:color w:val="000000"/>
                                  <w:sz w:val="18"/>
                                  <w:szCs w:val="18"/>
                                </w:rPr>
                                <w:t>m_parentTable</w:t>
                              </w:r>
                            </w:p>
                            <w:p w14:paraId="274031CF" w14:textId="32871C06" w:rsidR="00FB43BB" w:rsidRDefault="00FB43BB"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FB43BB" w:rsidRDefault="00FB43BB"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FB43BB" w:rsidRDefault="00FB43BB" w:rsidP="00D44BB8">
                              <w:pPr>
                                <w:spacing w:line="252" w:lineRule="auto"/>
                              </w:pPr>
                              <w:r>
                                <w:rPr>
                                  <w:rFonts w:eastAsia="Calibri"/>
                                  <w:color w:val="000000"/>
                                  <w:sz w:val="18"/>
                                  <w:szCs w:val="18"/>
                                </w:rPr>
                                <w:t>SymbolTable.CurrentTable</w:t>
                              </w:r>
                            </w:p>
                            <w:p w14:paraId="332537CB" w14:textId="66AB52F1" w:rsidR="00FB43BB" w:rsidRDefault="00FB43BB" w:rsidP="00D44BB8">
                              <w:pPr>
                                <w:spacing w:line="252" w:lineRule="auto"/>
                              </w:pPr>
                            </w:p>
                            <w:p w14:paraId="35DA4169" w14:textId="77777777" w:rsidR="00FB43BB" w:rsidRDefault="00FB43BB"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FB43BB" w:rsidRPr="00610E6C" w:rsidRDefault="00FB43BB"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FB43BB" w:rsidRPr="00D2146B" w:rsidRDefault="00FB43BB" w:rsidP="0050082D">
                        <w:pPr>
                          <w:spacing w:before="0" w:after="0"/>
                          <w:rPr>
                            <w:sz w:val="18"/>
                            <w:szCs w:val="18"/>
                            <w:lang w:val="sv-SE"/>
                          </w:rPr>
                        </w:pPr>
                        <w:r>
                          <w:rPr>
                            <w:sz w:val="18"/>
                            <w:szCs w:val="18"/>
                            <w:lang w:val="sv-SE"/>
                          </w:rPr>
                          <w:t>Static int globalInt</w:t>
                        </w:r>
                      </w:p>
                      <w:p w14:paraId="69A6032C" w14:textId="768161F7" w:rsidR="00FB43BB" w:rsidRDefault="00FB43BB" w:rsidP="0050082D">
                        <w:pPr>
                          <w:spacing w:before="0" w:after="0"/>
                          <w:rPr>
                            <w:sz w:val="18"/>
                            <w:szCs w:val="18"/>
                            <w:lang w:val="sv-SE"/>
                          </w:rPr>
                        </w:pPr>
                        <w:r>
                          <w:rPr>
                            <w:sz w:val="18"/>
                            <w:szCs w:val="18"/>
                            <w:lang w:val="sv-SE"/>
                          </w:rPr>
                          <w:t>Static int i</w:t>
                        </w:r>
                      </w:p>
                      <w:p w14:paraId="65DC2C71" w14:textId="7AEEED2D" w:rsidR="00FB43BB" w:rsidRDefault="00FB43BB" w:rsidP="0050082D">
                        <w:pPr>
                          <w:spacing w:before="0" w:after="0"/>
                          <w:rPr>
                            <w:sz w:val="18"/>
                            <w:szCs w:val="18"/>
                            <w:lang w:val="sv-SE"/>
                          </w:rPr>
                        </w:pPr>
                      </w:p>
                      <w:p w14:paraId="3B0DD407" w14:textId="21D67AC3" w:rsidR="00FB43BB" w:rsidRPr="001B6705" w:rsidRDefault="00FB43BB"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B43BB" w:rsidRPr="00D2146B" w:rsidRDefault="00FB43BB"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FB43BB" w:rsidRPr="00D2146B" w:rsidRDefault="00FB43BB"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FB43BB" w:rsidRDefault="00FB43BB"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B43BB" w:rsidRPr="00D2146B" w:rsidRDefault="00FB43BB" w:rsidP="0050082D">
                        <w:pPr>
                          <w:spacing w:before="0" w:after="0" w:line="256" w:lineRule="auto"/>
                          <w:rPr>
                            <w:sz w:val="18"/>
                            <w:szCs w:val="18"/>
                          </w:rPr>
                        </w:pPr>
                        <w:r>
                          <w:rPr>
                            <w:sz w:val="18"/>
                            <w:szCs w:val="18"/>
                          </w:rPr>
                          <w:t>Auto mainChar : char</w:t>
                        </w:r>
                      </w:p>
                      <w:p w14:paraId="302437A3" w14:textId="77777777" w:rsidR="00FB43BB" w:rsidRDefault="00FB43BB" w:rsidP="0050082D">
                        <w:pPr>
                          <w:spacing w:before="0" w:after="0" w:line="256" w:lineRule="auto"/>
                          <w:rPr>
                            <w:rFonts w:eastAsia="Calibri"/>
                            <w:color w:val="000000"/>
                            <w:sz w:val="18"/>
                            <w:szCs w:val="18"/>
                          </w:rPr>
                        </w:pPr>
                      </w:p>
                      <w:p w14:paraId="71CC6A80" w14:textId="77C30F45" w:rsidR="00FB43BB" w:rsidRPr="00D2146B" w:rsidRDefault="00FB43BB" w:rsidP="008C458D">
                        <w:pPr>
                          <w:spacing w:before="0" w:after="0" w:line="256" w:lineRule="auto"/>
                          <w:rPr>
                            <w:sz w:val="18"/>
                            <w:szCs w:val="18"/>
                          </w:rPr>
                        </w:pPr>
                        <w:r>
                          <w:rPr>
                            <w:rFonts w:eastAsia="Calibri"/>
                            <w:color w:val="000000"/>
                            <w:sz w:val="18"/>
                            <w:szCs w:val="18"/>
                          </w:rPr>
                          <w:t>m_parentTable</w:t>
                        </w:r>
                      </w:p>
                      <w:p w14:paraId="4A1EB75F" w14:textId="77777777" w:rsidR="00FB43BB" w:rsidRPr="00D2146B" w:rsidRDefault="00FB43BB" w:rsidP="0050082D">
                        <w:pPr>
                          <w:spacing w:before="0" w:after="0" w:line="256" w:lineRule="auto"/>
                          <w:rPr>
                            <w:sz w:val="18"/>
                            <w:szCs w:val="18"/>
                          </w:rPr>
                        </w:pPr>
                        <w:r w:rsidRPr="00D2146B">
                          <w:rPr>
                            <w:rFonts w:eastAsia="Calibri"/>
                            <w:color w:val="000000"/>
                            <w:sz w:val="18"/>
                            <w:szCs w:val="18"/>
                          </w:rPr>
                          <w:t> </w:t>
                        </w:r>
                      </w:p>
                      <w:p w14:paraId="176D8F8E" w14:textId="77777777" w:rsidR="00FB43BB" w:rsidRPr="00D2146B" w:rsidRDefault="00FB43BB"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FB43BB" w:rsidRPr="00D2146B" w:rsidRDefault="00FB43BB"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FB43BB" w:rsidRPr="00D2146B" w:rsidRDefault="00FB43BB" w:rsidP="0050082D">
                        <w:pPr>
                          <w:spacing w:before="0" w:after="0" w:line="254" w:lineRule="auto"/>
                          <w:rPr>
                            <w:sz w:val="18"/>
                            <w:szCs w:val="18"/>
                          </w:rPr>
                        </w:pPr>
                        <w:r>
                          <w:rPr>
                            <w:rFonts w:eastAsia="Calibri"/>
                            <w:color w:val="000000"/>
                            <w:sz w:val="18"/>
                            <w:szCs w:val="18"/>
                          </w:rPr>
                          <w:t>auto int i</w:t>
                        </w:r>
                      </w:p>
                      <w:p w14:paraId="1EB866A9" w14:textId="57278A33" w:rsidR="00FB43BB" w:rsidRDefault="00FB43BB"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B43BB" w:rsidRDefault="00FB43BB" w:rsidP="00073BF2">
                        <w:pPr>
                          <w:spacing w:before="0" w:after="0" w:line="254" w:lineRule="auto"/>
                          <w:rPr>
                            <w:rFonts w:eastAsia="Calibri"/>
                            <w:color w:val="000000"/>
                            <w:sz w:val="18"/>
                            <w:szCs w:val="18"/>
                          </w:rPr>
                        </w:pPr>
                      </w:p>
                      <w:p w14:paraId="55FF5C13" w14:textId="77777777" w:rsidR="00FB43BB" w:rsidRPr="00D2146B" w:rsidRDefault="00FB43BB" w:rsidP="00073BF2">
                        <w:pPr>
                          <w:spacing w:before="0" w:after="0" w:line="256" w:lineRule="auto"/>
                          <w:rPr>
                            <w:sz w:val="18"/>
                            <w:szCs w:val="18"/>
                          </w:rPr>
                        </w:pPr>
                        <w:r>
                          <w:rPr>
                            <w:rFonts w:eastAsia="Calibri"/>
                            <w:color w:val="000000"/>
                            <w:sz w:val="18"/>
                            <w:szCs w:val="18"/>
                          </w:rPr>
                          <w:t>m_parentTable</w:t>
                        </w:r>
                      </w:p>
                      <w:p w14:paraId="20CF0F08" w14:textId="77777777" w:rsidR="00FB43BB" w:rsidRPr="00D2146B" w:rsidRDefault="00FB43BB" w:rsidP="00073BF2">
                        <w:pPr>
                          <w:spacing w:before="0" w:after="0" w:line="254" w:lineRule="auto"/>
                          <w:rPr>
                            <w:sz w:val="18"/>
                            <w:szCs w:val="18"/>
                          </w:rPr>
                        </w:pPr>
                      </w:p>
                      <w:p w14:paraId="2347329E" w14:textId="77777777" w:rsidR="00FB43BB" w:rsidRPr="00D2146B" w:rsidRDefault="00FB43BB" w:rsidP="0050082D">
                        <w:pPr>
                          <w:spacing w:before="0" w:after="0" w:line="254" w:lineRule="auto"/>
                          <w:rPr>
                            <w:sz w:val="18"/>
                            <w:szCs w:val="18"/>
                          </w:rPr>
                        </w:pPr>
                        <w:r w:rsidRPr="00D2146B">
                          <w:rPr>
                            <w:rFonts w:eastAsia="Calibri"/>
                            <w:color w:val="000000"/>
                            <w:sz w:val="18"/>
                            <w:szCs w:val="18"/>
                          </w:rPr>
                          <w:t> </w:t>
                        </w:r>
                      </w:p>
                      <w:p w14:paraId="7D6DAD56" w14:textId="77777777" w:rsidR="00FB43BB" w:rsidRPr="00D2146B" w:rsidRDefault="00FB43BB"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FB43BB" w:rsidRPr="00D2146B" w:rsidRDefault="00FB43BB"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FB43BB" w:rsidRPr="00100F82" w:rsidRDefault="00FB43BB" w:rsidP="00100F82">
                        <w:pPr>
                          <w:spacing w:before="0" w:after="0"/>
                          <w:rPr>
                            <w:sz w:val="18"/>
                            <w:szCs w:val="18"/>
                          </w:rPr>
                        </w:pPr>
                        <w:r w:rsidRPr="00100F82">
                          <w:rPr>
                            <w:sz w:val="18"/>
                            <w:szCs w:val="18"/>
                          </w:rPr>
                          <w:t>auto int i</w:t>
                        </w:r>
                      </w:p>
                      <w:p w14:paraId="5D0A676C" w14:textId="673BC4F3" w:rsidR="00FB43BB" w:rsidRPr="00100F82" w:rsidRDefault="00FB43BB" w:rsidP="00100F82">
                        <w:pPr>
                          <w:spacing w:before="0" w:after="0"/>
                          <w:rPr>
                            <w:sz w:val="18"/>
                            <w:szCs w:val="18"/>
                          </w:rPr>
                        </w:pPr>
                        <w:r w:rsidRPr="00100F82">
                          <w:rPr>
                            <w:sz w:val="18"/>
                            <w:szCs w:val="18"/>
                          </w:rPr>
                          <w:t>auto double blockDouble</w:t>
                        </w:r>
                      </w:p>
                      <w:p w14:paraId="5B01AFF6" w14:textId="77777777" w:rsidR="00FB43BB" w:rsidRDefault="00FB43BB" w:rsidP="00100F82">
                        <w:pPr>
                          <w:spacing w:before="0" w:after="0" w:line="256" w:lineRule="auto"/>
                          <w:rPr>
                            <w:rFonts w:eastAsia="Calibri"/>
                            <w:color w:val="000000"/>
                            <w:sz w:val="18"/>
                            <w:szCs w:val="18"/>
                          </w:rPr>
                        </w:pPr>
                      </w:p>
                      <w:p w14:paraId="35EF25BA" w14:textId="6D9A7EDC" w:rsidR="00FB43BB" w:rsidRPr="00D2146B" w:rsidRDefault="00FB43BB" w:rsidP="00100F82">
                        <w:pPr>
                          <w:spacing w:before="0" w:after="0" w:line="256" w:lineRule="auto"/>
                          <w:rPr>
                            <w:sz w:val="18"/>
                            <w:szCs w:val="18"/>
                          </w:rPr>
                        </w:pPr>
                        <w:r>
                          <w:rPr>
                            <w:rFonts w:eastAsia="Calibri"/>
                            <w:color w:val="000000"/>
                            <w:sz w:val="18"/>
                            <w:szCs w:val="18"/>
                          </w:rPr>
                          <w:t>m_parentTable</w:t>
                        </w:r>
                      </w:p>
                      <w:p w14:paraId="274031CF" w14:textId="32871C06" w:rsidR="00FB43BB" w:rsidRDefault="00FB43BB"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FB43BB" w:rsidRDefault="00FB43BB"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FB43BB" w:rsidRDefault="00FB43BB" w:rsidP="00D44BB8">
                        <w:pPr>
                          <w:spacing w:line="252" w:lineRule="auto"/>
                        </w:pPr>
                        <w:r>
                          <w:rPr>
                            <w:rFonts w:eastAsia="Calibri"/>
                            <w:color w:val="000000"/>
                            <w:sz w:val="18"/>
                            <w:szCs w:val="18"/>
                          </w:rPr>
                          <w:t>SymbolTable.CurrentTable</w:t>
                        </w:r>
                      </w:p>
                      <w:p w14:paraId="332537CB" w14:textId="66AB52F1" w:rsidR="00FB43BB" w:rsidRDefault="00FB43BB" w:rsidP="00D44BB8">
                        <w:pPr>
                          <w:spacing w:line="252" w:lineRule="auto"/>
                        </w:pPr>
                      </w:p>
                      <w:p w14:paraId="35DA4169" w14:textId="77777777" w:rsidR="00FB43BB" w:rsidRDefault="00FB43BB"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FB43BB" w:rsidRPr="00610E6C" w:rsidRDefault="00FB43BB"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r w:rsidRPr="00903DBA">
        <w:t>Scope.cs</w:t>
      </w:r>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r w:rsidRPr="00903DBA">
        <w:rPr>
          <w:highlight w:val="white"/>
        </w:rPr>
        <w:t>Storage.cs</w:t>
      </w:r>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r w:rsidRPr="00903DBA">
        <w:t>SymbolTable.cs</w:t>
      </w:r>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72F5ACA6"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in a</w:t>
      </w:r>
      <w:r w:rsidR="00EB1DB4">
        <w:rPr>
          <w:highlight w:val="white"/>
        </w:rPr>
        <w:t>n elliptic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r w:rsidR="00502707">
        <w:rPr>
          <w:highlight w:val="white"/>
        </w:rPr>
        <w:t xml:space="preserve"> See chapter </w:t>
      </w:r>
      <w:r w:rsidR="00502707">
        <w:rPr>
          <w:highlight w:val="white"/>
        </w:rPr>
        <w:fldChar w:fldCharType="begin"/>
      </w:r>
      <w:r w:rsidR="00502707">
        <w:rPr>
          <w:highlight w:val="white"/>
        </w:rPr>
        <w:instrText xml:space="preserve"> REF _Ref54016612 \r \h </w:instrText>
      </w:r>
      <w:r w:rsidR="00502707">
        <w:rPr>
          <w:highlight w:val="white"/>
        </w:rPr>
      </w:r>
      <w:r w:rsidR="00502707">
        <w:rPr>
          <w:highlight w:val="white"/>
        </w:rPr>
        <w:fldChar w:fldCharType="separate"/>
      </w:r>
      <w:r w:rsidR="005F3AD5">
        <w:rPr>
          <w:highlight w:val="white"/>
        </w:rPr>
        <w:t>12</w:t>
      </w:r>
      <w:r w:rsidR="00502707">
        <w:rPr>
          <w:highlight w:val="white"/>
        </w:rPr>
        <w:fldChar w:fldCharType="end"/>
      </w:r>
      <w:r w:rsidR="00502707">
        <w:rPr>
          <w:highlight w:val="white"/>
        </w:rPr>
        <w:t xml:space="preserve"> for more information about the frame pointers.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77777777"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F606AA" w:rsidRPr="00AE2B4C">
        <w:rPr>
          <w:highlight w:val="white"/>
        </w:rPr>
        <w:t>ellipse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77777777"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tra parameters in case of an elliptic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lastRenderedPageBreak/>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given offset</w:t>
      </w:r>
      <w:r w:rsidR="002A4DF0">
        <w:rPr>
          <w:highlight w:val="white"/>
        </w:rPr>
        <w:t>s</w:t>
      </w:r>
      <w:r w:rsidR="002A4DF0" w:rsidRPr="00903DBA">
        <w:rPr>
          <w:highlight w:val="white"/>
        </w:rPr>
        <w:t>, since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lastRenderedPageBreak/>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When adding a symbol with a name we have to check a few things</w:t>
      </w:r>
      <w:r w:rsidR="00DC4DD7">
        <w:t xml:space="preserve">. </w:t>
      </w:r>
      <w:r w:rsidRPr="00903DBA">
        <w:t xml:space="preserve">If the symbol is extern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lastRenderedPageBreak/>
        <w:t xml:space="preserve">        }</w:t>
      </w:r>
    </w:p>
    <w:p w14:paraId="3E039D14" w14:textId="77777777" w:rsidR="00703B5A" w:rsidRDefault="000E4059" w:rsidP="00B32EDD">
      <w:pPr>
        <w:rPr>
          <w:highlight w:val="white"/>
        </w:rPr>
      </w:pPr>
      <w:r>
        <w:rPr>
          <w:highlight w:val="white"/>
        </w:rPr>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lastRenderedPageBreak/>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w:t>
      </w:r>
      <w:r w:rsidR="009929D4" w:rsidRPr="00903DBA">
        <w:rPr>
          <w:highlight w:val="white"/>
        </w:rPr>
        <w:t xml:space="preserve"> </w:t>
      </w:r>
      <w:r w:rsidR="00DA68CB" w:rsidRPr="00903DBA">
        <w:rPr>
          <w:highlight w:val="white"/>
        </w:rPr>
        <w:t xml:space="preserve">both </w:t>
      </w:r>
      <w:r w:rsidR="00EB3920">
        <w:rPr>
          <w:highlight w:val="white"/>
        </w:rPr>
        <w:t xml:space="preserve">be </w:t>
      </w:r>
      <w:r w:rsidR="00DA68CB" w:rsidRPr="00903DBA">
        <w:rPr>
          <w:highlight w:val="white"/>
        </w:rPr>
        <w:t>struct</w:t>
      </w:r>
      <w:r w:rsidR="009929D4" w:rsidRPr="00903DBA">
        <w:rPr>
          <w:highlight w:val="white"/>
        </w:rPr>
        <w:t>s</w:t>
      </w:r>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 xml:space="preserve">egister storage has been included </w:t>
        </w:r>
        <w:r w:rsidR="008154C7" w:rsidRPr="00903DBA">
          <w:lastRenderedPageBreak/>
          <w:t>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r w:rsidRPr="00903DBA">
        <w:t>Symbol.cs</w:t>
      </w:r>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lastRenderedPageBreak/>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lastRenderedPageBreak/>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If the value is a stgring,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“staticaddress”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lastRenderedPageBreak/>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t xml:space="preserve">An array, floating, or integral value </w:t>
      </w:r>
      <w:r w:rsidR="00A8479D">
        <w:rPr>
          <w:highlight w:val="white"/>
        </w:rPr>
        <w:t>is given the name of the values’s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lastRenderedPageBreak/>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lastRenderedPageBreak/>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24" w:name="_Toc57656043"/>
      <w:r>
        <w:t xml:space="preserve">The </w:t>
      </w:r>
      <w:r w:rsidR="0034798B" w:rsidRPr="00903DBA">
        <w:t>Static Symbol</w:t>
      </w:r>
      <w:bookmarkEnd w:id="224"/>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r w:rsidRPr="00903DBA">
        <w:t>StaticSymbol.cs</w:t>
      </w:r>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lastRenderedPageBreak/>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r w:rsidRPr="00903DBA">
        <w:t>StaticSymbolLinux.cs</w:t>
      </w:r>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lastRenderedPageBreak/>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097F2CF7" w:rsidR="002344AC" w:rsidRPr="00903DBA" w:rsidRDefault="002344AC" w:rsidP="002344AC">
      <w:r>
        <w:t xml:space="preserve">There is also the </w:t>
      </w:r>
      <w:r w:rsidRPr="002344AC">
        <w:rPr>
          <w:rStyle w:val="KeyWord0"/>
          <w:highlight w:val="white"/>
        </w:rPr>
        <w:t>StaticSymbolWindows</w:t>
      </w:r>
      <w:r>
        <w:t xml:space="preserve"> class for the Windows environment. We will look into it in Chapter </w:t>
      </w:r>
      <w:r>
        <w:fldChar w:fldCharType="begin"/>
      </w:r>
      <w:r>
        <w:instrText xml:space="preserve"> REF _Ref54009755 \r \h </w:instrText>
      </w:r>
      <w:r>
        <w:fldChar w:fldCharType="separate"/>
      </w:r>
      <w:r w:rsidR="005F3AD5">
        <w:t>13</w:t>
      </w:r>
      <w:r>
        <w:fldChar w:fldCharType="end"/>
      </w:r>
      <w:r>
        <w:t>.</w:t>
      </w:r>
    </w:p>
    <w:p w14:paraId="1942D344" w14:textId="71C033EC" w:rsidR="00A149DE" w:rsidRPr="00903DBA" w:rsidRDefault="00A149DE" w:rsidP="00A149DE">
      <w:pPr>
        <w:pStyle w:val="CodeHeader"/>
      </w:pPr>
      <w:r w:rsidRPr="00903DBA">
        <w:rPr>
          <w:highlight w:val="white"/>
        </w:rPr>
        <w:t>StaticSymbolWindows</w:t>
      </w:r>
      <w:r w:rsidRPr="00903DBA">
        <w:t>.cs</w:t>
      </w:r>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25" w:name="_Ref54541618"/>
      <w:bookmarkStart w:id="226" w:name="_Toc57656044"/>
      <w:r w:rsidRPr="00903DBA">
        <w:lastRenderedPageBreak/>
        <w:t>The Type System</w:t>
      </w:r>
      <w:bookmarkEnd w:id="225"/>
      <w:bookmarkEnd w:id="226"/>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r w:rsidRPr="003E7318">
        <w:rPr>
          <w:rStyle w:val="KeyWord0"/>
        </w:rPr>
        <w:t>enum</w:t>
      </w:r>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types in C.</w:t>
      </w:r>
      <w:r w:rsidR="00860ED6">
        <w:t xml:space="preserve"> However, temporary vale may hold these types.</w:t>
      </w:r>
    </w:p>
    <w:p w14:paraId="7710D623" w14:textId="370A39D9" w:rsidR="00692204" w:rsidRDefault="00692204" w:rsidP="00692204">
      <w:pPr>
        <w:pStyle w:val="Rubrik2"/>
      </w:pPr>
      <w:r>
        <w:t>The Sort Enumeration</w:t>
      </w:r>
    </w:p>
    <w:p w14:paraId="142D086C" w14:textId="2DA03B54" w:rsidR="004242EC" w:rsidRPr="00903DBA" w:rsidRDefault="004242EC" w:rsidP="008C43F9">
      <w:pPr>
        <w:pStyle w:val="CodeHeader"/>
      </w:pPr>
      <w:r w:rsidRPr="00903DBA">
        <w:t>Sort.cs</w:t>
      </w:r>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r>
        <w:t>The Type Class</w:t>
      </w:r>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r w:rsidRPr="00903DBA">
        <w:t>Type.cs</w:t>
      </w:r>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r>
        <w:rPr>
          <w:highlight w:val="white"/>
        </w:rPr>
        <w:t>Integral</w:t>
      </w:r>
      <w:r w:rsidR="00943E00">
        <w:rPr>
          <w:highlight w:val="white"/>
        </w:rPr>
        <w:t>,</w:t>
      </w:r>
      <w:r>
        <w:rPr>
          <w:highlight w:val="white"/>
        </w:rPr>
        <w:t xml:space="preserve"> Floating</w:t>
      </w:r>
      <w:r w:rsidR="00943E00">
        <w:rPr>
          <w:highlight w:val="white"/>
        </w:rPr>
        <w:t>, and String</w:t>
      </w:r>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27" w:author="Stefan Bjornander" w:date="2015-04-25T10:33:00Z"/>
          <w:color w:val="auto"/>
        </w:rPr>
        <w:pPrChange w:id="228"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r>
        <w:rPr>
          <w:highlight w:val="white"/>
        </w:rPr>
        <w:t>Logical Types</w:t>
      </w:r>
    </w:p>
    <w:p w14:paraId="6CCB805F" w14:textId="0F425628" w:rsidR="00EB6850" w:rsidRDefault="00EB6850" w:rsidP="00671562">
      <w:ins w:id="229" w:author="Stefan Bjornander" w:date="2015-04-25T10:41:00Z">
        <w:r w:rsidRPr="00903DBA">
          <w:t>Contrary</w:t>
        </w:r>
      </w:ins>
      <w:ins w:id="230" w:author="Stefan Bjornander" w:date="2015-04-25T10:40:00Z">
        <w:r w:rsidRPr="00903DBA">
          <w:t xml:space="preserve"> to some other languages, there is no logical type in C. </w:t>
        </w:r>
      </w:ins>
      <w:ins w:id="231"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32"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33" w:author="Stefan Bjornander" w:date="2015-04-25T10:42:00Z">
        <w:r w:rsidRPr="00903DBA">
          <w:t>The</w:t>
        </w:r>
      </w:ins>
      <w:r w:rsidRPr="00903DBA">
        <w:t xml:space="preserve"> logical</w:t>
      </w:r>
      <w:ins w:id="234" w:author="Stefan Bjornander" w:date="2015-04-25T10:42:00Z">
        <w:r w:rsidRPr="00903DBA">
          <w:t xml:space="preserve"> type holds the </w:t>
        </w:r>
      </w:ins>
      <w:ins w:id="235" w:author="Stefan Bjornander" w:date="2015-04-25T10:43:00Z">
        <w:r w:rsidRPr="00903DBA">
          <w:t xml:space="preserve">two </w:t>
        </w:r>
      </w:ins>
      <w:ins w:id="236" w:author="Stefan Bjornander" w:date="2015-04-25T10:42:00Z">
        <w:r w:rsidRPr="00903DBA">
          <w:t xml:space="preserve">sets </w:t>
        </w:r>
        <w:r w:rsidRPr="00903DBA">
          <w:rPr>
            <w:rStyle w:val="KeyWord0"/>
            <w:rPrChange w:id="237" w:author="Stefan Bjornander" w:date="2015-04-25T10:42:00Z">
              <w:rPr>
                <w:rStyle w:val="CodeInText"/>
              </w:rPr>
            </w:rPrChange>
          </w:rPr>
          <w:t>m_trueSet</w:t>
        </w:r>
        <w:r w:rsidRPr="00903DBA">
          <w:t xml:space="preserve"> and </w:t>
        </w:r>
        <w:r w:rsidRPr="00903DBA">
          <w:rPr>
            <w:rStyle w:val="KeyWord0"/>
            <w:rPrChange w:id="238" w:author="Stefan Bjornander" w:date="2015-04-25T10:42:00Z">
              <w:rPr>
                <w:rStyle w:val="CodeInText"/>
              </w:rPr>
            </w:rPrChange>
          </w:rPr>
          <w:t>m_falseSet</w:t>
        </w:r>
        <w:r w:rsidRPr="00903DBA">
          <w:t>, hold</w:t>
        </w:r>
      </w:ins>
      <w:r w:rsidR="003731AE">
        <w:t>ing the</w:t>
      </w:r>
      <w:ins w:id="239" w:author="Stefan Bjornander" w:date="2015-04-25T10:42:00Z">
        <w:r w:rsidRPr="00903DBA">
          <w:t xml:space="preserve"> </w:t>
        </w:r>
      </w:ins>
      <w:ins w:id="240" w:author="Stefan Bjornander" w:date="2015-04-25T10:43:00Z">
        <w:r w:rsidRPr="00903DBA">
          <w:t>middle code address</w:t>
        </w:r>
      </w:ins>
      <w:ins w:id="241" w:author="Stefan Bjornander" w:date="2015-04-25T10:44:00Z">
        <w:r w:rsidRPr="00903DBA">
          <w:t>es</w:t>
        </w:r>
      </w:ins>
      <w:ins w:id="242" w:author="Stefan Bjornander" w:date="2015-04-25T10:43:00Z">
        <w:r w:rsidRPr="00903DBA">
          <w:t xml:space="preserve"> to jumps </w:t>
        </w:r>
      </w:ins>
      <w:r w:rsidRPr="00903DBA">
        <w:t>instructions that</w:t>
      </w:r>
      <w:ins w:id="243" w:author="Stefan Bjornander" w:date="2015-04-25T10:44:00Z">
        <w:r w:rsidRPr="00903DBA">
          <w:t xml:space="preserve"> will later be filled with the address</w:t>
        </w:r>
      </w:ins>
      <w:r w:rsidRPr="00903DBA">
        <w:t>es</w:t>
      </w:r>
      <w:ins w:id="244" w:author="Stefan Bjornander" w:date="2015-04-25T10:44:00Z">
        <w:r w:rsidRPr="00903DBA">
          <w:t xml:space="preserve"> to jump </w:t>
        </w:r>
      </w:ins>
      <w:r w:rsidRPr="00903DBA">
        <w:t xml:space="preserve">to </w:t>
      </w:r>
      <w:ins w:id="245"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r>
        <w:rPr>
          <w:highlight w:val="white"/>
        </w:rPr>
        <w:t>Bitfields</w:t>
      </w:r>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246" w:author="Stefan Bjornander" w:date="2015-04-25T10:39:00Z">
        <w:r w:rsidR="00B402D5" w:rsidRPr="00903DBA">
          <w:t>The bi</w:t>
        </w:r>
      </w:ins>
      <w:r w:rsidR="00B402D5" w:rsidRPr="00903DBA">
        <w:t>t</w:t>
      </w:r>
      <w:ins w:id="247"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248" w:author="Stefan Bjornander" w:date="2015-04-25T10:39:00Z">
        <w:r w:rsidR="00B402D5" w:rsidRPr="00903DBA">
          <w:t xml:space="preserve">is used </w:t>
        </w:r>
      </w:ins>
      <w:ins w:id="249" w:author="Stefan Bjornander" w:date="2015-04-25T10:40:00Z">
        <w:r w:rsidR="00481C24" w:rsidRPr="00903DBA">
          <w:t>to set the unused bits to zero</w:t>
        </w:r>
      </w:ins>
      <w:r w:rsidR="00481C24" w:rsidRPr="00903DBA">
        <w:t xml:space="preserve"> </w:t>
      </w:r>
      <w:ins w:id="250"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r>
        <w:rPr>
          <w:highlight w:val="white"/>
        </w:rPr>
        <w:lastRenderedPageBreak/>
        <w:t>Pointers</w:t>
      </w:r>
    </w:p>
    <w:p w14:paraId="02C33183" w14:textId="62F8CD2A" w:rsidR="00A41837" w:rsidRPr="00903DBA" w:rsidRDefault="00C45AA7" w:rsidP="00477362">
      <w:pPr>
        <w:rPr>
          <w:highlight w:val="white"/>
        </w:rPr>
      </w:pPr>
      <w:ins w:id="251"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252" w:author="Stefan Bjornander" w:date="2015-04-25T11:02:00Z">
        <w:r w:rsidRPr="00903DBA">
          <w:t xml:space="preserve"> </w:t>
        </w:r>
      </w:ins>
      <w:r w:rsidR="00A66EE2">
        <w:t>class</w:t>
      </w:r>
      <w:ins w:id="253" w:author="Stefan Bjornander" w:date="2015-04-25T11:02:00Z">
        <w:r w:rsidRPr="00903DBA">
          <w:t>.</w:t>
        </w:r>
      </w:ins>
      <w:ins w:id="254"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r>
        <w:rPr>
          <w:highlight w:val="white"/>
        </w:rPr>
        <w:t>Arrays</w:t>
      </w:r>
    </w:p>
    <w:p w14:paraId="38BE3263" w14:textId="466C14BB" w:rsidR="007071E3" w:rsidRPr="00903DBA" w:rsidRDefault="00F73509">
      <w:pPr>
        <w:rPr>
          <w:color w:val="auto"/>
        </w:rPr>
        <w:pPrChange w:id="255"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56" w:author="Stefan Bjornander" w:date="2015-04-25T11:00:00Z">
        <w:r w:rsidR="00270234" w:rsidRPr="00903DBA">
          <w:t>hen the type is created</w:t>
        </w:r>
      </w:ins>
      <w:r w:rsidR="00270234" w:rsidRPr="00903DBA">
        <w:t>, t</w:t>
      </w:r>
      <w:ins w:id="257" w:author="Stefan Bjornander" w:date="2015-04-25T11:00:00Z">
        <w:r w:rsidR="007071E3" w:rsidRPr="00903DBA">
          <w:t>he array size can be zero. In that case it will later be set by the length of its ini</w:t>
        </w:r>
      </w:ins>
      <w:ins w:id="258" w:author="Stefan Bjornander" w:date="2015-04-25T11:01:00Z">
        <w:r w:rsidR="007071E3" w:rsidRPr="00903DBA">
          <w:t xml:space="preserve">tialization </w:t>
        </w:r>
      </w:ins>
      <w:ins w:id="259"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r>
        <w:rPr>
          <w:highlight w:val="white"/>
        </w:rPr>
        <w:t>Functions</w:t>
      </w:r>
    </w:p>
    <w:p w14:paraId="609F437A" w14:textId="07966D36" w:rsidR="006E1FB9" w:rsidRPr="00903DBA" w:rsidRDefault="009C1D3E" w:rsidP="00243B8E">
      <w:pPr>
        <w:rPr>
          <w:highlight w:val="white"/>
        </w:rPr>
      </w:pPr>
      <w:ins w:id="260"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lastRenderedPageBreak/>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lastRenderedPageBreak/>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324E073D" w:rsidR="006E1FB9" w:rsidRDefault="000B32B1" w:rsidP="008B1538">
      <w:pPr>
        <w:rPr>
          <w:highlight w:val="white"/>
        </w:rPr>
      </w:pPr>
      <w:r>
        <w:rPr>
          <w:highlight w:val="white"/>
        </w:rPr>
        <w:t xml:space="preserve">The following properties gets the style, name list, parameter list, </w:t>
      </w:r>
      <w:r w:rsidR="008B1538">
        <w:rPr>
          <w:highlight w:val="white"/>
        </w:rPr>
        <w:t>type list, return type, and whther the function is elliptic.</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r>
        <w:t>Structs and Unions</w:t>
      </w:r>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r>
        <w:rPr>
          <w:highlight w:val="white"/>
        </w:rPr>
        <w:t>Enumerations</w:t>
      </w:r>
    </w:p>
    <w:p w14:paraId="069F7392" w14:textId="0BAC1285" w:rsidR="00D36967" w:rsidRPr="00903DBA" w:rsidRDefault="00D36967">
      <w:pPr>
        <w:rPr>
          <w:color w:val="auto"/>
        </w:rPr>
        <w:pPrChange w:id="261" w:author="Stefan Bjornander" w:date="2015-04-25T10:38:00Z">
          <w:pPr>
            <w:pStyle w:val="Rubrik3"/>
          </w:pPr>
        </w:pPrChange>
      </w:pPr>
      <w:ins w:id="262" w:author="Stefan Bjornander" w:date="2015-04-25T10:38:00Z">
        <w:r w:rsidRPr="00903DBA">
          <w:t>The enumeration type (</w:t>
        </w:r>
        <w:r w:rsidRPr="00903DBA">
          <w:rPr>
            <w:rStyle w:val="KeyWord0"/>
            <w:rPrChange w:id="263" w:author="Stefan Bjornander" w:date="2015-04-25T10:38:00Z">
              <w:rPr>
                <w:rStyle w:val="CodeInText"/>
              </w:rPr>
            </w:rPrChange>
          </w:rPr>
          <w:t>enum</w:t>
        </w:r>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64" w:author="Stefan Bjornander" w:date="2015-04-25T10:38:00Z">
        <w:r w:rsidRPr="00903DBA">
          <w:t xml:space="preserve">. However, the </w:t>
        </w:r>
        <w:r w:rsidRPr="00903DBA">
          <w:rPr>
            <w:rStyle w:val="CodeInText"/>
          </w:rPr>
          <w:t>Specifi</w:t>
        </w:r>
      </w:ins>
      <w:r w:rsidRPr="00903DBA">
        <w:rPr>
          <w:rStyle w:val="CodeInText"/>
        </w:rPr>
        <w:t>er</w:t>
      </w:r>
      <w:ins w:id="265"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5F3AD5">
        <w:t>5</w:t>
      </w:r>
      <w:r w:rsidR="006F4865">
        <w:fldChar w:fldCharType="end"/>
      </w:r>
      <w:r w:rsidRPr="00903DBA">
        <w:t xml:space="preserve"> </w:t>
      </w:r>
      <w:ins w:id="266" w:author="Stefan Bjornander" w:date="2015-04-25T10:38:00Z">
        <w:r w:rsidRPr="00903DBA">
          <w:t xml:space="preserve">needs to know if the type is </w:t>
        </w:r>
        <w:r w:rsidRPr="00903DBA">
          <w:rPr>
            <w:rStyle w:val="KeyWord0"/>
          </w:rPr>
          <w:t>enum</w:t>
        </w:r>
        <w:r w:rsidRPr="00903DBA">
          <w:t xml:space="preserve"> </w:t>
        </w:r>
      </w:ins>
      <w:r w:rsidRPr="00903DBA">
        <w:t>to</w:t>
      </w:r>
      <w:ins w:id="267" w:author="Stefan Bjornander" w:date="2015-04-25T10:38:00Z">
        <w:r w:rsidRPr="00903DBA">
          <w:t xml:space="preserve"> initialize its value. </w:t>
        </w:r>
      </w:ins>
      <w:r w:rsidRPr="00903DBA">
        <w:t>Therefore,</w:t>
      </w:r>
      <w:ins w:id="268" w:author="Stefan Bjornander" w:date="2015-04-25T10:38:00Z">
        <w:r w:rsidRPr="00903DBA">
          <w:t xml:space="preserve"> we add the </w:t>
        </w:r>
        <w:r w:rsidRPr="00903DBA">
          <w:rPr>
            <w:rStyle w:val="KeyWord0"/>
            <w:rPrChange w:id="269" w:author="Stefan Bjornander" w:date="2015-04-25T10:39:00Z">
              <w:rPr>
                <w:rStyle w:val="CodeInText"/>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lastRenderedPageBreak/>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r>
        <w:rPr>
          <w:highlight w:val="white"/>
        </w:rPr>
        <w:t>Type Size</w:t>
      </w:r>
    </w:p>
    <w:p w14:paraId="1ACBF843" w14:textId="6FF48969" w:rsidR="003903B8" w:rsidRPr="00903DBA" w:rsidRDefault="003903B8">
      <w:pPr>
        <w:rPr>
          <w:ins w:id="270" w:author="Stefan Bjornander" w:date="2015-04-25T11:15:00Z"/>
        </w:rPr>
        <w:pPrChange w:id="271" w:author="Stefan Bjornander" w:date="2015-04-25T14:54:00Z">
          <w:pPr>
            <w:pStyle w:val="Rubrik3"/>
          </w:pPr>
        </w:pPrChange>
      </w:pPr>
      <w:ins w:id="272" w:author="Stefan Bjornander" w:date="2015-04-25T14:54:00Z">
        <w:r w:rsidRPr="00903DBA">
          <w:t xml:space="preserve">Each type has a size, even though void </w:t>
        </w:r>
      </w:ins>
      <w:ins w:id="273" w:author="Stefan Bjornander" w:date="2015-04-25T16:04:00Z">
        <w:r w:rsidRPr="00903DBA">
          <w:t>and</w:t>
        </w:r>
      </w:ins>
      <w:ins w:id="274"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275" w:author="Stefan Bjornander" w:date="2015-04-25T14:54:00Z">
        <w:r w:rsidRPr="00903DBA">
          <w:t>. The size of an array is its size times the size of its type</w:t>
        </w:r>
      </w:ins>
      <w:ins w:id="276" w:author="Stefan Bjornander" w:date="2015-04-25T14:55:00Z">
        <w:r w:rsidRPr="00903DBA">
          <w:t xml:space="preserve">, the size of a struct is the sum of the sizes of its members, and the size of a union is the size of its </w:t>
        </w:r>
      </w:ins>
      <w:ins w:id="277" w:author="Stefan Bjornander" w:date="2015-04-25T16:04:00Z">
        <w:r w:rsidRPr="00903DBA">
          <w:t>largest</w:t>
        </w:r>
      </w:ins>
      <w:ins w:id="278" w:author="Stefan Bjornander" w:date="2015-04-25T14:55:00Z">
        <w:r w:rsidRPr="00903DBA">
          <w:t xml:space="preserve"> member. Not</w:t>
        </w:r>
      </w:ins>
      <w:ins w:id="279" w:author="Stefan Bjornander" w:date="2015-04-25T16:04:00Z">
        <w:r w:rsidRPr="00903DBA">
          <w:t>e</w:t>
        </w:r>
      </w:ins>
      <w:ins w:id="280"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lastRenderedPageBreak/>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r>
        <w:rPr>
          <w:highlight w:val="white"/>
        </w:rPr>
        <w:t>Complete Types</w:t>
      </w:r>
    </w:p>
    <w:p w14:paraId="004BF223" w14:textId="35F438FA" w:rsidR="004409FB" w:rsidRPr="00903DBA" w:rsidRDefault="004409FB">
      <w:pPr>
        <w:rPr>
          <w:noProof/>
        </w:rPr>
      </w:pPr>
      <w:ins w:id="281" w:author="Stefan Bjornander" w:date="2015-04-25T11:37:00Z">
        <w:r w:rsidRPr="00903DBA">
          <w:t xml:space="preserve">It is possible to define an array without </w:t>
        </w:r>
      </w:ins>
      <w:ins w:id="282" w:author="Stefan Bjornander" w:date="2015-04-25T11:38:00Z">
        <w:r w:rsidRPr="00903DBA">
          <w:rPr>
            <w:noProof/>
          </w:rPr>
          <w:t xml:space="preserve">stating its size, </w:t>
        </w:r>
      </w:ins>
      <w:ins w:id="283" w:author="Stefan Bjornander" w:date="2015-04-25T14:31:00Z">
        <w:r w:rsidRPr="00903DBA">
          <w:rPr>
            <w:noProof/>
          </w:rPr>
          <w:t>in which case the array is given the size zero. I</w:t>
        </w:r>
      </w:ins>
      <w:ins w:id="284" w:author="Stefan Bjornander" w:date="2015-04-25T11:38:00Z">
        <w:r w:rsidRPr="00903DBA">
          <w:rPr>
            <w:noProof/>
          </w:rPr>
          <w:t>n that case</w:t>
        </w:r>
      </w:ins>
      <w:ins w:id="285" w:author="Stefan Bjornander" w:date="2015-04-25T14:31:00Z">
        <w:r w:rsidRPr="00903DBA">
          <w:rPr>
            <w:noProof/>
          </w:rPr>
          <w:t>,</w:t>
        </w:r>
      </w:ins>
      <w:ins w:id="286" w:author="Stefan Bjornander" w:date="2015-04-25T11:38:00Z">
        <w:r w:rsidRPr="00903DBA">
          <w:rPr>
            <w:noProof/>
          </w:rPr>
          <w:t xml:space="preserve"> </w:t>
        </w:r>
      </w:ins>
      <w:ins w:id="287" w:author="Stefan Bjornander" w:date="2015-04-25T14:31:00Z">
        <w:r w:rsidRPr="00903DBA">
          <w:rPr>
            <w:noProof/>
          </w:rPr>
          <w:t>the</w:t>
        </w:r>
      </w:ins>
      <w:ins w:id="288" w:author="Stefan Bjornander" w:date="2015-04-25T11:38:00Z">
        <w:r w:rsidRPr="00903DBA">
          <w:rPr>
            <w:noProof/>
          </w:rPr>
          <w:t xml:space="preserve"> </w:t>
        </w:r>
      </w:ins>
      <w:ins w:id="289" w:author="Stefan Bjornander" w:date="2015-04-25T14:31:00Z">
        <w:r w:rsidRPr="00903DBA">
          <w:rPr>
            <w:noProof/>
          </w:rPr>
          <w:t xml:space="preserve">array </w:t>
        </w:r>
      </w:ins>
      <w:ins w:id="290" w:author="Stefan Bjornander" w:date="2015-04-25T11:38:00Z">
        <w:r w:rsidRPr="00903DBA">
          <w:rPr>
            <w:noProof/>
          </w:rPr>
          <w:t xml:space="preserve">size must be determined by the size of its initialization list. </w:t>
        </w:r>
      </w:ins>
      <w:ins w:id="291" w:author="Stefan Bjornander" w:date="2015-04-25T11:39:00Z">
        <w:r w:rsidRPr="00903DBA">
          <w:rPr>
            <w:noProof/>
          </w:rPr>
          <w:t xml:space="preserve">However, if the </w:t>
        </w:r>
      </w:ins>
      <w:ins w:id="292" w:author="Stefan Bjornander" w:date="2015-04-25T11:40:00Z">
        <w:r w:rsidRPr="00903DBA">
          <w:rPr>
            <w:noProof/>
          </w:rPr>
          <w:t xml:space="preserve">array </w:t>
        </w:r>
      </w:ins>
      <w:ins w:id="293" w:author="Stefan Bjornander" w:date="2015-04-25T11:39:00Z">
        <w:r w:rsidRPr="00903DBA">
          <w:rPr>
            <w:noProof/>
          </w:rPr>
          <w:t xml:space="preserve">definition </w:t>
        </w:r>
      </w:ins>
      <w:ins w:id="294" w:author="Stefan Bjornander" w:date="2015-04-25T11:40:00Z">
        <w:r w:rsidRPr="00903DBA">
          <w:rPr>
            <w:noProof/>
          </w:rPr>
          <w:t>lacks</w:t>
        </w:r>
      </w:ins>
      <w:ins w:id="295" w:author="Stefan Bjornander" w:date="2015-04-25T11:39:00Z">
        <w:r w:rsidRPr="00903DBA">
          <w:rPr>
            <w:noProof/>
          </w:rPr>
          <w:t xml:space="preserve"> an initialization list</w:t>
        </w:r>
      </w:ins>
      <w:ins w:id="296" w:author="Stefan Bjornander" w:date="2015-04-25T11:40:00Z">
        <w:r w:rsidRPr="00903DBA">
          <w:rPr>
            <w:noProof/>
          </w:rPr>
          <w:t xml:space="preserve">, the array </w:t>
        </w:r>
      </w:ins>
      <w:ins w:id="297" w:author="Stefan Bjornander" w:date="2015-04-25T14:31:00Z">
        <w:r w:rsidRPr="00903DBA">
          <w:rPr>
            <w:noProof/>
          </w:rPr>
          <w:t xml:space="preserve">keeps the size zero and is considered </w:t>
        </w:r>
      </w:ins>
      <w:ins w:id="298" w:author="Stefan Bjornander" w:date="2015-04-25T11:40:00Z">
        <w:r w:rsidRPr="00903DBA">
          <w:rPr>
            <w:noProof/>
          </w:rPr>
          <w:t>incomplete</w:t>
        </w:r>
      </w:ins>
      <w:ins w:id="299" w:author="Stefan Bjornander" w:date="2015-04-25T11:39:00Z">
        <w:r w:rsidRPr="00903DBA">
          <w:rPr>
            <w:noProof/>
          </w:rPr>
          <w:t>.</w:t>
        </w:r>
      </w:ins>
      <w:ins w:id="300" w:author="Stefan Bjornander" w:date="2015-04-25T14:30:00Z">
        <w:r w:rsidRPr="00903DBA">
          <w:rPr>
            <w:noProof/>
          </w:rPr>
          <w:t xml:space="preserve"> In the same</w:t>
        </w:r>
      </w:ins>
      <w:ins w:id="301" w:author="Stefan Bjornander" w:date="2015-04-25T14:33:00Z">
        <w:r w:rsidRPr="00903DBA">
          <w:rPr>
            <w:noProof/>
          </w:rPr>
          <w:t xml:space="preserve"> way</w:t>
        </w:r>
      </w:ins>
      <w:ins w:id="302" w:author="Stefan Bjornander" w:date="2015-04-25T14:30:00Z">
        <w:r w:rsidRPr="00903DBA">
          <w:rPr>
            <w:noProof/>
          </w:rPr>
          <w:t xml:space="preserve">, it is possible to define only the </w:t>
        </w:r>
      </w:ins>
      <w:ins w:id="303" w:author="Stefan Bjornander" w:date="2015-04-25T14:32:00Z">
        <w:r w:rsidRPr="00903DBA">
          <w:rPr>
            <w:noProof/>
          </w:rPr>
          <w:t>n</w:t>
        </w:r>
      </w:ins>
      <w:ins w:id="304" w:author="Stefan Bjornander" w:date="2015-04-25T14:33:00Z">
        <w:r w:rsidRPr="00903DBA">
          <w:rPr>
            <w:noProof/>
          </w:rPr>
          <w:t>ame tag</w:t>
        </w:r>
      </w:ins>
      <w:ins w:id="305" w:author="Stefan Bjornander" w:date="2015-04-25T14:30:00Z">
        <w:r w:rsidRPr="00903DBA">
          <w:rPr>
            <w:noProof/>
          </w:rPr>
          <w:t xml:space="preserve"> of a struct</w:t>
        </w:r>
      </w:ins>
      <w:ins w:id="306" w:author="Stefan Bjornander" w:date="2015-04-25T14:33:00Z">
        <w:r w:rsidRPr="00903DBA">
          <w:rPr>
            <w:noProof/>
          </w:rPr>
          <w:t xml:space="preserve"> or union</w:t>
        </w:r>
      </w:ins>
      <w:ins w:id="307" w:author="Stefan Bjornander" w:date="2015-04-25T14:30:00Z">
        <w:r w:rsidRPr="00903DBA">
          <w:rPr>
            <w:noProof/>
          </w:rPr>
          <w:t xml:space="preserve">, with its </w:t>
        </w:r>
      </w:ins>
      <w:ins w:id="308" w:author="Stefan Bjornander" w:date="2015-04-25T14:33:00Z">
        <w:r w:rsidRPr="00903DBA">
          <w:rPr>
            <w:noProof/>
          </w:rPr>
          <w:t xml:space="preserve">member </w:t>
        </w:r>
      </w:ins>
      <w:r w:rsidRPr="00903DBA">
        <w:rPr>
          <w:noProof/>
        </w:rPr>
        <w:t>map</w:t>
      </w:r>
      <w:ins w:id="309" w:author="Stefan Bjornander" w:date="2015-04-25T14:33:00Z">
        <w:r w:rsidRPr="00903DBA">
          <w:rPr>
            <w:noProof/>
          </w:rPr>
          <w:t xml:space="preserve"> </w:t>
        </w:r>
      </w:ins>
      <w:ins w:id="310" w:author="Stefan Bjornander" w:date="2015-04-25T14:30:00Z">
        <w:r w:rsidRPr="00903DBA">
          <w:rPr>
            <w:noProof/>
          </w:rPr>
          <w:t xml:space="preserve">to be defined later. </w:t>
        </w:r>
      </w:ins>
      <w:ins w:id="311" w:author="Stefan Bjornander" w:date="2015-04-25T14:32:00Z">
        <w:r w:rsidRPr="00903DBA">
          <w:rPr>
            <w:noProof/>
          </w:rPr>
          <w:t xml:space="preserve">In that case, the member </w:t>
        </w:r>
      </w:ins>
      <w:r w:rsidRPr="00903DBA">
        <w:rPr>
          <w:noProof/>
        </w:rPr>
        <w:t>map</w:t>
      </w:r>
      <w:ins w:id="312" w:author="Stefan Bjornander" w:date="2015-04-25T14:32:00Z">
        <w:r w:rsidRPr="00903DBA">
          <w:rPr>
            <w:noProof/>
          </w:rPr>
          <w:t xml:space="preserve"> is given the value null, which is keep if the </w:t>
        </w:r>
      </w:ins>
      <w:ins w:id="313" w:author="Stefan Bjornander" w:date="2015-04-25T14:33:00Z">
        <w:r w:rsidRPr="00903DBA">
          <w:rPr>
            <w:noProof/>
          </w:rPr>
          <w:t xml:space="preserve">member </w:t>
        </w:r>
      </w:ins>
      <w:r w:rsidRPr="00903DBA">
        <w:rPr>
          <w:noProof/>
        </w:rPr>
        <w:t>map</w:t>
      </w:r>
      <w:ins w:id="314" w:author="Stefan Bjornander" w:date="2015-04-25T14:33:00Z">
        <w:r w:rsidRPr="00903DBA">
          <w:rPr>
            <w:noProof/>
          </w:rPr>
          <w:t xml:space="preserve"> is n</w:t>
        </w:r>
      </w:ins>
      <w:r w:rsidRPr="00903DBA">
        <w:rPr>
          <w:noProof/>
        </w:rPr>
        <w:t>ot</w:t>
      </w:r>
      <w:ins w:id="315" w:author="Stefan Bjornander" w:date="2015-04-25T14:33:00Z">
        <w:r w:rsidRPr="00903DBA">
          <w:rPr>
            <w:noProof/>
          </w:rPr>
          <w:t xml:space="preserve"> defined, and the struct or union is consider incomplete.</w:t>
        </w:r>
      </w:ins>
      <w:ins w:id="316"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17"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r>
        <w:rPr>
          <w:highlight w:val="white"/>
        </w:rPr>
        <w:t>Constant and Volatile</w:t>
      </w:r>
    </w:p>
    <w:p w14:paraId="66A16E10" w14:textId="1F0EA97E" w:rsidR="00B864B2" w:rsidRPr="00903DBA" w:rsidRDefault="00B864B2">
      <w:pPr>
        <w:pPrChange w:id="318" w:author="Stefan Bjornander" w:date="2015-04-25T10:27:00Z">
          <w:pPr>
            <w:pStyle w:val="Rubrik3"/>
          </w:pPr>
        </w:pPrChange>
      </w:pPr>
      <w:ins w:id="319" w:author="Stefan Bjornander" w:date="2015-04-25T10:30:00Z">
        <w:r w:rsidRPr="00903DBA">
          <w:t xml:space="preserve">The idea of the volatile </w:t>
        </w:r>
      </w:ins>
      <w:ins w:id="320" w:author="Stefan Bjornander" w:date="2015-04-25T10:31:00Z">
        <w:r w:rsidRPr="00903DBA">
          <w:t xml:space="preserve">qualifier is to </w:t>
        </w:r>
      </w:ins>
      <w:ins w:id="321" w:author="Stefan Bjornander" w:date="2015-04-25T10:30:00Z">
        <w:r w:rsidRPr="00903DBA">
          <w:t xml:space="preserve">prevent optimization, and since this book </w:t>
        </w:r>
      </w:ins>
      <w:ins w:id="322" w:author="Stefan Bjornander" w:date="2015-04-25T10:31:00Z">
        <w:r w:rsidRPr="00903DBA">
          <w:t>is focused on optimization techniques</w:t>
        </w:r>
      </w:ins>
      <w:r w:rsidR="001832E0" w:rsidRPr="00903DBA">
        <w:t>,</w:t>
      </w:r>
      <w:ins w:id="323" w:author="Stefan Bjornander" w:date="2015-04-25T10:31:00Z">
        <w:r w:rsidRPr="00903DBA">
          <w:t xml:space="preserve"> we have no real use for the volatile </w:t>
        </w:r>
      </w:ins>
      <w:r w:rsidRPr="00903DBA">
        <w:t>qualifier</w:t>
      </w:r>
      <w:ins w:id="324" w:author="Stefan Bjornander" w:date="2015-04-25T10:31:00Z">
        <w:r w:rsidRPr="00903DBA">
          <w:t xml:space="preserve">. However, for the sake of </w:t>
        </w:r>
      </w:ins>
      <w:r w:rsidRPr="00903DBA">
        <w:t>completeness</w:t>
      </w:r>
      <w:ins w:id="325" w:author="Stefan Bjornander" w:date="2015-04-25T10:31:00Z">
        <w:r w:rsidRPr="00903DBA">
          <w:t xml:space="preserve"> we include the </w:t>
        </w:r>
        <w:r w:rsidRPr="00903DBA">
          <w:rPr>
            <w:rStyle w:val="KeyWord0"/>
            <w:rPrChange w:id="326" w:author="Stefan Bjornander" w:date="2015-04-25T10:32:00Z">
              <w:rPr>
                <w:rStyle w:val="CodeInText"/>
              </w:rPr>
            </w:rPrChange>
          </w:rPr>
          <w:t>m_volatile</w:t>
        </w:r>
        <w:r w:rsidRPr="00903DBA">
          <w:t xml:space="preserve"> field in the </w:t>
        </w:r>
        <w:r w:rsidRPr="00903DBA">
          <w:rPr>
            <w:rStyle w:val="KeyWord0"/>
            <w:rPrChange w:id="327" w:author="Stefan Bjornander" w:date="2015-04-25T10:32:00Z">
              <w:rPr>
                <w:rStyle w:val="CodeInText"/>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28" w:author="Stefan Bjornander" w:date="2015-04-25T10:28:00Z">
        <w:r w:rsidRPr="00903DBA">
          <w:t xml:space="preserve"> type is constant if its field </w:t>
        </w:r>
        <w:r w:rsidRPr="00903DBA">
          <w:rPr>
            <w:rStyle w:val="KeyWord0"/>
            <w:rPrChange w:id="329" w:author="Stefan Bjornander" w:date="2015-04-25T10:28:00Z">
              <w:rPr>
                <w:rStyle w:val="CodeInText"/>
              </w:rPr>
            </w:rPrChange>
          </w:rPr>
          <w:t>m_constant</w:t>
        </w:r>
        <w:r w:rsidRPr="00903DBA">
          <w:t xml:space="preserve"> is true. However, </w:t>
        </w:r>
      </w:ins>
      <w:r w:rsidRPr="00903DBA">
        <w:t>a</w:t>
      </w:r>
      <w:ins w:id="330" w:author="Stefan Bjornander" w:date="2015-04-25T10:28:00Z">
        <w:r w:rsidRPr="00903DBA">
          <w:t xml:space="preserve"> struct or union is </w:t>
        </w:r>
      </w:ins>
      <w:r w:rsidR="00D96162" w:rsidRPr="00903DBA">
        <w:t>c</w:t>
      </w:r>
      <w:ins w:id="331" w:author="Stefan Bjornander" w:date="2015-04-25T10:29:00Z">
        <w:r w:rsidRPr="00903DBA">
          <w:t>onstant</w:t>
        </w:r>
      </w:ins>
      <w:ins w:id="332" w:author="Stefan Bjornander" w:date="2015-04-25T10:28:00Z">
        <w:r w:rsidRPr="00903DBA">
          <w:t xml:space="preserve"> if </w:t>
        </w:r>
      </w:ins>
      <w:ins w:id="333"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334" w:author="Stefan Bjornander" w:date="2015-04-25T10:29:00Z">
        <w:r w:rsidRPr="00903DBA">
          <w:t xml:space="preserve"> </w:t>
        </w:r>
      </w:ins>
      <w:r w:rsidR="00C04FC7" w:rsidRPr="00903DBA">
        <w:t xml:space="preserve">if </w:t>
      </w:r>
      <w:ins w:id="335" w:author="Stefan Bjornander" w:date="2015-04-25T10:29:00Z">
        <w:r w:rsidRPr="00903DBA">
          <w:t>is any of its members if (</w:t>
        </w:r>
      </w:ins>
      <w:ins w:id="336" w:author="Stefan Bjornander" w:date="2015-04-25T10:30:00Z">
        <w:r w:rsidRPr="00903DBA">
          <w:t>recursively</w:t>
        </w:r>
      </w:ins>
      <w:ins w:id="337" w:author="Stefan Bjornander" w:date="2015-04-25T10:29:00Z">
        <w:r w:rsidRPr="00903DBA">
          <w:t>)</w:t>
        </w:r>
      </w:ins>
      <w:ins w:id="33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lastRenderedPageBreak/>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r>
        <w:rPr>
          <w:highlight w:val="white"/>
        </w:rPr>
        <w:t>Hash Code and Equals</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39" w:author="Stefan Bjornander" w:date="2015-04-25T14:35:00Z">
        <w:r w:rsidRPr="00903DBA">
          <w:t>Two pointer</w:t>
        </w:r>
      </w:ins>
      <w:r w:rsidRPr="00903DBA">
        <w:rPr>
          <w:noProof/>
        </w:rPr>
        <w:t>s</w:t>
      </w:r>
      <w:ins w:id="340" w:author="Stefan Bjornander" w:date="2015-04-25T14:35:00Z">
        <w:r w:rsidRPr="00903DBA">
          <w:rPr>
            <w:noProof/>
          </w:rPr>
          <w:t xml:space="preserve"> are </w:t>
        </w:r>
      </w:ins>
      <w:r w:rsidRPr="00903DBA">
        <w:rPr>
          <w:noProof/>
        </w:rPr>
        <w:t xml:space="preserve">considered to be </w:t>
      </w:r>
      <w:ins w:id="341" w:author="Stefan Bjornander" w:date="2015-04-25T14:35:00Z">
        <w:r w:rsidRPr="00903DBA">
          <w:rPr>
            <w:noProof/>
          </w:rPr>
          <w:t>equal if the type</w:t>
        </w:r>
      </w:ins>
      <w:r w:rsidRPr="00903DBA">
        <w:rPr>
          <w:noProof/>
        </w:rPr>
        <w:t>s</w:t>
      </w:r>
      <w:ins w:id="342"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43" w:author="Stefan Bjornander" w:date="2015-04-25T14:56:00Z">
        <w:r w:rsidRPr="00903DBA">
          <w:rPr>
            <w:noProof/>
          </w:rPr>
          <w:t xml:space="preserve">wo arrays are </w:t>
        </w:r>
      </w:ins>
      <w:r w:rsidRPr="00903DBA">
        <w:rPr>
          <w:noProof/>
        </w:rPr>
        <w:t xml:space="preserve">equal </w:t>
      </w:r>
      <w:ins w:id="344" w:author="Stefan Bjornander" w:date="2015-04-25T17:26:00Z">
        <w:r w:rsidRPr="00903DBA">
          <w:rPr>
            <w:noProof/>
          </w:rPr>
          <w:t>if</w:t>
        </w:r>
      </w:ins>
      <w:r w:rsidRPr="00903DBA">
        <w:rPr>
          <w:noProof/>
        </w:rPr>
        <w:t xml:space="preserve"> </w:t>
      </w:r>
      <w:ins w:id="345"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46" w:author="Stefan Bjornander" w:date="2015-04-25T14:58:00Z">
        <w:r w:rsidRPr="00903DBA">
          <w:rPr>
            <w:noProof/>
          </w:rPr>
          <w:t>Two struct</w:t>
        </w:r>
      </w:ins>
      <w:ins w:id="347" w:author="Stefan Bjornander" w:date="2015-04-25T16:07:00Z">
        <w:r w:rsidRPr="00903DBA">
          <w:rPr>
            <w:noProof/>
          </w:rPr>
          <w:t>s</w:t>
        </w:r>
      </w:ins>
      <w:ins w:id="348" w:author="Stefan Bjornander" w:date="2015-04-25T14:58:00Z">
        <w:r w:rsidRPr="00903DBA">
          <w:rPr>
            <w:noProof/>
          </w:rPr>
          <w:t xml:space="preserve"> or unions are equals if </w:t>
        </w:r>
      </w:ins>
      <w:ins w:id="349" w:author="Stefan Bjornander" w:date="2015-04-25T16:06:00Z">
        <w:r w:rsidRPr="00903DBA">
          <w:rPr>
            <w:noProof/>
          </w:rPr>
          <w:t xml:space="preserve">they both are incomplete </w:t>
        </w:r>
      </w:ins>
      <w:r w:rsidRPr="00903DBA">
        <w:rPr>
          <w:noProof/>
        </w:rPr>
        <w:t xml:space="preserve">(their member maps are null) </w:t>
      </w:r>
      <w:ins w:id="350" w:author="Stefan Bjornander" w:date="2015-04-25T16:06:00Z">
        <w:r w:rsidRPr="00903DBA">
          <w:rPr>
            <w:noProof/>
          </w:rPr>
          <w:t xml:space="preserve">or if </w:t>
        </w:r>
      </w:ins>
      <w:ins w:id="351" w:author="Stefan Bjornander" w:date="2015-04-25T14:58:00Z">
        <w:r w:rsidRPr="00903DBA">
          <w:rPr>
            <w:noProof/>
          </w:rPr>
          <w:t xml:space="preserve">their member </w:t>
        </w:r>
      </w:ins>
      <w:r w:rsidRPr="00903DBA">
        <w:rPr>
          <w:noProof/>
        </w:rPr>
        <w:t>maps</w:t>
      </w:r>
      <w:ins w:id="352" w:author="Stefan Bjornander" w:date="2015-04-25T14:58:00Z">
        <w:r w:rsidRPr="00903DBA">
          <w:rPr>
            <w:noProof/>
          </w:rPr>
          <w:t xml:space="preserve"> are equal</w:t>
        </w:r>
      </w:ins>
      <w:ins w:id="353" w:author="Stefan Bjornander" w:date="2015-04-25T16:07:00Z">
        <w:r w:rsidRPr="00903DBA">
          <w:rPr>
            <w:noProof/>
          </w:rPr>
          <w:t>. N</w:t>
        </w:r>
      </w:ins>
      <w:ins w:id="354" w:author="Stefan Bjornander" w:date="2015-04-25T16:05:00Z">
        <w:r w:rsidRPr="00903DBA">
          <w:rPr>
            <w:noProof/>
          </w:rPr>
          <w:t xml:space="preserve">ote that they </w:t>
        </w:r>
      </w:ins>
      <w:r w:rsidRPr="00903DBA">
        <w:rPr>
          <w:noProof/>
        </w:rPr>
        <w:t xml:space="preserve">must not only </w:t>
      </w:r>
      <w:ins w:id="355" w:author="Stefan Bjornander" w:date="2015-04-25T16:06:00Z">
        <w:r w:rsidRPr="00903DBA">
          <w:rPr>
            <w:noProof/>
          </w:rPr>
          <w:t>have the same members, the</w:t>
        </w:r>
      </w:ins>
      <w:r w:rsidRPr="00903DBA">
        <w:rPr>
          <w:noProof/>
        </w:rPr>
        <w:t xml:space="preserve"> members</w:t>
      </w:r>
      <w:ins w:id="356" w:author="Stefan Bjornander" w:date="2015-04-25T16:06:00Z">
        <w:r w:rsidRPr="00903DBA">
          <w:rPr>
            <w:noProof/>
          </w:rPr>
          <w:t xml:space="preserve"> </w:t>
        </w:r>
      </w:ins>
      <w:r w:rsidRPr="00903DBA">
        <w:rPr>
          <w:noProof/>
        </w:rPr>
        <w:t xml:space="preserve">must also appear in the </w:t>
      </w:r>
      <w:ins w:id="357"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58"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lastRenderedPageBreak/>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r>
        <w:rPr>
          <w:highlight w:val="white"/>
        </w:rPr>
        <w:t>Predefined Types</w:t>
      </w:r>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r>
        <w:rPr>
          <w:highlight w:val="white"/>
        </w:rPr>
        <w:t>ToString</w:t>
      </w:r>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bu spaces (‘ ‘).For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59" w:name="_Toc57656045"/>
      <w:r w:rsidRPr="00903DBA">
        <w:t>Type Size</w:t>
      </w:r>
      <w:bookmarkEnd w:id="359"/>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r w:rsidRPr="00903DBA">
        <w:t>TypeSize.cs</w:t>
      </w:r>
    </w:p>
    <w:p w14:paraId="01A17F37" w14:textId="77777777" w:rsidR="005F3B9F" w:rsidRPr="00903DBA" w:rsidRDefault="005F3B9F" w:rsidP="005F3B9F">
      <w:pPr>
        <w:pStyle w:val="Code"/>
        <w:rPr>
          <w:highlight w:val="white"/>
        </w:rPr>
      </w:pPr>
      <w:r w:rsidRPr="00903DBA">
        <w:rPr>
          <w:highlight w:val="white"/>
        </w:rPr>
        <w:lastRenderedPageBreak/>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lastRenderedPageBreak/>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7274B834" w:rsidR="005448D2" w:rsidRPr="00903DBA" w:rsidRDefault="002B0B56" w:rsidP="002B0B56">
      <w:pPr>
        <w:rPr>
          <w:highlight w:val="white"/>
        </w:rPr>
      </w:pPr>
      <w:r>
        <w:rPr>
          <w:highlight w:val="white"/>
        </w:rPr>
        <w:t xml:space="preserve">The type sizes for the Windows environment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5F3AD5">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360" w:name="_Toc57656046"/>
      <w:r w:rsidRPr="00903DBA">
        <w:t>Type Cast</w:t>
      </w:r>
      <w:bookmarkEnd w:id="360"/>
      <w:r w:rsidR="0026522D">
        <w:t>ing</w:t>
      </w:r>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r w:rsidRPr="00903DBA">
        <w:t>TypeCast.cs</w:t>
      </w:r>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r>
        <w:rPr>
          <w:highlight w:val="white"/>
        </w:rPr>
        <w:lastRenderedPageBreak/>
        <w:t>Implicit Cast</w:t>
      </w:r>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r>
        <w:rPr>
          <w:highlight w:val="white"/>
        </w:rPr>
        <w:t>Explicit Cast</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lastRenderedPageBreak/>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r w:rsidR="009C3C27">
        <w:rPr>
          <w:highlight w:val="white"/>
        </w:rPr>
        <w:t>true-set</w:t>
      </w:r>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r w:rsidR="00A76052">
        <w:rPr>
          <w:highlight w:val="white"/>
        </w:rPr>
        <w:t>false-set</w:t>
      </w:r>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lastRenderedPageBreak/>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r w:rsidR="009C3C27">
        <w:rPr>
          <w:highlight w:val="white"/>
        </w:rPr>
        <w:t>true-set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r w:rsidR="00A76052">
        <w:rPr>
          <w:highlight w:val="white"/>
        </w:rPr>
        <w:t>false-set</w:t>
      </w:r>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lastRenderedPageBreak/>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lastRenderedPageBreak/>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361" w:name="_Toc57656047"/>
      <w:r w:rsidRPr="00903DBA">
        <w:t>Type Promotion</w:t>
      </w:r>
      <w:bookmarkEnd w:id="361"/>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r w:rsidRPr="00E65FE6">
        <w:rPr>
          <w:rStyle w:val="CodeInText"/>
        </w:rPr>
        <w:t>i</w:t>
      </w:r>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is considered to be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Ansi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r w:rsidRPr="00903DBA">
        <w:t>TypeCast.cs</w:t>
      </w:r>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lastRenderedPageBreak/>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62" w:name="_Ref54016854"/>
      <w:bookmarkStart w:id="363" w:name="_Toc57656048"/>
      <w:r w:rsidRPr="00903DBA">
        <w:lastRenderedPageBreak/>
        <w:t>Constant Expression</w:t>
      </w:r>
      <w:bookmarkEnd w:id="362"/>
      <w:bookmarkEnd w:id="363"/>
    </w:p>
    <w:p w14:paraId="78866B91" w14:textId="69E7043F" w:rsidR="005A389B"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5E9AD2E1" w14:textId="78D0CEE1" w:rsidR="004D36BB" w:rsidRDefault="004D36BB" w:rsidP="004D36BB">
      <w:pPr>
        <w:pStyle w:val="Rubrik2"/>
      </w:pPr>
      <w:r>
        <w:t>Unary and Binary Expressions</w:t>
      </w:r>
    </w:p>
    <w:p w14:paraId="2E47FB49" w14:textId="7683A831" w:rsidR="004558D5" w:rsidRPr="00903DBA" w:rsidRDefault="004558D5" w:rsidP="005A389B">
      <w:r>
        <w:t xml:space="preserve">The </w:t>
      </w:r>
      <w:r w:rsidRPr="004558D5">
        <w:rPr>
          <w:rStyle w:val="KeyWord0"/>
        </w:rPr>
        <w:t>ConstantExpression</w:t>
      </w:r>
      <w:r>
        <w:t xml:space="preserve"> class </w:t>
      </w:r>
      <w:r w:rsidR="00FB7BE9">
        <w:t>holds methods that calculates the value of unary and binary logical and arithmetic expressions, if their operands are constant.</w:t>
      </w:r>
    </w:p>
    <w:p w14:paraId="1AF5F664" w14:textId="7A8CED78" w:rsidR="00862B4D" w:rsidRPr="00903DBA" w:rsidRDefault="00BB508B" w:rsidP="00CD295E">
      <w:pPr>
        <w:pStyle w:val="CodeHeader"/>
      </w:pPr>
      <w:r w:rsidRPr="00903DBA">
        <w:t>ConstantExpression.cs</w:t>
      </w:r>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FD7FAB">
      <w:pPr>
        <w:pStyle w:val="Rubrik3"/>
        <w:rPr>
          <w:highlight w:val="white"/>
        </w:rPr>
      </w:pPr>
      <w:bookmarkStart w:id="364" w:name="_Toc57656049"/>
      <w:r w:rsidRPr="00903DBA">
        <w:rPr>
          <w:highlight w:val="white"/>
        </w:rPr>
        <w:t>Relation Expressions</w:t>
      </w:r>
      <w:bookmarkEnd w:id="364"/>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lastRenderedPageBreak/>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59F23EF3"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t>
      </w:r>
      <w:r w:rsidR="0015733E">
        <w:rPr>
          <w:highlight w:val="white"/>
        </w:rPr>
        <w:t>At this point, w</w:t>
      </w:r>
      <w:r w:rsidR="008E2B66" w:rsidRPr="00903DBA">
        <w:rPr>
          <w:highlight w:val="white"/>
        </w:rPr>
        <w:t xml:space="preserve">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8BFC88E" w:rsidR="008E2B66" w:rsidRPr="00903DBA" w:rsidRDefault="008E2B66" w:rsidP="008E2B66">
      <w:pPr>
        <w:rPr>
          <w:highlight w:val="white"/>
        </w:rPr>
      </w:pPr>
      <w:r w:rsidRPr="00903DBA">
        <w:rPr>
          <w:highlight w:val="white"/>
        </w:rPr>
        <w:t xml:space="preserve">First, we need to </w:t>
      </w:r>
      <w:r w:rsidR="004223AF" w:rsidRPr="00903DBA">
        <w:rPr>
          <w:highlight w:val="white"/>
        </w:rPr>
        <w:t xml:space="preserve">cast the expression from a possible logical type into </w:t>
      </w:r>
      <w:r w:rsidR="00CA024F">
        <w:rPr>
          <w:highlight w:val="white"/>
        </w:rPr>
        <w:t>the</w:t>
      </w:r>
      <w:r w:rsidR="004223AF" w:rsidRPr="00903DBA">
        <w:rPr>
          <w:highlight w:val="white"/>
        </w:rPr>
        <w:t xml:space="preserve"> integral type</w:t>
      </w:r>
      <w:r w:rsidR="00CA024F">
        <w:rPr>
          <w:highlight w:val="white"/>
        </w:rPr>
        <w:t xml:space="preserve">: </w:t>
      </w:r>
      <w:r w:rsidR="004223AF" w:rsidRPr="00903DBA">
        <w:rPr>
          <w:highlight w:val="white"/>
        </w:rPr>
        <w:t>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5E73B06D" w:rsidR="00CD295E" w:rsidRPr="00903DBA" w:rsidRDefault="004223AF" w:rsidP="004223AF">
      <w:pPr>
        <w:rPr>
          <w:highlight w:val="white"/>
        </w:rPr>
      </w:pPr>
      <w:r w:rsidRPr="00903DBA">
        <w:rPr>
          <w:highlight w:val="white"/>
        </w:rPr>
        <w:t xml:space="preserve">This method is called </w:t>
      </w:r>
      <w:r w:rsidR="00D7413B">
        <w:rPr>
          <w:highlight w:val="white"/>
        </w:rPr>
        <w:t xml:space="preserve">only </w:t>
      </w:r>
      <w:r w:rsidRPr="00903DBA">
        <w:rPr>
          <w:highlight w:val="white"/>
        </w:rPr>
        <w:t>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lastRenderedPageBreak/>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lastRenderedPageBreak/>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or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lastRenderedPageBreak/>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r w:rsidR="009C3C27">
        <w:rPr>
          <w:highlight w:val="white"/>
        </w:rPr>
        <w:t>true-set</w:t>
      </w:r>
      <w:r w:rsidRPr="00903DBA">
        <w:rPr>
          <w:highlight w:val="white"/>
        </w:rPr>
        <w:t xml:space="preserve">s. If the value is true, the unconditional </w:t>
      </w:r>
      <w:r w:rsidR="00987634" w:rsidRPr="00903DBA">
        <w:rPr>
          <w:highlight w:val="white"/>
        </w:rPr>
        <w:t xml:space="preserve">jump instruction is stored in its </w:t>
      </w:r>
      <w:r w:rsidR="009C3C27">
        <w:rPr>
          <w:highlight w:val="white"/>
        </w:rPr>
        <w:t>true-set</w:t>
      </w:r>
      <w:r w:rsidR="00987634" w:rsidRPr="00903DBA">
        <w:rPr>
          <w:highlight w:val="white"/>
        </w:rPr>
        <w:t xml:space="preserve">. Otherwise, the value is stored in the </w:t>
      </w:r>
      <w:r w:rsidR="00A76052">
        <w:rPr>
          <w:highlight w:val="white"/>
        </w:rPr>
        <w:t>false-set</w:t>
      </w:r>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B1345B">
      <w:pPr>
        <w:pStyle w:val="Rubrik3"/>
        <w:rPr>
          <w:highlight w:val="white"/>
        </w:rPr>
      </w:pPr>
      <w:bookmarkStart w:id="365" w:name="_Toc57656050"/>
      <w:r w:rsidRPr="00903DBA">
        <w:rPr>
          <w:highlight w:val="white"/>
        </w:rPr>
        <w:t>Arithmetic Expressions</w:t>
      </w:r>
      <w:bookmarkEnd w:id="365"/>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lastRenderedPageBreak/>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lastRenderedPageBreak/>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lastRenderedPageBreak/>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4E0A22CE" w:rsidR="00CD295E" w:rsidRPr="00903DBA" w:rsidRDefault="00BE2C60" w:rsidP="00CA5248">
      <w:pPr>
        <w:rPr>
          <w:highlight w:val="white"/>
        </w:rPr>
      </w:pPr>
      <w:r w:rsidRPr="00903DBA">
        <w:rPr>
          <w:highlight w:val="white"/>
        </w:rPr>
        <w:t xml:space="preserve">The evaluation of a floating constant expression is </w:t>
      </w:r>
      <w:r w:rsidR="00153856" w:rsidRPr="00903DBA">
        <w:rPr>
          <w:highlight w:val="white"/>
        </w:rPr>
        <w:t>simpler</w:t>
      </w:r>
      <w:r w:rsidR="0065171F" w:rsidRPr="00903DBA">
        <w:rPr>
          <w:highlight w:val="white"/>
        </w:rPr>
        <w:t xml:space="preserv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lastRenderedPageBreak/>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lastRenderedPageBreak/>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lastRenderedPageBreak/>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4D36BB">
      <w:pPr>
        <w:pStyle w:val="Rubrik2"/>
        <w:rPr>
          <w:highlight w:val="white"/>
        </w:rPr>
      </w:pPr>
      <w:bookmarkStart w:id="366" w:name="_Toc57656051"/>
      <w:r w:rsidRPr="00903DBA">
        <w:rPr>
          <w:highlight w:val="white"/>
        </w:rPr>
        <w:t xml:space="preserve">Constant </w:t>
      </w:r>
      <w:r w:rsidR="0080006D" w:rsidRPr="00903DBA">
        <w:rPr>
          <w:highlight w:val="white"/>
        </w:rPr>
        <w:t>Type Cast</w:t>
      </w:r>
      <w:bookmarkEnd w:id="366"/>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r w:rsidR="00A76052">
        <w:rPr>
          <w:highlight w:val="white"/>
        </w:rPr>
        <w:t>false-set</w:t>
      </w:r>
      <w:r w:rsidR="00B904B5" w:rsidRPr="00903DBA">
        <w:rPr>
          <w:highlight w:val="white"/>
        </w:rPr>
        <w:t>s of the expression.</w:t>
      </w:r>
    </w:p>
    <w:p w14:paraId="4AE89BA8" w14:textId="6CEDBA03" w:rsidR="00C02A94" w:rsidRPr="00903DBA" w:rsidRDefault="00C02A94" w:rsidP="00C93FDB">
      <w:pPr>
        <w:rPr>
          <w:highlight w:val="white"/>
        </w:rPr>
      </w:pPr>
      <w:r w:rsidRPr="00903DBA">
        <w:rPr>
          <w:highlight w:val="white"/>
        </w:rPr>
        <w:lastRenderedPageBreak/>
        <w:t xml:space="preserve">If the </w:t>
      </w:r>
      <w:r w:rsidR="009C3C27">
        <w:rPr>
          <w:highlight w:val="white"/>
        </w:rPr>
        <w:t>true-set</w:t>
      </w:r>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r w:rsidR="00A76052">
        <w:rPr>
          <w:highlight w:val="white"/>
        </w:rPr>
        <w:t>false-set</w:t>
      </w:r>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r w:rsidR="00A76052">
        <w:rPr>
          <w:highlight w:val="white"/>
        </w:rPr>
        <w:t>false-set</w:t>
      </w:r>
      <w:r w:rsidR="00F3514C" w:rsidRPr="00903DBA">
        <w:rPr>
          <w:highlight w:val="white"/>
        </w:rPr>
        <w:t xml:space="preserve">. If it not zero, we create the target symbol with the jump set as its </w:t>
      </w:r>
      <w:r w:rsidR="009C3C27">
        <w:rPr>
          <w:highlight w:val="white"/>
        </w:rPr>
        <w:t>true-set</w:t>
      </w:r>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lastRenderedPageBreak/>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26041818" w:rsidR="00CD295E" w:rsidRDefault="00CD295E" w:rsidP="00CD295E">
      <w:pPr>
        <w:pStyle w:val="Code"/>
        <w:rPr>
          <w:highlight w:val="white"/>
        </w:rPr>
      </w:pPr>
      <w:r w:rsidRPr="00903DBA">
        <w:rPr>
          <w:highlight w:val="white"/>
        </w:rPr>
        <w:t xml:space="preserve">    }</w:t>
      </w:r>
    </w:p>
    <w:p w14:paraId="061D1FFF" w14:textId="298E2198" w:rsidR="004D36BB" w:rsidRPr="00903DBA" w:rsidRDefault="004D36BB" w:rsidP="004D36BB">
      <w:pPr>
        <w:pStyle w:val="Rubrik3"/>
        <w:rPr>
          <w:highlight w:val="white"/>
        </w:rPr>
      </w:pPr>
      <w:r>
        <w:rPr>
          <w:highlight w:val="white"/>
        </w:rPr>
        <w:t>Constant Value</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ero instruction, with the type size.</w:t>
      </w:r>
    </w:p>
    <w:p w14:paraId="1B4BA431" w14:textId="77777777" w:rsidR="00CD295E" w:rsidRPr="00903DBA" w:rsidRDefault="00CD295E" w:rsidP="00CD295E">
      <w:pPr>
        <w:pStyle w:val="Code"/>
        <w:rPr>
          <w:highlight w:val="white"/>
        </w:rPr>
      </w:pPr>
      <w:r w:rsidRPr="00903DBA">
        <w:rPr>
          <w:highlight w:val="white"/>
        </w:rPr>
        <w:lastRenderedPageBreak/>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58B8676A"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3AD5">
        <w:t>13</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67" w:name="_Toc57656052"/>
      <w:r w:rsidRPr="00903DBA">
        <w:lastRenderedPageBreak/>
        <w:t xml:space="preserve">Static </w:t>
      </w:r>
      <w:r w:rsidR="00917F74" w:rsidRPr="00903DBA">
        <w:t xml:space="preserve">Address </w:t>
      </w:r>
      <w:r w:rsidRPr="00903DBA">
        <w:t>Expression</w:t>
      </w:r>
      <w:bookmarkEnd w:id="367"/>
    </w:p>
    <w:p w14:paraId="2C360ECA" w14:textId="77777777" w:rsidR="00F4523B" w:rsidRDefault="00CD6BA8" w:rsidP="00917F74">
      <w:r w:rsidRPr="00903DBA">
        <w:t>If an expression is not constant, the next step is to deci</w:t>
      </w:r>
      <w:r w:rsidR="00917F74" w:rsidRPr="00903DBA">
        <w:t>de whether it is static.</w:t>
      </w:r>
    </w:p>
    <w:p w14:paraId="3C98430D" w14:textId="77777777" w:rsidR="00F4523B" w:rsidRDefault="00F4523B" w:rsidP="00F4523B">
      <w:pPr>
        <w:pStyle w:val="Rubrik3"/>
      </w:pPr>
      <w:r>
        <w:t>Static Value and Address</w:t>
      </w:r>
    </w:p>
    <w:p w14:paraId="1984430F" w14:textId="7E7C4E68" w:rsidR="007F289B" w:rsidRPr="00903DBA" w:rsidRDefault="007F289B" w:rsidP="00917F74">
      <w:r w:rsidRPr="00903DBA">
        <w:t xml:space="preserve">The </w:t>
      </w:r>
      <w:r w:rsidRPr="00903DBA">
        <w:rPr>
          <w:rStyle w:val="KeyWord0"/>
        </w:rPr>
        <w:t>StaticValue</w:t>
      </w:r>
      <w:r w:rsidRPr="00903DBA">
        <w:t xml:space="preserve"> and </w:t>
      </w:r>
      <w:r w:rsidRPr="00903DBA">
        <w:rPr>
          <w:rStyle w:val="KeyWord0"/>
        </w:rPr>
        <w:t>StaticAddress</w:t>
      </w:r>
      <w:r w:rsidRPr="00903DBA">
        <w:t xml:space="preserve"> classes are identical</w:t>
      </w:r>
      <w:r w:rsidR="00F4523B">
        <w:t xml:space="preserve"> sub classes of </w:t>
      </w:r>
      <w:r w:rsidR="00F4523B" w:rsidRPr="00F4523B">
        <w:rPr>
          <w:rStyle w:val="KeyWord0"/>
        </w:rPr>
        <w:t>StaticBase</w:t>
      </w:r>
      <w:r w:rsidR="00E53D6D" w:rsidRPr="00903DBA">
        <w:t xml:space="preserve">, </w:t>
      </w:r>
      <w:r w:rsidR="00CC474F">
        <w:t>which</w:t>
      </w:r>
      <w:r w:rsidR="00960DF1" w:rsidRPr="00903DBA">
        <w:t xml:space="preserve"> hold</w:t>
      </w:r>
      <w:r w:rsidR="00CC474F">
        <w:t>s</w:t>
      </w:r>
      <w:r w:rsidR="00960DF1" w:rsidRPr="00903DBA">
        <w:t xml:space="preserve"> a name and an offset. </w:t>
      </w:r>
      <w:r w:rsidR="00CD3466" w:rsidRPr="00903DBA">
        <w:t>In the end, only static address</w:t>
      </w:r>
      <w:r w:rsidR="00DF5F99" w:rsidRPr="00903DBA">
        <w:t>es</w:t>
      </w:r>
      <w:r w:rsidR="00CD3466" w:rsidRPr="00903DBA">
        <w:t xml:space="preserve"> are allowed, but</w:t>
      </w:r>
      <w:r w:rsidR="00CC474F">
        <w:t xml:space="preserve"> </w:t>
      </w:r>
      <w:r w:rsidR="00CD3466" w:rsidRPr="00903DBA">
        <w:t>static value</w:t>
      </w:r>
      <w:r w:rsidR="00CC474F">
        <w:t>s</w:t>
      </w:r>
      <w:r w:rsidR="00CD3466" w:rsidRPr="00903DBA">
        <w:t xml:space="preserve"> can hold </w:t>
      </w:r>
      <w:r w:rsidR="0028566B">
        <w:t xml:space="preserve">intermediate </w:t>
      </w:r>
      <w:r w:rsidR="00CD3466" w:rsidRPr="00903DBA">
        <w:t>value</w:t>
      </w:r>
      <w:r w:rsidR="0028566B">
        <w:t>s</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75BA2BA1" w14:textId="1624E5EA" w:rsidR="002A27E2" w:rsidRPr="00903DBA" w:rsidRDefault="002A27E2" w:rsidP="002A27E2">
      <w:pPr>
        <w:pStyle w:val="CodeHeader"/>
      </w:pPr>
      <w:r w:rsidRPr="00903DBA">
        <w:t>Static</w:t>
      </w:r>
      <w:r>
        <w:t>Base</w:t>
      </w:r>
      <w:r w:rsidRPr="00903DBA">
        <w:t>.cs</w:t>
      </w:r>
    </w:p>
    <w:p w14:paraId="3187DF8B" w14:textId="77777777" w:rsidR="00F4523B" w:rsidRPr="00F4523B" w:rsidRDefault="00F4523B" w:rsidP="00F4523B">
      <w:pPr>
        <w:pStyle w:val="Code"/>
        <w:rPr>
          <w:highlight w:val="white"/>
        </w:rPr>
      </w:pPr>
      <w:r w:rsidRPr="00F4523B">
        <w:rPr>
          <w:highlight w:val="white"/>
        </w:rPr>
        <w:t>namespace CCompiler {</w:t>
      </w:r>
    </w:p>
    <w:p w14:paraId="4497A4F9" w14:textId="2BBEBDC4" w:rsidR="00F4523B" w:rsidRPr="00F4523B" w:rsidRDefault="00F4523B" w:rsidP="00F4523B">
      <w:pPr>
        <w:pStyle w:val="Code"/>
        <w:rPr>
          <w:highlight w:val="white"/>
        </w:rPr>
      </w:pPr>
      <w:r w:rsidRPr="00F4523B">
        <w:rPr>
          <w:highlight w:val="white"/>
        </w:rPr>
        <w:t xml:space="preserve">  public abstract class StaticBase {</w:t>
      </w:r>
    </w:p>
    <w:p w14:paraId="08A0B742" w14:textId="77777777" w:rsidR="00F4523B" w:rsidRPr="00F4523B" w:rsidRDefault="00F4523B" w:rsidP="00F4523B">
      <w:pPr>
        <w:pStyle w:val="Code"/>
        <w:rPr>
          <w:highlight w:val="white"/>
        </w:rPr>
      </w:pPr>
      <w:r w:rsidRPr="00F4523B">
        <w:rPr>
          <w:highlight w:val="white"/>
        </w:rPr>
        <w:t xml:space="preserve">    private string m_uniqueName;</w:t>
      </w:r>
    </w:p>
    <w:p w14:paraId="18A30771" w14:textId="77777777" w:rsidR="00F4523B" w:rsidRPr="00F4523B" w:rsidRDefault="00F4523B" w:rsidP="00F4523B">
      <w:pPr>
        <w:pStyle w:val="Code"/>
        <w:rPr>
          <w:highlight w:val="white"/>
        </w:rPr>
      </w:pPr>
      <w:r w:rsidRPr="00F4523B">
        <w:rPr>
          <w:highlight w:val="white"/>
        </w:rPr>
        <w:t xml:space="preserve">    private int m_offset;</w:t>
      </w:r>
    </w:p>
    <w:p w14:paraId="416130D3" w14:textId="77777777" w:rsidR="00F4523B" w:rsidRPr="00F4523B" w:rsidRDefault="00F4523B" w:rsidP="00F4523B">
      <w:pPr>
        <w:pStyle w:val="Code"/>
        <w:rPr>
          <w:highlight w:val="white"/>
        </w:rPr>
      </w:pPr>
      <w:r w:rsidRPr="00F4523B">
        <w:rPr>
          <w:highlight w:val="white"/>
        </w:rPr>
        <w:t xml:space="preserve">  </w:t>
      </w:r>
    </w:p>
    <w:p w14:paraId="489AE006" w14:textId="77777777" w:rsidR="00F4523B" w:rsidRPr="00F4523B" w:rsidRDefault="00F4523B" w:rsidP="00F4523B">
      <w:pPr>
        <w:pStyle w:val="Code"/>
        <w:rPr>
          <w:highlight w:val="white"/>
        </w:rPr>
      </w:pPr>
      <w:r w:rsidRPr="00F4523B">
        <w:rPr>
          <w:highlight w:val="white"/>
        </w:rPr>
        <w:t xml:space="preserve">    public StaticBase(string name, int offset) {</w:t>
      </w:r>
    </w:p>
    <w:p w14:paraId="78912A0E" w14:textId="77777777" w:rsidR="00F4523B" w:rsidRPr="00F4523B" w:rsidRDefault="00F4523B" w:rsidP="00F4523B">
      <w:pPr>
        <w:pStyle w:val="Code"/>
        <w:rPr>
          <w:highlight w:val="white"/>
        </w:rPr>
      </w:pPr>
      <w:r w:rsidRPr="00F4523B">
        <w:rPr>
          <w:highlight w:val="white"/>
        </w:rPr>
        <w:t xml:space="preserve">      m_uniqueName = name;</w:t>
      </w:r>
    </w:p>
    <w:p w14:paraId="74076028" w14:textId="77777777" w:rsidR="00F4523B" w:rsidRPr="00F4523B" w:rsidRDefault="00F4523B" w:rsidP="00F4523B">
      <w:pPr>
        <w:pStyle w:val="Code"/>
        <w:rPr>
          <w:highlight w:val="white"/>
        </w:rPr>
      </w:pPr>
      <w:r w:rsidRPr="00F4523B">
        <w:rPr>
          <w:highlight w:val="white"/>
        </w:rPr>
        <w:t xml:space="preserve">      m_offset = offset;</w:t>
      </w:r>
    </w:p>
    <w:p w14:paraId="5A00CF26" w14:textId="77777777" w:rsidR="00F4523B" w:rsidRPr="00F4523B" w:rsidRDefault="00F4523B" w:rsidP="00F4523B">
      <w:pPr>
        <w:pStyle w:val="Code"/>
        <w:rPr>
          <w:highlight w:val="white"/>
        </w:rPr>
      </w:pPr>
      <w:r w:rsidRPr="00F4523B">
        <w:rPr>
          <w:highlight w:val="white"/>
        </w:rPr>
        <w:t xml:space="preserve">    }</w:t>
      </w:r>
    </w:p>
    <w:p w14:paraId="6C17BEF1" w14:textId="77777777" w:rsidR="00F4523B" w:rsidRPr="00F4523B" w:rsidRDefault="00F4523B" w:rsidP="00F4523B">
      <w:pPr>
        <w:pStyle w:val="Code"/>
        <w:rPr>
          <w:highlight w:val="white"/>
        </w:rPr>
      </w:pPr>
      <w:r w:rsidRPr="00F4523B">
        <w:rPr>
          <w:highlight w:val="white"/>
        </w:rPr>
        <w:t xml:space="preserve">  </w:t>
      </w:r>
    </w:p>
    <w:p w14:paraId="66051118" w14:textId="77777777" w:rsidR="00F4523B" w:rsidRPr="00F4523B" w:rsidRDefault="00F4523B" w:rsidP="00F4523B">
      <w:pPr>
        <w:pStyle w:val="Code"/>
        <w:rPr>
          <w:highlight w:val="white"/>
        </w:rPr>
      </w:pPr>
      <w:r w:rsidRPr="00F4523B">
        <w:rPr>
          <w:highlight w:val="white"/>
        </w:rPr>
        <w:t xml:space="preserve">    public string UniqueName {</w:t>
      </w:r>
    </w:p>
    <w:p w14:paraId="6B6DB523" w14:textId="77777777" w:rsidR="00F4523B" w:rsidRPr="00F4523B" w:rsidRDefault="00F4523B" w:rsidP="00F4523B">
      <w:pPr>
        <w:pStyle w:val="Code"/>
        <w:rPr>
          <w:highlight w:val="white"/>
        </w:rPr>
      </w:pPr>
      <w:r w:rsidRPr="00F4523B">
        <w:rPr>
          <w:highlight w:val="white"/>
        </w:rPr>
        <w:t xml:space="preserve">      get { return m_uniqueName; }</w:t>
      </w:r>
    </w:p>
    <w:p w14:paraId="6ACADD5F" w14:textId="77777777" w:rsidR="00F4523B" w:rsidRPr="00F4523B" w:rsidRDefault="00F4523B" w:rsidP="00F4523B">
      <w:pPr>
        <w:pStyle w:val="Code"/>
        <w:rPr>
          <w:highlight w:val="white"/>
        </w:rPr>
      </w:pPr>
      <w:r w:rsidRPr="00F4523B">
        <w:rPr>
          <w:highlight w:val="white"/>
        </w:rPr>
        <w:t xml:space="preserve">    }</w:t>
      </w:r>
    </w:p>
    <w:p w14:paraId="039B87D1" w14:textId="77777777" w:rsidR="00F4523B" w:rsidRPr="00F4523B" w:rsidRDefault="00F4523B" w:rsidP="00F4523B">
      <w:pPr>
        <w:pStyle w:val="Code"/>
        <w:rPr>
          <w:highlight w:val="white"/>
        </w:rPr>
      </w:pPr>
      <w:r w:rsidRPr="00F4523B">
        <w:rPr>
          <w:highlight w:val="white"/>
        </w:rPr>
        <w:t xml:space="preserve">  </w:t>
      </w:r>
    </w:p>
    <w:p w14:paraId="00B60B9C" w14:textId="77777777" w:rsidR="00F4523B" w:rsidRPr="00F4523B" w:rsidRDefault="00F4523B" w:rsidP="00F4523B">
      <w:pPr>
        <w:pStyle w:val="Code"/>
        <w:rPr>
          <w:highlight w:val="white"/>
        </w:rPr>
      </w:pPr>
      <w:r w:rsidRPr="00F4523B">
        <w:rPr>
          <w:highlight w:val="white"/>
        </w:rPr>
        <w:t xml:space="preserve">    public int Offset {</w:t>
      </w:r>
    </w:p>
    <w:p w14:paraId="62E8195D" w14:textId="77777777" w:rsidR="00F4523B" w:rsidRPr="00F4523B" w:rsidRDefault="00F4523B" w:rsidP="00F4523B">
      <w:pPr>
        <w:pStyle w:val="Code"/>
        <w:rPr>
          <w:highlight w:val="white"/>
        </w:rPr>
      </w:pPr>
      <w:r w:rsidRPr="00F4523B">
        <w:rPr>
          <w:highlight w:val="white"/>
        </w:rPr>
        <w:t xml:space="preserve">      get { return m_offset; }</w:t>
      </w:r>
    </w:p>
    <w:p w14:paraId="7D21FFBE" w14:textId="77777777" w:rsidR="00F4523B" w:rsidRPr="00F4523B" w:rsidRDefault="00F4523B" w:rsidP="00F4523B">
      <w:pPr>
        <w:pStyle w:val="Code"/>
        <w:rPr>
          <w:highlight w:val="white"/>
        </w:rPr>
      </w:pPr>
      <w:r w:rsidRPr="00F4523B">
        <w:rPr>
          <w:highlight w:val="white"/>
        </w:rPr>
        <w:t xml:space="preserve">    }</w:t>
      </w:r>
    </w:p>
    <w:p w14:paraId="1C5D041A" w14:textId="77777777" w:rsidR="00F4523B" w:rsidRPr="00F4523B" w:rsidRDefault="00F4523B" w:rsidP="00F4523B">
      <w:pPr>
        <w:pStyle w:val="Code"/>
        <w:rPr>
          <w:highlight w:val="white"/>
        </w:rPr>
      </w:pPr>
    </w:p>
    <w:p w14:paraId="37731876" w14:textId="77777777" w:rsidR="00F4523B" w:rsidRPr="00F4523B" w:rsidRDefault="00F4523B" w:rsidP="00F4523B">
      <w:pPr>
        <w:pStyle w:val="Code"/>
        <w:rPr>
          <w:highlight w:val="white"/>
        </w:rPr>
      </w:pPr>
      <w:r w:rsidRPr="00F4523B">
        <w:rPr>
          <w:highlight w:val="white"/>
        </w:rPr>
        <w:t xml:space="preserve">    public override string ToString() {</w:t>
      </w:r>
    </w:p>
    <w:p w14:paraId="557E377D" w14:textId="77777777" w:rsidR="00F4523B" w:rsidRPr="00F4523B" w:rsidRDefault="00F4523B" w:rsidP="00F4523B">
      <w:pPr>
        <w:pStyle w:val="Code"/>
        <w:rPr>
          <w:highlight w:val="white"/>
        </w:rPr>
      </w:pPr>
      <w:r w:rsidRPr="00F4523B">
        <w:rPr>
          <w:highlight w:val="white"/>
        </w:rPr>
        <w:t xml:space="preserve">      if (m_offset &gt; 0) {</w:t>
      </w:r>
    </w:p>
    <w:p w14:paraId="6623A155" w14:textId="77777777" w:rsidR="00F4523B" w:rsidRPr="00F4523B" w:rsidRDefault="00F4523B" w:rsidP="00F4523B">
      <w:pPr>
        <w:pStyle w:val="Code"/>
        <w:rPr>
          <w:highlight w:val="white"/>
        </w:rPr>
      </w:pPr>
      <w:r w:rsidRPr="00F4523B">
        <w:rPr>
          <w:highlight w:val="white"/>
        </w:rPr>
        <w:t xml:space="preserve">        return m_uniqueName + " + " + m_offset;</w:t>
      </w:r>
    </w:p>
    <w:p w14:paraId="7FF11B6F" w14:textId="77777777" w:rsidR="00F4523B" w:rsidRPr="00F4523B" w:rsidRDefault="00F4523B" w:rsidP="00F4523B">
      <w:pPr>
        <w:pStyle w:val="Code"/>
        <w:rPr>
          <w:highlight w:val="white"/>
        </w:rPr>
      </w:pPr>
      <w:r w:rsidRPr="00F4523B">
        <w:rPr>
          <w:highlight w:val="white"/>
        </w:rPr>
        <w:t xml:space="preserve">      }</w:t>
      </w:r>
    </w:p>
    <w:p w14:paraId="5FB65E32" w14:textId="77777777" w:rsidR="00F4523B" w:rsidRPr="00F4523B" w:rsidRDefault="00F4523B" w:rsidP="00F4523B">
      <w:pPr>
        <w:pStyle w:val="Code"/>
        <w:rPr>
          <w:highlight w:val="white"/>
        </w:rPr>
      </w:pPr>
      <w:r w:rsidRPr="00F4523B">
        <w:rPr>
          <w:highlight w:val="white"/>
        </w:rPr>
        <w:t xml:space="preserve">      else if (m_offset &lt; 0) {</w:t>
      </w:r>
    </w:p>
    <w:p w14:paraId="72487B27" w14:textId="77777777" w:rsidR="00F4523B" w:rsidRPr="00F4523B" w:rsidRDefault="00F4523B" w:rsidP="00F4523B">
      <w:pPr>
        <w:pStyle w:val="Code"/>
        <w:rPr>
          <w:highlight w:val="white"/>
        </w:rPr>
      </w:pPr>
      <w:r w:rsidRPr="00F4523B">
        <w:rPr>
          <w:highlight w:val="white"/>
        </w:rPr>
        <w:t xml:space="preserve">        return m_uniqueName + " - " + (-m_offset);</w:t>
      </w:r>
    </w:p>
    <w:p w14:paraId="61A982F3" w14:textId="77777777" w:rsidR="00F4523B" w:rsidRPr="00F4523B" w:rsidRDefault="00F4523B" w:rsidP="00F4523B">
      <w:pPr>
        <w:pStyle w:val="Code"/>
        <w:rPr>
          <w:highlight w:val="white"/>
        </w:rPr>
      </w:pPr>
      <w:r w:rsidRPr="00F4523B">
        <w:rPr>
          <w:highlight w:val="white"/>
        </w:rPr>
        <w:t xml:space="preserve">      }</w:t>
      </w:r>
    </w:p>
    <w:p w14:paraId="3F1180D0" w14:textId="77777777" w:rsidR="00F4523B" w:rsidRPr="00F4523B" w:rsidRDefault="00F4523B" w:rsidP="00F4523B">
      <w:pPr>
        <w:pStyle w:val="Code"/>
        <w:rPr>
          <w:highlight w:val="white"/>
        </w:rPr>
      </w:pPr>
      <w:r w:rsidRPr="00F4523B">
        <w:rPr>
          <w:highlight w:val="white"/>
        </w:rPr>
        <w:t xml:space="preserve">      else {</w:t>
      </w:r>
    </w:p>
    <w:p w14:paraId="1D8791EB" w14:textId="77777777" w:rsidR="00F4523B" w:rsidRPr="00F4523B" w:rsidRDefault="00F4523B" w:rsidP="00F4523B">
      <w:pPr>
        <w:pStyle w:val="Code"/>
        <w:rPr>
          <w:highlight w:val="white"/>
        </w:rPr>
      </w:pPr>
      <w:r w:rsidRPr="00F4523B">
        <w:rPr>
          <w:highlight w:val="white"/>
        </w:rPr>
        <w:t xml:space="preserve">        return m_uniqueName;</w:t>
      </w:r>
    </w:p>
    <w:p w14:paraId="74F59C7D" w14:textId="77777777" w:rsidR="00F4523B" w:rsidRPr="00F4523B" w:rsidRDefault="00F4523B" w:rsidP="00F4523B">
      <w:pPr>
        <w:pStyle w:val="Code"/>
        <w:rPr>
          <w:highlight w:val="white"/>
        </w:rPr>
      </w:pPr>
      <w:r w:rsidRPr="00F4523B">
        <w:rPr>
          <w:highlight w:val="white"/>
        </w:rPr>
        <w:t xml:space="preserve">      }</w:t>
      </w:r>
    </w:p>
    <w:p w14:paraId="0D81697D" w14:textId="77777777" w:rsidR="00F4523B" w:rsidRPr="00F4523B" w:rsidRDefault="00F4523B" w:rsidP="00F4523B">
      <w:pPr>
        <w:pStyle w:val="Code"/>
        <w:rPr>
          <w:highlight w:val="white"/>
        </w:rPr>
      </w:pPr>
      <w:r w:rsidRPr="00F4523B">
        <w:rPr>
          <w:highlight w:val="white"/>
        </w:rPr>
        <w:t xml:space="preserve">    }</w:t>
      </w:r>
    </w:p>
    <w:p w14:paraId="38B8A07A" w14:textId="77777777" w:rsidR="00F4523B" w:rsidRPr="00F4523B" w:rsidRDefault="00F4523B" w:rsidP="00F4523B">
      <w:pPr>
        <w:pStyle w:val="Code"/>
        <w:rPr>
          <w:highlight w:val="white"/>
        </w:rPr>
      </w:pPr>
      <w:r w:rsidRPr="00F4523B">
        <w:rPr>
          <w:highlight w:val="white"/>
        </w:rPr>
        <w:t xml:space="preserve">  }</w:t>
      </w:r>
    </w:p>
    <w:p w14:paraId="1DF1276A" w14:textId="77777777" w:rsidR="00F4523B" w:rsidRPr="00F4523B" w:rsidRDefault="00F4523B" w:rsidP="00F4523B">
      <w:pPr>
        <w:pStyle w:val="Code"/>
        <w:rPr>
          <w:highlight w:val="white"/>
        </w:rPr>
      </w:pPr>
    </w:p>
    <w:p w14:paraId="4781BEBC" w14:textId="77777777" w:rsidR="00F4523B" w:rsidRPr="00F4523B" w:rsidRDefault="00F4523B" w:rsidP="00F4523B">
      <w:pPr>
        <w:pStyle w:val="Code"/>
        <w:rPr>
          <w:highlight w:val="white"/>
        </w:rPr>
      </w:pPr>
      <w:r w:rsidRPr="00F4523B">
        <w:rPr>
          <w:highlight w:val="white"/>
        </w:rPr>
        <w:t xml:space="preserve">  public class StaticValue : StaticBase {</w:t>
      </w:r>
    </w:p>
    <w:p w14:paraId="577F1919" w14:textId="77777777" w:rsidR="00F4523B" w:rsidRPr="00F4523B" w:rsidRDefault="00F4523B" w:rsidP="00F4523B">
      <w:pPr>
        <w:pStyle w:val="Code"/>
        <w:rPr>
          <w:highlight w:val="white"/>
        </w:rPr>
      </w:pPr>
      <w:r w:rsidRPr="00F4523B">
        <w:rPr>
          <w:highlight w:val="white"/>
        </w:rPr>
        <w:t xml:space="preserve">    public StaticValue(string name, int offset)</w:t>
      </w:r>
    </w:p>
    <w:p w14:paraId="41F2B603" w14:textId="77777777" w:rsidR="00F4523B" w:rsidRPr="00F4523B" w:rsidRDefault="00F4523B" w:rsidP="00F4523B">
      <w:pPr>
        <w:pStyle w:val="Code"/>
        <w:rPr>
          <w:highlight w:val="white"/>
        </w:rPr>
      </w:pPr>
      <w:r w:rsidRPr="00F4523B">
        <w:rPr>
          <w:highlight w:val="white"/>
        </w:rPr>
        <w:t xml:space="preserve">     :base(name, offset) {</w:t>
      </w:r>
    </w:p>
    <w:p w14:paraId="173D7A71" w14:textId="77777777" w:rsidR="00F4523B" w:rsidRPr="00F4523B" w:rsidRDefault="00F4523B" w:rsidP="00F4523B">
      <w:pPr>
        <w:pStyle w:val="Code"/>
        <w:rPr>
          <w:highlight w:val="white"/>
        </w:rPr>
      </w:pPr>
      <w:r w:rsidRPr="00F4523B">
        <w:rPr>
          <w:highlight w:val="white"/>
        </w:rPr>
        <w:t xml:space="preserve">      // Empty.</w:t>
      </w:r>
    </w:p>
    <w:p w14:paraId="2C8F035D" w14:textId="77777777" w:rsidR="00F4523B" w:rsidRPr="00F4523B" w:rsidRDefault="00F4523B" w:rsidP="00F4523B">
      <w:pPr>
        <w:pStyle w:val="Code"/>
        <w:rPr>
          <w:highlight w:val="white"/>
        </w:rPr>
      </w:pPr>
      <w:r w:rsidRPr="00F4523B">
        <w:rPr>
          <w:highlight w:val="white"/>
        </w:rPr>
        <w:t xml:space="preserve">    }</w:t>
      </w:r>
    </w:p>
    <w:p w14:paraId="0580D71D" w14:textId="77777777" w:rsidR="00F4523B" w:rsidRPr="00F4523B" w:rsidRDefault="00F4523B" w:rsidP="00F4523B">
      <w:pPr>
        <w:pStyle w:val="Code"/>
        <w:rPr>
          <w:highlight w:val="white"/>
        </w:rPr>
      </w:pPr>
      <w:r w:rsidRPr="00F4523B">
        <w:rPr>
          <w:highlight w:val="white"/>
        </w:rPr>
        <w:t xml:space="preserve">  }</w:t>
      </w:r>
    </w:p>
    <w:p w14:paraId="3AC91C39" w14:textId="77777777" w:rsidR="00F4523B" w:rsidRPr="00F4523B" w:rsidRDefault="00F4523B" w:rsidP="00F4523B">
      <w:pPr>
        <w:pStyle w:val="Code"/>
        <w:rPr>
          <w:highlight w:val="white"/>
        </w:rPr>
      </w:pPr>
    </w:p>
    <w:p w14:paraId="504C8262" w14:textId="77777777" w:rsidR="00F4523B" w:rsidRPr="00F4523B" w:rsidRDefault="00F4523B" w:rsidP="00F4523B">
      <w:pPr>
        <w:pStyle w:val="Code"/>
        <w:rPr>
          <w:highlight w:val="white"/>
        </w:rPr>
      </w:pPr>
      <w:r w:rsidRPr="00F4523B">
        <w:rPr>
          <w:highlight w:val="white"/>
        </w:rPr>
        <w:t xml:space="preserve">  public class StaticAddress : StaticBase {</w:t>
      </w:r>
    </w:p>
    <w:p w14:paraId="2232D4FA" w14:textId="77777777" w:rsidR="00F4523B" w:rsidRPr="00F4523B" w:rsidRDefault="00F4523B" w:rsidP="00F4523B">
      <w:pPr>
        <w:pStyle w:val="Code"/>
        <w:rPr>
          <w:highlight w:val="white"/>
        </w:rPr>
      </w:pPr>
      <w:r w:rsidRPr="00F4523B">
        <w:rPr>
          <w:highlight w:val="white"/>
        </w:rPr>
        <w:t xml:space="preserve">    public StaticAddress(string name, int offset)</w:t>
      </w:r>
    </w:p>
    <w:p w14:paraId="13213977" w14:textId="77777777" w:rsidR="00F4523B" w:rsidRPr="00F4523B" w:rsidRDefault="00F4523B" w:rsidP="00F4523B">
      <w:pPr>
        <w:pStyle w:val="Code"/>
        <w:rPr>
          <w:highlight w:val="white"/>
        </w:rPr>
      </w:pPr>
      <w:r w:rsidRPr="00F4523B">
        <w:rPr>
          <w:highlight w:val="white"/>
        </w:rPr>
        <w:t xml:space="preserve">     :base(name, offset) {</w:t>
      </w:r>
    </w:p>
    <w:p w14:paraId="7CA63802" w14:textId="77777777" w:rsidR="00F4523B" w:rsidRPr="00F4523B" w:rsidRDefault="00F4523B" w:rsidP="00F4523B">
      <w:pPr>
        <w:pStyle w:val="Code"/>
        <w:rPr>
          <w:highlight w:val="white"/>
        </w:rPr>
      </w:pPr>
      <w:r w:rsidRPr="00F4523B">
        <w:rPr>
          <w:highlight w:val="white"/>
        </w:rPr>
        <w:t xml:space="preserve">      // Empty.</w:t>
      </w:r>
    </w:p>
    <w:p w14:paraId="0FBFA442" w14:textId="77777777" w:rsidR="00F4523B" w:rsidRPr="00F4523B" w:rsidRDefault="00F4523B" w:rsidP="00F4523B">
      <w:pPr>
        <w:pStyle w:val="Code"/>
        <w:rPr>
          <w:highlight w:val="white"/>
        </w:rPr>
      </w:pPr>
      <w:r w:rsidRPr="00F4523B">
        <w:rPr>
          <w:highlight w:val="white"/>
        </w:rPr>
        <w:t xml:space="preserve">    }</w:t>
      </w:r>
    </w:p>
    <w:p w14:paraId="460D3172" w14:textId="77777777" w:rsidR="00F4523B" w:rsidRPr="00F4523B" w:rsidRDefault="00F4523B" w:rsidP="00F4523B">
      <w:pPr>
        <w:pStyle w:val="Code"/>
        <w:rPr>
          <w:highlight w:val="white"/>
        </w:rPr>
      </w:pPr>
      <w:r w:rsidRPr="00F4523B">
        <w:rPr>
          <w:highlight w:val="white"/>
        </w:rPr>
        <w:t xml:space="preserve">  }</w:t>
      </w:r>
    </w:p>
    <w:p w14:paraId="032EC878" w14:textId="77777777" w:rsidR="00F4523B" w:rsidRPr="00F4523B" w:rsidRDefault="00F4523B" w:rsidP="00F4523B">
      <w:pPr>
        <w:pStyle w:val="Code"/>
        <w:rPr>
          <w:highlight w:val="white"/>
        </w:rPr>
      </w:pPr>
      <w:r w:rsidRPr="00F4523B">
        <w:rPr>
          <w:highlight w:val="white"/>
        </w:rPr>
        <w:lastRenderedPageBreak/>
        <w:t>}</w:t>
      </w:r>
    </w:p>
    <w:p w14:paraId="28247BE5" w14:textId="636163F4" w:rsidR="001C3073" w:rsidRPr="00903DBA" w:rsidRDefault="001C3073" w:rsidP="001C3073">
      <w:pPr>
        <w:pStyle w:val="Rubrik3"/>
      </w:pPr>
      <w:r>
        <w:t>Static Expression</w:t>
      </w:r>
    </w:p>
    <w:p w14:paraId="28070311" w14:textId="0D8B06B4" w:rsidR="00006E57" w:rsidRPr="00903DBA" w:rsidRDefault="00D77A80" w:rsidP="00522EB0">
      <w:r>
        <w:t>A static expression is an expression that is located at a specific place in the memory</w:t>
      </w:r>
      <w:r w:rsidR="00BD56D6">
        <w:t xml:space="preserve">. The address can be identified by its name </w:t>
      </w:r>
      <w:r>
        <w:t>an</w:t>
      </w:r>
      <w:r w:rsidR="00BD56D6">
        <w:t>d</w:t>
      </w:r>
      <w:r>
        <w:t xml:space="preserve"> offset. </w:t>
      </w:r>
      <w:r w:rsidR="00522EB0" w:rsidRPr="00903DBA">
        <w:t xml:space="preserve">The </w:t>
      </w:r>
      <w:r w:rsidR="00522EB0" w:rsidRPr="00903DBA">
        <w:rPr>
          <w:rStyle w:val="KeyWord0"/>
        </w:rPr>
        <w:t>StaticExpression</w:t>
      </w:r>
      <w:r w:rsidR="00522EB0" w:rsidRPr="00903DBA">
        <w:t xml:space="preserve"> class hold</w:t>
      </w:r>
      <w:r>
        <w:t>s</w:t>
      </w:r>
      <w:r w:rsidR="00522EB0" w:rsidRPr="00903DBA">
        <w:t xml:space="preserve"> the two methods </w:t>
      </w:r>
      <w:r w:rsidR="00522EB0" w:rsidRPr="00903DBA">
        <w:rPr>
          <w:rStyle w:val="KeyWord0"/>
        </w:rPr>
        <w:t>Binary</w:t>
      </w:r>
      <w:r w:rsidR="00522EB0" w:rsidRPr="00903DBA">
        <w:t xml:space="preserve"> and </w:t>
      </w:r>
      <w:r w:rsidR="00522EB0" w:rsidRPr="00903DBA">
        <w:rPr>
          <w:rStyle w:val="KeyWord0"/>
        </w:rPr>
        <w:t>Unary</w:t>
      </w:r>
      <w:r w:rsidR="00522EB0"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 xml:space="preserve">if there is </w:t>
      </w:r>
      <w:r>
        <w:t>no one</w:t>
      </w:r>
      <w:r w:rsidR="00E52011" w:rsidRPr="00903DBA">
        <w:t>.</w:t>
      </w:r>
    </w:p>
    <w:p w14:paraId="6B353FE8" w14:textId="292D7FFF" w:rsidR="00614078" w:rsidRPr="00903DBA" w:rsidRDefault="00614078" w:rsidP="00614078">
      <w:pPr>
        <w:pStyle w:val="CodeHeader"/>
      </w:pPr>
      <w:r w:rsidRPr="00903DBA">
        <w:t>StaticExpression.cs</w:t>
      </w:r>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12AF160C"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or a</w:t>
      </w:r>
      <w:r w:rsidR="00AA77E6">
        <w:rPr>
          <w:highlight w:val="white"/>
        </w:rPr>
        <w:t>n</w:t>
      </w:r>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lastRenderedPageBreak/>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1DB75518"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w:t>
      </w:r>
      <w:r w:rsidR="00BD56D6">
        <w:rPr>
          <w:highlight w:val="white"/>
        </w:rPr>
        <w:t>a</w:t>
      </w:r>
      <w:r w:rsidRPr="00903DBA">
        <w:rPr>
          <w:highlight w:val="white"/>
        </w:rPr>
        <w:t xml:space="preserve">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lastRenderedPageBreak/>
        <w:t>}</w:t>
      </w:r>
    </w:p>
    <w:p w14:paraId="240CCCC5" w14:textId="7172E3D3" w:rsidR="00EF74E4" w:rsidRPr="00903DBA" w:rsidRDefault="00C37108" w:rsidP="00485A24">
      <w:pPr>
        <w:pStyle w:val="Rubrik1"/>
      </w:pPr>
      <w:bookmarkStart w:id="368" w:name="_Toc57656053"/>
      <w:r w:rsidRPr="00903DBA">
        <w:lastRenderedPageBreak/>
        <w:t>Initialization</w:t>
      </w:r>
      <w:bookmarkEnd w:id="368"/>
    </w:p>
    <w:p w14:paraId="3E8BC185" w14:textId="6B9EBA18" w:rsidR="00CE2068" w:rsidRPr="00903DBA" w:rsidRDefault="00A5295F" w:rsidP="00A5295F">
      <w:r w:rsidRPr="00903DBA">
        <w:t xml:space="preserve">In C, it is possible to initialize simple and compound variables. Therefore, we need </w:t>
      </w:r>
      <w:ins w:id="369" w:author="Stefan Bjornander" w:date="2015-04-25T17:28:00Z">
        <w:r w:rsidRPr="00903DBA">
          <w:t xml:space="preserve">to check that </w:t>
        </w:r>
      </w:ins>
      <w:del w:id="370" w:author="Stefan Bjornander" w:date="2015-04-25T17:28:00Z">
        <w:r w:rsidRPr="00903DBA" w:rsidDel="00A35C17">
          <w:delText>a way to make sure</w:delText>
        </w:r>
      </w:del>
      <w:ins w:id="371" w:author="Stefan Bjornander" w:date="2015-04-25T17:27:00Z">
        <w:r w:rsidRPr="00903DBA">
          <w:t xml:space="preserve">the </w:t>
        </w:r>
      </w:ins>
      <w:r w:rsidRPr="00903DBA">
        <w:t xml:space="preserve">initialized </w:t>
      </w:r>
      <w:ins w:id="372"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w:t>
      </w:r>
      <w:r w:rsidR="00C92803">
        <w:t>auto</w:t>
      </w:r>
      <w:r w:rsidRPr="00903DBA">
        <w:t xml:space="preserve">.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w:t>
      </w:r>
      <w:r w:rsidR="00C92803">
        <w:t>auto</w:t>
      </w:r>
      <w:r w:rsidRPr="00903DBA">
        <w:t xml:space="preserve">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0D8FFE35" w:rsidR="0083315B" w:rsidRPr="00903DBA" w:rsidRDefault="0083315B" w:rsidP="0083315B">
      <w:r w:rsidRPr="00903DBA">
        <w:t xml:space="preserve">If the variable type is a pointer to a (signed or unsigned) character and the </w:t>
      </w:r>
      <w:r w:rsidR="00D818DE" w:rsidRPr="00903DBA">
        <w:t>initializat</w:t>
      </w:r>
      <w:r w:rsidR="00D818DE">
        <w:t xml:space="preserve">or </w:t>
      </w:r>
      <w:r w:rsidRPr="00903DBA">
        <w:t>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73" w:author="Stefan Bjornander" w:date="2015-04-25T17:33:00Z"/>
        </w:rPr>
        <w:pPrChange w:id="374" w:author="Stefan Bjornander" w:date="2015-04-25T17:33:00Z">
          <w:pPr>
            <w:pStyle w:val="Code"/>
          </w:pPr>
        </w:pPrChange>
      </w:pPr>
      <w:bookmarkStart w:id="375" w:name="_Toc57656054"/>
      <w:r w:rsidRPr="00903DBA">
        <w:t>Auto</w:t>
      </w:r>
      <w:ins w:id="376" w:author="Stefan Bjornander" w:date="2015-04-25T17:33:00Z">
        <w:r w:rsidR="00A5295F" w:rsidRPr="00903DBA">
          <w:t xml:space="preserve"> </w:t>
        </w:r>
      </w:ins>
      <w:r w:rsidR="00A5295F" w:rsidRPr="00903DBA">
        <w:t>Initialization</w:t>
      </w:r>
      <w:bookmarkEnd w:id="375"/>
    </w:p>
    <w:p w14:paraId="53C92E22" w14:textId="3608C146" w:rsidR="00A5295F" w:rsidRPr="00903DBA" w:rsidRDefault="0083315B" w:rsidP="00A5295F">
      <w:r w:rsidRPr="00903DBA">
        <w:t>Auto</w:t>
      </w:r>
      <w:ins w:id="377" w:author="Stefan Bjornander" w:date="2015-04-25T17:33:00Z">
        <w:r w:rsidR="00A5295F" w:rsidRPr="00903DBA">
          <w:t xml:space="preserve"> </w:t>
        </w:r>
      </w:ins>
      <w:r w:rsidR="00A5295F" w:rsidRPr="00903DBA">
        <w:t>initialization</w:t>
      </w:r>
      <w:del w:id="378" w:author="Stefan Bjornander" w:date="2015-04-25T17:33:00Z">
        <w:r w:rsidR="00A5295F" w:rsidRPr="00903DBA" w:rsidDel="004F1667">
          <w:delText xml:space="preserve">  </w:delText>
        </w:r>
      </w:del>
      <w:ins w:id="379" w:author="Stefan Bjornander" w:date="2015-04-25T17:33:00Z">
        <w:r w:rsidR="00A5295F" w:rsidRPr="00903DBA">
          <w:t xml:space="preserve"> occurs when an auto or register </w:t>
        </w:r>
      </w:ins>
      <w:ins w:id="380" w:author="Stefan Bjornander" w:date="2015-04-25T17:34:00Z">
        <w:r w:rsidR="00A5295F" w:rsidRPr="00903DBA">
          <w:t xml:space="preserve">variable becomes </w:t>
        </w:r>
      </w:ins>
      <w:r w:rsidR="00A5295F" w:rsidRPr="00903DBA">
        <w:t>initialized</w:t>
      </w:r>
      <w:ins w:id="381" w:author="Stefan Bjornander" w:date="2015-04-25T17:34:00Z">
        <w:r w:rsidR="00A5295F" w:rsidRPr="00903DBA">
          <w:t xml:space="preserve">. Since the </w:t>
        </w:r>
      </w:ins>
      <w:r w:rsidR="00A5295F" w:rsidRPr="00903DBA">
        <w:t>initialization</w:t>
      </w:r>
      <w:ins w:id="382" w:author="Stefan Bjornander" w:date="2015-04-25T17:34:00Z">
        <w:r w:rsidR="00A5295F" w:rsidRPr="00903DBA">
          <w:t xml:space="preserve"> value can be non-</w:t>
        </w:r>
      </w:ins>
      <w:ins w:id="383" w:author="Stefan Bjornander" w:date="2015-04-25T17:46:00Z">
        <w:r w:rsidR="00A5295F" w:rsidRPr="00903DBA">
          <w:t>constant</w:t>
        </w:r>
      </w:ins>
      <w:ins w:id="384" w:author="Stefan Bjornander" w:date="2015-04-25T17:34:00Z">
        <w:r w:rsidR="00A5295F" w:rsidRPr="00903DBA">
          <w:t xml:space="preserve">, no memory block is created. Instead, </w:t>
        </w:r>
      </w:ins>
      <w:ins w:id="385" w:author="Stefan Bjornander" w:date="2015-04-25T17:46:00Z">
        <w:r w:rsidR="00A5295F" w:rsidRPr="00903DBA">
          <w:t>a se</w:t>
        </w:r>
      </w:ins>
      <w:r w:rsidR="00A5295F" w:rsidRPr="00903DBA">
        <w:t>quence</w:t>
      </w:r>
      <w:ins w:id="386" w:author="Stefan Bjornander" w:date="2015-04-25T17:46:00Z">
        <w:r w:rsidR="00A5295F" w:rsidRPr="00903DBA">
          <w:t xml:space="preserve"> of assign</w:t>
        </w:r>
      </w:ins>
      <w:r w:rsidR="00A5295F" w:rsidRPr="00903DBA">
        <w:t>ment</w:t>
      </w:r>
      <w:ins w:id="387" w:author="Stefan Bjornander" w:date="2015-04-25T17:46:00Z">
        <w:r w:rsidR="00A5295F" w:rsidRPr="00903DBA">
          <w:t xml:space="preserve"> instruction</w:t>
        </w:r>
      </w:ins>
      <w:ins w:id="388" w:author="Stefan Bjornander" w:date="2015-04-25T18:25:00Z">
        <w:r w:rsidR="00A5295F" w:rsidRPr="00903DBA">
          <w:t>s</w:t>
        </w:r>
      </w:ins>
      <w:ins w:id="389" w:author="Stefan Bjornander" w:date="2015-04-25T17:46:00Z">
        <w:r w:rsidR="00A5295F" w:rsidRPr="00903DBA">
          <w:t xml:space="preserve"> is added</w:t>
        </w:r>
      </w:ins>
      <w:r w:rsidR="00A5295F" w:rsidRPr="00903DBA">
        <w:t xml:space="preserve"> to the </w:t>
      </w:r>
      <w:ins w:id="390" w:author="Stefan Bjornander" w:date="2015-04-25T17:46:00Z">
        <w:r w:rsidR="00A5295F" w:rsidRPr="00903DBA">
          <w:t>mid</w:t>
        </w:r>
      </w:ins>
      <w:ins w:id="391" w:author="Stefan Bjornander" w:date="2015-04-25T18:25:00Z">
        <w:r w:rsidR="00A5295F" w:rsidRPr="00903DBA">
          <w:t>dle</w:t>
        </w:r>
      </w:ins>
      <w:ins w:id="392" w:author="Stefan Bjornander" w:date="2015-04-25T17:46:00Z">
        <w:r w:rsidR="00A5295F" w:rsidRPr="00903DBA">
          <w:t xml:space="preserve"> code.</w:t>
        </w:r>
      </w:ins>
    </w:p>
    <w:p w14:paraId="5187DC74" w14:textId="40410CD4" w:rsidR="002C3770" w:rsidRPr="00903DBA" w:rsidRDefault="00E03072" w:rsidP="00E03072">
      <w:pPr>
        <w:pStyle w:val="CodeHeader"/>
      </w:pPr>
      <w:r w:rsidRPr="00903DBA">
        <w:rPr>
          <w:highlight w:val="white"/>
        </w:rPr>
        <w:t>GenerateAuto</w:t>
      </w:r>
      <w:r w:rsidR="002F35C1" w:rsidRPr="00903DBA">
        <w:rPr>
          <w:highlight w:val="white"/>
        </w:rPr>
        <w:t>Initializer</w:t>
      </w:r>
      <w:r w:rsidRPr="00903DBA">
        <w:t>.cs</w:t>
      </w:r>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393" w:author="Stefan Bjornander" w:date="2015-04-25T17:29:00Z"/>
        </w:rPr>
        <w:pPrChange w:id="394" w:author="Stefan Bjornander" w:date="2015-04-25T17:29:00Z">
          <w:pPr>
            <w:pStyle w:val="Code"/>
          </w:pPr>
        </w:pPrChange>
      </w:pPr>
      <w:bookmarkStart w:id="395" w:name="_Toc57656055"/>
      <w:ins w:id="396" w:author="Stefan Bjornander" w:date="2015-04-25T17:28:00Z">
        <w:r w:rsidRPr="00903DBA">
          <w:t xml:space="preserve">Static </w:t>
        </w:r>
      </w:ins>
      <w:r w:rsidRPr="00903DBA">
        <w:t>Initialization</w:t>
      </w:r>
      <w:bookmarkEnd w:id="395"/>
    </w:p>
    <w:p w14:paraId="052D947E" w14:textId="77777777" w:rsidR="0083315B" w:rsidRPr="00903DBA" w:rsidRDefault="0083315B" w:rsidP="0083315B">
      <w:ins w:id="397" w:author="Stefan Bjornander" w:date="2015-04-25T17:29:00Z">
        <w:r w:rsidRPr="00903DBA">
          <w:t xml:space="preserve">Static </w:t>
        </w:r>
      </w:ins>
      <w:r w:rsidRPr="00903DBA">
        <w:t>initialization</w:t>
      </w:r>
      <w:ins w:id="398" w:author="Stefan Bjornander" w:date="2015-04-25T17:29:00Z">
        <w:r w:rsidRPr="00903DBA">
          <w:t xml:space="preserve"> occurs when a static variable </w:t>
        </w:r>
      </w:ins>
      <w:r w:rsidRPr="00903DBA">
        <w:t>becomes</w:t>
      </w:r>
      <w:ins w:id="399" w:author="Stefan Bjornander" w:date="2015-04-25T17:29:00Z">
        <w:r w:rsidRPr="00903DBA">
          <w:t xml:space="preserve"> </w:t>
        </w:r>
      </w:ins>
      <w:r w:rsidRPr="00903DBA">
        <w:t>initialized</w:t>
      </w:r>
      <w:ins w:id="400" w:author="Stefan Bjornander" w:date="2015-04-25T17:29:00Z">
        <w:r w:rsidRPr="00903DBA">
          <w:t>.</w:t>
        </w:r>
      </w:ins>
      <w:ins w:id="401" w:author="Stefan Bjornander" w:date="2015-04-25T17:32:00Z">
        <w:r w:rsidRPr="00903DBA">
          <w:t xml:space="preserve"> The </w:t>
        </w:r>
      </w:ins>
      <w:r w:rsidRPr="00903DBA">
        <w:t>initialization</w:t>
      </w:r>
      <w:ins w:id="402" w:author="Stefan Bjornander" w:date="2015-04-25T17:32:00Z">
        <w:r w:rsidRPr="00903DBA">
          <w:t xml:space="preserve"> value has to be constant and known at compile time. No code is generated, instead a m</w:t>
        </w:r>
      </w:ins>
      <w:r w:rsidRPr="00903DBA">
        <w:t>e</w:t>
      </w:r>
      <w:ins w:id="403" w:author="Stefan Bjornander" w:date="2015-04-25T17:32:00Z">
        <w:r w:rsidRPr="00903DBA">
          <w:t>mory block holding the value is created.</w:t>
        </w:r>
      </w:ins>
    </w:p>
    <w:p w14:paraId="3EC9B7BF" w14:textId="259B01D0"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w:t>
      </w:r>
      <w:r w:rsidR="00127EBC">
        <w:rPr>
          <w:highlight w:val="white"/>
        </w:rPr>
        <w:t xml:space="preserve"> above</w:t>
      </w:r>
      <w:r w:rsidRPr="00903DBA">
        <w:rPr>
          <w:highlight w:val="white"/>
        </w:rPr>
        <w:t xml:space="preserve">: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 xml:space="preserve">need </w:t>
      </w:r>
      <w:r w:rsidR="00661C14">
        <w:rPr>
          <w:highlight w:val="white"/>
        </w:rPr>
        <w:t>add zeros for</w:t>
      </w:r>
      <w:r w:rsidR="003D6961" w:rsidRPr="00903DBA">
        <w:rPr>
          <w:highlight w:val="white"/>
        </w:rPr>
        <w:t xml:space="preserve"> the remaining part</w:t>
      </w:r>
      <w:r w:rsidR="00887961" w:rsidRPr="00903DBA">
        <w:rPr>
          <w:highlight w:val="white"/>
        </w:rPr>
        <w:t>.</w:t>
      </w:r>
    </w:p>
    <w:p w14:paraId="303DAF97" w14:textId="561A01F3" w:rsidR="00E03072" w:rsidRPr="00903DBA" w:rsidRDefault="00E03072" w:rsidP="00E03072">
      <w:pPr>
        <w:pStyle w:val="CodeHeader"/>
      </w:pPr>
      <w:r w:rsidRPr="00903DBA">
        <w:rPr>
          <w:highlight w:val="white"/>
        </w:rPr>
        <w:t>GenerateStatic</w:t>
      </w:r>
      <w:r w:rsidR="002F35C1" w:rsidRPr="00903DBA">
        <w:rPr>
          <w:highlight w:val="white"/>
        </w:rPr>
        <w:t>Initializer</w:t>
      </w:r>
      <w:r w:rsidRPr="00903DBA">
        <w:t>.cs</w:t>
      </w:r>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38403B7B"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w:t>
      </w:r>
      <w:r w:rsidR="00661C14">
        <w:rPr>
          <w:highlight w:val="white"/>
        </w:rPr>
        <w:t>a</w:t>
      </w:r>
      <w:r w:rsidRPr="00903DBA">
        <w:rPr>
          <w:highlight w:val="white"/>
        </w:rPr>
        <w:t>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04" w:name="_Toc57656056"/>
      <w:r w:rsidRPr="00903DBA">
        <w:rPr>
          <w:rStyle w:val="KeyWord0"/>
          <w:b/>
          <w:bCs/>
          <w:highlight w:val="white"/>
        </w:rPr>
        <w:t>Modify Initializer</w:t>
      </w:r>
      <w:bookmarkEnd w:id="404"/>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r w:rsidRPr="00903DBA">
        <w:rPr>
          <w:highlight w:val="white"/>
        </w:rPr>
        <w:t>Modify</w:t>
      </w:r>
      <w:r w:rsidR="002F35C1" w:rsidRPr="00903DBA">
        <w:rPr>
          <w:highlight w:val="white"/>
        </w:rPr>
        <w:t>Initializer</w:t>
      </w:r>
      <w:r w:rsidRPr="00903DBA">
        <w:t>.cs</w:t>
      </w:r>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05" w:name="_Ref54016586"/>
      <w:bookmarkStart w:id="406" w:name="_Ref54016644"/>
      <w:bookmarkStart w:id="407" w:name="_Toc57656057"/>
      <w:r w:rsidRPr="00903DBA">
        <w:lastRenderedPageBreak/>
        <w:t>Middle Code Optimization</w:t>
      </w:r>
      <w:bookmarkEnd w:id="216"/>
      <w:bookmarkEnd w:id="405"/>
      <w:bookmarkEnd w:id="406"/>
      <w:bookmarkEnd w:id="407"/>
    </w:p>
    <w:p w14:paraId="56CD6ACF" w14:textId="78DCF450" w:rsidR="001B2E15" w:rsidRPr="00903DBA" w:rsidRDefault="00EE1DCA" w:rsidP="00E444D6">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w:t>
      </w:r>
      <w:r w:rsidR="006139A4">
        <w:t xml:space="preserve">while other parts </w:t>
      </w:r>
      <w:r w:rsidR="003801E7" w:rsidRPr="00903DBA">
        <w:t>are</w:t>
      </w:r>
      <w:r w:rsidR="006139A4">
        <w:t xml:space="preserv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r w:rsidR="00E444D6" w:rsidRPr="00903DBA">
        <w:t>Since the</w:t>
      </w:r>
      <w:r w:rsidR="00237ECB" w:rsidRPr="00903DBA">
        <w:t xml:space="preserve"> optimization methods</w:t>
      </w:r>
      <w:r w:rsidR="00D073EF" w:rsidRPr="00903DBA">
        <w:t xml:space="preserve"> may</w:t>
      </w:r>
      <w:r w:rsidR="00E444D6" w:rsidRPr="00903DBA">
        <w:t xml:space="preserve"> reveal new </w:t>
      </w:r>
      <w:r w:rsidR="00A61ED5" w:rsidRPr="00903DBA">
        <w:t>optimization</w:t>
      </w:r>
      <w:r w:rsidR="00E444D6" w:rsidRPr="00903DBA">
        <w:t xml:space="preserve"> </w:t>
      </w:r>
      <w:r w:rsidR="00A61ED5" w:rsidRPr="00903DBA">
        <w:t>opportunities</w:t>
      </w:r>
      <w:r w:rsidR="00C002BA" w:rsidRPr="00903DBA">
        <w:t>,</w:t>
      </w:r>
      <w:r w:rsidR="00E444D6" w:rsidRPr="00903DBA">
        <w:t xml:space="preserve"> we need to repeat </w:t>
      </w:r>
      <w:r w:rsidR="00BA6525" w:rsidRPr="00903DBA">
        <w:t>until we do not detect any more opportunit</w:t>
      </w:r>
      <w:r w:rsidR="00A735C6">
        <w:t>ies</w:t>
      </w:r>
      <w:r w:rsidR="00BA6525" w:rsidRPr="00903DBA">
        <w:t>.</w:t>
      </w:r>
      <w:r w:rsidR="00B42535" w:rsidRPr="00903DBA">
        <w:t xml:space="preserve"> The field </w:t>
      </w:r>
      <w:r w:rsidR="00B42535" w:rsidRPr="00903DBA">
        <w:rPr>
          <w:rStyle w:val="CodeInText"/>
        </w:rPr>
        <w:t>m_update</w:t>
      </w:r>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r w:rsidRPr="00903DBA">
        <w:t>MiddleCodeOptimizor.cs</w:t>
      </w:r>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24AD1E42" w:rsidR="00F303A6" w:rsidRPr="00903DBA" w:rsidRDefault="00CA0E05" w:rsidP="00CA0E05">
      <w:pPr>
        <w:rPr>
          <w:highlight w:val="white"/>
        </w:rPr>
      </w:pPr>
      <w:r w:rsidRPr="00903DBA">
        <w:rPr>
          <w:highlight w:val="white"/>
        </w:rPr>
        <w:t>Th</w:t>
      </w:r>
      <w:r w:rsidR="006139A4">
        <w:rPr>
          <w:highlight w:val="white"/>
        </w:rPr>
        <w:t xml:space="preserve">en follows </w:t>
      </w:r>
      <w:r w:rsidRPr="00903DBA">
        <w:rPr>
          <w:highlight w:val="white"/>
        </w:rPr>
        <w:t xml:space="preserve">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08" w:name="_Toc57656058"/>
      <w:r w:rsidRPr="00903DBA">
        <w:lastRenderedPageBreak/>
        <w:t>Object to Integer Addresses</w:t>
      </w:r>
      <w:bookmarkEnd w:id="408"/>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09" w:name="_Toc57656059"/>
      <w:r>
        <w:t>Jump</w:t>
      </w:r>
      <w:r w:rsidR="001B6658" w:rsidRPr="00903DBA">
        <w:t xml:space="preserve"> Next Instructions</w:t>
      </w:r>
      <w:bookmarkEnd w:id="409"/>
    </w:p>
    <w:p w14:paraId="7A9F02C3" w14:textId="3833EC03" w:rsidR="001B6658" w:rsidRPr="00903DBA" w:rsidRDefault="001B6658" w:rsidP="001B6658">
      <w:r w:rsidRPr="00903DBA">
        <w:t xml:space="preserve">In some cases, there may be </w:t>
      </w:r>
      <w:r w:rsidR="005C6429">
        <w:t>a jump</w:t>
      </w:r>
      <w:r w:rsidRPr="00903DBA">
        <w:t xml:space="preserve"> instruction that just jump</w:t>
      </w:r>
      <w:r w:rsidR="005C6429">
        <w:t>s</w:t>
      </w:r>
      <w:r w:rsidRPr="00903DBA">
        <w:t xml:space="preserve"> to the next instruction.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10" w:name="_Toc57656060"/>
      <w:r w:rsidRPr="00903DBA">
        <w:lastRenderedPageBreak/>
        <w:t>Next-</w:t>
      </w:r>
      <w:r w:rsidR="00795872" w:rsidRPr="00903DBA">
        <w:t xml:space="preserve">Double </w:t>
      </w:r>
      <w:r w:rsidR="00C0170C">
        <w:t>Jump</w:t>
      </w:r>
      <w:r w:rsidR="00036C5E" w:rsidRPr="00903DBA">
        <w:t xml:space="preserve"> </w:t>
      </w:r>
      <w:r w:rsidR="00795872" w:rsidRPr="00903DBA">
        <w:t>Statements</w:t>
      </w:r>
      <w:bookmarkEnd w:id="410"/>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716D2E38" w14:textId="77777777" w:rsidR="005A0A21" w:rsidRDefault="005A0A21" w:rsidP="008616EC">
            <w:pPr>
              <w:pStyle w:val="Code"/>
            </w:pPr>
            <w:r w:rsidRPr="00903DBA">
              <w:t xml:space="preserve">3. </w:t>
            </w:r>
            <w:r w:rsidR="00E2129D" w:rsidRPr="00903DBA">
              <w:t>...</w:t>
            </w:r>
          </w:p>
          <w:p w14:paraId="1616E2C4" w14:textId="6BDFB0A7" w:rsidR="005C6429" w:rsidRPr="00903DBA" w:rsidRDefault="005C6429" w:rsidP="005C6429">
            <w:r>
              <w:t>(a) Before optimization</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2BC59372" w14:textId="77777777" w:rsidR="005A0A21" w:rsidRDefault="005A0A21" w:rsidP="008616EC">
            <w:pPr>
              <w:pStyle w:val="Code"/>
            </w:pPr>
            <w:r w:rsidRPr="00903DBA">
              <w:t>3. ...</w:t>
            </w:r>
          </w:p>
          <w:p w14:paraId="6388A575" w14:textId="06250764" w:rsidR="005C6429" w:rsidRPr="00903DBA" w:rsidRDefault="005C6429" w:rsidP="005C6429">
            <w:r>
              <w:t>(b) After optimization</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lastRenderedPageBreak/>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11" w:name="_Toc57656061"/>
      <w:r>
        <w:t>Jump</w:t>
      </w:r>
      <w:r w:rsidR="00036C5E" w:rsidRPr="00903DBA">
        <w:t xml:space="preserve"> Chains</w:t>
      </w:r>
      <w:bookmarkEnd w:id="411"/>
    </w:p>
    <w:p w14:paraId="0879AD9F" w14:textId="3AF8E80D" w:rsidR="00134AB7" w:rsidRPr="00903DBA" w:rsidRDefault="00134AB7" w:rsidP="00134AB7">
      <w:r w:rsidRPr="00903DBA">
        <w:t xml:space="preserve">A </w:t>
      </w:r>
      <w:r w:rsidR="0017765F">
        <w:t>jump</w:t>
      </w:r>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w:t>
      </w:r>
      <w:r w:rsidR="00D245B4">
        <w:t xml:space="preserve"> jump</w:t>
      </w:r>
      <w:r w:rsidR="0052613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27348D1F" w:rsidR="004B06A6" w:rsidRPr="00903DBA" w:rsidRDefault="004B06A6" w:rsidP="004B06A6">
            <w:r w:rsidRPr="00903DBA">
              <w:t>(a) Before</w:t>
            </w:r>
            <w:r w:rsidR="0017765F">
              <w:t xml:space="preserve"> optimization</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6F457096" w:rsidR="004B06A6" w:rsidRPr="00903DBA" w:rsidRDefault="004B06A6" w:rsidP="004B06A6">
            <w:r w:rsidRPr="00903DBA">
              <w:t>(b) After</w:t>
            </w:r>
            <w:r w:rsidR="0017765F">
              <w:t xml:space="preserve"> optimization</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trace the goto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lastRenderedPageBreak/>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12" w:name="_Toc57656062"/>
      <w:r w:rsidRPr="00903DBA">
        <w:t>Remove</w:t>
      </w:r>
      <w:r w:rsidR="00036C5E" w:rsidRPr="00903DBA">
        <w:t xml:space="preserve"> Unreachable Code</w:t>
      </w:r>
      <w:bookmarkEnd w:id="412"/>
    </w:p>
    <w:p w14:paraId="5FEB95F3" w14:textId="2EBA5328" w:rsidR="0085318F"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C210C" w:rsidRPr="00903DBA" w14:paraId="2DCB9ED9" w14:textId="78151DB4" w:rsidTr="001C210C">
        <w:tc>
          <w:tcPr>
            <w:tcW w:w="3116" w:type="dxa"/>
          </w:tcPr>
          <w:p w14:paraId="6617B967" w14:textId="7251D3C0" w:rsidR="001C210C" w:rsidRDefault="001C210C" w:rsidP="001C210C">
            <w:pPr>
              <w:pStyle w:val="Code"/>
            </w:pPr>
            <w:r>
              <w:t>if (1)</w:t>
            </w:r>
          </w:p>
          <w:p w14:paraId="48356B4E" w14:textId="7E1C5A7B" w:rsidR="001C210C" w:rsidRDefault="001C210C" w:rsidP="001C210C">
            <w:pPr>
              <w:pStyle w:val="Code"/>
            </w:pPr>
            <w:r>
              <w:t xml:space="preserve">  a = 1;</w:t>
            </w:r>
          </w:p>
          <w:p w14:paraId="20C82DED" w14:textId="68356C3F" w:rsidR="001C210C" w:rsidRDefault="001C210C" w:rsidP="001C210C">
            <w:pPr>
              <w:pStyle w:val="Code"/>
            </w:pPr>
            <w:r>
              <w:t>else</w:t>
            </w:r>
          </w:p>
          <w:p w14:paraId="64868C32" w14:textId="0D3A2184" w:rsidR="001C210C" w:rsidRDefault="001C210C" w:rsidP="001C210C">
            <w:pPr>
              <w:pStyle w:val="Code"/>
            </w:pPr>
            <w:r>
              <w:t xml:space="preserve">  b = 2;</w:t>
            </w:r>
          </w:p>
          <w:p w14:paraId="0A247AE8" w14:textId="77777777" w:rsidR="00057C2C" w:rsidRPr="00903DBA" w:rsidRDefault="00057C2C" w:rsidP="001C210C">
            <w:pPr>
              <w:pStyle w:val="Code"/>
            </w:pPr>
          </w:p>
          <w:p w14:paraId="3FE35C0C" w14:textId="0343BF50" w:rsidR="001C210C" w:rsidRPr="00903DBA" w:rsidRDefault="001C210C" w:rsidP="001C210C">
            <w:r w:rsidRPr="00903DBA">
              <w:t xml:space="preserve">(a) </w:t>
            </w:r>
            <w:r>
              <w:t>C code</w:t>
            </w:r>
          </w:p>
        </w:tc>
        <w:tc>
          <w:tcPr>
            <w:tcW w:w="3117" w:type="dxa"/>
          </w:tcPr>
          <w:p w14:paraId="104F0637" w14:textId="540E49EC" w:rsidR="001C210C" w:rsidRPr="00903DBA" w:rsidRDefault="001C210C" w:rsidP="001C210C">
            <w:pPr>
              <w:pStyle w:val="Code"/>
            </w:pPr>
            <w:r w:rsidRPr="00903DBA">
              <w:t xml:space="preserve">1. </w:t>
            </w:r>
            <w:r w:rsidR="00057C2C">
              <w:t>goto 1</w:t>
            </w:r>
          </w:p>
          <w:p w14:paraId="42AE14E4" w14:textId="3DFC3F13" w:rsidR="001C210C" w:rsidRPr="00903DBA" w:rsidRDefault="001C210C" w:rsidP="001C210C">
            <w:pPr>
              <w:pStyle w:val="Code"/>
            </w:pPr>
            <w:r w:rsidRPr="00903DBA">
              <w:t xml:space="preserve">2. </w:t>
            </w:r>
            <w:r w:rsidR="00057C2C">
              <w:t>a = 1</w:t>
            </w:r>
          </w:p>
          <w:p w14:paraId="2B644F6A" w14:textId="29FEF587" w:rsidR="001C210C" w:rsidRPr="00903DBA" w:rsidRDefault="001C210C" w:rsidP="001C210C">
            <w:pPr>
              <w:pStyle w:val="Code"/>
            </w:pPr>
            <w:r w:rsidRPr="00903DBA">
              <w:t xml:space="preserve">3. goto </w:t>
            </w:r>
            <w:r w:rsidR="00057C2C">
              <w:t>5</w:t>
            </w:r>
          </w:p>
          <w:p w14:paraId="42474E27" w14:textId="60958E51" w:rsidR="001C210C" w:rsidRPr="00903DBA" w:rsidRDefault="001C210C" w:rsidP="001C210C">
            <w:pPr>
              <w:pStyle w:val="Code"/>
            </w:pPr>
            <w:r w:rsidRPr="00903DBA">
              <w:t xml:space="preserve">4. </w:t>
            </w:r>
            <w:r w:rsidR="00057C2C">
              <w:t>b = 2</w:t>
            </w:r>
          </w:p>
          <w:p w14:paraId="448E144C" w14:textId="4418BACC" w:rsidR="001C210C" w:rsidRPr="00903DBA" w:rsidRDefault="001C210C" w:rsidP="001C210C">
            <w:pPr>
              <w:pStyle w:val="Code"/>
            </w:pPr>
            <w:r w:rsidRPr="00903DBA">
              <w:t xml:space="preserve">5. </w:t>
            </w:r>
            <w:r w:rsidR="00057C2C">
              <w:t>...</w:t>
            </w:r>
          </w:p>
          <w:p w14:paraId="71BE54E4" w14:textId="7435DDA0" w:rsidR="001C210C" w:rsidRPr="00903DBA" w:rsidRDefault="001C210C" w:rsidP="001C210C">
            <w:r w:rsidRPr="00903DBA">
              <w:t xml:space="preserve">(b) </w:t>
            </w:r>
            <w:r w:rsidR="00057C2C">
              <w:t>Before</w:t>
            </w:r>
            <w:r>
              <w:t xml:space="preserve"> optimization</w:t>
            </w:r>
          </w:p>
        </w:tc>
        <w:tc>
          <w:tcPr>
            <w:tcW w:w="3117" w:type="dxa"/>
          </w:tcPr>
          <w:p w14:paraId="75699B17" w14:textId="27654F98" w:rsidR="00057C2C" w:rsidRPr="00903DBA" w:rsidRDefault="00057C2C" w:rsidP="00057C2C">
            <w:pPr>
              <w:pStyle w:val="Code"/>
            </w:pPr>
            <w:r w:rsidRPr="00903DBA">
              <w:t xml:space="preserve">1. </w:t>
            </w:r>
            <w:r w:rsidRPr="00057C2C">
              <w:rPr>
                <w:i/>
                <w:iCs/>
              </w:rPr>
              <w:t>removed</w:t>
            </w:r>
          </w:p>
          <w:p w14:paraId="6F6FC84C" w14:textId="77777777" w:rsidR="00057C2C" w:rsidRPr="00903DBA" w:rsidRDefault="00057C2C" w:rsidP="00057C2C">
            <w:pPr>
              <w:pStyle w:val="Code"/>
            </w:pPr>
            <w:r w:rsidRPr="00903DBA">
              <w:t xml:space="preserve">2. </w:t>
            </w:r>
            <w:r>
              <w:t>a = 1</w:t>
            </w:r>
          </w:p>
          <w:p w14:paraId="2E64110F" w14:textId="1C3A182B" w:rsidR="00057C2C" w:rsidRPr="00903DBA" w:rsidRDefault="00057C2C" w:rsidP="00057C2C">
            <w:pPr>
              <w:pStyle w:val="Code"/>
            </w:pPr>
            <w:r w:rsidRPr="00903DBA">
              <w:t xml:space="preserve">3. </w:t>
            </w:r>
            <w:r w:rsidR="00AA6AC6">
              <w:rPr>
                <w:i/>
                <w:iCs/>
              </w:rPr>
              <w:t>removed</w:t>
            </w:r>
          </w:p>
          <w:p w14:paraId="4FEF3341" w14:textId="734945F4" w:rsidR="00057C2C" w:rsidRPr="00903DBA" w:rsidRDefault="00057C2C" w:rsidP="00057C2C">
            <w:pPr>
              <w:pStyle w:val="Code"/>
            </w:pPr>
            <w:r w:rsidRPr="00903DBA">
              <w:t xml:space="preserve">4. </w:t>
            </w:r>
            <w:r w:rsidR="00AA6AC6" w:rsidRPr="00AA6AC6">
              <w:rPr>
                <w:i/>
                <w:iCs/>
              </w:rPr>
              <w:t>removed</w:t>
            </w:r>
          </w:p>
          <w:p w14:paraId="268E3768" w14:textId="77777777" w:rsidR="00057C2C" w:rsidRPr="00903DBA" w:rsidRDefault="00057C2C" w:rsidP="00057C2C">
            <w:pPr>
              <w:pStyle w:val="Code"/>
            </w:pPr>
            <w:r w:rsidRPr="00903DBA">
              <w:t xml:space="preserve">5. </w:t>
            </w:r>
            <w:r>
              <w:t>...</w:t>
            </w:r>
          </w:p>
          <w:p w14:paraId="5D21746E" w14:textId="38F04EBF" w:rsidR="001C210C" w:rsidRPr="00903DBA" w:rsidRDefault="00057C2C" w:rsidP="00057C2C">
            <w:r w:rsidRPr="00903DBA">
              <w:t>(b) After</w:t>
            </w:r>
            <w:r>
              <w:t xml:space="preserve"> optimization</w:t>
            </w:r>
          </w:p>
        </w:tc>
      </w:tr>
    </w:tbl>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lastRenderedPageBreak/>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13" w:name="_Toc57656063"/>
      <w:r w:rsidRPr="00903DBA">
        <w:t>Remove Push-Pop Chains</w:t>
      </w:r>
      <w:bookmarkEnd w:id="413"/>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14" w:name="_Toc57656064"/>
      <w:r w:rsidRPr="00903DBA">
        <w:t>Merge</w:t>
      </w:r>
      <w:r w:rsidR="00E33CCC" w:rsidRPr="00903DBA">
        <w:t xml:space="preserve"> Pop-Push Chains</w:t>
      </w:r>
      <w:bookmarkEnd w:id="414"/>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lastRenderedPageBreak/>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15" w:name="_Toc57656065"/>
      <w:r w:rsidRPr="00903DBA">
        <w:t>Change Top-Pop to Pop</w:t>
      </w:r>
      <w:bookmarkEnd w:id="415"/>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4936CF2C" w:rsidR="0007123C" w:rsidRDefault="0007123C" w:rsidP="000137CF">
      <w:pPr>
        <w:pStyle w:val="Rubrik3"/>
        <w:rPr>
          <w:highlight w:val="white"/>
        </w:rPr>
      </w:pPr>
      <w:bookmarkStart w:id="416" w:name="_Toc57656066"/>
      <w:r w:rsidRPr="00903DBA">
        <w:rPr>
          <w:highlight w:val="white"/>
        </w:rPr>
        <w:t>Merge Binary</w:t>
      </w:r>
      <w:bookmarkEnd w:id="416"/>
    </w:p>
    <w:p w14:paraId="56B696BC" w14:textId="20AE9069" w:rsidR="00191C05" w:rsidRDefault="00354AFA" w:rsidP="00191C05">
      <w:pPr>
        <w:rPr>
          <w:highlight w:val="white"/>
        </w:rPr>
      </w:pPr>
      <w:r>
        <w:rPr>
          <w:highlight w:val="white"/>
        </w:rPr>
        <w:t xml:space="preserve">When a variable I assigned a binary expression, the resulting middle code is two instructions where the first instruction assign a temporary </w:t>
      </w:r>
      <w:r w:rsidR="00776A03">
        <w:rPr>
          <w:highlight w:val="white"/>
        </w:rPr>
        <w:t xml:space="preserve">variable </w:t>
      </w:r>
      <w:r>
        <w:rPr>
          <w:highlight w:val="white"/>
        </w:rPr>
        <w:t>to the expression,</w:t>
      </w:r>
      <w:r w:rsidR="00776A03">
        <w:rPr>
          <w:highlight w:val="white"/>
        </w:rPr>
        <w:t xml:space="preserve"> and then assign the temporary variable to the resulting variable.</w:t>
      </w:r>
      <w:r w:rsidR="00A713D1">
        <w:rPr>
          <w:highlight w:val="white"/>
        </w:rPr>
        <w:t xml:space="preserve"> We restore the expression to its original form</w:t>
      </w:r>
      <w:r w:rsidR="008F08B8">
        <w:rPr>
          <w:highlight w:val="white"/>
        </w:rPr>
        <w:t xml:space="preserve">, which allows for generation of more effective assembly code in Chapter </w:t>
      </w:r>
      <w:r w:rsidR="008F08B8">
        <w:rPr>
          <w:highlight w:val="white"/>
        </w:rPr>
        <w:fldChar w:fldCharType="begin"/>
      </w:r>
      <w:r w:rsidR="008F08B8">
        <w:rPr>
          <w:highlight w:val="white"/>
        </w:rPr>
        <w:instrText xml:space="preserve"> REF _Ref54016612 \r \h </w:instrText>
      </w:r>
      <w:r w:rsidR="008F08B8">
        <w:rPr>
          <w:highlight w:val="white"/>
        </w:rPr>
      </w:r>
      <w:r w:rsidR="008F08B8">
        <w:rPr>
          <w:highlight w:val="white"/>
        </w:rPr>
        <w:fldChar w:fldCharType="separate"/>
      </w:r>
      <w:r w:rsidR="005F3AD5">
        <w:rPr>
          <w:highlight w:val="white"/>
        </w:rPr>
        <w:t>12</w:t>
      </w:r>
      <w:r w:rsidR="008F08B8">
        <w:rPr>
          <w:highlight w:val="white"/>
        </w:rPr>
        <w:fldChar w:fldCharType="end"/>
      </w:r>
      <w:r w:rsidR="008F08B8">
        <w:rPr>
          <w:highlight w:val="white"/>
        </w:rPr>
        <w:t>.</w:t>
      </w:r>
    </w:p>
    <w:tbl>
      <w:tblPr>
        <w:tblStyle w:val="Tabellrutnt"/>
        <w:tblW w:w="0" w:type="auto"/>
        <w:tblInd w:w="-5" w:type="dxa"/>
        <w:tblLook w:val="04A0" w:firstRow="1" w:lastRow="0" w:firstColumn="1" w:lastColumn="0" w:noHBand="0" w:noVBand="1"/>
      </w:tblPr>
      <w:tblGrid>
        <w:gridCol w:w="3116"/>
        <w:gridCol w:w="3117"/>
        <w:gridCol w:w="3117"/>
      </w:tblGrid>
      <w:tr w:rsidR="00354AFA" w:rsidRPr="00903DBA" w14:paraId="28AC0C5C" w14:textId="77777777" w:rsidTr="00776A03">
        <w:tc>
          <w:tcPr>
            <w:tcW w:w="3116" w:type="dxa"/>
            <w:tcBorders>
              <w:top w:val="nil"/>
              <w:left w:val="nil"/>
              <w:bottom w:val="nil"/>
              <w:right w:val="nil"/>
            </w:tcBorders>
          </w:tcPr>
          <w:p w14:paraId="110E6D18" w14:textId="3BAB5247" w:rsidR="00354AFA" w:rsidRDefault="00354AFA" w:rsidP="00967855">
            <w:pPr>
              <w:pStyle w:val="Code"/>
            </w:pPr>
            <w:r>
              <w:t>a = b + c;</w:t>
            </w:r>
          </w:p>
          <w:p w14:paraId="66CD9DFC" w14:textId="77777777" w:rsidR="00354AFA" w:rsidRPr="00903DBA" w:rsidRDefault="00354AFA" w:rsidP="00967855">
            <w:pPr>
              <w:pStyle w:val="Code"/>
            </w:pPr>
          </w:p>
          <w:p w14:paraId="1E990A49" w14:textId="77777777" w:rsidR="00354AFA" w:rsidRPr="00903DBA" w:rsidRDefault="00354AFA" w:rsidP="00967855">
            <w:r w:rsidRPr="00903DBA">
              <w:t xml:space="preserve">(a) </w:t>
            </w:r>
            <w:r>
              <w:t>C code</w:t>
            </w:r>
          </w:p>
        </w:tc>
        <w:tc>
          <w:tcPr>
            <w:tcW w:w="3117" w:type="dxa"/>
            <w:tcBorders>
              <w:top w:val="nil"/>
              <w:left w:val="nil"/>
              <w:bottom w:val="nil"/>
              <w:right w:val="nil"/>
            </w:tcBorders>
          </w:tcPr>
          <w:p w14:paraId="702C4D56" w14:textId="24C9A62A" w:rsidR="00354AFA" w:rsidRPr="00903DBA" w:rsidRDefault="00354AFA" w:rsidP="00967855">
            <w:pPr>
              <w:pStyle w:val="Code"/>
            </w:pPr>
            <w:r w:rsidRPr="00903DBA">
              <w:t xml:space="preserve">1. </w:t>
            </w:r>
            <w:r>
              <w:t>t0 = b + c</w:t>
            </w:r>
          </w:p>
          <w:p w14:paraId="6E9FCCA2" w14:textId="3ACB1FC0" w:rsidR="00354AFA" w:rsidRPr="00903DBA" w:rsidRDefault="00354AFA" w:rsidP="00967855">
            <w:pPr>
              <w:pStyle w:val="Code"/>
            </w:pPr>
            <w:r w:rsidRPr="00903DBA">
              <w:t xml:space="preserve">2. </w:t>
            </w:r>
            <w:r>
              <w:t>a = t0</w:t>
            </w:r>
          </w:p>
          <w:p w14:paraId="317E0CCD" w14:textId="77777777" w:rsidR="00354AFA" w:rsidRPr="00903DBA" w:rsidRDefault="00354AFA" w:rsidP="00967855">
            <w:r w:rsidRPr="00903DBA">
              <w:t xml:space="preserve">(b) </w:t>
            </w:r>
            <w:r>
              <w:t>Before optimization</w:t>
            </w:r>
          </w:p>
        </w:tc>
        <w:tc>
          <w:tcPr>
            <w:tcW w:w="3117" w:type="dxa"/>
            <w:tcBorders>
              <w:top w:val="nil"/>
              <w:left w:val="nil"/>
              <w:bottom w:val="nil"/>
              <w:right w:val="nil"/>
            </w:tcBorders>
          </w:tcPr>
          <w:p w14:paraId="0751BB06" w14:textId="658077DF" w:rsidR="00354AFA" w:rsidRDefault="00354AFA" w:rsidP="00967855">
            <w:pPr>
              <w:pStyle w:val="Code"/>
            </w:pPr>
            <w:r w:rsidRPr="00903DBA">
              <w:t>1.</w:t>
            </w:r>
            <w:r>
              <w:t xml:space="preserve"> a = b + c</w:t>
            </w:r>
          </w:p>
          <w:p w14:paraId="0C8383AD" w14:textId="2FB3CDD4" w:rsidR="00354AFA" w:rsidRDefault="00A713D1" w:rsidP="00967855">
            <w:pPr>
              <w:pStyle w:val="Code"/>
            </w:pPr>
            <w:r>
              <w:t xml:space="preserve">2. </w:t>
            </w:r>
            <w:r w:rsidRPr="00A713D1">
              <w:rPr>
                <w:i/>
                <w:iCs/>
              </w:rPr>
              <w:t>removed</w:t>
            </w:r>
          </w:p>
          <w:p w14:paraId="252F7519" w14:textId="77777777" w:rsidR="00354AFA" w:rsidRPr="00903DBA" w:rsidRDefault="00354AFA" w:rsidP="00967855">
            <w:r w:rsidRPr="00903DBA">
              <w:t>(b) After</w:t>
            </w:r>
            <w:r>
              <w:t xml:space="preserve"> optimization</w:t>
            </w:r>
          </w:p>
        </w:tc>
      </w:tr>
    </w:tbl>
    <w:p w14:paraId="093BFA3E" w14:textId="3EE5251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lastRenderedPageBreak/>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17" w:name="_Toc57656067"/>
      <w:r w:rsidRPr="00903DBA">
        <w:rPr>
          <w:highlight w:val="white"/>
        </w:rPr>
        <w:t>Sema</w:t>
      </w:r>
      <w:r w:rsidR="0007123C" w:rsidRPr="00903DBA">
        <w:rPr>
          <w:highlight w:val="white"/>
        </w:rPr>
        <w:t>n</w:t>
      </w:r>
      <w:r w:rsidRPr="00903DBA">
        <w:rPr>
          <w:highlight w:val="white"/>
        </w:rPr>
        <w:t>tic Optimization</w:t>
      </w:r>
      <w:bookmarkEnd w:id="417"/>
    </w:p>
    <w:p w14:paraId="08F62FF6" w14:textId="515EBC76"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w:t>
      </w:r>
      <w:r w:rsidR="00191C05">
        <w:rPr>
          <w:highlight w:val="white"/>
        </w:rPr>
        <w:t xml:space="preserve">simplifies expression such add addition of zero or multiplication of one, it </w:t>
      </w:r>
      <w:r w:rsidRPr="00903DBA">
        <w:rPr>
          <w:highlight w:val="white"/>
        </w:rPr>
        <w:t xml:space="preserve">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Binary Addtition</w:t>
            </w:r>
          </w:p>
        </w:tc>
        <w:tc>
          <w:tcPr>
            <w:tcW w:w="3117" w:type="dxa"/>
          </w:tcPr>
          <w:p w14:paraId="436B5C43" w14:textId="77777777" w:rsidR="00626651" w:rsidRPr="00903DBA" w:rsidRDefault="009540AE" w:rsidP="00C858E7">
            <w:pPr>
              <w:rPr>
                <w:highlight w:val="white"/>
              </w:rPr>
            </w:pPr>
            <w:r w:rsidRPr="00903DBA">
              <w:rPr>
                <w:highlight w:val="white"/>
              </w:rPr>
              <w:t>0 + i</w:t>
            </w:r>
          </w:p>
          <w:p w14:paraId="60AD2F4E" w14:textId="6F9D55B6" w:rsidR="00A45E3D" w:rsidRPr="00903DBA" w:rsidRDefault="00A45E3D" w:rsidP="00C858E7">
            <w:pPr>
              <w:rPr>
                <w:highlight w:val="white"/>
              </w:rPr>
            </w:pPr>
            <w:r w:rsidRPr="00903DBA">
              <w:rPr>
                <w:highlight w:val="white"/>
              </w:rPr>
              <w:t>i + 0</w:t>
            </w:r>
          </w:p>
        </w:tc>
        <w:tc>
          <w:tcPr>
            <w:tcW w:w="3117" w:type="dxa"/>
          </w:tcPr>
          <w:p w14:paraId="6F506207" w14:textId="77777777" w:rsidR="00626651" w:rsidRPr="00903DBA" w:rsidRDefault="009540AE" w:rsidP="00C858E7">
            <w:pPr>
              <w:rPr>
                <w:highlight w:val="white"/>
              </w:rPr>
            </w:pPr>
            <w:r w:rsidRPr="00903DBA">
              <w:rPr>
                <w:highlight w:val="white"/>
              </w:rPr>
              <w:t>i</w:t>
            </w:r>
          </w:p>
          <w:p w14:paraId="6EFCC08A" w14:textId="79CDA65E" w:rsidR="00A45E3D" w:rsidRPr="00903DBA" w:rsidRDefault="00A45E3D" w:rsidP="00C858E7">
            <w:pPr>
              <w:rPr>
                <w:highlight w:val="white"/>
              </w:rPr>
            </w:pPr>
            <w:r w:rsidRPr="00903DBA">
              <w:rPr>
                <w:highlight w:val="white"/>
              </w:rPr>
              <w:t>i</w:t>
            </w:r>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0 - i</w:t>
            </w:r>
          </w:p>
          <w:p w14:paraId="18B81501" w14:textId="41C6A0EB" w:rsidR="00A45E3D" w:rsidRPr="00903DBA" w:rsidRDefault="00A45E3D" w:rsidP="009540AE">
            <w:pPr>
              <w:rPr>
                <w:highlight w:val="white"/>
              </w:rPr>
            </w:pPr>
            <w:r w:rsidRPr="00903DBA">
              <w:rPr>
                <w:highlight w:val="white"/>
              </w:rPr>
              <w:t>i - 0</w:t>
            </w:r>
          </w:p>
        </w:tc>
        <w:tc>
          <w:tcPr>
            <w:tcW w:w="3117" w:type="dxa"/>
          </w:tcPr>
          <w:p w14:paraId="01F34DAD" w14:textId="77777777" w:rsidR="009540AE" w:rsidRPr="00903DBA" w:rsidRDefault="001A32BA" w:rsidP="009540AE">
            <w:pPr>
              <w:rPr>
                <w:highlight w:val="white"/>
              </w:rPr>
            </w:pPr>
            <w:r w:rsidRPr="00903DBA">
              <w:rPr>
                <w:highlight w:val="white"/>
              </w:rPr>
              <w:t>-i</w:t>
            </w:r>
          </w:p>
          <w:p w14:paraId="690A8554" w14:textId="6DF7A3A9" w:rsidR="00A45E3D" w:rsidRPr="00903DBA" w:rsidRDefault="00A45E3D" w:rsidP="009540AE">
            <w:pPr>
              <w:rPr>
                <w:highlight w:val="white"/>
              </w:rPr>
            </w:pPr>
            <w:r w:rsidRPr="00903DBA">
              <w:rPr>
                <w:highlight w:val="white"/>
              </w:rPr>
              <w:t>i</w:t>
            </w:r>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0 * i</w:t>
            </w:r>
          </w:p>
          <w:p w14:paraId="24A6E723" w14:textId="77777777" w:rsidR="004975C3" w:rsidRPr="00903DBA" w:rsidRDefault="004975C3" w:rsidP="004975C3">
            <w:pPr>
              <w:rPr>
                <w:highlight w:val="white"/>
              </w:rPr>
            </w:pPr>
            <w:r w:rsidRPr="00903DBA">
              <w:rPr>
                <w:highlight w:val="white"/>
              </w:rPr>
              <w:t>1 * i</w:t>
            </w:r>
          </w:p>
          <w:p w14:paraId="31FDE882" w14:textId="77777777" w:rsidR="004975C3" w:rsidRPr="00903DBA" w:rsidRDefault="004975C3" w:rsidP="004975C3">
            <w:pPr>
              <w:rPr>
                <w:highlight w:val="white"/>
              </w:rPr>
            </w:pPr>
            <w:r w:rsidRPr="00903DBA">
              <w:rPr>
                <w:highlight w:val="white"/>
              </w:rPr>
              <w:t>i * 0</w:t>
            </w:r>
          </w:p>
          <w:p w14:paraId="344A7630" w14:textId="74CD7EF1" w:rsidR="004975C3" w:rsidRPr="00903DBA" w:rsidRDefault="004975C3" w:rsidP="004975C3">
            <w:pPr>
              <w:rPr>
                <w:highlight w:val="white"/>
              </w:rPr>
            </w:pPr>
            <w:r w:rsidRPr="00903DBA">
              <w:rPr>
                <w:highlight w:val="white"/>
              </w:rPr>
              <w:t>i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r w:rsidRPr="00903DBA">
              <w:rPr>
                <w:highlight w:val="white"/>
              </w:rPr>
              <w:t>i</w:t>
            </w:r>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r w:rsidRPr="00903DBA">
              <w:rPr>
                <w:highlight w:val="white"/>
              </w:rPr>
              <w:t>i</w:t>
            </w:r>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r w:rsidRPr="00903DBA">
              <w:rPr>
                <w:highlight w:val="white"/>
              </w:rPr>
              <w:t>i / 1</w:t>
            </w:r>
          </w:p>
          <w:p w14:paraId="1AC72B5B" w14:textId="3F19E3EB" w:rsidR="004975C3" w:rsidRPr="00903DBA" w:rsidRDefault="004975C3" w:rsidP="004975C3">
            <w:pPr>
              <w:rPr>
                <w:highlight w:val="white"/>
              </w:rPr>
            </w:pPr>
            <w:r w:rsidRPr="00903DBA">
              <w:rPr>
                <w:highlight w:val="white"/>
              </w:rPr>
              <w:t>i % 1</w:t>
            </w:r>
          </w:p>
        </w:tc>
        <w:tc>
          <w:tcPr>
            <w:tcW w:w="3117" w:type="dxa"/>
          </w:tcPr>
          <w:p w14:paraId="5F4979D3" w14:textId="77777777" w:rsidR="004975C3" w:rsidRPr="00903DBA" w:rsidRDefault="004975C3" w:rsidP="004975C3">
            <w:pPr>
              <w:rPr>
                <w:highlight w:val="white"/>
              </w:rPr>
            </w:pPr>
            <w:r w:rsidRPr="00903DBA">
              <w:rPr>
                <w:highlight w:val="white"/>
              </w:rPr>
              <w:t>i</w:t>
            </w:r>
          </w:p>
          <w:p w14:paraId="65D6F934" w14:textId="20D36A1F" w:rsidR="004975C3" w:rsidRPr="00903DBA" w:rsidRDefault="004975C3" w:rsidP="004975C3">
            <w:pPr>
              <w:rPr>
                <w:highlight w:val="white"/>
              </w:rPr>
            </w:pPr>
            <w:r w:rsidRPr="00903DBA">
              <w:rPr>
                <w:highlight w:val="white"/>
              </w:rPr>
              <w:t>i</w:t>
            </w:r>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0 + i</w:t>
      </w:r>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lastRenderedPageBreak/>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r w:rsidR="009C25B9" w:rsidRPr="00903DBA">
        <w:rPr>
          <w:highlight w:val="white"/>
        </w:rPr>
        <w:t>i + 0 or i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lastRenderedPageBreak/>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208DD0C7" w:rsidR="008B7EFC"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9F6E41" w:rsidRPr="00903DBA" w14:paraId="390F5CAC" w14:textId="77777777" w:rsidTr="00522F41">
        <w:tc>
          <w:tcPr>
            <w:tcW w:w="3116" w:type="dxa"/>
          </w:tcPr>
          <w:p w14:paraId="12AF2D9D" w14:textId="77777777" w:rsidR="009F6E41" w:rsidRPr="00903DBA" w:rsidRDefault="009F6E41" w:rsidP="009F6E41">
            <w:pPr>
              <w:pStyle w:val="Code"/>
              <w:rPr>
                <w:highlight w:val="white"/>
              </w:rPr>
            </w:pPr>
            <w:r w:rsidRPr="00903DBA">
              <w:rPr>
                <w:highlight w:val="white"/>
              </w:rPr>
              <w:t>t1 = i + 0</w:t>
            </w:r>
          </w:p>
          <w:p w14:paraId="65759263" w14:textId="77777777" w:rsidR="009F6E41" w:rsidRPr="00903DBA" w:rsidRDefault="009F6E41" w:rsidP="009F6E41">
            <w:pPr>
              <w:pStyle w:val="Code"/>
              <w:rPr>
                <w:highlight w:val="white"/>
              </w:rPr>
            </w:pPr>
            <w:r w:rsidRPr="00903DBA">
              <w:rPr>
                <w:highlight w:val="white"/>
              </w:rPr>
              <w:t>j = t1</w:t>
            </w:r>
          </w:p>
          <w:p w14:paraId="6A7DBC33" w14:textId="77777777" w:rsidR="009F6E41" w:rsidRPr="00903DBA" w:rsidRDefault="009F6E41" w:rsidP="009F6E41">
            <w:pPr>
              <w:pStyle w:val="Code"/>
              <w:rPr>
                <w:highlight w:val="white"/>
              </w:rPr>
            </w:pPr>
            <w:r w:rsidRPr="00903DBA">
              <w:rPr>
                <w:highlight w:val="white"/>
              </w:rPr>
              <w:t>k = t1</w:t>
            </w:r>
          </w:p>
          <w:p w14:paraId="3E87729B" w14:textId="7F3D7B6F" w:rsidR="009F6E41" w:rsidRPr="009F6E41" w:rsidRDefault="009F6E41" w:rsidP="009F6E41">
            <w:pPr>
              <w:rPr>
                <w:highlight w:val="white"/>
              </w:rPr>
            </w:pPr>
            <w:r>
              <w:rPr>
                <w:highlight w:val="white"/>
              </w:rPr>
              <w:t xml:space="preserve">(a) </w:t>
            </w:r>
            <w:r w:rsidRPr="009F6E41">
              <w:rPr>
                <w:highlight w:val="white"/>
              </w:rPr>
              <w:t>Before optimization</w:t>
            </w:r>
          </w:p>
        </w:tc>
        <w:tc>
          <w:tcPr>
            <w:tcW w:w="3117" w:type="dxa"/>
          </w:tcPr>
          <w:p w14:paraId="4D4B8319" w14:textId="77777777" w:rsidR="00522F41" w:rsidRPr="00903DBA" w:rsidRDefault="00522F41" w:rsidP="00522F41">
            <w:pPr>
              <w:pStyle w:val="Code"/>
              <w:rPr>
                <w:highlight w:val="white"/>
              </w:rPr>
            </w:pPr>
            <w:r w:rsidRPr="00903DBA">
              <w:rPr>
                <w:highlight w:val="white"/>
              </w:rPr>
              <w:t>j = i</w:t>
            </w:r>
          </w:p>
          <w:p w14:paraId="64F12415" w14:textId="120216D8" w:rsidR="00522F41" w:rsidRDefault="00522F41" w:rsidP="00522F41">
            <w:pPr>
              <w:pStyle w:val="Code"/>
              <w:rPr>
                <w:highlight w:val="white"/>
              </w:rPr>
            </w:pPr>
            <w:r w:rsidRPr="00903DBA">
              <w:rPr>
                <w:highlight w:val="white"/>
              </w:rPr>
              <w:t>k = i</w:t>
            </w:r>
          </w:p>
          <w:p w14:paraId="75330E71" w14:textId="77777777" w:rsidR="00522F41" w:rsidRPr="00903DBA" w:rsidRDefault="00522F41" w:rsidP="00522F41">
            <w:pPr>
              <w:pStyle w:val="Code"/>
              <w:rPr>
                <w:highlight w:val="white"/>
              </w:rPr>
            </w:pPr>
          </w:p>
          <w:p w14:paraId="761B9B52" w14:textId="2785396F" w:rsidR="009F6E41" w:rsidRPr="00903DBA" w:rsidRDefault="009F6E41" w:rsidP="009F6E41">
            <w:pPr>
              <w:rPr>
                <w:highlight w:val="white"/>
              </w:rPr>
            </w:pPr>
            <w:r>
              <w:rPr>
                <w:highlight w:val="white"/>
              </w:rPr>
              <w:t>(</w:t>
            </w:r>
            <w:r w:rsidR="00522F41">
              <w:rPr>
                <w:highlight w:val="white"/>
              </w:rPr>
              <w:t>b</w:t>
            </w:r>
            <w:r>
              <w:rPr>
                <w:highlight w:val="white"/>
              </w:rPr>
              <w:t xml:space="preserve">) </w:t>
            </w:r>
            <w:r w:rsidR="00522F41">
              <w:rPr>
                <w:highlight w:val="white"/>
              </w:rPr>
              <w:t>After</w:t>
            </w:r>
            <w:r w:rsidRPr="009F6E41">
              <w:rPr>
                <w:highlight w:val="white"/>
              </w:rPr>
              <w:t xml:space="preserve"> optimization</w:t>
            </w:r>
          </w:p>
        </w:tc>
      </w:tr>
    </w:tbl>
    <w:p w14:paraId="0A512D51" w14:textId="3CF91C09"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lastRenderedPageBreak/>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18" w:name="_Toc57656068"/>
      <w:r w:rsidRPr="00903DBA">
        <w:rPr>
          <w:highlight w:val="white"/>
        </w:rPr>
        <w:t>Optimize Relation Expression</w:t>
      </w:r>
      <w:bookmarkEnd w:id="418"/>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522F41" w:rsidRPr="00903DBA" w14:paraId="7DC202E4" w14:textId="77777777" w:rsidTr="00522F41">
        <w:tc>
          <w:tcPr>
            <w:tcW w:w="3116" w:type="dxa"/>
          </w:tcPr>
          <w:p w14:paraId="3502B9D0" w14:textId="77777777" w:rsidR="00522F41" w:rsidRDefault="00522F41" w:rsidP="00522F41">
            <w:pPr>
              <w:pStyle w:val="Code"/>
              <w:rPr>
                <w:highlight w:val="white"/>
              </w:rPr>
            </w:pPr>
            <w:r w:rsidRPr="00903DBA">
              <w:t>1. if 10 &lt; i goto 20</w:t>
            </w:r>
            <w:r>
              <w:rPr>
                <w:highlight w:val="white"/>
              </w:rPr>
              <w:t xml:space="preserve"> </w:t>
            </w:r>
          </w:p>
          <w:p w14:paraId="713586E7" w14:textId="70242094" w:rsidR="00522F41" w:rsidRPr="009F6E41" w:rsidRDefault="00522F41" w:rsidP="00522F41">
            <w:pPr>
              <w:rPr>
                <w:highlight w:val="white"/>
              </w:rPr>
            </w:pPr>
            <w:r>
              <w:rPr>
                <w:highlight w:val="white"/>
              </w:rPr>
              <w:t xml:space="preserve">(a) </w:t>
            </w:r>
            <w:r w:rsidRPr="009F6E41">
              <w:rPr>
                <w:highlight w:val="white"/>
              </w:rPr>
              <w:t>Before optimization</w:t>
            </w:r>
          </w:p>
        </w:tc>
        <w:tc>
          <w:tcPr>
            <w:tcW w:w="3117" w:type="dxa"/>
          </w:tcPr>
          <w:p w14:paraId="2A862A7A" w14:textId="77777777" w:rsidR="00C46B0F" w:rsidRDefault="00C46B0F" w:rsidP="00C46B0F">
            <w:pPr>
              <w:pStyle w:val="Code"/>
            </w:pPr>
            <w:r w:rsidRPr="00903DBA">
              <w:t>1. if i &gt; 10 goto 20</w:t>
            </w:r>
          </w:p>
          <w:p w14:paraId="4C91504A" w14:textId="77777777" w:rsidR="00522F41" w:rsidRPr="00903DBA" w:rsidRDefault="00522F41" w:rsidP="00522F41">
            <w:pPr>
              <w:rPr>
                <w:highlight w:val="white"/>
              </w:rPr>
            </w:pPr>
            <w:r>
              <w:rPr>
                <w:highlight w:val="white"/>
              </w:rPr>
              <w:t>(b) After</w:t>
            </w:r>
            <w:r w:rsidRPr="009F6E41">
              <w:rPr>
                <w:highlight w:val="white"/>
              </w:rPr>
              <w:t xml:space="preserve"> optimization</w:t>
            </w:r>
          </w:p>
        </w:tc>
      </w:tr>
    </w:tbl>
    <w:p w14:paraId="3053CBCA" w14:textId="286010C5"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3AD5">
        <w:rPr>
          <w:highlight w:val="white"/>
        </w:rPr>
        <w:t>8</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lastRenderedPageBreak/>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19"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19"/>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20" w:name="_Toc57656070"/>
      <w:r w:rsidRPr="00903DBA">
        <w:t>Remove Trivial Assignment</w:t>
      </w:r>
      <w:bookmarkEnd w:id="420"/>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21" w:name="_Toc57656071"/>
      <w:r w:rsidRPr="00903DBA">
        <w:lastRenderedPageBreak/>
        <w:t xml:space="preserve">Remove </w:t>
      </w:r>
      <w:r w:rsidR="00F03A18" w:rsidRPr="00903DBA">
        <w:t>Cleared</w:t>
      </w:r>
      <w:r w:rsidRPr="00903DBA">
        <w:t xml:space="preserve"> Code</w:t>
      </w:r>
      <w:bookmarkEnd w:id="421"/>
    </w:p>
    <w:p w14:paraId="37E1B19C" w14:textId="46FDB3BD"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6B0F">
        <w:t>they</w:t>
      </w:r>
      <w:r w:rsidR="00C45031" w:rsidRPr="00903DBA">
        <w:t xml:space="preserve"> do</w:t>
      </w:r>
      <w:r w:rsidRPr="00903DBA">
        <w:t xml:space="preserve"> not generate </w:t>
      </w:r>
      <w:r w:rsidR="009D33EE">
        <w:t>assembly</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22" w:name="_Ref54016612"/>
      <w:bookmarkStart w:id="423" w:name="_Ref54016688"/>
      <w:bookmarkStart w:id="424" w:name="_Toc57656072"/>
      <w:r w:rsidRPr="00903DBA">
        <w:lastRenderedPageBreak/>
        <w:t>Assembly Code Generation</w:t>
      </w:r>
      <w:bookmarkEnd w:id="422"/>
      <w:bookmarkEnd w:id="423"/>
      <w:bookmarkEnd w:id="424"/>
    </w:p>
    <w:p w14:paraId="70E477B9" w14:textId="693E86C5"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ED4198">
        <w:rPr>
          <w:rStyle w:val="KeyWord0"/>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w:t>
      </w:r>
      <w:r w:rsidR="006554FC">
        <w:t>a</w:t>
      </w:r>
      <w:r w:rsidR="008562B1" w:rsidRPr="00903DBA">
        <w:t xml:space="preserv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25" w:name="_Toc57656073"/>
      <w:r w:rsidRPr="00903DBA">
        <w:t>Runtime Management</w:t>
      </w:r>
      <w:bookmarkEnd w:id="425"/>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572E0CAC"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w:t>
      </w:r>
      <w:r w:rsidR="00EF48E8">
        <w:t>auto and register</w:t>
      </w:r>
      <w:r w:rsidR="00FC2AC1" w:rsidRPr="00903DBA">
        <w:t xml:space="preserve">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function can be called by both elliptic and non-elliptic functions.</w:t>
      </w:r>
    </w:p>
    <w:p w14:paraId="6C7FDC26" w14:textId="0E784CB3" w:rsidR="00C07C4D"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 xml:space="preserve">The return address, regular and </w:t>
      </w:r>
      <w:r w:rsidR="00744A18">
        <w:t xml:space="preserve">elliptic </w:t>
      </w:r>
      <w:r w:rsidR="002566E3" w:rsidRPr="00903DBA">
        <w:t>frame pointers of the calling function are stored at the beginning of the activation record of the called function.</w:t>
      </w:r>
      <w:r w:rsidR="002047EE">
        <w:t xml:space="preserve"> </w:t>
      </w:r>
      <w:r w:rsidR="002566E3"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649DB3E5"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xml:space="preserve">. </w:t>
      </w:r>
      <w:r w:rsidR="00C34B83">
        <w:t>For instance, t</w:t>
      </w:r>
      <w:r w:rsidRPr="00903DBA">
        <w: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lastRenderedPageBreak/>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5DE4AF3B" w:rsidR="00FF6A84"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9233FDB" w14:textId="40A33A2F" w:rsidR="00B422DB" w:rsidRPr="00903DBA" w:rsidRDefault="00B422DB" w:rsidP="00F05868">
      <w:pPr>
        <w:pStyle w:val="Code"/>
      </w:pPr>
      <w:r>
        <w:t xml:space="preserve">  // point</w:t>
      </w:r>
    </w:p>
    <w:p w14:paraId="2A800184" w14:textId="6394A7BE" w:rsidR="00E745F5" w:rsidRDefault="00A6175E" w:rsidP="00D65976">
      <w:pPr>
        <w:pStyle w:val="Code"/>
      </w:pPr>
      <w:r w:rsidRPr="00903DBA">
        <w:t>}</w:t>
      </w:r>
    </w:p>
    <w:p w14:paraId="58F3FE50" w14:textId="2C745F31" w:rsidR="00EB3ECD" w:rsidRPr="00903DBA" w:rsidRDefault="00EB3ECD" w:rsidP="00EB3ECD">
      <w:r>
        <w:t>The program above has the call stack as follows</w:t>
      </w:r>
      <w:r w:rsidR="00B422DB">
        <w:t xml:space="preserve"> when the execution of the program reached the point.</w:t>
      </w:r>
    </w:p>
    <w:p w14:paraId="67585AE6" w14:textId="068D6695" w:rsidR="00E745F5" w:rsidRPr="00903DBA" w:rsidRDefault="00E745F5" w:rsidP="00E11100">
      <w:r w:rsidRPr="00903DBA">
        <w:rPr>
          <w:noProof/>
        </w:rPr>
        <mc:AlternateContent>
          <mc:Choice Requires="wpc">
            <w:drawing>
              <wp:inline distT="0" distB="0" distL="0" distR="0" wp14:anchorId="79A51620" wp14:editId="407CAD75">
                <wp:extent cx="4508500" cy="3281276"/>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0"/>
                            <a:ext cx="1442720" cy="1082040"/>
                          </a:xfrm>
                          <a:prstGeom prst="rect">
                            <a:avLst/>
                          </a:prstGeom>
                          <a:solidFill>
                            <a:schemeClr val="lt1"/>
                          </a:solidFill>
                          <a:ln w="12700">
                            <a:solidFill>
                              <a:prstClr val="black"/>
                            </a:solidFill>
                          </a:ln>
                        </wps:spPr>
                        <wps:txbx>
                          <w:txbxContent>
                            <w:p w14:paraId="48FB9764" w14:textId="5E6B4600" w:rsidR="00FB43BB" w:rsidRPr="00D2146B" w:rsidRDefault="00FB43BB"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B43BB" w:rsidRPr="00D2146B" w:rsidRDefault="00FB43BB"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B43BB" w:rsidRPr="00D2146B" w:rsidRDefault="00FB43BB"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B43BB" w:rsidRPr="00D2146B" w:rsidRDefault="00FB43BB"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B43BB" w:rsidRPr="00D2146B" w:rsidRDefault="00FB43BB" w:rsidP="00D2146B">
                              <w:pPr>
                                <w:spacing w:before="0" w:after="0"/>
                                <w:rPr>
                                  <w:sz w:val="18"/>
                                  <w:szCs w:val="18"/>
                                  <w:lang w:val="sv-SE"/>
                                </w:rPr>
                              </w:pPr>
                              <w:r w:rsidRPr="00D2146B">
                                <w:rPr>
                                  <w:sz w:val="18"/>
                                  <w:szCs w:val="18"/>
                                  <w:lang w:val="sv-SE"/>
                                </w:rPr>
                                <w:t>Ellipse Frame Pointer</w:t>
                              </w:r>
                            </w:p>
                            <w:p w14:paraId="366E1AE1" w14:textId="757FAE9A" w:rsidR="00FB43BB" w:rsidRPr="00D2146B" w:rsidRDefault="00FB43BB" w:rsidP="00D2146B">
                              <w:pPr>
                                <w:spacing w:before="0" w:after="0"/>
                                <w:rPr>
                                  <w:sz w:val="18"/>
                                  <w:szCs w:val="18"/>
                                  <w:lang w:val="sv-SE"/>
                                </w:rPr>
                              </w:pPr>
                              <w:r w:rsidRPr="00D2146B">
                                <w:rPr>
                                  <w:sz w:val="18"/>
                                  <w:szCs w:val="18"/>
                                  <w:lang w:val="sv-SE"/>
                                </w:rPr>
                                <w:t>Regular Frame Pointer</w:t>
                              </w:r>
                            </w:p>
                            <w:p w14:paraId="3E5A4966" w14:textId="38836501" w:rsidR="00FB43BB" w:rsidRPr="00D2146B" w:rsidRDefault="00FB43BB"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B43BB" w:rsidRPr="00D2146B" w:rsidRDefault="00FB43BB" w:rsidP="00D2146B">
                              <w:pPr>
                                <w:spacing w:before="0" w:after="0"/>
                                <w:rPr>
                                  <w:sz w:val="18"/>
                                  <w:szCs w:val="18"/>
                                  <w:lang w:val="sv-SE"/>
                                </w:rPr>
                              </w:pPr>
                            </w:p>
                            <w:p w14:paraId="48B5950A" w14:textId="77777777" w:rsidR="00FB43BB" w:rsidRPr="00D2146B" w:rsidRDefault="00FB43BB"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5999"/>
                            <a:ext cx="541020" cy="1082040"/>
                          </a:xfrm>
                          <a:prstGeom prst="rect">
                            <a:avLst/>
                          </a:prstGeom>
                          <a:solidFill>
                            <a:schemeClr val="lt1"/>
                          </a:solidFill>
                          <a:ln w="6350">
                            <a:noFill/>
                          </a:ln>
                        </wps:spPr>
                        <wps:txbx>
                          <w:txbxContent>
                            <w:p w14:paraId="22C13140" w14:textId="0A5086D2" w:rsidR="00FB43BB" w:rsidRPr="00D2146B" w:rsidRDefault="00FB43BB"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0"/>
                            <a:ext cx="1442720" cy="1082040"/>
                          </a:xfrm>
                          <a:prstGeom prst="rect">
                            <a:avLst/>
                          </a:prstGeom>
                          <a:solidFill>
                            <a:schemeClr val="lt1"/>
                          </a:solidFill>
                          <a:ln w="12700">
                            <a:solidFill>
                              <a:prstClr val="black"/>
                            </a:solidFill>
                          </a:ln>
                        </wps:spPr>
                        <wps:txbx>
                          <w:txbxContent>
                            <w:p w14:paraId="6CCC43A0" w14:textId="3A21C797" w:rsidR="00FB43BB" w:rsidRPr="00D2146B" w:rsidRDefault="00FB43B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B43BB" w:rsidRPr="00D2146B" w:rsidRDefault="00FB43B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B43BB" w:rsidRPr="00D2146B" w:rsidRDefault="00FB43B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B43BB" w:rsidRPr="00D2146B" w:rsidRDefault="00FB43B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B43BB" w:rsidRPr="00D2146B" w:rsidRDefault="00FB43BB"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B43BB" w:rsidRPr="00D2146B" w:rsidRDefault="00FB43BB"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B43BB" w:rsidRPr="00D2146B" w:rsidRDefault="00FB43BB"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B43BB" w:rsidRPr="00D2146B" w:rsidRDefault="00FB43BB" w:rsidP="00D2146B">
                              <w:pPr>
                                <w:spacing w:before="0" w:after="0" w:line="256" w:lineRule="auto"/>
                                <w:rPr>
                                  <w:sz w:val="18"/>
                                  <w:szCs w:val="18"/>
                                </w:rPr>
                              </w:pPr>
                              <w:r w:rsidRPr="00D2146B">
                                <w:rPr>
                                  <w:rFonts w:eastAsia="Calibri"/>
                                  <w:color w:val="000000"/>
                                  <w:sz w:val="18"/>
                                  <w:szCs w:val="18"/>
                                </w:rPr>
                                <w:t> </w:t>
                              </w:r>
                            </w:p>
                            <w:p w14:paraId="2924CD49" w14:textId="77777777" w:rsidR="00FB43BB" w:rsidRPr="00D2146B" w:rsidRDefault="00FB43BB"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2"/>
                            <a:ext cx="541020" cy="1082040"/>
                          </a:xfrm>
                          <a:prstGeom prst="rect">
                            <a:avLst/>
                          </a:prstGeom>
                          <a:solidFill>
                            <a:schemeClr val="lt1"/>
                          </a:solidFill>
                          <a:ln w="6350">
                            <a:noFill/>
                          </a:ln>
                        </wps:spPr>
                        <wps:txbx>
                          <w:txbxContent>
                            <w:p w14:paraId="56D8FCCF" w14:textId="1071F35A" w:rsidR="00FB43BB" w:rsidRPr="00D2146B" w:rsidRDefault="00FB43BB"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1"/>
                            <a:ext cx="1442720" cy="807951"/>
                          </a:xfrm>
                          <a:prstGeom prst="rect">
                            <a:avLst/>
                          </a:prstGeom>
                          <a:solidFill>
                            <a:schemeClr val="lt1"/>
                          </a:solidFill>
                          <a:ln w="12700">
                            <a:solidFill>
                              <a:prstClr val="black"/>
                            </a:solidFill>
                          </a:ln>
                        </wps:spPr>
                        <wps:txbx>
                          <w:txbxContent>
                            <w:p w14:paraId="45C5CEB6" w14:textId="0360FAC4" w:rsidR="00FB43BB" w:rsidRPr="00D2146B" w:rsidRDefault="00FB43B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B43BB" w:rsidRPr="00D2146B" w:rsidRDefault="00FB43B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B43BB" w:rsidRPr="00D2146B" w:rsidRDefault="00FB43BB"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B43BB" w:rsidRPr="00D2146B" w:rsidRDefault="00FB43BB"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B43BB" w:rsidRPr="00D2146B" w:rsidRDefault="00FB43BB"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B43BB" w:rsidRPr="00D2146B" w:rsidRDefault="00FB43BB" w:rsidP="00D2146B">
                              <w:pPr>
                                <w:spacing w:before="0" w:after="0" w:line="254" w:lineRule="auto"/>
                                <w:rPr>
                                  <w:sz w:val="18"/>
                                  <w:szCs w:val="18"/>
                                </w:rPr>
                              </w:pPr>
                              <w:r w:rsidRPr="00D2146B">
                                <w:rPr>
                                  <w:rFonts w:eastAsia="Calibri"/>
                                  <w:color w:val="000000"/>
                                  <w:sz w:val="18"/>
                                  <w:szCs w:val="18"/>
                                </w:rPr>
                                <w:t> </w:t>
                              </w:r>
                            </w:p>
                            <w:p w14:paraId="1ECBE518" w14:textId="77777777" w:rsidR="00FB43BB" w:rsidRPr="00D2146B" w:rsidRDefault="00FB43BB"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1"/>
                            <a:ext cx="541020" cy="1081405"/>
                          </a:xfrm>
                          <a:prstGeom prst="rect">
                            <a:avLst/>
                          </a:prstGeom>
                          <a:solidFill>
                            <a:schemeClr val="lt1"/>
                          </a:solidFill>
                          <a:ln w="6350">
                            <a:noFill/>
                          </a:ln>
                        </wps:spPr>
                        <wps:txbx>
                          <w:txbxContent>
                            <w:p w14:paraId="0CFABE74" w14:textId="29F33F8A" w:rsidR="00FB43BB" w:rsidRPr="00D2146B" w:rsidRDefault="00FB43BB"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7"/>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2"/>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3"/>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4"/>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0"/>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2"/>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FB43BB" w:rsidRPr="00D2146B" w:rsidRDefault="00FB43BB"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B43BB" w:rsidRPr="00D2146B" w:rsidRDefault="00FB43BB"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B43BB" w:rsidRPr="00D2146B" w:rsidRDefault="00FB43BB"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B43BB" w:rsidRPr="00D2146B" w:rsidRDefault="00FB43BB"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B43BB" w:rsidRPr="00D2146B" w:rsidRDefault="00FB43BB" w:rsidP="00D2146B">
                        <w:pPr>
                          <w:spacing w:before="0" w:after="0"/>
                          <w:rPr>
                            <w:sz w:val="18"/>
                            <w:szCs w:val="18"/>
                            <w:lang w:val="sv-SE"/>
                          </w:rPr>
                        </w:pPr>
                        <w:r w:rsidRPr="00D2146B">
                          <w:rPr>
                            <w:sz w:val="18"/>
                            <w:szCs w:val="18"/>
                            <w:lang w:val="sv-SE"/>
                          </w:rPr>
                          <w:t>Ellipse Frame Pointer</w:t>
                        </w:r>
                      </w:p>
                      <w:p w14:paraId="366E1AE1" w14:textId="757FAE9A" w:rsidR="00FB43BB" w:rsidRPr="00D2146B" w:rsidRDefault="00FB43BB" w:rsidP="00D2146B">
                        <w:pPr>
                          <w:spacing w:before="0" w:after="0"/>
                          <w:rPr>
                            <w:sz w:val="18"/>
                            <w:szCs w:val="18"/>
                            <w:lang w:val="sv-SE"/>
                          </w:rPr>
                        </w:pPr>
                        <w:r w:rsidRPr="00D2146B">
                          <w:rPr>
                            <w:sz w:val="18"/>
                            <w:szCs w:val="18"/>
                            <w:lang w:val="sv-SE"/>
                          </w:rPr>
                          <w:t>Regular Frame Pointer</w:t>
                        </w:r>
                      </w:p>
                      <w:p w14:paraId="3E5A4966" w14:textId="38836501" w:rsidR="00FB43BB" w:rsidRPr="00D2146B" w:rsidRDefault="00FB43BB"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B43BB" w:rsidRPr="00D2146B" w:rsidRDefault="00FB43BB" w:rsidP="00D2146B">
                        <w:pPr>
                          <w:spacing w:before="0" w:after="0"/>
                          <w:rPr>
                            <w:sz w:val="18"/>
                            <w:szCs w:val="18"/>
                            <w:lang w:val="sv-SE"/>
                          </w:rPr>
                        </w:pPr>
                      </w:p>
                      <w:p w14:paraId="48B5950A" w14:textId="77777777" w:rsidR="00FB43BB" w:rsidRPr="00D2146B" w:rsidRDefault="00FB43BB" w:rsidP="00D2146B">
                        <w:pPr>
                          <w:spacing w:before="0" w:after="0"/>
                          <w:rPr>
                            <w:sz w:val="18"/>
                            <w:szCs w:val="18"/>
                            <w:lang w:val="sv-SE"/>
                          </w:rPr>
                        </w:pPr>
                      </w:p>
                    </w:txbxContent>
                  </v:textbox>
                </v:shape>
                <v:shape id="Textruta 21" o:spid="_x0000_s1130" type="#_x0000_t202" style="position:absolute;left:1803;top:359;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FB43BB" w:rsidRPr="00D2146B" w:rsidRDefault="00FB43BB"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FB43BB" w:rsidRPr="00D2146B" w:rsidRDefault="00FB43B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B43BB" w:rsidRPr="00D2146B" w:rsidRDefault="00FB43B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B43BB" w:rsidRPr="00D2146B" w:rsidRDefault="00FB43B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B43BB" w:rsidRPr="00D2146B" w:rsidRDefault="00FB43B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B43BB" w:rsidRPr="00D2146B" w:rsidRDefault="00FB43BB"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B43BB" w:rsidRPr="00D2146B" w:rsidRDefault="00FB43BB"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B43BB" w:rsidRPr="00D2146B" w:rsidRDefault="00FB43BB"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B43BB" w:rsidRPr="00D2146B" w:rsidRDefault="00FB43BB" w:rsidP="00D2146B">
                        <w:pPr>
                          <w:spacing w:before="0" w:after="0" w:line="256" w:lineRule="auto"/>
                          <w:rPr>
                            <w:sz w:val="18"/>
                            <w:szCs w:val="18"/>
                          </w:rPr>
                        </w:pPr>
                        <w:r w:rsidRPr="00D2146B">
                          <w:rPr>
                            <w:rFonts w:eastAsia="Calibri"/>
                            <w:color w:val="000000"/>
                            <w:sz w:val="18"/>
                            <w:szCs w:val="18"/>
                          </w:rPr>
                          <w:t> </w:t>
                        </w:r>
                      </w:p>
                      <w:p w14:paraId="2924CD49" w14:textId="77777777" w:rsidR="00FB43BB" w:rsidRPr="00D2146B" w:rsidRDefault="00FB43BB"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FB43BB" w:rsidRPr="00D2146B" w:rsidRDefault="00FB43BB"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FB43BB" w:rsidRPr="00D2146B" w:rsidRDefault="00FB43B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B43BB" w:rsidRPr="00D2146B" w:rsidRDefault="00FB43B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B43BB" w:rsidRPr="00D2146B" w:rsidRDefault="00FB43BB"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B43BB" w:rsidRPr="00D2146B" w:rsidRDefault="00FB43BB"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B43BB" w:rsidRPr="00D2146B" w:rsidRDefault="00FB43BB"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B43BB" w:rsidRPr="00D2146B" w:rsidRDefault="00FB43BB" w:rsidP="00D2146B">
                        <w:pPr>
                          <w:spacing w:before="0" w:after="0" w:line="254" w:lineRule="auto"/>
                          <w:rPr>
                            <w:sz w:val="18"/>
                            <w:szCs w:val="18"/>
                          </w:rPr>
                        </w:pPr>
                        <w:r w:rsidRPr="00D2146B">
                          <w:rPr>
                            <w:rFonts w:eastAsia="Calibri"/>
                            <w:color w:val="000000"/>
                            <w:sz w:val="18"/>
                            <w:szCs w:val="18"/>
                          </w:rPr>
                          <w:t> </w:t>
                        </w:r>
                      </w:p>
                      <w:p w14:paraId="1ECBE518" w14:textId="77777777" w:rsidR="00FB43BB" w:rsidRPr="00D2146B" w:rsidRDefault="00FB43BB"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FB43BB" w:rsidRPr="00D2146B" w:rsidRDefault="00FB43BB"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t>void g(int k, int l, ...) {</w:t>
      </w:r>
    </w:p>
    <w:p w14:paraId="0788117F" w14:textId="56F73743" w:rsidR="00B95260" w:rsidRDefault="00B95260" w:rsidP="00B95260">
      <w:pPr>
        <w:pStyle w:val="Code"/>
      </w:pPr>
      <w:r w:rsidRPr="00903DBA">
        <w:t xml:space="preserve">  int e = 5, f = 6;</w:t>
      </w:r>
    </w:p>
    <w:p w14:paraId="650FF44F" w14:textId="3D44CD58" w:rsidR="00667C4D" w:rsidRPr="00903DBA" w:rsidRDefault="00667C4D" w:rsidP="00B95260">
      <w:pPr>
        <w:pStyle w:val="Code"/>
      </w:pPr>
      <w:r>
        <w:lastRenderedPageBreak/>
        <w:t xml:space="preserve">  // point</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FB43BB" w:rsidRPr="00D2146B" w:rsidRDefault="00FB43BB"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B43BB" w:rsidRDefault="00FB43BB"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B43BB" w:rsidRDefault="00FB43B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B43BB" w:rsidRPr="00D2146B" w:rsidRDefault="00FB43BB"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B43BB" w:rsidRPr="00D2146B" w:rsidRDefault="00FB43B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B43BB" w:rsidRPr="00D2146B" w:rsidRDefault="00FB43BB"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B43BB" w:rsidRPr="00D2146B" w:rsidRDefault="00FB43BB"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B43BB" w:rsidRPr="00D2146B" w:rsidRDefault="00FB43BB" w:rsidP="002903DF">
                              <w:pPr>
                                <w:spacing w:before="0" w:after="0"/>
                                <w:rPr>
                                  <w:sz w:val="18"/>
                                  <w:szCs w:val="18"/>
                                  <w:lang w:val="sv-SE"/>
                                </w:rPr>
                              </w:pPr>
                              <w:r w:rsidRPr="00D2146B">
                                <w:rPr>
                                  <w:sz w:val="18"/>
                                  <w:szCs w:val="18"/>
                                  <w:lang w:val="sv-SE"/>
                                </w:rPr>
                                <w:t>Ellipse Frame Pointer</w:t>
                              </w:r>
                            </w:p>
                            <w:p w14:paraId="5718813E" w14:textId="77777777" w:rsidR="00FB43BB" w:rsidRPr="00D2146B" w:rsidRDefault="00FB43BB" w:rsidP="002903DF">
                              <w:pPr>
                                <w:spacing w:before="0" w:after="0"/>
                                <w:rPr>
                                  <w:sz w:val="18"/>
                                  <w:szCs w:val="18"/>
                                  <w:lang w:val="sv-SE"/>
                                </w:rPr>
                              </w:pPr>
                              <w:r w:rsidRPr="00D2146B">
                                <w:rPr>
                                  <w:sz w:val="18"/>
                                  <w:szCs w:val="18"/>
                                  <w:lang w:val="sv-SE"/>
                                </w:rPr>
                                <w:t>Regular Frame Pointer</w:t>
                              </w:r>
                            </w:p>
                            <w:p w14:paraId="62230721" w14:textId="77777777" w:rsidR="00FB43BB" w:rsidRPr="00D2146B" w:rsidRDefault="00FB43BB"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B43BB" w:rsidRPr="00D2146B" w:rsidRDefault="00FB43BB" w:rsidP="002903DF">
                              <w:pPr>
                                <w:spacing w:before="0" w:after="0"/>
                                <w:rPr>
                                  <w:sz w:val="18"/>
                                  <w:szCs w:val="18"/>
                                  <w:lang w:val="sv-SE"/>
                                </w:rPr>
                              </w:pPr>
                            </w:p>
                            <w:p w14:paraId="3BE3217A" w14:textId="77777777" w:rsidR="00FB43BB" w:rsidRPr="00D2146B" w:rsidRDefault="00FB43BB"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FB43BB" w:rsidRPr="00D2146B" w:rsidRDefault="00FB43BB"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FB43BB" w:rsidRPr="00D2146B" w:rsidRDefault="00FB43BB"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B43BB" w:rsidRDefault="00FB43BB"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B43BB" w:rsidRPr="00D2146B" w:rsidRDefault="00FB43BB" w:rsidP="002903DF">
                              <w:pPr>
                                <w:spacing w:before="0" w:after="0" w:line="256" w:lineRule="auto"/>
                                <w:rPr>
                                  <w:sz w:val="18"/>
                                  <w:szCs w:val="18"/>
                                </w:rPr>
                              </w:pPr>
                              <w:r>
                                <w:rPr>
                                  <w:rFonts w:eastAsia="Calibri"/>
                                  <w:color w:val="000000"/>
                                  <w:sz w:val="18"/>
                                  <w:szCs w:val="18"/>
                                </w:rPr>
                                <w:t>Elliptic parameter: 21</w:t>
                              </w:r>
                            </w:p>
                            <w:p w14:paraId="0F8126A1" w14:textId="77777777" w:rsidR="00FB43BB" w:rsidRPr="00D2146B" w:rsidRDefault="00FB43B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B43BB" w:rsidRPr="00D2146B" w:rsidRDefault="00FB43B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B43BB" w:rsidRPr="00D2146B" w:rsidRDefault="00FB43BB"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B43BB" w:rsidRPr="00D2146B" w:rsidRDefault="00FB43BB"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B43BB" w:rsidRPr="00D2146B" w:rsidRDefault="00FB43BB"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B43BB" w:rsidRPr="00D2146B" w:rsidRDefault="00FB43BB" w:rsidP="002903DF">
                              <w:pPr>
                                <w:spacing w:before="0" w:after="0" w:line="256" w:lineRule="auto"/>
                                <w:rPr>
                                  <w:sz w:val="18"/>
                                  <w:szCs w:val="18"/>
                                </w:rPr>
                              </w:pPr>
                              <w:r w:rsidRPr="00D2146B">
                                <w:rPr>
                                  <w:rFonts w:eastAsia="Calibri"/>
                                  <w:color w:val="000000"/>
                                  <w:sz w:val="18"/>
                                  <w:szCs w:val="18"/>
                                </w:rPr>
                                <w:t> </w:t>
                              </w:r>
                            </w:p>
                            <w:p w14:paraId="28313E96" w14:textId="77777777" w:rsidR="00FB43BB" w:rsidRPr="00D2146B" w:rsidRDefault="00FB43BB"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FB43BB" w:rsidRPr="00D2146B" w:rsidRDefault="00FB43BB"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FB43BB" w:rsidRPr="00D2146B" w:rsidRDefault="00FB43B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B43BB" w:rsidRPr="00D2146B" w:rsidRDefault="00FB43B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B43BB" w:rsidRPr="00D2146B" w:rsidRDefault="00FB43BB"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B43BB" w:rsidRPr="00D2146B" w:rsidRDefault="00FB43BB"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B43BB" w:rsidRPr="00D2146B" w:rsidRDefault="00FB43BB"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B43BB" w:rsidRPr="00D2146B" w:rsidRDefault="00FB43BB" w:rsidP="002903DF">
                              <w:pPr>
                                <w:spacing w:before="0" w:after="0" w:line="254" w:lineRule="auto"/>
                                <w:rPr>
                                  <w:sz w:val="18"/>
                                  <w:szCs w:val="18"/>
                                </w:rPr>
                              </w:pPr>
                              <w:r w:rsidRPr="00D2146B">
                                <w:rPr>
                                  <w:rFonts w:eastAsia="Calibri"/>
                                  <w:color w:val="000000"/>
                                  <w:sz w:val="18"/>
                                  <w:szCs w:val="18"/>
                                </w:rPr>
                                <w:t> </w:t>
                              </w:r>
                            </w:p>
                            <w:p w14:paraId="48FC4ABF" w14:textId="77777777" w:rsidR="00FB43BB" w:rsidRPr="00D2146B" w:rsidRDefault="00FB43BB"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FB43BB" w:rsidRPr="00D2146B" w:rsidRDefault="00FB43BB"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FB43BB" w:rsidRPr="00D2146B" w:rsidRDefault="00FB43BB"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B43BB" w:rsidRDefault="00FB43BB"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B43BB" w:rsidRDefault="00FB43B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B43BB" w:rsidRPr="00D2146B" w:rsidRDefault="00FB43BB"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B43BB" w:rsidRPr="00D2146B" w:rsidRDefault="00FB43B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B43BB" w:rsidRPr="00D2146B" w:rsidRDefault="00FB43BB"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B43BB" w:rsidRPr="00D2146B" w:rsidRDefault="00FB43BB"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B43BB" w:rsidRPr="00D2146B" w:rsidRDefault="00FB43BB" w:rsidP="002903DF">
                        <w:pPr>
                          <w:spacing w:before="0" w:after="0"/>
                          <w:rPr>
                            <w:sz w:val="18"/>
                            <w:szCs w:val="18"/>
                            <w:lang w:val="sv-SE"/>
                          </w:rPr>
                        </w:pPr>
                        <w:r w:rsidRPr="00D2146B">
                          <w:rPr>
                            <w:sz w:val="18"/>
                            <w:szCs w:val="18"/>
                            <w:lang w:val="sv-SE"/>
                          </w:rPr>
                          <w:t>Ellipse Frame Pointer</w:t>
                        </w:r>
                      </w:p>
                      <w:p w14:paraId="5718813E" w14:textId="77777777" w:rsidR="00FB43BB" w:rsidRPr="00D2146B" w:rsidRDefault="00FB43BB" w:rsidP="002903DF">
                        <w:pPr>
                          <w:spacing w:before="0" w:after="0"/>
                          <w:rPr>
                            <w:sz w:val="18"/>
                            <w:szCs w:val="18"/>
                            <w:lang w:val="sv-SE"/>
                          </w:rPr>
                        </w:pPr>
                        <w:r w:rsidRPr="00D2146B">
                          <w:rPr>
                            <w:sz w:val="18"/>
                            <w:szCs w:val="18"/>
                            <w:lang w:val="sv-SE"/>
                          </w:rPr>
                          <w:t>Regular Frame Pointer</w:t>
                        </w:r>
                      </w:p>
                      <w:p w14:paraId="62230721" w14:textId="77777777" w:rsidR="00FB43BB" w:rsidRPr="00D2146B" w:rsidRDefault="00FB43BB"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B43BB" w:rsidRPr="00D2146B" w:rsidRDefault="00FB43BB" w:rsidP="002903DF">
                        <w:pPr>
                          <w:spacing w:before="0" w:after="0"/>
                          <w:rPr>
                            <w:sz w:val="18"/>
                            <w:szCs w:val="18"/>
                            <w:lang w:val="sv-SE"/>
                          </w:rPr>
                        </w:pPr>
                      </w:p>
                      <w:p w14:paraId="3BE3217A" w14:textId="77777777" w:rsidR="00FB43BB" w:rsidRPr="00D2146B" w:rsidRDefault="00FB43BB"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FB43BB" w:rsidRPr="00D2146B" w:rsidRDefault="00FB43BB"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FB43BB" w:rsidRPr="00D2146B" w:rsidRDefault="00FB43BB"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B43BB" w:rsidRDefault="00FB43BB"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B43BB" w:rsidRPr="00D2146B" w:rsidRDefault="00FB43BB" w:rsidP="002903DF">
                        <w:pPr>
                          <w:spacing w:before="0" w:after="0" w:line="256" w:lineRule="auto"/>
                          <w:rPr>
                            <w:sz w:val="18"/>
                            <w:szCs w:val="18"/>
                          </w:rPr>
                        </w:pPr>
                        <w:r>
                          <w:rPr>
                            <w:rFonts w:eastAsia="Calibri"/>
                            <w:color w:val="000000"/>
                            <w:sz w:val="18"/>
                            <w:szCs w:val="18"/>
                          </w:rPr>
                          <w:t>Elliptic parameter: 21</w:t>
                        </w:r>
                      </w:p>
                      <w:p w14:paraId="0F8126A1" w14:textId="77777777" w:rsidR="00FB43BB" w:rsidRPr="00D2146B" w:rsidRDefault="00FB43B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B43BB" w:rsidRPr="00D2146B" w:rsidRDefault="00FB43B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B43BB" w:rsidRPr="00D2146B" w:rsidRDefault="00FB43BB"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B43BB" w:rsidRPr="00D2146B" w:rsidRDefault="00FB43BB"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B43BB" w:rsidRPr="00D2146B" w:rsidRDefault="00FB43BB"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B43BB" w:rsidRPr="00D2146B" w:rsidRDefault="00FB43BB" w:rsidP="002903DF">
                        <w:pPr>
                          <w:spacing w:before="0" w:after="0" w:line="256" w:lineRule="auto"/>
                          <w:rPr>
                            <w:sz w:val="18"/>
                            <w:szCs w:val="18"/>
                          </w:rPr>
                        </w:pPr>
                        <w:r w:rsidRPr="00D2146B">
                          <w:rPr>
                            <w:rFonts w:eastAsia="Calibri"/>
                            <w:color w:val="000000"/>
                            <w:sz w:val="18"/>
                            <w:szCs w:val="18"/>
                          </w:rPr>
                          <w:t> </w:t>
                        </w:r>
                      </w:p>
                      <w:p w14:paraId="28313E96" w14:textId="77777777" w:rsidR="00FB43BB" w:rsidRPr="00D2146B" w:rsidRDefault="00FB43BB"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FB43BB" w:rsidRPr="00D2146B" w:rsidRDefault="00FB43BB"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FB43BB" w:rsidRPr="00D2146B" w:rsidRDefault="00FB43B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B43BB" w:rsidRPr="00D2146B" w:rsidRDefault="00FB43B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B43BB" w:rsidRPr="00D2146B" w:rsidRDefault="00FB43BB"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B43BB" w:rsidRPr="00D2146B" w:rsidRDefault="00FB43BB"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B43BB" w:rsidRPr="00D2146B" w:rsidRDefault="00FB43BB"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B43BB" w:rsidRPr="00D2146B" w:rsidRDefault="00FB43BB" w:rsidP="002903DF">
                        <w:pPr>
                          <w:spacing w:before="0" w:after="0" w:line="254" w:lineRule="auto"/>
                          <w:rPr>
                            <w:sz w:val="18"/>
                            <w:szCs w:val="18"/>
                          </w:rPr>
                        </w:pPr>
                        <w:r w:rsidRPr="00D2146B">
                          <w:rPr>
                            <w:rFonts w:eastAsia="Calibri"/>
                            <w:color w:val="000000"/>
                            <w:sz w:val="18"/>
                            <w:szCs w:val="18"/>
                          </w:rPr>
                          <w:t> </w:t>
                        </w:r>
                      </w:p>
                      <w:p w14:paraId="48FC4ABF" w14:textId="77777777" w:rsidR="00FB43BB" w:rsidRPr="00D2146B" w:rsidRDefault="00FB43BB"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FB43BB" w:rsidRPr="00D2146B" w:rsidRDefault="00FB43BB"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2F9CE1FF"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However, the ellipse frame pointers poin</w:t>
      </w:r>
      <w:r w:rsidR="001A2322" w:rsidRPr="00903DBA">
        <w:t>ts</w:t>
      </w:r>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of </w:t>
      </w:r>
      <w:r w:rsidR="00FA2BB3" w:rsidRPr="00903DBA">
        <w:rPr>
          <w:rStyle w:val="KeyWord0"/>
        </w:rPr>
        <w:t>f</w:t>
      </w:r>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w:t>
      </w:r>
      <w:r w:rsidR="000B0A38">
        <w:t xml:space="preserve">the </w:t>
      </w:r>
      <w:r w:rsidR="00E63AE7" w:rsidRPr="00903DBA">
        <w:t xml:space="preserve">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48F96EE" w:rsidR="00694D32" w:rsidRPr="00903DBA" w:rsidRDefault="00694D32" w:rsidP="00B25DBF">
      <w:pPr>
        <w:pStyle w:val="Rubrik2"/>
      </w:pPr>
      <w:bookmarkStart w:id="426" w:name="_Toc57656074"/>
      <w:r w:rsidRPr="00903DBA">
        <w:t>Assembly Operator</w:t>
      </w:r>
      <w:bookmarkEnd w:id="426"/>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r w:rsidRPr="00903DBA">
        <w:t>AssemblyOperator.cs</w:t>
      </w:r>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lastRenderedPageBreak/>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27" w:name="_Toc57656075"/>
      <w:r w:rsidRPr="00903DBA">
        <w:t>Assembly Code</w:t>
      </w:r>
      <w:bookmarkEnd w:id="427"/>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r w:rsidRPr="00903DBA">
        <w:t>AssemblyCode.cs</w:t>
      </w:r>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322499" w:rsidRDefault="00C6682C" w:rsidP="00322499">
      <w:pPr>
        <w:pStyle w:val="Liststycke"/>
        <w:numPr>
          <w:ilvl w:val="0"/>
          <w:numId w:val="183"/>
        </w:numPr>
        <w:rPr>
          <w:highlight w:val="white"/>
        </w:rPr>
      </w:pPr>
      <w:r w:rsidRPr="00322499">
        <w:rPr>
          <w:rStyle w:val="KeyWord0"/>
          <w:highlight w:val="white"/>
        </w:rPr>
        <w:t>Fram</w:t>
      </w:r>
      <w:r w:rsidR="004547FE" w:rsidRPr="00322499">
        <w:rPr>
          <w:rStyle w:val="KeyWord0"/>
          <w:highlight w:val="white"/>
        </w:rPr>
        <w:t>e</w:t>
      </w:r>
      <w:r w:rsidRPr="00322499">
        <w:rPr>
          <w:rStyle w:val="KeyWord0"/>
          <w:highlight w:val="white"/>
        </w:rPr>
        <w:t>Register</w:t>
      </w:r>
      <w:r w:rsidRPr="00322499">
        <w:rPr>
          <w:highlight w:val="white"/>
        </w:rPr>
        <w:t xml:space="preserve">. </w:t>
      </w:r>
      <w:r w:rsidR="00766F7D" w:rsidRPr="00322499">
        <w:rPr>
          <w:highlight w:val="white"/>
        </w:rPr>
        <w:t>T</w:t>
      </w:r>
      <w:r w:rsidRPr="00322499">
        <w:rPr>
          <w:highlight w:val="white"/>
        </w:rPr>
        <w:t xml:space="preserve">he </w:t>
      </w:r>
      <w:r w:rsidR="00766F7D" w:rsidRPr="00322499">
        <w:rPr>
          <w:highlight w:val="white"/>
        </w:rPr>
        <w:t xml:space="preserve">regular frame pointer: the address of the beginning of </w:t>
      </w:r>
      <w:r w:rsidRPr="00322499">
        <w:rPr>
          <w:highlight w:val="white"/>
        </w:rPr>
        <w:t>the current activation record.</w:t>
      </w:r>
    </w:p>
    <w:p w14:paraId="5681F8C8" w14:textId="77777777" w:rsidR="001A45D1" w:rsidRPr="00322499" w:rsidRDefault="00C6682C" w:rsidP="00322499">
      <w:pPr>
        <w:pStyle w:val="Liststycke"/>
        <w:numPr>
          <w:ilvl w:val="0"/>
          <w:numId w:val="183"/>
        </w:numPr>
        <w:rPr>
          <w:highlight w:val="white"/>
        </w:rPr>
      </w:pPr>
      <w:r w:rsidRPr="00322499">
        <w:rPr>
          <w:rStyle w:val="KeyWord0"/>
          <w:highlight w:val="white"/>
        </w:rPr>
        <w:t>EllipseRegister</w:t>
      </w:r>
      <w:r w:rsidRPr="00322499">
        <w:rPr>
          <w:highlight w:val="white"/>
        </w:rPr>
        <w:t xml:space="preserve">. </w:t>
      </w:r>
      <w:r w:rsidR="00766F7D" w:rsidRPr="00322499">
        <w:rPr>
          <w:highlight w:val="white"/>
        </w:rPr>
        <w:t>The ellipse frame pointer: the address of the beginning of the current activation record plus the size (in bytes) of the elliptic parameters</w:t>
      </w:r>
      <w:r w:rsidR="00225DDC" w:rsidRPr="00322499">
        <w:rPr>
          <w:highlight w:val="white"/>
        </w:rPr>
        <w:t>, in order to correctly access the local variables of the function, which are located after the elliptic parameters. Ignored in non-elliptic functions.</w:t>
      </w:r>
    </w:p>
    <w:p w14:paraId="5A675D84" w14:textId="36304E1B" w:rsidR="001A45D1" w:rsidRPr="00322499" w:rsidRDefault="00B66FC6" w:rsidP="00322499">
      <w:pPr>
        <w:pStyle w:val="Liststycke"/>
        <w:numPr>
          <w:ilvl w:val="0"/>
          <w:numId w:val="183"/>
        </w:numPr>
        <w:rPr>
          <w:highlight w:val="white"/>
        </w:rPr>
      </w:pPr>
      <w:r w:rsidRPr="00322499">
        <w:rPr>
          <w:rStyle w:val="KeyWord0"/>
          <w:highlight w:val="white"/>
        </w:rPr>
        <w:t>ReturnValueRegister</w:t>
      </w:r>
      <w:r w:rsidRPr="00322499">
        <w:rPr>
          <w:highlight w:val="white"/>
        </w:rPr>
        <w:t xml:space="preserve">. </w:t>
      </w:r>
      <w:r w:rsidR="00720FEB" w:rsidRPr="00322499">
        <w:rPr>
          <w:highlight w:val="white"/>
        </w:rPr>
        <w:t xml:space="preserve">Holds the function return value in case of integral </w:t>
      </w:r>
      <w:r w:rsidR="00AC4F90" w:rsidRPr="00322499">
        <w:rPr>
          <w:highlight w:val="white"/>
        </w:rPr>
        <w:t xml:space="preserve">or </w:t>
      </w:r>
      <w:r w:rsidR="00225DDC" w:rsidRPr="00322499">
        <w:rPr>
          <w:highlight w:val="white"/>
        </w:rPr>
        <w:t>pointer</w:t>
      </w:r>
      <w:r w:rsidR="00AC4F90" w:rsidRPr="00322499">
        <w:rPr>
          <w:highlight w:val="white"/>
        </w:rPr>
        <w:t xml:space="preserve"> </w:t>
      </w:r>
      <w:r w:rsidR="00720FEB" w:rsidRPr="00322499">
        <w:rPr>
          <w:highlight w:val="white"/>
        </w:rPr>
        <w:t>type</w:t>
      </w:r>
      <w:r w:rsidR="001A45D1" w:rsidRPr="00322499">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322499">
        <w:rPr>
          <w:highlight w:val="white"/>
        </w:rPr>
        <w:t>r</w:t>
      </w:r>
      <w:r w:rsidR="001A45D1" w:rsidRPr="00322499">
        <w:rPr>
          <w:highlight w:val="white"/>
        </w:rPr>
        <w:t xml:space="preserve"> array of function types.</w:t>
      </w:r>
    </w:p>
    <w:p w14:paraId="6780DB86" w14:textId="1733C058" w:rsidR="00720FEB" w:rsidRPr="00322499" w:rsidRDefault="00720FEB" w:rsidP="00322499">
      <w:pPr>
        <w:pStyle w:val="Liststycke"/>
        <w:numPr>
          <w:ilvl w:val="0"/>
          <w:numId w:val="183"/>
        </w:numPr>
        <w:rPr>
          <w:highlight w:val="white"/>
        </w:rPr>
      </w:pPr>
      <w:r w:rsidRPr="00322499">
        <w:rPr>
          <w:rStyle w:val="KeyWord0"/>
          <w:highlight w:val="white"/>
        </w:rPr>
        <w:t>ReturnPointerRegister</w:t>
      </w:r>
      <w:r w:rsidRPr="00322499">
        <w:rPr>
          <w:highlight w:val="white"/>
        </w:rPr>
        <w:t xml:space="preserve">. Holds the address </w:t>
      </w:r>
      <w:r w:rsidR="00AC4F90" w:rsidRPr="00322499">
        <w:rPr>
          <w:highlight w:val="white"/>
        </w:rPr>
        <w:t xml:space="preserve">of the </w:t>
      </w:r>
      <w:r w:rsidRPr="00322499">
        <w:rPr>
          <w:highlight w:val="white"/>
        </w:rPr>
        <w:t xml:space="preserve">function return value in case of </w:t>
      </w:r>
      <w:r w:rsidR="00AC4F90" w:rsidRPr="00322499">
        <w:rPr>
          <w:highlight w:val="white"/>
        </w:rPr>
        <w:t>struct or union</w:t>
      </w:r>
      <w:r w:rsidRPr="00322499">
        <w:rPr>
          <w:highlight w:val="white"/>
        </w:rPr>
        <w:t xml:space="preserve"> type.</w:t>
      </w:r>
    </w:p>
    <w:p w14:paraId="19F7E5E2" w14:textId="3351D4BE" w:rsidR="00720FEB" w:rsidRPr="00322499" w:rsidRDefault="00720FEB" w:rsidP="00322499">
      <w:pPr>
        <w:pStyle w:val="Liststycke"/>
        <w:numPr>
          <w:ilvl w:val="0"/>
          <w:numId w:val="183"/>
        </w:numPr>
        <w:rPr>
          <w:highlight w:val="white"/>
        </w:rPr>
      </w:pPr>
      <w:r w:rsidRPr="00322499">
        <w:rPr>
          <w:rStyle w:val="KeyWord0"/>
          <w:highlight w:val="white"/>
        </w:rPr>
        <w:lastRenderedPageBreak/>
        <w:t>ShiftRegister</w:t>
      </w:r>
      <w:r w:rsidRPr="00322499">
        <w:rPr>
          <w:highlight w:val="white"/>
        </w:rPr>
        <w:t>.</w:t>
      </w:r>
      <w:r w:rsidR="00015EDE" w:rsidRPr="00322499">
        <w:rPr>
          <w:highlight w:val="white"/>
        </w:rPr>
        <w:t xml:space="preserve"> Holds the value of the right operand in a sh</w:t>
      </w:r>
      <w:r w:rsidR="001A45D1" w:rsidRPr="00322499">
        <w:rPr>
          <w:highlight w:val="white"/>
        </w:rPr>
        <w:t>ift</w:t>
      </w:r>
      <w:r w:rsidR="00015EDE" w:rsidRPr="00322499">
        <w:rPr>
          <w:highlight w:val="white"/>
        </w:rPr>
        <w:t xml:space="preserve"> operation</w:t>
      </w:r>
      <w:r w:rsidR="009C78BE" w:rsidRPr="00322499">
        <w:rPr>
          <w:highlight w:val="white"/>
        </w:rPr>
        <w:t xml:space="preserve">. Due to conditions of the architecture, it </w:t>
      </w:r>
      <w:r w:rsidR="0091002F" w:rsidRPr="00322499">
        <w:rPr>
          <w:highlight w:val="white"/>
        </w:rPr>
        <w:t>must always be</w:t>
      </w:r>
      <w:r w:rsidR="00015EDE" w:rsidRPr="00322499">
        <w:rPr>
          <w:highlight w:val="white"/>
        </w:rPr>
        <w:t xml:space="preserve"> </w:t>
      </w:r>
      <w:r w:rsidR="00015EDE" w:rsidRPr="00322499">
        <w:rPr>
          <w:rStyle w:val="KeyWord0"/>
          <w:highlight w:val="white"/>
        </w:rPr>
        <w:t>cl</w:t>
      </w:r>
      <w:r w:rsidR="00015EDE" w:rsidRPr="00322499">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444AC12"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w:t>
      </w:r>
      <w:r w:rsidR="00A0013D">
        <w:rPr>
          <w:highlight w:val="white"/>
        </w:rPr>
        <w:t xml:space="preserve">with one </w:t>
      </w:r>
      <w:r w:rsidR="00AE79B1" w:rsidRPr="00903DBA">
        <w:rPr>
          <w:highlight w:val="white"/>
        </w:rPr>
        <w:t xml:space="preserve">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 xml:space="preserve">changes the operators in accordance with the </w:t>
      </w:r>
      <w:r w:rsidR="00AB52DB">
        <w:rPr>
          <w:highlight w:val="white"/>
        </w:rPr>
        <w:t xml:space="preserve">given </w:t>
      </w:r>
      <w:r w:rsidR="00E70E22" w:rsidRPr="00903DBA">
        <w:rPr>
          <w:highlight w:val="white"/>
        </w:rPr>
        <w:t>size</w:t>
      </w:r>
      <w:r w:rsidR="00A0013D">
        <w:rPr>
          <w:highlight w:val="white"/>
        </w:rPr>
        <w:t>, unless it is zero.</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80B60DF" w:rsidR="00AE79B1" w:rsidRPr="00903DBA" w:rsidRDefault="001960FA" w:rsidP="001960FA">
      <w:pPr>
        <w:rPr>
          <w:highlight w:val="white"/>
        </w:rPr>
      </w:pPr>
      <w:r>
        <w:rPr>
          <w:highlight w:val="white"/>
        </w:rPr>
        <w:t>The index property handles the operand array.</w:t>
      </w: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28" w:name="_Toc57656076"/>
      <w:r w:rsidRPr="00903DBA">
        <w:rPr>
          <w:highlight w:val="white"/>
        </w:rPr>
        <w:t>Assembly Code Optimization</w:t>
      </w:r>
      <w:bookmarkEnd w:id="428"/>
    </w:p>
    <w:p w14:paraId="60537E46" w14:textId="6B327D61" w:rsidR="00AE79B1" w:rsidRPr="00903DBA" w:rsidRDefault="001D1EC5" w:rsidP="00034040">
      <w:pPr>
        <w:rPr>
          <w:highlight w:val="white"/>
        </w:rPr>
      </w:pPr>
      <w:r w:rsidRPr="00903DBA">
        <w:rPr>
          <w:highlight w:val="white"/>
        </w:rPr>
        <w:t xml:space="preserve">Similar </w:t>
      </w:r>
      <w:r w:rsidR="00B358AE">
        <w:rPr>
          <w:highlight w:val="white"/>
        </w:rPr>
        <w:t xml:space="preserve">to </w:t>
      </w:r>
      <w:r w:rsidRPr="00903DBA">
        <w:rPr>
          <w:highlight w:val="white"/>
        </w:rPr>
        <w:t xml:space="preserve">the middle code optimization in </w:t>
      </w:r>
      <w:r w:rsidR="00076546" w:rsidRPr="00903DBA">
        <w:rPr>
          <w:highlight w:val="white"/>
        </w:rPr>
        <w:t>C</w:t>
      </w:r>
      <w:r w:rsidRPr="00903DBA">
        <w:rPr>
          <w:highlight w:val="white"/>
        </w:rPr>
        <w:t>hapter</w:t>
      </w:r>
      <w:r w:rsidR="006F5D7F">
        <w:rPr>
          <w:highlight w:val="white"/>
        </w:rPr>
        <w:t xml:space="preserve"> </w:t>
      </w:r>
      <w:r w:rsidR="006F5D7F">
        <w:rPr>
          <w:highlight w:val="white"/>
        </w:rPr>
        <w:fldChar w:fldCharType="begin"/>
      </w:r>
      <w:r w:rsidR="006F5D7F">
        <w:rPr>
          <w:highlight w:val="white"/>
        </w:rPr>
        <w:instrText xml:space="preserve"> REF _Ref54016586 \r \h </w:instrText>
      </w:r>
      <w:r w:rsidR="006F5D7F">
        <w:rPr>
          <w:highlight w:val="white"/>
        </w:rPr>
      </w:r>
      <w:r w:rsidR="006F5D7F">
        <w:rPr>
          <w:highlight w:val="white"/>
        </w:rPr>
        <w:fldChar w:fldCharType="separate"/>
      </w:r>
      <w:r w:rsidR="006F5D7F">
        <w:rPr>
          <w:highlight w:val="white"/>
        </w:rPr>
        <w:t>11</w:t>
      </w:r>
      <w:r w:rsidR="006F5D7F">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 xml:space="preserve">d changes the addition of one or subtraction of minus one to </w:t>
      </w:r>
      <w:r w:rsidR="00666B2A" w:rsidRPr="00903DBA">
        <w:rPr>
          <w:highlight w:val="white"/>
        </w:rPr>
        <w:lastRenderedPageBreak/>
        <w:t>increment, and subtraction of one and addition of minus on to decrement.</w:t>
      </w:r>
      <w:r w:rsidR="00A54CAD" w:rsidRPr="00903DBA">
        <w:rPr>
          <w:highlight w:val="white"/>
        </w:rPr>
        <w:t xml:space="preserve"> The first condition is that operator indeed is addition or subtraction and that the first operand is a track,</w:t>
      </w:r>
      <w:r w:rsidR="00602792">
        <w:rPr>
          <w:highlight w:val="white"/>
        </w:rPr>
        <w:t xml:space="preserve"> a</w:t>
      </w:r>
      <w:r w:rsidR="00A54CAD" w:rsidRPr="00903DBA">
        <w:rPr>
          <w:highlight w:val="white"/>
        </w:rPr>
        <w:t xml:space="preserve"> register, or</w:t>
      </w:r>
      <w:r w:rsidR="00602792">
        <w:rPr>
          <w:highlight w:val="white"/>
        </w:rPr>
        <w:t xml:space="preserve"> a</w:t>
      </w:r>
      <w:r w:rsidR="00A54CAD" w:rsidRPr="00903DBA">
        <w:rPr>
          <w:highlight w:val="white"/>
        </w:rPr>
        <w:t xml:space="preserve">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4CDC4184"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42658A">
        <w:rPr>
          <w:highlight w:val="white"/>
        </w:rPr>
        <w:t xml:space="preserve">Note that </w:t>
      </w:r>
      <w:r w:rsidR="000D5F67" w:rsidRPr="00903DBA">
        <w:rPr>
          <w:highlight w:val="white"/>
        </w:rPr>
        <w:t>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lastRenderedPageBreak/>
        <w:t xml:space="preserve">    }</w:t>
      </w:r>
    </w:p>
    <w:p w14:paraId="056E9B50" w14:textId="0A4FC941" w:rsidR="00CA5764" w:rsidRPr="00903DBA" w:rsidRDefault="00BF4EEA" w:rsidP="00CA5764">
      <w:pPr>
        <w:pStyle w:val="Rubrik3"/>
        <w:rPr>
          <w:highlight w:val="white"/>
        </w:rPr>
      </w:pPr>
      <w:bookmarkStart w:id="429" w:name="_Toc57656077"/>
      <w:r w:rsidRPr="00903DBA">
        <w:rPr>
          <w:highlight w:val="white"/>
        </w:rPr>
        <w:t xml:space="preserve">Operator </w:t>
      </w:r>
      <w:r w:rsidR="00CA5764" w:rsidRPr="00903DBA">
        <w:rPr>
          <w:highlight w:val="white"/>
        </w:rPr>
        <w:t>Test Methods</w:t>
      </w:r>
      <w:bookmarkEnd w:id="429"/>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lastRenderedPageBreak/>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30" w:name="_Toc57656078"/>
      <w:r w:rsidRPr="00903DBA">
        <w:rPr>
          <w:highlight w:val="white"/>
        </w:rPr>
        <w:t>Register Overlapping</w:t>
      </w:r>
      <w:bookmarkEnd w:id="430"/>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5AC5D422"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 If at least one</w:t>
      </w:r>
      <w:r w:rsidR="00A829AD" w:rsidRPr="00903DBA">
        <w:rPr>
          <w:highlight w:val="white"/>
        </w:rPr>
        <w:t xml:space="preserve"> </w:t>
      </w:r>
      <w:r w:rsidRPr="00903DBA">
        <w:rPr>
          <w:highlight w:val="white"/>
        </w:rPr>
        <w:t xml:space="preserve">register is null, they do not </w:t>
      </w:r>
      <w:r w:rsidR="00210913" w:rsidRPr="00903DBA">
        <w:rPr>
          <w:highlight w:val="white"/>
        </w:rPr>
        <w:t>overlap,</w:t>
      </w:r>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lastRenderedPageBreak/>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4B8249AE" w:rsidR="00A405D4" w:rsidRPr="00903DBA" w:rsidRDefault="00A405D4" w:rsidP="00A405D4">
      <w:pPr>
        <w:pStyle w:val="Rubrik3"/>
        <w:rPr>
          <w:highlight w:val="white"/>
        </w:rPr>
      </w:pPr>
      <w:bookmarkStart w:id="431" w:name="_Toc57656079"/>
      <w:r w:rsidRPr="00903DBA">
        <w:rPr>
          <w:highlight w:val="white"/>
        </w:rPr>
        <w:t>Register Size</w:t>
      </w:r>
      <w:bookmarkEnd w:id="431"/>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3717717B"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 xml:space="preserve">the order of the registers is </w:t>
      </w:r>
      <w:r w:rsidR="007A5F1E">
        <w:rPr>
          <w:highlight w:val="white"/>
        </w:rPr>
        <w:t>significant</w:t>
      </w:r>
      <w:r w:rsidR="00AA4FA6" w:rsidRPr="00903DBA">
        <w:rPr>
          <w:highlight w:val="white"/>
        </w:rPr>
        <w: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lastRenderedPageBreak/>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4F1818A8"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“dword”,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“_dword”,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lastRenderedPageBreak/>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6A76D0A0" w:rsidR="002B63B5" w:rsidRPr="00903DBA" w:rsidRDefault="005A0D4F" w:rsidP="005A0D4F">
      <w:pPr>
        <w:rPr>
          <w:highlight w:val="white"/>
        </w:rPr>
      </w:pPr>
      <w:r w:rsidRPr="00903DBA">
        <w:rPr>
          <w:highlight w:val="white"/>
        </w:rPr>
        <w:t xml:space="preserve">We use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042C1941"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r w:rsidR="005F035E">
        <w:rPr>
          <w:rFonts w:eastAsiaTheme="minorEastAsia"/>
        </w:rPr>
        <w:t xml:space="preserve"> of the type.</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lastRenderedPageBreak/>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32" w:name="_Toc57656080"/>
      <w:r w:rsidRPr="00903DBA">
        <w:rPr>
          <w:highlight w:val="white"/>
        </w:rPr>
        <w:t>ToString</w:t>
      </w:r>
      <w:bookmarkEnd w:id="432"/>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627"/>
        <w:gridCol w:w="2409"/>
      </w:tblGrid>
      <w:tr w:rsidR="00654532" w:rsidRPr="00903DBA" w14:paraId="2A89CF9A" w14:textId="77777777" w:rsidTr="00CC2568">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627"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409"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CC2568">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627" w:type="dxa"/>
          </w:tcPr>
          <w:p w14:paraId="401D2694" w14:textId="32EBE2E2" w:rsidR="00313A2C" w:rsidRPr="00903DBA" w:rsidRDefault="00A45E17" w:rsidP="00313A2C">
            <w:pPr>
              <w:spacing w:before="0" w:after="40"/>
            </w:pPr>
            <w:r w:rsidRPr="00903DBA">
              <w:t>operator</w:t>
            </w:r>
          </w:p>
        </w:tc>
        <w:tc>
          <w:tcPr>
            <w:tcW w:w="2409" w:type="dxa"/>
          </w:tcPr>
          <w:p w14:paraId="395DDC0D" w14:textId="329223B4" w:rsidR="00313A2C" w:rsidRPr="00903DBA" w:rsidRDefault="00597C19" w:rsidP="00313A2C">
            <w:pPr>
              <w:spacing w:before="0" w:after="40"/>
              <w:rPr>
                <w:highlight w:val="white"/>
              </w:rPr>
            </w:pPr>
            <w:r w:rsidRPr="00903DBA">
              <w:rPr>
                <w:highlight w:val="white"/>
              </w:rPr>
              <w:t>fadd</w:t>
            </w:r>
          </w:p>
        </w:tc>
      </w:tr>
      <w:tr w:rsidR="00F027BF" w:rsidRPr="00903DBA" w14:paraId="5A0A61AA" w14:textId="77777777" w:rsidTr="00CC2568">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627" w:type="dxa"/>
          </w:tcPr>
          <w:p w14:paraId="79C968F9" w14:textId="6E8EBFE0" w:rsidR="00F027BF" w:rsidRPr="00903DBA" w:rsidRDefault="00F027BF" w:rsidP="00A45E17">
            <w:pPr>
              <w:spacing w:before="0" w:after="40"/>
            </w:pPr>
            <w:r w:rsidRPr="00903DBA">
              <w:t>operator register</w:t>
            </w:r>
          </w:p>
        </w:tc>
        <w:tc>
          <w:tcPr>
            <w:tcW w:w="2409"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CC2568">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627"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409" w:type="dxa"/>
          </w:tcPr>
          <w:p w14:paraId="6A981848" w14:textId="77777777" w:rsidR="00F027BF" w:rsidRPr="00903DBA" w:rsidRDefault="00F027BF" w:rsidP="00A45E17">
            <w:pPr>
              <w:spacing w:before="0" w:after="40"/>
              <w:rPr>
                <w:highlight w:val="white"/>
              </w:rPr>
            </w:pPr>
            <w:r w:rsidRPr="00903DBA">
              <w:rPr>
                <w:highlight w:val="white"/>
              </w:rPr>
              <w:t>inc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CC2568">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627"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409"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CC2568">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627"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409"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CC2568">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627"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409"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lastRenderedPageBreak/>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50A3DEB3"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r w:rsidR="00CC2568" w:rsidRPr="00903DBA">
        <w:rPr>
          <w:highlight w:val="white"/>
        </w:rPr>
        <w:t>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lastRenderedPageBreak/>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lastRenderedPageBreak/>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r w:rsidR="00EF3244" w:rsidRPr="00903DBA">
        <w:rPr>
          <w:rStyle w:val="KeyWord0"/>
          <w:highlight w:val="white"/>
        </w:rPr>
        <w:t>operand2</w:t>
      </w:r>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“Hello\nWorld\</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73F71BD5"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w:t>
      </w:r>
      <w:r w:rsidR="00CC2568" w:rsidRPr="00903DBA">
        <w:rPr>
          <w:highlight w:val="white"/>
        </w:rPr>
        <w:t>located</w:t>
      </w:r>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39A36B38" w:rsidR="00097076" w:rsidRPr="00903DBA" w:rsidRDefault="004C1FEB" w:rsidP="00F842E6">
      <w:pPr>
        <w:rPr>
          <w:highlight w:val="white"/>
        </w:rPr>
      </w:pPr>
      <w:r w:rsidRPr="00903DBA">
        <w:rPr>
          <w:highlight w:val="white"/>
        </w:rPr>
        <w:t xml:space="preserve">We iterate through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lastRenderedPageBreak/>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33" w:name="_Toc57656081"/>
      <w:r w:rsidRPr="00903DBA">
        <w:t>Tracks</w:t>
      </w:r>
      <w:bookmarkEnd w:id="433"/>
    </w:p>
    <w:p w14:paraId="105850DD" w14:textId="50E7C208" w:rsidR="00A40BA8" w:rsidRDefault="00A40BA8" w:rsidP="00A40BA8">
      <w:r w:rsidRPr="00903DBA">
        <w:t>A track is a place holder for a register through the assembly code.</w:t>
      </w:r>
      <w:r w:rsidR="00303B3B" w:rsidRPr="00903DBA">
        <w:t xml:space="preserve"> Let us look</w:t>
      </w:r>
      <w:r w:rsidR="00EC1062" w:rsidRPr="00903DBA">
        <w:t xml:space="preserve"> at the following </w:t>
      </w:r>
      <w:r w:rsidR="00C842CE">
        <w:t>example.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C842CE" w:rsidRPr="00903DBA" w14:paraId="10EDCE47" w14:textId="77777777" w:rsidTr="004410EC">
        <w:tc>
          <w:tcPr>
            <w:tcW w:w="3116" w:type="dxa"/>
          </w:tcPr>
          <w:p w14:paraId="1DBFE773" w14:textId="77777777" w:rsidR="004410EC" w:rsidRDefault="00C842CE" w:rsidP="004410EC">
            <w:pPr>
              <w:pStyle w:val="Code"/>
            </w:pPr>
            <w:r w:rsidRPr="00903DBA">
              <w:t>return a + b &amp; c - d;</w:t>
            </w:r>
            <w:r>
              <w:t xml:space="preserve"> </w:t>
            </w:r>
          </w:p>
          <w:p w14:paraId="481527E1" w14:textId="77777777" w:rsidR="004410EC" w:rsidRDefault="004410EC" w:rsidP="004410EC">
            <w:pPr>
              <w:pStyle w:val="Code"/>
            </w:pPr>
          </w:p>
          <w:p w14:paraId="36A94C88" w14:textId="77777777" w:rsidR="004410EC" w:rsidRDefault="004410EC" w:rsidP="004410EC">
            <w:pPr>
              <w:pStyle w:val="Code"/>
            </w:pPr>
          </w:p>
          <w:p w14:paraId="7D054AD2" w14:textId="77777777" w:rsidR="004410EC" w:rsidRDefault="004410EC" w:rsidP="004410EC">
            <w:pPr>
              <w:pStyle w:val="Code"/>
            </w:pPr>
          </w:p>
          <w:p w14:paraId="0B70B439" w14:textId="4F144A9B" w:rsidR="00C842CE" w:rsidRPr="00903DBA" w:rsidRDefault="00C842CE" w:rsidP="004410EC">
            <w:r>
              <w:t>(a) C code</w:t>
            </w:r>
          </w:p>
        </w:tc>
        <w:tc>
          <w:tcPr>
            <w:tcW w:w="3117" w:type="dxa"/>
          </w:tcPr>
          <w:p w14:paraId="2920AFFA" w14:textId="6D8DC659" w:rsidR="00065314" w:rsidRPr="00903DBA" w:rsidRDefault="00065314" w:rsidP="00065314">
            <w:pPr>
              <w:pStyle w:val="Code"/>
            </w:pPr>
            <w:r>
              <w:t xml:space="preserve">1. </w:t>
            </w:r>
            <w:r w:rsidR="004410EC">
              <w:t>temp</w:t>
            </w:r>
            <w:r w:rsidRPr="00903DBA">
              <w:t>0 = a + b</w:t>
            </w:r>
          </w:p>
          <w:p w14:paraId="660BDC8A" w14:textId="4337AD12" w:rsidR="00065314" w:rsidRPr="00903DBA" w:rsidRDefault="00065314" w:rsidP="00065314">
            <w:pPr>
              <w:pStyle w:val="Code"/>
            </w:pPr>
            <w:r>
              <w:t xml:space="preserve">2. </w:t>
            </w:r>
            <w:r w:rsidR="004410EC">
              <w:t>temp</w:t>
            </w:r>
            <w:r w:rsidRPr="00903DBA">
              <w:t>1 = c - d</w:t>
            </w:r>
          </w:p>
          <w:p w14:paraId="7018885A" w14:textId="7D114577" w:rsidR="00065314" w:rsidRPr="00903DBA" w:rsidRDefault="00065314" w:rsidP="00065314">
            <w:pPr>
              <w:pStyle w:val="Code"/>
            </w:pPr>
            <w:r>
              <w:t xml:space="preserve">3. </w:t>
            </w:r>
            <w:r w:rsidR="004410EC">
              <w:t>temp</w:t>
            </w:r>
            <w:r w:rsidRPr="00903DBA">
              <w:t xml:space="preserve">2 = </w:t>
            </w:r>
            <w:r w:rsidR="004410EC">
              <w:t>temp</w:t>
            </w:r>
            <w:r w:rsidRPr="00903DBA">
              <w:t xml:space="preserve">0 &amp; </w:t>
            </w:r>
            <w:r w:rsidR="004410EC">
              <w:t>temp</w:t>
            </w:r>
            <w:r w:rsidRPr="00903DBA">
              <w:t>1</w:t>
            </w:r>
          </w:p>
          <w:p w14:paraId="29E907AB" w14:textId="77777777" w:rsidR="004410EC" w:rsidRDefault="00065314" w:rsidP="004410EC">
            <w:pPr>
              <w:pStyle w:val="Code"/>
            </w:pPr>
            <w:r>
              <w:t xml:space="preserve">4. </w:t>
            </w:r>
            <w:r w:rsidRPr="00903DBA">
              <w:t xml:space="preserve">return </w:t>
            </w:r>
            <w:r w:rsidR="004410EC">
              <w:t>temp</w:t>
            </w:r>
            <w:r w:rsidRPr="00903DBA">
              <w:t>2</w:t>
            </w:r>
          </w:p>
          <w:p w14:paraId="4650482D" w14:textId="637F68EC" w:rsidR="00C842CE" w:rsidRPr="00903DBA" w:rsidRDefault="00C842CE" w:rsidP="004410EC">
            <w:r>
              <w:t xml:space="preserve">(b) </w:t>
            </w:r>
            <w:r w:rsidR="004410EC">
              <w:t>Middle code</w:t>
            </w:r>
          </w:p>
        </w:tc>
      </w:tr>
    </w:tbl>
    <w:p w14:paraId="660B8EFC" w14:textId="77777777" w:rsidR="00C842CE" w:rsidRPr="00903DBA" w:rsidRDefault="00C842CE" w:rsidP="00A40BA8"/>
    <w:p w14:paraId="30A4BB69" w14:textId="76E9A601" w:rsidR="00303B3B" w:rsidRPr="00903DBA" w:rsidRDefault="00303B3B" w:rsidP="00303B3B">
      <w:pPr>
        <w:pStyle w:val="Code"/>
      </w:pPr>
    </w:p>
    <w:p w14:paraId="618B8178" w14:textId="1CCA299A" w:rsidR="00EC1062" w:rsidRPr="00903DBA" w:rsidRDefault="00E445CA" w:rsidP="00E445CA">
      <w:r w:rsidRPr="00903DBA">
        <w:t>The following middle code is generated.</w:t>
      </w:r>
    </w:p>
    <w:p w14:paraId="7E061C7F" w14:textId="63E1DF98" w:rsidR="00651F24" w:rsidRPr="00903DBA" w:rsidRDefault="00651F24" w:rsidP="00E445CA">
      <w:r w:rsidRPr="00903DBA">
        <w:t xml:space="preserve">Let us assume that a, b, c, d, and 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lastRenderedPageBreak/>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09CE634F"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w:t>
      </w:r>
      <w:r w:rsidR="00025DA1">
        <w:rPr>
          <w:rStyle w:val="KeyWord0"/>
        </w:rPr>
        <w:t>rack</w:t>
      </w:r>
      <w:r w:rsidR="004E71D8" w:rsidRPr="00903DBA">
        <w:rPr>
          <w:rStyle w:val="KeyWord0"/>
        </w:rPr>
        <w: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1FFB3345" w14:textId="4B479DE5" w:rsidR="00025DA1" w:rsidRPr="00903DBA" w:rsidRDefault="00025DA1" w:rsidP="00025DA1">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a track representing a known or unknown register. </w:t>
      </w:r>
    </w:p>
    <w:p w14:paraId="68DD47DB" w14:textId="4E7680E5" w:rsidR="00B616B1" w:rsidRPr="00903DBA" w:rsidRDefault="00B616B1" w:rsidP="00283127">
      <w:pPr>
        <w:pStyle w:val="CodeHeader"/>
      </w:pPr>
      <w:r w:rsidRPr="00903DBA">
        <w:t>Track.cs</w:t>
      </w:r>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7E73150B" w14:textId="77777777" w:rsidR="00025DA1" w:rsidRDefault="00025DA1" w:rsidP="00132D4E">
      <w:pPr>
        <w:pStyle w:val="Code"/>
        <w:rPr>
          <w:highlight w:val="white"/>
        </w:rPr>
      </w:pPr>
    </w:p>
    <w:p w14:paraId="22848030" w14:textId="09CFA82A"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0E526942" w:rsidR="004D41A8" w:rsidRPr="00903DBA" w:rsidRDefault="004D41A8" w:rsidP="00132D4E">
      <w:pPr>
        <w:pStyle w:val="Code"/>
        <w:rPr>
          <w:highlight w:val="white"/>
        </w:rPr>
      </w:pPr>
      <w:r w:rsidRPr="00903DBA">
        <w:rPr>
          <w:highlight w:val="white"/>
        </w:rPr>
        <w:t xml:space="preserve">      </w:t>
      </w:r>
      <w:r w:rsidR="000116AA">
        <w:rPr>
          <w:highlight w:val="white"/>
        </w:rPr>
        <w:t>Register</w:t>
      </w:r>
      <w:r w:rsidRPr="00903DBA">
        <w:rPr>
          <w:highlight w:val="white"/>
        </w:rPr>
        <w:t xml:space="preserve">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39780581"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lastRenderedPageBreak/>
        <w:t xml:space="preserve">      Assert.ErrorXXX(!type.IsArrayFunctionOrString());</w:t>
      </w:r>
    </w:p>
    <w:p w14:paraId="1A837A07" w14:textId="30F5C0F2"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000FF8DD" w14:textId="77777777" w:rsidR="003E3EFC" w:rsidRPr="00903DBA" w:rsidRDefault="003E3EFC" w:rsidP="003E3EFC">
      <w:pPr>
        <w:rPr>
          <w:highlight w:val="white"/>
        </w:rPr>
      </w:pPr>
      <w:r w:rsidRPr="00903DBA">
        <w:rPr>
          <w:highlight w:val="white"/>
        </w:rPr>
        <w:t xml:space="preserve">A track has a current size and a maximal size. The current size may vary between </w:t>
      </w:r>
      <w:r>
        <w:rPr>
          <w:highlight w:val="white"/>
        </w:rPr>
        <w:t>assembly code instructions</w:t>
      </w:r>
      <w:r w:rsidRPr="00903DBA">
        <w:rPr>
          <w:highlight w:val="white"/>
        </w:rPr>
        <w:t>. We need the maximal size for the register allocator. It the size more than one byte, a reduced set of register is available.</w:t>
      </w:r>
    </w:p>
    <w:p w14:paraId="437C10FE" w14:textId="22367CD9" w:rsidR="006E7BC4" w:rsidRDefault="006E7BC4" w:rsidP="00056F68">
      <w:pPr>
        <w:pStyle w:val="Code"/>
        <w:rPr>
          <w:highlight w:val="white"/>
        </w:rPr>
      </w:pPr>
      <w:r w:rsidRPr="00903DBA">
        <w:rPr>
          <w:highlight w:val="white"/>
        </w:rPr>
        <w:t xml:space="preserve">    public int CurrentSize {</w:t>
      </w:r>
      <w:r w:rsidR="00056F68">
        <w:rPr>
          <w:highlight w:val="white"/>
        </w:rPr>
        <w:t>get;set;}</w:t>
      </w:r>
    </w:p>
    <w:p w14:paraId="1F604BF4" w14:textId="77777777" w:rsidR="00056F68" w:rsidRPr="00903DBA" w:rsidRDefault="00056F68" w:rsidP="00056F68">
      <w:pPr>
        <w:pStyle w:val="Code"/>
        <w:rPr>
          <w:highlight w:val="white"/>
        </w:rPr>
      </w:pPr>
    </w:p>
    <w:p w14:paraId="7CD7B2BF" w14:textId="4F148354" w:rsidR="00056F68" w:rsidRDefault="00056F68" w:rsidP="006E7BC4">
      <w:pPr>
        <w:pStyle w:val="Code"/>
        <w:rPr>
          <w:highlight w:val="white"/>
        </w:rPr>
      </w:pPr>
      <w:r w:rsidRPr="00903DBA">
        <w:rPr>
          <w:highlight w:val="white"/>
        </w:rPr>
        <w:t xml:space="preserve">    private int m_maxSize;</w:t>
      </w:r>
    </w:p>
    <w:p w14:paraId="09A4A7FC" w14:textId="4C4E8F2E"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92B4999" w:rsidR="006E7BC4" w:rsidRPr="00903DBA" w:rsidRDefault="005306A7" w:rsidP="005306A7">
      <w:pPr>
        <w:rPr>
          <w:highlight w:val="white"/>
        </w:rPr>
      </w:pPr>
      <w:r>
        <w:rPr>
          <w:highlight w:val="white"/>
        </w:rPr>
        <w:t>The min and max index hold he indexes of the first and last assembly code instruction where the track occurs. We need them to decide whether tracks overlap.</w:t>
      </w:r>
    </w:p>
    <w:p w14:paraId="148EC8C3" w14:textId="47525E58" w:rsidR="00F9060B" w:rsidRPr="00F9060B" w:rsidRDefault="00F9060B" w:rsidP="00F9060B">
      <w:pPr>
        <w:pStyle w:val="Code"/>
        <w:rPr>
          <w:highlight w:val="white"/>
        </w:rPr>
      </w:pPr>
      <w:r w:rsidRPr="00F9060B">
        <w:rPr>
          <w:highlight w:val="white"/>
        </w:rPr>
        <w:t xml:space="preserve">    private int m_minIndex = -1, m_maxIndex = -1;</w:t>
      </w: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11ADE2D9" w14:textId="42F7BE7E" w:rsidR="004D41A8" w:rsidRPr="00903DBA" w:rsidRDefault="004D41A8" w:rsidP="00056F68">
      <w:pPr>
        <w:pStyle w:val="Code"/>
        <w:rPr>
          <w:highlight w:val="white"/>
        </w:rPr>
      </w:pPr>
      <w:r w:rsidRPr="00903DBA">
        <w:rPr>
          <w:highlight w:val="white"/>
        </w:rPr>
        <w:t xml:space="preserve">    public Register? Register {</w:t>
      </w:r>
      <w:r w:rsidR="00056F68">
        <w:rPr>
          <w:highlight w:val="white"/>
        </w:rPr>
        <w:t>get; set;}</w:t>
      </w:r>
    </w:p>
    <w:p w14:paraId="3EC1B989" w14:textId="77777777" w:rsidR="0067297E" w:rsidRPr="00903DBA" w:rsidRDefault="0067297E" w:rsidP="0067297E">
      <w:pPr>
        <w:rPr>
          <w:highlight w:val="white"/>
        </w:rPr>
      </w:pPr>
      <w:r w:rsidRPr="00903DBA">
        <w:rPr>
          <w:highlight w:val="white"/>
        </w:rPr>
        <w:t xml:space="preserve">If the track is </w:t>
      </w:r>
      <w:r>
        <w:rPr>
          <w:highlight w:val="white"/>
        </w:rPr>
        <w:t>u</w:t>
      </w:r>
      <w:r w:rsidRPr="00903DBA">
        <w:rPr>
          <w:highlight w:val="white"/>
        </w:rPr>
        <w:t>sed as a pointer, a reduced set of registers are available.</w:t>
      </w:r>
    </w:p>
    <w:p w14:paraId="435A20CA" w14:textId="77777777" w:rsidR="00946DE9" w:rsidRPr="00946DE9" w:rsidRDefault="00946DE9" w:rsidP="00946DE9">
      <w:pPr>
        <w:pStyle w:val="Code"/>
        <w:rPr>
          <w:highlight w:val="white"/>
        </w:rPr>
      </w:pPr>
      <w:r w:rsidRPr="00946DE9">
        <w:rPr>
          <w:highlight w:val="white"/>
        </w:rPr>
        <w:t xml:space="preserve">    public bool Pointer {get; set;}</w:t>
      </w:r>
    </w:p>
    <w:p w14:paraId="6016403D" w14:textId="716ADF97"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C258BC">
        <w:rPr>
          <w:highlight w:val="white"/>
        </w:rPr>
        <w:t xml:space="preserve"> min and max</w:t>
      </w:r>
      <w:r w:rsidR="00883C09" w:rsidRPr="00903DBA">
        <w:rPr>
          <w:highlight w:val="white"/>
        </w:rPr>
        <w:t xml:space="preserve"> line numbers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641CD0CB" w:rsidR="00283127" w:rsidRDefault="00C36173" w:rsidP="009D541A">
      <w:pPr>
        <w:pStyle w:val="Rubrik2"/>
      </w:pPr>
      <w:bookmarkStart w:id="434" w:name="_Toc57656082"/>
      <w:r w:rsidRPr="00903DBA">
        <w:t>Register Allocation</w:t>
      </w:r>
      <w:bookmarkEnd w:id="434"/>
    </w:p>
    <w:p w14:paraId="02693415" w14:textId="1147F55E" w:rsidR="00B93420" w:rsidRDefault="00226C7F" w:rsidP="005F3AD5">
      <w:r>
        <w:t>The architecture holds a set of registers. On particular feature of the register</w:t>
      </w:r>
      <w:r w:rsidR="00EA44E2">
        <w:t>s</w:t>
      </w:r>
      <w:r>
        <w:t xml:space="preserve"> is that they to some ex</w:t>
      </w:r>
      <w:r w:rsidR="00EA44E2">
        <w:t>t</w:t>
      </w:r>
      <w:r>
        <w:t xml:space="preserve">ent overlaps. </w:t>
      </w:r>
      <w:r w:rsidR="005F3AD5">
        <w:t xml:space="preserve">See Appendix </w:t>
      </w:r>
      <w:r w:rsidR="005F3AD5">
        <w:fldChar w:fldCharType="begin"/>
      </w:r>
      <w:r w:rsidR="005F3AD5">
        <w:instrText xml:space="preserve"> REF _Ref58762260 \r \h </w:instrText>
      </w:r>
      <w:r w:rsidR="005F3AD5">
        <w:fldChar w:fldCharType="separate"/>
      </w:r>
      <w:r w:rsidR="005F3AD5">
        <w:t>B</w:t>
      </w:r>
      <w:r w:rsidR="005F3AD5">
        <w:fldChar w:fldCharType="end"/>
      </w:r>
      <w:r w:rsidR="005F3AD5">
        <w:t xml:space="preserve"> for a more detailed description.</w:t>
      </w:r>
    </w:p>
    <w:p w14:paraId="4DAF0B52" w14:textId="77777777" w:rsidR="00DD28E1" w:rsidRPr="00903DBA" w:rsidRDefault="00DD28E1" w:rsidP="00DD28E1">
      <w:pPr>
        <w:pStyle w:val="CodeHeader"/>
      </w:pPr>
      <w:r>
        <w:t>Register</w:t>
      </w:r>
      <w:r w:rsidRPr="00903DBA">
        <w:t>.cs</w:t>
      </w:r>
    </w:p>
    <w:p w14:paraId="4F5236DC" w14:textId="77777777" w:rsidR="00DD28E1" w:rsidRPr="008911D1" w:rsidRDefault="00DD28E1" w:rsidP="00DD28E1">
      <w:pPr>
        <w:pStyle w:val="Code"/>
        <w:rPr>
          <w:highlight w:val="white"/>
        </w:rPr>
      </w:pPr>
      <w:r w:rsidRPr="008911D1">
        <w:rPr>
          <w:highlight w:val="white"/>
        </w:rPr>
        <w:t>namespace CCompiler {</w:t>
      </w:r>
    </w:p>
    <w:p w14:paraId="200F693F" w14:textId="77777777" w:rsidR="00DD28E1" w:rsidRPr="008911D1" w:rsidRDefault="00DD28E1" w:rsidP="00DD28E1">
      <w:pPr>
        <w:pStyle w:val="Code"/>
        <w:rPr>
          <w:highlight w:val="white"/>
        </w:rPr>
      </w:pPr>
      <w:r w:rsidRPr="008911D1">
        <w:rPr>
          <w:highlight w:val="white"/>
        </w:rPr>
        <w:t xml:space="preserve">  public enum Register {al, ah, ax, eax, rax, bl, bh, bx, ebx, rbx,</w:t>
      </w:r>
    </w:p>
    <w:p w14:paraId="0A4548C4" w14:textId="77777777" w:rsidR="00DD28E1" w:rsidRPr="008911D1" w:rsidRDefault="00DD28E1" w:rsidP="00DD28E1">
      <w:pPr>
        <w:pStyle w:val="Code"/>
        <w:rPr>
          <w:highlight w:val="white"/>
        </w:rPr>
      </w:pPr>
      <w:r w:rsidRPr="008911D1">
        <w:rPr>
          <w:highlight w:val="white"/>
        </w:rPr>
        <w:lastRenderedPageBreak/>
        <w:t xml:space="preserve">                        cl, ch, cx, ecx, rcx, dl, dh, dx, edx, rdx,</w:t>
      </w:r>
    </w:p>
    <w:p w14:paraId="6DB6A406" w14:textId="77777777" w:rsidR="005F3AD5" w:rsidRDefault="00DD28E1" w:rsidP="00DD28E1">
      <w:pPr>
        <w:pStyle w:val="Code"/>
        <w:rPr>
          <w:highlight w:val="white"/>
        </w:rPr>
      </w:pPr>
      <w:r w:rsidRPr="008911D1">
        <w:rPr>
          <w:highlight w:val="white"/>
        </w:rPr>
        <w:t xml:space="preserve">                        si, esi, rsi, di, edi, rdi,</w:t>
      </w:r>
    </w:p>
    <w:p w14:paraId="1F05477E" w14:textId="6F9CB8D0" w:rsidR="00DD28E1" w:rsidRPr="008911D1" w:rsidRDefault="005F3AD5" w:rsidP="00DD28E1">
      <w:pPr>
        <w:pStyle w:val="Code"/>
        <w:rPr>
          <w:highlight w:val="white"/>
        </w:rPr>
      </w:pPr>
      <w:r>
        <w:rPr>
          <w:highlight w:val="white"/>
        </w:rPr>
        <w:t xml:space="preserve">                       </w:t>
      </w:r>
      <w:r w:rsidR="00DD28E1" w:rsidRPr="008911D1">
        <w:rPr>
          <w:highlight w:val="white"/>
        </w:rPr>
        <w:t xml:space="preserve"> sp, esp, rsp, bp, ebp, rbp};</w:t>
      </w:r>
    </w:p>
    <w:p w14:paraId="289480C5" w14:textId="77777777" w:rsidR="00DD28E1" w:rsidRPr="008911D1" w:rsidRDefault="00DD28E1" w:rsidP="00DD28E1">
      <w:pPr>
        <w:pStyle w:val="Code"/>
        <w:rPr>
          <w:highlight w:val="white"/>
        </w:rPr>
      </w:pPr>
      <w:r w:rsidRPr="008911D1">
        <w:rPr>
          <w:highlight w:val="white"/>
        </w:rPr>
        <w:t>}</w:t>
      </w:r>
    </w:p>
    <w:p w14:paraId="6D9EAF1D" w14:textId="745EBFF6"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w:t>
      </w:r>
      <w:r w:rsidR="00166EDE">
        <w:rPr>
          <w:highlight w:val="white"/>
        </w:rPr>
        <w:t>the following</w:t>
      </w:r>
      <w:r w:rsidR="004117D3" w:rsidRPr="00903DBA">
        <w:rPr>
          <w:highlight w:val="white"/>
        </w:rPr>
        <w:t xml:space="preserve">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w:t>
      </w:r>
      <w:r w:rsidR="00166EDE">
        <w:rPr>
          <w:highlight w:val="white"/>
        </w:rPr>
        <w:t>ir</w:t>
      </w:r>
      <w:r w:rsidR="00025FE2" w:rsidRPr="00903DBA">
        <w:rPr>
          <w:highlight w:val="white"/>
        </w:rPr>
        <w:t xml:space="preserve">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w:t>
      </w:r>
      <w:r w:rsidR="00166EDE">
        <w:rPr>
          <w:highlight w:val="white"/>
        </w:rPr>
        <w:t xml:space="preserve">two vertices connected by an edge cannot be given the same color. In our case: </w:t>
      </w:r>
      <w:r w:rsidR="000D3ED7" w:rsidRPr="00903DBA">
        <w:rPr>
          <w:highlight w:val="white"/>
        </w:rPr>
        <w:t>two tracks that overlaps cannot be assigned the sam</w:t>
      </w:r>
      <w:r w:rsidR="00F05E6D" w:rsidRPr="00903DBA">
        <w:rPr>
          <w:highlight w:val="white"/>
        </w:rPr>
        <w:t>e</w:t>
      </w:r>
      <w:r w:rsidR="000D3ED7" w:rsidRPr="00903DBA">
        <w:rPr>
          <w:highlight w:val="white"/>
        </w:rPr>
        <w:t xml:space="preserve"> register.</w:t>
      </w:r>
    </w:p>
    <w:p w14:paraId="6C3214C3" w14:textId="4494F981" w:rsidR="00E31ED1" w:rsidRPr="00903DBA" w:rsidRDefault="00E31ED1" w:rsidP="00E31ED1">
      <w:r w:rsidRPr="00903DBA">
        <w:t>Graph coloring is a NP-complete problem, which means that there is no known algorithm that works on polynomial time. To be sure that we have found the best solution, we have to exam every possible solution, which would require an unrealistic amount of time. In</w:t>
      </w:r>
      <w:r w:rsidR="00166EDE">
        <w:t>stead, in</w:t>
      </w:r>
      <w:r w:rsidRPr="00903DBA">
        <w:t xml:space="preserve"> this book we perform a </w:t>
      </w:r>
      <w:r w:rsidRPr="00903DBA">
        <w:rPr>
          <w:rStyle w:val="CodeInText"/>
        </w:rPr>
        <w:t>deep search</w:t>
      </w:r>
      <w:r w:rsidRPr="00903DBA">
        <w:t>, where we sort the vertices into a list and for each vert</w:t>
      </w:r>
      <w:r w:rsidR="0091284D">
        <w:t>ex</w:t>
      </w:r>
      <w:r w:rsidRPr="00903DBA">
        <w:t xml:space="preserve"> try to </w:t>
      </w:r>
      <w:r w:rsidR="00C232C9">
        <w:t>find</w:t>
      </w:r>
      <w:r w:rsidRPr="00903DBA">
        <w:t xml:space="preserve"> a register not already allocated by any of its neighbors. If we cannot find such register</w:t>
      </w:r>
      <w:r w:rsidR="0091284D">
        <w:t>,</w:t>
      </w:r>
      <w:r w:rsidRPr="00903DBA">
        <w:t xml:space="preserve"> we backtrack and try another combination. If we finally find a solution where each vertex is mapped to a register not mapped by any of its neighbors, we have found an optimal solution.</w:t>
      </w:r>
      <w:r w:rsidR="008B673A">
        <w:t xml:space="preserve"> If we do not </w:t>
      </w:r>
      <w:r w:rsidR="00C232C9">
        <w:t>find</w:t>
      </w:r>
      <w:r w:rsidR="008B673A">
        <w:t xml:space="preserve"> </w:t>
      </w:r>
      <w:r w:rsidR="00C232C9">
        <w:t>a</w:t>
      </w:r>
      <w:r w:rsidR="008B673A">
        <w:t xml:space="preserve"> solution, we report an error</w:t>
      </w:r>
      <w:r w:rsidR="00C232C9">
        <w:t>:</w:t>
      </w:r>
      <w:r w:rsidR="008B673A">
        <w:t xml:space="preserve"> shortage of registers.</w:t>
      </w:r>
    </w:p>
    <w:p w14:paraId="04DE6171" w14:textId="77777777" w:rsidR="003958DE" w:rsidRPr="00903DBA" w:rsidRDefault="003958DE" w:rsidP="003958DE">
      <w:pPr>
        <w:pStyle w:val="CodeHeader"/>
      </w:pPr>
      <w:r w:rsidRPr="00903DBA">
        <w:t>RegisterAllocator.cs</w:t>
      </w:r>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3FD60DD2"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total track graph, with all track as vertices and an edge between two vertices if the</w:t>
      </w:r>
      <w:r w:rsidR="000969C8">
        <w:rPr>
          <w:highlight w:val="white"/>
        </w:rPr>
        <w:t>ir</w:t>
      </w:r>
      <w:r w:rsidR="00AA66BF" w:rsidRPr="00903DBA">
        <w:rPr>
          <w:highlight w:val="white"/>
        </w:rPr>
        <w:t xml:space="preserv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w:t>
      </w:r>
      <w:r w:rsidR="000969C8">
        <w:rPr>
          <w:highlight w:val="white"/>
        </w:rPr>
        <w:t xml:space="preserve">, </w:t>
      </w:r>
      <w:r w:rsidR="007B7A13" w:rsidRPr="00903DBA">
        <w:rPr>
          <w:highlight w:val="white"/>
        </w:rPr>
        <w:t xml:space="preserve">or two </w:t>
      </w:r>
      <w:r w:rsidR="000969C8">
        <w:rPr>
          <w:highlight w:val="white"/>
        </w:rPr>
        <w:t xml:space="preserve">overlapping </w:t>
      </w:r>
      <w:r w:rsidR="007B7A13" w:rsidRPr="00903DBA">
        <w:rPr>
          <w:highlight w:val="white"/>
        </w:rPr>
        <w:t>register</w:t>
      </w:r>
      <w:r w:rsidR="00F540A1" w:rsidRPr="00903DBA">
        <w:rPr>
          <w:highlight w:val="white"/>
        </w:rPr>
        <w:t>s</w:t>
      </w:r>
      <w:r w:rsidR="007B7A13" w:rsidRPr="00903DBA">
        <w:rPr>
          <w:highlight w:val="white"/>
        </w:rPr>
        <w:t>.</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37EF5C36" w:rsidR="00730167" w:rsidRPr="00903DBA" w:rsidRDefault="00F540A1" w:rsidP="00F540A1">
      <w:pPr>
        <w:rPr>
          <w:highlight w:val="white"/>
        </w:rPr>
      </w:pPr>
      <w:r w:rsidRPr="00903DBA">
        <w:rPr>
          <w:highlight w:val="white"/>
        </w:rPr>
        <w:t>Then we split the total graph into independent subgr</w:t>
      </w:r>
      <w:r w:rsidR="001829AE">
        <w:rPr>
          <w:highlight w:val="white"/>
        </w:rPr>
        <w:t>a</w:t>
      </w:r>
      <w:r w:rsidRPr="00903DBA">
        <w:rPr>
          <w:highlight w:val="white"/>
        </w:rPr>
        <w:t>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2E143729" w14:textId="77777777" w:rsidR="00D43EC1" w:rsidRDefault="00D43EC1" w:rsidP="00D43EC1">
      <w:pPr>
        <w:rPr>
          <w:highlight w:val="white"/>
        </w:rPr>
      </w:pPr>
      <w:r w:rsidRPr="00903DBA">
        <w:rPr>
          <w:highlight w:val="white"/>
        </w:rPr>
        <w:t xml:space="preserve">When the graph has been split, we iterate through the subgraphs and perform a deep-first search on each of them. </w:t>
      </w:r>
    </w:p>
    <w:p w14:paraId="5747190D" w14:textId="1614913B"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6850391F" w14:textId="77777777" w:rsidR="00D43EC1" w:rsidRPr="00903DBA" w:rsidRDefault="00D43EC1" w:rsidP="00D43EC1">
      <w:pPr>
        <w:rPr>
          <w:highlight w:val="white"/>
        </w:rPr>
      </w:pPr>
      <w:r w:rsidRPr="00903DBA">
        <w:rPr>
          <w:highlight w:val="white"/>
        </w:rPr>
        <w:t xml:space="preserve">If the </w:t>
      </w:r>
      <w:r w:rsidRPr="00903DBA">
        <w:rPr>
          <w:rStyle w:val="KeyWord0"/>
          <w:highlight w:val="white"/>
        </w:rPr>
        <w:t>DeepFirstSearch</w:t>
      </w:r>
      <w:r w:rsidRPr="00903DBA">
        <w:rPr>
          <w:highlight w:val="white"/>
        </w:rPr>
        <w:t xml:space="preserve"> method returns true, we have a graph coloring; that is, the tracks have been assigned registers that do not overlap. If </w:t>
      </w:r>
      <w:r w:rsidRPr="00903DBA">
        <w:rPr>
          <w:rStyle w:val="KeyWord0"/>
          <w:highlight w:val="white"/>
        </w:rPr>
        <w:t>DeepFirstSearch</w:t>
      </w:r>
      <w:r w:rsidRPr="00903DBA">
        <w:rPr>
          <w:highlight w:val="white"/>
        </w:rPr>
        <w:t xml:space="preserve"> return false, we have not found a graph coloring, and we report an error, that we are out of registers.</w:t>
      </w:r>
      <w:r w:rsidRPr="00903DBA">
        <w:rPr>
          <w:rStyle w:val="KeyWord0"/>
          <w:highlight w:val="white"/>
        </w:rPr>
        <w:t xml:space="preserve"> </w:t>
      </w:r>
    </w:p>
    <w:p w14:paraId="2E8DEF85" w14:textId="77777777" w:rsidR="009C6CF2" w:rsidRPr="00903DBA" w:rsidRDefault="009C6CF2" w:rsidP="009C6CF2">
      <w:pPr>
        <w:pStyle w:val="Code"/>
        <w:rPr>
          <w:highlight w:val="white"/>
        </w:rPr>
      </w:pPr>
      <w:r w:rsidRPr="00903DBA">
        <w:rPr>
          <w:highlight w:val="white"/>
        </w:rPr>
        <w:lastRenderedPageBreak/>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8D9F270" w14:textId="0FD4576C" w:rsidR="00D43EC1" w:rsidRDefault="00D43EC1" w:rsidP="00D43EC1">
      <w:pPr>
        <w:rPr>
          <w:highlight w:val="white"/>
        </w:rPr>
      </w:pPr>
      <w:r w:rsidRPr="00903DBA">
        <w:rPr>
          <w:highlight w:val="white"/>
        </w:rPr>
        <w:t xml:space="preserve">If we have iterated through the track graphs without encountering shortage of register, </w:t>
      </w:r>
      <w:r>
        <w:rPr>
          <w:highlight w:val="white"/>
        </w:rPr>
        <w:t>each track has been assigned a register. We call</w:t>
      </w:r>
      <w:r w:rsidRPr="00D43EC1">
        <w:rPr>
          <w:highlight w:val="white"/>
        </w:rPr>
        <w:t xml:space="preserve"> </w:t>
      </w:r>
      <w:r w:rsidRPr="00D43EC1">
        <w:rPr>
          <w:rStyle w:val="KeyWord0"/>
          <w:highlight w:val="white"/>
        </w:rPr>
        <w:t>SetRegistersInCodeList</w:t>
      </w:r>
      <w:r>
        <w:rPr>
          <w:highlight w:val="white"/>
        </w:rPr>
        <w:t xml:space="preserve"> that iterates</w:t>
      </w:r>
      <w:r w:rsidR="006365AD">
        <w:rPr>
          <w:highlight w:val="white"/>
        </w:rPr>
        <w:t xml:space="preserve"> through the code and replace each track with its assigned register.</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2B92D878" w14:textId="77777777" w:rsidR="00825023" w:rsidRDefault="00825023" w:rsidP="009C6CF2">
      <w:pPr>
        <w:pStyle w:val="Code"/>
        <w:rPr>
          <w:highlight w:val="white"/>
        </w:rPr>
      </w:pPr>
    </w:p>
    <w:p w14:paraId="354CA81B" w14:textId="7FB706F5"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3B8749FD" w14:textId="77777777" w:rsidR="00825023" w:rsidRPr="00903DBA" w:rsidRDefault="00825023" w:rsidP="00825023">
      <w:pPr>
        <w:rPr>
          <w:highlight w:val="white"/>
        </w:rPr>
      </w:pPr>
      <w:r>
        <w:rPr>
          <w:highlight w:val="white"/>
        </w:rPr>
        <w:t>When iterating through the code list, we also need to keep track of the current size of the tracks, in order to replace the track with a register of correct size.</w:t>
      </w: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502E32F2" w:rsidR="009C6CF2" w:rsidRDefault="009C6CF2" w:rsidP="009C6CF2">
      <w:pPr>
        <w:pStyle w:val="Code"/>
        <w:rPr>
          <w:highlight w:val="white"/>
        </w:rPr>
      </w:pPr>
      <w:r w:rsidRPr="00903DBA">
        <w:rPr>
          <w:highlight w:val="white"/>
        </w:rPr>
        <w:t xml:space="preserve">        }</w:t>
      </w:r>
    </w:p>
    <w:p w14:paraId="197CDC18" w14:textId="126FF62B"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1A6E623A" w:rsidR="009C6CF2" w:rsidRPr="00903DBA" w:rsidRDefault="00825023" w:rsidP="00825023">
      <w:pPr>
        <w:rPr>
          <w:highlight w:val="white"/>
        </w:rPr>
      </w:pPr>
      <w:r>
        <w:rPr>
          <w:highlight w:val="white"/>
        </w:rPr>
        <w:t xml:space="preserve">The </w:t>
      </w:r>
      <w:r w:rsidRPr="00825023">
        <w:rPr>
          <w:rStyle w:val="KeyWord0"/>
          <w:highlight w:val="white"/>
        </w:rPr>
        <w:t>Check</w:t>
      </w:r>
      <w:r>
        <w:rPr>
          <w:highlight w:val="white"/>
        </w:rPr>
        <w:t xml:space="preserve"> method checks for each position in the </w:t>
      </w:r>
      <w:r w:rsidR="0004206E">
        <w:rPr>
          <w:highlight w:val="white"/>
        </w:rPr>
        <w:t>assembly</w:t>
      </w:r>
      <w:r>
        <w:rPr>
          <w:highlight w:val="white"/>
        </w:rPr>
        <w:t xml:space="preserve"> code i</w:t>
      </w:r>
      <w:r w:rsidR="0004206E">
        <w:rPr>
          <w:highlight w:val="white"/>
        </w:rPr>
        <w:t xml:space="preserve">s a </w:t>
      </w:r>
      <w:r>
        <w:rPr>
          <w:highlight w:val="white"/>
        </w:rPr>
        <w:t>referen</w:t>
      </w:r>
      <w:r w:rsidR="0004206E">
        <w:rPr>
          <w:highlight w:val="white"/>
        </w:rPr>
        <w:t>c</w:t>
      </w:r>
      <w:r>
        <w:rPr>
          <w:highlight w:val="white"/>
        </w:rPr>
        <w:t xml:space="preserve">e </w:t>
      </w:r>
      <w:r w:rsidR="0004206E">
        <w:rPr>
          <w:highlight w:val="white"/>
        </w:rPr>
        <w:t>a track is replaced by a register of the correct size.</w:t>
      </w: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lastRenderedPageBreak/>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3FE4DCAF"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w:t>
      </w:r>
      <w:r w:rsidR="00DB7F63" w:rsidRPr="00903DBA">
        <w:rPr>
          <w:highlight w:val="white"/>
        </w:rPr>
        <w:t>However, if the call does return false, we just try</w:t>
      </w:r>
      <w:r w:rsidR="007B1DA6" w:rsidRPr="00903DBA">
        <w:rPr>
          <w:highlight w:val="white"/>
        </w:rPr>
        <w:t xml:space="preserve"> with another of the possible register</w:t>
      </w:r>
      <w:r w:rsidR="00301D41">
        <w:rPr>
          <w:highlight w:val="white"/>
        </w:rPr>
        <w:t>s</w:t>
      </w:r>
      <w:r w:rsidR="007B1DA6" w:rsidRPr="00903DBA">
        <w:rPr>
          <w:highlight w:val="white"/>
        </w:rPr>
        <w:t>. If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31C13E29" w:rsidR="00730167" w:rsidRPr="00903DBA" w:rsidRDefault="00636B1C" w:rsidP="00636B1C">
      <w:pPr>
        <w:rPr>
          <w:highlight w:val="white"/>
        </w:rPr>
      </w:pPr>
      <w:r w:rsidRPr="00903DBA">
        <w:rPr>
          <w:highlight w:val="white"/>
        </w:rPr>
        <w:lastRenderedPageBreak/>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r w:rsidR="008A6229" w:rsidRPr="00903DBA">
        <w:rPr>
          <w:rStyle w:val="KeyWord0"/>
          <w:highlight w:val="white"/>
        </w:rPr>
        <w:t>PointerRegisterSetWithEllipse</w:t>
      </w:r>
      <w:r w:rsidR="008A6229" w:rsidRPr="00903DBA">
        <w:rPr>
          <w:highlight w:val="white"/>
        </w:rPr>
        <w:t xml:space="preserve">, since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113C3CF8"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r w:rsidR="008C07E6">
        <w:rPr>
          <w:highlight w:val="white"/>
        </w:rPr>
        <w:t>are</w:t>
      </w:r>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278F3F0"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w:t>
      </w:r>
      <w:r w:rsidR="008C07E6">
        <w:rPr>
          <w:highlight w:val="white"/>
        </w:rPr>
        <w:t>convert</w:t>
      </w:r>
      <w:r w:rsidRPr="00903DBA">
        <w:rPr>
          <w:highlight w:val="white"/>
        </w:rPr>
        <w:t xml:space="preserve"> the register </w:t>
      </w:r>
      <w:r w:rsidR="008C07E6">
        <w:rPr>
          <w:highlight w:val="white"/>
        </w:rPr>
        <w:t>to the</w:t>
      </w:r>
      <w:r w:rsidRPr="00903DBA">
        <w:rPr>
          <w:highlight w:val="white"/>
        </w:rPr>
        <w:t xml:space="preserve">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lastRenderedPageBreak/>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35" w:name="_Toc57656083"/>
      <w:r w:rsidRPr="00903DBA">
        <w:t>Assembly Code Generation</w:t>
      </w:r>
      <w:bookmarkEnd w:id="435"/>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r w:rsidRPr="00903DBA">
        <w:t>AssemblyCodeGenerator.cs</w:t>
      </w:r>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r w:rsidRPr="005E72AF">
        <w:rPr>
          <w:rStyle w:val="KeyWord0"/>
          <w:highlight w:val="white"/>
        </w:rPr>
        <w:t>MainName</w:t>
      </w:r>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51CE30FB"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performs the register allocation by creat</w:t>
      </w:r>
      <w:r w:rsidR="00BF7254">
        <w:rPr>
          <w:highlight w:val="white"/>
        </w:rPr>
        <w:t>ing</w:t>
      </w:r>
      <w:r w:rsidR="004F2544" w:rsidRPr="00903DBA">
        <w:rPr>
          <w:highlight w:val="white"/>
        </w:rPr>
        <w:t xml:space="preserve"> an object </w:t>
      </w:r>
      <w:r w:rsidR="00BF7254">
        <w:rPr>
          <w:highlight w:val="white"/>
        </w:rPr>
        <w:t>o</w:t>
      </w:r>
      <w:r w:rsidR="004F2544" w:rsidRPr="00903DBA">
        <w:rPr>
          <w:highlight w:val="white"/>
        </w:rPr>
        <w:t xml:space="preserve">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lastRenderedPageBreak/>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36"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36"/>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EFE2D14"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w:t>
      </w:r>
      <w:r w:rsidR="005B4CB9">
        <w:rPr>
          <w:highlight w:val="white"/>
        </w:rPr>
        <w:t xml:space="preserve"> located</w:t>
      </w:r>
      <w:r w:rsidR="002F6544" w:rsidRPr="00903DBA">
        <w:rPr>
          <w:highlight w:val="white"/>
        </w:rPr>
        <w:t xml:space="preserve"> in</w:t>
      </w:r>
      <w:r w:rsidRPr="00903DBA">
        <w:rPr>
          <w:highlight w:val="white"/>
        </w:rPr>
        <w:t xml:space="preserve"> function scope rather global scope)</w:t>
      </w:r>
      <w:r w:rsidR="00C66325" w:rsidRPr="00903DBA">
        <w:rPr>
          <w:highlight w:val="white"/>
        </w:rPr>
        <w:t>, we add a label</w:t>
      </w:r>
      <w:r w:rsidR="002639AC">
        <w:rPr>
          <w:highlight w:val="white"/>
        </w:rPr>
        <w:t xml:space="preserve"> in order to make the assembly code more legible</w:t>
      </w:r>
      <w:r w:rsidR="00C66325" w:rsidRPr="00903DBA">
        <w:rPr>
          <w:highlight w:val="white"/>
        </w:rPr>
        <w:t xml:space="preserve">.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lastRenderedPageBreak/>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lastRenderedPageBreak/>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509FD9B6"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Note that the assignment middle code instruction is not used for assignment of floating values. In th</w:t>
      </w:r>
      <w:r w:rsidR="00184087">
        <w:rPr>
          <w:highlight w:val="white"/>
        </w:rPr>
        <w:t>at</w:t>
      </w:r>
      <w:r w:rsidR="00247F6C" w:rsidRPr="00903DBA">
        <w:rPr>
          <w:highlight w:val="white"/>
        </w:rPr>
        <w:t xml:space="preserv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lastRenderedPageBreak/>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lastRenderedPageBreak/>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37"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37"/>
    </w:p>
    <w:p w14:paraId="3C33D8A9" w14:textId="00A3B20A"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w:t>
      </w:r>
      <w:r w:rsidR="00626435">
        <w:rPr>
          <w:highlight w:val="white"/>
        </w:rPr>
        <w:t xml:space="preserve">assembly code </w:t>
      </w:r>
      <w:r w:rsidR="0068534A" w:rsidRPr="00903DBA">
        <w:rPr>
          <w:highlight w:val="white"/>
        </w:rPr>
        <w:t xml:space="preserve">and generate the </w:t>
      </w:r>
      <w:r w:rsidR="00626435">
        <w:rPr>
          <w:highlight w:val="white"/>
        </w:rPr>
        <w:t xml:space="preserve">set of </w:t>
      </w:r>
      <w:r w:rsidR="0068534A" w:rsidRPr="00903DBA">
        <w:rPr>
          <w:highlight w:val="white"/>
        </w:rPr>
        <w:t>track</w:t>
      </w:r>
      <w:r w:rsidR="00626435">
        <w:rPr>
          <w:highlight w:val="white"/>
        </w:rPr>
        <w:t>s</w:t>
      </w:r>
      <w:r w:rsidR="0068534A" w:rsidRPr="00903DBA">
        <w:rPr>
          <w:highlight w:val="white"/>
        </w:rPr>
        <w:t xml:space="preserv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lastRenderedPageBreak/>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25FB94A8"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r w:rsidR="00AD0790">
        <w:rPr>
          <w:highlight w:val="white"/>
        </w:rPr>
        <w:t xml:space="preserve"> We need to set the index of the assembly code list in the track in order to later decide whether tracks overlap.</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38" w:name="_Toc57656086"/>
      <w:r w:rsidRPr="00903DBA">
        <w:rPr>
          <w:highlight w:val="white"/>
        </w:rPr>
        <w:t>Function Calls</w:t>
      </w:r>
      <w:bookmarkEnd w:id="438"/>
    </w:p>
    <w:p w14:paraId="407EEE07" w14:textId="64D49A0C"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w:t>
      </w:r>
      <w:r w:rsidRPr="00903DBA">
        <w:rPr>
          <w:highlight w:val="white"/>
        </w:rPr>
        <w:t>represent</w:t>
      </w:r>
      <w:r w:rsidR="00141DD5">
        <w:rPr>
          <w:highlight w:val="white"/>
        </w:rPr>
        <w:t>ing</w:t>
      </w:r>
      <w:r w:rsidRPr="00903DBA">
        <w:rPr>
          <w:highlight w:val="white"/>
        </w:rPr>
        <w:t xml:space="preserve"> a</w:t>
      </w:r>
      <w:r w:rsidR="00D50D7B" w:rsidRPr="00903DBA">
        <w:rPr>
          <w:highlight w:val="white"/>
        </w:rPr>
        <w:t xml:space="preserve">n auto or register </w:t>
      </w:r>
      <w:r w:rsidRPr="00903DBA">
        <w:rPr>
          <w:highlight w:val="white"/>
        </w:rPr>
        <w:t xml:space="preserve">variable or </w:t>
      </w:r>
      <w:r w:rsidR="006E105B">
        <w:rPr>
          <w:highlight w:val="white"/>
        </w:rPr>
        <w:t xml:space="preserve">a </w:t>
      </w:r>
      <w:r w:rsidRPr="00903DBA">
        <w:rPr>
          <w:highlight w:val="white"/>
        </w:rPr>
        <w:t xml:space="preserve">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0553B2E7" w:rsidR="00813000" w:rsidRPr="00903DBA" w:rsidRDefault="00813000" w:rsidP="00813000">
      <w:pPr>
        <w:rPr>
          <w:highlight w:val="white"/>
        </w:rPr>
      </w:pPr>
      <w:r w:rsidRPr="00903DBA">
        <w:rPr>
          <w:highlight w:val="white"/>
        </w:rPr>
        <w:lastRenderedPageBreak/>
        <w:t>We return the elliptic frame pointer i</w:t>
      </w:r>
      <w:r w:rsidR="00AD4F6F">
        <w:rPr>
          <w:highlight w:val="white"/>
        </w:rPr>
        <w:t>f</w:t>
      </w:r>
      <w:r w:rsidRPr="00903DBA">
        <w:rPr>
          <w:highlight w:val="white"/>
        </w:rPr>
        <w:t xml:space="preserve">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1FFD7B9B"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w:t>
      </w:r>
      <w:r w:rsidR="00B56097">
        <w:rPr>
          <w:highlight w:val="white"/>
        </w:rPr>
        <w:t>s</w:t>
      </w:r>
      <w:r w:rsidR="00315CBB" w:rsidRPr="00903DBA">
        <w:rPr>
          <w:highlight w:val="white"/>
        </w:rPr>
        <w:t xml:space="preserve"> shall have access to all the registers and the whole floating</w:t>
      </w:r>
      <w:r w:rsidR="004D1B0F" w:rsidRPr="00903DBA">
        <w:rPr>
          <w:highlight w:val="white"/>
        </w:rPr>
        <w:t>-</w:t>
      </w:r>
      <w:r w:rsidR="00315CBB" w:rsidRPr="00903DBA">
        <w:rPr>
          <w:highlight w:val="white"/>
        </w:rPr>
        <w:t>point value stack</w:t>
      </w:r>
      <w:r w:rsidR="00AA6F45">
        <w:rPr>
          <w:highlight w:val="white"/>
        </w:rPr>
        <w:t>, that no parameter values are stored in the registers or at the floating-point stack.</w:t>
      </w:r>
      <w:r w:rsidR="00315CBB" w:rsidRPr="00903DBA">
        <w:rPr>
          <w:highlight w:val="white"/>
        </w:rPr>
        <w:t xml:space="preserve"> Therefore, </w:t>
      </w:r>
      <w:r w:rsidR="00AA6F45" w:rsidRPr="00903DBA">
        <w:rPr>
          <w:rStyle w:val="KeyWord0"/>
          <w:highlight w:val="white"/>
        </w:rPr>
        <w:t>FunctionPreCall</w:t>
      </w:r>
      <w:r w:rsidR="00AA6F45" w:rsidRPr="00903DBA">
        <w:rPr>
          <w:highlight w:val="white"/>
        </w:rPr>
        <w:t xml:space="preserve"> </w:t>
      </w:r>
      <w:r w:rsidR="006A6C8B" w:rsidRPr="00903DBA">
        <w:rPr>
          <w:highlight w:val="white"/>
        </w:rPr>
        <w:t>store</w:t>
      </w:r>
      <w:r w:rsidR="00AA6F45">
        <w:rPr>
          <w:highlight w:val="white"/>
        </w:rPr>
        <w:t>r</w:t>
      </w:r>
      <w:r w:rsidR="006A6C8B" w:rsidRPr="00903DBA">
        <w:rPr>
          <w:highlight w:val="white"/>
        </w:rPr>
        <w:t xml:space="preserv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2B277E49"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w:t>
      </w:r>
      <w:r w:rsidR="005813E2">
        <w:rPr>
          <w:highlight w:val="white"/>
        </w:rPr>
        <w:t>ically</w:t>
      </w:r>
      <w:r w:rsidR="00BC3E20" w:rsidRPr="00903DBA">
        <w:rPr>
          <w:highlight w:val="white"/>
        </w:rPr>
        <w:t xml:space="preserve">,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w:t>
      </w:r>
      <w:r w:rsidR="00AA6F45">
        <w:rPr>
          <w:highlight w:val="white"/>
        </w:rPr>
        <w:t>iciency</w:t>
      </w:r>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33F4A46A" w:rsidR="00483C5F" w:rsidRPr="00903DBA" w:rsidRDefault="00755A00" w:rsidP="00755A00">
      <w:pPr>
        <w:rPr>
          <w:highlight w:val="white"/>
        </w:rPr>
      </w:pPr>
      <w:r w:rsidRPr="00903DBA">
        <w:rPr>
          <w:highlight w:val="white"/>
        </w:rPr>
        <w:t xml:space="preserve">In </w:t>
      </w:r>
      <w:r w:rsidRPr="00903DBA">
        <w:rPr>
          <w:rStyle w:val="KeyWord0"/>
          <w:highlight w:val="white"/>
        </w:rPr>
        <w:t>FunctionPreCall</w:t>
      </w:r>
      <w:r w:rsidR="005813E2">
        <w:rPr>
          <w:highlight w:val="white"/>
        </w:rPr>
        <w:t xml:space="preserve">,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7B424785"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w:t>
      </w:r>
      <w:r w:rsidR="004C3DD0" w:rsidRPr="001A7DF0">
        <w:rPr>
          <w:rStyle w:val="KeyWord0"/>
          <w:highlight w:val="white"/>
        </w:rPr>
        <w:t>mov</w:t>
      </w:r>
      <w:r w:rsidR="001A7DF0">
        <w:rPr>
          <w:highlight w:val="white"/>
        </w:rPr>
        <w:t xml:space="preserve"> </w:t>
      </w:r>
      <w:r w:rsidR="004C3DD0" w:rsidRPr="00903DBA">
        <w:rPr>
          <w:highlight w:val="white"/>
        </w:rPr>
        <w:t>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lastRenderedPageBreak/>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BB3940">
      <w:pP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1A5C2F2" w:rsidR="006E5A65" w:rsidRPr="00903DBA" w:rsidRDefault="006E5A65" w:rsidP="006E5A65">
      <w:pPr>
        <w:rPr>
          <w:highlight w:val="white"/>
        </w:rPr>
      </w:pPr>
      <w:bookmarkStart w:id="439"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function returns a floating value. In case</w:t>
      </w:r>
      <w:r w:rsidR="00E67950">
        <w:rPr>
          <w:highlight w:val="white"/>
        </w:rPr>
        <w:t xml:space="preserve"> that</w:t>
      </w:r>
      <w:r w:rsidR="00B57D1B" w:rsidRPr="00903DBA">
        <w:rPr>
          <w:highlight w:val="white"/>
        </w:rPr>
        <w:t xml:space="preserv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lastRenderedPageBreak/>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79AF09B6"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w:t>
      </w:r>
      <w:r w:rsidR="00143567">
        <w:rPr>
          <w:highlight w:val="white"/>
        </w:rPr>
        <w:t>T</w:t>
      </w:r>
      <w:r w:rsidRPr="00903DBA">
        <w:rPr>
          <w:highlight w:val="white"/>
        </w:rPr>
        <w:t xml:space="preserve">he address will </w:t>
      </w:r>
      <w:r w:rsidR="00143567">
        <w:rPr>
          <w:highlight w:val="white"/>
        </w:rPr>
        <w:t xml:space="preserve">later </w:t>
      </w:r>
      <w:r w:rsidRPr="00903DBA">
        <w:rPr>
          <w:highlight w:val="white"/>
        </w:rPr>
        <w:t xml:space="preserve">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lastRenderedPageBreak/>
        <w:t xml:space="preserve">      }</w:t>
      </w:r>
    </w:p>
    <w:p w14:paraId="7B797A1C" w14:textId="3C609B1B" w:rsidR="00727492" w:rsidRPr="00903DBA" w:rsidRDefault="00727492" w:rsidP="00727492">
      <w:pPr>
        <w:rPr>
          <w:highlight w:val="white"/>
        </w:rPr>
      </w:pPr>
      <w:r w:rsidRPr="00903DBA">
        <w:rPr>
          <w:highlight w:val="white"/>
        </w:rPr>
        <w:t>If the callee function, but not the caller function, is elliptic, the frame pointer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6C47802C"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DC3AAD">
        <w:rPr>
          <w:highlight w:val="white"/>
        </w:rPr>
        <w:t xml:space="preserve">if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39"/>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40" w:name="_Toc57656087"/>
      <w:r w:rsidRPr="00903DBA">
        <w:rPr>
          <w:highlight w:val="white"/>
        </w:rPr>
        <w:t>Loading Values into Registers</w:t>
      </w:r>
      <w:bookmarkEnd w:id="440"/>
    </w:p>
    <w:p w14:paraId="2FA14416" w14:textId="2ED7E9B9"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w:t>
      </w:r>
      <w:r w:rsidR="00F25E27">
        <w:rPr>
          <w:highlight w:val="white"/>
        </w:rPr>
        <w:t xml:space="preserve">to be loaded </w:t>
      </w:r>
      <w:r w:rsidR="00AF77DE" w:rsidRPr="00903DBA">
        <w:rPr>
          <w:highlight w:val="white"/>
        </w:rPr>
        <w:t xml:space="preserve">may be given. </w:t>
      </w:r>
      <w:r w:rsidR="00894787" w:rsidRPr="00903DBA">
        <w:rPr>
          <w:highlight w:val="white"/>
        </w:rPr>
        <w:t xml:space="preserve">However, the </w:t>
      </w:r>
      <w:r w:rsidR="008C0E74">
        <w:rPr>
          <w:highlight w:val="white"/>
        </w:rPr>
        <w:t xml:space="preserve">returned </w:t>
      </w:r>
      <w:r w:rsidR="00894787" w:rsidRPr="00903DBA">
        <w:rPr>
          <w:highlight w:val="white"/>
        </w:rPr>
        <w:t xml:space="preserve">register is represented by a track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F3E04BE"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we look up it track and compare the specified register with the register of the track.</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lastRenderedPageBreak/>
        <w:t xml:space="preserve">        m_trackMap.Remove(symbol);</w:t>
      </w:r>
    </w:p>
    <w:p w14:paraId="6C9CC40F" w14:textId="2C8849D7"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w:t>
      </w:r>
      <w:r w:rsidR="00B80E3D" w:rsidRPr="00332ADA">
        <w:rPr>
          <w:rStyle w:val="KeyWord0"/>
          <w:highlight w:val="white"/>
        </w:rPr>
        <w:t>mov</w:t>
      </w:r>
      <w:r w:rsidR="00332ADA">
        <w:rPr>
          <w:highlight w:val="white"/>
        </w:rPr>
        <w:t xml:space="preserve"> </w:t>
      </w:r>
      <w:r w:rsidR="00B80E3D" w:rsidRPr="00903DBA">
        <w:rPr>
          <w:highlight w:val="white"/>
        </w:rPr>
        <w:t>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4E149DD4" w:rsidR="00B80E3D" w:rsidRPr="00903DBA" w:rsidRDefault="00B80E3D" w:rsidP="00B80E3D">
      <w:pPr>
        <w:rPr>
          <w:highlight w:val="white"/>
        </w:rPr>
      </w:pPr>
      <w:r w:rsidRPr="00903DBA">
        <w:rPr>
          <w:highlight w:val="white"/>
        </w:rPr>
        <w:t xml:space="preserve">If there is no non-overlapping </w:t>
      </w:r>
      <w:r w:rsidR="00332ADA" w:rsidRPr="00903DBA">
        <w:rPr>
          <w:highlight w:val="white"/>
        </w:rPr>
        <w:t>register,</w:t>
      </w:r>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lastRenderedPageBreak/>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lastRenderedPageBreak/>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41"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41"/>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lastRenderedPageBreak/>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lastRenderedPageBreak/>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34650BFA" w:rsidR="00710964" w:rsidRPr="00903DBA" w:rsidRDefault="00734CAC" w:rsidP="00734CAC">
      <w:pPr>
        <w:rPr>
          <w:highlight w:val="white"/>
        </w:rPr>
      </w:pPr>
      <w:r>
        <w:rPr>
          <w:highlight w:val="white"/>
        </w:rPr>
        <w:t xml:space="preserve">The code for the Windows envisonment is described in Chapter </w:t>
      </w:r>
      <w:r>
        <w:rPr>
          <w:highlight w:val="white"/>
        </w:rPr>
        <w:fldChar w:fldCharType="begin"/>
      </w:r>
      <w:r>
        <w:rPr>
          <w:highlight w:val="white"/>
        </w:rPr>
        <w:instrText xml:space="preserve"> REF _Ref54009755 \r \h </w:instrText>
      </w:r>
      <w:r>
        <w:rPr>
          <w:highlight w:val="white"/>
        </w:rPr>
      </w:r>
      <w:r>
        <w:rPr>
          <w:highlight w:val="white"/>
        </w:rPr>
        <w:fldChar w:fldCharType="separate"/>
      </w:r>
      <w:r>
        <w:rPr>
          <w:highlight w:val="white"/>
        </w:rPr>
        <w:t>13</w:t>
      </w:r>
      <w:r>
        <w:rPr>
          <w:highlight w:val="white"/>
        </w:rPr>
        <w:fldChar w:fldCharType="end"/>
      </w:r>
      <w:r>
        <w:rPr>
          <w:highlight w:val="white"/>
        </w:rPr>
        <w:t>.</w:t>
      </w: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lastRenderedPageBreak/>
        <w:t xml:space="preserve">    }</w:t>
      </w:r>
    </w:p>
    <w:p w14:paraId="2CBE3811" w14:textId="499E3A07" w:rsidR="00153408" w:rsidRPr="00903DBA" w:rsidRDefault="00153408" w:rsidP="00153408">
      <w:pPr>
        <w:pStyle w:val="Rubrik3"/>
        <w:rPr>
          <w:highlight w:val="white"/>
        </w:rPr>
      </w:pPr>
      <w:bookmarkStart w:id="442" w:name="_Toc57656089"/>
      <w:r w:rsidRPr="00903DBA">
        <w:rPr>
          <w:highlight w:val="white"/>
        </w:rPr>
        <w:t>Load and Inspect Registers</w:t>
      </w:r>
      <w:bookmarkEnd w:id="442"/>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lastRenderedPageBreak/>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43" w:name="_Toc57656090"/>
      <w:r w:rsidRPr="00903DBA">
        <w:rPr>
          <w:highlight w:val="white"/>
        </w:rPr>
        <w:t>Initialization</w:t>
      </w:r>
      <w:bookmarkEnd w:id="443"/>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134C3FB7" w14:textId="23FE353E" w:rsidR="00BB28B4" w:rsidRPr="00903DBA" w:rsidRDefault="00BB28B4" w:rsidP="00BB28B4">
      <w:pPr>
        <w:pStyle w:val="Code"/>
        <w:rPr>
          <w:highlight w:val="white"/>
        </w:rPr>
      </w:pPr>
      <w:r w:rsidRPr="00903DBA">
        <w:rPr>
          <w:highlight w:val="white"/>
        </w:rPr>
        <w:t xml:space="preserve">        int offset = staticAddress.Offset;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69298788"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w:t>
      </w:r>
      <w:r w:rsidR="00806C87" w:rsidRPr="00A23922">
        <w:rPr>
          <w:rStyle w:val="KeyWord0"/>
          <w:highlight w:val="white"/>
        </w:rPr>
        <w:t>Initializer</w:t>
      </w:r>
      <w:r w:rsidR="00806C87" w:rsidRPr="00903DBA">
        <w:rPr>
          <w:highlight w:val="white"/>
        </w:rPr>
        <w:t xml:space="preserve">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44" w:name="_Toc57656091"/>
      <w:r w:rsidRPr="00903DBA">
        <w:rPr>
          <w:highlight w:val="white"/>
        </w:rPr>
        <w:t>Integral Multipl</w:t>
      </w:r>
      <w:r w:rsidR="00285456" w:rsidRPr="00903DBA">
        <w:rPr>
          <w:highlight w:val="white"/>
        </w:rPr>
        <w:t>i</w:t>
      </w:r>
      <w:r w:rsidRPr="00903DBA">
        <w:rPr>
          <w:highlight w:val="white"/>
        </w:rPr>
        <w:t>cation, Division, and Modulo</w:t>
      </w:r>
      <w:bookmarkEnd w:id="444"/>
    </w:p>
    <w:p w14:paraId="3263741B" w14:textId="6DEFCE35"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w:t>
      </w:r>
      <w:r w:rsidR="00FB43BB">
        <w:rPr>
          <w:highlight w:val="white"/>
        </w:rPr>
        <w:t xml:space="preserve"> the</w:t>
      </w:r>
      <w:r w:rsidR="00CA22DE" w:rsidRPr="00903DBA">
        <w:rPr>
          <w:highlight w:val="white"/>
        </w:rPr>
        <w:t xml:space="preserve"> left </w:t>
      </w:r>
      <w:r w:rsidR="00FB43BB">
        <w:rPr>
          <w:highlight w:val="white"/>
        </w:rPr>
        <w:t>operand</w:t>
      </w:r>
      <w:r w:rsidR="00CA22DE" w:rsidRPr="00903DBA">
        <w:rPr>
          <w:highlight w:val="white"/>
        </w:rPr>
        <w:t xml:space="preserve"> is always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5AEC">
      <w:pPr>
        <w:rPr>
          <w:highlight w:val="white"/>
        </w:rPr>
      </w:pPr>
      <w:r w:rsidRPr="00903DBA">
        <w:rPr>
          <w:highlight w:val="white"/>
        </w:rPr>
        <w:t>The register where we store the value of the left symbol.</w:t>
      </w:r>
    </w:p>
    <w:p w14:paraId="0D518EBD" w14:textId="0857A773" w:rsidR="007D47EF" w:rsidRPr="00903DBA" w:rsidRDefault="007D47EF" w:rsidP="007C5AEC">
      <w:pPr>
        <w:rPr>
          <w:highlight w:val="white"/>
        </w:rPr>
      </w:pPr>
      <w:r w:rsidRPr="00903DBA">
        <w:rPr>
          <w:highlight w:val="white"/>
        </w:rPr>
        <w:lastRenderedPageBreak/>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5AEC">
      <w:p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7C5AEC">
      <w:p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lastRenderedPageBreak/>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45" w:name="_Toc57656092"/>
      <w:r w:rsidRPr="00903DBA">
        <w:rPr>
          <w:highlight w:val="white"/>
        </w:rPr>
        <w:t>Integral Assignment and Parameters</w:t>
      </w:r>
      <w:bookmarkEnd w:id="445"/>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lastRenderedPageBreak/>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t>If the assign symbol is an array, function, string, or static address, we move its address rather than ist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lastRenderedPageBreak/>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46" w:name="_Toc57656093"/>
      <w:r w:rsidRPr="00903DBA">
        <w:rPr>
          <w:highlight w:val="white"/>
        </w:rPr>
        <w:t>Unary Integral Operations</w:t>
      </w:r>
      <w:bookmarkEnd w:id="446"/>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lastRenderedPageBreak/>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lastRenderedPageBreak/>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47" w:name="_Toc57656094"/>
      <w:r w:rsidRPr="00903DBA">
        <w:rPr>
          <w:highlight w:val="white"/>
        </w:rPr>
        <w:t>Integral Binary</w:t>
      </w:r>
      <w:bookmarkEnd w:id="447"/>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xor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lastRenderedPageBreak/>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With the exception of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lastRenderedPageBreak/>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r w:rsidR="00213C9A" w:rsidRPr="00903DBA">
        <w:rPr>
          <w:rStyle w:val="KeyWord0"/>
          <w:highlight w:val="white"/>
        </w:rPr>
        <w:t>leftTrack</w:t>
      </w:r>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lastRenderedPageBreak/>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lastRenderedPageBreak/>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48" w:name="_Toc57656095"/>
      <w:r w:rsidRPr="00903DBA">
        <w:rPr>
          <w:highlight w:val="white"/>
        </w:rPr>
        <w:t>Base and Offset</w:t>
      </w:r>
      <w:bookmarkEnd w:id="448"/>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lastRenderedPageBreak/>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49" w:name="_Toc57656096"/>
      <w:r w:rsidRPr="00903DBA">
        <w:rPr>
          <w:highlight w:val="white"/>
        </w:rPr>
        <w:t>Case</w:t>
      </w:r>
      <w:bookmarkEnd w:id="449"/>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lastRenderedPageBreak/>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50" w:name="_Toc57656097"/>
      <w:r w:rsidRPr="00903DBA">
        <w:rPr>
          <w:highlight w:val="white"/>
        </w:rPr>
        <w:t>Address</w:t>
      </w:r>
      <w:bookmarkEnd w:id="450"/>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de</w:t>
      </w:r>
      <w:r w:rsidR="006114E0" w:rsidRPr="00903DBA">
        <w:rPr>
          <w:highlight w:val="white"/>
        </w:rPr>
        <w:t>refereeing</w:t>
      </w:r>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derefereing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51" w:name="_Toc57656098"/>
      <w:r w:rsidRPr="00903DBA">
        <w:rPr>
          <w:highlight w:val="white"/>
        </w:rPr>
        <w:t>Floating Binary</w:t>
      </w:r>
      <w:bookmarkEnd w:id="451"/>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lastRenderedPageBreak/>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52" w:name="_Toc57656099"/>
      <w:r w:rsidRPr="00903DBA">
        <w:rPr>
          <w:highlight w:val="white"/>
        </w:rPr>
        <w:t>Floating Relation</w:t>
      </w:r>
      <w:bookmarkEnd w:id="452"/>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53" w:name="_Toc57656100"/>
      <w:r w:rsidRPr="00903DBA">
        <w:rPr>
          <w:highlight w:val="white"/>
        </w:rPr>
        <w:t>Floating Push and Pop</w:t>
      </w:r>
      <w:bookmarkEnd w:id="453"/>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lastRenderedPageBreak/>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lastRenderedPageBreak/>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lastRenderedPageBreak/>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54" w:name="_Toc57656101"/>
      <w:r w:rsidRPr="00903DBA">
        <w:rPr>
          <w:highlight w:val="white"/>
        </w:rPr>
        <w:t>Type Conversion</w:t>
      </w:r>
      <w:bookmarkEnd w:id="454"/>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lastRenderedPageBreak/>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throught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lastRenderedPageBreak/>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55" w:name="_Toc57656102"/>
      <w:r w:rsidRPr="00903DBA">
        <w:rPr>
          <w:highlight w:val="white"/>
        </w:rPr>
        <w:t>Struct and Union</w:t>
      </w:r>
      <w:bookmarkEnd w:id="455"/>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lastRenderedPageBreak/>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count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We start by loading the size of the data block into the count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We decrement the count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count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56" w:name="_Toc57656103"/>
      <w:r w:rsidRPr="00903DBA">
        <w:rPr>
          <w:highlight w:val="white"/>
        </w:rPr>
        <w:t>Initialization Code</w:t>
      </w:r>
      <w:bookmarkEnd w:id="456"/>
    </w:p>
    <w:p w14:paraId="4A5AAFA6" w14:textId="2CDFF316"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look into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3AD5">
        <w:t>13</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r w:rsidRPr="00903DBA">
        <w:rPr>
          <w:highlight w:val="white"/>
        </w:rPr>
        <w:lastRenderedPageBreak/>
        <w:t>AssemblyCodeGenerator.cs</w:t>
      </w:r>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57" w:name="_Toc57656104"/>
      <w:r w:rsidRPr="00903DBA">
        <w:rPr>
          <w:highlight w:val="white"/>
        </w:rPr>
        <w:lastRenderedPageBreak/>
        <w:t>Command Line Arguments</w:t>
      </w:r>
      <w:bookmarkEnd w:id="457"/>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FB43BB" w:rsidRPr="00DF14A9" w:rsidRDefault="00FB43BB"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FB43BB" w:rsidRPr="00490BCB" w:rsidRDefault="00FB43BB"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FB43BB" w:rsidRPr="00490BCB" w:rsidRDefault="00FB43BB"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FB43BB" w:rsidRPr="00490BCB" w:rsidRDefault="00FB43BB"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FB43BB" w:rsidRPr="00490BCB" w:rsidRDefault="00FB43BB"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FB43BB" w:rsidRPr="00490BCB" w:rsidRDefault="00FB43BB"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FB43BB" w:rsidRPr="00490BCB" w:rsidRDefault="00FB43BB"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FB43BB" w:rsidRPr="00090144" w:rsidRDefault="00FB43BB"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FB43BB" w:rsidRPr="00090144" w:rsidRDefault="00FB43BB" w:rsidP="00B70491">
                              <w:pPr>
                                <w:spacing w:before="0" w:after="0" w:line="240" w:lineRule="auto"/>
                                <w:rPr>
                                  <w:rFonts w:eastAsia="Calibri"/>
                                  <w:color w:val="000000"/>
                                </w:rPr>
                              </w:pPr>
                              <w:r w:rsidRPr="00090144">
                                <w:rPr>
                                  <w:rFonts w:eastAsia="Calibri"/>
                                  <w:color w:val="000000"/>
                                </w:rPr>
                                <w:t>Frame pointer of</w:t>
                              </w:r>
                            </w:p>
                            <w:p w14:paraId="77E191A3" w14:textId="77777777" w:rsidR="00FB43BB" w:rsidRPr="00090144" w:rsidRDefault="00FB43BB"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FB43BB" w:rsidRPr="00090144" w:rsidRDefault="00FB43BB"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B43BB" w:rsidRPr="00090144" w:rsidRDefault="00FB43BB"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FB43BB" w:rsidRPr="00090144" w:rsidRDefault="00FB43BB"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FB43BB" w:rsidRPr="00090144" w:rsidRDefault="00FB43BB"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FB43BB" w:rsidRDefault="00FB43BB"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FB43BB" w:rsidRDefault="00FB43BB"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FB43BB" w:rsidRDefault="00FB43BB"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FB43BB" w:rsidRDefault="00FB43BB"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FB43BB" w:rsidRPr="00DF14A9" w:rsidRDefault="00FB43BB"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FB43BB" w:rsidRPr="00490BCB" w:rsidRDefault="00FB43BB"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FB43BB" w:rsidRPr="00490BCB" w:rsidRDefault="00FB43BB"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FB43BB" w:rsidRPr="00490BCB" w:rsidRDefault="00FB43BB"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FB43BB" w:rsidRPr="00490BCB" w:rsidRDefault="00FB43BB"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FB43BB" w:rsidRPr="00490BCB" w:rsidRDefault="00FB43BB"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FB43BB" w:rsidRPr="00490BCB" w:rsidRDefault="00FB43BB"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FB43BB" w:rsidRPr="00490BCB" w:rsidRDefault="00FB43BB"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FB43BB" w:rsidRPr="00090144" w:rsidRDefault="00FB43BB"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FB43BB" w:rsidRPr="00090144" w:rsidRDefault="00FB43BB" w:rsidP="00B70491">
                        <w:pPr>
                          <w:spacing w:before="0" w:after="0" w:line="240" w:lineRule="auto"/>
                          <w:rPr>
                            <w:rFonts w:eastAsia="Calibri"/>
                            <w:color w:val="000000"/>
                          </w:rPr>
                        </w:pPr>
                        <w:r w:rsidRPr="00090144">
                          <w:rPr>
                            <w:rFonts w:eastAsia="Calibri"/>
                            <w:color w:val="000000"/>
                          </w:rPr>
                          <w:t>Frame pointer of</w:t>
                        </w:r>
                      </w:p>
                      <w:p w14:paraId="77E191A3" w14:textId="77777777" w:rsidR="00FB43BB" w:rsidRPr="00090144" w:rsidRDefault="00FB43BB"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FB43BB" w:rsidRPr="00090144" w:rsidRDefault="00FB43BB"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B43BB" w:rsidRPr="00090144" w:rsidRDefault="00FB43BB"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FB43BB" w:rsidRPr="00090144" w:rsidRDefault="00FB43BB"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FB43BB" w:rsidRPr="00090144" w:rsidRDefault="00FB43BB"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FB43BB" w:rsidRDefault="00FB43BB"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FB43BB" w:rsidRDefault="00FB43BB"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FB43BB" w:rsidRDefault="00FB43BB"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FB43BB" w:rsidRDefault="00FB43BB"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lastRenderedPageBreak/>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lastRenderedPageBreak/>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458" w:name="_Toc57656105"/>
      <w:r w:rsidRPr="00903DBA">
        <w:rPr>
          <w:highlight w:val="white"/>
        </w:rPr>
        <w:t>Text List</w:t>
      </w:r>
      <w:bookmarkEnd w:id="458"/>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lastRenderedPageBreak/>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59" w:name="_Ref54009755"/>
      <w:bookmarkStart w:id="460" w:name="_Toc57656106"/>
      <w:bookmarkStart w:id="461" w:name="_Ref420874022"/>
      <w:r w:rsidRPr="00903DBA">
        <w:lastRenderedPageBreak/>
        <w:t>Executable Code Generation</w:t>
      </w:r>
      <w:bookmarkEnd w:id="459"/>
      <w:bookmarkEnd w:id="460"/>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20EE366F" w:rsidR="009D716B" w:rsidRPr="00903DBA" w:rsidRDefault="009D716B" w:rsidP="009D716B">
      <w:pPr>
        <w:pStyle w:val="Rubrik2"/>
      </w:pPr>
      <w:bookmarkStart w:id="462" w:name="_Toc57656107"/>
      <w:r w:rsidRPr="00903DBA">
        <w:t xml:space="preserve">The </w:t>
      </w:r>
      <w:r w:rsidR="00E6483C" w:rsidRPr="00903DBA">
        <w:t>Windows Mode</w:t>
      </w:r>
      <w:bookmarkEnd w:id="462"/>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477426">
      <w:pPr>
        <w:pStyle w:val="SourceCodeBoxText"/>
        <w:framePr w:wrap="around"/>
      </w:pPr>
      <w:r w:rsidRPr="00903DBA">
        <w:t xml:space="preserve">The types </w:t>
      </w:r>
      <w:r w:rsidR="00415A13" w:rsidRPr="00903DBA">
        <w:t>hold</w:t>
      </w:r>
      <w:r w:rsidRPr="00903DBA">
        <w:t xml:space="preserve"> different sizes.</w:t>
      </w:r>
    </w:p>
    <w:p w14:paraId="57F48727" w14:textId="30ADF9D2" w:rsidR="00D5337C" w:rsidRPr="00903DBA" w:rsidRDefault="00256A4B" w:rsidP="00477426">
      <w:pPr>
        <w:pStyle w:val="SourceCodeBoxText"/>
        <w:framePr w:wrap="around"/>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477426">
      <w:pPr>
        <w:pStyle w:val="SourceCodeBoxText"/>
        <w:framePr w:wrap="around"/>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477426">
      <w:pPr>
        <w:pStyle w:val="SourceCodeBoxText"/>
        <w:framePr w:wrap="around"/>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477426">
      <w:pPr>
        <w:pStyle w:val="SourceCodeBoxText"/>
        <w:framePr w:wrap="around"/>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477426">
      <w:pPr>
        <w:pStyle w:val="SourceCodeBoxText"/>
        <w:framePr w:wrap="around"/>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477426">
      <w:pPr>
        <w:pStyle w:val="SourceCodeBoxText"/>
        <w:framePr w:wrap="around"/>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63" w:name="_Toc57656108"/>
      <w:r w:rsidRPr="00903DBA">
        <w:rPr>
          <w:highlight w:val="white"/>
        </w:rPr>
        <w:t>Main</w:t>
      </w:r>
      <w:bookmarkEnd w:id="463"/>
    </w:p>
    <w:p w14:paraId="3C627783" w14:textId="6CE6492F" w:rsidR="00F65204" w:rsidRPr="00903DBA" w:rsidRDefault="00F65204" w:rsidP="00F65204">
      <w:pPr>
        <w:pStyle w:val="CodeHeader"/>
        <w:rPr>
          <w:highlight w:val="white"/>
        </w:rPr>
      </w:pPr>
      <w:r w:rsidRPr="00903DBA">
        <w:rPr>
          <w:highlight w:val="white"/>
        </w:rPr>
        <w:t>Main.cs</w:t>
      </w:r>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2FB77340"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3AD5">
        <w:rPr>
          <w:highlight w:val="white"/>
        </w:rPr>
        <w:t>12</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“.asm”.</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lastRenderedPageBreak/>
        <w:t xml:space="preserve">          }</w:t>
      </w:r>
    </w:p>
    <w:p w14:paraId="75769991" w14:textId="3104D914" w:rsidR="00C92EA6" w:rsidRPr="00903DBA" w:rsidRDefault="00C92EA6" w:rsidP="00C92EA6">
      <w:pPr>
        <w:pStyle w:val="Code"/>
        <w:rPr>
          <w:highlight w:val="white"/>
        </w:rPr>
      </w:pPr>
      <w:r w:rsidRPr="00903DBA">
        <w:rPr>
          <w:highlight w:val="white"/>
        </w:rPr>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lastRenderedPageBreak/>
        <w:t xml:space="preserve">        Assert.Error(exception.Message);</w:t>
      </w:r>
    </w:p>
    <w:p w14:paraId="4A877256" w14:textId="77777777" w:rsidR="00CF7245" w:rsidRPr="00903DBA" w:rsidRDefault="00CF7245" w:rsidP="00CF7245">
      <w:pPr>
        <w:pStyle w:val="Code"/>
        <w:rPr>
          <w:highlight w:val="white"/>
        </w:rPr>
      </w:pPr>
      <w:r w:rsidRPr="00903DBA">
        <w:rPr>
          <w:highlight w:val="white"/>
        </w:rPr>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64" w:name="_Toc57656109"/>
      <w:r w:rsidRPr="00903DBA">
        <w:rPr>
          <w:highlight w:val="white"/>
        </w:rPr>
        <w:t>Type Size</w:t>
      </w:r>
      <w:bookmarkEnd w:id="464"/>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r w:rsidRPr="00903DBA">
        <w:t>TypeSize.cs</w:t>
      </w:r>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65" w:name="_Toc57656110"/>
      <w:r w:rsidRPr="00903DBA">
        <w:rPr>
          <w:highlight w:val="white"/>
        </w:rPr>
        <w:t>Static Symbol</w:t>
      </w:r>
      <w:bookmarkEnd w:id="465"/>
    </w:p>
    <w:p w14:paraId="0A053B40" w14:textId="404E0AEE" w:rsidR="00303C4E" w:rsidRPr="00903DBA" w:rsidRDefault="00303C4E" w:rsidP="00303C4E">
      <w:pPr>
        <w:pStyle w:val="CodeHeader"/>
        <w:rPr>
          <w:highlight w:val="white"/>
        </w:rPr>
      </w:pPr>
      <w:r w:rsidRPr="00903DBA">
        <w:rPr>
          <w:highlight w:val="white"/>
        </w:rPr>
        <w:t>StaticSymbolWindows.cs</w:t>
      </w:r>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lastRenderedPageBreak/>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lastRenderedPageBreak/>
        <w:t xml:space="preserve">        }</w:t>
      </w:r>
    </w:p>
    <w:p w14:paraId="438C0E48" w14:textId="77777777" w:rsidR="00303C4E" w:rsidRPr="00903DBA" w:rsidRDefault="00303C4E" w:rsidP="00303C4E">
      <w:pPr>
        <w:pStyle w:val="Code"/>
        <w:rPr>
          <w:highlight w:val="white"/>
        </w:rPr>
      </w:pPr>
      <w:r w:rsidRPr="00903DBA">
        <w:rPr>
          <w:highlight w:val="white"/>
        </w:rPr>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66" w:name="_Toc57656111"/>
      <w:r w:rsidRPr="00903DBA">
        <w:rPr>
          <w:highlight w:val="white"/>
        </w:rPr>
        <w:t>Static Value</w:t>
      </w:r>
      <w:bookmarkEnd w:id="466"/>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r w:rsidRPr="00903DBA">
        <w:rPr>
          <w:highlight w:val="white"/>
        </w:rPr>
        <w:t>ConstantExpression.cs</w:t>
      </w:r>
    </w:p>
    <w:p w14:paraId="0EDB732E" w14:textId="77777777" w:rsidR="004568A2" w:rsidRPr="00903DBA" w:rsidRDefault="004568A2" w:rsidP="004568A2">
      <w:pPr>
        <w:pStyle w:val="Code"/>
        <w:rPr>
          <w:highlight w:val="white"/>
        </w:rPr>
      </w:pPr>
      <w:r w:rsidRPr="00903DBA">
        <w:rPr>
          <w:highlight w:val="white"/>
        </w:rPr>
        <w:lastRenderedPageBreak/>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67" w:name="_Toc57656112"/>
      <w:r w:rsidRPr="00903DBA">
        <w:rPr>
          <w:highlight w:val="white"/>
        </w:rPr>
        <w:t>Function End</w:t>
      </w:r>
      <w:bookmarkEnd w:id="467"/>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r w:rsidRPr="00903DBA">
        <w:rPr>
          <w:highlight w:val="white"/>
        </w:rPr>
        <w:t>MiddleCodeGenerator.cs</w:t>
      </w:r>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68" w:name="_Toc57656113"/>
      <w:r w:rsidRPr="00903DBA">
        <w:rPr>
          <w:highlight w:val="white"/>
        </w:rPr>
        <w:t>Target Code Generation</w:t>
      </w:r>
      <w:bookmarkEnd w:id="468"/>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lastRenderedPageBreak/>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69" w:name="_Toc57656114"/>
      <w:r w:rsidRPr="00903DBA">
        <w:rPr>
          <w:highlight w:val="white"/>
        </w:rPr>
        <w:t>Exit</w:t>
      </w:r>
      <w:bookmarkEnd w:id="469"/>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r w:rsidRPr="00903DBA">
        <w:rPr>
          <w:highlight w:val="white"/>
        </w:rPr>
        <w:t>AssemblyCodeGenerator.cs</w:t>
      </w:r>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70" w:name="_Toc57656115"/>
      <w:r w:rsidRPr="00903DBA">
        <w:rPr>
          <w:highlight w:val="white"/>
        </w:rPr>
        <w:t>Initialization Code</w:t>
      </w:r>
      <w:bookmarkEnd w:id="470"/>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r w:rsidRPr="00903DBA">
        <w:rPr>
          <w:highlight w:val="white"/>
        </w:rPr>
        <w:t>AssemblyCodeGenerator.cs</w:t>
      </w:r>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lastRenderedPageBreak/>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71" w:name="_Toc57656116"/>
      <w:r w:rsidRPr="00903DBA">
        <w:rPr>
          <w:highlight w:val="white"/>
        </w:rPr>
        <w:t>Command Line Arguments</w:t>
      </w:r>
      <w:bookmarkEnd w:id="471"/>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FB43BB" w:rsidRPr="00DF14A9" w:rsidRDefault="00FB43BB"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FB43BB" w:rsidRPr="00490BCB" w:rsidRDefault="00FB43BB"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FB43BB" w:rsidRPr="00490BCB" w:rsidRDefault="00FB43BB"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FB43BB" w:rsidRPr="00490BCB" w:rsidRDefault="00FB43BB"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FB43BB" w:rsidRPr="00490BCB" w:rsidRDefault="00FB43BB"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FB43BB" w:rsidRPr="00090144" w:rsidRDefault="00FB43BB"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FB43BB" w:rsidRPr="00090144" w:rsidRDefault="00FB43BB" w:rsidP="00605AE9">
                              <w:pPr>
                                <w:spacing w:before="0" w:after="0" w:line="240" w:lineRule="auto"/>
                                <w:rPr>
                                  <w:rFonts w:eastAsia="Calibri"/>
                                  <w:color w:val="000000"/>
                                </w:rPr>
                              </w:pPr>
                              <w:r w:rsidRPr="00090144">
                                <w:rPr>
                                  <w:rFonts w:eastAsia="Calibri"/>
                                  <w:color w:val="000000"/>
                                </w:rPr>
                                <w:t>Frame pointer of</w:t>
                              </w:r>
                            </w:p>
                            <w:p w14:paraId="68E90914" w14:textId="77777777" w:rsidR="00FB43BB" w:rsidRPr="00090144" w:rsidRDefault="00FB43BB"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FB43BB" w:rsidRPr="00090144" w:rsidRDefault="00FB43BB"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B43BB" w:rsidRPr="00090144" w:rsidRDefault="00FB43BB"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FB43BB" w:rsidRPr="00090144" w:rsidRDefault="00FB43BB"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FB43BB" w:rsidRPr="00090144" w:rsidRDefault="00FB43BB"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FB43BB" w:rsidRDefault="00FB43BB"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FB43BB" w:rsidRDefault="00FB43BB"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FB43BB" w:rsidRDefault="00FB43BB"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FB43BB" w:rsidRDefault="00FB43BB"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FB43BB" w:rsidRDefault="00FB43BB"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FB43BB" w:rsidRDefault="00FB43BB"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B43BB" w:rsidRPr="00582B75" w:rsidRDefault="00FB43BB"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FB43BB" w:rsidRPr="00490BCB" w:rsidRDefault="00FB43BB"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FB43BB" w:rsidRPr="00490BCB" w:rsidRDefault="00FB43BB"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FB43BB" w:rsidRDefault="00FB43BB"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FB43BB" w:rsidRPr="00E55D4A" w:rsidRDefault="00FB43BB"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FB43BB" w:rsidRDefault="00FB43BB"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FB43BB" w:rsidRDefault="00FB43BB"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FB43BB" w:rsidRDefault="00FB43BB"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FB43BB" w:rsidRDefault="00FB43B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FB43BB" w:rsidRDefault="00FB43B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FB43BB" w:rsidRDefault="00FB43BB"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FB43BB" w:rsidRDefault="00FB43B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FB43BB" w:rsidRDefault="00FB43BB"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FB43BB" w:rsidRDefault="00FB43BB"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FB43BB" w:rsidRDefault="00FB43BB"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FB43BB" w:rsidRDefault="00FB43B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FB43BB" w:rsidRDefault="00FB43BB"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FB43BB" w:rsidRDefault="00FB43B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FB43BB" w:rsidRDefault="00FB43BB"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FB43BB" w:rsidRDefault="00FB43BB" w:rsidP="00496983">
                              <w:pPr>
                                <w:spacing w:before="0" w:line="257" w:lineRule="auto"/>
                                <w:jc w:val="center"/>
                                <w:rPr>
                                  <w:sz w:val="24"/>
                                  <w:szCs w:val="24"/>
                                </w:rPr>
                              </w:pPr>
                              <w:r>
                                <w:rPr>
                                  <w:rFonts w:eastAsia="Calibri"/>
                                  <w:color w:val="000000"/>
                                  <w:sz w:val="16"/>
                                  <w:szCs w:val="16"/>
                                </w:rPr>
                                <w:t>129</w:t>
                              </w:r>
                            </w:p>
                            <w:p w14:paraId="3E4A06D3" w14:textId="77777777" w:rsidR="00FB43BB" w:rsidRDefault="00FB43BB"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FB43BB" w:rsidRDefault="00FB43BB"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FB43BB" w:rsidRDefault="00FB43BB"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FB43BB" w:rsidRDefault="00FB43B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FB43BB" w:rsidRDefault="00FB43BB" w:rsidP="006A7496">
                              <w:pPr>
                                <w:spacing w:before="100" w:line="257" w:lineRule="auto"/>
                                <w:jc w:val="left"/>
                                <w:rPr>
                                  <w:sz w:val="24"/>
                                  <w:szCs w:val="24"/>
                                </w:rPr>
                              </w:pPr>
                              <w:r>
                                <w:rPr>
                                  <w:rFonts w:eastAsia="Calibri"/>
                                  <w:color w:val="000000"/>
                                  <w:sz w:val="16"/>
                                  <w:szCs w:val="16"/>
                                </w:rPr>
                                <w:t>Before</w:t>
                              </w:r>
                            </w:p>
                            <w:p w14:paraId="6B197F32" w14:textId="77777777" w:rsidR="00FB43BB" w:rsidRDefault="00FB43BB"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FB43BB" w:rsidRDefault="00FB43BB" w:rsidP="006A7496">
                              <w:pPr>
                                <w:spacing w:before="100" w:line="256" w:lineRule="auto"/>
                                <w:rPr>
                                  <w:sz w:val="24"/>
                                  <w:szCs w:val="24"/>
                                </w:rPr>
                              </w:pPr>
                              <w:r>
                                <w:rPr>
                                  <w:rFonts w:eastAsia="Calibri"/>
                                  <w:color w:val="000000"/>
                                  <w:sz w:val="16"/>
                                  <w:szCs w:val="16"/>
                                </w:rPr>
                                <w:t>After</w:t>
                              </w:r>
                            </w:p>
                            <w:p w14:paraId="7E3E04C8" w14:textId="77777777" w:rsidR="00FB43BB" w:rsidRDefault="00FB43BB"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FB43BB" w:rsidRPr="00DF14A9" w:rsidRDefault="00FB43BB"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FB43BB" w:rsidRPr="00490BCB" w:rsidRDefault="00FB43BB"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FB43BB" w:rsidRPr="00490BCB" w:rsidRDefault="00FB43BB"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FB43BB" w:rsidRPr="00490BCB" w:rsidRDefault="00FB43BB"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FB43BB" w:rsidRPr="00490BCB" w:rsidRDefault="00FB43BB"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FB43BB" w:rsidRPr="00490BCB" w:rsidRDefault="00FB43BB"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FB43BB" w:rsidRPr="00090144" w:rsidRDefault="00FB43BB"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FB43BB" w:rsidRPr="00090144" w:rsidRDefault="00FB43BB" w:rsidP="00605AE9">
                        <w:pPr>
                          <w:spacing w:before="0" w:after="0" w:line="240" w:lineRule="auto"/>
                          <w:rPr>
                            <w:rFonts w:eastAsia="Calibri"/>
                            <w:color w:val="000000"/>
                          </w:rPr>
                        </w:pPr>
                        <w:r w:rsidRPr="00090144">
                          <w:rPr>
                            <w:rFonts w:eastAsia="Calibri"/>
                            <w:color w:val="000000"/>
                          </w:rPr>
                          <w:t>Frame pointer of</w:t>
                        </w:r>
                      </w:p>
                      <w:p w14:paraId="68E90914" w14:textId="77777777" w:rsidR="00FB43BB" w:rsidRPr="00090144" w:rsidRDefault="00FB43BB"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FB43BB" w:rsidRPr="00090144" w:rsidRDefault="00FB43BB"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B43BB" w:rsidRPr="00090144" w:rsidRDefault="00FB43BB"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FB43BB" w:rsidRPr="00090144" w:rsidRDefault="00FB43BB"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FB43BB" w:rsidRPr="00090144" w:rsidRDefault="00FB43BB"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FB43BB" w:rsidRDefault="00FB43BB"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FB43BB" w:rsidRDefault="00FB43BB"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FB43BB" w:rsidRDefault="00FB43BB"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FB43BB" w:rsidRDefault="00FB43BB"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FB43BB" w:rsidRDefault="00FB43BB"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FB43BB" w:rsidRDefault="00FB43BB"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B43BB" w:rsidRPr="00582B75" w:rsidRDefault="00FB43BB"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FB43BB" w:rsidRPr="00490BCB" w:rsidRDefault="00FB43BB"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FB43BB" w:rsidRPr="00490BCB" w:rsidRDefault="00FB43BB"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FB43BB" w:rsidRDefault="00FB43BB"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FB43BB" w:rsidRPr="00E55D4A" w:rsidRDefault="00FB43BB"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FB43BB" w:rsidRDefault="00FB43BB"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FB43BB" w:rsidRDefault="00FB43BB"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FB43BB" w:rsidRDefault="00FB43BB"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FB43BB" w:rsidRDefault="00FB43BB"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FB43BB" w:rsidRDefault="00FB43BB"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FB43BB" w:rsidRDefault="00FB43BB"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FB43BB" w:rsidRDefault="00FB43BB"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FB43BB" w:rsidRDefault="00FB43BB"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FB43BB" w:rsidRDefault="00FB43BB"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FB43BB" w:rsidRDefault="00FB43BB"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FB43BB" w:rsidRDefault="00FB43BB"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FB43BB" w:rsidRDefault="00FB43BB"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FB43BB" w:rsidRDefault="00FB43BB"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FB43BB" w:rsidRDefault="00FB43BB"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FB43BB" w:rsidRDefault="00FB43BB" w:rsidP="00496983">
                        <w:pPr>
                          <w:spacing w:before="0" w:line="257" w:lineRule="auto"/>
                          <w:jc w:val="center"/>
                          <w:rPr>
                            <w:sz w:val="24"/>
                            <w:szCs w:val="24"/>
                          </w:rPr>
                        </w:pPr>
                        <w:r>
                          <w:rPr>
                            <w:rFonts w:eastAsia="Calibri"/>
                            <w:color w:val="000000"/>
                            <w:sz w:val="16"/>
                            <w:szCs w:val="16"/>
                          </w:rPr>
                          <w:t>129</w:t>
                        </w:r>
                      </w:p>
                      <w:p w14:paraId="3E4A06D3" w14:textId="77777777" w:rsidR="00FB43BB" w:rsidRDefault="00FB43BB"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FB43BB" w:rsidRDefault="00FB43BB"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FB43BB" w:rsidRDefault="00FB43BB"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FB43BB" w:rsidRDefault="00FB43BB"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FB43BB" w:rsidRDefault="00FB43BB" w:rsidP="006A7496">
                        <w:pPr>
                          <w:spacing w:before="100" w:line="257" w:lineRule="auto"/>
                          <w:jc w:val="left"/>
                          <w:rPr>
                            <w:sz w:val="24"/>
                            <w:szCs w:val="24"/>
                          </w:rPr>
                        </w:pPr>
                        <w:r>
                          <w:rPr>
                            <w:rFonts w:eastAsia="Calibri"/>
                            <w:color w:val="000000"/>
                            <w:sz w:val="16"/>
                            <w:szCs w:val="16"/>
                          </w:rPr>
                          <w:t>Before</w:t>
                        </w:r>
                      </w:p>
                      <w:p w14:paraId="6B197F32" w14:textId="77777777" w:rsidR="00FB43BB" w:rsidRDefault="00FB43BB"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FB43BB" w:rsidRDefault="00FB43BB" w:rsidP="006A7496">
                        <w:pPr>
                          <w:spacing w:before="100" w:line="256" w:lineRule="auto"/>
                          <w:rPr>
                            <w:sz w:val="24"/>
                            <w:szCs w:val="24"/>
                          </w:rPr>
                        </w:pPr>
                        <w:r>
                          <w:rPr>
                            <w:rFonts w:eastAsia="Calibri"/>
                            <w:color w:val="000000"/>
                            <w:sz w:val="16"/>
                            <w:szCs w:val="16"/>
                          </w:rPr>
                          <w:t>After</w:t>
                        </w:r>
                      </w:p>
                      <w:p w14:paraId="7E3E04C8" w14:textId="77777777" w:rsidR="00FB43BB" w:rsidRDefault="00FB43BB"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When we have iterated through the whole list, there are som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r w:rsidR="00336E39" w:rsidRPr="00903DBA">
        <w:rPr>
          <w:rStyle w:val="KeyWord0"/>
          <w:highlight w:val="white"/>
        </w:rPr>
        <w:t>si</w:t>
      </w:r>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r w:rsidRPr="00903DBA">
        <w:rPr>
          <w:highlight w:val="white"/>
        </w:rPr>
        <w:t>AssemblyCodeGenerator.cs</w:t>
      </w:r>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72" w:name="_Toc57656117"/>
      <w:r w:rsidRPr="00903DBA">
        <w:rPr>
          <w:highlight w:val="white"/>
        </w:rPr>
        <w:t>Windows Jump Info</w:t>
      </w:r>
      <w:bookmarkEnd w:id="472"/>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r w:rsidRPr="00903DBA">
        <w:rPr>
          <w:highlight w:val="white"/>
        </w:rPr>
        <w:t>AssemblyCodeGenerator.cs</w:t>
      </w:r>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w:t>
      </w:r>
      <w:r w:rsidRPr="00903DBA">
        <w:rPr>
          <w:highlight w:val="white"/>
        </w:rPr>
        <w:lastRenderedPageBreak/>
        <w:t xml:space="preserve">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lastRenderedPageBreak/>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If nothing has been changed from the previous iteration, every assembly jump instruction holds the correct target address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lastRenderedPageBreak/>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73" w:name="_Toc57656118"/>
      <w:r w:rsidRPr="00903DBA">
        <w:rPr>
          <w:highlight w:val="white"/>
        </w:rPr>
        <w:t>Windows Byte List</w:t>
      </w:r>
      <w:bookmarkEnd w:id="473"/>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r w:rsidRPr="00903DBA">
        <w:rPr>
          <w:highlight w:val="white"/>
        </w:rPr>
        <w:t>AssemblyCodeGenerator.cs</w:t>
      </w:r>
    </w:p>
    <w:p w14:paraId="12F241A3" w14:textId="77777777" w:rsidR="00614EB1" w:rsidRPr="00903DBA" w:rsidRDefault="00614EB1" w:rsidP="00614EB1">
      <w:pPr>
        <w:pStyle w:val="Code"/>
        <w:rPr>
          <w:highlight w:val="white"/>
        </w:rPr>
      </w:pPr>
      <w:r w:rsidRPr="00903DBA">
        <w:rPr>
          <w:highlight w:val="white"/>
        </w:rPr>
        <w:t xml:space="preserve">    private void </w:t>
      </w:r>
      <w:bookmarkStart w:id="474" w:name="_Hlk51314142"/>
      <w:r w:rsidRPr="00903DBA">
        <w:rPr>
          <w:highlight w:val="white"/>
        </w:rPr>
        <w:t>WindowsByteList</w:t>
      </w:r>
      <w:bookmarkEnd w:id="474"/>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lastRenderedPageBreak/>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If the second or third operand is a string, we add its name the the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75" w:name="_Toc57656119"/>
      <w:r w:rsidRPr="00903DBA">
        <w:rPr>
          <w:highlight w:val="white"/>
        </w:rPr>
        <w:t>Byte</w:t>
      </w:r>
      <w:r w:rsidR="00D33B22" w:rsidRPr="00903DBA">
        <w:rPr>
          <w:highlight w:val="white"/>
        </w:rPr>
        <w:t xml:space="preserve"> </w:t>
      </w:r>
      <w:r w:rsidRPr="00903DBA">
        <w:rPr>
          <w:highlight w:val="white"/>
        </w:rPr>
        <w:t>List</w:t>
      </w:r>
      <w:bookmarkEnd w:id="475"/>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r w:rsidRPr="00903DBA">
        <w:rPr>
          <w:highlight w:val="white"/>
        </w:rPr>
        <w:t>AssemblyCode.cs</w:t>
      </w:r>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lastRenderedPageBreak/>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lond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lastRenderedPageBreak/>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lastRenderedPageBreak/>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r w:rsidRPr="00903DBA">
              <w:rPr>
                <w:highlight w:val="white"/>
              </w:rPr>
              <w:t>inc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76"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76"/>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77" w:name="_Ref419646553"/>
      <w:bookmarkStart w:id="478" w:name="_Toc57656120"/>
      <w:r w:rsidRPr="00903DBA">
        <w:t>Linking</w:t>
      </w:r>
      <w:bookmarkEnd w:id="477"/>
      <w:bookmarkEnd w:id="478"/>
    </w:p>
    <w:bookmarkEnd w:id="461"/>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477426">
      <w:pPr>
        <w:pStyle w:val="SourceCodeBoxText"/>
        <w:framePr w:wrap="around"/>
      </w:pPr>
      <w:r w:rsidRPr="00903DBA">
        <w:t>To resolve access to static symbols</w:t>
      </w:r>
    </w:p>
    <w:p w14:paraId="68FF425C" w14:textId="69E3A1D9" w:rsidR="00092532" w:rsidRPr="00903DBA" w:rsidRDefault="00092532" w:rsidP="00477426">
      <w:pPr>
        <w:pStyle w:val="SourceCodeBoxText"/>
        <w:framePr w:wrap="around"/>
      </w:pPr>
      <w:r w:rsidRPr="00903DBA">
        <w:t>To resolve function calls.</w:t>
      </w:r>
    </w:p>
    <w:p w14:paraId="5CC5045B" w14:textId="4484476A" w:rsidR="00092532" w:rsidRPr="00903DBA" w:rsidRDefault="00092532" w:rsidP="00477426">
      <w:pPr>
        <w:pStyle w:val="SourceCodeBoxText"/>
        <w:framePr w:wrap="around"/>
      </w:pPr>
      <w:r w:rsidRPr="00903DBA">
        <w:t>To resolve return addresses.</w:t>
      </w:r>
    </w:p>
    <w:p w14:paraId="21B495BC" w14:textId="13578280" w:rsidR="00EE4EC9" w:rsidRPr="00903DBA" w:rsidRDefault="00EE4EC9" w:rsidP="00EE4EC9">
      <w:pPr>
        <w:pStyle w:val="Rubrik3"/>
      </w:pPr>
      <w:bookmarkStart w:id="479" w:name="_Toc57656121"/>
      <w:r w:rsidRPr="00903DBA">
        <w:lastRenderedPageBreak/>
        <w:t>The Linker Class</w:t>
      </w:r>
      <w:bookmarkEnd w:id="479"/>
    </w:p>
    <w:p w14:paraId="6E403FB9" w14:textId="7D798A20" w:rsidR="007503AC" w:rsidRPr="00903DBA" w:rsidRDefault="007503AC" w:rsidP="007503AC">
      <w:r w:rsidRPr="00903DBA">
        <w:t xml:space="preserve">The </w:t>
      </w:r>
      <w:r w:rsidRPr="00903DBA">
        <w:rPr>
          <w:rStyle w:val="CodeInText"/>
        </w:rPr>
        <w:t>LinkerInfo</w:t>
      </w:r>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477426">
      <w:pPr>
        <w:pStyle w:val="SourceCodeBoxText"/>
        <w:framePr w:wrap="around"/>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477426">
      <w:pPr>
        <w:pStyle w:val="SourceCodeBoxText"/>
        <w:framePr w:wrap="around"/>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477426">
      <w:pPr>
        <w:pStyle w:val="SourceCodeBoxText"/>
        <w:framePr w:wrap="around"/>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477426">
      <w:pPr>
        <w:pStyle w:val="SourceCodeBoxText"/>
        <w:framePr w:wrap="around"/>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477426">
      <w:pPr>
        <w:pStyle w:val="SourceCodeBoxText"/>
        <w:framePr w:wrap="around"/>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477426">
      <w:pPr>
        <w:pStyle w:val="SourceCodeBoxText"/>
        <w:framePr w:wrap="around"/>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477426">
      <w:pPr>
        <w:pStyle w:val="SourceCodeBoxText"/>
        <w:framePr w:wrap="around"/>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477426">
      <w:pPr>
        <w:pStyle w:val="SourceCodeBoxText"/>
        <w:framePr w:wrap="around"/>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477426">
      <w:pPr>
        <w:pStyle w:val="SourceCodeBoxText"/>
        <w:framePr w:wrap="around"/>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477426">
      <w:pPr>
        <w:pStyle w:val="SourceCodeBoxText"/>
        <w:framePr w:wrap="around"/>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477426">
      <w:pPr>
        <w:pStyle w:val="SourceCodeBoxText"/>
        <w:framePr w:wrap="around"/>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A255A1E" w:rsidR="00237A20" w:rsidRPr="00903DBA" w:rsidRDefault="004C5083" w:rsidP="00477426">
      <w:pPr>
        <w:pStyle w:val="SourceCodeBoxText"/>
        <w:framePr w:wrap="around"/>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3AD5">
        <w:t>13.2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r w:rsidRPr="00903DBA">
        <w:t>Linker.</w:t>
      </w:r>
      <w:r w:rsidR="00E1579E" w:rsidRPr="00903DBA">
        <w:t>cs</w:t>
      </w:r>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lastRenderedPageBreak/>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80"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80"/>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lastRenderedPageBreak/>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lastRenderedPageBreak/>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lastRenderedPageBreak/>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lastRenderedPageBreak/>
        <w:t xml:space="preserve">    }</w:t>
      </w:r>
    </w:p>
    <w:p w14:paraId="73F2B3E5" w14:textId="00729748" w:rsidR="00E1579E" w:rsidRPr="00903DBA" w:rsidRDefault="00B01423" w:rsidP="00B01423">
      <w:pPr>
        <w:rPr>
          <w:highlight w:val="white"/>
        </w:rPr>
      </w:pPr>
      <w:r w:rsidRPr="00903DBA">
        <w:rPr>
          <w:highlight w:val="white"/>
        </w:rPr>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81" w:name="_Toc57656122"/>
      <w:bookmarkStart w:id="482" w:name="_Ref58175578"/>
      <w:r w:rsidRPr="00903DBA">
        <w:lastRenderedPageBreak/>
        <w:t xml:space="preserve">The </w:t>
      </w:r>
      <w:r w:rsidR="002554E1" w:rsidRPr="00903DBA">
        <w:t>Standard Library</w:t>
      </w:r>
      <w:bookmarkEnd w:id="481"/>
      <w:bookmarkEnd w:id="482"/>
    </w:p>
    <w:p w14:paraId="21B660CB" w14:textId="0EAC07D4" w:rsidR="00EE220E" w:rsidRPr="00903DBA" w:rsidRDefault="00503728" w:rsidP="00265BDF">
      <w:pPr>
        <w:pStyle w:val="Rubrik2"/>
      </w:pPr>
      <w:bookmarkStart w:id="483" w:name="_Toc57656123"/>
      <w:r w:rsidRPr="00903DBA">
        <w:t>Integral and Floating Limits</w:t>
      </w:r>
      <w:bookmarkEnd w:id="483"/>
    </w:p>
    <w:p w14:paraId="1F710058" w14:textId="2CD586A7" w:rsidR="007800D6" w:rsidRPr="00903DBA" w:rsidRDefault="007800D6" w:rsidP="007800D6">
      <w:pPr>
        <w:rPr>
          <w:highlight w:val="white"/>
        </w:rPr>
      </w:pPr>
      <w:r w:rsidRPr="00903DBA">
        <w:rPr>
          <w:highlight w:val="white"/>
        </w:rPr>
        <w:t>The file limits.h holds limits for integral values for the Linux and Windows environment.</w:t>
      </w:r>
    </w:p>
    <w:p w14:paraId="2F6FA423" w14:textId="6AFA7B16" w:rsidR="003D1398" w:rsidRPr="00903DBA" w:rsidRDefault="008D6750" w:rsidP="00E65FE6">
      <w:pPr>
        <w:pStyle w:val="CodeHeader"/>
        <w:rPr>
          <w:highlight w:val="white"/>
        </w:rPr>
      </w:pPr>
      <w:r w:rsidRPr="00903DBA">
        <w:rPr>
          <w:highlight w:val="white"/>
        </w:rPr>
        <w:t>l</w:t>
      </w:r>
      <w:r w:rsidR="003D1398" w:rsidRPr="00903DBA">
        <w:rPr>
          <w:highlight w:val="white"/>
        </w:rPr>
        <w:t>imits.h</w:t>
      </w:r>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The file float.h holds limits for floating-point values. Note that there is no difference between the Linux and Windows environment.</w:t>
      </w:r>
    </w:p>
    <w:p w14:paraId="2576C6FA" w14:textId="54BF9F51" w:rsidR="003D1398" w:rsidRPr="00903DBA" w:rsidRDefault="008D6750" w:rsidP="00E65FE6">
      <w:pPr>
        <w:pStyle w:val="CodeHeader"/>
      </w:pPr>
      <w:r w:rsidRPr="00903DBA">
        <w:lastRenderedPageBreak/>
        <w:t>f</w:t>
      </w:r>
      <w:r w:rsidR="003D1398" w:rsidRPr="00903DBA">
        <w:t>loat.h</w:t>
      </w:r>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84" w:name="_Toc57656124"/>
      <w:r w:rsidRPr="00903DBA">
        <w:t xml:space="preserve">The </w:t>
      </w:r>
      <w:r w:rsidR="000E7301" w:rsidRPr="00903DBA">
        <w:t>a</w:t>
      </w:r>
      <w:r w:rsidR="00EE220E" w:rsidRPr="00903DBA">
        <w:t>sser</w:t>
      </w:r>
      <w:r w:rsidR="008E5D1A" w:rsidRPr="00903DBA">
        <w:t>t</w:t>
      </w:r>
      <w:r w:rsidRPr="00903DBA">
        <w:t xml:space="preserve"> Macro</w:t>
      </w:r>
      <w:bookmarkEnd w:id="484"/>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r w:rsidRPr="00903DBA">
        <w:t>a</w:t>
      </w:r>
      <w:r w:rsidR="00F65771" w:rsidRPr="00903DBA">
        <w:t>ssert.h</w:t>
      </w:r>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85" w:name="_Ref55664393"/>
      <w:bookmarkStart w:id="486" w:name="_Toc57656125"/>
      <w:r w:rsidRPr="00903DBA">
        <w:t>Locale Data</w:t>
      </w:r>
      <w:bookmarkEnd w:id="485"/>
      <w:bookmarkEnd w:id="486"/>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r w:rsidRPr="00903DBA">
        <w:t>l</w:t>
      </w:r>
      <w:r w:rsidR="00265BDF" w:rsidRPr="00903DBA">
        <w:t>ocale.h</w:t>
      </w:r>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r w:rsidRPr="00903DBA">
        <w:t>l</w:t>
      </w:r>
      <w:r w:rsidR="0062113D" w:rsidRPr="00903DBA">
        <w:t>ocale.c</w:t>
      </w:r>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87" w:name="_Toc57656126"/>
      <w:r w:rsidRPr="00903DBA">
        <w:t>Character Types</w:t>
      </w:r>
      <w:bookmarkEnd w:id="487"/>
    </w:p>
    <w:p w14:paraId="27CAECD2" w14:textId="462BEC2A" w:rsidR="003203CF" w:rsidRPr="00903DBA" w:rsidRDefault="003203CF" w:rsidP="003203CF">
      <w:r w:rsidRPr="00903DBA">
        <w:t>The ctype.h and ctyp.c files hold a set functions that test certain character conditions.</w:t>
      </w:r>
    </w:p>
    <w:p w14:paraId="243F8CAB" w14:textId="3B82911E" w:rsidR="00EE220E" w:rsidRPr="00903DBA" w:rsidRDefault="008D6750" w:rsidP="00E65FE6">
      <w:pPr>
        <w:pStyle w:val="CodeHeader"/>
      </w:pPr>
      <w:r w:rsidRPr="00903DBA">
        <w:t>ct</w:t>
      </w:r>
      <w:r w:rsidR="00EE220E" w:rsidRPr="00903DBA">
        <w:t>ype.h</w:t>
      </w:r>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r w:rsidRPr="00903DBA">
        <w:t>ct</w:t>
      </w:r>
      <w:r w:rsidR="00FD2002" w:rsidRPr="00903DBA">
        <w:t>ype.c</w:t>
      </w:r>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4F975C85"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005F3AD5">
        <w:rPr>
          <w:highlight w:val="white"/>
        </w:rPr>
        <w:t>14.3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88" w:name="_Hlk55664765"/>
      <w:r w:rsidRPr="00903DBA">
        <w:rPr>
          <w:highlight w:val="white"/>
        </w:rPr>
        <w:t>locale convention</w:t>
      </w:r>
      <w:bookmarkEnd w:id="488"/>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89" w:name="_Toc57656127"/>
      <w:r w:rsidRPr="00903DBA">
        <w:t>S</w:t>
      </w:r>
      <w:r w:rsidR="00EE220E" w:rsidRPr="00903DBA">
        <w:t>tring</w:t>
      </w:r>
      <w:r w:rsidRPr="00903DBA">
        <w:t>s</w:t>
      </w:r>
      <w:bookmarkEnd w:id="489"/>
    </w:p>
    <w:p w14:paraId="14ACCA1E" w14:textId="235BEECD" w:rsidR="0078214F" w:rsidRPr="00903DBA" w:rsidRDefault="008D6750" w:rsidP="00E65FE6">
      <w:pPr>
        <w:pStyle w:val="CodeHeader"/>
      </w:pPr>
      <w:r w:rsidRPr="00903DBA">
        <w:t>s</w:t>
      </w:r>
      <w:r w:rsidR="0078214F" w:rsidRPr="00903DBA">
        <w:t>tring.h</w:t>
      </w:r>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r w:rsidRPr="00903DBA">
        <w:t>s</w:t>
      </w:r>
      <w:r w:rsidR="0078214F" w:rsidRPr="00903DBA">
        <w:t>tring.c</w:t>
      </w:r>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490" w:name="_Toc57656128"/>
      <w:r w:rsidRPr="00903DBA">
        <w:t>Long Jumps</w:t>
      </w:r>
      <w:bookmarkEnd w:id="490"/>
    </w:p>
    <w:p w14:paraId="6EA92421" w14:textId="46314C73" w:rsidR="00104383" w:rsidRPr="00903DBA" w:rsidRDefault="00104383" w:rsidP="00104383">
      <w:r w:rsidRPr="00903DBA">
        <w:t xml:space="preserve">The setjmp.h and setjmp.c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r w:rsidRPr="00903DBA">
        <w:t>setjmp.h</w:t>
      </w:r>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r w:rsidRPr="00903DBA">
        <w:t>s</w:t>
      </w:r>
      <w:r w:rsidR="0004451D" w:rsidRPr="00903DBA">
        <w:t>et</w:t>
      </w:r>
      <w:r w:rsidRPr="00903DBA">
        <w:t>j</w:t>
      </w:r>
      <w:r w:rsidR="0004451D" w:rsidRPr="00903DBA">
        <w:t>mp.c</w:t>
      </w:r>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The code for the Windows environment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r w:rsidRPr="00903DBA">
        <w:t>setjmptest.c</w:t>
      </w:r>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ator, we return the quitent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491" w:name="_Toc57656129"/>
      <w:r w:rsidRPr="00903DBA">
        <w:t>Mathematical Functions</w:t>
      </w:r>
      <w:bookmarkEnd w:id="491"/>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r w:rsidRPr="00903DBA">
        <w:t>m</w:t>
      </w:r>
      <w:r w:rsidR="00D62A8B" w:rsidRPr="00903DBA">
        <w:t>ath.h</w:t>
      </w:r>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492"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492"/>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r w:rsidRPr="00903DBA">
        <w:rPr>
          <w:highlight w:val="white"/>
        </w:rPr>
        <w:t>m</w:t>
      </w:r>
      <w:r w:rsidR="00555D55" w:rsidRPr="00903DBA">
        <w:rPr>
          <w:highlight w:val="white"/>
        </w:rPr>
        <w:t>ath.c</w:t>
      </w:r>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5E72AF"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5E72AF"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5E72AF"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5E72AF"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5E72AF"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493" w:name="_Toc57656131"/>
      <w:r w:rsidRPr="00903DBA">
        <w:rPr>
          <w:highlight w:val="white"/>
        </w:rPr>
        <w:t>Power</w:t>
      </w:r>
      <w:r w:rsidR="0083365C" w:rsidRPr="00903DBA">
        <w:rPr>
          <w:highlight w:val="white"/>
        </w:rPr>
        <w:t xml:space="preserve"> Functions</w:t>
      </w:r>
      <w:bookmarkEnd w:id="493"/>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5E72AF"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5E72AF"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494" w:name="_Toc57656132"/>
      <w:r w:rsidRPr="00903DBA">
        <w:rPr>
          <w:highlight w:val="white"/>
        </w:rPr>
        <w:t>Square Root</w:t>
      </w:r>
      <w:bookmarkEnd w:id="494"/>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5E72AF"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495" w:name="_Toc57656133"/>
      <w:r w:rsidRPr="00903DBA">
        <w:rPr>
          <w:highlight w:val="white"/>
        </w:rPr>
        <w:lastRenderedPageBreak/>
        <w:t>Modulo Functions</w:t>
      </w:r>
      <w:bookmarkEnd w:id="495"/>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a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496" w:name="_Toc57656134"/>
      <w:r w:rsidRPr="00903DBA">
        <w:rPr>
          <w:highlight w:val="white"/>
        </w:rPr>
        <w:t>Trigonometric Functions</w:t>
      </w:r>
      <w:bookmarkEnd w:id="496"/>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5E72AF"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5E72AF"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5E72AF"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5E72AF"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497"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497"/>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5E72AF"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5E72AF"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5E72AF"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5E72AF"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5E72AF"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5E72AF"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5E72AF"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498" w:name="_Toc57656136"/>
      <w:r w:rsidRPr="00903DBA">
        <w:rPr>
          <w:shd w:val="clear" w:color="auto" w:fill="FFFFFF"/>
        </w:rPr>
        <w:lastRenderedPageBreak/>
        <w:t>Hyperbolic Trigonometric Functions</w:t>
      </w:r>
      <w:bookmarkEnd w:id="498"/>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5E72AF"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5E72AF"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5E72AF"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499" w:name="_Toc57656137"/>
      <w:r w:rsidRPr="00903DBA">
        <w:rPr>
          <w:highlight w:val="white"/>
        </w:rPr>
        <w:t>Floor, Ceiling, Absolute, and Rounding</w:t>
      </w:r>
      <w:r w:rsidR="0083365C" w:rsidRPr="00903DBA">
        <w:rPr>
          <w:highlight w:val="white"/>
        </w:rPr>
        <w:t xml:space="preserve"> Functions</w:t>
      </w:r>
      <w:bookmarkEnd w:id="499"/>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5E72AF"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00" w:name="_Toc57656138"/>
      <w:bookmarkStart w:id="501" w:name="_Hlk55231095"/>
      <w:r w:rsidRPr="00903DBA">
        <w:lastRenderedPageBreak/>
        <w:t>Standard Input/Output</w:t>
      </w:r>
      <w:bookmarkEnd w:id="500"/>
    </w:p>
    <w:bookmarkEnd w:id="501"/>
    <w:p w14:paraId="3C220EF3" w14:textId="1124625B" w:rsidR="00F67D04" w:rsidRPr="00903DBA" w:rsidRDefault="008D6750" w:rsidP="00E65FE6">
      <w:pPr>
        <w:pStyle w:val="CodeHeader"/>
      </w:pPr>
      <w:r w:rsidRPr="00903DBA">
        <w:t>s</w:t>
      </w:r>
      <w:r w:rsidR="00F67D04" w:rsidRPr="00903DBA">
        <w:t>td</w:t>
      </w:r>
      <w:r w:rsidRPr="00903DBA">
        <w:t>io</w:t>
      </w:r>
      <w:r w:rsidR="00F67D04" w:rsidRPr="00903DBA">
        <w:t>.h</w:t>
      </w:r>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02" w:name="_Toc57656139"/>
      <w:r w:rsidRPr="00903DBA">
        <w:t>Printing</w:t>
      </w:r>
      <w:bookmarkEnd w:id="502"/>
    </w:p>
    <w:p w14:paraId="07321D9D" w14:textId="007993F5" w:rsidR="00F67D04" w:rsidRPr="00903DBA" w:rsidRDefault="008D6750" w:rsidP="00E65FE6">
      <w:pPr>
        <w:pStyle w:val="CodeHeader"/>
      </w:pPr>
      <w:r w:rsidRPr="00903DBA">
        <w:t>p</w:t>
      </w:r>
      <w:r w:rsidR="00957919" w:rsidRPr="00903DBA">
        <w:t>rintf.h</w:t>
      </w:r>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r w:rsidRPr="00903DBA">
        <w:t>p</w:t>
      </w:r>
      <w:r w:rsidR="006048AF" w:rsidRPr="00903DBA">
        <w:t>rintf.c</w:t>
      </w:r>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03" w:name="_Toc57656140"/>
      <w:r w:rsidRPr="00903DBA">
        <w:t>Scanning</w:t>
      </w:r>
      <w:bookmarkEnd w:id="503"/>
    </w:p>
    <w:p w14:paraId="29AFA940" w14:textId="74759390" w:rsidR="00594DB0" w:rsidRPr="00903DBA" w:rsidRDefault="008D6750" w:rsidP="00E65FE6">
      <w:pPr>
        <w:pStyle w:val="CodeHeader"/>
      </w:pPr>
      <w:r w:rsidRPr="00903DBA">
        <w:t>s</w:t>
      </w:r>
      <w:r w:rsidR="00594DB0" w:rsidRPr="00903DBA">
        <w:t>canf.h</w:t>
      </w:r>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r w:rsidRPr="00903DBA">
        <w:t>s</w:t>
      </w:r>
      <w:r w:rsidR="008361EE" w:rsidRPr="00903DBA">
        <w:t>canf.c</w:t>
      </w:r>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04" w:name="_Toc57656141"/>
      <w:r w:rsidRPr="00903DBA">
        <w:t>F</w:t>
      </w:r>
      <w:r w:rsidR="00AF06D6" w:rsidRPr="00903DBA">
        <w:t xml:space="preserve">ile </w:t>
      </w:r>
      <w:r w:rsidRPr="00903DBA">
        <w:t>H</w:t>
      </w:r>
      <w:r w:rsidR="00AF06D6" w:rsidRPr="00903DBA">
        <w:t>andling</w:t>
      </w:r>
      <w:bookmarkEnd w:id="504"/>
    </w:p>
    <w:p w14:paraId="174C04F8" w14:textId="1B67F95A" w:rsidR="00577582" w:rsidRPr="00903DBA" w:rsidRDefault="008D6750" w:rsidP="00E65FE6">
      <w:pPr>
        <w:pStyle w:val="CodeHeader"/>
      </w:pPr>
      <w:r w:rsidRPr="00903DBA">
        <w:t>f</w:t>
      </w:r>
      <w:r w:rsidR="006217C5" w:rsidRPr="00903DBA">
        <w:t>ile.h</w:t>
      </w:r>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r w:rsidRPr="00903DBA">
        <w:t>f</w:t>
      </w:r>
      <w:r w:rsidR="000644C3" w:rsidRPr="00903DBA">
        <w:t>ile.c</w:t>
      </w:r>
    </w:p>
    <w:p w14:paraId="44C5EAD9" w14:textId="77777777" w:rsidR="00C25FEE" w:rsidRPr="00903DBA" w:rsidRDefault="00C25FEE" w:rsidP="00C25FEE">
      <w:pPr>
        <w:pStyle w:val="Code"/>
        <w:rPr>
          <w:highlight w:val="white"/>
        </w:rPr>
      </w:pPr>
      <w:bookmarkStart w:id="505"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06" w:name="_Toc57656142"/>
      <w:r w:rsidRPr="00903DBA">
        <w:t>The Standard Library</w:t>
      </w:r>
      <w:bookmarkEnd w:id="506"/>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05"/>
    <w:p w14:paraId="6289FDFB" w14:textId="4B5A32CA" w:rsidR="003420EA" w:rsidRPr="00903DBA" w:rsidRDefault="004B0675" w:rsidP="00E65FE6">
      <w:pPr>
        <w:pStyle w:val="CodeHeader"/>
      </w:pPr>
      <w:r w:rsidRPr="00903DBA">
        <w:t>s</w:t>
      </w:r>
      <w:r w:rsidR="003420EA" w:rsidRPr="00903DBA">
        <w:t>td</w:t>
      </w:r>
      <w:r w:rsidRPr="00903DBA">
        <w:t>l</w:t>
      </w:r>
      <w:r w:rsidR="003420EA" w:rsidRPr="00903DBA">
        <w:t>ib.h</w:t>
      </w:r>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lastRenderedPageBreak/>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r w:rsidRPr="00903DBA">
        <w:t>s</w:t>
      </w:r>
      <w:r w:rsidR="008977FB" w:rsidRPr="00903DBA">
        <w:t>td</w:t>
      </w:r>
      <w:r w:rsidRPr="00903DBA">
        <w:t>l</w:t>
      </w:r>
      <w:r w:rsidR="008977FB" w:rsidRPr="00903DBA">
        <w:t>ib.c</w:t>
      </w:r>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lastRenderedPageBreak/>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lastRenderedPageBreak/>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lastRenderedPageBreak/>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lastRenderedPageBreak/>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07" w:name="_Toc57656143"/>
      <w:r w:rsidRPr="00903DBA">
        <w:t>T</w:t>
      </w:r>
      <w:r w:rsidR="00D62A8B" w:rsidRPr="00903DBA">
        <w:t>ime</w:t>
      </w:r>
      <w:bookmarkEnd w:id="507"/>
    </w:p>
    <w:p w14:paraId="4B568326" w14:textId="26EBB4A4" w:rsidR="00487292" w:rsidRPr="00903DBA" w:rsidRDefault="004B0675" w:rsidP="00E65FE6">
      <w:pPr>
        <w:pStyle w:val="CodeHeader"/>
      </w:pPr>
      <w:r w:rsidRPr="00903DBA">
        <w:t>t</w:t>
      </w:r>
      <w:r w:rsidR="00487292" w:rsidRPr="00903DBA">
        <w:t>ime</w:t>
      </w:r>
      <w:r w:rsidR="00966D02" w:rsidRPr="00903DBA">
        <w:t>.h</w:t>
      </w:r>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r w:rsidRPr="00903DBA">
        <w:t>t</w:t>
      </w:r>
      <w:r w:rsidR="003211B0" w:rsidRPr="00903DBA">
        <w:t>ime.c</w:t>
      </w:r>
    </w:p>
    <w:p w14:paraId="548B50E4" w14:textId="77777777" w:rsidR="00E77B17" w:rsidRPr="00903DBA" w:rsidRDefault="00E77B17" w:rsidP="00E77B17">
      <w:pPr>
        <w:pStyle w:val="Code"/>
        <w:rPr>
          <w:highlight w:val="white"/>
        </w:rPr>
      </w:pPr>
      <w:bookmarkStart w:id="508" w:name="_Ref54018755"/>
      <w:bookmarkStart w:id="509"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lastRenderedPageBreak/>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lastRenderedPageBreak/>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lastRenderedPageBreak/>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lastRenderedPageBreak/>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lastRenderedPageBreak/>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10" w:name="_Toc57656144"/>
      <w:r w:rsidRPr="00903DBA">
        <w:rPr>
          <w:lang w:val="en-US"/>
        </w:rPr>
        <w:lastRenderedPageBreak/>
        <w:t>The Preprocessor</w:t>
      </w:r>
      <w:bookmarkEnd w:id="508"/>
      <w:bookmarkEnd w:id="510"/>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11" w:name="_Ref418256130"/>
      <w:bookmarkStart w:id="512" w:name="_Toc57656145"/>
      <w:r w:rsidRPr="00903DBA">
        <w:t xml:space="preserve">The Expression </w:t>
      </w:r>
      <w:r w:rsidR="007C4A54" w:rsidRPr="00903DBA">
        <w:t xml:space="preserve">Scanner and </w:t>
      </w:r>
      <w:r w:rsidRPr="00903DBA">
        <w:t>Parser</w:t>
      </w:r>
      <w:bookmarkEnd w:id="511"/>
      <w:bookmarkEnd w:id="512"/>
    </w:p>
    <w:p w14:paraId="078B90C0" w14:textId="346EB434"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r w:rsidRPr="00903DBA">
        <w:rPr>
          <w:rStyle w:val="CodeInText"/>
        </w:rPr>
        <w:t>elif</w:t>
      </w:r>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3AD5">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513" w:name="_Toc57656146"/>
      <w:r w:rsidRPr="00903DBA">
        <w:t>The Grammar</w:t>
      </w:r>
      <w:bookmarkEnd w:id="513"/>
    </w:p>
    <w:p w14:paraId="640DDAFA" w14:textId="33C44020"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3AD5">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14" w:name="_Toc57656147"/>
      <w:r w:rsidRPr="00903DBA">
        <w:t>The Parser</w:t>
      </w:r>
      <w:bookmarkEnd w:id="514"/>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r w:rsidRPr="00903DBA">
        <w:t>ExpressionParser.gppg</w:t>
      </w:r>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15" w:name="_Ref418278877"/>
      <w:r w:rsidRPr="00903DBA">
        <w:t>ExpressionParser.gppg</w:t>
      </w:r>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16" w:name="_Toc57656148"/>
      <w:r w:rsidRPr="00903DBA">
        <w:t>The Scanner</w:t>
      </w:r>
      <w:bookmarkEnd w:id="515"/>
      <w:bookmarkEnd w:id="516"/>
    </w:p>
    <w:p w14:paraId="3C52097C" w14:textId="54033E71"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3AD5">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r w:rsidRPr="00903DBA">
        <w:t>ExpressionScanner.gplex</w:t>
      </w:r>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17" w:name="_Toc57656149"/>
      <w:r w:rsidRPr="00903DBA">
        <w:t>The Pre</w:t>
      </w:r>
      <w:r w:rsidR="00921465" w:rsidRPr="00903DBA">
        <w:t xml:space="preserve">processor </w:t>
      </w:r>
      <w:r w:rsidR="007C4A54" w:rsidRPr="00903DBA">
        <w:t xml:space="preserve">Scanner and </w:t>
      </w:r>
      <w:r w:rsidRPr="00903DBA">
        <w:t>Parser</w:t>
      </w:r>
      <w:bookmarkEnd w:id="517"/>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r w:rsidRPr="00903DBA">
        <w:lastRenderedPageBreak/>
        <w:t>PreParser.gppg</w:t>
      </w:r>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7E02527F"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3AD5">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r w:rsidRPr="00903DBA">
        <w:t>PreScanner.gplex</w:t>
      </w:r>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18" w:name="_Toc57656150"/>
      <w:r w:rsidRPr="00903DBA">
        <w:t>If</w:t>
      </w:r>
      <w:r w:rsidR="00BB03AD" w:rsidRPr="00903DBA">
        <w:t>-</w:t>
      </w:r>
      <w:r w:rsidRPr="00903DBA">
        <w:t>Else</w:t>
      </w:r>
      <w:r w:rsidR="00BB03AD" w:rsidRPr="00903DBA">
        <w:t>-</w:t>
      </w:r>
      <w:r w:rsidRPr="00903DBA">
        <w:t>Chain</w:t>
      </w:r>
      <w:bookmarkEnd w:id="518"/>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r w:rsidRPr="00903DBA">
        <w:t>IfElseChain.cs</w:t>
      </w:r>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19" w:name="_Toc57656151"/>
      <w:r w:rsidRPr="00903DBA">
        <w:t>The Preprocessor</w:t>
      </w:r>
      <w:bookmarkEnd w:id="519"/>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r w:rsidRPr="00903DBA">
        <w:t>Preprocessor.cs</w:t>
      </w:r>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20" w:name="_Toc57656152"/>
      <w:r w:rsidRPr="00903DBA">
        <w:t>Tri Graphs</w:t>
      </w:r>
      <w:bookmarkEnd w:id="520"/>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21" w:name="_Toc57656153"/>
      <w:r w:rsidRPr="00903DBA">
        <w:t>Comments, Strings, and Characters</w:t>
      </w:r>
      <w:bookmarkEnd w:id="521"/>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r w:rsidRPr="00903DBA">
        <w:rPr>
          <w:rStyle w:val="CodeInText"/>
        </w:rPr>
        <w:t>traverseLineComment</w:t>
      </w:r>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r w:rsidRPr="00903DBA">
        <w:rPr>
          <w:rStyle w:val="CodeInText"/>
        </w:rPr>
        <w:t>traverseBlockComment</w:t>
      </w:r>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r w:rsidRPr="00903DBA">
        <w:rPr>
          <w:rStyle w:val="CodeInText"/>
        </w:rPr>
        <w:t>traverseString</w:t>
      </w:r>
      <w:r w:rsidRPr="00903DBA">
        <w:t xml:space="preserve"> method needs to keep track of the end of the string (‘\”’), the end of the buffer (‘\0’), or newline in the string (‘\n’). The end of the buffer or newline result in error messages. Moreover, when we find a backslash (‘\\’) we call </w:t>
      </w:r>
      <w:r w:rsidRPr="00903DBA">
        <w:rPr>
          <w:rStyle w:val="CodeInText"/>
        </w:rPr>
        <w:t>doSlash</w:t>
      </w:r>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r w:rsidRPr="00903DBA">
        <w:rPr>
          <w:rStyle w:val="CodeInText"/>
        </w:rPr>
        <w:t>traverseCharacter</w:t>
      </w:r>
      <w:r w:rsidRPr="00903DBA">
        <w:t xml:space="preserve"> method is similar to </w:t>
      </w:r>
      <w:r w:rsidRPr="00903DBA">
        <w:rPr>
          <w:rStyle w:val="CodeInText"/>
        </w:rPr>
        <w:t>traverseString</w:t>
      </w:r>
      <w:r w:rsidRPr="00903DBA">
        <w:t xml:space="preserve"> above, it generates error messages for end-of-line or newline, calls </w:t>
      </w:r>
      <w:r w:rsidRPr="00903DBA">
        <w:rPr>
          <w:rStyle w:val="CodeInText"/>
        </w:rPr>
        <w:t>doSlash</w:t>
      </w:r>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22" w:name="_Ref418258402"/>
      <w:bookmarkStart w:id="523" w:name="_Toc57656154"/>
      <w:r w:rsidRPr="00903DBA">
        <w:t>Slash Codes</w:t>
      </w:r>
      <w:bookmarkEnd w:id="522"/>
      <w:bookmarkEnd w:id="523"/>
    </w:p>
    <w:p w14:paraId="3BC934C2" w14:textId="77777777" w:rsidR="005B1C6D" w:rsidRPr="00903DBA" w:rsidRDefault="005B1C6D" w:rsidP="00E65FE6">
      <w:pPr>
        <w:pStyle w:val="CodeHeader"/>
      </w:pPr>
      <w:r w:rsidRPr="00903DBA">
        <w:t xml:space="preserve">The </w:t>
      </w:r>
      <w:r w:rsidRPr="00E65FE6">
        <w:rPr>
          <w:rStyle w:val="CodeInText"/>
        </w:rPr>
        <w:t>slashToChar</w:t>
      </w:r>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calculated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r w:rsidRPr="00E65FE6">
        <w:rPr>
          <w:rStyle w:val="CodeInText"/>
        </w:rPr>
        <w:t>charToOctal</w:t>
      </w:r>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r w:rsidRPr="00E65FE6">
        <w:rPr>
          <w:rStyle w:val="CodeInText"/>
        </w:rPr>
        <w:t>octalToChar</w:t>
      </w:r>
      <w:r w:rsidRPr="00903DBA">
        <w:t xml:space="preserve"> method is called by the scanner to tralform the octal shalch codes into regular characters.</w:t>
      </w:r>
    </w:p>
    <w:p w14:paraId="2D578CCB" w14:textId="77777777" w:rsidR="005B1C6D" w:rsidRPr="00903DBA" w:rsidRDefault="005B1C6D" w:rsidP="005B1C6D">
      <w:pPr>
        <w:pStyle w:val="Rubrik3"/>
      </w:pPr>
      <w:bookmarkStart w:id="524" w:name="_Toc57656155"/>
      <w:r w:rsidRPr="00903DBA">
        <w:t>The Line List</w:t>
      </w:r>
      <w:bookmarkEnd w:id="524"/>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r w:rsidRPr="00903DBA">
        <w:rPr>
          <w:rStyle w:val="CodeInText"/>
        </w:rPr>
        <w:t>lineBuffer</w:t>
      </w:r>
      <w:r w:rsidRPr="00903DBA">
        <w:t xml:space="preserve">. Since an empty line was added at the end of the line list in </w:t>
      </w:r>
      <w:r w:rsidRPr="00903DBA">
        <w:rPr>
          <w:rStyle w:val="CodeInText"/>
        </w:rPr>
        <w:t>generateLineList</w:t>
      </w:r>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903DBA">
        <w:rPr>
          <w:rStyle w:val="CodeInText"/>
        </w:rPr>
        <w:t>searchForMacros</w:t>
      </w:r>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r w:rsidR="00EC23B2" w:rsidRPr="00903DBA">
        <w:rPr>
          <w:rStyle w:val="CodeInText"/>
        </w:rPr>
        <w:t>I</w:t>
      </w:r>
      <w:r w:rsidRPr="00903DBA">
        <w:rPr>
          <w:rStyle w:val="CodeInText"/>
        </w:rPr>
        <w:t>sVisible</w:t>
      </w:r>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or #</w:t>
      </w:r>
      <w:r w:rsidRPr="00903DBA">
        <w:rPr>
          <w:rStyle w:val="CodeInText"/>
        </w:rPr>
        <w:t>else</w:t>
      </w:r>
      <w:r w:rsidRPr="00903DBA">
        <w:t xml:space="preserve"> preprocessor directive. We use the </w:t>
      </w:r>
      <w:r w:rsidRPr="00903DBA">
        <w:rPr>
          <w:rStyle w:val="CodeInText"/>
        </w:rPr>
        <w:t>Main.IfStack</w:t>
      </w:r>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r w:rsidRPr="00E65FE6">
        <w:t>trimLeft</w:t>
      </w:r>
      <w:r w:rsidRPr="00903DBA">
        <w:t xml:space="preserve"> and </w:t>
      </w:r>
      <w:r w:rsidRPr="00E65FE6">
        <w:rPr>
          <w:rStyle w:val="CodeInText"/>
        </w:rPr>
        <w:t>trimRight</w:t>
      </w:r>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r w:rsidRPr="00E65FE6">
        <w:rPr>
          <w:rStyle w:val="CodeInText"/>
        </w:rPr>
        <w:t>countChar</w:t>
      </w:r>
      <w:r w:rsidRPr="00903DBA">
        <w:t xml:space="preserve"> method simple counts the number of occurrences of the character.</w:t>
      </w:r>
    </w:p>
    <w:p w14:paraId="1E5C1527" w14:textId="77777777" w:rsidR="005B1C6D" w:rsidRPr="00903DBA" w:rsidRDefault="005B1C6D" w:rsidP="005B1C6D">
      <w:pPr>
        <w:pStyle w:val="Rubrik3"/>
      </w:pPr>
      <w:bookmarkStart w:id="525" w:name="_Toc57656156"/>
      <w:r w:rsidRPr="00903DBA">
        <w:t>Lines</w:t>
      </w:r>
      <w:bookmarkEnd w:id="525"/>
    </w:p>
    <w:p w14:paraId="4DA42C7F" w14:textId="77777777" w:rsidR="005B1C6D" w:rsidRPr="00903DBA" w:rsidRDefault="005B1C6D" w:rsidP="00E65FE6">
      <w:pPr>
        <w:pStyle w:val="CodeHeader"/>
      </w:pPr>
      <w:r w:rsidRPr="00903DBA">
        <w:t xml:space="preserve">The </w:t>
      </w:r>
      <w:r w:rsidRPr="00E65FE6">
        <w:t>doLine</w:t>
      </w:r>
      <w:r w:rsidRPr="00903DBA">
        <w:t xml:space="preserve"> method handles the </w:t>
      </w:r>
      <w:r w:rsidRPr="00E65FE6">
        <w:t>#line</w:t>
      </w:r>
      <w:r w:rsidRPr="00903DBA">
        <w:t xml:space="preserve"> directive by setting the </w:t>
      </w:r>
      <w:r w:rsidRPr="00E65FE6">
        <w:t>Main</w:t>
      </w:r>
      <w:r w:rsidRPr="00903DBA">
        <w:t>.</w:t>
      </w:r>
      <w:r w:rsidRPr="00E65FE6">
        <w:t>Path</w:t>
      </w:r>
      <w:r w:rsidRPr="00903DBA">
        <w:t xml:space="preserve"> and </w:t>
      </w:r>
      <w:r w:rsidRPr="00E65FE6">
        <w:t>Main</w:t>
      </w:r>
      <w:r w:rsidRPr="00903DBA">
        <w:t>.</w:t>
      </w:r>
      <w:r w:rsidRPr="00E65FE6">
        <w:rPr>
          <w:rStyle w:val="CodeInText"/>
        </w:rPr>
        <w:t>Line</w:t>
      </w:r>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26" w:name="_Toc57656157"/>
      <w:r w:rsidRPr="00903DBA">
        <w:t>Includes</w:t>
      </w:r>
      <w:bookmarkEnd w:id="526"/>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r w:rsidRPr="00903DBA">
        <w:rPr>
          <w:rStyle w:val="CodeInText"/>
        </w:rPr>
        <w:t>Main.IncludePath</w:t>
      </w:r>
      <w:r w:rsidRPr="00903DBA">
        <w:t>, and the internal files are included locally.</w:t>
      </w:r>
    </w:p>
    <w:p w14:paraId="534D4E94" w14:textId="77777777" w:rsidR="005B1C6D" w:rsidRPr="00903DBA" w:rsidRDefault="005B1C6D" w:rsidP="005B1C6D">
      <w:r w:rsidRPr="00903DBA">
        <w:t xml:space="preserve">The </w:t>
      </w:r>
      <w:r w:rsidRPr="00903DBA">
        <w:rPr>
          <w:rStyle w:val="CodeInText"/>
        </w:rPr>
        <w:t>Main.IncludeSet</w:t>
      </w:r>
      <w:r w:rsidRPr="00903DBA">
        <w:t xml:space="preserve"> set is used to track the included file so that the source file include the files shall be recompiled if it or any of its included files has been changed after the object file. The </w:t>
      </w:r>
      <w:r w:rsidRPr="00903DBA">
        <w:rPr>
          <w:rStyle w:val="CodeInText"/>
        </w:rPr>
        <w:t>Main.IncludeStack</w:t>
      </w:r>
      <w:r w:rsidRPr="00903DBA">
        <w:t xml:space="preserve"> is used to make sure that there is no circular inclusion.</w:t>
      </w:r>
    </w:p>
    <w:p w14:paraId="57CC66D2" w14:textId="77777777" w:rsidR="005B1C6D" w:rsidRPr="00903DBA" w:rsidRDefault="005B1C6D" w:rsidP="005B1C6D">
      <w:r w:rsidRPr="00903DBA">
        <w:t xml:space="preserve">The </w:t>
      </w:r>
      <w:r w:rsidRPr="00903DBA">
        <w:rPr>
          <w:rStyle w:val="CodeInText"/>
        </w:rPr>
        <w:t>Main.Path</w:t>
      </w:r>
      <w:r w:rsidRPr="00903DBA">
        <w:t xml:space="preserve"> and </w:t>
      </w:r>
      <w:r w:rsidRPr="00903DBA">
        <w:rPr>
          <w:rStyle w:val="CodeInText"/>
        </w:rPr>
        <w:t>Main.Line</w:t>
      </w:r>
      <w:r w:rsidRPr="00903DBA">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27" w:name="_Toc57656158"/>
      <w:r w:rsidRPr="00903DBA">
        <w:t>Macros</w:t>
      </w:r>
      <w:bookmarkEnd w:id="527"/>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r w:rsidRPr="00903DBA">
        <w:t>Macro.cs</w:t>
      </w:r>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r w:rsidRPr="00903DBA">
        <w:t>Token.cs</w:t>
      </w:r>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r w:rsidRPr="00903DBA">
        <w:rPr>
          <w:rStyle w:val="CodeInText"/>
        </w:rPr>
        <w:t>doDefine</w:t>
      </w:r>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r w:rsidRPr="00903DBA">
        <w:rPr>
          <w:rStyle w:val="CodeInText"/>
        </w:rPr>
        <w:t>doParameterDefine</w:t>
      </w:r>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r w:rsidRPr="00903DBA">
        <w:t>Preprocessor.cs</w:t>
      </w:r>
    </w:p>
    <w:p w14:paraId="6D281E7F" w14:textId="77777777" w:rsidR="005B1C6D" w:rsidRPr="00903DBA" w:rsidRDefault="005B1C6D" w:rsidP="005B1C6D">
      <w:r w:rsidRPr="00903DBA">
        <w:t xml:space="preserve">The </w:t>
      </w:r>
      <w:r w:rsidRPr="00903DBA">
        <w:rPr>
          <w:rStyle w:val="CodeInText"/>
        </w:rPr>
        <w:t>doParameterDefine</w:t>
      </w:r>
      <w:r w:rsidRPr="00903DBA">
        <w:t xml:space="preserve"> method look into macros with parameters in two steps. First we extract the parameters by calling </w:t>
      </w:r>
      <w:r w:rsidRPr="00903DBA">
        <w:rPr>
          <w:rStyle w:val="CodeInText"/>
        </w:rPr>
        <w:t>scanParameters</w:t>
      </w:r>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r w:rsidRPr="00903DBA">
        <w:rPr>
          <w:rStyle w:val="CodeInText"/>
        </w:rPr>
        <w:t>parameter_index</w:t>
      </w:r>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r w:rsidRPr="00903DBA">
        <w:rPr>
          <w:rStyle w:val="CodeInText"/>
        </w:rPr>
        <w:t>doUndef</w:t>
      </w:r>
      <w:r w:rsidRPr="00903DBA">
        <w:t xml:space="preserve"> method removes a macro from the </w:t>
      </w:r>
      <w:r w:rsidRPr="00903DBA">
        <w:rPr>
          <w:rStyle w:val="CodeInText"/>
        </w:rPr>
        <w:t>MacroMap</w:t>
      </w:r>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28" w:name="_Toc57656159"/>
      <w:r w:rsidRPr="00903DBA">
        <w:t>Conditional Programming</w:t>
      </w:r>
      <w:bookmarkEnd w:id="528"/>
    </w:p>
    <w:p w14:paraId="526D3151" w14:textId="0B37E622" w:rsidR="005B1C6D" w:rsidRPr="00903DBA" w:rsidRDefault="005B1C6D" w:rsidP="005B1C6D">
      <w:r w:rsidRPr="00903DBA">
        <w:t xml:space="preserve">With conditional programming, it is possible to exclude part of the source code. The </w:t>
      </w:r>
      <w:r w:rsidRPr="00903DBA">
        <w:rPr>
          <w:rStyle w:val="CodeInText"/>
        </w:rPr>
        <w:t>doIf</w:t>
      </w:r>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3AD5">
        <w:t>14.11</w:t>
      </w:r>
      <w:r w:rsidRPr="00903DBA">
        <w:fldChar w:fldCharType="end"/>
      </w:r>
      <w:r w:rsidRPr="00903DBA">
        <w:t xml:space="preserve">. It calls </w:t>
      </w:r>
      <w:r w:rsidRPr="00903DBA">
        <w:rPr>
          <w:rStyle w:val="CodeInText"/>
        </w:rPr>
        <w:t>parseExpression</w:t>
      </w:r>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r w:rsidRPr="00903DBA">
        <w:rPr>
          <w:rStyle w:val="CodeInText"/>
        </w:rPr>
        <w:t>doIfDefined</w:t>
      </w:r>
      <w:r w:rsidRPr="00903DBA">
        <w:t xml:space="preserve"> and </w:t>
      </w:r>
      <w:r w:rsidRPr="00903DBA">
        <w:rPr>
          <w:rStyle w:val="CodeInText"/>
        </w:rPr>
        <w:t>doIfNotDefined</w:t>
      </w:r>
      <w:r w:rsidRPr="00903DBA">
        <w:t xml:space="preserve"> checks if the macro is defined or not, respectively, and add the result to the </w:t>
      </w:r>
      <w:r w:rsidRPr="00903DBA">
        <w:rPr>
          <w:rStyle w:val="CodeInText"/>
        </w:rPr>
        <w:t>Main.IfStack</w:t>
      </w:r>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r w:rsidRPr="00903DBA">
        <w:rPr>
          <w:rStyle w:val="CodeInText"/>
        </w:rPr>
        <w:t>doIfElseIf</w:t>
      </w:r>
      <w:r w:rsidRPr="00903DBA">
        <w:t xml:space="preserve"> method is a little bit more complicated. It checks whether there is a preceding </w:t>
      </w:r>
      <w:r w:rsidRPr="00903DBA">
        <w:rPr>
          <w:rStyle w:val="CodeInText"/>
        </w:rPr>
        <w:t xml:space="preserve">#if </w:t>
      </w:r>
      <w:r w:rsidRPr="00903DBA">
        <w:t>directive (</w:t>
      </w:r>
      <w:r w:rsidRPr="00903DBA">
        <w:rPr>
          <w:rStyle w:val="CodeInText"/>
        </w:rPr>
        <w:t>Main.IfStack</w:t>
      </w:r>
      <w:r w:rsidRPr="00903DBA">
        <w:t xml:space="preserve"> is not empty). Thereafter, it looks up the status of the if-stack. The stack value is a </w:t>
      </w:r>
      <w:r w:rsidR="00E21A59" w:rsidRPr="00903DBA">
        <w:t>ifElseChain</w:t>
      </w:r>
      <w:r w:rsidRPr="00903DBA">
        <w:t xml:space="preserve">, the first value indicates whether the current if-status is true, and the second value gives whether there has been an earlier true if-status. The third value is of type </w:t>
      </w:r>
      <w:r w:rsidRPr="00903DBA">
        <w:rPr>
          <w:rStyle w:val="CodeInText"/>
        </w:rPr>
        <w:t>IfStatus</w:t>
      </w:r>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r w:rsidRPr="00903DBA">
        <w:rPr>
          <w:rStyle w:val="CodeInText"/>
        </w:rPr>
        <w:t>lastTrue</w:t>
      </w:r>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r w:rsidRPr="00903DBA">
        <w:rPr>
          <w:rStyle w:val="CodeInText"/>
        </w:rPr>
        <w:t>doElse</w:t>
      </w:r>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r w:rsidRPr="00903DBA">
        <w:rPr>
          <w:rStyle w:val="CodeInText"/>
        </w:rPr>
        <w:t>doEndIf</w:t>
      </w:r>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29" w:name="_Toc57656160"/>
      <w:r w:rsidRPr="00903DBA">
        <w:t>Macro Expansion</w:t>
      </w:r>
      <w:bookmarkEnd w:id="529"/>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165D7F9"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903DBA">
        <w:rPr>
          <w:rStyle w:val="CodeInText"/>
        </w:rPr>
        <w:t>slashToChar</w:t>
      </w:r>
      <w:r w:rsidRPr="00903DBA">
        <w:t xml:space="preserve"> in Section </w:t>
      </w:r>
      <w:r w:rsidRPr="00903DBA">
        <w:fldChar w:fldCharType="begin"/>
      </w:r>
      <w:r w:rsidRPr="00903DBA">
        <w:instrText xml:space="preserve"> REF _Ref418258402 \r \h </w:instrText>
      </w:r>
      <w:r w:rsidRPr="00903DBA">
        <w:fldChar w:fldCharType="separate"/>
      </w:r>
      <w:r w:rsidR="005F3AD5">
        <w:t>14.13.2</w:t>
      </w:r>
      <w:r w:rsidRPr="00903DBA">
        <w:fldChar w:fldCharType="end"/>
      </w:r>
      <w:r w:rsidRPr="00903DBA">
        <w:t>.</w:t>
      </w:r>
    </w:p>
    <w:p w14:paraId="790D7C96" w14:textId="77777777" w:rsidR="005B1C6D" w:rsidRPr="00903DBA" w:rsidRDefault="005B1C6D" w:rsidP="005B1C6D">
      <w:r w:rsidRPr="00903DBA">
        <w:t>When we find and identifier that is a stored macro name (either in m_</w:t>
      </w:r>
      <w:r w:rsidRPr="00903DBA">
        <w:rPr>
          <w:rStyle w:val="CodeInText"/>
        </w:rPr>
        <w:t>specialMacroSet</w:t>
      </w:r>
      <w:r w:rsidRPr="00903DBA">
        <w:t xml:space="preserve"> or </w:t>
      </w:r>
      <w:r w:rsidRPr="00903DBA">
        <w:rPr>
          <w:rStyle w:val="CodeInText"/>
        </w:rPr>
        <w:t>MacroMap</w:t>
      </w:r>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903DBA">
        <w:rPr>
          <w:rStyle w:val="CodeInText"/>
        </w:rPr>
        <w:t>nameStack</w:t>
      </w:r>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r w:rsidRPr="00903DBA">
        <w:rPr>
          <w:rStyle w:val="CodeInText"/>
        </w:rPr>
        <w:t>scanParameters</w:t>
      </w:r>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r w:rsidRPr="00903DBA">
        <w:rPr>
          <w:rStyle w:val="CodeInText"/>
        </w:rPr>
        <w:t>paranCount</w:t>
      </w:r>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r w:rsidRPr="00903DBA">
        <w:rPr>
          <w:rStyle w:val="CodeInText"/>
        </w:rPr>
        <w:t>lookupMacro</w:t>
      </w:r>
      <w:r w:rsidRPr="00903DBA">
        <w:t xml:space="preserve"> method looks up a given macro. If it stored in </w:t>
      </w:r>
      <w:r w:rsidRPr="00903DBA">
        <w:rPr>
          <w:rStyle w:val="CodeInText"/>
        </w:rPr>
        <w:t>MacroMap</w:t>
      </w:r>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r w:rsidRPr="00903DBA">
        <w:rPr>
          <w:rStyle w:val="CodeInText"/>
        </w:rPr>
        <w:t>MacroMap</w:t>
      </w:r>
      <w:r w:rsidRPr="00903DBA">
        <w:t xml:space="preserve">, it may be one of the predefined special macros. The </w:t>
      </w:r>
      <w:r w:rsidRPr="00903DBA">
        <w:rPr>
          <w:rStyle w:val="CodeInText"/>
        </w:rPr>
        <w:t>__STDC__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r w:rsidRPr="00903DBA">
        <w:rPr>
          <w:rStyle w:val="CodeInText"/>
        </w:rPr>
        <w:t>Main.Path</w:t>
      </w:r>
      <w:r w:rsidRPr="00903DBA">
        <w:t xml:space="preserve">), the </w:t>
      </w:r>
      <w:r w:rsidRPr="00903DBA">
        <w:rPr>
          <w:rStyle w:val="CodeInText"/>
        </w:rPr>
        <w:t>__LINE__</w:t>
      </w:r>
      <w:r w:rsidRPr="00903DBA">
        <w:t xml:space="preserve"> macro is replaced by the current line number (</w:t>
      </w:r>
      <w:r w:rsidRPr="00903DBA">
        <w:rPr>
          <w:rStyle w:val="CodeInText"/>
        </w:rPr>
        <w:t>Main.Line</w:t>
      </w:r>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30" w:name="_Toc57656161"/>
      <w:r w:rsidRPr="00903DBA">
        <w:t>String Merging</w:t>
      </w:r>
      <w:bookmarkEnd w:id="530"/>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0E1D045C" w14:textId="77777777" w:rsidR="00FE5DC0" w:rsidRDefault="00FE5DC0" w:rsidP="00FE5DC0">
      <w:pPr>
        <w:pStyle w:val="Rubrik2"/>
      </w:pPr>
      <w:bookmarkStart w:id="531" w:name="_Toc57656162"/>
      <w:bookmarkStart w:id="532" w:name="_Ref57656298"/>
      <w:r w:rsidRPr="00903DBA">
        <w:t>Register Allocation</w:t>
      </w:r>
    </w:p>
    <w:p w14:paraId="0A3CF0AD" w14:textId="77777777" w:rsidR="00FE5DC0" w:rsidRDefault="00FE5DC0" w:rsidP="00FE5DC0">
      <w:r>
        <w:t xml:space="preserve">The architecture holds a set of registers. On particular feature of the registers is that they to some extent overlaps. More specifically, the a, b, c, and d registers overlaps. Below we see the </w:t>
      </w:r>
    </w:p>
    <w:tbl>
      <w:tblPr>
        <w:tblStyle w:val="Tabellrutnt"/>
        <w:tblW w:w="0" w:type="auto"/>
        <w:tblLook w:val="04A0" w:firstRow="1" w:lastRow="0" w:firstColumn="1" w:lastColumn="0" w:noHBand="0" w:noVBand="1"/>
      </w:tblPr>
      <w:tblGrid>
        <w:gridCol w:w="1168"/>
        <w:gridCol w:w="1168"/>
        <w:gridCol w:w="1169"/>
        <w:gridCol w:w="1169"/>
        <w:gridCol w:w="1169"/>
        <w:gridCol w:w="1169"/>
        <w:gridCol w:w="1169"/>
        <w:gridCol w:w="1169"/>
      </w:tblGrid>
      <w:tr w:rsidR="00FE5DC0" w14:paraId="61D11937" w14:textId="77777777" w:rsidTr="00FE5DC0">
        <w:tc>
          <w:tcPr>
            <w:tcW w:w="1168" w:type="dxa"/>
          </w:tcPr>
          <w:p w14:paraId="5EE9D99D" w14:textId="77777777" w:rsidR="00FE5DC0" w:rsidRPr="00CD61AD" w:rsidRDefault="00FE5DC0" w:rsidP="00FE5DC0">
            <w:pPr>
              <w:pStyle w:val="Code"/>
              <w:rPr>
                <w:sz w:val="18"/>
                <w:szCs w:val="18"/>
              </w:rPr>
            </w:pPr>
            <w:r w:rsidRPr="00CD61AD">
              <w:rPr>
                <w:sz w:val="18"/>
                <w:szCs w:val="18"/>
              </w:rPr>
              <w:t>bits 0-7</w:t>
            </w:r>
          </w:p>
        </w:tc>
        <w:tc>
          <w:tcPr>
            <w:tcW w:w="1168" w:type="dxa"/>
          </w:tcPr>
          <w:p w14:paraId="4C4E41CA" w14:textId="77777777" w:rsidR="00FE5DC0" w:rsidRPr="00CD61AD" w:rsidRDefault="00FE5DC0" w:rsidP="00FE5DC0">
            <w:pPr>
              <w:pStyle w:val="Code"/>
              <w:rPr>
                <w:sz w:val="18"/>
                <w:szCs w:val="18"/>
              </w:rPr>
            </w:pPr>
            <w:r w:rsidRPr="00CD61AD">
              <w:rPr>
                <w:sz w:val="18"/>
                <w:szCs w:val="18"/>
              </w:rPr>
              <w:t>bits 8-15</w:t>
            </w:r>
          </w:p>
        </w:tc>
        <w:tc>
          <w:tcPr>
            <w:tcW w:w="2338" w:type="dxa"/>
            <w:gridSpan w:val="2"/>
          </w:tcPr>
          <w:p w14:paraId="713EAF7B" w14:textId="77777777" w:rsidR="00FE5DC0" w:rsidRPr="00CD61AD" w:rsidRDefault="00FE5DC0" w:rsidP="00FE5DC0">
            <w:pPr>
              <w:pStyle w:val="Code"/>
              <w:rPr>
                <w:sz w:val="18"/>
                <w:szCs w:val="18"/>
              </w:rPr>
            </w:pPr>
            <w:r w:rsidRPr="00CD61AD">
              <w:rPr>
                <w:sz w:val="18"/>
                <w:szCs w:val="18"/>
              </w:rPr>
              <w:t>bits 16-31</w:t>
            </w:r>
          </w:p>
        </w:tc>
        <w:tc>
          <w:tcPr>
            <w:tcW w:w="4676" w:type="dxa"/>
            <w:gridSpan w:val="4"/>
          </w:tcPr>
          <w:p w14:paraId="0CDEFE5E" w14:textId="77777777" w:rsidR="00FE5DC0" w:rsidRPr="00CD61AD" w:rsidRDefault="00FE5DC0" w:rsidP="00FE5DC0">
            <w:pPr>
              <w:pStyle w:val="Code"/>
              <w:rPr>
                <w:sz w:val="18"/>
                <w:szCs w:val="18"/>
              </w:rPr>
            </w:pPr>
            <w:r w:rsidRPr="00CD61AD">
              <w:rPr>
                <w:sz w:val="18"/>
                <w:szCs w:val="18"/>
              </w:rPr>
              <w:t>bits 32-63</w:t>
            </w:r>
          </w:p>
        </w:tc>
      </w:tr>
      <w:tr w:rsidR="00FE5DC0" w14:paraId="65426027" w14:textId="77777777" w:rsidTr="00FE5DC0">
        <w:tc>
          <w:tcPr>
            <w:tcW w:w="1168" w:type="dxa"/>
          </w:tcPr>
          <w:p w14:paraId="2DC12E3F" w14:textId="77777777" w:rsidR="00FE5DC0" w:rsidRPr="00CD61AD" w:rsidRDefault="00FE5DC0" w:rsidP="00FE5DC0">
            <w:pPr>
              <w:pStyle w:val="Code"/>
              <w:rPr>
                <w:sz w:val="18"/>
                <w:szCs w:val="18"/>
              </w:rPr>
            </w:pPr>
            <w:r w:rsidRPr="00CD61AD">
              <w:rPr>
                <w:sz w:val="18"/>
                <w:szCs w:val="18"/>
              </w:rPr>
              <w:t>al</w:t>
            </w:r>
          </w:p>
        </w:tc>
        <w:tc>
          <w:tcPr>
            <w:tcW w:w="1168" w:type="dxa"/>
          </w:tcPr>
          <w:p w14:paraId="6717E380" w14:textId="77777777" w:rsidR="00FE5DC0" w:rsidRPr="00CD61AD" w:rsidRDefault="00FE5DC0" w:rsidP="00FE5DC0">
            <w:pPr>
              <w:pStyle w:val="Code"/>
              <w:rPr>
                <w:sz w:val="18"/>
                <w:szCs w:val="18"/>
              </w:rPr>
            </w:pPr>
            <w:r w:rsidRPr="00CD61AD">
              <w:rPr>
                <w:sz w:val="18"/>
                <w:szCs w:val="18"/>
              </w:rPr>
              <w:t>ah</w:t>
            </w:r>
          </w:p>
        </w:tc>
        <w:tc>
          <w:tcPr>
            <w:tcW w:w="2338" w:type="dxa"/>
            <w:gridSpan w:val="2"/>
            <w:vMerge w:val="restart"/>
          </w:tcPr>
          <w:p w14:paraId="1A7FA3AF" w14:textId="77777777" w:rsidR="00FE5DC0" w:rsidRPr="00CD61AD" w:rsidRDefault="00FE5DC0" w:rsidP="00FE5DC0">
            <w:pPr>
              <w:pStyle w:val="Code"/>
              <w:rPr>
                <w:sz w:val="18"/>
                <w:szCs w:val="18"/>
              </w:rPr>
            </w:pPr>
          </w:p>
        </w:tc>
        <w:tc>
          <w:tcPr>
            <w:tcW w:w="4676" w:type="dxa"/>
            <w:gridSpan w:val="4"/>
            <w:vMerge w:val="restart"/>
          </w:tcPr>
          <w:p w14:paraId="2DB71F8E" w14:textId="77777777" w:rsidR="00FE5DC0" w:rsidRPr="00CD61AD" w:rsidRDefault="00FE5DC0" w:rsidP="00FE5DC0">
            <w:pPr>
              <w:pStyle w:val="Code"/>
              <w:rPr>
                <w:sz w:val="18"/>
                <w:szCs w:val="18"/>
              </w:rPr>
            </w:pPr>
          </w:p>
        </w:tc>
      </w:tr>
      <w:tr w:rsidR="00FE5DC0" w14:paraId="044032A8" w14:textId="77777777" w:rsidTr="00FE5DC0">
        <w:tc>
          <w:tcPr>
            <w:tcW w:w="2336" w:type="dxa"/>
            <w:gridSpan w:val="2"/>
          </w:tcPr>
          <w:p w14:paraId="3E6FA2A4" w14:textId="77777777" w:rsidR="00FE5DC0" w:rsidRPr="00CD61AD" w:rsidRDefault="00FE5DC0" w:rsidP="00FE5DC0">
            <w:pPr>
              <w:pStyle w:val="Code"/>
              <w:rPr>
                <w:sz w:val="18"/>
                <w:szCs w:val="18"/>
              </w:rPr>
            </w:pPr>
            <w:r w:rsidRPr="00CD61AD">
              <w:rPr>
                <w:sz w:val="18"/>
                <w:szCs w:val="18"/>
              </w:rPr>
              <w:t>ax</w:t>
            </w:r>
          </w:p>
        </w:tc>
        <w:tc>
          <w:tcPr>
            <w:tcW w:w="2338" w:type="dxa"/>
            <w:gridSpan w:val="2"/>
            <w:vMerge/>
          </w:tcPr>
          <w:p w14:paraId="5BBF4BB0" w14:textId="77777777" w:rsidR="00FE5DC0" w:rsidRPr="00CD61AD" w:rsidRDefault="00FE5DC0" w:rsidP="00FE5DC0">
            <w:pPr>
              <w:pStyle w:val="Code"/>
              <w:rPr>
                <w:sz w:val="18"/>
                <w:szCs w:val="18"/>
              </w:rPr>
            </w:pPr>
          </w:p>
        </w:tc>
        <w:tc>
          <w:tcPr>
            <w:tcW w:w="4676" w:type="dxa"/>
            <w:gridSpan w:val="4"/>
            <w:vMerge/>
          </w:tcPr>
          <w:p w14:paraId="54C77E2C" w14:textId="77777777" w:rsidR="00FE5DC0" w:rsidRPr="00CD61AD" w:rsidRDefault="00FE5DC0" w:rsidP="00FE5DC0">
            <w:pPr>
              <w:pStyle w:val="Code"/>
              <w:rPr>
                <w:sz w:val="18"/>
                <w:szCs w:val="18"/>
              </w:rPr>
            </w:pPr>
          </w:p>
        </w:tc>
      </w:tr>
      <w:tr w:rsidR="00FE5DC0" w14:paraId="1A628CBC" w14:textId="77777777" w:rsidTr="00FE5DC0">
        <w:tc>
          <w:tcPr>
            <w:tcW w:w="4674" w:type="dxa"/>
            <w:gridSpan w:val="4"/>
          </w:tcPr>
          <w:p w14:paraId="2DE41440" w14:textId="77777777" w:rsidR="00FE5DC0" w:rsidRPr="00CD61AD" w:rsidRDefault="00FE5DC0" w:rsidP="00FE5DC0">
            <w:pPr>
              <w:pStyle w:val="Code"/>
              <w:rPr>
                <w:sz w:val="18"/>
                <w:szCs w:val="18"/>
              </w:rPr>
            </w:pPr>
            <w:r w:rsidRPr="00CD61AD">
              <w:rPr>
                <w:sz w:val="18"/>
                <w:szCs w:val="18"/>
              </w:rPr>
              <w:t>eax</w:t>
            </w:r>
          </w:p>
        </w:tc>
        <w:tc>
          <w:tcPr>
            <w:tcW w:w="4676" w:type="dxa"/>
            <w:gridSpan w:val="4"/>
            <w:vMerge/>
          </w:tcPr>
          <w:p w14:paraId="21E99E17" w14:textId="77777777" w:rsidR="00FE5DC0" w:rsidRPr="00CD61AD" w:rsidRDefault="00FE5DC0" w:rsidP="00FE5DC0">
            <w:pPr>
              <w:pStyle w:val="Code"/>
              <w:rPr>
                <w:sz w:val="18"/>
                <w:szCs w:val="18"/>
              </w:rPr>
            </w:pPr>
          </w:p>
        </w:tc>
      </w:tr>
      <w:tr w:rsidR="00FE5DC0" w14:paraId="76A88ECC" w14:textId="77777777" w:rsidTr="00FE5DC0">
        <w:tc>
          <w:tcPr>
            <w:tcW w:w="9350" w:type="dxa"/>
            <w:gridSpan w:val="8"/>
          </w:tcPr>
          <w:p w14:paraId="51BDBA80" w14:textId="77777777" w:rsidR="00FE5DC0" w:rsidRPr="00CD61AD" w:rsidRDefault="00FE5DC0" w:rsidP="00FE5DC0">
            <w:pPr>
              <w:pStyle w:val="Code"/>
              <w:rPr>
                <w:sz w:val="18"/>
                <w:szCs w:val="18"/>
              </w:rPr>
            </w:pPr>
            <w:r w:rsidRPr="00CD61AD">
              <w:rPr>
                <w:sz w:val="18"/>
                <w:szCs w:val="18"/>
              </w:rPr>
              <w:t>rax</w:t>
            </w:r>
          </w:p>
        </w:tc>
      </w:tr>
      <w:tr w:rsidR="00FE5DC0" w14:paraId="6F84E80D" w14:textId="77777777" w:rsidTr="00FE5DC0">
        <w:tc>
          <w:tcPr>
            <w:tcW w:w="1168" w:type="dxa"/>
          </w:tcPr>
          <w:p w14:paraId="3B7B2132" w14:textId="77777777" w:rsidR="00FE5DC0" w:rsidRPr="00CD61AD" w:rsidRDefault="00FE5DC0" w:rsidP="00FE5DC0">
            <w:pPr>
              <w:rPr>
                <w:sz w:val="18"/>
                <w:szCs w:val="18"/>
              </w:rPr>
            </w:pPr>
          </w:p>
        </w:tc>
        <w:tc>
          <w:tcPr>
            <w:tcW w:w="1168" w:type="dxa"/>
          </w:tcPr>
          <w:p w14:paraId="7DB54304" w14:textId="77777777" w:rsidR="00FE5DC0" w:rsidRPr="00CD61AD" w:rsidRDefault="00FE5DC0" w:rsidP="00FE5DC0">
            <w:pPr>
              <w:rPr>
                <w:sz w:val="18"/>
                <w:szCs w:val="18"/>
              </w:rPr>
            </w:pPr>
          </w:p>
        </w:tc>
        <w:tc>
          <w:tcPr>
            <w:tcW w:w="1169" w:type="dxa"/>
          </w:tcPr>
          <w:p w14:paraId="2DD8F813" w14:textId="77777777" w:rsidR="00FE5DC0" w:rsidRPr="00CD61AD" w:rsidRDefault="00FE5DC0" w:rsidP="00FE5DC0">
            <w:pPr>
              <w:rPr>
                <w:sz w:val="18"/>
                <w:szCs w:val="18"/>
              </w:rPr>
            </w:pPr>
          </w:p>
        </w:tc>
        <w:tc>
          <w:tcPr>
            <w:tcW w:w="1169" w:type="dxa"/>
          </w:tcPr>
          <w:p w14:paraId="77B1C20C" w14:textId="77777777" w:rsidR="00FE5DC0" w:rsidRPr="00CD61AD" w:rsidRDefault="00FE5DC0" w:rsidP="00FE5DC0">
            <w:pPr>
              <w:rPr>
                <w:sz w:val="18"/>
                <w:szCs w:val="18"/>
              </w:rPr>
            </w:pPr>
          </w:p>
        </w:tc>
        <w:tc>
          <w:tcPr>
            <w:tcW w:w="1169" w:type="dxa"/>
          </w:tcPr>
          <w:p w14:paraId="796E3BB2" w14:textId="77777777" w:rsidR="00FE5DC0" w:rsidRPr="00CD61AD" w:rsidRDefault="00FE5DC0" w:rsidP="00FE5DC0">
            <w:pPr>
              <w:rPr>
                <w:sz w:val="18"/>
                <w:szCs w:val="18"/>
              </w:rPr>
            </w:pPr>
          </w:p>
        </w:tc>
        <w:tc>
          <w:tcPr>
            <w:tcW w:w="1169" w:type="dxa"/>
          </w:tcPr>
          <w:p w14:paraId="14F506E4" w14:textId="77777777" w:rsidR="00FE5DC0" w:rsidRDefault="00FE5DC0" w:rsidP="00FE5DC0"/>
        </w:tc>
        <w:tc>
          <w:tcPr>
            <w:tcW w:w="1169" w:type="dxa"/>
          </w:tcPr>
          <w:p w14:paraId="1716099C" w14:textId="77777777" w:rsidR="00FE5DC0" w:rsidRDefault="00FE5DC0" w:rsidP="00FE5DC0"/>
        </w:tc>
        <w:tc>
          <w:tcPr>
            <w:tcW w:w="1169" w:type="dxa"/>
          </w:tcPr>
          <w:p w14:paraId="437B62AA" w14:textId="77777777" w:rsidR="00FE5DC0" w:rsidRDefault="00FE5DC0" w:rsidP="00FE5DC0"/>
        </w:tc>
      </w:tr>
      <w:tr w:rsidR="00FE5DC0" w14:paraId="2AE31534" w14:textId="77777777" w:rsidTr="00FE5DC0">
        <w:tc>
          <w:tcPr>
            <w:tcW w:w="1168" w:type="dxa"/>
          </w:tcPr>
          <w:p w14:paraId="58C721D3" w14:textId="77777777" w:rsidR="00FE5DC0" w:rsidRDefault="00FE5DC0" w:rsidP="00FE5DC0"/>
        </w:tc>
        <w:tc>
          <w:tcPr>
            <w:tcW w:w="1168" w:type="dxa"/>
          </w:tcPr>
          <w:p w14:paraId="6A697317" w14:textId="77777777" w:rsidR="00FE5DC0" w:rsidRDefault="00FE5DC0" w:rsidP="00FE5DC0"/>
        </w:tc>
        <w:tc>
          <w:tcPr>
            <w:tcW w:w="1169" w:type="dxa"/>
          </w:tcPr>
          <w:p w14:paraId="6A713895" w14:textId="77777777" w:rsidR="00FE5DC0" w:rsidRDefault="00FE5DC0" w:rsidP="00FE5DC0"/>
        </w:tc>
        <w:tc>
          <w:tcPr>
            <w:tcW w:w="1169" w:type="dxa"/>
          </w:tcPr>
          <w:p w14:paraId="1494964E" w14:textId="77777777" w:rsidR="00FE5DC0" w:rsidRDefault="00FE5DC0" w:rsidP="00FE5DC0"/>
        </w:tc>
        <w:tc>
          <w:tcPr>
            <w:tcW w:w="1169" w:type="dxa"/>
          </w:tcPr>
          <w:p w14:paraId="2356F093" w14:textId="77777777" w:rsidR="00FE5DC0" w:rsidRDefault="00FE5DC0" w:rsidP="00FE5DC0"/>
        </w:tc>
        <w:tc>
          <w:tcPr>
            <w:tcW w:w="1169" w:type="dxa"/>
          </w:tcPr>
          <w:p w14:paraId="595800C2" w14:textId="77777777" w:rsidR="00FE5DC0" w:rsidRDefault="00FE5DC0" w:rsidP="00FE5DC0"/>
        </w:tc>
        <w:tc>
          <w:tcPr>
            <w:tcW w:w="1169" w:type="dxa"/>
          </w:tcPr>
          <w:p w14:paraId="2021E5A6" w14:textId="77777777" w:rsidR="00FE5DC0" w:rsidRDefault="00FE5DC0" w:rsidP="00FE5DC0"/>
        </w:tc>
        <w:tc>
          <w:tcPr>
            <w:tcW w:w="1169" w:type="dxa"/>
          </w:tcPr>
          <w:p w14:paraId="4F73DC9B" w14:textId="77777777" w:rsidR="00FE5DC0" w:rsidRDefault="00FE5DC0" w:rsidP="00FE5DC0"/>
        </w:tc>
      </w:tr>
      <w:tr w:rsidR="00FE5DC0" w14:paraId="0E1E15C5" w14:textId="77777777" w:rsidTr="00FE5DC0">
        <w:tc>
          <w:tcPr>
            <w:tcW w:w="1168" w:type="dxa"/>
          </w:tcPr>
          <w:p w14:paraId="64B13F22" w14:textId="77777777" w:rsidR="00FE5DC0" w:rsidRDefault="00FE5DC0" w:rsidP="00FE5DC0"/>
        </w:tc>
        <w:tc>
          <w:tcPr>
            <w:tcW w:w="1168" w:type="dxa"/>
          </w:tcPr>
          <w:p w14:paraId="7ECFF3FC" w14:textId="77777777" w:rsidR="00FE5DC0" w:rsidRDefault="00FE5DC0" w:rsidP="00FE5DC0"/>
        </w:tc>
        <w:tc>
          <w:tcPr>
            <w:tcW w:w="1169" w:type="dxa"/>
          </w:tcPr>
          <w:p w14:paraId="0ACFF553" w14:textId="77777777" w:rsidR="00FE5DC0" w:rsidRDefault="00FE5DC0" w:rsidP="00FE5DC0"/>
        </w:tc>
        <w:tc>
          <w:tcPr>
            <w:tcW w:w="1169" w:type="dxa"/>
          </w:tcPr>
          <w:p w14:paraId="67031E7B" w14:textId="77777777" w:rsidR="00FE5DC0" w:rsidRDefault="00FE5DC0" w:rsidP="00FE5DC0"/>
        </w:tc>
        <w:tc>
          <w:tcPr>
            <w:tcW w:w="1169" w:type="dxa"/>
          </w:tcPr>
          <w:p w14:paraId="7DB550C3" w14:textId="77777777" w:rsidR="00FE5DC0" w:rsidRDefault="00FE5DC0" w:rsidP="00FE5DC0"/>
        </w:tc>
        <w:tc>
          <w:tcPr>
            <w:tcW w:w="1169" w:type="dxa"/>
          </w:tcPr>
          <w:p w14:paraId="2FE84140" w14:textId="77777777" w:rsidR="00FE5DC0" w:rsidRDefault="00FE5DC0" w:rsidP="00FE5DC0"/>
        </w:tc>
        <w:tc>
          <w:tcPr>
            <w:tcW w:w="1169" w:type="dxa"/>
          </w:tcPr>
          <w:p w14:paraId="7C1C0A30" w14:textId="77777777" w:rsidR="00FE5DC0" w:rsidRDefault="00FE5DC0" w:rsidP="00FE5DC0"/>
        </w:tc>
        <w:tc>
          <w:tcPr>
            <w:tcW w:w="1169" w:type="dxa"/>
          </w:tcPr>
          <w:p w14:paraId="5ABFE0C0" w14:textId="77777777" w:rsidR="00FE5DC0" w:rsidRDefault="00FE5DC0" w:rsidP="00FE5DC0"/>
        </w:tc>
      </w:tr>
    </w:tbl>
    <w:p w14:paraId="4C8E6748" w14:textId="760871AC" w:rsidR="00FE5DC0" w:rsidRDefault="00FE5DC0" w:rsidP="00845EA9">
      <w:pPr>
        <w:pStyle w:val="Appendix"/>
        <w:rPr>
          <w:lang w:val="en-US"/>
        </w:rPr>
      </w:pPr>
      <w:bookmarkStart w:id="533" w:name="_Ref58762260"/>
      <w:r>
        <w:rPr>
          <w:lang w:val="en-US"/>
        </w:rPr>
        <w:lastRenderedPageBreak/>
        <w:t>The Register Set</w:t>
      </w:r>
      <w:bookmarkEnd w:id="533"/>
    </w:p>
    <w:p w14:paraId="5298F0CA" w14:textId="162B212A" w:rsidR="007615DC" w:rsidRDefault="007615DC" w:rsidP="00FE5DC0">
      <w:r>
        <w:t>Below is a description of the register set</w:t>
      </w:r>
      <w:r w:rsidR="005E20BA">
        <w:t>, where r</w:t>
      </w:r>
      <w:r w:rsidR="00C164BD">
        <w:t>egisters of different sizes overlap each other.</w:t>
      </w:r>
    </w:p>
    <w:tbl>
      <w:tblPr>
        <w:tblStyle w:val="Tabellrutnt"/>
        <w:tblW w:w="0" w:type="auto"/>
        <w:tblLook w:val="04A0" w:firstRow="1" w:lastRow="0" w:firstColumn="1" w:lastColumn="0" w:noHBand="0" w:noVBand="1"/>
      </w:tblPr>
      <w:tblGrid>
        <w:gridCol w:w="1168"/>
        <w:gridCol w:w="1168"/>
        <w:gridCol w:w="2338"/>
        <w:gridCol w:w="4676"/>
      </w:tblGrid>
      <w:tr w:rsidR="00FE5DC0" w:rsidRPr="001C01CD" w14:paraId="5B4233A7" w14:textId="77777777" w:rsidTr="00FE5DC0">
        <w:tc>
          <w:tcPr>
            <w:tcW w:w="1168" w:type="dxa"/>
          </w:tcPr>
          <w:p w14:paraId="0EEB9B4D" w14:textId="7EC09BAC" w:rsidR="00FE5DC0" w:rsidRPr="001C01CD" w:rsidRDefault="007008E7" w:rsidP="00A7114B">
            <w:pPr>
              <w:spacing w:before="0" w:after="0"/>
              <w:jc w:val="center"/>
            </w:pPr>
            <w:r w:rsidRPr="001C01CD">
              <w:t>B</w:t>
            </w:r>
            <w:r w:rsidR="00FE5DC0" w:rsidRPr="001C01CD">
              <w:t>its 0-7</w:t>
            </w:r>
          </w:p>
        </w:tc>
        <w:tc>
          <w:tcPr>
            <w:tcW w:w="1168" w:type="dxa"/>
          </w:tcPr>
          <w:p w14:paraId="7FB19908" w14:textId="14332ABE" w:rsidR="00FE5DC0" w:rsidRPr="001C01CD" w:rsidRDefault="007008E7" w:rsidP="00A7114B">
            <w:pPr>
              <w:spacing w:before="0" w:after="0"/>
              <w:jc w:val="center"/>
            </w:pPr>
            <w:r w:rsidRPr="001C01CD">
              <w:t>B</w:t>
            </w:r>
            <w:r w:rsidR="00FE5DC0" w:rsidRPr="001C01CD">
              <w:t>its 8-15</w:t>
            </w:r>
          </w:p>
        </w:tc>
        <w:tc>
          <w:tcPr>
            <w:tcW w:w="2338" w:type="dxa"/>
          </w:tcPr>
          <w:p w14:paraId="5B48D3B9" w14:textId="0EA84C38" w:rsidR="00FE5DC0" w:rsidRPr="001C01CD" w:rsidRDefault="007008E7" w:rsidP="00A7114B">
            <w:pPr>
              <w:spacing w:before="0" w:after="0"/>
              <w:jc w:val="center"/>
            </w:pPr>
            <w:r w:rsidRPr="001C01CD">
              <w:t>B</w:t>
            </w:r>
            <w:r w:rsidR="00FE5DC0" w:rsidRPr="001C01CD">
              <w:t>its 16-31</w:t>
            </w:r>
          </w:p>
        </w:tc>
        <w:tc>
          <w:tcPr>
            <w:tcW w:w="4676" w:type="dxa"/>
          </w:tcPr>
          <w:p w14:paraId="13EF37F3" w14:textId="07DE83B8" w:rsidR="00FE5DC0" w:rsidRPr="001C01CD" w:rsidRDefault="007008E7" w:rsidP="00A7114B">
            <w:pPr>
              <w:spacing w:before="0" w:after="0"/>
              <w:jc w:val="center"/>
            </w:pPr>
            <w:r w:rsidRPr="001C01CD">
              <w:t>B</w:t>
            </w:r>
            <w:r w:rsidR="00FE5DC0" w:rsidRPr="001C01CD">
              <w:t>its 32-63</w:t>
            </w:r>
          </w:p>
        </w:tc>
      </w:tr>
      <w:tr w:rsidR="00FE5DC0" w:rsidRPr="001C01CD" w14:paraId="3F506F18" w14:textId="77777777" w:rsidTr="00FE5DC0">
        <w:tc>
          <w:tcPr>
            <w:tcW w:w="1168" w:type="dxa"/>
          </w:tcPr>
          <w:p w14:paraId="15C4675C" w14:textId="77777777" w:rsidR="00FE5DC0" w:rsidRPr="001C01CD" w:rsidRDefault="00FE5DC0" w:rsidP="00A7114B">
            <w:pPr>
              <w:spacing w:before="0" w:after="0"/>
              <w:jc w:val="center"/>
            </w:pPr>
            <w:r w:rsidRPr="001C01CD">
              <w:t>al</w:t>
            </w:r>
          </w:p>
        </w:tc>
        <w:tc>
          <w:tcPr>
            <w:tcW w:w="1168" w:type="dxa"/>
          </w:tcPr>
          <w:p w14:paraId="2ABDF829" w14:textId="77777777" w:rsidR="00FE5DC0" w:rsidRPr="001C01CD" w:rsidRDefault="00FE5DC0" w:rsidP="00A7114B">
            <w:pPr>
              <w:spacing w:before="0" w:after="0"/>
              <w:jc w:val="center"/>
            </w:pPr>
            <w:r w:rsidRPr="001C01CD">
              <w:t>ah</w:t>
            </w:r>
          </w:p>
        </w:tc>
        <w:tc>
          <w:tcPr>
            <w:tcW w:w="2338" w:type="dxa"/>
            <w:vMerge w:val="restart"/>
          </w:tcPr>
          <w:p w14:paraId="54E5F829" w14:textId="77777777" w:rsidR="00FE5DC0" w:rsidRPr="001C01CD" w:rsidRDefault="00FE5DC0" w:rsidP="00A7114B">
            <w:pPr>
              <w:spacing w:before="0" w:after="0"/>
              <w:jc w:val="center"/>
            </w:pPr>
          </w:p>
        </w:tc>
        <w:tc>
          <w:tcPr>
            <w:tcW w:w="4676" w:type="dxa"/>
            <w:vMerge w:val="restart"/>
          </w:tcPr>
          <w:p w14:paraId="156E30BD" w14:textId="77777777" w:rsidR="00FE5DC0" w:rsidRPr="001C01CD" w:rsidRDefault="00FE5DC0" w:rsidP="00A7114B">
            <w:pPr>
              <w:spacing w:before="0" w:after="0"/>
              <w:jc w:val="center"/>
            </w:pPr>
          </w:p>
        </w:tc>
      </w:tr>
      <w:tr w:rsidR="00FE5DC0" w:rsidRPr="001C01CD" w14:paraId="5F5DC196" w14:textId="77777777" w:rsidTr="00FE5DC0">
        <w:tc>
          <w:tcPr>
            <w:tcW w:w="2336" w:type="dxa"/>
            <w:gridSpan w:val="2"/>
          </w:tcPr>
          <w:p w14:paraId="0BC2BA8C" w14:textId="77777777" w:rsidR="00FE5DC0" w:rsidRPr="001C01CD" w:rsidRDefault="00FE5DC0" w:rsidP="00A7114B">
            <w:pPr>
              <w:spacing w:before="0" w:after="0"/>
              <w:jc w:val="center"/>
            </w:pPr>
            <w:r w:rsidRPr="001C01CD">
              <w:t>ax</w:t>
            </w:r>
          </w:p>
        </w:tc>
        <w:tc>
          <w:tcPr>
            <w:tcW w:w="2338" w:type="dxa"/>
            <w:vMerge/>
          </w:tcPr>
          <w:p w14:paraId="487B43A2" w14:textId="77777777" w:rsidR="00FE5DC0" w:rsidRPr="001C01CD" w:rsidRDefault="00FE5DC0" w:rsidP="00A7114B">
            <w:pPr>
              <w:spacing w:before="0" w:after="0"/>
              <w:jc w:val="center"/>
            </w:pPr>
          </w:p>
        </w:tc>
        <w:tc>
          <w:tcPr>
            <w:tcW w:w="4676" w:type="dxa"/>
            <w:vMerge/>
          </w:tcPr>
          <w:p w14:paraId="3BDE6F39" w14:textId="77777777" w:rsidR="00FE5DC0" w:rsidRPr="001C01CD" w:rsidRDefault="00FE5DC0" w:rsidP="00A7114B">
            <w:pPr>
              <w:spacing w:before="0" w:after="0"/>
              <w:jc w:val="center"/>
            </w:pPr>
          </w:p>
        </w:tc>
      </w:tr>
      <w:tr w:rsidR="00FE5DC0" w:rsidRPr="001C01CD" w14:paraId="7CBD2C80" w14:textId="77777777" w:rsidTr="00FE5DC0">
        <w:tc>
          <w:tcPr>
            <w:tcW w:w="4674" w:type="dxa"/>
            <w:gridSpan w:val="3"/>
          </w:tcPr>
          <w:p w14:paraId="2AD87634" w14:textId="77777777" w:rsidR="00FE5DC0" w:rsidRPr="001C01CD" w:rsidRDefault="00FE5DC0" w:rsidP="00A7114B">
            <w:pPr>
              <w:spacing w:before="0" w:after="0"/>
              <w:jc w:val="center"/>
            </w:pPr>
            <w:r w:rsidRPr="001C01CD">
              <w:t>eax</w:t>
            </w:r>
          </w:p>
        </w:tc>
        <w:tc>
          <w:tcPr>
            <w:tcW w:w="4676" w:type="dxa"/>
            <w:vMerge/>
          </w:tcPr>
          <w:p w14:paraId="4D3B7325" w14:textId="77777777" w:rsidR="00FE5DC0" w:rsidRPr="001C01CD" w:rsidRDefault="00FE5DC0" w:rsidP="00A7114B">
            <w:pPr>
              <w:spacing w:before="0" w:after="0"/>
              <w:jc w:val="center"/>
            </w:pPr>
          </w:p>
        </w:tc>
      </w:tr>
      <w:tr w:rsidR="00FE5DC0" w:rsidRPr="001C01CD" w14:paraId="2C98B727" w14:textId="77777777" w:rsidTr="00FE5DC0">
        <w:tc>
          <w:tcPr>
            <w:tcW w:w="9350" w:type="dxa"/>
            <w:gridSpan w:val="4"/>
          </w:tcPr>
          <w:p w14:paraId="00613772" w14:textId="77777777" w:rsidR="00FE5DC0" w:rsidRPr="001C01CD" w:rsidRDefault="00FE5DC0" w:rsidP="00A7114B">
            <w:pPr>
              <w:spacing w:before="0" w:after="0"/>
              <w:jc w:val="center"/>
            </w:pPr>
            <w:r w:rsidRPr="001C01CD">
              <w:t>rax</w:t>
            </w:r>
          </w:p>
        </w:tc>
      </w:tr>
    </w:tbl>
    <w:p w14:paraId="63014B88"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60AD2DA" w14:textId="77777777" w:rsidTr="008333C8">
        <w:tc>
          <w:tcPr>
            <w:tcW w:w="1168" w:type="dxa"/>
          </w:tcPr>
          <w:p w14:paraId="43BB7F44" w14:textId="77777777" w:rsidR="00183252" w:rsidRPr="001C01CD" w:rsidRDefault="00183252" w:rsidP="008333C8">
            <w:pPr>
              <w:spacing w:before="0" w:after="0"/>
              <w:jc w:val="center"/>
            </w:pPr>
            <w:r w:rsidRPr="001C01CD">
              <w:t>Bits 0-7</w:t>
            </w:r>
          </w:p>
        </w:tc>
        <w:tc>
          <w:tcPr>
            <w:tcW w:w="1168" w:type="dxa"/>
          </w:tcPr>
          <w:p w14:paraId="0B0E2BE6" w14:textId="77777777" w:rsidR="00183252" w:rsidRPr="001C01CD" w:rsidRDefault="00183252" w:rsidP="008333C8">
            <w:pPr>
              <w:spacing w:before="0" w:after="0"/>
              <w:jc w:val="center"/>
            </w:pPr>
            <w:r w:rsidRPr="001C01CD">
              <w:t>Bits 8-15</w:t>
            </w:r>
          </w:p>
        </w:tc>
        <w:tc>
          <w:tcPr>
            <w:tcW w:w="2338" w:type="dxa"/>
          </w:tcPr>
          <w:p w14:paraId="39B6C204" w14:textId="77777777" w:rsidR="00183252" w:rsidRPr="001C01CD" w:rsidRDefault="00183252" w:rsidP="008333C8">
            <w:pPr>
              <w:spacing w:before="0" w:after="0"/>
              <w:jc w:val="center"/>
            </w:pPr>
            <w:r w:rsidRPr="001C01CD">
              <w:t>Bits 16-31</w:t>
            </w:r>
          </w:p>
        </w:tc>
        <w:tc>
          <w:tcPr>
            <w:tcW w:w="4676" w:type="dxa"/>
          </w:tcPr>
          <w:p w14:paraId="333DD46B" w14:textId="77777777" w:rsidR="00183252" w:rsidRPr="001C01CD" w:rsidRDefault="00183252" w:rsidP="008333C8">
            <w:pPr>
              <w:spacing w:before="0" w:after="0"/>
              <w:jc w:val="center"/>
            </w:pPr>
            <w:r w:rsidRPr="001C01CD">
              <w:t>Bits 32-63</w:t>
            </w:r>
          </w:p>
        </w:tc>
      </w:tr>
      <w:tr w:rsidR="00183252" w:rsidRPr="001C01CD" w14:paraId="6AB9F14A" w14:textId="77777777" w:rsidTr="008333C8">
        <w:tc>
          <w:tcPr>
            <w:tcW w:w="1168" w:type="dxa"/>
          </w:tcPr>
          <w:p w14:paraId="4847E80F" w14:textId="350AF91D" w:rsidR="00183252" w:rsidRPr="001C01CD" w:rsidRDefault="00183252" w:rsidP="008333C8">
            <w:pPr>
              <w:spacing w:before="0" w:after="0"/>
              <w:jc w:val="center"/>
            </w:pPr>
            <w:r w:rsidRPr="001C01CD">
              <w:t>bl</w:t>
            </w:r>
          </w:p>
        </w:tc>
        <w:tc>
          <w:tcPr>
            <w:tcW w:w="1168" w:type="dxa"/>
          </w:tcPr>
          <w:p w14:paraId="099E72C0" w14:textId="78A7CBDF" w:rsidR="00183252" w:rsidRPr="001C01CD" w:rsidRDefault="00183252" w:rsidP="008333C8">
            <w:pPr>
              <w:spacing w:before="0" w:after="0"/>
              <w:jc w:val="center"/>
            </w:pPr>
            <w:r w:rsidRPr="001C01CD">
              <w:t>bh</w:t>
            </w:r>
          </w:p>
        </w:tc>
        <w:tc>
          <w:tcPr>
            <w:tcW w:w="2338" w:type="dxa"/>
            <w:vMerge w:val="restart"/>
          </w:tcPr>
          <w:p w14:paraId="1EA4E76D" w14:textId="77777777" w:rsidR="00183252" w:rsidRPr="001C01CD" w:rsidRDefault="00183252" w:rsidP="008333C8">
            <w:pPr>
              <w:spacing w:before="0" w:after="0"/>
              <w:jc w:val="center"/>
            </w:pPr>
          </w:p>
        </w:tc>
        <w:tc>
          <w:tcPr>
            <w:tcW w:w="4676" w:type="dxa"/>
            <w:vMerge w:val="restart"/>
          </w:tcPr>
          <w:p w14:paraId="374EF280" w14:textId="77777777" w:rsidR="00183252" w:rsidRPr="001C01CD" w:rsidRDefault="00183252" w:rsidP="008333C8">
            <w:pPr>
              <w:spacing w:before="0" w:after="0"/>
              <w:jc w:val="center"/>
            </w:pPr>
          </w:p>
        </w:tc>
      </w:tr>
      <w:tr w:rsidR="00183252" w:rsidRPr="001C01CD" w14:paraId="543B416E" w14:textId="77777777" w:rsidTr="008333C8">
        <w:tc>
          <w:tcPr>
            <w:tcW w:w="2336" w:type="dxa"/>
            <w:gridSpan w:val="2"/>
          </w:tcPr>
          <w:p w14:paraId="7A6A8716" w14:textId="025BB505" w:rsidR="00183252" w:rsidRPr="001C01CD" w:rsidRDefault="00183252" w:rsidP="008333C8">
            <w:pPr>
              <w:spacing w:before="0" w:after="0"/>
              <w:jc w:val="center"/>
            </w:pPr>
            <w:r w:rsidRPr="001C01CD">
              <w:t>bx</w:t>
            </w:r>
          </w:p>
        </w:tc>
        <w:tc>
          <w:tcPr>
            <w:tcW w:w="2338" w:type="dxa"/>
            <w:vMerge/>
          </w:tcPr>
          <w:p w14:paraId="63CD43B6" w14:textId="77777777" w:rsidR="00183252" w:rsidRPr="001C01CD" w:rsidRDefault="00183252" w:rsidP="008333C8">
            <w:pPr>
              <w:spacing w:before="0" w:after="0"/>
              <w:jc w:val="center"/>
            </w:pPr>
          </w:p>
        </w:tc>
        <w:tc>
          <w:tcPr>
            <w:tcW w:w="4676" w:type="dxa"/>
            <w:vMerge/>
          </w:tcPr>
          <w:p w14:paraId="54AB8C89" w14:textId="77777777" w:rsidR="00183252" w:rsidRPr="001C01CD" w:rsidRDefault="00183252" w:rsidP="008333C8">
            <w:pPr>
              <w:spacing w:before="0" w:after="0"/>
              <w:jc w:val="center"/>
            </w:pPr>
          </w:p>
        </w:tc>
      </w:tr>
      <w:tr w:rsidR="00183252" w:rsidRPr="001C01CD" w14:paraId="033F49FE" w14:textId="77777777" w:rsidTr="008333C8">
        <w:tc>
          <w:tcPr>
            <w:tcW w:w="4674" w:type="dxa"/>
            <w:gridSpan w:val="3"/>
          </w:tcPr>
          <w:p w14:paraId="0049F4C1" w14:textId="06A68A52" w:rsidR="00183252" w:rsidRPr="001C01CD" w:rsidRDefault="00183252" w:rsidP="008333C8">
            <w:pPr>
              <w:spacing w:before="0" w:after="0"/>
              <w:jc w:val="center"/>
            </w:pPr>
            <w:r w:rsidRPr="001C01CD">
              <w:t>ebx</w:t>
            </w:r>
          </w:p>
        </w:tc>
        <w:tc>
          <w:tcPr>
            <w:tcW w:w="4676" w:type="dxa"/>
            <w:vMerge/>
          </w:tcPr>
          <w:p w14:paraId="303F30C9" w14:textId="77777777" w:rsidR="00183252" w:rsidRPr="001C01CD" w:rsidRDefault="00183252" w:rsidP="008333C8">
            <w:pPr>
              <w:spacing w:before="0" w:after="0"/>
              <w:jc w:val="center"/>
            </w:pPr>
          </w:p>
        </w:tc>
      </w:tr>
      <w:tr w:rsidR="00183252" w:rsidRPr="001C01CD" w14:paraId="4401C9D4" w14:textId="77777777" w:rsidTr="008333C8">
        <w:tc>
          <w:tcPr>
            <w:tcW w:w="9350" w:type="dxa"/>
            <w:gridSpan w:val="4"/>
          </w:tcPr>
          <w:p w14:paraId="2E065543" w14:textId="495F0C54" w:rsidR="00183252" w:rsidRPr="001C01CD" w:rsidRDefault="00183252" w:rsidP="008333C8">
            <w:pPr>
              <w:spacing w:before="0" w:after="0"/>
              <w:jc w:val="center"/>
            </w:pPr>
            <w:r w:rsidRPr="001C01CD">
              <w:t>rbx</w:t>
            </w:r>
          </w:p>
        </w:tc>
      </w:tr>
    </w:tbl>
    <w:p w14:paraId="13A8965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7AC36FAA" w14:textId="77777777" w:rsidTr="008333C8">
        <w:tc>
          <w:tcPr>
            <w:tcW w:w="1168" w:type="dxa"/>
          </w:tcPr>
          <w:p w14:paraId="459D7182" w14:textId="77777777" w:rsidR="00183252" w:rsidRPr="001C01CD" w:rsidRDefault="00183252" w:rsidP="008333C8">
            <w:pPr>
              <w:spacing w:before="0" w:after="0"/>
              <w:jc w:val="center"/>
            </w:pPr>
            <w:r w:rsidRPr="001C01CD">
              <w:t>Bits 0-7</w:t>
            </w:r>
          </w:p>
        </w:tc>
        <w:tc>
          <w:tcPr>
            <w:tcW w:w="1168" w:type="dxa"/>
          </w:tcPr>
          <w:p w14:paraId="44186E81" w14:textId="77777777" w:rsidR="00183252" w:rsidRPr="001C01CD" w:rsidRDefault="00183252" w:rsidP="008333C8">
            <w:pPr>
              <w:spacing w:before="0" w:after="0"/>
              <w:jc w:val="center"/>
            </w:pPr>
            <w:r w:rsidRPr="001C01CD">
              <w:t>Bits 8-15</w:t>
            </w:r>
          </w:p>
        </w:tc>
        <w:tc>
          <w:tcPr>
            <w:tcW w:w="2338" w:type="dxa"/>
          </w:tcPr>
          <w:p w14:paraId="78542260" w14:textId="77777777" w:rsidR="00183252" w:rsidRPr="001C01CD" w:rsidRDefault="00183252" w:rsidP="008333C8">
            <w:pPr>
              <w:spacing w:before="0" w:after="0"/>
              <w:jc w:val="center"/>
            </w:pPr>
            <w:r w:rsidRPr="001C01CD">
              <w:t>Bits 16-31</w:t>
            </w:r>
          </w:p>
        </w:tc>
        <w:tc>
          <w:tcPr>
            <w:tcW w:w="4676" w:type="dxa"/>
          </w:tcPr>
          <w:p w14:paraId="4EB7C312" w14:textId="77777777" w:rsidR="00183252" w:rsidRPr="001C01CD" w:rsidRDefault="00183252" w:rsidP="008333C8">
            <w:pPr>
              <w:spacing w:before="0" w:after="0"/>
              <w:jc w:val="center"/>
            </w:pPr>
            <w:r w:rsidRPr="001C01CD">
              <w:t>Bits 32-63</w:t>
            </w:r>
          </w:p>
        </w:tc>
      </w:tr>
      <w:tr w:rsidR="00183252" w:rsidRPr="001C01CD" w14:paraId="1643AEF2" w14:textId="77777777" w:rsidTr="008333C8">
        <w:tc>
          <w:tcPr>
            <w:tcW w:w="1168" w:type="dxa"/>
          </w:tcPr>
          <w:p w14:paraId="369FBCB4" w14:textId="6CD69B50" w:rsidR="00183252" w:rsidRPr="001C01CD" w:rsidRDefault="00183252" w:rsidP="008333C8">
            <w:pPr>
              <w:spacing w:before="0" w:after="0"/>
              <w:jc w:val="center"/>
            </w:pPr>
            <w:r w:rsidRPr="001C01CD">
              <w:t>cl</w:t>
            </w:r>
          </w:p>
        </w:tc>
        <w:tc>
          <w:tcPr>
            <w:tcW w:w="1168" w:type="dxa"/>
          </w:tcPr>
          <w:p w14:paraId="29170741" w14:textId="78329DFC" w:rsidR="00183252" w:rsidRPr="001C01CD" w:rsidRDefault="00183252" w:rsidP="008333C8">
            <w:pPr>
              <w:spacing w:before="0" w:after="0"/>
              <w:jc w:val="center"/>
            </w:pPr>
            <w:r w:rsidRPr="001C01CD">
              <w:t>ch</w:t>
            </w:r>
          </w:p>
        </w:tc>
        <w:tc>
          <w:tcPr>
            <w:tcW w:w="2338" w:type="dxa"/>
            <w:vMerge w:val="restart"/>
          </w:tcPr>
          <w:p w14:paraId="737E157D" w14:textId="77777777" w:rsidR="00183252" w:rsidRPr="001C01CD" w:rsidRDefault="00183252" w:rsidP="008333C8">
            <w:pPr>
              <w:spacing w:before="0" w:after="0"/>
              <w:jc w:val="center"/>
            </w:pPr>
          </w:p>
        </w:tc>
        <w:tc>
          <w:tcPr>
            <w:tcW w:w="4676" w:type="dxa"/>
            <w:vMerge w:val="restart"/>
          </w:tcPr>
          <w:p w14:paraId="470B4430" w14:textId="77777777" w:rsidR="00183252" w:rsidRPr="001C01CD" w:rsidRDefault="00183252" w:rsidP="008333C8">
            <w:pPr>
              <w:spacing w:before="0" w:after="0"/>
              <w:jc w:val="center"/>
            </w:pPr>
          </w:p>
        </w:tc>
      </w:tr>
      <w:tr w:rsidR="00183252" w:rsidRPr="001C01CD" w14:paraId="1F01A239" w14:textId="77777777" w:rsidTr="008333C8">
        <w:tc>
          <w:tcPr>
            <w:tcW w:w="2336" w:type="dxa"/>
            <w:gridSpan w:val="2"/>
          </w:tcPr>
          <w:p w14:paraId="3D9B34A9" w14:textId="31B34985" w:rsidR="00183252" w:rsidRPr="001C01CD" w:rsidRDefault="00183252" w:rsidP="008333C8">
            <w:pPr>
              <w:spacing w:before="0" w:after="0"/>
              <w:jc w:val="center"/>
            </w:pPr>
            <w:r w:rsidRPr="001C01CD">
              <w:t>cx</w:t>
            </w:r>
          </w:p>
        </w:tc>
        <w:tc>
          <w:tcPr>
            <w:tcW w:w="2338" w:type="dxa"/>
            <w:vMerge/>
          </w:tcPr>
          <w:p w14:paraId="063FFA76" w14:textId="77777777" w:rsidR="00183252" w:rsidRPr="001C01CD" w:rsidRDefault="00183252" w:rsidP="008333C8">
            <w:pPr>
              <w:spacing w:before="0" w:after="0"/>
              <w:jc w:val="center"/>
            </w:pPr>
          </w:p>
        </w:tc>
        <w:tc>
          <w:tcPr>
            <w:tcW w:w="4676" w:type="dxa"/>
            <w:vMerge/>
          </w:tcPr>
          <w:p w14:paraId="5F7823C8" w14:textId="77777777" w:rsidR="00183252" w:rsidRPr="001C01CD" w:rsidRDefault="00183252" w:rsidP="008333C8">
            <w:pPr>
              <w:spacing w:before="0" w:after="0"/>
              <w:jc w:val="center"/>
            </w:pPr>
          </w:p>
        </w:tc>
      </w:tr>
      <w:tr w:rsidR="00183252" w:rsidRPr="001C01CD" w14:paraId="2CAC85FF" w14:textId="77777777" w:rsidTr="008333C8">
        <w:tc>
          <w:tcPr>
            <w:tcW w:w="4674" w:type="dxa"/>
            <w:gridSpan w:val="3"/>
          </w:tcPr>
          <w:p w14:paraId="1CB93422" w14:textId="2A5B191D" w:rsidR="00183252" w:rsidRPr="001C01CD" w:rsidRDefault="00183252" w:rsidP="008333C8">
            <w:pPr>
              <w:spacing w:before="0" w:after="0"/>
              <w:jc w:val="center"/>
            </w:pPr>
            <w:r w:rsidRPr="001C01CD">
              <w:t>ecx</w:t>
            </w:r>
          </w:p>
        </w:tc>
        <w:tc>
          <w:tcPr>
            <w:tcW w:w="4676" w:type="dxa"/>
            <w:vMerge/>
          </w:tcPr>
          <w:p w14:paraId="0811C483" w14:textId="77777777" w:rsidR="00183252" w:rsidRPr="001C01CD" w:rsidRDefault="00183252" w:rsidP="008333C8">
            <w:pPr>
              <w:spacing w:before="0" w:after="0"/>
              <w:jc w:val="center"/>
            </w:pPr>
          </w:p>
        </w:tc>
      </w:tr>
      <w:tr w:rsidR="00183252" w:rsidRPr="001C01CD" w14:paraId="39E5C2B4" w14:textId="77777777" w:rsidTr="008333C8">
        <w:tc>
          <w:tcPr>
            <w:tcW w:w="9350" w:type="dxa"/>
            <w:gridSpan w:val="4"/>
          </w:tcPr>
          <w:p w14:paraId="719D4826" w14:textId="24F63FC0" w:rsidR="00183252" w:rsidRPr="001C01CD" w:rsidRDefault="00183252" w:rsidP="008333C8">
            <w:pPr>
              <w:spacing w:before="0" w:after="0"/>
              <w:jc w:val="center"/>
            </w:pPr>
            <w:r w:rsidRPr="001C01CD">
              <w:t>rcx</w:t>
            </w:r>
          </w:p>
        </w:tc>
      </w:tr>
    </w:tbl>
    <w:p w14:paraId="3E6B589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93B8267" w14:textId="77777777" w:rsidTr="008333C8">
        <w:tc>
          <w:tcPr>
            <w:tcW w:w="1168" w:type="dxa"/>
          </w:tcPr>
          <w:p w14:paraId="37338E73" w14:textId="77777777" w:rsidR="00183252" w:rsidRPr="001C01CD" w:rsidRDefault="00183252" w:rsidP="008333C8">
            <w:pPr>
              <w:spacing w:before="0" w:after="0"/>
              <w:jc w:val="center"/>
            </w:pPr>
            <w:r w:rsidRPr="001C01CD">
              <w:t>Bits 0-7</w:t>
            </w:r>
          </w:p>
        </w:tc>
        <w:tc>
          <w:tcPr>
            <w:tcW w:w="1168" w:type="dxa"/>
          </w:tcPr>
          <w:p w14:paraId="4FEC9E94" w14:textId="77777777" w:rsidR="00183252" w:rsidRPr="001C01CD" w:rsidRDefault="00183252" w:rsidP="008333C8">
            <w:pPr>
              <w:spacing w:before="0" w:after="0"/>
              <w:jc w:val="center"/>
            </w:pPr>
            <w:r w:rsidRPr="001C01CD">
              <w:t>Bits 8-15</w:t>
            </w:r>
          </w:p>
        </w:tc>
        <w:tc>
          <w:tcPr>
            <w:tcW w:w="2338" w:type="dxa"/>
          </w:tcPr>
          <w:p w14:paraId="438C7493" w14:textId="77777777" w:rsidR="00183252" w:rsidRPr="001C01CD" w:rsidRDefault="00183252" w:rsidP="008333C8">
            <w:pPr>
              <w:spacing w:before="0" w:after="0"/>
              <w:jc w:val="center"/>
            </w:pPr>
            <w:r w:rsidRPr="001C01CD">
              <w:t>Bits 16-31</w:t>
            </w:r>
          </w:p>
        </w:tc>
        <w:tc>
          <w:tcPr>
            <w:tcW w:w="4676" w:type="dxa"/>
          </w:tcPr>
          <w:p w14:paraId="7E60F8F3" w14:textId="77777777" w:rsidR="00183252" w:rsidRPr="001C01CD" w:rsidRDefault="00183252" w:rsidP="008333C8">
            <w:pPr>
              <w:spacing w:before="0" w:after="0"/>
              <w:jc w:val="center"/>
            </w:pPr>
            <w:r w:rsidRPr="001C01CD">
              <w:t>Bits 32-63</w:t>
            </w:r>
          </w:p>
        </w:tc>
      </w:tr>
      <w:tr w:rsidR="00183252" w:rsidRPr="001C01CD" w14:paraId="2CBB80B5" w14:textId="77777777" w:rsidTr="008333C8">
        <w:tc>
          <w:tcPr>
            <w:tcW w:w="1168" w:type="dxa"/>
          </w:tcPr>
          <w:p w14:paraId="2B069AA3" w14:textId="63447553" w:rsidR="00183252" w:rsidRPr="001C01CD" w:rsidRDefault="00183252" w:rsidP="008333C8">
            <w:pPr>
              <w:spacing w:before="0" w:after="0"/>
              <w:jc w:val="center"/>
            </w:pPr>
            <w:r w:rsidRPr="001C01CD">
              <w:t>dl</w:t>
            </w:r>
          </w:p>
        </w:tc>
        <w:tc>
          <w:tcPr>
            <w:tcW w:w="1168" w:type="dxa"/>
          </w:tcPr>
          <w:p w14:paraId="3767244D" w14:textId="77777777" w:rsidR="00183252" w:rsidRPr="001C01CD" w:rsidRDefault="00183252" w:rsidP="008333C8">
            <w:pPr>
              <w:spacing w:before="0" w:after="0"/>
              <w:jc w:val="center"/>
            </w:pPr>
            <w:r w:rsidRPr="001C01CD">
              <w:t>ah</w:t>
            </w:r>
          </w:p>
        </w:tc>
        <w:tc>
          <w:tcPr>
            <w:tcW w:w="2338" w:type="dxa"/>
            <w:vMerge w:val="restart"/>
          </w:tcPr>
          <w:p w14:paraId="0AE86396" w14:textId="77777777" w:rsidR="00183252" w:rsidRPr="001C01CD" w:rsidRDefault="00183252" w:rsidP="008333C8">
            <w:pPr>
              <w:spacing w:before="0" w:after="0"/>
              <w:jc w:val="center"/>
            </w:pPr>
          </w:p>
        </w:tc>
        <w:tc>
          <w:tcPr>
            <w:tcW w:w="4676" w:type="dxa"/>
            <w:vMerge w:val="restart"/>
          </w:tcPr>
          <w:p w14:paraId="10411B28" w14:textId="77777777" w:rsidR="00183252" w:rsidRPr="001C01CD" w:rsidRDefault="00183252" w:rsidP="008333C8">
            <w:pPr>
              <w:spacing w:before="0" w:after="0"/>
              <w:jc w:val="center"/>
            </w:pPr>
          </w:p>
        </w:tc>
      </w:tr>
      <w:tr w:rsidR="00183252" w:rsidRPr="001C01CD" w14:paraId="4D0D11DB" w14:textId="77777777" w:rsidTr="008333C8">
        <w:tc>
          <w:tcPr>
            <w:tcW w:w="2336" w:type="dxa"/>
            <w:gridSpan w:val="2"/>
          </w:tcPr>
          <w:p w14:paraId="30457BEB" w14:textId="7C954A35" w:rsidR="00183252" w:rsidRPr="001C01CD" w:rsidRDefault="00183252" w:rsidP="008333C8">
            <w:pPr>
              <w:spacing w:before="0" w:after="0"/>
              <w:jc w:val="center"/>
            </w:pPr>
            <w:r w:rsidRPr="001C01CD">
              <w:t>dx</w:t>
            </w:r>
          </w:p>
        </w:tc>
        <w:tc>
          <w:tcPr>
            <w:tcW w:w="2338" w:type="dxa"/>
            <w:vMerge/>
          </w:tcPr>
          <w:p w14:paraId="74AFA9E1" w14:textId="77777777" w:rsidR="00183252" w:rsidRPr="001C01CD" w:rsidRDefault="00183252" w:rsidP="008333C8">
            <w:pPr>
              <w:spacing w:before="0" w:after="0"/>
              <w:jc w:val="center"/>
            </w:pPr>
          </w:p>
        </w:tc>
        <w:tc>
          <w:tcPr>
            <w:tcW w:w="4676" w:type="dxa"/>
            <w:vMerge/>
          </w:tcPr>
          <w:p w14:paraId="12150FD5" w14:textId="77777777" w:rsidR="00183252" w:rsidRPr="001C01CD" w:rsidRDefault="00183252" w:rsidP="008333C8">
            <w:pPr>
              <w:spacing w:before="0" w:after="0"/>
              <w:jc w:val="center"/>
            </w:pPr>
          </w:p>
        </w:tc>
      </w:tr>
      <w:tr w:rsidR="00183252" w:rsidRPr="001C01CD" w14:paraId="08E2ACE2" w14:textId="77777777" w:rsidTr="008333C8">
        <w:tc>
          <w:tcPr>
            <w:tcW w:w="4674" w:type="dxa"/>
            <w:gridSpan w:val="3"/>
          </w:tcPr>
          <w:p w14:paraId="0972D03C" w14:textId="4A1CFAE9" w:rsidR="00183252" w:rsidRPr="001C01CD" w:rsidRDefault="00183252" w:rsidP="008333C8">
            <w:pPr>
              <w:spacing w:before="0" w:after="0"/>
              <w:jc w:val="center"/>
            </w:pPr>
            <w:r w:rsidRPr="001C01CD">
              <w:t>edx</w:t>
            </w:r>
          </w:p>
        </w:tc>
        <w:tc>
          <w:tcPr>
            <w:tcW w:w="4676" w:type="dxa"/>
            <w:vMerge/>
          </w:tcPr>
          <w:p w14:paraId="14AB40D3" w14:textId="77777777" w:rsidR="00183252" w:rsidRPr="001C01CD" w:rsidRDefault="00183252" w:rsidP="008333C8">
            <w:pPr>
              <w:spacing w:before="0" w:after="0"/>
              <w:jc w:val="center"/>
            </w:pPr>
          </w:p>
        </w:tc>
      </w:tr>
      <w:tr w:rsidR="00183252" w:rsidRPr="001C01CD" w14:paraId="096C50C1" w14:textId="77777777" w:rsidTr="008333C8">
        <w:tc>
          <w:tcPr>
            <w:tcW w:w="9350" w:type="dxa"/>
            <w:gridSpan w:val="4"/>
          </w:tcPr>
          <w:p w14:paraId="7B0EFF7D" w14:textId="2FFD6C89" w:rsidR="00183252" w:rsidRPr="001C01CD" w:rsidRDefault="00183252" w:rsidP="008333C8">
            <w:pPr>
              <w:spacing w:before="0" w:after="0"/>
              <w:jc w:val="center"/>
            </w:pPr>
            <w:r w:rsidRPr="001C01CD">
              <w:t>rdx</w:t>
            </w:r>
          </w:p>
        </w:tc>
      </w:tr>
    </w:tbl>
    <w:p w14:paraId="0033E79A" w14:textId="77777777" w:rsidR="001C01CD" w:rsidRPr="001C01CD" w:rsidRDefault="001C01CD" w:rsidP="001C01CD">
      <w:pPr>
        <w:pStyle w:val="Code"/>
      </w:pPr>
    </w:p>
    <w:tbl>
      <w:tblPr>
        <w:tblStyle w:val="Tabellrutnt"/>
        <w:tblW w:w="0" w:type="auto"/>
        <w:tblLook w:val="04A0" w:firstRow="1" w:lastRow="0" w:firstColumn="1" w:lastColumn="0" w:noHBand="0" w:noVBand="1"/>
      </w:tblPr>
      <w:tblGrid>
        <w:gridCol w:w="1168"/>
        <w:gridCol w:w="1168"/>
        <w:gridCol w:w="2338"/>
        <w:gridCol w:w="4676"/>
      </w:tblGrid>
      <w:tr w:rsidR="001C01CD" w:rsidRPr="001C01CD" w14:paraId="7D255107" w14:textId="77777777" w:rsidTr="008333C8">
        <w:tc>
          <w:tcPr>
            <w:tcW w:w="1168" w:type="dxa"/>
          </w:tcPr>
          <w:p w14:paraId="6248A408" w14:textId="77777777" w:rsidR="001C01CD" w:rsidRPr="001C01CD" w:rsidRDefault="001C01CD" w:rsidP="008333C8">
            <w:pPr>
              <w:spacing w:before="0" w:after="0"/>
              <w:jc w:val="center"/>
            </w:pPr>
            <w:r w:rsidRPr="001C01CD">
              <w:t>Bits 0-7</w:t>
            </w:r>
          </w:p>
        </w:tc>
        <w:tc>
          <w:tcPr>
            <w:tcW w:w="1168" w:type="dxa"/>
          </w:tcPr>
          <w:p w14:paraId="17C9C3BE" w14:textId="77777777" w:rsidR="001C01CD" w:rsidRPr="001C01CD" w:rsidRDefault="001C01CD" w:rsidP="008333C8">
            <w:pPr>
              <w:spacing w:before="0" w:after="0"/>
              <w:jc w:val="center"/>
            </w:pPr>
            <w:r w:rsidRPr="001C01CD">
              <w:t>Bits 8-15</w:t>
            </w:r>
          </w:p>
        </w:tc>
        <w:tc>
          <w:tcPr>
            <w:tcW w:w="2338" w:type="dxa"/>
          </w:tcPr>
          <w:p w14:paraId="3267030D" w14:textId="77777777" w:rsidR="001C01CD" w:rsidRPr="001C01CD" w:rsidRDefault="001C01CD" w:rsidP="008333C8">
            <w:pPr>
              <w:spacing w:before="0" w:after="0"/>
              <w:jc w:val="center"/>
            </w:pPr>
            <w:r w:rsidRPr="001C01CD">
              <w:t>Bits 16-31</w:t>
            </w:r>
          </w:p>
        </w:tc>
        <w:tc>
          <w:tcPr>
            <w:tcW w:w="4676" w:type="dxa"/>
          </w:tcPr>
          <w:p w14:paraId="34ECD7F3" w14:textId="77777777" w:rsidR="001C01CD" w:rsidRPr="001C01CD" w:rsidRDefault="001C01CD" w:rsidP="008333C8">
            <w:pPr>
              <w:spacing w:before="0" w:after="0"/>
              <w:jc w:val="center"/>
            </w:pPr>
            <w:r w:rsidRPr="001C01CD">
              <w:t>Bits 32-63</w:t>
            </w:r>
          </w:p>
        </w:tc>
      </w:tr>
      <w:tr w:rsidR="001C01CD" w:rsidRPr="001C01CD" w14:paraId="5556C6DE" w14:textId="77777777" w:rsidTr="008333C8">
        <w:tc>
          <w:tcPr>
            <w:tcW w:w="2336" w:type="dxa"/>
            <w:gridSpan w:val="2"/>
          </w:tcPr>
          <w:p w14:paraId="3E5C43E0" w14:textId="2900C4FE" w:rsidR="001C01CD" w:rsidRPr="001C01CD" w:rsidRDefault="008333C8" w:rsidP="008333C8">
            <w:pPr>
              <w:spacing w:before="0" w:after="0"/>
              <w:jc w:val="center"/>
            </w:pPr>
            <w:r>
              <w:t>si</w:t>
            </w:r>
          </w:p>
        </w:tc>
        <w:tc>
          <w:tcPr>
            <w:tcW w:w="2338" w:type="dxa"/>
          </w:tcPr>
          <w:p w14:paraId="74A4C522" w14:textId="77777777" w:rsidR="001C01CD" w:rsidRPr="001C01CD" w:rsidRDefault="001C01CD" w:rsidP="008333C8">
            <w:pPr>
              <w:spacing w:before="0" w:after="0"/>
              <w:jc w:val="center"/>
            </w:pPr>
          </w:p>
        </w:tc>
        <w:tc>
          <w:tcPr>
            <w:tcW w:w="4676" w:type="dxa"/>
            <w:vMerge w:val="restart"/>
          </w:tcPr>
          <w:p w14:paraId="702BA49B" w14:textId="77777777" w:rsidR="001C01CD" w:rsidRPr="001C01CD" w:rsidRDefault="001C01CD" w:rsidP="008333C8">
            <w:pPr>
              <w:spacing w:before="0" w:after="0"/>
              <w:jc w:val="center"/>
            </w:pPr>
          </w:p>
        </w:tc>
      </w:tr>
      <w:tr w:rsidR="001C01CD" w:rsidRPr="001C01CD" w14:paraId="4A0D115E" w14:textId="77777777" w:rsidTr="008333C8">
        <w:tc>
          <w:tcPr>
            <w:tcW w:w="4674" w:type="dxa"/>
            <w:gridSpan w:val="3"/>
          </w:tcPr>
          <w:p w14:paraId="7D181686" w14:textId="2C969C58" w:rsidR="001C01CD" w:rsidRPr="001C01CD" w:rsidRDefault="001C01CD" w:rsidP="008333C8">
            <w:pPr>
              <w:spacing w:before="0" w:after="0"/>
              <w:jc w:val="center"/>
            </w:pPr>
            <w:r w:rsidRPr="001C01CD">
              <w:t>e</w:t>
            </w:r>
            <w:r w:rsidR="008333C8">
              <w:t>si</w:t>
            </w:r>
          </w:p>
        </w:tc>
        <w:tc>
          <w:tcPr>
            <w:tcW w:w="4676" w:type="dxa"/>
            <w:vMerge/>
          </w:tcPr>
          <w:p w14:paraId="202517C1" w14:textId="77777777" w:rsidR="001C01CD" w:rsidRPr="001C01CD" w:rsidRDefault="001C01CD" w:rsidP="008333C8">
            <w:pPr>
              <w:spacing w:before="0" w:after="0"/>
              <w:jc w:val="center"/>
            </w:pPr>
          </w:p>
        </w:tc>
      </w:tr>
      <w:tr w:rsidR="001C01CD" w:rsidRPr="001C01CD" w14:paraId="6C4D8731" w14:textId="77777777" w:rsidTr="008333C8">
        <w:tc>
          <w:tcPr>
            <w:tcW w:w="9350" w:type="dxa"/>
            <w:gridSpan w:val="4"/>
          </w:tcPr>
          <w:p w14:paraId="72601D36" w14:textId="14854240" w:rsidR="001C01CD" w:rsidRPr="001C01CD" w:rsidRDefault="001C01CD" w:rsidP="008333C8">
            <w:pPr>
              <w:spacing w:before="0" w:after="0"/>
              <w:jc w:val="center"/>
            </w:pPr>
            <w:r w:rsidRPr="001C01CD">
              <w:t>r</w:t>
            </w:r>
            <w:r w:rsidR="008333C8">
              <w:t>si</w:t>
            </w:r>
          </w:p>
        </w:tc>
      </w:tr>
    </w:tbl>
    <w:p w14:paraId="09A98440"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5311F89F" w14:textId="77777777" w:rsidTr="008333C8">
        <w:tc>
          <w:tcPr>
            <w:tcW w:w="1168" w:type="dxa"/>
          </w:tcPr>
          <w:p w14:paraId="47432FBD" w14:textId="77777777" w:rsidR="008333C8" w:rsidRPr="001C01CD" w:rsidRDefault="008333C8" w:rsidP="008333C8">
            <w:pPr>
              <w:spacing w:before="0" w:after="0"/>
              <w:jc w:val="center"/>
            </w:pPr>
            <w:r w:rsidRPr="001C01CD">
              <w:t>Bits 0-7</w:t>
            </w:r>
          </w:p>
        </w:tc>
        <w:tc>
          <w:tcPr>
            <w:tcW w:w="1168" w:type="dxa"/>
          </w:tcPr>
          <w:p w14:paraId="778B511B" w14:textId="77777777" w:rsidR="008333C8" w:rsidRPr="001C01CD" w:rsidRDefault="008333C8" w:rsidP="008333C8">
            <w:pPr>
              <w:spacing w:before="0" w:after="0"/>
              <w:jc w:val="center"/>
            </w:pPr>
            <w:r w:rsidRPr="001C01CD">
              <w:t>Bits 8-15</w:t>
            </w:r>
          </w:p>
        </w:tc>
        <w:tc>
          <w:tcPr>
            <w:tcW w:w="2338" w:type="dxa"/>
          </w:tcPr>
          <w:p w14:paraId="36B364C8" w14:textId="77777777" w:rsidR="008333C8" w:rsidRPr="001C01CD" w:rsidRDefault="008333C8" w:rsidP="008333C8">
            <w:pPr>
              <w:spacing w:before="0" w:after="0"/>
              <w:jc w:val="center"/>
            </w:pPr>
            <w:r w:rsidRPr="001C01CD">
              <w:t>Bits 16-31</w:t>
            </w:r>
          </w:p>
        </w:tc>
        <w:tc>
          <w:tcPr>
            <w:tcW w:w="4676" w:type="dxa"/>
          </w:tcPr>
          <w:p w14:paraId="1B2E1CC2" w14:textId="77777777" w:rsidR="008333C8" w:rsidRPr="001C01CD" w:rsidRDefault="008333C8" w:rsidP="008333C8">
            <w:pPr>
              <w:spacing w:before="0" w:after="0"/>
              <w:jc w:val="center"/>
            </w:pPr>
            <w:r w:rsidRPr="001C01CD">
              <w:t>Bits 32-63</w:t>
            </w:r>
          </w:p>
        </w:tc>
      </w:tr>
      <w:tr w:rsidR="008333C8" w:rsidRPr="001C01CD" w14:paraId="10C4A290" w14:textId="77777777" w:rsidTr="008333C8">
        <w:tc>
          <w:tcPr>
            <w:tcW w:w="2336" w:type="dxa"/>
            <w:gridSpan w:val="2"/>
          </w:tcPr>
          <w:p w14:paraId="737BC3CD" w14:textId="63E83DE9" w:rsidR="008333C8" w:rsidRPr="001C01CD" w:rsidRDefault="008333C8" w:rsidP="008333C8">
            <w:pPr>
              <w:spacing w:before="0" w:after="0"/>
              <w:jc w:val="center"/>
            </w:pPr>
            <w:r>
              <w:t>di</w:t>
            </w:r>
          </w:p>
        </w:tc>
        <w:tc>
          <w:tcPr>
            <w:tcW w:w="2338" w:type="dxa"/>
          </w:tcPr>
          <w:p w14:paraId="6E1379B8" w14:textId="77777777" w:rsidR="008333C8" w:rsidRPr="001C01CD" w:rsidRDefault="008333C8" w:rsidP="008333C8">
            <w:pPr>
              <w:spacing w:before="0" w:after="0"/>
              <w:jc w:val="center"/>
            </w:pPr>
          </w:p>
        </w:tc>
        <w:tc>
          <w:tcPr>
            <w:tcW w:w="4676" w:type="dxa"/>
            <w:vMerge w:val="restart"/>
          </w:tcPr>
          <w:p w14:paraId="7C31778F" w14:textId="77777777" w:rsidR="008333C8" w:rsidRPr="001C01CD" w:rsidRDefault="008333C8" w:rsidP="008333C8">
            <w:pPr>
              <w:spacing w:before="0" w:after="0"/>
              <w:jc w:val="center"/>
            </w:pPr>
          </w:p>
        </w:tc>
      </w:tr>
      <w:tr w:rsidR="008333C8" w:rsidRPr="001C01CD" w14:paraId="595AD968" w14:textId="77777777" w:rsidTr="008333C8">
        <w:tc>
          <w:tcPr>
            <w:tcW w:w="4674" w:type="dxa"/>
            <w:gridSpan w:val="3"/>
          </w:tcPr>
          <w:p w14:paraId="629D1A4B" w14:textId="0036CE94" w:rsidR="008333C8" w:rsidRPr="001C01CD" w:rsidRDefault="008333C8" w:rsidP="008333C8">
            <w:pPr>
              <w:spacing w:before="0" w:after="0"/>
              <w:jc w:val="center"/>
            </w:pPr>
            <w:r w:rsidRPr="001C01CD">
              <w:t>e</w:t>
            </w:r>
            <w:r>
              <w:t>di</w:t>
            </w:r>
          </w:p>
        </w:tc>
        <w:tc>
          <w:tcPr>
            <w:tcW w:w="4676" w:type="dxa"/>
            <w:vMerge/>
          </w:tcPr>
          <w:p w14:paraId="4006A0FD" w14:textId="77777777" w:rsidR="008333C8" w:rsidRPr="001C01CD" w:rsidRDefault="008333C8" w:rsidP="008333C8">
            <w:pPr>
              <w:spacing w:before="0" w:after="0"/>
              <w:jc w:val="center"/>
            </w:pPr>
          </w:p>
        </w:tc>
      </w:tr>
      <w:tr w:rsidR="008333C8" w:rsidRPr="001C01CD" w14:paraId="52A109B6" w14:textId="77777777" w:rsidTr="008333C8">
        <w:tc>
          <w:tcPr>
            <w:tcW w:w="9350" w:type="dxa"/>
            <w:gridSpan w:val="4"/>
          </w:tcPr>
          <w:p w14:paraId="0D536046" w14:textId="783CCC12" w:rsidR="008333C8" w:rsidRPr="001C01CD" w:rsidRDefault="008333C8" w:rsidP="008333C8">
            <w:pPr>
              <w:spacing w:before="0" w:after="0"/>
              <w:jc w:val="center"/>
            </w:pPr>
            <w:r w:rsidRPr="001C01CD">
              <w:t>r</w:t>
            </w:r>
            <w:r>
              <w:t>di</w:t>
            </w:r>
          </w:p>
        </w:tc>
      </w:tr>
    </w:tbl>
    <w:p w14:paraId="06FE725F"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1C0A2014" w14:textId="77777777" w:rsidTr="008333C8">
        <w:tc>
          <w:tcPr>
            <w:tcW w:w="1168" w:type="dxa"/>
          </w:tcPr>
          <w:p w14:paraId="6A766586" w14:textId="77777777" w:rsidR="008333C8" w:rsidRPr="001C01CD" w:rsidRDefault="008333C8" w:rsidP="008333C8">
            <w:pPr>
              <w:spacing w:before="0" w:after="0"/>
              <w:jc w:val="center"/>
            </w:pPr>
            <w:r w:rsidRPr="001C01CD">
              <w:t>Bits 0-7</w:t>
            </w:r>
          </w:p>
        </w:tc>
        <w:tc>
          <w:tcPr>
            <w:tcW w:w="1168" w:type="dxa"/>
          </w:tcPr>
          <w:p w14:paraId="5B21BCAA" w14:textId="77777777" w:rsidR="008333C8" w:rsidRPr="001C01CD" w:rsidRDefault="008333C8" w:rsidP="008333C8">
            <w:pPr>
              <w:spacing w:before="0" w:after="0"/>
              <w:jc w:val="center"/>
            </w:pPr>
            <w:r w:rsidRPr="001C01CD">
              <w:t>Bits 8-15</w:t>
            </w:r>
          </w:p>
        </w:tc>
        <w:tc>
          <w:tcPr>
            <w:tcW w:w="2338" w:type="dxa"/>
          </w:tcPr>
          <w:p w14:paraId="384FB0AE" w14:textId="77777777" w:rsidR="008333C8" w:rsidRPr="001C01CD" w:rsidRDefault="008333C8" w:rsidP="008333C8">
            <w:pPr>
              <w:spacing w:before="0" w:after="0"/>
              <w:jc w:val="center"/>
            </w:pPr>
            <w:r w:rsidRPr="001C01CD">
              <w:t>Bits 16-31</w:t>
            </w:r>
          </w:p>
        </w:tc>
        <w:tc>
          <w:tcPr>
            <w:tcW w:w="4676" w:type="dxa"/>
          </w:tcPr>
          <w:p w14:paraId="6439E4C4" w14:textId="77777777" w:rsidR="008333C8" w:rsidRPr="001C01CD" w:rsidRDefault="008333C8" w:rsidP="008333C8">
            <w:pPr>
              <w:spacing w:before="0" w:after="0"/>
              <w:jc w:val="center"/>
            </w:pPr>
            <w:r w:rsidRPr="001C01CD">
              <w:t>Bits 32-63</w:t>
            </w:r>
          </w:p>
        </w:tc>
      </w:tr>
      <w:tr w:rsidR="008333C8" w:rsidRPr="001C01CD" w14:paraId="523E1167" w14:textId="77777777" w:rsidTr="008333C8">
        <w:tc>
          <w:tcPr>
            <w:tcW w:w="2336" w:type="dxa"/>
            <w:gridSpan w:val="2"/>
          </w:tcPr>
          <w:p w14:paraId="4B7D4FD2" w14:textId="4359187E" w:rsidR="008333C8" w:rsidRPr="001C01CD" w:rsidRDefault="008333C8" w:rsidP="008333C8">
            <w:pPr>
              <w:spacing w:before="0" w:after="0"/>
              <w:jc w:val="center"/>
            </w:pPr>
            <w:r>
              <w:t>bp</w:t>
            </w:r>
          </w:p>
        </w:tc>
        <w:tc>
          <w:tcPr>
            <w:tcW w:w="2338" w:type="dxa"/>
          </w:tcPr>
          <w:p w14:paraId="216BF9BE" w14:textId="77777777" w:rsidR="008333C8" w:rsidRPr="001C01CD" w:rsidRDefault="008333C8" w:rsidP="008333C8">
            <w:pPr>
              <w:spacing w:before="0" w:after="0"/>
              <w:jc w:val="center"/>
            </w:pPr>
          </w:p>
        </w:tc>
        <w:tc>
          <w:tcPr>
            <w:tcW w:w="4676" w:type="dxa"/>
            <w:vMerge w:val="restart"/>
          </w:tcPr>
          <w:p w14:paraId="4658A851" w14:textId="77777777" w:rsidR="008333C8" w:rsidRPr="001C01CD" w:rsidRDefault="008333C8" w:rsidP="008333C8">
            <w:pPr>
              <w:spacing w:before="0" w:after="0"/>
              <w:jc w:val="center"/>
            </w:pPr>
          </w:p>
        </w:tc>
      </w:tr>
      <w:tr w:rsidR="008333C8" w:rsidRPr="001C01CD" w14:paraId="02D736C8" w14:textId="77777777" w:rsidTr="008333C8">
        <w:tc>
          <w:tcPr>
            <w:tcW w:w="4674" w:type="dxa"/>
            <w:gridSpan w:val="3"/>
          </w:tcPr>
          <w:p w14:paraId="322E7E6D" w14:textId="3CCB2C2E" w:rsidR="008333C8" w:rsidRPr="001C01CD" w:rsidRDefault="008333C8" w:rsidP="008333C8">
            <w:pPr>
              <w:spacing w:before="0" w:after="0"/>
              <w:jc w:val="center"/>
            </w:pPr>
            <w:r w:rsidRPr="001C01CD">
              <w:t>e</w:t>
            </w:r>
            <w:r>
              <w:t>bp</w:t>
            </w:r>
          </w:p>
        </w:tc>
        <w:tc>
          <w:tcPr>
            <w:tcW w:w="4676" w:type="dxa"/>
            <w:vMerge/>
          </w:tcPr>
          <w:p w14:paraId="3CB4E58D" w14:textId="77777777" w:rsidR="008333C8" w:rsidRPr="001C01CD" w:rsidRDefault="008333C8" w:rsidP="008333C8">
            <w:pPr>
              <w:spacing w:before="0" w:after="0"/>
              <w:jc w:val="center"/>
            </w:pPr>
          </w:p>
        </w:tc>
      </w:tr>
      <w:tr w:rsidR="008333C8" w:rsidRPr="001C01CD" w14:paraId="35931BCE" w14:textId="77777777" w:rsidTr="008333C8">
        <w:tc>
          <w:tcPr>
            <w:tcW w:w="9350" w:type="dxa"/>
            <w:gridSpan w:val="4"/>
          </w:tcPr>
          <w:p w14:paraId="155D40FE" w14:textId="6D2D7448" w:rsidR="008333C8" w:rsidRPr="001C01CD" w:rsidRDefault="008333C8" w:rsidP="008333C8">
            <w:pPr>
              <w:spacing w:before="0" w:after="0"/>
              <w:jc w:val="center"/>
            </w:pPr>
            <w:r w:rsidRPr="001C01CD">
              <w:t>r</w:t>
            </w:r>
            <w:r>
              <w:t>bp</w:t>
            </w:r>
          </w:p>
        </w:tc>
      </w:tr>
    </w:tbl>
    <w:p w14:paraId="679E7BE9"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74A193DA" w14:textId="77777777" w:rsidTr="008333C8">
        <w:tc>
          <w:tcPr>
            <w:tcW w:w="1168" w:type="dxa"/>
          </w:tcPr>
          <w:p w14:paraId="46047DD3" w14:textId="77777777" w:rsidR="008333C8" w:rsidRPr="001C01CD" w:rsidRDefault="008333C8" w:rsidP="008333C8">
            <w:pPr>
              <w:spacing w:before="0" w:after="0"/>
              <w:jc w:val="center"/>
            </w:pPr>
            <w:r w:rsidRPr="001C01CD">
              <w:t>Bits 0-7</w:t>
            </w:r>
          </w:p>
        </w:tc>
        <w:tc>
          <w:tcPr>
            <w:tcW w:w="1168" w:type="dxa"/>
          </w:tcPr>
          <w:p w14:paraId="355BDBDF" w14:textId="77777777" w:rsidR="008333C8" w:rsidRPr="001C01CD" w:rsidRDefault="008333C8" w:rsidP="008333C8">
            <w:pPr>
              <w:spacing w:before="0" w:after="0"/>
              <w:jc w:val="center"/>
            </w:pPr>
            <w:r w:rsidRPr="001C01CD">
              <w:t>Bits 8-15</w:t>
            </w:r>
          </w:p>
        </w:tc>
        <w:tc>
          <w:tcPr>
            <w:tcW w:w="2338" w:type="dxa"/>
          </w:tcPr>
          <w:p w14:paraId="200EDA26" w14:textId="77777777" w:rsidR="008333C8" w:rsidRPr="001C01CD" w:rsidRDefault="008333C8" w:rsidP="008333C8">
            <w:pPr>
              <w:spacing w:before="0" w:after="0"/>
              <w:jc w:val="center"/>
            </w:pPr>
            <w:r w:rsidRPr="001C01CD">
              <w:t>Bits 16-31</w:t>
            </w:r>
          </w:p>
        </w:tc>
        <w:tc>
          <w:tcPr>
            <w:tcW w:w="4676" w:type="dxa"/>
          </w:tcPr>
          <w:p w14:paraId="74D39900" w14:textId="77777777" w:rsidR="008333C8" w:rsidRPr="001C01CD" w:rsidRDefault="008333C8" w:rsidP="008333C8">
            <w:pPr>
              <w:spacing w:before="0" w:after="0"/>
              <w:jc w:val="center"/>
            </w:pPr>
            <w:r w:rsidRPr="001C01CD">
              <w:t>Bits 32-63</w:t>
            </w:r>
          </w:p>
        </w:tc>
      </w:tr>
      <w:tr w:rsidR="008333C8" w:rsidRPr="001C01CD" w14:paraId="760D7F78" w14:textId="77777777" w:rsidTr="008333C8">
        <w:tc>
          <w:tcPr>
            <w:tcW w:w="2336" w:type="dxa"/>
            <w:gridSpan w:val="2"/>
          </w:tcPr>
          <w:p w14:paraId="75B1FFF6" w14:textId="4CBEC060" w:rsidR="008333C8" w:rsidRPr="001C01CD" w:rsidRDefault="008333C8" w:rsidP="008333C8">
            <w:pPr>
              <w:spacing w:before="0" w:after="0"/>
              <w:jc w:val="center"/>
            </w:pPr>
            <w:r>
              <w:t>sp</w:t>
            </w:r>
          </w:p>
        </w:tc>
        <w:tc>
          <w:tcPr>
            <w:tcW w:w="2338" w:type="dxa"/>
          </w:tcPr>
          <w:p w14:paraId="48B5849E" w14:textId="77777777" w:rsidR="008333C8" w:rsidRPr="001C01CD" w:rsidRDefault="008333C8" w:rsidP="008333C8">
            <w:pPr>
              <w:spacing w:before="0" w:after="0"/>
              <w:jc w:val="center"/>
            </w:pPr>
          </w:p>
        </w:tc>
        <w:tc>
          <w:tcPr>
            <w:tcW w:w="4676" w:type="dxa"/>
            <w:vMerge w:val="restart"/>
          </w:tcPr>
          <w:p w14:paraId="76AD6BCD" w14:textId="77777777" w:rsidR="008333C8" w:rsidRPr="001C01CD" w:rsidRDefault="008333C8" w:rsidP="008333C8">
            <w:pPr>
              <w:spacing w:before="0" w:after="0"/>
              <w:jc w:val="center"/>
            </w:pPr>
          </w:p>
        </w:tc>
      </w:tr>
      <w:tr w:rsidR="008333C8" w:rsidRPr="001C01CD" w14:paraId="3941086F" w14:textId="77777777" w:rsidTr="008333C8">
        <w:tc>
          <w:tcPr>
            <w:tcW w:w="4674" w:type="dxa"/>
            <w:gridSpan w:val="3"/>
          </w:tcPr>
          <w:p w14:paraId="7EE0234A" w14:textId="5403EF74" w:rsidR="008333C8" w:rsidRPr="001C01CD" w:rsidRDefault="008333C8" w:rsidP="008333C8">
            <w:pPr>
              <w:spacing w:before="0" w:after="0"/>
              <w:jc w:val="center"/>
            </w:pPr>
            <w:r w:rsidRPr="001C01CD">
              <w:t>e</w:t>
            </w:r>
            <w:r>
              <w:t>sp</w:t>
            </w:r>
          </w:p>
        </w:tc>
        <w:tc>
          <w:tcPr>
            <w:tcW w:w="4676" w:type="dxa"/>
            <w:vMerge/>
          </w:tcPr>
          <w:p w14:paraId="77B6C218" w14:textId="77777777" w:rsidR="008333C8" w:rsidRPr="001C01CD" w:rsidRDefault="008333C8" w:rsidP="008333C8">
            <w:pPr>
              <w:spacing w:before="0" w:after="0"/>
              <w:jc w:val="center"/>
            </w:pPr>
          </w:p>
        </w:tc>
      </w:tr>
      <w:tr w:rsidR="008333C8" w:rsidRPr="001C01CD" w14:paraId="40799B59" w14:textId="77777777" w:rsidTr="008333C8">
        <w:tc>
          <w:tcPr>
            <w:tcW w:w="9350" w:type="dxa"/>
            <w:gridSpan w:val="4"/>
          </w:tcPr>
          <w:p w14:paraId="0EED4B97" w14:textId="23BB4ADD" w:rsidR="008333C8" w:rsidRPr="001C01CD" w:rsidRDefault="008333C8" w:rsidP="008333C8">
            <w:pPr>
              <w:spacing w:before="0" w:after="0"/>
              <w:jc w:val="center"/>
            </w:pPr>
            <w:r w:rsidRPr="001C01CD">
              <w:t>r</w:t>
            </w:r>
            <w:r>
              <w:t>sp</w:t>
            </w:r>
          </w:p>
        </w:tc>
      </w:tr>
    </w:tbl>
    <w:p w14:paraId="5A67EAB2" w14:textId="68D3C910" w:rsidR="007D596B" w:rsidRPr="00903DBA" w:rsidRDefault="007D596B" w:rsidP="00845EA9">
      <w:pPr>
        <w:pStyle w:val="Appendix"/>
        <w:rPr>
          <w:lang w:val="en-US"/>
        </w:rPr>
      </w:pPr>
      <w:r w:rsidRPr="00903DBA">
        <w:rPr>
          <w:lang w:val="en-US"/>
        </w:rPr>
        <w:lastRenderedPageBreak/>
        <w:t>The C Grammar</w:t>
      </w:r>
      <w:bookmarkEnd w:id="509"/>
      <w:bookmarkEnd w:id="531"/>
      <w:bookmarkEnd w:id="532"/>
    </w:p>
    <w:p w14:paraId="5EE70CDE" w14:textId="3D3CD693" w:rsidR="00CB1AB5" w:rsidRPr="00903DBA" w:rsidRDefault="00CB1AB5" w:rsidP="00CB1AB5">
      <w:bookmarkStart w:id="534" w:name="_Ref418184656"/>
      <w:r w:rsidRPr="00903DBA">
        <w:t xml:space="preserve">This grammar of the C compiler of this book is based on (and to a large extent identical with) the grammar defined in the </w:t>
      </w:r>
      <w:r w:rsidRPr="00903DBA">
        <w:rPr>
          <w:i/>
        </w:rPr>
        <w:t>American National Standard for Information systems – Programming Language C, X3.159-1989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35" w:name="_Toc49764472"/>
      <w:bookmarkStart w:id="536" w:name="_Toc57656163"/>
      <w:r w:rsidRPr="00903DBA">
        <w:t>The Preprocessor Grammar</w:t>
      </w:r>
      <w:bookmarkEnd w:id="535"/>
      <w:bookmarkEnd w:id="536"/>
    </w:p>
    <w:p w14:paraId="6050AB4B" w14:textId="4F4023A3" w:rsidR="00CB1AB5" w:rsidRPr="00903DBA" w:rsidRDefault="00CB1AB5" w:rsidP="00CB1AB5">
      <w:r w:rsidRPr="00903DBA">
        <w:t xml:space="preserve">The following grammar is implemented in </w:t>
      </w:r>
      <w:r w:rsidR="00774040" w:rsidRPr="00903DBA">
        <w:t>GPPG</w:t>
      </w:r>
      <w:r w:rsidRPr="00903DBA">
        <w:t xml:space="preserve"> in Chapter </w:t>
      </w:r>
      <w:r w:rsidRPr="00903DBA">
        <w:fldChar w:fldCharType="begin"/>
      </w:r>
      <w:r w:rsidRPr="00903DBA">
        <w:instrText xml:space="preserve"> REF _Ref418260972 \r \h </w:instrText>
      </w:r>
      <w:r w:rsidRPr="00903DBA">
        <w:fldChar w:fldCharType="separate"/>
      </w:r>
      <w:r w:rsidR="005F3AD5">
        <w:t>1.3</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37" w:name="_Toc49764473"/>
      <w:bookmarkStart w:id="538" w:name="_Toc57656164"/>
      <w:r w:rsidRPr="00903DBA">
        <w:t>The Language Grammar</w:t>
      </w:r>
      <w:bookmarkEnd w:id="537"/>
      <w:bookmarkEnd w:id="538"/>
    </w:p>
    <w:p w14:paraId="69CBCC96" w14:textId="310588DF" w:rsidR="00CB1AB5" w:rsidRPr="00903DBA" w:rsidRDefault="00CB1AB5" w:rsidP="00CB1AB5">
      <w:r w:rsidRPr="00903DBA">
        <w:t xml:space="preserve">The following grammar is implemented in GPPG in Chapter </w:t>
      </w:r>
      <w:r w:rsidRPr="00903DBA">
        <w:fldChar w:fldCharType="begin"/>
      </w:r>
      <w:r w:rsidRPr="00903DBA">
        <w:instrText xml:space="preserve"> REF _Ref418260937 \r \h </w:instrText>
      </w:r>
      <w:r w:rsidRPr="00903DBA">
        <w:fldChar w:fldCharType="separate"/>
      </w:r>
      <w:r w:rsidR="005F3AD5">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39" w:name="_Toc57656165"/>
      <w:bookmarkStart w:id="540" w:name="_Ref57657966"/>
      <w:r>
        <w:lastRenderedPageBreak/>
        <w:t xml:space="preserve"> T</w:t>
      </w:r>
      <w:r w:rsidRPr="00903DBA">
        <w:t xml:space="preserve">he </w:t>
      </w:r>
      <w:r w:rsidRPr="00903DBA">
        <w:rPr>
          <w:highlight w:val="white"/>
        </w:rPr>
        <w:t xml:space="preserve">Gardens Point </w:t>
      </w:r>
      <w:r w:rsidR="00CB7A05">
        <w:t>Tools</w:t>
      </w:r>
      <w:bookmarkEnd w:id="534"/>
      <w:bookmarkEnd w:id="539"/>
      <w:bookmarkEnd w:id="540"/>
    </w:p>
    <w:p w14:paraId="3256B955" w14:textId="5CD6FAF5" w:rsidR="007660EE" w:rsidRPr="00903DBA" w:rsidRDefault="007660EE" w:rsidP="007660EE">
      <w:r w:rsidRPr="00903DBA">
        <w:t xml:space="preserve">In this chapter, we use the </w:t>
      </w:r>
      <w:r w:rsidRPr="00903DBA">
        <w:rPr>
          <w:highlight w:val="white"/>
        </w:rPr>
        <w:t>Gardens Point LEX (GPLEX)</w:t>
      </w:r>
      <w:r w:rsidRPr="00903DBA">
        <w:t xml:space="preserve"> scanner generator and the </w:t>
      </w:r>
      <w:r w:rsidRPr="00903DBA">
        <w:rPr>
          <w:highlight w:val="white"/>
        </w:rPr>
        <w:t>Gardens Point Parser Generator</w:t>
      </w:r>
      <w:r w:rsidRPr="00903DBA">
        <w:t xml:space="preserve"> (GPPG)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41" w:name="_Toc57656166"/>
      <w:r w:rsidRPr="00903DBA">
        <w:t>The Language</w:t>
      </w:r>
      <w:bookmarkEnd w:id="541"/>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r w:rsidRPr="00903DBA">
        <w:rPr>
          <w:rStyle w:val="CodeInText"/>
        </w:rPr>
        <w:t>e</w:t>
      </w:r>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r w:rsidRPr="00903DBA">
        <w:rPr>
          <w:rStyle w:val="CodeInText"/>
        </w:rPr>
        <w:t>log10</w:t>
      </w:r>
      <w:r w:rsidRPr="00903DBA">
        <w:t xml:space="preserve">, </w:t>
      </w:r>
      <w:r w:rsidRPr="00903DBA">
        <w:rPr>
          <w:rStyle w:val="CodeInText"/>
        </w:rPr>
        <w:t>exp10</w:t>
      </w:r>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42" w:name="_Toc57656167"/>
      <w:r w:rsidRPr="00903DBA">
        <w:lastRenderedPageBreak/>
        <w:t>The Grammar</w:t>
      </w:r>
      <w:bookmarkEnd w:id="542"/>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r w:rsidRPr="00903DBA">
        <w:rPr>
          <w:rStyle w:val="CodeInText"/>
          <w:highlight w:val="white"/>
        </w:rPr>
        <w:t>statement_list</w:t>
      </w:r>
      <w:r w:rsidRPr="00903DBA">
        <w:t xml:space="preserve">). The grammar rules for our language follows below, the vertical bar at the left of the rules can be read as “or”. The first rule </w:t>
      </w:r>
      <w:r w:rsidRPr="00903DBA">
        <w:rPr>
          <w:rStyle w:val="CodeInText"/>
        </w:rPr>
        <w:t>statement_list</w:t>
      </w:r>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43" w:name="_Toc57656168"/>
      <w:r w:rsidRPr="00903DBA">
        <w:t>GPPG</w:t>
      </w:r>
      <w:bookmarkEnd w:id="543"/>
    </w:p>
    <w:p w14:paraId="3F9D3945" w14:textId="7B9BD2D1" w:rsidR="007660EE" w:rsidRPr="00903DBA" w:rsidRDefault="007660EE" w:rsidP="007660EE">
      <w:r w:rsidRPr="00903DBA">
        <w:t>GPPG is a tool based on the classic parser generator Yacc</w:t>
      </w:r>
      <w:r w:rsidR="00BA59B6" w:rsidRPr="00903DBA">
        <w:t>. The name Yacc is an abbreviation for Yet Another Compiler-Compiler. However, it is pronounced as the animal yak.</w:t>
      </w:r>
      <w:r w:rsidRPr="00903DBA">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903DBA" w:rsidRDefault="007660EE" w:rsidP="007660EE">
      <w:pPr>
        <w:pStyle w:val="CodeHeader"/>
      </w:pPr>
      <w:r w:rsidRPr="00903DBA">
        <w:t>Parser.gppg</w:t>
      </w:r>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r w:rsidRPr="00E65FE6">
        <w:t>statement_list</w:t>
      </w:r>
      <w:r w:rsidRPr="00903DBA">
        <w:t xml:space="preserve">, </w:t>
      </w:r>
      <w:r w:rsidRPr="00E65FE6">
        <w:t>statement</w:t>
      </w:r>
      <w:r w:rsidRPr="00903DBA">
        <w:t xml:space="preserve">, and </w:t>
      </w:r>
      <w:r w:rsidRPr="00E65FE6">
        <w:rPr>
          <w:rStyle w:val="CodeInText"/>
        </w:rPr>
        <w:t>optional_output</w:t>
      </w:r>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44"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45" w:name="_Toc57656169"/>
      <w:r w:rsidRPr="00903DBA">
        <w:lastRenderedPageBreak/>
        <w:t>JPlex</w:t>
      </w:r>
      <w:bookmarkEnd w:id="544"/>
      <w:bookmarkEnd w:id="545"/>
    </w:p>
    <w:p w14:paraId="1FC11E4C" w14:textId="77777777" w:rsidR="007660EE" w:rsidRPr="00903DBA" w:rsidRDefault="007660EE" w:rsidP="007660EE">
      <w:r w:rsidRPr="00903DBA">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903DBA" w:rsidRDefault="007660EE" w:rsidP="007660EE">
      <w:r w:rsidRPr="00903DBA">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One or moree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r w:rsidRPr="00903DBA">
        <w:t>Scanner.jplex</w:t>
      </w:r>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r w:rsidRPr="00903DBA">
        <w:rPr>
          <w:rStyle w:val="CodeInText"/>
        </w:rPr>
        <w:t>yytext</w:t>
      </w:r>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546" w:name="_Toc57656170"/>
      <w:r w:rsidRPr="00903DBA">
        <w:t>Main</w:t>
      </w:r>
      <w:bookmarkEnd w:id="546"/>
    </w:p>
    <w:p w14:paraId="2FDB2DF8" w14:textId="77777777" w:rsidR="007660EE" w:rsidRPr="00903DBA" w:rsidRDefault="007660EE" w:rsidP="007660EE">
      <w:r w:rsidRPr="00903DBA">
        <w:t xml:space="preserve">GPPG and JPLEX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r w:rsidRPr="00903DBA">
        <w:rPr>
          <w:rStyle w:val="CodeInText"/>
        </w:rPr>
        <w:t>BufferedReader</w:t>
      </w:r>
      <w:r w:rsidRPr="00903DBA">
        <w:t xml:space="preserve">, the output is written to </w:t>
      </w:r>
      <w:r w:rsidRPr="00903DBA">
        <w:rPr>
          <w:rStyle w:val="CodeInText"/>
        </w:rPr>
        <w:t>OutputStream</w:t>
      </w:r>
      <w:r w:rsidRPr="00903DBA">
        <w:t xml:space="preserve">, error messages are written to </w:t>
      </w:r>
      <w:r w:rsidRPr="00903DBA">
        <w:rPr>
          <w:rStyle w:val="CodeInText"/>
        </w:rPr>
        <w:t>ErrorStream</w:t>
      </w:r>
      <w:r w:rsidRPr="00903DBA">
        <w:t xml:space="preserve">, and </w:t>
      </w:r>
      <w:r w:rsidRPr="00903DBA">
        <w:rPr>
          <w:rStyle w:val="CodeInText"/>
        </w:rPr>
        <w:t>VariableMap</w:t>
      </w:r>
      <w:r w:rsidRPr="00903DBA">
        <w:t xml:space="preserve"> is used to keep track of the variables read and assigned by the program.</w:t>
      </w:r>
    </w:p>
    <w:p w14:paraId="067F41AA" w14:textId="77777777" w:rsidR="007660EE" w:rsidRPr="00903DBA" w:rsidRDefault="007660EE" w:rsidP="007660EE">
      <w:pPr>
        <w:pStyle w:val="CodeHeader"/>
      </w:pPr>
      <w:r w:rsidRPr="00903DBA">
        <w:t>Main.cs</w:t>
      </w:r>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r w:rsidRPr="00903DBA">
        <w:t>Parser.bat</w:t>
      </w:r>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47" w:name="_Toc57656171"/>
      <w:r w:rsidRPr="00903DBA">
        <w:rPr>
          <w:lang w:val="en-US"/>
        </w:rPr>
        <w:lastRenderedPageBreak/>
        <w:t>Auxiliary Classes</w:t>
      </w:r>
      <w:bookmarkEnd w:id="547"/>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48" w:name="_Toc57656172"/>
      <w:r w:rsidRPr="00903DBA">
        <w:t>Error Handling</w:t>
      </w:r>
      <w:bookmarkEnd w:id="548"/>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r w:rsidRPr="00903DBA">
        <w:t>Assert.cs</w:t>
      </w:r>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r w:rsidRPr="00903DBA">
        <w:t>Message.cs</w:t>
      </w:r>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49" w:name="_Toc57656173"/>
      <w:r w:rsidRPr="00903DBA">
        <w:t>Container Classes</w:t>
      </w:r>
      <w:bookmarkEnd w:id="549"/>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r w:rsidR="00E21A59" w:rsidRPr="00903DBA">
        <w:t>ifElseChain</w:t>
      </w:r>
      <w:r w:rsidRPr="00903DBA">
        <w:t>s or.</w:t>
      </w:r>
    </w:p>
    <w:p w14:paraId="7F892F41" w14:textId="77777777" w:rsidR="005E7D2C" w:rsidRPr="00903DBA" w:rsidRDefault="005E7D2C" w:rsidP="005E7D2C">
      <w:pPr>
        <w:pStyle w:val="Rubrik3"/>
      </w:pPr>
      <w:bookmarkStart w:id="550" w:name="_Toc57656174"/>
      <w:r w:rsidRPr="00903DBA">
        <w:t>Ordered Pair</w:t>
      </w:r>
      <w:bookmarkEnd w:id="550"/>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r w:rsidRPr="00903DBA">
        <w:t>Pair.cs</w:t>
      </w:r>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51" w:name="_Toc57656175"/>
      <w:r w:rsidRPr="00903DBA">
        <w:t>Graph</w:t>
      </w:r>
      <w:bookmarkEnd w:id="551"/>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r w:rsidRPr="00903DBA">
        <w:t>Graph.cs</w:t>
      </w:r>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r w:rsidRPr="00903DBA">
        <w:rPr>
          <w:rStyle w:val="CodeInText"/>
        </w:rPr>
        <w:t>neighbourSet</w:t>
      </w:r>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52" w:name="_Toc57656176"/>
      <w:r w:rsidRPr="00903DBA">
        <w:t>Addition and Removal of Vertices and Edges</w:t>
      </w:r>
      <w:bookmarkEnd w:id="552"/>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53" w:name="_Toc57656177"/>
      <w:r w:rsidRPr="00903DBA">
        <w:t>Graph Partition</w:t>
      </w:r>
      <w:bookmarkEnd w:id="553"/>
    </w:p>
    <w:p w14:paraId="4DE90750" w14:textId="77777777" w:rsidR="005E7D2C" w:rsidRPr="00903DBA" w:rsidRDefault="005E7D2C" w:rsidP="005E7D2C">
      <w:r w:rsidRPr="00903DBA">
        <w:t xml:space="preserve">The method </w:t>
      </w:r>
      <w:r w:rsidRPr="00903DBA">
        <w:rPr>
          <w:rStyle w:val="CodeInText"/>
        </w:rPr>
        <w:t>partitionate</w:t>
      </w:r>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r w:rsidRPr="00903DBA">
        <w:rPr>
          <w:rStyle w:val="CodeInText"/>
        </w:rPr>
        <w:t>DeepFirstSearch</w:t>
      </w:r>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r w:rsidRPr="00903DBA">
        <w:rPr>
          <w:rStyle w:val="CodeInText"/>
        </w:rPr>
        <w:t>generateSubGraph</w:t>
      </w:r>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54" w:name="_Toc32312748"/>
      <w:bookmarkStart w:id="555" w:name="_Toc128724229"/>
      <w:bookmarkStart w:id="556" w:name="_Toc323656800"/>
      <w:bookmarkStart w:id="557" w:name="_Toc324085682"/>
      <w:bookmarkStart w:id="558" w:name="_Ref324113434"/>
      <w:bookmarkStart w:id="559" w:name="_Toc324680324"/>
      <w:bookmarkStart w:id="560" w:name="_Toc57656178"/>
      <w:bookmarkStart w:id="561" w:name="_Ref57658095"/>
      <w:r w:rsidRPr="00903DBA">
        <w:rPr>
          <w:lang w:val="en-US"/>
        </w:rPr>
        <w:lastRenderedPageBreak/>
        <w:t>The ASCII Table</w:t>
      </w:r>
      <w:bookmarkEnd w:id="554"/>
      <w:bookmarkEnd w:id="555"/>
      <w:bookmarkEnd w:id="556"/>
      <w:bookmarkEnd w:id="557"/>
      <w:bookmarkEnd w:id="558"/>
      <w:bookmarkEnd w:id="559"/>
      <w:bookmarkEnd w:id="560"/>
      <w:bookmarkEnd w:id="561"/>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r w:rsidRPr="00903DBA">
              <w:rPr>
                <w:i/>
                <w:snapToGrid w:val="0"/>
              </w:rPr>
              <w:t>nul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r w:rsidRPr="00903DBA">
              <w:rPr>
                <w:i/>
                <w:snapToGrid w:val="0"/>
              </w:rPr>
              <w:t>stx</w:t>
            </w:r>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r w:rsidRPr="00903DBA">
              <w:rPr>
                <w:i/>
                <w:snapToGrid w:val="0"/>
              </w:rPr>
              <w:t>etx</w:t>
            </w:r>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r w:rsidRPr="00903DBA">
              <w:rPr>
                <w:i/>
                <w:snapToGrid w:val="0"/>
              </w:rPr>
              <w:t>eot</w:t>
            </w:r>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r w:rsidRPr="00903DBA">
              <w:rPr>
                <w:i/>
                <w:snapToGrid w:val="0"/>
              </w:rPr>
              <w:t>enq</w:t>
            </w:r>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r w:rsidRPr="00903DBA">
              <w:rPr>
                <w:i/>
                <w:snapToGrid w:val="0"/>
              </w:rPr>
              <w:t>ht  \t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r w:rsidRPr="00903DBA">
              <w:rPr>
                <w:snapToGrid w:val="0"/>
              </w:rPr>
              <w:t>i</w:t>
            </w:r>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r w:rsidRPr="00903DBA">
              <w:rPr>
                <w:i/>
                <w:snapToGrid w:val="0"/>
              </w:rPr>
              <w:t>lf  \n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r w:rsidRPr="00903DBA">
              <w:rPr>
                <w:i/>
                <w:snapToGrid w:val="0"/>
              </w:rPr>
              <w:t>vt \vt</w:t>
            </w:r>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r w:rsidRPr="00903DBA">
              <w:rPr>
                <w:i/>
                <w:snapToGrid w:val="0"/>
              </w:rPr>
              <w:t>cr  \r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r w:rsidRPr="00903DBA">
              <w:rPr>
                <w:i/>
                <w:snapToGrid w:val="0"/>
              </w:rPr>
              <w:t>si</w:t>
            </w:r>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r w:rsidRPr="00903DBA">
              <w:rPr>
                <w:i/>
                <w:snapToGrid w:val="0"/>
              </w:rPr>
              <w:t>dle</w:t>
            </w:r>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r w:rsidRPr="00903DBA">
              <w:rPr>
                <w:i/>
                <w:snapToGrid w:val="0"/>
              </w:rPr>
              <w:t>dc1</w:t>
            </w:r>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r w:rsidRPr="00903DBA">
              <w:rPr>
                <w:i/>
                <w:snapToGrid w:val="0"/>
              </w:rPr>
              <w:t>dc2</w:t>
            </w:r>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r w:rsidRPr="00903DBA">
              <w:rPr>
                <w:i/>
                <w:snapToGrid w:val="0"/>
              </w:rPr>
              <w:t>dc3</w:t>
            </w:r>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r w:rsidRPr="00903DBA">
              <w:rPr>
                <w:i/>
                <w:snapToGrid w:val="0"/>
              </w:rPr>
              <w:t>dc4</w:t>
            </w:r>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r w:rsidRPr="00903DBA">
              <w:rPr>
                <w:i/>
                <w:snapToGrid w:val="0"/>
              </w:rPr>
              <w:t>nak</w:t>
            </w:r>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lastRenderedPageBreak/>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r w:rsidRPr="00903DBA">
              <w:rPr>
                <w:i/>
                <w:snapToGrid w:val="0"/>
              </w:rPr>
              <w:t>etb</w:t>
            </w:r>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r w:rsidRPr="00903DBA">
              <w:rPr>
                <w:i/>
                <w:snapToGrid w:val="0"/>
              </w:rPr>
              <w:t>em</w:t>
            </w:r>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r w:rsidRPr="00903DBA">
              <w:rPr>
                <w:i/>
                <w:snapToGrid w:val="0"/>
              </w:rPr>
              <w:t>gs</w:t>
            </w:r>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r w:rsidRPr="00903DBA">
              <w:rPr>
                <w:i/>
                <w:snapToGrid w:val="0"/>
              </w:rPr>
              <w:t>rs</w:t>
            </w:r>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62" w:name="_Toc57656179"/>
      <w:r w:rsidRPr="00903DBA">
        <w:rPr>
          <w:lang w:val="en-US"/>
        </w:rPr>
        <w:lastRenderedPageBreak/>
        <w:t>A</w:t>
      </w:r>
      <w:r w:rsidR="00281D34" w:rsidRPr="00903DBA">
        <w:rPr>
          <w:lang w:val="en-US"/>
        </w:rPr>
        <w:t xml:space="preserve"> Crash Course in C</w:t>
      </w:r>
      <w:bookmarkEnd w:id="562"/>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the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The researchers Dennis Ritchie and Ken Thompon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63" w:name="_Toc320485572"/>
      <w:bookmarkStart w:id="564" w:name="_Toc323656681"/>
      <w:bookmarkStart w:id="565" w:name="_Toc324085419"/>
      <w:bookmarkStart w:id="566" w:name="_Toc383781071"/>
      <w:bookmarkStart w:id="567" w:name="_Toc57656180"/>
      <w:r w:rsidRPr="00903DBA">
        <w:t>The Compiler and the Linker</w:t>
      </w:r>
      <w:bookmarkEnd w:id="563"/>
      <w:bookmarkEnd w:id="564"/>
      <w:bookmarkEnd w:id="565"/>
      <w:bookmarkEnd w:id="566"/>
      <w:bookmarkEnd w:id="567"/>
    </w:p>
    <w:p w14:paraId="4738AA08" w14:textId="77777777"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the the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r w:rsidRPr="00E65FE6">
        <w:t>Program.c</w:t>
      </w:r>
      <w:r w:rsidRPr="00903DBA">
        <w:t xml:space="preserve"> and a routine used by the program in </w:t>
      </w:r>
      <w:r w:rsidRPr="00E65FE6">
        <w:t>Routine.c</w:t>
      </w:r>
      <w:r w:rsidRPr="00903DBA">
        <w:t xml:space="preserve">. Furthermore, the program calls a function in the standard library. In this case, the compiler translates the source code into object code and the linker joins the code into the executable file </w:t>
      </w:r>
      <w:r w:rsidRPr="00E65FE6">
        <w:rPr>
          <w:rStyle w:val="CodeInText"/>
        </w:rPr>
        <w:t>Program.exe</w:t>
      </w:r>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FB43BB" w:rsidRPr="003F7CF1" w:rsidRDefault="00FB43B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FB43BB" w:rsidRPr="003F7CF1" w:rsidRDefault="00FB43BB"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FB43BB" w:rsidRPr="003F7CF1" w:rsidRDefault="00FB43BB"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FB43BB" w:rsidRPr="003F7CF1" w:rsidRDefault="00FB43B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FB43BB" w:rsidRPr="003F7CF1" w:rsidRDefault="00FB43BB"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FB43BB" w:rsidRPr="003F7CF1" w:rsidRDefault="00FB43BB"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FB43BB" w:rsidRPr="003F7CF1" w:rsidRDefault="00FB43B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FB43BB" w:rsidRPr="003F7CF1" w:rsidRDefault="00FB43BB"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FB43BB" w:rsidRPr="003F7CF1" w:rsidRDefault="00FB43B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FB43BB" w:rsidRPr="003F7CF1" w:rsidRDefault="00FB43BB"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FB43BB" w:rsidRPr="003F7CF1" w:rsidRDefault="00FB43BB"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FB43BB" w:rsidRPr="003F7CF1" w:rsidRDefault="00FB43BB"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FB43BB" w:rsidRPr="003F7CF1" w:rsidRDefault="00FB43B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FB43BB" w:rsidRPr="003F7CF1" w:rsidRDefault="00FB43BB"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FB43BB" w:rsidRPr="003F7CF1" w:rsidRDefault="00FB43BB"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FB43BB" w:rsidRPr="003F7CF1" w:rsidRDefault="00FB43BB"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FB43BB" w:rsidRPr="003F7CF1" w:rsidRDefault="00FB43BB"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FB43BB" w:rsidRPr="003F7CF1" w:rsidRDefault="00FB43B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68" w:name="_Toc320485573"/>
      <w:bookmarkStart w:id="569" w:name="_Toc323656682"/>
      <w:bookmarkStart w:id="570" w:name="_Toc324085420"/>
      <w:bookmarkStart w:id="571" w:name="_Toc383781072"/>
      <w:bookmarkStart w:id="572" w:name="_Toc57656181"/>
      <w:r w:rsidRPr="00903DBA">
        <w:t>The Hello-World Program</w:t>
      </w:r>
      <w:bookmarkEnd w:id="568"/>
      <w:bookmarkEnd w:id="569"/>
      <w:bookmarkEnd w:id="570"/>
      <w:bookmarkEnd w:id="571"/>
      <w:bookmarkEnd w:id="572"/>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73" w:name="_Toc320485574"/>
      <w:bookmarkStart w:id="574" w:name="_Toc323656683"/>
      <w:bookmarkStart w:id="575" w:name="_Toc324085421"/>
      <w:bookmarkStart w:id="576" w:name="_Toc383781073"/>
      <w:bookmarkStart w:id="577" w:name="_Toc57656182"/>
      <w:r w:rsidRPr="00903DBA">
        <w:lastRenderedPageBreak/>
        <w:t>Comments</w:t>
      </w:r>
      <w:bookmarkEnd w:id="573"/>
      <w:bookmarkEnd w:id="574"/>
      <w:bookmarkEnd w:id="575"/>
      <w:bookmarkEnd w:id="576"/>
      <w:bookmarkEnd w:id="577"/>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78CCD21C"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3AD5">
        <w:t>14.29</w:t>
      </w:r>
      <w:r w:rsidRPr="00903DBA">
        <w:fldChar w:fldCharType="end"/>
      </w:r>
      <w:r w:rsidRPr="00903DBA">
        <w:t>) for details.</w:t>
      </w:r>
    </w:p>
    <w:p w14:paraId="3920A6C7" w14:textId="77777777" w:rsidR="00E80032" w:rsidRPr="00903DBA" w:rsidRDefault="00E80032" w:rsidP="00E80032">
      <w:pPr>
        <w:pStyle w:val="Code"/>
      </w:pPr>
      <w:bookmarkStart w:id="578"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79" w:name="_Toc323656684"/>
      <w:bookmarkStart w:id="580" w:name="_Toc324085422"/>
      <w:bookmarkStart w:id="581" w:name="_Toc383781074"/>
      <w:bookmarkStart w:id="582" w:name="_Toc57656183"/>
      <w:r w:rsidRPr="00903DBA">
        <w:t>Types and Variables</w:t>
      </w:r>
      <w:bookmarkEnd w:id="578"/>
      <w:bookmarkEnd w:id="579"/>
      <w:bookmarkEnd w:id="580"/>
      <w:bookmarkEnd w:id="581"/>
      <w:bookmarkEnd w:id="582"/>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 w:name="_Toc320485576"/>
      <w:bookmarkStart w:id="584" w:name="_Toc323656685"/>
      <w:bookmarkStart w:id="585" w:name="_Toc324085423"/>
      <w:bookmarkStart w:id="586" w:name="_Toc383781075"/>
      <w:bookmarkStart w:id="587" w:name="_Ref383781525"/>
      <w:bookmarkStart w:id="588" w:name="_Toc57656184"/>
      <w:r w:rsidRPr="00903DBA">
        <w:t>Simple Types</w:t>
      </w:r>
      <w:bookmarkEnd w:id="583"/>
      <w:bookmarkEnd w:id="584"/>
      <w:bookmarkEnd w:id="585"/>
      <w:bookmarkEnd w:id="586"/>
      <w:bookmarkEnd w:id="587"/>
      <w:bookmarkEnd w:id="588"/>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r w:rsidRPr="00E65FE6">
        <w:t>boolean</w:t>
      </w:r>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 w:name="_Toc320485577"/>
      <w:bookmarkStart w:id="590" w:name="_Toc323656686"/>
      <w:bookmarkStart w:id="591" w:name="_Toc324085424"/>
      <w:bookmarkStart w:id="592" w:name="_Toc383781076"/>
      <w:bookmarkStart w:id="593" w:name="_Toc57656185"/>
      <w:r w:rsidRPr="00903DBA">
        <w:t>Variables</w:t>
      </w:r>
      <w:bookmarkEnd w:id="589"/>
      <w:bookmarkEnd w:id="590"/>
      <w:bookmarkEnd w:id="591"/>
      <w:bookmarkEnd w:id="592"/>
      <w:bookmarkEnd w:id="593"/>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FB43BB" w:rsidRPr="003F7CF1" w:rsidRDefault="00FB43B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FB43BB" w:rsidRPr="003F7CF1" w:rsidRDefault="00FB43BB"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FB43BB" w:rsidRPr="003F7CF1" w:rsidRDefault="00FB43BB"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FB43BB" w:rsidRPr="003F7CF1" w:rsidRDefault="00FB43BB"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FB43BB" w:rsidRPr="003F7CF1" w:rsidRDefault="00FB43BB"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FB43BB" w:rsidRPr="003F7CF1" w:rsidRDefault="00FB43B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FB43BB" w:rsidRPr="003F7CF1" w:rsidRDefault="00FB43B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FB43BB" w:rsidRPr="003F7CF1" w:rsidRDefault="00FB43B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FB43BB" w:rsidRPr="003F7CF1" w:rsidRDefault="00FB43BB"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FB43BB" w:rsidRPr="003F7CF1" w:rsidRDefault="00FB43BB"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FB43BB" w:rsidRPr="003F7CF1" w:rsidRDefault="00FB43BB"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FB43BB" w:rsidRPr="003F7CF1" w:rsidRDefault="00FB43BB"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FB43BB" w:rsidRPr="003F7CF1" w:rsidRDefault="00FB43BB"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FB43BB" w:rsidRPr="003F7CF1" w:rsidRDefault="00FB43BB"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FB43BB" w:rsidRPr="003F7CF1" w:rsidRDefault="00FB43BB"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FB43BB" w:rsidRPr="003F7CF1" w:rsidRDefault="00FB43B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 w:name="_Toc320485578"/>
      <w:bookmarkStart w:id="595" w:name="_Toc323656687"/>
      <w:bookmarkStart w:id="596" w:name="_Toc324085425"/>
      <w:bookmarkStart w:id="597" w:name="_Toc383781077"/>
      <w:bookmarkStart w:id="598" w:name="_Toc57656186"/>
      <w:bookmarkStart w:id="599" w:name="_Toc320485579"/>
      <w:r w:rsidRPr="00903DBA">
        <w:t>Constants</w:t>
      </w:r>
      <w:bookmarkEnd w:id="594"/>
      <w:bookmarkEnd w:id="595"/>
      <w:bookmarkEnd w:id="596"/>
      <w:bookmarkEnd w:id="597"/>
      <w:bookmarkEnd w:id="598"/>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3656688"/>
      <w:bookmarkStart w:id="601" w:name="_Toc324085426"/>
      <w:bookmarkStart w:id="602" w:name="_Toc383781078"/>
      <w:bookmarkStart w:id="603" w:name="_Toc57656187"/>
      <w:r w:rsidRPr="00903DBA">
        <w:t>Output</w:t>
      </w:r>
      <w:bookmarkEnd w:id="599"/>
      <w:bookmarkEnd w:id="600"/>
      <w:bookmarkEnd w:id="601"/>
      <w:bookmarkEnd w:id="602"/>
      <w:bookmarkEnd w:id="603"/>
    </w:p>
    <w:p w14:paraId="68E5301E" w14:textId="77777777" w:rsidR="00E80032" w:rsidRPr="00903DBA" w:rsidRDefault="00E80032" w:rsidP="00E65FE6">
      <w:pPr>
        <w:pStyle w:val="CodeHeader"/>
      </w:pPr>
      <w:r w:rsidRPr="00903DBA">
        <w:t xml:space="preserve">As noted in the first section of this chapter, the standard function for output is </w:t>
      </w:r>
      <w:r w:rsidRPr="00E65FE6">
        <w:rPr>
          <w:rStyle w:val="CodeInText"/>
        </w:rPr>
        <w:t>printf</w:t>
      </w:r>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r w:rsidRPr="00903DBA">
              <w:t>lf</w:t>
            </w:r>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r w:rsidRPr="00903DBA">
        <w:rPr>
          <w:i/>
        </w:rPr>
        <w:t>i</w:t>
      </w:r>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 w:name="_Toc320485580"/>
      <w:bookmarkStart w:id="605" w:name="_Toc323656689"/>
      <w:bookmarkStart w:id="606" w:name="_Toc324085427"/>
      <w:bookmarkStart w:id="607" w:name="_Toc383781079"/>
      <w:bookmarkStart w:id="608" w:name="_Toc57656188"/>
      <w:r w:rsidRPr="00903DBA">
        <w:t>Input</w:t>
      </w:r>
      <w:bookmarkEnd w:id="604"/>
      <w:bookmarkEnd w:id="605"/>
      <w:bookmarkEnd w:id="606"/>
      <w:bookmarkEnd w:id="607"/>
      <w:bookmarkEnd w:id="608"/>
    </w:p>
    <w:p w14:paraId="299686DD" w14:textId="77777777" w:rsidR="00E80032" w:rsidRPr="00903DBA" w:rsidRDefault="00E80032" w:rsidP="00E65FE6">
      <w:pPr>
        <w:pStyle w:val="CodeHeader"/>
      </w:pPr>
      <w:r w:rsidRPr="00903DBA">
        <w:t xml:space="preserve">The standard functions for input is and </w:t>
      </w:r>
      <w:r w:rsidRPr="00E65FE6">
        <w:rPr>
          <w:rStyle w:val="CodeInText"/>
        </w:rPr>
        <w:t>scanf</w:t>
      </w:r>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r w:rsidRPr="00E65FE6">
        <w:t>printf</w:t>
      </w:r>
      <w:r w:rsidRPr="00903DBA">
        <w:t xml:space="preserve">, its first argument is the format string. The format codes mostly agree with those of </w:t>
      </w:r>
      <w:r w:rsidRPr="00E65FE6">
        <w:t>printf</w:t>
      </w:r>
      <w:r w:rsidRPr="00903DBA">
        <w:t xml:space="preserve">, but not completely. See the table at the end of the chapter for a list of format codes. For instance, </w:t>
      </w:r>
      <w:r w:rsidRPr="00E65FE6">
        <w:t>scanf</w:t>
      </w:r>
      <w:r w:rsidRPr="00903DBA">
        <w:t xml:space="preserve"> expects </w:t>
      </w:r>
      <w:r w:rsidRPr="00E17FD3">
        <w:rPr>
          <w:rStyle w:val="KeyWord0"/>
        </w:rPr>
        <w:t>lf</w:t>
      </w:r>
      <w:r w:rsidRPr="00903DBA">
        <w:t xml:space="preserve"> to read a double value, in contrast to </w:t>
      </w:r>
      <w:r w:rsidRPr="00E65FE6">
        <w:rPr>
          <w:rStyle w:val="CodeInText"/>
        </w:rPr>
        <w:t>printf</w:t>
      </w:r>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BB83F96" w:rsidR="00E80032" w:rsidRPr="00903DBA" w:rsidRDefault="00E80032" w:rsidP="00E65FE6">
      <w:pPr>
        <w:pStyle w:val="CodeHeader"/>
      </w:pPr>
      <w:r w:rsidRPr="00903DBA">
        <w:t xml:space="preserve">Another difference is that while </w:t>
      </w:r>
      <w:r w:rsidRPr="00E65FE6">
        <w:t>printf</w:t>
      </w:r>
      <w:r w:rsidRPr="00903DBA">
        <w:t xml:space="preserve"> wants the values corresponding to the format codes, </w:t>
      </w:r>
      <w:r w:rsidRPr="00E65FE6">
        <w:rPr>
          <w:rStyle w:val="CodeInText"/>
        </w:rPr>
        <w:t>scanf</w:t>
      </w:r>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3AD5">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r w:rsidRPr="00903DBA">
              <w:t>lf</w:t>
            </w:r>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r w:rsidRPr="00903DBA">
              <w:t>ld</w:t>
            </w:r>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r w:rsidRPr="00E65FE6">
        <w:t>scanf</w:t>
      </w:r>
      <w:r w:rsidRPr="00903DBA">
        <w:t xml:space="preserve"> expects </w:t>
      </w:r>
      <w:r w:rsidRPr="00E65FE6">
        <w:t>lf</w:t>
      </w:r>
      <w:r w:rsidRPr="00903DBA">
        <w:t xml:space="preserve"> to represent a double float, in contrast to </w:t>
      </w:r>
      <w:r w:rsidRPr="00E65FE6">
        <w:t>printf</w:t>
      </w:r>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09" w:name="_Toc320485581"/>
      <w:r w:rsidRPr="00903DBA">
        <w:t xml:space="preserve">There is also the </w:t>
      </w:r>
      <w:r w:rsidRPr="00E65FE6">
        <w:t>gets</w:t>
      </w:r>
      <w:r w:rsidRPr="00903DBA">
        <w:t xml:space="preserve"> function that reads a string until it reaches a new-line, which differs from </w:t>
      </w:r>
      <w:r w:rsidRPr="00E65FE6">
        <w:t>scanf</w:t>
      </w:r>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r w:rsidRPr="00E65FE6">
        <w:t>scanf</w:t>
      </w:r>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10"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3656690"/>
      <w:bookmarkStart w:id="612" w:name="_Toc324085428"/>
      <w:bookmarkStart w:id="613" w:name="_Toc383781080"/>
      <w:bookmarkStart w:id="614" w:name="_Toc57656189"/>
      <w:r w:rsidRPr="00903DBA">
        <w:t>Enumerations</w:t>
      </w:r>
      <w:bookmarkEnd w:id="609"/>
      <w:bookmarkEnd w:id="611"/>
      <w:bookmarkEnd w:id="612"/>
      <w:bookmarkEnd w:id="613"/>
      <w:bookmarkEnd w:id="614"/>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82"/>
      <w:bookmarkStart w:id="616" w:name="_Toc323656691"/>
      <w:bookmarkStart w:id="617" w:name="_Toc324085429"/>
      <w:bookmarkStart w:id="618" w:name="_Toc383781081"/>
      <w:bookmarkStart w:id="619" w:name="_Toc57656190"/>
      <w:r w:rsidRPr="00903DBA">
        <w:lastRenderedPageBreak/>
        <w:t>Arrays</w:t>
      </w:r>
      <w:bookmarkEnd w:id="615"/>
      <w:bookmarkEnd w:id="616"/>
      <w:bookmarkEnd w:id="617"/>
      <w:bookmarkEnd w:id="618"/>
      <w:bookmarkEnd w:id="619"/>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of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FB43BB" w:rsidRPr="003F7CF1" w:rsidRDefault="00FB43B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FB43BB" w:rsidRPr="003F7CF1" w:rsidRDefault="00FB43BB"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FB43BB" w:rsidRPr="003F7CF1" w:rsidRDefault="00FB43BB"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FB43BB" w:rsidRPr="003F7CF1" w:rsidRDefault="00FB43B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FB43BB" w:rsidRPr="003F7CF1" w:rsidRDefault="00FB43B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FB43BB" w:rsidRPr="003F7CF1" w:rsidRDefault="00FB43B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FB43BB" w:rsidRPr="003F7CF1" w:rsidRDefault="00FB43B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FB43BB" w:rsidRPr="003F7CF1" w:rsidRDefault="00FB43BB"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FB43BB" w:rsidRPr="003F7CF1" w:rsidRDefault="00FB43B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FB43BB" w:rsidRPr="003F7CF1" w:rsidRDefault="00FB43BB"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FB43BB" w:rsidRPr="003F7CF1" w:rsidRDefault="00FB43BB"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FB43BB" w:rsidRPr="003F7CF1" w:rsidRDefault="00FB43BB"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FB43BB" w:rsidRPr="003F7CF1" w:rsidRDefault="00FB43B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FB43BB" w:rsidRPr="003F7CF1" w:rsidRDefault="00FB43B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FB43BB" w:rsidRPr="003F7CF1" w:rsidRDefault="00FB43B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FB43BB" w:rsidRPr="003F7CF1" w:rsidRDefault="00FB43B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FB43BB" w:rsidRPr="003F7CF1" w:rsidRDefault="00FB43B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FB43BB" w:rsidRPr="003F7CF1" w:rsidRDefault="00FB43B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FB43BB" w:rsidRPr="003F7CF1" w:rsidRDefault="00FB43B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FB43BB" w:rsidRPr="003F7CF1" w:rsidRDefault="00FB43B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FB43BB" w:rsidRPr="003F7CF1" w:rsidRDefault="00FB43B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FB43BB" w:rsidRPr="003F7CF1" w:rsidRDefault="00FB43B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FB43BB" w:rsidRPr="003F7CF1" w:rsidRDefault="00FB43B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FB43BB" w:rsidRPr="003F7CF1" w:rsidRDefault="00FB43B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FB43BB" w:rsidRPr="003F7CF1" w:rsidRDefault="00FB43B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FB43BB" w:rsidRPr="003F7CF1" w:rsidRDefault="00FB43BB"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FB43BB" w:rsidRPr="003F7CF1" w:rsidRDefault="00FB43B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FB43BB" w:rsidRPr="003F7CF1" w:rsidRDefault="00FB43B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FB43BB" w:rsidRPr="003F7CF1" w:rsidRDefault="00FB43B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FB43BB" w:rsidRPr="003F7CF1" w:rsidRDefault="00FB43BB"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FB43BB" w:rsidRPr="003F7CF1" w:rsidRDefault="00FB43BB"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FB43BB" w:rsidRPr="003F7CF1" w:rsidRDefault="00FB43BB"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FB43BB" w:rsidRPr="003F7CF1" w:rsidRDefault="00FB43BB"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FB43BB" w:rsidRPr="003F7CF1" w:rsidRDefault="00FB43BB"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FB43BB" w:rsidRPr="003F7CF1" w:rsidRDefault="00FB43BB"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FB43BB" w:rsidRPr="003F7CF1" w:rsidRDefault="00FB43BB"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FB43BB" w:rsidRPr="003F7CF1" w:rsidRDefault="00FB43BB"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FB43BB" w:rsidRPr="003F7CF1" w:rsidRDefault="00FB43BB"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FB43BB" w:rsidRPr="003F7CF1" w:rsidRDefault="00FB43BB"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FB43BB" w:rsidRPr="003F7CF1" w:rsidRDefault="00FB43BB"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FB43BB" w:rsidRPr="003F7CF1" w:rsidRDefault="00FB43BB"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FB43BB" w:rsidRPr="003F7CF1" w:rsidRDefault="00FB43BB"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FB43BB" w:rsidRPr="003F7CF1" w:rsidRDefault="00FB43BB"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FB43BB" w:rsidRPr="003F7CF1" w:rsidRDefault="00FB43BB"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FB43BB" w:rsidRPr="003F7CF1" w:rsidRDefault="00FB43BB"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FB43BB" w:rsidRPr="003F7CF1" w:rsidRDefault="00FB43BB"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FB43BB" w:rsidRPr="003F7CF1" w:rsidRDefault="00FB43BB"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FB43BB" w:rsidRPr="003F7CF1" w:rsidRDefault="00FB43BB"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FB43BB" w:rsidRPr="003F7CF1" w:rsidRDefault="00FB43BB"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FB43BB" w:rsidRPr="003F7CF1" w:rsidRDefault="00FB43BB"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FB43BB" w:rsidRPr="003F7CF1" w:rsidRDefault="00FB43BB"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FB43BB" w:rsidRPr="003F7CF1" w:rsidRDefault="00FB43BB"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FB43BB" w:rsidRPr="003F7CF1" w:rsidRDefault="00FB43BB"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FB43BB" w:rsidRPr="003F7CF1" w:rsidRDefault="00FB43BB"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FB43BB" w:rsidRPr="003F7CF1" w:rsidRDefault="00FB43BB"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FB43BB" w:rsidRPr="003F7CF1" w:rsidRDefault="00FB43BB"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FB43BB" w:rsidRPr="003F7CF1" w:rsidRDefault="00FB43BB"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FB43BB" w:rsidRPr="003F7CF1" w:rsidRDefault="00FB43B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FB43BB" w:rsidRPr="003F7CF1" w:rsidRDefault="00FB43BB"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FB43BB" w:rsidRPr="003F7CF1" w:rsidRDefault="00FB43BB"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FB43BB" w:rsidRPr="003F7CF1" w:rsidRDefault="00FB43BB"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FB43BB" w:rsidRPr="003F7CF1" w:rsidRDefault="00FB43BB"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FB43BB" w:rsidRPr="003F7CF1" w:rsidRDefault="00FB43BB"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FB43BB" w:rsidRPr="003F7CF1" w:rsidRDefault="00FB43BB"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FB43BB" w:rsidRPr="003F7CF1" w:rsidRDefault="00FB43BB"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FB43BB" w:rsidRPr="003F7CF1" w:rsidRDefault="00FB43BB"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FB43BB" w:rsidRPr="003F7CF1" w:rsidRDefault="00FB43BB"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FB43BB" w:rsidRPr="003F7CF1" w:rsidRDefault="00FB43BB"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83"/>
      <w:bookmarkStart w:id="621" w:name="_Toc323656692"/>
      <w:bookmarkStart w:id="622" w:name="_Toc324085430"/>
      <w:bookmarkStart w:id="623" w:name="_Toc383781082"/>
      <w:bookmarkStart w:id="624" w:name="_Toc57656191"/>
      <w:r w:rsidRPr="00903DBA">
        <w:t>Characters and Strings</w:t>
      </w:r>
      <w:bookmarkEnd w:id="620"/>
      <w:bookmarkEnd w:id="621"/>
      <w:bookmarkEnd w:id="622"/>
      <w:bookmarkEnd w:id="623"/>
      <w:bookmarkEnd w:id="624"/>
    </w:p>
    <w:p w14:paraId="15688872" w14:textId="225C94FD"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3AD5">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FB43BB" w:rsidRPr="003F7CF1" w:rsidRDefault="00FB43B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FB43BB" w:rsidRPr="003F7CF1" w:rsidRDefault="00FB43B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FB43BB" w:rsidRPr="003F7CF1" w:rsidRDefault="00FB43BB"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FB43BB" w:rsidRPr="003F7CF1" w:rsidRDefault="00FB43BB"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FB43BB" w:rsidRPr="003F7CF1" w:rsidRDefault="00FB43BB"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FB43BB" w:rsidRPr="003F7CF1" w:rsidRDefault="00FB43BB"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FB43BB" w:rsidRPr="003F7CF1" w:rsidRDefault="00FB43BB"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FB43BB" w:rsidRPr="003F7CF1" w:rsidRDefault="00FB43BB"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5" w:name="_Toc323656693"/>
      <w:bookmarkStart w:id="626" w:name="_Toc324085431"/>
      <w:bookmarkStart w:id="627" w:name="_Toc383781083"/>
      <w:bookmarkStart w:id="628" w:name="_Toc57656192"/>
      <w:r w:rsidRPr="00903DBA">
        <w:lastRenderedPageBreak/>
        <w:t>The ASCII Table</w:t>
      </w:r>
      <w:bookmarkEnd w:id="625"/>
      <w:bookmarkEnd w:id="626"/>
      <w:bookmarkEnd w:id="627"/>
      <w:bookmarkEnd w:id="628"/>
    </w:p>
    <w:p w14:paraId="3B8A786D" w14:textId="33F671C4"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5F3AD5">
        <w:rPr>
          <w:b w:val="0"/>
          <w:bCs/>
          <w:lang w:val="sv-SE"/>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9" w:name="_Toc320485584"/>
      <w:bookmarkStart w:id="630" w:name="_Toc323656694"/>
      <w:bookmarkStart w:id="631" w:name="_Toc324085432"/>
      <w:bookmarkStart w:id="632" w:name="_Ref383780778"/>
      <w:bookmarkStart w:id="633" w:name="_Toc383781084"/>
      <w:bookmarkStart w:id="634" w:name="_Toc57656193"/>
      <w:r w:rsidRPr="00903DBA">
        <w:t>Pointers</w:t>
      </w:r>
      <w:bookmarkEnd w:id="629"/>
      <w:bookmarkEnd w:id="630"/>
      <w:bookmarkEnd w:id="631"/>
      <w:bookmarkEnd w:id="632"/>
      <w:bookmarkEnd w:id="633"/>
      <w:bookmarkEnd w:id="634"/>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r w:rsidRPr="00E65FE6">
        <w:t>i</w:t>
      </w:r>
      <w:r w:rsidRPr="00903DBA">
        <w:t xml:space="preserve"> has the value 123 that is stored on the memory address 10,000, and that the size of each value is four bytes. As </w:t>
      </w:r>
      <w:r w:rsidRPr="00E65FE6">
        <w:t>p</w:t>
      </w:r>
      <w:r w:rsidRPr="00903DBA">
        <w:t xml:space="preserve"> is a pointer to </w:t>
      </w:r>
      <w:r w:rsidRPr="00E65FE6">
        <w:rPr>
          <w:rStyle w:val="CodeInText"/>
        </w:rPr>
        <w:t>i</w:t>
      </w:r>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FB43BB" w:rsidRPr="003F7CF1" w:rsidRDefault="00FB43B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FB43BB" w:rsidRPr="003F7CF1" w:rsidRDefault="00FB43B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FB43BB" w:rsidRPr="003F7CF1" w:rsidRDefault="00FB43B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FB43BB" w:rsidRPr="003F7CF1" w:rsidRDefault="00FB43B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FB43BB" w:rsidRPr="003F7CF1" w:rsidRDefault="00FB43BB"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FB43BB" w:rsidRPr="003F7CF1" w:rsidRDefault="00FB43BB"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FB43BB" w:rsidRPr="003F7CF1" w:rsidRDefault="00FB43BB"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FB43BB" w:rsidRPr="003F7CF1" w:rsidRDefault="00FB43BB"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FB43BB" w:rsidRPr="003F7CF1" w:rsidRDefault="00FB43BB"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FB43BB" w:rsidRPr="003F7CF1" w:rsidRDefault="00FB43BB"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FB43BB" w:rsidRPr="003F7CF1" w:rsidRDefault="00FB43BB"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FB43BB" w:rsidRPr="003F7CF1" w:rsidRDefault="00FB43BB"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FB43BB" w:rsidRPr="003F7CF1" w:rsidRDefault="00FB43BB"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FB43BB" w:rsidRPr="003F7CF1" w:rsidRDefault="00FB43BB"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FB43BB" w:rsidRPr="003F7CF1" w:rsidRDefault="00FB43BB"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FB43BB" w:rsidRPr="003F7CF1" w:rsidRDefault="00FB43BB"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FB43BB" w:rsidRPr="003F7CF1" w:rsidRDefault="00FB43BB"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FB43BB" w:rsidRPr="003F7CF1" w:rsidRDefault="00FB43B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FB43BB" w:rsidRPr="003F7CF1" w:rsidRDefault="00FB43B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FB43BB" w:rsidRPr="003F7CF1" w:rsidRDefault="00FB43B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FB43BB" w:rsidRPr="003F7CF1" w:rsidRDefault="00FB43BB"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FB43BB" w:rsidRPr="003F7CF1" w:rsidRDefault="00FB43BB"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FB43BB" w:rsidRPr="003F7CF1" w:rsidRDefault="00FB43BB"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FB43BB" w:rsidRPr="003F7CF1" w:rsidRDefault="00FB43BB"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r w:rsidR="00B02345" w:rsidRPr="00903DBA">
        <w:t>dereference</w:t>
      </w:r>
      <w:r w:rsidRPr="00903DBA">
        <w:t xml:space="preserve">erring operators can be regarded as each other reverses. Note that the asterisk is used on two occasions, when we define a pointer variable and when we </w:t>
      </w:r>
      <w:r w:rsidR="00B02345" w:rsidRPr="00903DBA">
        <w:t>dereference</w:t>
      </w:r>
      <w:r w:rsidRPr="00903DBA">
        <w:t xml:space="preserve">er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585"/>
      <w:bookmarkStart w:id="636" w:name="_Toc323656695"/>
      <w:bookmarkStart w:id="637" w:name="_Toc324085433"/>
      <w:bookmarkStart w:id="638" w:name="_Toc383781085"/>
      <w:bookmarkStart w:id="639" w:name="_Toc57656194"/>
      <w:r w:rsidRPr="00903DBA">
        <w:t>Pointers and Dynamic Memory</w:t>
      </w:r>
      <w:bookmarkEnd w:id="635"/>
      <w:bookmarkEnd w:id="636"/>
      <w:bookmarkEnd w:id="637"/>
      <w:bookmarkEnd w:id="638"/>
      <w:bookmarkEnd w:id="639"/>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r w:rsidRPr="00E65FE6">
        <w:t>calloc</w:t>
      </w:r>
      <w:r w:rsidRPr="00903DBA">
        <w:rPr>
          <w:rStyle w:val="Italic"/>
        </w:rPr>
        <w:t xml:space="preserve">, </w:t>
      </w:r>
      <w:r w:rsidRPr="00E65FE6">
        <w:t>realloc</w:t>
      </w:r>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FB43BB" w:rsidRPr="003F7CF1" w:rsidRDefault="00FB43B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FB43BB" w:rsidRPr="003F7CF1" w:rsidRDefault="00FB43B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FB43BB" w:rsidRPr="003F7CF1" w:rsidRDefault="00FB43BB"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FB43BB" w:rsidRPr="003F7CF1" w:rsidRDefault="00FB43BB"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FB43BB" w:rsidRPr="003F7CF1" w:rsidRDefault="00FB43BB"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FB43BB" w:rsidRPr="003F7CF1" w:rsidRDefault="00FB43B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FB43BB" w:rsidRPr="003F7CF1" w:rsidRDefault="00FB43B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FB43BB" w:rsidRPr="003F7CF1" w:rsidRDefault="00FB43BB"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FB43BB" w:rsidRPr="003F7CF1" w:rsidRDefault="00FB43BB"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FB43BB" w:rsidRPr="003F7CF1" w:rsidRDefault="00FB43B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FB43BB" w:rsidRPr="003F7CF1" w:rsidRDefault="00FB43B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FB43BB" w:rsidRPr="003F7CF1" w:rsidRDefault="00FB43B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FB43BB" w:rsidRPr="003F7CF1" w:rsidRDefault="00FB43BB"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FB43BB" w:rsidRPr="003F7CF1" w:rsidRDefault="00FB43BB"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FB43BB" w:rsidRPr="003F7CF1" w:rsidRDefault="00FB43BB"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FB43BB" w:rsidRPr="003F7CF1" w:rsidRDefault="00FB43BB"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FB43BB" w:rsidRPr="003F7CF1" w:rsidRDefault="00FB43BB"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FB43BB" w:rsidRPr="003F7CF1" w:rsidRDefault="00FB43BB"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FB43BB" w:rsidRPr="003F7CF1" w:rsidRDefault="00FB43BB"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FB43BB" w:rsidRPr="003F7CF1" w:rsidRDefault="00FB43BB"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r w:rsidRPr="00E65FE6">
        <w:rPr>
          <w:rStyle w:val="CodeInText"/>
        </w:rPr>
        <w:t>realloc</w:t>
      </w:r>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FB43BB" w:rsidRPr="003F7CF1" w:rsidRDefault="00FB43B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FB43BB" w:rsidRPr="003F7CF1" w:rsidRDefault="00FB43B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FB43BB" w:rsidRPr="003F7CF1" w:rsidRDefault="00FB43BB"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FB43BB" w:rsidRPr="003F7CF1" w:rsidRDefault="00FB43B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FB43BB" w:rsidRPr="003F7CF1" w:rsidRDefault="00FB43B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FB43BB" w:rsidRPr="003F7CF1" w:rsidRDefault="00FB43BB"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FB43BB" w:rsidRPr="003F7CF1" w:rsidRDefault="00FB43BB"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FB43BB" w:rsidRPr="003F7CF1" w:rsidRDefault="00FB43BB"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FB43BB" w:rsidRPr="003F7CF1" w:rsidRDefault="00FB43BB"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FB43BB" w:rsidRPr="003F7CF1" w:rsidRDefault="00FB43BB"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FB43BB" w:rsidRPr="003F7CF1" w:rsidRDefault="00FB43BB"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r w:rsidRPr="00E65FE6">
        <w:t>calloc</w:t>
      </w:r>
      <w:r w:rsidRPr="00903DBA">
        <w:t xml:space="preserve"> is that </w:t>
      </w:r>
      <w:r w:rsidRPr="00E65FE6">
        <w:t>calloc</w:t>
      </w:r>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FB43BB" w:rsidRPr="003F7CF1" w:rsidRDefault="00FB43B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FB43BB" w:rsidRPr="003F7CF1" w:rsidRDefault="00FB43BB"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FB43BB" w:rsidRPr="003F7CF1" w:rsidRDefault="00FB43BB"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FB43BB" w:rsidRPr="003F7CF1" w:rsidRDefault="00FB43BB"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FB43BB" w:rsidRPr="003F7CF1" w:rsidRDefault="00FB43BB"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FB43BB" w:rsidRPr="003F7CF1" w:rsidRDefault="00FB43B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FB43BB" w:rsidRPr="003F7CF1" w:rsidRDefault="00FB43BB"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FB43BB" w:rsidRPr="003F7CF1" w:rsidRDefault="00FB43BB"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r w:rsidR="00B02345" w:rsidRPr="00903DBA">
        <w:t>dereference</w:t>
      </w:r>
      <w:r w:rsidRPr="00903DBA">
        <w:t>er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FB43BB" w:rsidRPr="003F7CF1" w:rsidRDefault="00FB43B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FB43BB" w:rsidRPr="003F7CF1" w:rsidRDefault="00FB43BB"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FB43BB" w:rsidRPr="003F7CF1" w:rsidRDefault="00FB43BB"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FB43BB" w:rsidRPr="003F7CF1" w:rsidRDefault="00FB43BB"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FB43BB" w:rsidRPr="003F7CF1" w:rsidRDefault="00FB43BB"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FB43BB" w:rsidRPr="003F7CF1" w:rsidRDefault="00FB43B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FB43BB" w:rsidRPr="003F7CF1" w:rsidRDefault="00FB43B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FB43BB" w:rsidRPr="003F7CF1" w:rsidRDefault="00FB43B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FB43BB" w:rsidRPr="003F7CF1" w:rsidRDefault="00FB43B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FB43BB" w:rsidRPr="003F7CF1" w:rsidRDefault="00FB43B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FB43BB" w:rsidRPr="003F7CF1" w:rsidRDefault="00FB43B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FB43BB" w:rsidRPr="003F7CF1" w:rsidRDefault="00FB43B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FB43BB" w:rsidRPr="003F7CF1" w:rsidRDefault="00FB43B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FB43BB" w:rsidRPr="003F7CF1" w:rsidRDefault="00FB43B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FB43BB" w:rsidRPr="003F7CF1" w:rsidRDefault="00FB43B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FB43BB" w:rsidRPr="003F7CF1" w:rsidRDefault="00FB43BB"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FB43BB" w:rsidRPr="003F7CF1" w:rsidRDefault="00FB43BB"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FB43BB" w:rsidRPr="003F7CF1" w:rsidRDefault="00FB43BB"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FB43BB" w:rsidRPr="003F7CF1" w:rsidRDefault="00FB43BB"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FB43BB" w:rsidRPr="003F7CF1" w:rsidRDefault="00FB43BB"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FB43BB" w:rsidRPr="003F7CF1" w:rsidRDefault="00FB43BB"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FB43BB" w:rsidRPr="003F7CF1" w:rsidRDefault="00FB43BB"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FB43BB" w:rsidRPr="003F7CF1" w:rsidRDefault="00FB43BB"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FB43BB" w:rsidRPr="003F7CF1" w:rsidRDefault="00FB43BB"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FB43BB" w:rsidRPr="003F7CF1" w:rsidRDefault="00FB43BB"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FB43BB" w:rsidRPr="003F7CF1" w:rsidRDefault="00FB43BB"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FB43BB" w:rsidRPr="003F7CF1" w:rsidRDefault="00FB43BB"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FB43BB" w:rsidRPr="003F7CF1" w:rsidRDefault="00FB43BB"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FB43BB" w:rsidRPr="003F7CF1" w:rsidRDefault="00FB43BB"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586"/>
      <w:bookmarkStart w:id="641" w:name="_Toc323656696"/>
      <w:bookmarkStart w:id="642" w:name="_Toc324085434"/>
      <w:bookmarkStart w:id="643" w:name="_Toc383781086"/>
      <w:bookmarkStart w:id="644" w:name="_Toc57656195"/>
      <w:r w:rsidRPr="00903DBA">
        <w:t>Defining our own types</w:t>
      </w:r>
      <w:bookmarkEnd w:id="640"/>
      <w:bookmarkEnd w:id="641"/>
      <w:bookmarkEnd w:id="642"/>
      <w:bookmarkEnd w:id="643"/>
      <w:bookmarkEnd w:id="644"/>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587"/>
      <w:bookmarkStart w:id="646" w:name="_Toc323656697"/>
      <w:bookmarkStart w:id="647" w:name="_Toc324085435"/>
      <w:bookmarkStart w:id="648" w:name="_Toc383781087"/>
      <w:bookmarkStart w:id="649" w:name="_Toc57656196"/>
      <w:r w:rsidRPr="00903DBA">
        <w:t>The Type Size</w:t>
      </w:r>
      <w:bookmarkEnd w:id="645"/>
      <w:bookmarkEnd w:id="646"/>
      <w:bookmarkEnd w:id="647"/>
      <w:bookmarkEnd w:id="648"/>
      <w:bookmarkEnd w:id="649"/>
    </w:p>
    <w:p w14:paraId="2A85A616" w14:textId="7C4815F2" w:rsidR="00E80032" w:rsidRPr="00903DBA" w:rsidRDefault="00E80032" w:rsidP="00E65FE6">
      <w:pPr>
        <w:pStyle w:val="CodeHeader"/>
      </w:pPr>
      <w:r w:rsidRPr="00903DBA">
        <w:t xml:space="preserve">The operator </w:t>
      </w:r>
      <w:r w:rsidRPr="00E65FE6">
        <w:t>sizeof</w:t>
      </w:r>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17FD3">
        <w:rPr>
          <w:rStyle w:val="KeyWord0"/>
        </w:rPr>
        <w:t>implementation dependant</w:t>
      </w:r>
      <w:r w:rsidRPr="00903DBA">
        <w:t xml:space="preserve">. The operator returns a value of the type </w:t>
      </w:r>
      <w:r w:rsidRPr="00E65FE6">
        <w:rPr>
          <w:rStyle w:val="CodeInText"/>
        </w:rPr>
        <w:t>size_t</w:t>
      </w:r>
      <w:r w:rsidRPr="00903DBA">
        <w:t xml:space="preserve">, which exact </w:t>
      </w:r>
      <w:r w:rsidR="00C37108" w:rsidRPr="00903DBA">
        <w:t>definition</w:t>
      </w:r>
      <w:r w:rsidRPr="00903DBA">
        <w:t xml:space="preserve"> is also implementation dependant.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50"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51" w:name="_Toc320485588"/>
      <w:bookmarkStart w:id="652" w:name="_Toc323656698"/>
      <w:bookmarkStart w:id="653" w:name="_Toc324085436"/>
      <w:bookmarkStart w:id="654" w:name="_Toc383781088"/>
      <w:bookmarkStart w:id="655" w:name="_Toc57656197"/>
      <w:r w:rsidRPr="00903DBA">
        <w:t>Expressions and Operators</w:t>
      </w:r>
      <w:bookmarkEnd w:id="651"/>
      <w:bookmarkEnd w:id="652"/>
      <w:bookmarkEnd w:id="653"/>
      <w:bookmarkEnd w:id="654"/>
      <w:bookmarkEnd w:id="655"/>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FB43BB" w:rsidRPr="003F7CF1" w:rsidRDefault="00FB43BB"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8pt" o:ole="">
                                    <v:imagedata r:id="rId9" o:title=""/>
                                  </v:shape>
                                  <o:OLEObject Type="Embed" ProgID="Equation.3" ShapeID="_x0000_i1026" DrawAspect="Content" ObjectID="_166947670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FB43BB" w:rsidRPr="003F7CF1" w:rsidRDefault="00FB43BB"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FB43BB" w:rsidRPr="003F7CF1" w:rsidRDefault="00FB43B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FB43BB" w:rsidRPr="003F7CF1" w:rsidRDefault="00FB43B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FB43BB" w:rsidRPr="003F7CF1" w:rsidRDefault="00FB43BB"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8pt" o:ole="">
                              <v:imagedata r:id="rId9" o:title=""/>
                            </v:shape>
                            <o:OLEObject Type="Embed" ProgID="Equation.3" ShapeID="_x0000_i1026" DrawAspect="Content" ObjectID="_1669476702"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FB43BB" w:rsidRPr="003F7CF1" w:rsidRDefault="00FB43BB"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FB43BB" w:rsidRPr="003F7CF1" w:rsidRDefault="00FB43BB"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FB43BB" w:rsidRPr="003F7CF1" w:rsidRDefault="00FB43BB"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589"/>
      <w:bookmarkStart w:id="657" w:name="_Toc323656699"/>
      <w:bookmarkStart w:id="658" w:name="_Toc324085437"/>
      <w:bookmarkStart w:id="659" w:name="_Toc383781089"/>
      <w:bookmarkStart w:id="660" w:name="_Toc57656198"/>
      <w:r w:rsidRPr="00903DBA">
        <w:t>Arithmetic Operators</w:t>
      </w:r>
      <w:bookmarkEnd w:id="656"/>
      <w:bookmarkEnd w:id="657"/>
      <w:bookmarkEnd w:id="658"/>
      <w:bookmarkEnd w:id="659"/>
      <w:bookmarkEnd w:id="660"/>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61" w:name="_Toc320485590"/>
      <w:bookmarkStart w:id="662" w:name="_Toc323656700"/>
      <w:bookmarkStart w:id="663" w:name="_Toc324085438"/>
      <w:bookmarkStart w:id="664" w:name="_Toc383781090"/>
      <w:bookmarkStart w:id="665" w:name="_Toc57656199"/>
      <w:r w:rsidRPr="00903DBA">
        <w:rPr>
          <w:rStyle w:val="Italic"/>
          <w:i w:val="0"/>
        </w:rPr>
        <w:t>Pointer Arithmetic</w:t>
      </w:r>
      <w:bookmarkEnd w:id="661"/>
      <w:bookmarkEnd w:id="662"/>
      <w:bookmarkEnd w:id="663"/>
      <w:bookmarkEnd w:id="664"/>
      <w:bookmarkEnd w:id="665"/>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r w:rsidRPr="00E65FE6">
        <w:rPr>
          <w:rStyle w:val="CodeInText"/>
        </w:rPr>
        <w:t>numberPtr</w:t>
      </w:r>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FB43BB" w:rsidRPr="003F7CF1" w:rsidRDefault="00FB43BB"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FB43BB" w:rsidRPr="003F7CF1" w:rsidRDefault="00FB43BB"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FB43BB" w:rsidRPr="003F7CF1" w:rsidRDefault="00FB43BB"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FB43BB" w:rsidRPr="003F7CF1" w:rsidRDefault="00FB43BB"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FB43BB" w:rsidRPr="003F7CF1" w:rsidRDefault="00FB43BB"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FB43BB" w:rsidRPr="003F7CF1" w:rsidRDefault="00FB43BB"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FB43BB" w:rsidRPr="003F7CF1" w:rsidRDefault="00FB43B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FB43BB" w:rsidRPr="003F7CF1" w:rsidRDefault="00FB43BB"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FB43BB" w:rsidRPr="003F7CF1" w:rsidRDefault="00FB43BB"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FB43BB" w:rsidRPr="003F7CF1" w:rsidRDefault="00FB43BB"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FB43BB" w:rsidRPr="003F7CF1" w:rsidRDefault="00FB43BB"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FB43BB" w:rsidRPr="003F7CF1" w:rsidRDefault="00FB43BB"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FB43BB" w:rsidRPr="003F7CF1" w:rsidRDefault="00FB43BB"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FB43BB" w:rsidRPr="003F7CF1" w:rsidRDefault="00FB43BB"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FB43BB" w:rsidRPr="003F7CF1" w:rsidRDefault="00FB43BB"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FB43BB" w:rsidRPr="003F7CF1" w:rsidRDefault="00FB43BB"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FB43BB" w:rsidRPr="003F7CF1" w:rsidRDefault="00FB43BB"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FB43BB" w:rsidRPr="003F7CF1" w:rsidRDefault="00FB43BB"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FB43BB" w:rsidRPr="003F7CF1" w:rsidRDefault="00FB43BB"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r w:rsidR="00B02345" w:rsidRPr="00903DBA">
        <w:t>dereference</w:t>
      </w:r>
      <w:r w:rsidRPr="00903DBA">
        <w:t xml:space="preserve">ereeing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591"/>
      <w:bookmarkStart w:id="667" w:name="_Toc323656701"/>
      <w:bookmarkStart w:id="668" w:name="_Toc324085439"/>
      <w:bookmarkStart w:id="669" w:name="_Toc383781091"/>
      <w:bookmarkStart w:id="670" w:name="_Toc57656200"/>
      <w:r w:rsidRPr="00903DBA">
        <w:lastRenderedPageBreak/>
        <w:t>Increment and decrement</w:t>
      </w:r>
      <w:bookmarkEnd w:id="666"/>
      <w:bookmarkEnd w:id="667"/>
      <w:bookmarkEnd w:id="668"/>
      <w:bookmarkEnd w:id="669"/>
      <w:bookmarkEnd w:id="670"/>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0485592"/>
      <w:bookmarkStart w:id="672" w:name="_Toc323656702"/>
      <w:bookmarkStart w:id="673" w:name="_Toc324085440"/>
      <w:bookmarkStart w:id="674" w:name="_Toc383781092"/>
      <w:bookmarkStart w:id="675" w:name="_Toc57656201"/>
      <w:r w:rsidRPr="00903DBA">
        <w:t>Relational Operators</w:t>
      </w:r>
      <w:bookmarkEnd w:id="671"/>
      <w:bookmarkEnd w:id="672"/>
      <w:bookmarkEnd w:id="673"/>
      <w:bookmarkEnd w:id="674"/>
      <w:bookmarkEnd w:id="675"/>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6" w:name="_Toc320485593"/>
      <w:bookmarkStart w:id="677" w:name="_Toc323656703"/>
      <w:bookmarkStart w:id="678" w:name="_Toc324085441"/>
      <w:bookmarkStart w:id="679" w:name="_Toc383781093"/>
      <w:bookmarkStart w:id="680" w:name="_Toc57656202"/>
      <w:r w:rsidRPr="00903DBA">
        <w:t>Logical Operators</w:t>
      </w:r>
      <w:bookmarkEnd w:id="676"/>
      <w:bookmarkEnd w:id="677"/>
      <w:bookmarkEnd w:id="678"/>
      <w:bookmarkEnd w:id="679"/>
      <w:bookmarkEnd w:id="680"/>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65FE6">
        <w:t>i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1 / i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1" w:name="_Toc320485594"/>
      <w:bookmarkStart w:id="682" w:name="_Toc323656704"/>
      <w:bookmarkStart w:id="683" w:name="_Toc324085442"/>
      <w:bookmarkStart w:id="684" w:name="_Toc383781094"/>
      <w:bookmarkStart w:id="685" w:name="_Toc57656203"/>
      <w:r w:rsidRPr="00903DBA">
        <w:t>Bitwise Operators</w:t>
      </w:r>
      <w:bookmarkEnd w:id="681"/>
      <w:bookmarkEnd w:id="682"/>
      <w:bookmarkEnd w:id="683"/>
      <w:bookmarkEnd w:id="684"/>
      <w:bookmarkEnd w:id="685"/>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5.9pt;height:17.7pt" o:ole="">
            <v:imagedata r:id="rId12" o:title=""/>
          </v:shape>
          <o:OLEObject Type="Embed" ProgID="Equation.3" ShapeID="_x0000_i1027" DrawAspect="Content" ObjectID="_1669476697"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5.9pt;height:17.7pt" o:ole="">
            <v:imagedata r:id="rId14" o:title=""/>
          </v:shape>
          <o:OLEObject Type="Embed" ProgID="Equation.3" ShapeID="_x0000_i1028" DrawAspect="Content" ObjectID="_1669476698"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6" w:name="_Toc320485595"/>
      <w:bookmarkStart w:id="687" w:name="_Toc323656705"/>
      <w:bookmarkStart w:id="688" w:name="_Toc324085443"/>
      <w:bookmarkStart w:id="689" w:name="_Toc383781095"/>
      <w:bookmarkStart w:id="690" w:name="_Toc57656204"/>
      <w:r w:rsidRPr="00903DBA">
        <w:t>Assignment</w:t>
      </w:r>
      <w:bookmarkEnd w:id="686"/>
      <w:bookmarkEnd w:id="687"/>
      <w:bookmarkEnd w:id="688"/>
      <w:bookmarkEnd w:id="689"/>
      <w:bookmarkEnd w:id="690"/>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0485596"/>
      <w:bookmarkStart w:id="692" w:name="_Toc323656706"/>
      <w:bookmarkStart w:id="693" w:name="_Toc324085444"/>
      <w:bookmarkStart w:id="694" w:name="_Toc383781096"/>
      <w:bookmarkStart w:id="695" w:name="_Toc57656205"/>
      <w:r w:rsidRPr="00903DBA">
        <w:t>The Condition Operator</w:t>
      </w:r>
      <w:bookmarkEnd w:id="691"/>
      <w:bookmarkEnd w:id="692"/>
      <w:bookmarkEnd w:id="693"/>
      <w:bookmarkEnd w:id="694"/>
      <w:bookmarkEnd w:id="695"/>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6" w:name="_Toc320485597"/>
      <w:bookmarkStart w:id="697" w:name="_Toc323656707"/>
      <w:bookmarkStart w:id="698" w:name="_Toc324085445"/>
      <w:bookmarkStart w:id="699" w:name="_Toc383781097"/>
      <w:bookmarkStart w:id="700" w:name="_Toc57656206"/>
      <w:r w:rsidRPr="00903DBA">
        <w:t>Precedence and Associatively</w:t>
      </w:r>
      <w:bookmarkEnd w:id="696"/>
      <w:bookmarkEnd w:id="697"/>
      <w:bookmarkEnd w:id="698"/>
      <w:bookmarkEnd w:id="699"/>
      <w:bookmarkEnd w:id="700"/>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Below follows a table over the pr</w:t>
      </w:r>
      <w:r w:rsidR="00414C74" w:rsidRPr="00903DBA">
        <w:t>or</w:t>
      </w:r>
      <w:r w:rsidRPr="00903DBA">
        <w:t xml:space="preserve">ities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 ++ -- + - (type) sizeof</w:t>
            </w:r>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01" w:name="_Toc320485598"/>
      <w:bookmarkStart w:id="702" w:name="_Toc323656708"/>
      <w:bookmarkStart w:id="703" w:name="_Toc324085446"/>
      <w:bookmarkStart w:id="704" w:name="_Toc383781098"/>
      <w:bookmarkStart w:id="705" w:name="_Toc57656207"/>
      <w:r w:rsidRPr="00903DBA">
        <w:t>Statements</w:t>
      </w:r>
      <w:bookmarkEnd w:id="701"/>
      <w:bookmarkEnd w:id="702"/>
      <w:bookmarkEnd w:id="703"/>
      <w:bookmarkEnd w:id="704"/>
      <w:bookmarkEnd w:id="705"/>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break, continue, goto,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99"/>
      <w:bookmarkStart w:id="707" w:name="_Toc323656709"/>
      <w:bookmarkStart w:id="708" w:name="_Toc324085447"/>
      <w:bookmarkStart w:id="709" w:name="_Toc383781099"/>
      <w:bookmarkStart w:id="710" w:name="_Toc57656208"/>
      <w:r w:rsidRPr="00903DBA">
        <w:t>Selection statements</w:t>
      </w:r>
      <w:bookmarkEnd w:id="706"/>
      <w:bookmarkEnd w:id="707"/>
      <w:bookmarkEnd w:id="708"/>
      <w:bookmarkEnd w:id="709"/>
      <w:bookmarkEnd w:id="710"/>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r w:rsidRPr="00E65FE6">
        <w:rPr>
          <w:rStyle w:val="CodeInText"/>
        </w:rPr>
        <w:t>i</w:t>
      </w:r>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As all values not equal to zero are interpreted as true, the following statement is equivalent with the previous one.fexacltly</w:t>
      </w:r>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r w:rsidRPr="00E65FE6">
        <w:rPr>
          <w:rStyle w:val="CodeInText"/>
        </w:rPr>
        <w:t>i</w:t>
      </w:r>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600"/>
      <w:bookmarkStart w:id="712" w:name="_Toc323656710"/>
      <w:bookmarkStart w:id="713" w:name="_Toc324085448"/>
      <w:bookmarkStart w:id="714" w:name="_Toc383781100"/>
      <w:bookmarkStart w:id="715" w:name="_Toc57656209"/>
      <w:r w:rsidRPr="00903DBA">
        <w:t>Iteration statements</w:t>
      </w:r>
      <w:bookmarkEnd w:id="711"/>
      <w:bookmarkEnd w:id="712"/>
      <w:bookmarkEnd w:id="713"/>
      <w:bookmarkEnd w:id="714"/>
      <w:bookmarkEnd w:id="715"/>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r w:rsidR="001249C1">
        <w:t>infinite</w:t>
      </w:r>
      <w:r w:rsidRPr="00903DBA">
        <w:t>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r w:rsidRPr="00E65FE6">
        <w:t>i</w:t>
      </w:r>
      <w:r w:rsidRPr="00903DBA">
        <w:t xml:space="preserve"> will never be updated and we will be stuck in an </w:t>
      </w:r>
      <w:r w:rsidR="001249C1">
        <w:t>infinite</w:t>
      </w:r>
      <w:r w:rsidRPr="00903DBA">
        <w:t xml:space="preserve">loop.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0485601"/>
      <w:bookmarkStart w:id="717" w:name="_Toc323656711"/>
      <w:bookmarkStart w:id="718" w:name="_Toc324085449"/>
      <w:bookmarkStart w:id="719" w:name="_Toc383781101"/>
      <w:bookmarkStart w:id="720" w:name="_Toc57656210"/>
      <w:r w:rsidRPr="00903DBA">
        <w:t>Jump statements</w:t>
      </w:r>
      <w:bookmarkEnd w:id="716"/>
      <w:bookmarkEnd w:id="717"/>
      <w:bookmarkEnd w:id="718"/>
      <w:bookmarkEnd w:id="719"/>
      <w:bookmarkEnd w:id="720"/>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r w:rsidRPr="00E65FE6">
        <w:rPr>
          <w:rStyle w:val="CodeInText"/>
        </w:rPr>
        <w:t>goto</w:t>
      </w:r>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r w:rsidRPr="00E65FE6">
        <w:t>goto</w:t>
      </w:r>
      <w:r w:rsidRPr="00903DBA">
        <w:t xml:space="preserve"> statement is considered to give rise to unstructured code, so called “spagetti code.” I strongly recommended that you omit </w:t>
      </w:r>
      <w:r w:rsidRPr="00E65FE6">
        <w:rPr>
          <w:rStyle w:val="CodeInText"/>
        </w:rPr>
        <w:t>goto</w:t>
      </w:r>
      <w:r w:rsidRPr="00903DBA">
        <w:t xml:space="preserve"> altogether. To put it bluntly: now when you seen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1" w:name="_Toc320485602"/>
      <w:bookmarkStart w:id="722" w:name="_Toc323656712"/>
      <w:bookmarkStart w:id="723" w:name="_Toc324085450"/>
      <w:bookmarkStart w:id="724" w:name="_Toc383781102"/>
      <w:bookmarkStart w:id="725" w:name="_Toc57656211"/>
      <w:r w:rsidRPr="00903DBA">
        <w:t>Expression statements</w:t>
      </w:r>
      <w:bookmarkEnd w:id="721"/>
      <w:bookmarkEnd w:id="722"/>
      <w:bookmarkEnd w:id="723"/>
      <w:bookmarkEnd w:id="724"/>
      <w:bookmarkEnd w:id="725"/>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3656713"/>
      <w:bookmarkStart w:id="727" w:name="_Toc324085451"/>
      <w:bookmarkStart w:id="728" w:name="_Toc383781103"/>
      <w:bookmarkStart w:id="729" w:name="_Toc57656212"/>
      <w:r w:rsidRPr="00903DBA">
        <w:t>Volatile</w:t>
      </w:r>
      <w:bookmarkEnd w:id="726"/>
      <w:bookmarkEnd w:id="727"/>
      <w:bookmarkEnd w:id="728"/>
      <w:bookmarkEnd w:id="729"/>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30"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31" w:author="Stefan Björnander" w:date="2012-05-06T21:16:00Z">
          <w:pPr>
            <w:pStyle w:val="CommandLine"/>
          </w:pPr>
        </w:pPrChange>
      </w:pPr>
    </w:p>
    <w:p w14:paraId="0D44E5CA" w14:textId="77777777" w:rsidR="00E80032" w:rsidRPr="00903DBA" w:rsidRDefault="00E80032">
      <w:pPr>
        <w:pStyle w:val="Code"/>
        <w:pPrChange w:id="732" w:author="Stefan Björnander" w:date="2012-05-06T21:16:00Z">
          <w:pPr>
            <w:pStyle w:val="CommandLine"/>
          </w:pPr>
        </w:pPrChange>
      </w:pPr>
      <w:r w:rsidRPr="00903DBA">
        <w:rPr>
          <w:rFonts w:eastAsia="Times New Roman"/>
          <w:noProof w:val="0"/>
          <w:color w:val="000000" w:themeColor="text1"/>
          <w:rPrChange w:id="733" w:author="Stefan Björnander" w:date="2012-05-06T21:51:00Z">
            <w:rPr>
              <w:color w:val="0000FF"/>
            </w:rPr>
          </w:rPrChange>
        </w:rPr>
        <w:t>while</w:t>
      </w:r>
      <w:r w:rsidRPr="00903DBA">
        <w:t xml:space="preserve"> (*p != 0) {</w:t>
      </w:r>
    </w:p>
    <w:p w14:paraId="27302477" w14:textId="77777777" w:rsidR="00E80032" w:rsidRPr="00903DBA" w:rsidRDefault="00E80032">
      <w:pPr>
        <w:pStyle w:val="Code"/>
        <w:pPrChange w:id="734"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35"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36" w:name="_Toc320485603"/>
      <w:bookmarkStart w:id="737" w:name="_Toc323656714"/>
      <w:bookmarkStart w:id="738" w:name="_Toc324085452"/>
      <w:bookmarkStart w:id="739" w:name="_Toc383781104"/>
      <w:bookmarkStart w:id="740" w:name="_Toc57656213"/>
      <w:r w:rsidRPr="00903DBA">
        <w:t>Functions</w:t>
      </w:r>
      <w:bookmarkEnd w:id="736"/>
      <w:bookmarkEnd w:id="737"/>
      <w:bookmarkEnd w:id="738"/>
      <w:bookmarkEnd w:id="739"/>
      <w:bookmarkEnd w:id="740"/>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FB43BB" w:rsidRPr="003F7CF1" w:rsidRDefault="00FB43B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FB43BB" w:rsidRPr="003F7CF1" w:rsidRDefault="00FB43BB"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FB43BB" w:rsidRPr="003F7CF1" w:rsidRDefault="00FB43B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FB43BB" w:rsidRPr="003F7CF1" w:rsidRDefault="00FB43B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FB43BB" w:rsidRPr="003F7CF1" w:rsidRDefault="00FB43BB"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FB43BB" w:rsidRPr="003F7CF1" w:rsidRDefault="00FB43B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FB43BB" w:rsidRPr="003F7CF1" w:rsidRDefault="00FB43BB"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FB43BB" w:rsidRPr="003F7CF1" w:rsidRDefault="00FB43BB"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FB43BB" w:rsidRPr="003F7CF1" w:rsidRDefault="00FB43BB"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FB43BB" w:rsidRPr="003F7CF1" w:rsidRDefault="00FB43BB"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FB43BB" w:rsidRPr="003F7CF1" w:rsidRDefault="00FB43BB"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FB43BB" w:rsidRPr="003F7CF1" w:rsidRDefault="00FB43BB"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r w:rsidRPr="00E65FE6">
        <w:t>SquareRoot</w:t>
      </w:r>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r w:rsidRPr="00E65FE6">
        <w:rPr>
          <w:rStyle w:val="CodeInText"/>
        </w:rPr>
        <w:t>oldRoot</w:t>
      </w:r>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41" w:name="_Toc320485604"/>
      <w:bookmarkStart w:id="742" w:name="_Toc323656715"/>
      <w:bookmarkStart w:id="743" w:name="_Toc324085453"/>
      <w:bookmarkStart w:id="744" w:name="_Toc383781105"/>
      <w:bookmarkStart w:id="745" w:name="_Toc57656214"/>
      <w:r w:rsidRPr="00903DBA">
        <w:t>Void Functions</w:t>
      </w:r>
      <w:bookmarkEnd w:id="741"/>
      <w:bookmarkEnd w:id="742"/>
      <w:bookmarkEnd w:id="743"/>
      <w:bookmarkEnd w:id="744"/>
      <w:bookmarkEnd w:id="745"/>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46" w:name="_Toc320485605"/>
      <w:bookmarkStart w:id="747" w:name="_Toc323656716"/>
      <w:bookmarkStart w:id="748" w:name="_Toc324085454"/>
      <w:bookmarkStart w:id="749" w:name="_Toc383781106"/>
      <w:bookmarkStart w:id="750" w:name="_Toc57656215"/>
      <w:r w:rsidRPr="00903DBA">
        <w:t>Local and global variables</w:t>
      </w:r>
      <w:bookmarkEnd w:id="746"/>
      <w:bookmarkEnd w:id="747"/>
      <w:bookmarkEnd w:id="748"/>
      <w:bookmarkEnd w:id="749"/>
      <w:bookmarkEnd w:id="750"/>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51" w:name="_Toc323656717"/>
      <w:bookmarkStart w:id="752" w:name="_Toc324085455"/>
      <w:bookmarkStart w:id="753" w:name="_Toc383781107"/>
      <w:bookmarkStart w:id="754" w:name="_Toc57656216"/>
      <w:r w:rsidRPr="00903DBA">
        <w:t>Inner Blocks with Local Variables</w:t>
      </w:r>
      <w:bookmarkEnd w:id="751"/>
      <w:bookmarkEnd w:id="752"/>
      <w:bookmarkEnd w:id="753"/>
      <w:bookmarkEnd w:id="754"/>
    </w:p>
    <w:p w14:paraId="2243B6C4" w14:textId="500A43CB" w:rsidR="00E80032" w:rsidRPr="00903DBA" w:rsidRDefault="00E80032" w:rsidP="00E80032">
      <w:r w:rsidRPr="00903DBA">
        <w:t xml:space="preserve">In C, you are allowed to use the bracket notation when </w:t>
      </w:r>
      <w:r w:rsidR="002F35C1" w:rsidRPr="00903DBA">
        <w:t>initializer</w:t>
      </w:r>
      <w:r w:rsidRPr="00903DBA">
        <w:t>ializing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755"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r w:rsidR="002F35C1" w:rsidRPr="00903DBA">
        <w:t>initializer</w:t>
      </w:r>
      <w:r w:rsidRPr="00903DBA">
        <w:t>ializing structures.</w:t>
      </w:r>
    </w:p>
    <w:p w14:paraId="69EC1D7C" w14:textId="77777777" w:rsidR="00E80032" w:rsidRPr="00903DBA" w:rsidRDefault="00E80032" w:rsidP="00E80032">
      <w:pPr>
        <w:pStyle w:val="Code"/>
      </w:pPr>
      <w:r w:rsidRPr="00903DBA">
        <w:rPr>
          <w:color w:val="000000" w:themeColor="text1"/>
          <w:rPrChange w:id="756"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57" w:author="Stefan Björnander" w:date="2012-05-06T21:51:00Z">
            <w:rPr>
              <w:color w:val="0000FF"/>
            </w:rPr>
          </w:rPrChange>
        </w:rPr>
        <w:t>struct</w:t>
      </w:r>
      <w:r w:rsidRPr="00903DBA">
        <w:t xml:space="preserve"> IntPair Block(</w:t>
      </w:r>
      <w:r w:rsidRPr="00903DBA">
        <w:rPr>
          <w:color w:val="000000" w:themeColor="text1"/>
          <w:rPrChange w:id="758"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759" w:name="_Toc320485606"/>
      <w:bookmarkStart w:id="760" w:name="_Toc323656718"/>
      <w:bookmarkStart w:id="761" w:name="_Toc324085456"/>
      <w:bookmarkStart w:id="762" w:name="_Toc383781108"/>
      <w:bookmarkStart w:id="763" w:name="_Toc57656217"/>
      <w:r w:rsidRPr="00903DBA">
        <w:t>Call-by-Value and Call-by-Reference</w:t>
      </w:r>
      <w:bookmarkEnd w:id="759"/>
      <w:bookmarkEnd w:id="760"/>
      <w:bookmarkEnd w:id="761"/>
      <w:bookmarkEnd w:id="762"/>
      <w:bookmarkEnd w:id="763"/>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r w:rsidRPr="00E65FE6">
        <w:t>firstNum</w:t>
      </w:r>
      <w:r w:rsidRPr="00903DBA">
        <w:t xml:space="preserve"> and </w:t>
      </w:r>
      <w:r w:rsidRPr="00E65FE6">
        <w:t>secondNum</w:t>
      </w:r>
      <w:r w:rsidRPr="00903DBA">
        <w:t xml:space="preserve"> in </w:t>
      </w:r>
      <w:r w:rsidRPr="00E65FE6">
        <w:t>main</w:t>
      </w:r>
      <w:r w:rsidRPr="00903DBA">
        <w:t xml:space="preserve"> are copied into </w:t>
      </w:r>
      <w:r w:rsidRPr="00E65FE6">
        <w:t>num1</w:t>
      </w:r>
      <w:r w:rsidRPr="00903DBA">
        <w:t xml:space="preserve"> and </w:t>
      </w:r>
      <w:r w:rsidRPr="00E65FE6">
        <w:t>num2</w:t>
      </w:r>
      <w:r w:rsidRPr="00903DBA">
        <w:t xml:space="preserve"> in </w:t>
      </w:r>
      <w:r w:rsidRPr="00E65FE6">
        <w:t>Swap</w:t>
      </w:r>
      <w:r w:rsidRPr="00903DBA">
        <w:t xml:space="preserve">. Then </w:t>
      </w:r>
      <w:r w:rsidRPr="00E65FE6">
        <w:t>num1</w:t>
      </w:r>
      <w:r w:rsidRPr="00903DBA">
        <w:t xml:space="preserve"> and </w:t>
      </w:r>
      <w:r w:rsidRPr="00E65FE6">
        <w:t>num2</w:t>
      </w:r>
      <w:r w:rsidRPr="00903DBA">
        <w:t xml:space="preserve"> exchange values with the help of </w:t>
      </w:r>
      <w:r w:rsidRPr="00E65FE6">
        <w:t>temp</w:t>
      </w:r>
      <w:r w:rsidRPr="00903DBA">
        <w:t xml:space="preserve">. However, their values are not copied back into </w:t>
      </w:r>
      <w:r w:rsidRPr="00E65FE6">
        <w:t>firstNum</w:t>
      </w:r>
      <w:r w:rsidRPr="00903DBA">
        <w:t xml:space="preserve"> and </w:t>
      </w:r>
      <w:r w:rsidRPr="00E65FE6">
        <w:t>secondNum</w:t>
      </w:r>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FB43BB" w:rsidRPr="003F7CF1" w:rsidRDefault="00FB43B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FB43BB" w:rsidRPr="003F7CF1" w:rsidRDefault="00FB43B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FB43BB" w:rsidRPr="003F7CF1" w:rsidRDefault="00FB43BB"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FB43BB" w:rsidRPr="003F7CF1" w:rsidRDefault="00FB43B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FB43BB" w:rsidRPr="003F7CF1" w:rsidRDefault="00FB43B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FB43BB" w:rsidRPr="003F7CF1" w:rsidRDefault="00FB43B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FB43BB" w:rsidRPr="003F7CF1" w:rsidRDefault="00FB43BB"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FB43BB" w:rsidRPr="003F7CF1" w:rsidRDefault="00FB43B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FB43BB" w:rsidRPr="003F7CF1" w:rsidRDefault="00FB43B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FB43BB" w:rsidRPr="003F7CF1" w:rsidRDefault="00FB43B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FB43BB" w:rsidRPr="003F7CF1" w:rsidRDefault="00FB43B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FB43BB" w:rsidRPr="003F7CF1" w:rsidRDefault="00FB43B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FB43BB" w:rsidRPr="003F7CF1" w:rsidRDefault="00FB43B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FB43BB" w:rsidRPr="003F7CF1" w:rsidRDefault="00FB43B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FB43BB" w:rsidRPr="003F7CF1" w:rsidRDefault="00FB43B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FB43BB" w:rsidRPr="003F7CF1" w:rsidRDefault="00FB43B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FB43BB" w:rsidRPr="003F7CF1" w:rsidRDefault="00FB43B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FB43BB" w:rsidRPr="003F7CF1" w:rsidRDefault="00FB43B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FB43BB" w:rsidRPr="003F7CF1" w:rsidRDefault="00FB43B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FB43BB" w:rsidRPr="003F7CF1" w:rsidRDefault="00FB43B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FB43BB" w:rsidRPr="003F7CF1" w:rsidRDefault="00FB43B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FB43BB" w:rsidRPr="003F7CF1" w:rsidRDefault="00FB43B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FB43BB" w:rsidRPr="003F7CF1" w:rsidRDefault="00FB43B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FB43BB" w:rsidRPr="003F7CF1" w:rsidRDefault="00FB43B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FB43BB" w:rsidRPr="003F7CF1" w:rsidRDefault="00FB43B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FB43BB" w:rsidRPr="003F7CF1" w:rsidRDefault="00FB43B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FB43BB" w:rsidRPr="003F7CF1" w:rsidRDefault="00FB43B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FB43BB" w:rsidRPr="003F7CF1" w:rsidRDefault="00FB43BB"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FB43BB" w:rsidRPr="003F7CF1" w:rsidRDefault="00FB43BB"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FB43BB" w:rsidRPr="003F7CF1" w:rsidRDefault="00FB43BB"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FB43BB" w:rsidRPr="003F7CF1" w:rsidRDefault="00FB43BB"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FB43BB" w:rsidRPr="003F7CF1" w:rsidRDefault="00FB43BB"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FB43BB" w:rsidRPr="003F7CF1" w:rsidRDefault="00FB43BB"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FB43BB" w:rsidRPr="003F7CF1" w:rsidRDefault="00FB43BB"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FB43BB" w:rsidRPr="003F7CF1" w:rsidRDefault="00FB43BB"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FB43BB" w:rsidRPr="003F7CF1" w:rsidRDefault="00FB43BB"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FB43BB" w:rsidRPr="003F7CF1" w:rsidRDefault="00FB43BB"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FB43BB" w:rsidRPr="003F7CF1" w:rsidRDefault="00FB43BB"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FB43BB" w:rsidRPr="003F7CF1" w:rsidRDefault="00FB43BB"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FB43BB" w:rsidRPr="003F7CF1" w:rsidRDefault="00FB43BB"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FB43BB" w:rsidRPr="003F7CF1" w:rsidRDefault="00FB43BB"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FB43BB" w:rsidRPr="003F7CF1" w:rsidRDefault="00FB43BB"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FB43BB" w:rsidRPr="003F7CF1" w:rsidRDefault="00FB43BB"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FB43BB" w:rsidRPr="003F7CF1" w:rsidRDefault="00FB43BB"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FB43BB" w:rsidRPr="003F7CF1" w:rsidRDefault="00FB43BB"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FB43BB" w:rsidRPr="003F7CF1" w:rsidRDefault="00FB43BB"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FB43BB" w:rsidRPr="003F7CF1" w:rsidRDefault="00FB43BB"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FB43BB" w:rsidRPr="003F7CF1" w:rsidRDefault="00FB43BB"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FB43BB" w:rsidRPr="003F7CF1" w:rsidRDefault="00FB43BB"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FB43BB" w:rsidRPr="003F7CF1" w:rsidRDefault="00FB43BB"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FB43BB" w:rsidRPr="003F7CF1" w:rsidRDefault="00FB43BB"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FB43BB" w:rsidRPr="003F7CF1" w:rsidRDefault="00FB43BB"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FB43BB" w:rsidRPr="003F7CF1" w:rsidRDefault="00FB43BB"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FB43BB" w:rsidRPr="003F7CF1" w:rsidRDefault="00FB43B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r w:rsidRPr="00E65FE6">
        <w:t>firstNum</w:t>
      </w:r>
      <w:r w:rsidRPr="00903DBA">
        <w:t xml:space="preserve"> and </w:t>
      </w:r>
      <w:r w:rsidRPr="00E65FE6">
        <w:t>secondNum</w:t>
      </w:r>
      <w:r w:rsidRPr="00903DBA">
        <w:t xml:space="preserve">, but rather their addresses. Therefore, </w:t>
      </w:r>
      <w:r w:rsidRPr="00E65FE6">
        <w:t>num1</w:t>
      </w:r>
      <w:r w:rsidRPr="00903DBA">
        <w:t xml:space="preserve"> and </w:t>
      </w:r>
      <w:r w:rsidRPr="00E65FE6">
        <w:t>num2</w:t>
      </w:r>
      <w:r w:rsidRPr="00903DBA">
        <w:t xml:space="preserve"> in </w:t>
      </w:r>
      <w:r w:rsidRPr="00E65FE6">
        <w:t>Swap</w:t>
      </w:r>
      <w:r w:rsidRPr="00903DBA">
        <w:t xml:space="preserve"> does in fact contain the addresses of </w:t>
      </w:r>
      <w:r w:rsidRPr="00E65FE6">
        <w:t>firstNum</w:t>
      </w:r>
      <w:r w:rsidRPr="00903DBA">
        <w:t xml:space="preserve"> and </w:t>
      </w:r>
      <w:r w:rsidRPr="00E65FE6">
        <w:t>secondNum</w:t>
      </w:r>
      <w:r w:rsidRPr="00903DBA">
        <w:t xml:space="preserve"> on main. As in the reference section above, we illustrate this with dashed arrows. Therefore, when </w:t>
      </w:r>
      <w:r w:rsidRPr="00E65FE6">
        <w:t>num1</w:t>
      </w:r>
      <w:r w:rsidRPr="00903DBA">
        <w:t xml:space="preserve"> and </w:t>
      </w:r>
      <w:r w:rsidRPr="00E65FE6">
        <w:t>num2</w:t>
      </w:r>
      <w:r w:rsidRPr="00903DBA">
        <w:t xml:space="preserve"> exchanges values, in fact the values of </w:t>
      </w:r>
      <w:r w:rsidRPr="00E65FE6">
        <w:t>firstNum</w:t>
      </w:r>
      <w:r w:rsidRPr="00903DBA">
        <w:t xml:space="preserve"> and </w:t>
      </w:r>
      <w:r w:rsidRPr="00E65FE6">
        <w:rPr>
          <w:rStyle w:val="CodeInText"/>
        </w:rPr>
        <w:t>secondNum</w:t>
      </w:r>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FB43BB" w:rsidRPr="003F7CF1" w:rsidRDefault="00FB43B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FB43BB" w:rsidRPr="003F7CF1" w:rsidRDefault="00FB43B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FB43BB" w:rsidRPr="003F7CF1" w:rsidRDefault="00FB43B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FB43BB" w:rsidRPr="003F7CF1" w:rsidRDefault="00FB43B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FB43BB" w:rsidRPr="003F7CF1" w:rsidRDefault="00FB43B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FB43BB" w:rsidRPr="003F7CF1" w:rsidRDefault="00FB43B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FB43BB" w:rsidRPr="003F7CF1" w:rsidRDefault="00FB43B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FB43BB" w:rsidRPr="003F7CF1" w:rsidRDefault="00FB43B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FB43BB" w:rsidRPr="003F7CF1" w:rsidRDefault="00FB43B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FB43BB" w:rsidRPr="003F7CF1" w:rsidRDefault="00FB43B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FB43BB" w:rsidRPr="003F7CF1" w:rsidRDefault="00FB43B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FB43BB" w:rsidRPr="003F7CF1" w:rsidRDefault="00FB43B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FB43BB" w:rsidRPr="003F7CF1" w:rsidRDefault="00FB43B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FB43BB" w:rsidRPr="003F7CF1" w:rsidRDefault="00FB43B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FB43BB" w:rsidRPr="003F7CF1" w:rsidRDefault="00FB43B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FB43BB" w:rsidRPr="003F7CF1" w:rsidRDefault="00FB43B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FB43BB" w:rsidRPr="003F7CF1" w:rsidRDefault="00FB43B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FB43BB" w:rsidRPr="003F7CF1" w:rsidRDefault="00FB43B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FB43BB" w:rsidRPr="003F7CF1" w:rsidRDefault="00FB43B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FB43BB" w:rsidRPr="003F7CF1" w:rsidRDefault="00FB43B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FB43BB" w:rsidRPr="003F7CF1" w:rsidRDefault="00FB43BB"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FB43BB" w:rsidRPr="003F7CF1" w:rsidRDefault="00FB43B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FB43BB" w:rsidRPr="003F7CF1" w:rsidRDefault="00FB43B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FB43BB" w:rsidRPr="003F7CF1" w:rsidRDefault="00FB43B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FB43BB" w:rsidRPr="003F7CF1" w:rsidRDefault="00FB43B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FB43BB" w:rsidRPr="003F7CF1" w:rsidRDefault="00FB43B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FB43BB" w:rsidRPr="003F7CF1" w:rsidRDefault="00FB43BB"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FB43BB" w:rsidRPr="003F7CF1" w:rsidRDefault="00FB43BB"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FB43BB" w:rsidRPr="003F7CF1" w:rsidRDefault="00FB43BB"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FB43BB" w:rsidRPr="003F7CF1" w:rsidRDefault="00FB43BB"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FB43BB" w:rsidRPr="003F7CF1" w:rsidRDefault="00FB43BB"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FB43BB" w:rsidRPr="003F7CF1" w:rsidRDefault="00FB43BB"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FB43BB" w:rsidRPr="003F7CF1" w:rsidRDefault="00FB43BB"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FB43BB" w:rsidRPr="003F7CF1" w:rsidRDefault="00FB43BB"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FB43BB" w:rsidRPr="003F7CF1" w:rsidRDefault="00FB43BB"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FB43BB" w:rsidRPr="003F7CF1" w:rsidRDefault="00FB43BB"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FB43BB" w:rsidRPr="003F7CF1" w:rsidRDefault="00FB43BB"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FB43BB" w:rsidRPr="003F7CF1" w:rsidRDefault="00FB43BB"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FB43BB" w:rsidRPr="003F7CF1" w:rsidRDefault="00FB43BB"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FB43BB" w:rsidRPr="003F7CF1" w:rsidRDefault="00FB43BB"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FB43BB" w:rsidRPr="003F7CF1" w:rsidRDefault="00FB43BB"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FB43BB" w:rsidRPr="003F7CF1" w:rsidRDefault="00FB43BB"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FB43BB" w:rsidRPr="003F7CF1" w:rsidRDefault="00FB43BB"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FB43BB" w:rsidRPr="003F7CF1" w:rsidRDefault="00FB43BB"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FB43BB" w:rsidRPr="003F7CF1" w:rsidRDefault="00FB43BB"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FB43BB" w:rsidRPr="003F7CF1" w:rsidRDefault="00FB43BB"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FB43BB" w:rsidRPr="003F7CF1" w:rsidRDefault="00FB43BB"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FB43BB" w:rsidRPr="003F7CF1" w:rsidRDefault="00FB43BB"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FB43BB" w:rsidRPr="003F7CF1" w:rsidRDefault="00FB43BB"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FB43BB" w:rsidRPr="003F7CF1" w:rsidRDefault="00FB43BB"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FB43BB" w:rsidRPr="003F7CF1" w:rsidRDefault="00FB43BB"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FB43BB" w:rsidRPr="003F7CF1" w:rsidRDefault="00FB43BB"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FB43BB" w:rsidRPr="003F7CF1" w:rsidRDefault="00FB43BB"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FB43BB" w:rsidRPr="003F7CF1" w:rsidRDefault="00FB43BB"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FB43BB" w:rsidRPr="003F7CF1" w:rsidRDefault="00FB43BB"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FB43BB" w:rsidRPr="003F7CF1" w:rsidRDefault="00FB43BB"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FB43BB" w:rsidRPr="003F7CF1" w:rsidRDefault="00FB43BB"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64" w:name="_Toc320485607"/>
      <w:bookmarkStart w:id="765" w:name="_Toc323656719"/>
      <w:bookmarkStart w:id="766" w:name="_Toc324085457"/>
      <w:bookmarkStart w:id="767" w:name="_Toc383781109"/>
      <w:bookmarkStart w:id="768" w:name="_Toc57656218"/>
      <w:r w:rsidRPr="00903DBA">
        <w:t>Static, Extern, and Register Variables</w:t>
      </w:r>
      <w:bookmarkEnd w:id="764"/>
      <w:bookmarkEnd w:id="765"/>
      <w:bookmarkEnd w:id="766"/>
      <w:bookmarkEnd w:id="767"/>
      <w:bookmarkEnd w:id="768"/>
    </w:p>
    <w:p w14:paraId="0C33C95A" w14:textId="2884947C" w:rsidR="00E80032" w:rsidRPr="00903DBA" w:rsidRDefault="00E80032" w:rsidP="00E65FE6">
      <w:pPr>
        <w:pStyle w:val="CodeHeader"/>
      </w:pPr>
      <w:r w:rsidRPr="00903DBA">
        <w:t xml:space="preserve">In the function below, </w:t>
      </w:r>
      <w:r w:rsidRPr="00E65FE6">
        <w:t>s_count</w:t>
      </w:r>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r w:rsidRPr="00E65FE6">
        <w:t>s_count</w:t>
      </w:r>
      <w:r w:rsidRPr="00903DBA">
        <w:t xml:space="preserve"> was a regular local variable (without the keyword </w:t>
      </w:r>
      <w:r w:rsidRPr="00E65FE6">
        <w:t>static</w:t>
      </w:r>
      <w:r w:rsidRPr="00903DBA">
        <w:t xml:space="preserve">), the function would, at every call, write that the function has been called once, as </w:t>
      </w:r>
      <w:r w:rsidRPr="00E65FE6">
        <w:rPr>
          <w:rStyle w:val="CodeInText"/>
        </w:rPr>
        <w:t>s_count</w:t>
      </w:r>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If we define a global variable in one file, it will be accessable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r w:rsidRPr="00903DBA">
        <w:t>File1.c</w:t>
      </w:r>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r w:rsidRPr="00903DBA">
        <w:t>File2.c</w:t>
      </w:r>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69" w:name="_Toc320485608"/>
      <w:bookmarkStart w:id="770" w:name="_Toc323656720"/>
      <w:bookmarkStart w:id="771" w:name="_Toc324085458"/>
      <w:bookmarkStart w:id="772" w:name="_Toc383781110"/>
      <w:bookmarkStart w:id="773" w:name="_Toc57656219"/>
      <w:r w:rsidRPr="00903DBA">
        <w:t>Recursion</w:t>
      </w:r>
      <w:bookmarkEnd w:id="769"/>
      <w:bookmarkEnd w:id="770"/>
      <w:bookmarkEnd w:id="771"/>
      <w:bookmarkEnd w:id="772"/>
      <w:bookmarkEnd w:id="773"/>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7pt;height:11.8pt" o:ole="" fillcolor="window">
            <v:imagedata r:id="rId16" o:title=""/>
          </v:shape>
          <o:OLEObject Type="Embed" ProgID="Equation.3" ShapeID="_x0000_i1029" DrawAspect="Content" ObjectID="_1669476699"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74" w:name="_Toc320485609"/>
      <w:bookmarkStart w:id="775" w:name="_Toc323656721"/>
      <w:bookmarkStart w:id="776" w:name="_Toc324085459"/>
      <w:bookmarkStart w:id="777" w:name="_Toc383781111"/>
      <w:bookmarkStart w:id="778" w:name="_Toc57656220"/>
      <w:r w:rsidRPr="00903DBA">
        <w:t>Definition</w:t>
      </w:r>
      <w:r w:rsidR="00E80032" w:rsidRPr="00903DBA">
        <w:t xml:space="preserve"> and Declaration</w:t>
      </w:r>
      <w:bookmarkEnd w:id="774"/>
      <w:bookmarkEnd w:id="775"/>
      <w:bookmarkEnd w:id="776"/>
      <w:bookmarkEnd w:id="777"/>
      <w:bookmarkEnd w:id="778"/>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4665D81B"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3AD5">
        <w:t>14.27</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2pt" o:ole="" fillcolor="window">
            <v:imagedata r:id="rId19" o:title=""/>
          </v:shape>
          <o:OLEObject Type="Embed" ProgID="Equation.3" ShapeID="_x0000_i1030" DrawAspect="Content" ObjectID="_1669476700" r:id="rId20"/>
        </w:object>
      </w:r>
    </w:p>
    <w:p w14:paraId="4649FE88" w14:textId="77777777" w:rsidR="00E80032" w:rsidRPr="00903DBA" w:rsidRDefault="00E80032" w:rsidP="00E80032">
      <w:r w:rsidRPr="00903DBA">
        <w:object w:dxaOrig="2840" w:dyaOrig="720" w14:anchorId="47114D30">
          <v:shape id="_x0000_i1031" type="#_x0000_t75" style="width:2in;height:36.2pt" o:ole="" fillcolor="window">
            <v:imagedata r:id="rId21" o:title=""/>
          </v:shape>
          <o:OLEObject Type="Embed" ProgID="Equation.3" ShapeID="_x0000_i1031" DrawAspect="Content" ObjectID="_1669476701"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79" w:name="_Toc320485610"/>
      <w:bookmarkStart w:id="780" w:name="_Toc323656722"/>
      <w:bookmarkStart w:id="781" w:name="_Toc324085460"/>
      <w:bookmarkStart w:id="782" w:name="_Toc383781112"/>
      <w:bookmarkStart w:id="783" w:name="_Toc57656221"/>
      <w:r w:rsidRPr="00903DBA">
        <w:t>Higher-Order Functions</w:t>
      </w:r>
      <w:bookmarkEnd w:id="779"/>
      <w:bookmarkEnd w:id="780"/>
      <w:bookmarkEnd w:id="781"/>
      <w:bookmarkEnd w:id="782"/>
      <w:bookmarkEnd w:id="783"/>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r w:rsidRPr="00E65FE6">
        <w:t>ApplyArray</w:t>
      </w:r>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r w:rsidRPr="00E65FE6">
        <w:rPr>
          <w:rStyle w:val="CodeInText"/>
        </w:rPr>
        <w:t>APPLY_FUNC</w:t>
      </w:r>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84" w:name="_Toc320485611"/>
      <w:bookmarkStart w:id="785" w:name="_Toc323656723"/>
      <w:bookmarkStart w:id="786" w:name="_Toc324085461"/>
      <w:bookmarkStart w:id="787" w:name="_Toc383781113"/>
      <w:bookmarkStart w:id="788" w:name="_Ref383865210"/>
      <w:bookmarkStart w:id="789" w:name="_Toc57656222"/>
      <w:r w:rsidRPr="00903DBA">
        <w:t>Structures and Linked Lists</w:t>
      </w:r>
      <w:bookmarkEnd w:id="784"/>
      <w:bookmarkEnd w:id="785"/>
      <w:bookmarkEnd w:id="786"/>
      <w:bookmarkEnd w:id="787"/>
      <w:bookmarkEnd w:id="788"/>
      <w:bookmarkEnd w:id="789"/>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FB43BB" w:rsidRPr="003F7CF1" w:rsidRDefault="00FB43B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FB43BB" w:rsidRPr="003F7CF1" w:rsidRDefault="00FB43B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FB43BB" w:rsidRPr="003F7CF1" w:rsidRDefault="00FB43B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FB43BB" w:rsidRPr="003F7CF1" w:rsidRDefault="00FB43B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FB43BB" w:rsidRPr="003F7CF1" w:rsidRDefault="00FB43B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FB43BB" w:rsidRPr="003F7CF1" w:rsidRDefault="00FB43B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FB43BB" w:rsidRPr="003F7CF1" w:rsidRDefault="00FB43B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FB43BB" w:rsidRPr="003F7CF1" w:rsidRDefault="00FB43B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FB43BB" w:rsidRPr="003F7CF1" w:rsidRDefault="00FB43B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FB43BB" w:rsidRPr="003F7CF1" w:rsidRDefault="00FB43B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FB43BB" w:rsidRPr="003F7CF1" w:rsidRDefault="00FB43B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FB43BB" w:rsidRPr="003F7CF1" w:rsidRDefault="00FB43B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FB43BB" w:rsidRPr="003F7CF1" w:rsidRDefault="00FB43B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FB43BB" w:rsidRPr="003F7CF1" w:rsidRDefault="00FB43BB"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FB43BB" w:rsidRPr="003F7CF1" w:rsidRDefault="00FB43BB"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FB43BB" w:rsidRPr="003F7CF1" w:rsidRDefault="00FB43BB"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FB43BB" w:rsidRPr="003F7CF1" w:rsidRDefault="00FB43BB"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FB43BB" w:rsidRPr="003F7CF1" w:rsidRDefault="00FB43BB"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FB43BB" w:rsidRPr="003F7CF1" w:rsidRDefault="00FB43BB"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FB43BB" w:rsidRPr="003F7CF1" w:rsidRDefault="00FB43BB"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FB43BB" w:rsidRPr="003F7CF1" w:rsidRDefault="00FB43BB"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FB43BB" w:rsidRPr="003F7CF1" w:rsidRDefault="00FB43BB"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FB43BB" w:rsidRPr="003F7CF1" w:rsidRDefault="00FB43BB"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FB43BB" w:rsidRPr="003F7CF1" w:rsidRDefault="00FB43BB"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FB43BB" w:rsidRPr="003F7CF1" w:rsidRDefault="00FB43BB"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FB43BB" w:rsidRPr="003F7CF1" w:rsidRDefault="00FB43BB"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90" w:name="_Toc320485612"/>
      <w:bookmarkStart w:id="791" w:name="_Toc323656724"/>
      <w:bookmarkStart w:id="792" w:name="_Toc324085462"/>
      <w:bookmarkStart w:id="793" w:name="_Toc383781114"/>
      <w:bookmarkStart w:id="794" w:name="_Toc57656223"/>
      <w:r w:rsidRPr="00903DBA">
        <w:t>Stacks and Linked Lists</w:t>
      </w:r>
      <w:bookmarkEnd w:id="790"/>
      <w:bookmarkEnd w:id="791"/>
      <w:bookmarkEnd w:id="792"/>
      <w:bookmarkEnd w:id="793"/>
      <w:bookmarkEnd w:id="794"/>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FB43BB" w:rsidRPr="003F7CF1" w:rsidRDefault="00FB43B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FB43BB" w:rsidRPr="003F7CF1" w:rsidRDefault="00FB43B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FB43BB" w:rsidRPr="003F7CF1" w:rsidRDefault="00FB43B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FB43BB" w:rsidRPr="003F7CF1" w:rsidRDefault="00FB43BB" w:rsidP="00E80032">
                              <w:pPr>
                                <w:pStyle w:val="SourceCodeBoxText"/>
                                <w:rPr>
                                  <w:sz w:val="19"/>
                                  <w:szCs w:val="19"/>
                                  <w:lang w:val="en-US"/>
                                </w:rPr>
                              </w:pPr>
                              <w:r w:rsidRPr="003F7CF1">
                                <w:rPr>
                                  <w:sz w:val="19"/>
                                  <w:szCs w:val="19"/>
                                  <w:lang w:val="en-US"/>
                                </w:rPr>
                                <w:t>push 1</w:t>
                              </w:r>
                            </w:p>
                            <w:p w14:paraId="3C159322" w14:textId="77777777" w:rsidR="00FB43BB" w:rsidRPr="003F7CF1" w:rsidRDefault="00FB43BB" w:rsidP="00E80032">
                              <w:pPr>
                                <w:pStyle w:val="SourceCodeBoxText"/>
                                <w:rPr>
                                  <w:sz w:val="19"/>
                                  <w:szCs w:val="19"/>
                                  <w:lang w:val="en-US"/>
                                </w:rPr>
                              </w:pPr>
                              <w:r w:rsidRPr="003F7CF1">
                                <w:rPr>
                                  <w:sz w:val="19"/>
                                  <w:szCs w:val="19"/>
                                  <w:lang w:val="en-US"/>
                                </w:rPr>
                                <w:t>push 2</w:t>
                              </w:r>
                            </w:p>
                            <w:p w14:paraId="22BA48C9" w14:textId="77777777" w:rsidR="00FB43BB" w:rsidRPr="003F7CF1" w:rsidRDefault="00FB43BB" w:rsidP="00E80032">
                              <w:pPr>
                                <w:pStyle w:val="SourceCodeBoxText"/>
                                <w:rPr>
                                  <w:sz w:val="19"/>
                                  <w:szCs w:val="19"/>
                                  <w:lang w:val="en-US"/>
                                </w:rPr>
                              </w:pPr>
                              <w:r w:rsidRPr="003F7CF1">
                                <w:rPr>
                                  <w:sz w:val="19"/>
                                  <w:szCs w:val="19"/>
                                  <w:lang w:val="en-US"/>
                                </w:rPr>
                                <w:t>push 3</w:t>
                              </w:r>
                            </w:p>
                            <w:p w14:paraId="5F86FACB" w14:textId="77777777" w:rsidR="00FB43BB" w:rsidRPr="003F7CF1" w:rsidRDefault="00FB43BB"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FB43BB" w:rsidRPr="003F7CF1" w:rsidRDefault="00FB43BB"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FB43BB" w:rsidRPr="003F7CF1" w:rsidRDefault="00FB43BB"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FB43BB" w:rsidRPr="003F7CF1" w:rsidRDefault="00FB43BB"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FB43BB" w:rsidRPr="003F7CF1" w:rsidRDefault="00FB43BB" w:rsidP="00E80032">
                        <w:pPr>
                          <w:pStyle w:val="SourceCodeBoxText"/>
                          <w:rPr>
                            <w:sz w:val="19"/>
                            <w:szCs w:val="19"/>
                            <w:lang w:val="en-US"/>
                          </w:rPr>
                        </w:pPr>
                        <w:r w:rsidRPr="003F7CF1">
                          <w:rPr>
                            <w:sz w:val="19"/>
                            <w:szCs w:val="19"/>
                            <w:lang w:val="en-US"/>
                          </w:rPr>
                          <w:t>push 1</w:t>
                        </w:r>
                      </w:p>
                      <w:p w14:paraId="3C159322" w14:textId="77777777" w:rsidR="00FB43BB" w:rsidRPr="003F7CF1" w:rsidRDefault="00FB43BB" w:rsidP="00E80032">
                        <w:pPr>
                          <w:pStyle w:val="SourceCodeBoxText"/>
                          <w:rPr>
                            <w:sz w:val="19"/>
                            <w:szCs w:val="19"/>
                            <w:lang w:val="en-US"/>
                          </w:rPr>
                        </w:pPr>
                        <w:r w:rsidRPr="003F7CF1">
                          <w:rPr>
                            <w:sz w:val="19"/>
                            <w:szCs w:val="19"/>
                            <w:lang w:val="en-US"/>
                          </w:rPr>
                          <w:t>push 2</w:t>
                        </w:r>
                      </w:p>
                      <w:p w14:paraId="22BA48C9" w14:textId="77777777" w:rsidR="00FB43BB" w:rsidRPr="003F7CF1" w:rsidRDefault="00FB43BB" w:rsidP="00E80032">
                        <w:pPr>
                          <w:pStyle w:val="SourceCodeBoxText"/>
                          <w:rPr>
                            <w:sz w:val="19"/>
                            <w:szCs w:val="19"/>
                            <w:lang w:val="en-US"/>
                          </w:rPr>
                        </w:pPr>
                        <w:r w:rsidRPr="003F7CF1">
                          <w:rPr>
                            <w:sz w:val="19"/>
                            <w:szCs w:val="19"/>
                            <w:lang w:val="en-US"/>
                          </w:rPr>
                          <w:t>push 3</w:t>
                        </w:r>
                      </w:p>
                      <w:p w14:paraId="5F86FACB" w14:textId="77777777" w:rsidR="00FB43BB" w:rsidRPr="003F7CF1" w:rsidRDefault="00FB43BB"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r w:rsidRPr="00903DBA">
        <w:t>Cell.h</w:t>
      </w:r>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r w:rsidRPr="00903DBA">
        <w:t>Cell.c</w:t>
      </w:r>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r w:rsidRPr="00903DBA">
        <w:t>Main.c</w:t>
      </w:r>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FB43BB" w:rsidRPr="003F7CF1" w:rsidRDefault="00FB43B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FB43BB" w:rsidRPr="003F7CF1" w:rsidRDefault="00FB43B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FB43BB" w:rsidRPr="003F7CF1" w:rsidRDefault="00FB43B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FB43BB" w:rsidRPr="003F7CF1" w:rsidRDefault="00FB43B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FB43BB" w:rsidRPr="003F7CF1" w:rsidRDefault="00FB43B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FB43BB" w:rsidRPr="003F7CF1" w:rsidRDefault="00FB43B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FB43BB" w:rsidRPr="003F7CF1" w:rsidRDefault="00FB43B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FB43BB" w:rsidRPr="003F7CF1" w:rsidRDefault="00FB43B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FB43BB" w:rsidRPr="003F7CF1" w:rsidRDefault="00FB43B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FB43BB" w:rsidRPr="003F7CF1" w:rsidRDefault="00FB43B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FB43BB" w:rsidRPr="003F7CF1" w:rsidRDefault="00FB43B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FB43BB" w:rsidRPr="003F7CF1" w:rsidRDefault="00FB43B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FB43BB" w:rsidRPr="003F7CF1" w:rsidRDefault="00FB43B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FB43BB" w:rsidRPr="003F7CF1" w:rsidRDefault="00FB43B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FB43BB" w:rsidRPr="003F7CF1" w:rsidRDefault="00FB43BB"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FB43BB" w:rsidRPr="003F7CF1" w:rsidRDefault="00FB43B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FB43BB" w:rsidRPr="003F7CF1" w:rsidRDefault="00FB43BB"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FB43BB" w:rsidRPr="003F7CF1" w:rsidRDefault="00FB43B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FB43BB" w:rsidRPr="003F7CF1" w:rsidRDefault="00FB43BB"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FB43BB" w:rsidRPr="003F7CF1" w:rsidRDefault="00FB43BB"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FB43BB" w:rsidRPr="003F7CF1" w:rsidRDefault="00FB43BB"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FB43BB" w:rsidRPr="003F7CF1" w:rsidRDefault="00FB43BB"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FB43BB" w:rsidRPr="003F7CF1" w:rsidRDefault="00FB43BB"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FB43BB" w:rsidRPr="003F7CF1" w:rsidRDefault="00FB43BB"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FB43BB" w:rsidRPr="003F7CF1" w:rsidRDefault="00FB43BB"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FB43BB" w:rsidRPr="003F7CF1" w:rsidRDefault="00FB43BB"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FB43BB" w:rsidRPr="003F7CF1" w:rsidRDefault="00FB43BB"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FB43BB" w:rsidRPr="003F7CF1" w:rsidRDefault="00FB43BB"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FB43BB" w:rsidRPr="003F7CF1" w:rsidRDefault="00FB43BB"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FB43BB" w:rsidRPr="003F7CF1" w:rsidRDefault="00FB43BB"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FB43BB" w:rsidRPr="003F7CF1" w:rsidRDefault="00FB43BB"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FB43BB" w:rsidRPr="003F7CF1" w:rsidRDefault="00FB43BB"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FB43BB" w:rsidRPr="003F7CF1" w:rsidRDefault="00FB43BB"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FB43BB" w:rsidRPr="003F7CF1" w:rsidRDefault="00FB43BB"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FB43BB" w:rsidRPr="003F7CF1" w:rsidRDefault="00FB43BB"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FB43BB" w:rsidRPr="003F7CF1" w:rsidRDefault="00FB43BB"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FB43BB" w:rsidRPr="003F7CF1" w:rsidRDefault="00FB43BB"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FB43BB" w:rsidRPr="003F7CF1" w:rsidRDefault="00FB43BB"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00902BD"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3AD5">
        <w:t>14.29</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r w:rsidRPr="00903DBA">
        <w:t>Stack.h</w:t>
      </w:r>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r w:rsidRPr="00903DBA">
        <w:t>Stack.c</w:t>
      </w:r>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r w:rsidRPr="00903DBA">
        <w:t>Main.c</w:t>
      </w:r>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r w:rsidRPr="00E65FE6">
        <w:t>StackClear</w:t>
      </w:r>
      <w:r w:rsidRPr="00903DBA">
        <w:t xml:space="preserve"> is called, it deallocates the allocated memory. All memory allocated with </w:t>
      </w:r>
      <w:r w:rsidRPr="00E65FE6">
        <w:t>malloc</w:t>
      </w:r>
      <w:r w:rsidRPr="00903DBA">
        <w:rPr>
          <w:rStyle w:val="Italic"/>
        </w:rPr>
        <w:t xml:space="preserve"> </w:t>
      </w:r>
      <w:r w:rsidRPr="00903DBA">
        <w:t xml:space="preserve">or </w:t>
      </w:r>
      <w:r w:rsidRPr="00E65FE6">
        <w:t>calloc</w:t>
      </w:r>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FB43BB" w:rsidRPr="003F7CF1" w:rsidRDefault="00FB43B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FB43BB" w:rsidRPr="003F7CF1" w:rsidRDefault="00FB43BB"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FB43BB" w:rsidRPr="003F7CF1" w:rsidRDefault="00FB43BB" w:rsidP="00E80032">
                              <w:pPr>
                                <w:pStyle w:val="SourceCodeBoxText"/>
                                <w:rPr>
                                  <w:sz w:val="19"/>
                                  <w:szCs w:val="19"/>
                                  <w:lang w:val="en-US"/>
                                </w:rPr>
                              </w:pPr>
                              <w:r w:rsidRPr="003F7CF1">
                                <w:rPr>
                                  <w:sz w:val="19"/>
                                  <w:szCs w:val="19"/>
                                  <w:lang w:val="en-US"/>
                                </w:rPr>
                                <w:t>3</w:t>
                              </w:r>
                            </w:p>
                            <w:p w14:paraId="40F6D3AC" w14:textId="77777777" w:rsidR="00FB43BB" w:rsidRPr="003F7CF1" w:rsidRDefault="00FB43BB"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FB43BB" w:rsidRPr="003F7CF1" w:rsidRDefault="00FB43B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FB43BB" w:rsidRPr="003F7CF1" w:rsidRDefault="00FB43B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FB43BB" w:rsidRPr="003F7CF1" w:rsidRDefault="00FB43B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FB43BB" w:rsidRPr="003F7CF1" w:rsidRDefault="00FB43B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FB43BB" w:rsidRPr="003F7CF1" w:rsidRDefault="00FB43B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FB43BB" w:rsidRPr="003F7CF1" w:rsidRDefault="00FB43B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FB43BB" w:rsidRPr="003F7CF1" w:rsidRDefault="00FB43B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FB43BB" w:rsidRPr="003F7CF1" w:rsidRDefault="00FB43B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FB43BB" w:rsidRPr="003F7CF1" w:rsidRDefault="00FB43B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FB43BB" w:rsidRPr="003F7CF1" w:rsidRDefault="00FB43B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FB43BB" w:rsidRPr="003F7CF1" w:rsidRDefault="00FB43BB"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FB43BB" w:rsidRPr="003F7CF1" w:rsidRDefault="00FB43B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FB43BB" w:rsidRPr="003F7CF1" w:rsidRDefault="00FB43BB"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FB43BB" w:rsidRPr="003F7CF1" w:rsidRDefault="00FB43BB" w:rsidP="00E80032">
                        <w:pPr>
                          <w:pStyle w:val="SourceCodeBoxText"/>
                          <w:rPr>
                            <w:sz w:val="19"/>
                            <w:szCs w:val="19"/>
                            <w:lang w:val="en-US"/>
                          </w:rPr>
                        </w:pPr>
                        <w:r w:rsidRPr="003F7CF1">
                          <w:rPr>
                            <w:sz w:val="19"/>
                            <w:szCs w:val="19"/>
                            <w:lang w:val="en-US"/>
                          </w:rPr>
                          <w:t>3</w:t>
                        </w:r>
                      </w:p>
                      <w:p w14:paraId="40F6D3AC" w14:textId="77777777" w:rsidR="00FB43BB" w:rsidRPr="003F7CF1" w:rsidRDefault="00FB43BB"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FB43BB" w:rsidRPr="003F7CF1" w:rsidRDefault="00FB43BB"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FB43BB" w:rsidRPr="003F7CF1" w:rsidRDefault="00FB43BB"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FB43BB" w:rsidRPr="003F7CF1" w:rsidRDefault="00FB43BB"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FB43BB" w:rsidRPr="003F7CF1" w:rsidRDefault="00FB43BB"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FB43BB" w:rsidRPr="003F7CF1" w:rsidRDefault="00FB43BB"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FB43BB" w:rsidRPr="003F7CF1" w:rsidRDefault="00FB43BB"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FB43BB" w:rsidRPr="003F7CF1" w:rsidRDefault="00FB43BB"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FB43BB" w:rsidRPr="003F7CF1" w:rsidRDefault="00FB43BB"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FB43BB" w:rsidRPr="003F7CF1" w:rsidRDefault="00FB43BB"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FB43BB" w:rsidRPr="003F7CF1" w:rsidRDefault="00FB43BB"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FB43BB" w:rsidRPr="003F7CF1" w:rsidRDefault="00FB43BB"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FB43BB" w:rsidRPr="003F7CF1" w:rsidRDefault="00FB43BB"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FB43BB" w:rsidRPr="003F7CF1" w:rsidRDefault="00FB43BB"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795" w:name="_Toc320485613"/>
      <w:bookmarkStart w:id="796" w:name="_Toc323656725"/>
      <w:bookmarkStart w:id="797" w:name="_Toc324085463"/>
      <w:bookmarkStart w:id="798" w:name="_Toc383781115"/>
      <w:bookmarkStart w:id="799" w:name="_Toc57656224"/>
      <w:r w:rsidRPr="00903DBA">
        <w:t>Unions</w:t>
      </w:r>
      <w:bookmarkEnd w:id="795"/>
      <w:bookmarkEnd w:id="796"/>
      <w:bookmarkEnd w:id="797"/>
      <w:bookmarkEnd w:id="798"/>
      <w:bookmarkEnd w:id="799"/>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in order for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00" w:name="_Toc320485614"/>
      <w:bookmarkStart w:id="801" w:name="_Toc323656726"/>
      <w:bookmarkStart w:id="802" w:name="_Toc324085464"/>
      <w:bookmarkStart w:id="803" w:name="_Toc383781116"/>
      <w:bookmarkStart w:id="804" w:name="_Toc57656225"/>
      <w:r w:rsidRPr="00903DBA">
        <w:t>Bitfields</w:t>
      </w:r>
      <w:bookmarkEnd w:id="800"/>
      <w:bookmarkEnd w:id="801"/>
      <w:bookmarkEnd w:id="802"/>
      <w:bookmarkEnd w:id="803"/>
      <w:bookmarkEnd w:id="804"/>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r w:rsidRPr="00E65FE6">
        <w:rPr>
          <w:rStyle w:val="CodeInText"/>
        </w:rPr>
        <w:t>sizeof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05"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06" w:name="_Toc320485616"/>
      <w:bookmarkStart w:id="807" w:name="_Toc323656727"/>
      <w:bookmarkStart w:id="808" w:name="_Toc324085465"/>
      <w:bookmarkStart w:id="809" w:name="_Toc383781117"/>
      <w:bookmarkStart w:id="810" w:name="_Toc57656226"/>
      <w:r w:rsidRPr="00903DBA">
        <w:t>Structures with function pointers</w:t>
      </w:r>
      <w:bookmarkEnd w:id="806"/>
      <w:bookmarkEnd w:id="807"/>
      <w:bookmarkEnd w:id="808"/>
      <w:bookmarkEnd w:id="809"/>
      <w:bookmarkEnd w:id="810"/>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11" w:name="_Toc320485619"/>
      <w:bookmarkStart w:id="812" w:name="_Toc323656728"/>
      <w:bookmarkStart w:id="813" w:name="_Toc324085466"/>
      <w:bookmarkStart w:id="814" w:name="_Toc383781118"/>
      <w:bookmarkStart w:id="815" w:name="_Ref383781494"/>
      <w:bookmarkStart w:id="816" w:name="_Ref383865235"/>
      <w:bookmarkStart w:id="817" w:name="_Ref383865434"/>
      <w:bookmarkStart w:id="818" w:name="_Ref383866090"/>
      <w:bookmarkStart w:id="819" w:name="_Toc57656227"/>
      <w:r w:rsidRPr="00903DBA">
        <w:t>The Preprocessor</w:t>
      </w:r>
      <w:bookmarkEnd w:id="811"/>
      <w:bookmarkEnd w:id="812"/>
      <w:bookmarkEnd w:id="813"/>
      <w:bookmarkEnd w:id="814"/>
      <w:bookmarkEnd w:id="815"/>
      <w:bookmarkEnd w:id="816"/>
      <w:bookmarkEnd w:id="817"/>
      <w:bookmarkEnd w:id="818"/>
      <w:bookmarkEnd w:id="819"/>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&lt;stdio.h&gt;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4DE7F3AD"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3AD5">
        <w:t>14.29</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20" w:name="_Toc320485618"/>
      <w:bookmarkStart w:id="821" w:name="_Toc323656729"/>
      <w:bookmarkStart w:id="822" w:name="_Toc324085467"/>
      <w:bookmarkStart w:id="823" w:name="_Toc383781119"/>
      <w:bookmarkStart w:id="824" w:name="_Toc57656228"/>
      <w:bookmarkStart w:id="825" w:name="_Toc320485621"/>
      <w:r w:rsidRPr="00903DBA">
        <w:t>The Standard Library</w:t>
      </w:r>
      <w:bookmarkEnd w:id="820"/>
      <w:bookmarkEnd w:id="821"/>
      <w:bookmarkEnd w:id="822"/>
      <w:bookmarkEnd w:id="823"/>
      <w:bookmarkEnd w:id="824"/>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26" w:name="_Toc323656730"/>
      <w:bookmarkStart w:id="827" w:name="_Toc324085468"/>
      <w:bookmarkStart w:id="828" w:name="_Toc383781120"/>
      <w:bookmarkStart w:id="829" w:name="_Toc57656229"/>
      <w:r w:rsidRPr="00903DBA">
        <w:t>File Management</w:t>
      </w:r>
      <w:bookmarkEnd w:id="826"/>
      <w:bookmarkEnd w:id="827"/>
      <w:bookmarkEnd w:id="828"/>
      <w:bookmarkEnd w:id="829"/>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r w:rsidRPr="00E65FE6">
        <w:t>Input.txt</w:t>
      </w:r>
      <w:r w:rsidRPr="00903DBA">
        <w:t xml:space="preserve"> and writes their squares to the file </w:t>
      </w:r>
      <w:r w:rsidRPr="00E65FE6">
        <w:t>Output.txt</w:t>
      </w:r>
      <w:r w:rsidRPr="00903DBA">
        <w:t xml:space="preserve">. The function </w:t>
      </w:r>
      <w:r w:rsidRPr="00E65FE6">
        <w:rPr>
          <w:rStyle w:val="CodeInText"/>
        </w:rPr>
        <w:t>feof</w:t>
      </w:r>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r w:rsidRPr="00903DBA">
        <w:t>Input.txt</w:t>
      </w:r>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r w:rsidRPr="00E65FE6">
        <w:t>Numbers.bin</w:t>
      </w:r>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r w:rsidRPr="00903DBA">
        <w:t>BinaryFile.c</w:t>
      </w:r>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r w:rsidRPr="00E65FE6">
        <w:rPr>
          <w:rStyle w:val="CodeInText"/>
        </w:rPr>
        <w:t>Numbers.bin</w:t>
      </w:r>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30" w:name="_Toc323656731"/>
      <w:bookmarkStart w:id="831" w:name="_Toc324085469"/>
      <w:bookmarkStart w:id="832" w:name="_Toc383781121"/>
      <w:bookmarkStart w:id="833" w:name="_Toc57656230"/>
      <w:r w:rsidRPr="00903DBA">
        <w:t>Program Parameters</w:t>
      </w:r>
      <w:bookmarkEnd w:id="830"/>
      <w:bookmarkEnd w:id="831"/>
      <w:bookmarkEnd w:id="832"/>
      <w:bookmarkEnd w:id="833"/>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r w:rsidRPr="00E65FE6">
        <w:t>argc</w:t>
      </w:r>
      <w:r w:rsidRPr="00903DBA">
        <w:t xml:space="preserve"> parameter holds the number of input strings, and </w:t>
      </w:r>
      <w:r w:rsidRPr="00E65FE6">
        <w:rPr>
          <w:rStyle w:val="CodeInText"/>
        </w:rPr>
        <w:t>argv</w:t>
      </w:r>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r w:rsidRPr="00E65FE6">
        <w:rPr>
          <w:rStyle w:val="CodeInText"/>
        </w:rPr>
        <w:t>argv[0]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34" w:name="_Toc323656732"/>
      <w:bookmarkStart w:id="835" w:name="_Toc324085470"/>
      <w:bookmarkStart w:id="836" w:name="_Toc383781122"/>
      <w:bookmarkStart w:id="837" w:name="_Toc57656231"/>
      <w:r w:rsidRPr="00903DBA">
        <w:t>Environment Functions</w:t>
      </w:r>
      <w:bookmarkEnd w:id="834"/>
      <w:bookmarkEnd w:id="835"/>
      <w:bookmarkEnd w:id="836"/>
      <w:bookmarkEnd w:id="837"/>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r w:rsidRPr="00E65FE6">
        <w:t>atexit</w:t>
      </w:r>
      <w:r w:rsidRPr="00903DBA">
        <w:t xml:space="preserve"> states a function that is called when </w:t>
      </w:r>
      <w:r w:rsidRPr="00E65FE6">
        <w:t>exit</w:t>
      </w:r>
      <w:r w:rsidRPr="00903DBA">
        <w:t xml:space="preserve"> is called; </w:t>
      </w:r>
      <w:r w:rsidRPr="00E65FE6">
        <w:t>getenv</w:t>
      </w:r>
      <w:r w:rsidRPr="00903DBA">
        <w:t xml:space="preserve"> reads the value of an environment variable, and </w:t>
      </w:r>
      <w:r w:rsidRPr="00E65FE6">
        <w:t>system</w:t>
      </w:r>
      <w:r w:rsidRPr="00903DBA">
        <w:t xml:space="preserve"> executes a system command. There are two macros </w:t>
      </w:r>
      <w:hyperlink r:id="rId25" w:history="1">
        <w:r w:rsidRPr="00903DBA">
          <w:rPr>
            <w:rStyle w:val="CodeInText0"/>
          </w:rPr>
          <w:t>EXIT_SUCCESS</w:t>
        </w:r>
      </w:hyperlink>
      <w:r w:rsidRPr="00903DBA">
        <w:t xml:space="preserve"> and </w:t>
      </w:r>
      <w:hyperlink r:id="rId26" w:history="1">
        <w:r w:rsidRPr="00903DBA">
          <w:rPr>
            <w:rStyle w:val="CodeInText0"/>
          </w:rPr>
          <w:t>EXIT_FAILURE</w:t>
        </w:r>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38"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39" w:author="Stefan Björnander" w:date="2012-05-06T21:51:00Z">
            <w:rPr>
              <w:color w:val="0000FF"/>
            </w:rPr>
          </w:rPrChange>
        </w:rPr>
        <w:t>void</w:t>
      </w:r>
      <w:r w:rsidRPr="00903DBA">
        <w:t xml:space="preserve"> ExitFunction(</w:t>
      </w:r>
      <w:r w:rsidRPr="00903DBA">
        <w:rPr>
          <w:color w:val="000000" w:themeColor="text1"/>
          <w:rPrChange w:id="840"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41"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42" w:name="_Toc323656733"/>
      <w:bookmarkStart w:id="843" w:name="_Toc324085471"/>
      <w:bookmarkStart w:id="844" w:name="_Toc383781123"/>
      <w:bookmarkStart w:id="845" w:name="_Ref383865473"/>
      <w:bookmarkStart w:id="846" w:name="_Ref383865556"/>
      <w:bookmarkStart w:id="847" w:name="_Toc57656232"/>
      <w:r w:rsidRPr="00903DBA">
        <w:lastRenderedPageBreak/>
        <w:t>Searching and Sorting</w:t>
      </w:r>
      <w:bookmarkEnd w:id="842"/>
      <w:bookmarkEnd w:id="843"/>
      <w:bookmarkEnd w:id="844"/>
      <w:bookmarkEnd w:id="845"/>
      <w:bookmarkEnd w:id="846"/>
      <w:bookmarkEnd w:id="847"/>
    </w:p>
    <w:p w14:paraId="23F2EFA3" w14:textId="77777777" w:rsidR="00E80032" w:rsidRPr="00903DBA" w:rsidRDefault="00E80032" w:rsidP="00E65FE6">
      <w:pPr>
        <w:pStyle w:val="CodeHeader"/>
      </w:pPr>
      <w:r w:rsidRPr="00903DBA">
        <w:t xml:space="preserve">The </w:t>
      </w:r>
      <w:r w:rsidRPr="00E65FE6">
        <w:rPr>
          <w:rStyle w:val="CodeInText"/>
        </w:rPr>
        <w:t>bsearch</w:t>
      </w:r>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48"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49" w:author="Stefan Björnander" w:date="2012-05-06T21:51:00Z">
            <w:rPr>
              <w:color w:val="0000FF"/>
            </w:rPr>
          </w:rPrChange>
        </w:rPr>
        <w:t>int</w:t>
      </w:r>
      <w:r w:rsidRPr="00903DBA">
        <w:t xml:space="preserve"> CompareIntegers(</w:t>
      </w:r>
      <w:r w:rsidRPr="00903DBA">
        <w:rPr>
          <w:color w:val="000000" w:themeColor="text1"/>
          <w:rPrChange w:id="850" w:author="Stefan Björnander" w:date="2012-05-06T21:51:00Z">
            <w:rPr>
              <w:color w:val="0000FF"/>
            </w:rPr>
          </w:rPrChange>
        </w:rPr>
        <w:t>const</w:t>
      </w:r>
      <w:r w:rsidRPr="00903DBA">
        <w:t xml:space="preserve"> </w:t>
      </w:r>
      <w:r w:rsidRPr="00903DBA">
        <w:rPr>
          <w:color w:val="000000" w:themeColor="text1"/>
          <w:rPrChange w:id="851" w:author="Stefan Björnander" w:date="2012-05-06T21:51:00Z">
            <w:rPr>
              <w:color w:val="0000FF"/>
            </w:rPr>
          </w:rPrChange>
        </w:rPr>
        <w:t>int</w:t>
      </w:r>
      <w:r w:rsidRPr="00903DBA">
        <w:t xml:space="preserve">* intPtr1, </w:t>
      </w:r>
      <w:r w:rsidRPr="00903DBA">
        <w:rPr>
          <w:color w:val="000000" w:themeColor="text1"/>
          <w:rPrChange w:id="852" w:author="Stefan Björnander" w:date="2012-05-06T21:51:00Z">
            <w:rPr>
              <w:color w:val="0000FF"/>
            </w:rPr>
          </w:rPrChange>
        </w:rPr>
        <w:t>const</w:t>
      </w:r>
      <w:r w:rsidRPr="00903DBA">
        <w:t xml:space="preserve"> </w:t>
      </w:r>
      <w:r w:rsidRPr="00903DBA">
        <w:rPr>
          <w:color w:val="000000" w:themeColor="text1"/>
          <w:rPrChange w:id="853"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54"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55"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56"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57"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r w:rsidRPr="00E65FE6">
        <w:rPr>
          <w:rStyle w:val="CodeInText"/>
        </w:rPr>
        <w:t>qsort</w:t>
      </w:r>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58"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59"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60"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61"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62" w:name="_Toc323656734"/>
      <w:bookmarkStart w:id="863" w:name="_Toc324085472"/>
      <w:bookmarkStart w:id="864" w:name="_Toc383781124"/>
      <w:bookmarkStart w:id="865" w:name="_Toc57656233"/>
      <w:r w:rsidRPr="00903DBA">
        <w:t xml:space="preserve">Functions with </w:t>
      </w:r>
      <w:bookmarkStart w:id="866" w:name="_Toc320485620"/>
      <w:r w:rsidRPr="00903DBA">
        <w:t>Variable Number of Parameters</w:t>
      </w:r>
      <w:bookmarkEnd w:id="862"/>
      <w:bookmarkEnd w:id="863"/>
      <w:bookmarkEnd w:id="864"/>
      <w:bookmarkEnd w:id="866"/>
      <w:bookmarkEnd w:id="865"/>
    </w:p>
    <w:p w14:paraId="37D95BF6" w14:textId="77777777" w:rsidR="00E80032" w:rsidRPr="00903DBA" w:rsidRDefault="00E80032" w:rsidP="00E65FE6">
      <w:pPr>
        <w:pStyle w:val="CodeHeader"/>
      </w:pPr>
      <w:r w:rsidRPr="00903DBA">
        <w:t xml:space="preserve">In C, there is possible to define functions with a variable number of parameters (such as </w:t>
      </w:r>
      <w:r w:rsidRPr="00E65FE6">
        <w:t>printf</w:t>
      </w:r>
      <w:r w:rsidRPr="00903DBA">
        <w:t xml:space="preserve"> and </w:t>
      </w:r>
      <w:r w:rsidRPr="00E65FE6">
        <w:t>scanf</w:t>
      </w:r>
      <w:r w:rsidRPr="00903DBA">
        <w:t xml:space="preserve">). One condition is that the function has at least one regular parameter in order for the </w:t>
      </w:r>
      <w:r w:rsidRPr="00E65FE6">
        <w:t>va_start</w:t>
      </w:r>
      <w:r w:rsidRPr="00903DBA">
        <w:t xml:space="preserve"> macro to hook up to. The </w:t>
      </w:r>
      <w:r w:rsidRPr="00E65FE6">
        <w:t>va_arg</w:t>
      </w:r>
      <w:r w:rsidRPr="00903DBA">
        <w:t xml:space="preserve"> macro reads the arguments and the </w:t>
      </w:r>
      <w:r w:rsidRPr="00E65FE6">
        <w:t>va_end</w:t>
      </w:r>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67" w:name="_Toc323656735"/>
      <w:bookmarkStart w:id="868" w:name="_Toc324085473"/>
      <w:bookmarkStart w:id="869" w:name="_Toc383781125"/>
      <w:bookmarkStart w:id="870" w:name="_Toc57656234"/>
      <w:r w:rsidRPr="00903DBA">
        <w:t>String Management</w:t>
      </w:r>
      <w:bookmarkEnd w:id="867"/>
      <w:bookmarkEnd w:id="868"/>
      <w:bookmarkEnd w:id="869"/>
      <w:bookmarkEnd w:id="870"/>
    </w:p>
    <w:p w14:paraId="375DC584" w14:textId="77777777" w:rsidR="00E80032" w:rsidRPr="00903DBA" w:rsidRDefault="00E80032" w:rsidP="00E65FE6">
      <w:pPr>
        <w:pStyle w:val="CodeHeader"/>
      </w:pPr>
      <w:r w:rsidRPr="00903DBA">
        <w:t xml:space="preserve">There are several functions dealing with strings: </w:t>
      </w:r>
      <w:r w:rsidRPr="00E65FE6">
        <w:t>strcpy</w:t>
      </w:r>
      <w:r w:rsidRPr="00903DBA">
        <w:t xml:space="preserve"> copies a string; </w:t>
      </w:r>
      <w:r w:rsidRPr="00E65FE6">
        <w:t>strcat</w:t>
      </w:r>
      <w:r w:rsidRPr="00903DBA">
        <w:t xml:space="preserve"> adds a string; </w:t>
      </w:r>
      <w:r w:rsidRPr="00E65FE6">
        <w:t>strlen</w:t>
      </w:r>
      <w:r w:rsidRPr="00903DBA">
        <w:t xml:space="preserve"> gives the length of a string; </w:t>
      </w:r>
      <w:r w:rsidRPr="00E65FE6">
        <w:t>strcmp</w:t>
      </w:r>
      <w:r w:rsidRPr="00903DBA">
        <w:t xml:space="preserve"> compares two strings; </w:t>
      </w:r>
      <w:r w:rsidRPr="00E65FE6">
        <w:t>strchr</w:t>
      </w:r>
      <w:r w:rsidRPr="00903DBA">
        <w:t xml:space="preserve"> and </w:t>
      </w:r>
      <w:r w:rsidRPr="00E65FE6">
        <w:t>strrchr</w:t>
      </w:r>
      <w:r w:rsidRPr="00903DBA">
        <w:t xml:space="preserve"> gives the first and last occurrence of a character in a string. All functions look for the finishing null character (‘\0’), </w:t>
      </w:r>
      <w:r w:rsidRPr="00E65FE6">
        <w:t>strcmp</w:t>
      </w:r>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65FE6">
        <w:t>strchr</w:t>
      </w:r>
      <w:r w:rsidRPr="00903DBA">
        <w:t xml:space="preserve"> and </w:t>
      </w:r>
      <w:r w:rsidRPr="00E65FE6">
        <w:rPr>
          <w:rStyle w:val="CodeInText"/>
        </w:rPr>
        <w:t>strrchr</w:t>
      </w:r>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71" w:author="Stefan Björnander" w:date="2012-05-06T21:51:00Z">
            <w:rPr>
              <w:color w:val="0000FF"/>
            </w:rPr>
          </w:rPrChange>
        </w:rPr>
        <w:t>int</w:t>
      </w:r>
      <w:r w:rsidRPr="00903DBA">
        <w:t xml:space="preserve"> FirstIndexOf(char s[], </w:t>
      </w:r>
      <w:r w:rsidRPr="00903DBA">
        <w:rPr>
          <w:color w:val="000000" w:themeColor="text1"/>
          <w:rPrChange w:id="872"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73" w:author="Stefan Björnander" w:date="2012-05-06T21:51:00Z">
            <w:rPr>
              <w:color w:val="0000FF"/>
            </w:rPr>
          </w:rPrChange>
        </w:rPr>
        <w:t>int</w:t>
      </w:r>
      <w:r w:rsidRPr="00903DBA">
        <w:t xml:space="preserve"> LastIndexOf(</w:t>
      </w:r>
      <w:r w:rsidRPr="00903DBA">
        <w:rPr>
          <w:color w:val="000000" w:themeColor="text1"/>
          <w:rPrChange w:id="874" w:author="Stefan Björnander" w:date="2012-05-06T21:51:00Z">
            <w:rPr>
              <w:color w:val="0000FF"/>
            </w:rPr>
          </w:rPrChange>
        </w:rPr>
        <w:t>char</w:t>
      </w:r>
      <w:r w:rsidRPr="00903DBA">
        <w:t xml:space="preserve"> s[], </w:t>
      </w:r>
      <w:r w:rsidRPr="00903DBA">
        <w:rPr>
          <w:color w:val="000000" w:themeColor="text1"/>
          <w:rPrChange w:id="875"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76" w:author="Stefan Björnander" w:date="2012-05-06T21:51:00Z">
            <w:rPr>
              <w:color w:val="A31515"/>
            </w:rPr>
          </w:rPrChange>
        </w:rPr>
        <w:t>"Hello"</w:t>
      </w:r>
      <w:r w:rsidRPr="00903DBA">
        <w:t xml:space="preserve">, s2[] = </w:t>
      </w:r>
      <w:r w:rsidRPr="00903DBA">
        <w:rPr>
          <w:color w:val="000000" w:themeColor="text1"/>
          <w:rPrChange w:id="877"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78"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r w:rsidRPr="00E65FE6">
        <w:t>sprintf</w:t>
      </w:r>
      <w:r w:rsidRPr="00903DBA">
        <w:t xml:space="preserve"> and read from a string with </w:t>
      </w:r>
      <w:r w:rsidRPr="00E65FE6">
        <w:rPr>
          <w:rStyle w:val="CodeInText"/>
        </w:rPr>
        <w:t>sscanf</w:t>
      </w:r>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79"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80"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81" w:author="Stefan Björnander" w:date="2012-05-06T21:51:00Z">
            <w:rPr>
              <w:color w:val="0000FF"/>
            </w:rPr>
          </w:rPrChange>
        </w:rPr>
        <w:t>if</w:t>
      </w:r>
      <w:r w:rsidRPr="00903DBA">
        <w:t xml:space="preserve"> (sscanf(s2, </w:t>
      </w:r>
      <w:r w:rsidRPr="00903DBA">
        <w:rPr>
          <w:color w:val="000000" w:themeColor="text1"/>
          <w:rPrChange w:id="882"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83"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84" w:name="_Toc323656736"/>
      <w:bookmarkStart w:id="885" w:name="_Toc324085474"/>
      <w:bookmarkStart w:id="886" w:name="_Toc383781126"/>
      <w:bookmarkStart w:id="887" w:name="_Toc57656235"/>
      <w:r w:rsidRPr="00903DBA">
        <w:t>Memory Management</w:t>
      </w:r>
      <w:bookmarkEnd w:id="884"/>
      <w:bookmarkEnd w:id="885"/>
      <w:bookmarkEnd w:id="886"/>
      <w:bookmarkEnd w:id="887"/>
    </w:p>
    <w:p w14:paraId="24E8A528" w14:textId="77777777" w:rsidR="00E80032" w:rsidRPr="00903DBA" w:rsidRDefault="00E80032" w:rsidP="00E65FE6">
      <w:pPr>
        <w:pStyle w:val="CodeHeader"/>
      </w:pPr>
      <w:r w:rsidRPr="00903DBA">
        <w:t xml:space="preserve">There is also a set of function for general memory management: </w:t>
      </w:r>
      <w:r w:rsidRPr="00E65FE6">
        <w:t>memset</w:t>
      </w:r>
      <w:r w:rsidRPr="00903DBA">
        <w:t xml:space="preserve"> sets each byte of a memory block to a given value; </w:t>
      </w:r>
      <w:r w:rsidRPr="00E65FE6">
        <w:t>memcmp</w:t>
      </w:r>
      <w:r w:rsidRPr="00903DBA">
        <w:t xml:space="preserve"> compares the memory blocks; </w:t>
      </w:r>
      <w:r w:rsidRPr="00E65FE6">
        <w:t>memcpy</w:t>
      </w:r>
      <w:r w:rsidRPr="00903DBA">
        <w:t xml:space="preserve"> and </w:t>
      </w:r>
      <w:r w:rsidRPr="00E65FE6">
        <w:t>memmove</w:t>
      </w:r>
      <w:r w:rsidRPr="00903DBA">
        <w:t xml:space="preserve"> copies a memory block. The difference between them is that </w:t>
      </w:r>
      <w:r w:rsidRPr="00E65FE6">
        <w:t>memcpy</w:t>
      </w:r>
      <w:r w:rsidRPr="00903DBA">
        <w:t xml:space="preserve"> copies the bytes of the block directly when </w:t>
      </w:r>
      <w:r w:rsidRPr="00E65FE6">
        <w:t>memmove</w:t>
      </w:r>
      <w:r w:rsidRPr="00903DBA">
        <w:t xml:space="preserve"> uses a buffer, which gives that </w:t>
      </w:r>
      <w:r w:rsidRPr="00E65FE6">
        <w:t>memcpy</w:t>
      </w:r>
      <w:r w:rsidRPr="00903DBA">
        <w:t xml:space="preserve"> is faster and </w:t>
      </w:r>
      <w:r w:rsidRPr="00E65FE6">
        <w:rPr>
          <w:rStyle w:val="CodeInText"/>
        </w:rPr>
        <w:t>memmove</w:t>
      </w:r>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88"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89"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90" w:name="_Toc323656737"/>
      <w:bookmarkStart w:id="891" w:name="_Toc324085475"/>
      <w:bookmarkStart w:id="892" w:name="_Toc383781127"/>
      <w:bookmarkStart w:id="893" w:name="_Toc57656236"/>
      <w:r w:rsidRPr="00903DBA">
        <w:lastRenderedPageBreak/>
        <w:t>Mathematical Functions</w:t>
      </w:r>
      <w:bookmarkEnd w:id="890"/>
      <w:bookmarkEnd w:id="891"/>
      <w:bookmarkEnd w:id="892"/>
      <w:bookmarkEnd w:id="893"/>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r w:rsidRPr="00E65FE6">
        <w:t>acos</w:t>
      </w:r>
      <w:r w:rsidRPr="00903DBA">
        <w:t xml:space="preserve">, </w:t>
      </w:r>
      <w:r w:rsidRPr="00E65FE6">
        <w:t>asin</w:t>
      </w:r>
      <w:r w:rsidRPr="00903DBA">
        <w:t xml:space="preserve">, and </w:t>
      </w:r>
      <w:r w:rsidRPr="00E65FE6">
        <w:t>atan</w:t>
      </w:r>
      <w:r w:rsidRPr="00903DBA">
        <w:t xml:space="preserve">, and </w:t>
      </w:r>
      <w:r w:rsidRPr="00E65FE6">
        <w:t>atan2</w:t>
      </w:r>
      <w:r w:rsidRPr="00903DBA">
        <w:t xml:space="preserve">; the hyperbolic functions </w:t>
      </w:r>
      <w:r w:rsidRPr="00E65FE6">
        <w:t>cosh</w:t>
      </w:r>
      <w:r w:rsidRPr="00903DBA">
        <w:t xml:space="preserve">, </w:t>
      </w:r>
      <w:r w:rsidRPr="00E65FE6">
        <w:t>sinh</w:t>
      </w:r>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r w:rsidRPr="00E65FE6">
        <w:t>log10</w:t>
      </w:r>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r w:rsidRPr="00E65FE6">
        <w:t>atan2</w:t>
      </w:r>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894" w:name="_Toc320485615"/>
      <w:bookmarkStart w:id="895" w:name="_Toc323656738"/>
      <w:bookmarkStart w:id="896" w:name="_Toc324085476"/>
      <w:bookmarkStart w:id="897" w:name="_Toc383781128"/>
      <w:bookmarkStart w:id="898" w:name="_Toc57656237"/>
      <w:r w:rsidRPr="00903DBA">
        <w:t>Long Jumps</w:t>
      </w:r>
      <w:bookmarkEnd w:id="894"/>
      <w:bookmarkEnd w:id="895"/>
      <w:bookmarkEnd w:id="896"/>
      <w:bookmarkEnd w:id="897"/>
      <w:bookmarkEnd w:id="898"/>
    </w:p>
    <w:p w14:paraId="2F4CF170" w14:textId="77777777" w:rsidR="00E80032" w:rsidRPr="00903DBA" w:rsidRDefault="00E80032" w:rsidP="00E65FE6">
      <w:pPr>
        <w:pStyle w:val="CodeHeader"/>
        <w:rPr>
          <w:lang w:eastAsia="sv-SE"/>
        </w:rPr>
      </w:pPr>
      <w:r w:rsidRPr="00903DBA">
        <w:rPr>
          <w:lang w:eastAsia="sv-SE"/>
        </w:rPr>
        <w:t xml:space="preserve">Regular jumps with </w:t>
      </w:r>
      <w:r w:rsidRPr="00E65FE6">
        <w:t>goto</w:t>
      </w:r>
      <w:r w:rsidRPr="00903DBA">
        <w:rPr>
          <w:lang w:eastAsia="sv-SE"/>
        </w:rPr>
        <w:t xml:space="preserve"> can only occur in the same function body; long jumps with the standard function </w:t>
      </w:r>
      <w:r w:rsidRPr="00E65FE6">
        <w:t>setjmp</w:t>
      </w:r>
      <w:r w:rsidRPr="00903DBA">
        <w:rPr>
          <w:lang w:eastAsia="sv-SE"/>
        </w:rPr>
        <w:t xml:space="preserve"> and </w:t>
      </w:r>
      <w:r w:rsidRPr="00E65FE6">
        <w:t>longjump</w:t>
      </w:r>
      <w:r w:rsidRPr="00903DBA">
        <w:rPr>
          <w:lang w:eastAsia="sv-SE"/>
        </w:rPr>
        <w:t xml:space="preserve"> can, on the other hand, occur throw call sequences; </w:t>
      </w:r>
      <w:r w:rsidRPr="00E65FE6">
        <w:t>setjmp</w:t>
      </w:r>
      <w:r w:rsidRPr="00903DBA">
        <w:rPr>
          <w:lang w:eastAsia="sv-SE"/>
        </w:rPr>
        <w:t xml:space="preserve"> saves the state of the program execution and </w:t>
      </w:r>
      <w:r w:rsidRPr="00E65FE6">
        <w:rPr>
          <w:rStyle w:val="CodeInText"/>
        </w:rPr>
        <w:t>longjmp</w:t>
      </w:r>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r w:rsidRPr="00E65FE6">
        <w:rPr>
          <w:rStyle w:val="CodeInText"/>
        </w:rPr>
        <w:t>setjump</w:t>
      </w:r>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899" w:name="_Toc323656739"/>
      <w:bookmarkStart w:id="900" w:name="_Toc324085477"/>
      <w:bookmarkStart w:id="901" w:name="_Toc383781129"/>
      <w:bookmarkStart w:id="902" w:name="_Toc57656238"/>
      <w:r w:rsidRPr="00903DBA">
        <w:t>Time</w:t>
      </w:r>
      <w:bookmarkEnd w:id="899"/>
      <w:bookmarkEnd w:id="900"/>
      <w:bookmarkEnd w:id="901"/>
      <w:bookmarkEnd w:id="902"/>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r w:rsidRPr="00E65FE6">
        <w:t>localtime</w:t>
      </w:r>
      <w:r w:rsidRPr="00903DBA">
        <w:t xml:space="preserve"> function. If we call instead call </w:t>
      </w:r>
      <w:r w:rsidRPr="00E65FE6">
        <w:t>gmtime</w:t>
      </w:r>
      <w:r w:rsidRPr="00903DBA">
        <w:t xml:space="preserve">, the </w:t>
      </w:r>
      <w:hyperlink r:id="rId27" w:tooltip="Greenwich Mean Time" w:history="1">
        <w:r w:rsidRPr="00903DBA">
          <w:t>Greenwich Mean Time</w:t>
        </w:r>
      </w:hyperlink>
      <w:r w:rsidRPr="00903DBA">
        <w:t xml:space="preserve"> (Coordinated Universal Time) will be given. Note that the </w:t>
      </w:r>
      <w:r w:rsidRPr="00E65FE6">
        <w:rPr>
          <w:rStyle w:val="CodeInText"/>
        </w:rPr>
        <w:t>tm_year</w:t>
      </w:r>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03" w:author="Stefan Björnander" w:date="2012-05-06T21:51:00Z">
            <w:rPr>
              <w:color w:val="A31515"/>
            </w:rPr>
          </w:rPrChange>
        </w:rPr>
        <w:t>"Feb"</w:t>
      </w:r>
      <w:r w:rsidRPr="00903DBA">
        <w:t xml:space="preserve">, </w:t>
      </w:r>
      <w:r w:rsidRPr="00903DBA">
        <w:rPr>
          <w:color w:val="000000" w:themeColor="text1"/>
          <w:rPrChange w:id="904" w:author="Stefan Björnander" w:date="2012-05-06T21:51:00Z">
            <w:rPr>
              <w:color w:val="A31515"/>
            </w:rPr>
          </w:rPrChange>
        </w:rPr>
        <w:t>"Mar"</w:t>
      </w:r>
      <w:r w:rsidRPr="00903DBA">
        <w:t xml:space="preserve">, </w:t>
      </w:r>
      <w:r w:rsidRPr="00903DBA">
        <w:rPr>
          <w:color w:val="000000" w:themeColor="text1"/>
          <w:rPrChange w:id="905"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06" w:author="Stefan Björnander" w:date="2012-05-06T21:51:00Z">
            <w:rPr>
              <w:color w:val="A31515"/>
            </w:rPr>
          </w:rPrChange>
        </w:rPr>
        <w:t>"Jun"</w:t>
      </w:r>
      <w:r w:rsidRPr="00903DBA">
        <w:t xml:space="preserve">, </w:t>
      </w:r>
      <w:r w:rsidRPr="00903DBA">
        <w:rPr>
          <w:color w:val="000000" w:themeColor="text1"/>
          <w:rPrChange w:id="907" w:author="Stefan Björnander" w:date="2012-05-06T21:51:00Z">
            <w:rPr>
              <w:color w:val="A31515"/>
            </w:rPr>
          </w:rPrChange>
        </w:rPr>
        <w:t>"Jul"</w:t>
      </w:r>
      <w:r w:rsidRPr="00903DBA">
        <w:t xml:space="preserve">, </w:t>
      </w:r>
      <w:r w:rsidRPr="00903DBA">
        <w:rPr>
          <w:color w:val="000000" w:themeColor="text1"/>
          <w:rPrChange w:id="908"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09" w:author="Stefan Björnander" w:date="2012-05-06T21:51:00Z">
            <w:rPr>
              <w:color w:val="A31515"/>
            </w:rPr>
          </w:rPrChange>
        </w:rPr>
        <w:t>"Oct"</w:t>
      </w:r>
      <w:r w:rsidRPr="00903DBA">
        <w:t xml:space="preserve">, </w:t>
      </w:r>
      <w:r w:rsidRPr="00903DBA">
        <w:rPr>
          <w:color w:val="000000" w:themeColor="text1"/>
          <w:rPrChange w:id="910" w:author="Stefan Björnander" w:date="2012-05-06T21:51:00Z">
            <w:rPr>
              <w:color w:val="A31515"/>
            </w:rPr>
          </w:rPrChange>
        </w:rPr>
        <w:t>"Nov"</w:t>
      </w:r>
      <w:r w:rsidRPr="00903DBA">
        <w:t>,</w:t>
      </w:r>
      <w:r w:rsidRPr="00903DBA">
        <w:rPr>
          <w:color w:val="000000" w:themeColor="text1"/>
          <w:rPrChange w:id="911"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12" w:author="Stefan Björnander" w:date="2012-05-06T21:51:00Z">
            <w:rPr>
              <w:color w:val="A31515"/>
            </w:rPr>
          </w:rPrChange>
        </w:rPr>
        <w:t>"Mon"</w:t>
      </w:r>
      <w:r w:rsidRPr="00903DBA">
        <w:t xml:space="preserve">, </w:t>
      </w:r>
      <w:r w:rsidRPr="00903DBA">
        <w:rPr>
          <w:color w:val="000000" w:themeColor="text1"/>
          <w:rPrChange w:id="913" w:author="Stefan Björnander" w:date="2012-05-06T21:51:00Z">
            <w:rPr>
              <w:color w:val="A31515"/>
            </w:rPr>
          </w:rPrChange>
        </w:rPr>
        <w:t>"Tue"</w:t>
      </w:r>
      <w:r w:rsidRPr="00903DBA">
        <w:t xml:space="preserve">, </w:t>
      </w:r>
      <w:r w:rsidRPr="00903DBA">
        <w:rPr>
          <w:color w:val="000000" w:themeColor="text1"/>
          <w:rPrChange w:id="914"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15" w:author="Stefan Björnander" w:date="2012-05-06T21:51:00Z">
            <w:rPr>
              <w:color w:val="A31515"/>
            </w:rPr>
          </w:rPrChange>
        </w:rPr>
        <w:t>"Fri"</w:t>
      </w:r>
      <w:r w:rsidRPr="00903DBA">
        <w:t xml:space="preserve">, </w:t>
      </w:r>
      <w:r w:rsidRPr="00903DBA">
        <w:rPr>
          <w:color w:val="000000" w:themeColor="text1"/>
          <w:rPrChange w:id="916"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17"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18"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19"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20" w:name="_Toc323656740"/>
      <w:bookmarkStart w:id="921" w:name="_Toc324085478"/>
      <w:bookmarkStart w:id="922" w:name="_Toc383781130"/>
      <w:bookmarkStart w:id="923" w:name="_Toc57656239"/>
      <w:r w:rsidRPr="00903DBA">
        <w:t>Random Numbers</w:t>
      </w:r>
      <w:bookmarkEnd w:id="920"/>
      <w:bookmarkEnd w:id="921"/>
      <w:bookmarkEnd w:id="922"/>
      <w:bookmarkEnd w:id="923"/>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r w:rsidRPr="00E65FE6">
        <w:t>srand</w:t>
      </w:r>
      <w:r w:rsidRPr="00903DBA">
        <w:t xml:space="preserve"> function. One way to generate different seeds is to use the </w:t>
      </w:r>
      <w:r w:rsidRPr="00E65FE6">
        <w:rPr>
          <w:rStyle w:val="CodeInText"/>
        </w:rPr>
        <w:t>time</w:t>
      </w:r>
      <w:r w:rsidRPr="00903DBA">
        <w:t xml:space="preserve"> function. The </w:t>
      </w:r>
      <w:hyperlink r:id="rId28" w:history="1">
        <w:r w:rsidRPr="00903DBA">
          <w:rPr>
            <w:rStyle w:val="CodeInText0"/>
          </w:rPr>
          <w:t>RAND_MAX</w:t>
        </w:r>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24"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25"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26"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27" w:name="_Toc323656741"/>
      <w:bookmarkStart w:id="928" w:name="_Toc324085479"/>
      <w:bookmarkStart w:id="929" w:name="_Toc383781131"/>
      <w:bookmarkStart w:id="930" w:name="_Toc57656240"/>
      <w:r w:rsidRPr="00903DBA">
        <w:t>Limits of Integral and Floating Types</w:t>
      </w:r>
      <w:bookmarkEnd w:id="927"/>
      <w:bookmarkEnd w:id="928"/>
      <w:bookmarkEnd w:id="929"/>
      <w:bookmarkEnd w:id="930"/>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31" w:name="_Toc323656742"/>
      <w:bookmarkStart w:id="932" w:name="_Toc324085480"/>
      <w:bookmarkStart w:id="933" w:name="_Toc383781132"/>
      <w:bookmarkStart w:id="934" w:name="_Toc57656241"/>
      <w:r w:rsidRPr="00903DBA">
        <w:t>Character Functions</w:t>
      </w:r>
      <w:bookmarkEnd w:id="931"/>
      <w:bookmarkEnd w:id="932"/>
      <w:bookmarkEnd w:id="933"/>
      <w:bookmarkEnd w:id="934"/>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35"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r w:rsidRPr="00903DBA">
              <w:rPr>
                <w:b/>
                <w:sz w:val="21"/>
                <w:szCs w:val="21"/>
              </w:rPr>
              <w:t>isalpha</w:t>
            </w:r>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r w:rsidRPr="00903DBA">
              <w:rPr>
                <w:b/>
                <w:sz w:val="21"/>
                <w:szCs w:val="21"/>
              </w:rPr>
              <w:t>islower</w:t>
            </w:r>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r w:rsidRPr="00903DBA">
              <w:rPr>
                <w:b/>
                <w:sz w:val="21"/>
                <w:szCs w:val="21"/>
              </w:rPr>
              <w:t>isupper</w:t>
            </w:r>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r w:rsidRPr="00903DBA">
              <w:rPr>
                <w:b/>
                <w:sz w:val="21"/>
                <w:szCs w:val="21"/>
              </w:rPr>
              <w:t>isdigit</w:t>
            </w:r>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r w:rsidRPr="00903DBA">
              <w:rPr>
                <w:b/>
                <w:sz w:val="21"/>
                <w:szCs w:val="21"/>
              </w:rPr>
              <w:t>Isxdigit</w:t>
            </w:r>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36"/>
            <w:commentRangeStart w:id="937"/>
            <w:r w:rsidRPr="00903DBA">
              <w:rPr>
                <w:b/>
                <w:sz w:val="21"/>
                <w:szCs w:val="21"/>
              </w:rPr>
              <w:t>Isalnum</w:t>
            </w:r>
            <w:commentRangeEnd w:id="936"/>
            <w:r w:rsidR="00166455" w:rsidRPr="00903DBA">
              <w:rPr>
                <w:rStyle w:val="Kommentarsreferens"/>
                <w:rFonts w:eastAsia="Times New Roman" w:cs="Times New Roman"/>
              </w:rPr>
              <w:commentReference w:id="936"/>
            </w:r>
            <w:commentRangeEnd w:id="937"/>
            <w:r w:rsidR="00166455" w:rsidRPr="00903DBA">
              <w:rPr>
                <w:rStyle w:val="Kommentarsreferens"/>
                <w:rFonts w:eastAsia="Times New Roman" w:cs="Times New Roman"/>
              </w:rPr>
              <w:commentReference w:id="937"/>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r w:rsidRPr="00903DBA">
              <w:rPr>
                <w:b/>
                <w:sz w:val="21"/>
                <w:szCs w:val="21"/>
              </w:rPr>
              <w:t>Isspace</w:t>
            </w:r>
          </w:p>
        </w:tc>
        <w:tc>
          <w:tcPr>
            <w:tcW w:w="7904" w:type="dxa"/>
          </w:tcPr>
          <w:p w14:paraId="7A1BA1D2" w14:textId="77777777" w:rsidR="00E80032" w:rsidRPr="00903DBA" w:rsidRDefault="00E80032" w:rsidP="000803FF">
            <w:r w:rsidRPr="00903DBA">
              <w:t>White-space character: space (0x20), horizontal tab (0x09), vertical tab (0x0B), new-line (0x0A), form-feed (0x0D), or carriage return (0x0C).</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r w:rsidRPr="00903DBA">
              <w:rPr>
                <w:b/>
                <w:sz w:val="21"/>
                <w:szCs w:val="21"/>
              </w:rPr>
              <w:t>Iscntrl</w:t>
            </w:r>
          </w:p>
        </w:tc>
        <w:tc>
          <w:tcPr>
            <w:tcW w:w="7904" w:type="dxa"/>
          </w:tcPr>
          <w:p w14:paraId="1E4A5FAF" w14:textId="77777777" w:rsidR="00E80032" w:rsidRPr="00903DBA" w:rsidRDefault="00E80032" w:rsidP="000803FF">
            <w:r w:rsidRPr="00903DBA">
              <w:t>Control character: characters with ASCII codes 0x00 to 0x0F, inclusive, and delete (0x1F).</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r w:rsidRPr="00903DBA">
              <w:rPr>
                <w:b/>
                <w:sz w:val="21"/>
                <w:szCs w:val="21"/>
              </w:rPr>
              <w:t>Isprint</w:t>
            </w:r>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r w:rsidRPr="00903DBA">
              <w:rPr>
                <w:b/>
                <w:sz w:val="21"/>
                <w:szCs w:val="21"/>
              </w:rPr>
              <w:t>Isgraph</w:t>
            </w:r>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r w:rsidRPr="00903DBA">
              <w:rPr>
                <w:b/>
                <w:sz w:val="21"/>
                <w:szCs w:val="21"/>
              </w:rPr>
              <w:t>ispunct</w:t>
            </w:r>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r w:rsidRPr="00E65FE6">
        <w:t>tolower</w:t>
      </w:r>
      <w:r w:rsidRPr="00903DBA">
        <w:t xml:space="preserve"> and </w:t>
      </w:r>
      <w:r w:rsidRPr="00E65FE6">
        <w:rPr>
          <w:rStyle w:val="CodeInText"/>
        </w:rPr>
        <w:t>toupper</w:t>
      </w:r>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38" w:name="_Toc323656743"/>
      <w:bookmarkStart w:id="939" w:name="_Toc324085481"/>
      <w:bookmarkStart w:id="940" w:name="_Toc383781133"/>
      <w:bookmarkStart w:id="941" w:name="_Toc57656242"/>
      <w:r w:rsidRPr="00903DBA">
        <w:t>Further Reading</w:t>
      </w:r>
      <w:bookmarkEnd w:id="825"/>
      <w:bookmarkEnd w:id="938"/>
      <w:bookmarkEnd w:id="939"/>
      <w:bookmarkEnd w:id="940"/>
      <w:bookmarkEnd w:id="941"/>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r w:rsidRPr="00903DBA">
          <w:t>Deitel</w:t>
        </w:r>
      </w:hyperlink>
      <w:r w:rsidRPr="00903DBA">
        <w:t xml:space="preserve"> (6th Edition, Prentice Hall, 2009), which which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(3th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42" w:name="_Toc57656243"/>
      <w:r w:rsidRPr="00903DBA">
        <w:lastRenderedPageBreak/>
        <w:t>Foreword</w:t>
      </w:r>
      <w:bookmarkEnd w:id="942"/>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xml:space="preserve">; that is, the least meaningful parts of the source code. For instance, the characters ‘i' and ‘f’ is put together into the keyword </w:t>
      </w:r>
      <w:r w:rsidRPr="00903DBA">
        <w:rPr>
          <w:b/>
        </w:rPr>
        <w:t>if</w:t>
      </w:r>
      <w:r w:rsidRPr="00903DBA">
        <w:t xml:space="preserve">, and the characters ‘!’ and ‘=’ is put together into the operator </w:t>
      </w:r>
      <w:r w:rsidRPr="00903DBA">
        <w:rPr>
          <w:b/>
        </w:rPr>
        <w:t>not_equal</w:t>
      </w:r>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x86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JLex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Alfred V. Aho, Lam, Monica S. Lam, Ravi Sethi, Jeffrey D. Ullman. Compilers – Principles, Techniques, and Tools, 2nd edition. Prentice Hall, 2006.</w:t>
      </w:r>
    </w:p>
    <w:p w14:paraId="768D523A" w14:textId="77777777" w:rsidR="00DA28BC" w:rsidRPr="00903DBA" w:rsidRDefault="00DA28BC" w:rsidP="00BA3209">
      <w:r w:rsidRPr="00903DBA">
        <w:t>Keith Cooper, Linda Torczon. Engineering a Compiler, 2nd edition. Morgan Kaufman, 2011.</w:t>
      </w:r>
    </w:p>
    <w:p w14:paraId="26986EE9" w14:textId="77777777" w:rsidR="00DA28BC" w:rsidRPr="00903DBA" w:rsidRDefault="00DA28BC" w:rsidP="00BA3209">
      <w:r w:rsidRPr="00903DBA">
        <w:t>Charles N. Fischer, Ron K. Cytron,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77777777" w:rsidR="00DA28BC" w:rsidRPr="00903DBA" w:rsidRDefault="00DA28BC" w:rsidP="00BA3209">
      <w:r w:rsidRPr="00903DBA">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Steven S. Muchnick.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1. Introduction. Introduces the compiler phases described in the following chapters by demonstrating a compiler for a small toy language generating MIPS-code executable in the SPIM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FB43BB" w:rsidRDefault="00FB43BB" w:rsidP="00E65FE6">
                              <w:pPr>
                                <w:rPr>
                                  <w:lang w:val="sv-SE"/>
                                </w:rPr>
                              </w:pPr>
                              <w:r>
                                <w:rPr>
                                  <w:lang w:val="sv-SE"/>
                                </w:rPr>
                                <w:t>Preprocessor</w:t>
                              </w:r>
                            </w:p>
                            <w:p w14:paraId="04F32221" w14:textId="77777777" w:rsidR="00FB43BB" w:rsidRPr="00C7380D" w:rsidRDefault="00FB43BB"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FB43BB" w:rsidRPr="008541FD" w:rsidRDefault="00FB43BB" w:rsidP="00E65FE6">
                              <w:r w:rsidRPr="008541FD">
                                <w:t>Source</w:t>
                              </w:r>
                              <w:r>
                                <w:t xml:space="preserve"> </w:t>
                              </w:r>
                              <w:r w:rsidRPr="008541FD">
                                <w:t>Code</w:t>
                              </w:r>
                            </w:p>
                            <w:p w14:paraId="4FCEAC5C" w14:textId="77777777" w:rsidR="00FB43BB" w:rsidRDefault="00FB43BB"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FB43BB" w:rsidRDefault="00FB43BB"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FB43BB" w:rsidRDefault="00FB43BB" w:rsidP="00E65FE6">
                              <w:r>
                                <w:t>Processed Code</w:t>
                              </w:r>
                            </w:p>
                            <w:p w14:paraId="14142DBC" w14:textId="77777777" w:rsidR="00FB43BB" w:rsidRDefault="00FB43BB"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FB43BB" w:rsidRDefault="00FB43BB"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FB43BB" w:rsidRDefault="00FB43BB" w:rsidP="00E65FE6">
                              <w:r>
                                <w:t>Syntax Tree</w:t>
                              </w:r>
                            </w:p>
                            <w:p w14:paraId="070DB26E" w14:textId="77777777" w:rsidR="00FB43BB" w:rsidRDefault="00FB43BB"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FB43BB" w:rsidRDefault="00FB43BB"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FB43BB" w:rsidRDefault="00FB43BB" w:rsidP="00E65FE6">
                              <w:r>
                                <w:t>Optimized Syntax Tree</w:t>
                              </w:r>
                            </w:p>
                            <w:p w14:paraId="3315953C" w14:textId="77777777" w:rsidR="00FB43BB" w:rsidRDefault="00FB43BB"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FB43BB" w:rsidRDefault="00FB43BB"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FB43BB" w:rsidRDefault="00FB43BB" w:rsidP="00E65FE6">
                              <w:r>
                                <w:t>Middle Code List</w:t>
                              </w:r>
                            </w:p>
                            <w:p w14:paraId="321C1BE9" w14:textId="77777777" w:rsidR="00FB43BB" w:rsidRDefault="00FB43BB"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FB43BB" w:rsidRDefault="00FB43BB" w:rsidP="00E65FE6">
                              <w:r>
                                <w:t>Optimized Middle Code List</w:t>
                              </w:r>
                            </w:p>
                            <w:p w14:paraId="4CF9CB98" w14:textId="77777777" w:rsidR="00FB43BB" w:rsidRDefault="00FB43BB"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FB43BB" w:rsidRDefault="00FB43BB"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FB43BB" w:rsidRDefault="00FB43BB"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FB43BB" w:rsidRDefault="00FB43BB" w:rsidP="00E65FE6">
                        <w:pPr>
                          <w:rPr>
                            <w:lang w:val="sv-SE"/>
                          </w:rPr>
                        </w:pPr>
                        <w:r>
                          <w:rPr>
                            <w:lang w:val="sv-SE"/>
                          </w:rPr>
                          <w:t>Preprocessor</w:t>
                        </w:r>
                      </w:p>
                      <w:p w14:paraId="04F32221" w14:textId="77777777" w:rsidR="00FB43BB" w:rsidRPr="00C7380D" w:rsidRDefault="00FB43BB"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FB43BB" w:rsidRPr="008541FD" w:rsidRDefault="00FB43BB" w:rsidP="00E65FE6">
                        <w:r w:rsidRPr="008541FD">
                          <w:t>Source</w:t>
                        </w:r>
                        <w:r>
                          <w:t xml:space="preserve"> </w:t>
                        </w:r>
                        <w:r w:rsidRPr="008541FD">
                          <w:t>Code</w:t>
                        </w:r>
                      </w:p>
                      <w:p w14:paraId="4FCEAC5C" w14:textId="77777777" w:rsidR="00FB43BB" w:rsidRDefault="00FB43BB"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FB43BB" w:rsidRDefault="00FB43BB"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FB43BB" w:rsidRDefault="00FB43BB" w:rsidP="00E65FE6">
                        <w:r>
                          <w:t>Processed Code</w:t>
                        </w:r>
                      </w:p>
                      <w:p w14:paraId="14142DBC" w14:textId="77777777" w:rsidR="00FB43BB" w:rsidRDefault="00FB43BB"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FB43BB" w:rsidRDefault="00FB43BB"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FB43BB" w:rsidRDefault="00FB43BB" w:rsidP="00E65FE6">
                        <w:r>
                          <w:t>Syntax Tree</w:t>
                        </w:r>
                      </w:p>
                      <w:p w14:paraId="070DB26E" w14:textId="77777777" w:rsidR="00FB43BB" w:rsidRDefault="00FB43BB"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FB43BB" w:rsidRDefault="00FB43BB"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FB43BB" w:rsidRDefault="00FB43BB" w:rsidP="00E65FE6">
                        <w:r>
                          <w:t>Optimized Syntax Tree</w:t>
                        </w:r>
                      </w:p>
                      <w:p w14:paraId="3315953C" w14:textId="77777777" w:rsidR="00FB43BB" w:rsidRDefault="00FB43BB"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FB43BB" w:rsidRDefault="00FB43BB"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FB43BB" w:rsidRDefault="00FB43BB" w:rsidP="00E65FE6">
                        <w:r>
                          <w:t>Middle Code List</w:t>
                        </w:r>
                      </w:p>
                      <w:p w14:paraId="321C1BE9" w14:textId="77777777" w:rsidR="00FB43BB" w:rsidRDefault="00FB43BB"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FB43BB" w:rsidRDefault="00FB43BB" w:rsidP="00E65FE6">
                        <w:r>
                          <w:t>Optimized Middle Code List</w:t>
                        </w:r>
                      </w:p>
                      <w:p w14:paraId="4CF9CB98" w14:textId="77777777" w:rsidR="00FB43BB" w:rsidRDefault="00FB43BB"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FB43BB" w:rsidRDefault="00FB43BB"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FB43BB" w:rsidRDefault="00FB43BB"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FB43BB" w:rsidRDefault="00FB43BB" w:rsidP="006F14D0">
                              <w:pPr>
                                <w:spacing w:before="60" w:after="0"/>
                                <w:jc w:val="center"/>
                                <w:rPr>
                                  <w:lang w:val="sv-SE"/>
                                </w:rPr>
                              </w:pPr>
                              <w:r>
                                <w:rPr>
                                  <w:lang w:val="sv-SE"/>
                                </w:rPr>
                                <w:t>Preprocessor</w:t>
                              </w:r>
                            </w:p>
                            <w:p w14:paraId="2CD90E0F" w14:textId="77777777" w:rsidR="00FB43BB" w:rsidRPr="00C7380D" w:rsidRDefault="00FB43BB"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FB43BB" w:rsidRPr="008541FD" w:rsidRDefault="00FB43BB" w:rsidP="006F14D0">
                              <w:pPr>
                                <w:spacing w:before="60" w:after="0"/>
                                <w:jc w:val="center"/>
                              </w:pPr>
                              <w:r w:rsidRPr="008541FD">
                                <w:t>Source</w:t>
                              </w:r>
                              <w:r>
                                <w:t xml:space="preserve"> </w:t>
                              </w:r>
                              <w:r w:rsidRPr="008541FD">
                                <w:t>Code</w:t>
                              </w:r>
                            </w:p>
                            <w:p w14:paraId="1314F231" w14:textId="77777777" w:rsidR="00FB43BB" w:rsidRDefault="00FB43BB"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FB43BB" w:rsidRDefault="00FB43BB"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FB43BB" w:rsidRDefault="00FB43BB" w:rsidP="006F14D0">
                              <w:pPr>
                                <w:pStyle w:val="Normalwebb"/>
                                <w:spacing w:before="60" w:line="256" w:lineRule="auto"/>
                                <w:jc w:val="center"/>
                              </w:pPr>
                              <w:r>
                                <w:rPr>
                                  <w:rFonts w:eastAsia="Calibri"/>
                                  <w:sz w:val="22"/>
                                  <w:szCs w:val="22"/>
                                  <w:lang w:val="en-US"/>
                                </w:rPr>
                                <w:t>Processed Code</w:t>
                              </w:r>
                            </w:p>
                            <w:p w14:paraId="705B7689" w14:textId="77777777" w:rsidR="00FB43BB" w:rsidRDefault="00FB43BB"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FB43BB" w:rsidRDefault="00FB43BB"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FB43BB" w:rsidRDefault="00FB43BB" w:rsidP="006F14D0">
                              <w:pPr>
                                <w:pStyle w:val="Normalwebb"/>
                                <w:spacing w:before="60" w:line="254" w:lineRule="auto"/>
                                <w:jc w:val="center"/>
                              </w:pPr>
                              <w:r>
                                <w:rPr>
                                  <w:rFonts w:eastAsia="Calibri"/>
                                  <w:sz w:val="22"/>
                                  <w:szCs w:val="22"/>
                                  <w:lang w:val="en-US"/>
                                </w:rPr>
                                <w:t>Syntax Tree</w:t>
                              </w:r>
                            </w:p>
                            <w:p w14:paraId="20988EE2" w14:textId="77777777" w:rsidR="00FB43BB" w:rsidRDefault="00FB43B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FB43BB" w:rsidRDefault="00FB43BB"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FB43BB" w:rsidRDefault="00FB43BB" w:rsidP="006F14D0">
                              <w:pPr>
                                <w:pStyle w:val="Normalwebb"/>
                                <w:spacing w:before="60" w:line="252" w:lineRule="auto"/>
                                <w:jc w:val="center"/>
                              </w:pPr>
                              <w:r>
                                <w:rPr>
                                  <w:rFonts w:eastAsia="Calibri"/>
                                  <w:sz w:val="22"/>
                                  <w:szCs w:val="22"/>
                                  <w:lang w:val="en-US"/>
                                </w:rPr>
                                <w:t>Optimized Syntax Tree</w:t>
                              </w:r>
                            </w:p>
                            <w:p w14:paraId="35223DB0" w14:textId="77777777" w:rsidR="00FB43BB" w:rsidRDefault="00FB43B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FB43BB" w:rsidRDefault="00FB43BB"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FB43BB" w:rsidRDefault="00FB43BB" w:rsidP="006F14D0">
                              <w:pPr>
                                <w:pStyle w:val="Normalwebb"/>
                                <w:spacing w:before="60" w:line="252" w:lineRule="auto"/>
                                <w:jc w:val="center"/>
                              </w:pPr>
                              <w:r>
                                <w:rPr>
                                  <w:rFonts w:eastAsia="Calibri"/>
                                  <w:sz w:val="22"/>
                                  <w:szCs w:val="22"/>
                                  <w:lang w:val="en-US"/>
                                </w:rPr>
                                <w:t>Middle Code List</w:t>
                              </w:r>
                            </w:p>
                            <w:p w14:paraId="5410A942" w14:textId="77777777" w:rsidR="00FB43BB" w:rsidRDefault="00FB43B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FB43BB" w:rsidRDefault="00FB43BB" w:rsidP="006F14D0">
                              <w:pPr>
                                <w:pStyle w:val="Normalwebb"/>
                                <w:spacing w:before="60" w:line="252" w:lineRule="auto"/>
                                <w:jc w:val="center"/>
                              </w:pPr>
                              <w:r>
                                <w:rPr>
                                  <w:rFonts w:eastAsia="Calibri"/>
                                  <w:sz w:val="22"/>
                                  <w:szCs w:val="22"/>
                                  <w:lang w:val="en-US"/>
                                </w:rPr>
                                <w:t>Optimized Middle Code List</w:t>
                              </w:r>
                            </w:p>
                            <w:p w14:paraId="36F7A1DE" w14:textId="77777777" w:rsidR="00FB43BB" w:rsidRDefault="00FB43B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FB43BB" w:rsidRDefault="00FB43BB"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FB43BB" w:rsidRDefault="00FB43BB"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FB43BB" w:rsidRDefault="00FB43BB" w:rsidP="006F14D0">
                        <w:pPr>
                          <w:spacing w:before="60" w:after="0"/>
                          <w:jc w:val="center"/>
                          <w:rPr>
                            <w:lang w:val="sv-SE"/>
                          </w:rPr>
                        </w:pPr>
                        <w:r>
                          <w:rPr>
                            <w:lang w:val="sv-SE"/>
                          </w:rPr>
                          <w:t>Preprocessor</w:t>
                        </w:r>
                      </w:p>
                      <w:p w14:paraId="2CD90E0F" w14:textId="77777777" w:rsidR="00FB43BB" w:rsidRPr="00C7380D" w:rsidRDefault="00FB43BB"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FB43BB" w:rsidRPr="008541FD" w:rsidRDefault="00FB43BB" w:rsidP="006F14D0">
                        <w:pPr>
                          <w:spacing w:before="60" w:after="0"/>
                          <w:jc w:val="center"/>
                        </w:pPr>
                        <w:r w:rsidRPr="008541FD">
                          <w:t>Source</w:t>
                        </w:r>
                        <w:r>
                          <w:t xml:space="preserve"> </w:t>
                        </w:r>
                        <w:r w:rsidRPr="008541FD">
                          <w:t>Code</w:t>
                        </w:r>
                      </w:p>
                      <w:p w14:paraId="1314F231" w14:textId="77777777" w:rsidR="00FB43BB" w:rsidRDefault="00FB43BB"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FB43BB" w:rsidRDefault="00FB43BB"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FB43BB" w:rsidRDefault="00FB43BB" w:rsidP="006F14D0">
                        <w:pPr>
                          <w:pStyle w:val="Normalwebb"/>
                          <w:spacing w:before="60" w:line="256" w:lineRule="auto"/>
                          <w:jc w:val="center"/>
                        </w:pPr>
                        <w:r>
                          <w:rPr>
                            <w:rFonts w:eastAsia="Calibri"/>
                            <w:sz w:val="22"/>
                            <w:szCs w:val="22"/>
                            <w:lang w:val="en-US"/>
                          </w:rPr>
                          <w:t>Processed Code</w:t>
                        </w:r>
                      </w:p>
                      <w:p w14:paraId="705B7689" w14:textId="77777777" w:rsidR="00FB43BB" w:rsidRDefault="00FB43BB"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FB43BB" w:rsidRDefault="00FB43BB"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FB43BB" w:rsidRDefault="00FB43BB" w:rsidP="006F14D0">
                        <w:pPr>
                          <w:pStyle w:val="Normalwebb"/>
                          <w:spacing w:before="60" w:line="254" w:lineRule="auto"/>
                          <w:jc w:val="center"/>
                        </w:pPr>
                        <w:r>
                          <w:rPr>
                            <w:rFonts w:eastAsia="Calibri"/>
                            <w:sz w:val="22"/>
                            <w:szCs w:val="22"/>
                            <w:lang w:val="en-US"/>
                          </w:rPr>
                          <w:t>Syntax Tree</w:t>
                        </w:r>
                      </w:p>
                      <w:p w14:paraId="20988EE2" w14:textId="77777777" w:rsidR="00FB43BB" w:rsidRDefault="00FB43BB"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FB43BB" w:rsidRDefault="00FB43BB"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FB43BB" w:rsidRDefault="00FB43BB" w:rsidP="006F14D0">
                        <w:pPr>
                          <w:pStyle w:val="Normalwebb"/>
                          <w:spacing w:before="60" w:line="252" w:lineRule="auto"/>
                          <w:jc w:val="center"/>
                        </w:pPr>
                        <w:r>
                          <w:rPr>
                            <w:rFonts w:eastAsia="Calibri"/>
                            <w:sz w:val="22"/>
                            <w:szCs w:val="22"/>
                            <w:lang w:val="en-US"/>
                          </w:rPr>
                          <w:t>Optimized Syntax Tree</w:t>
                        </w:r>
                      </w:p>
                      <w:p w14:paraId="35223DB0" w14:textId="77777777" w:rsidR="00FB43BB" w:rsidRDefault="00FB43BB"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FB43BB" w:rsidRDefault="00FB43BB"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FB43BB" w:rsidRDefault="00FB43BB" w:rsidP="006F14D0">
                        <w:pPr>
                          <w:pStyle w:val="Normalwebb"/>
                          <w:spacing w:before="60" w:line="252" w:lineRule="auto"/>
                          <w:jc w:val="center"/>
                        </w:pPr>
                        <w:r>
                          <w:rPr>
                            <w:rFonts w:eastAsia="Calibri"/>
                            <w:sz w:val="22"/>
                            <w:szCs w:val="22"/>
                            <w:lang w:val="en-US"/>
                          </w:rPr>
                          <w:t>Middle Code List</w:t>
                        </w:r>
                      </w:p>
                      <w:p w14:paraId="5410A942" w14:textId="77777777" w:rsidR="00FB43BB" w:rsidRDefault="00FB43BB"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FB43BB" w:rsidRDefault="00FB43BB" w:rsidP="006F14D0">
                        <w:pPr>
                          <w:pStyle w:val="Normalwebb"/>
                          <w:spacing w:before="60" w:line="252" w:lineRule="auto"/>
                          <w:jc w:val="center"/>
                        </w:pPr>
                        <w:r>
                          <w:rPr>
                            <w:rFonts w:eastAsia="Calibri"/>
                            <w:sz w:val="22"/>
                            <w:szCs w:val="22"/>
                            <w:lang w:val="en-US"/>
                          </w:rPr>
                          <w:t>Optimized Middle Code List</w:t>
                        </w:r>
                      </w:p>
                      <w:p w14:paraId="36F7A1DE" w14:textId="77777777" w:rsidR="00FB43BB" w:rsidRDefault="00FB43BB"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FB43BB" w:rsidRDefault="00FB43BB"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FB43BB" w:rsidRDefault="00FB43BB"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36" w:author="Stefan Bjornander" w:date="2015-05-23T17:42:00Z" w:initials="SB">
    <w:p w14:paraId="7086E310" w14:textId="77777777" w:rsidR="00FB43BB" w:rsidRDefault="00FB43BB">
      <w:pPr>
        <w:pStyle w:val="Kommentarer"/>
      </w:pPr>
      <w:r>
        <w:rPr>
          <w:rStyle w:val="Kommentarsreferens"/>
        </w:rPr>
        <w:annotationRef/>
      </w:r>
    </w:p>
    <w:p w14:paraId="01C1DAD9" w14:textId="77777777" w:rsidR="00FB43BB" w:rsidRDefault="00FB43BB">
      <w:pPr>
        <w:pStyle w:val="Kommentarer"/>
      </w:pPr>
      <w:r>
        <w:rPr>
          <w:b/>
          <w:sz w:val="21"/>
          <w:szCs w:val="21"/>
        </w:rPr>
        <w:pict w14:anchorId="5BD8B1F4">
          <v:shape id="_x0000_i1033" type="#_x0000_t75" style="width:36.2pt;height:6.7pt" o:ole="" strokeweight="0">
            <v:stroke endcap="round"/>
            <v:imagedata r:id="rId1" o:title=""/>
            <v:path shadowok="f" fillok="f" insetpenok="f"/>
            <o:lock v:ext="edit" rotation="t" verticies="t" text="t" shapetype="t"/>
            <o:ink i="AAB=&#10;" annotation="t"/>
          </v:shape>
        </w:pict>
      </w:r>
    </w:p>
  </w:comment>
  <w:comment w:id="937" w:author="Stefan Bjornander" w:date="2015-05-23T17:42:00Z" w:initials="SB">
    <w:p w14:paraId="04F55807" w14:textId="77777777" w:rsidR="00FB43BB" w:rsidRDefault="00FB43BB">
      <w:pPr>
        <w:pStyle w:val="Kommentarer"/>
      </w:pPr>
      <w:r>
        <w:rPr>
          <w:rStyle w:val="Kommentarsreferens"/>
        </w:rPr>
        <w:annotationRef/>
      </w:r>
    </w:p>
    <w:p w14:paraId="533EC9EE" w14:textId="77777777" w:rsidR="00FB43BB" w:rsidRDefault="00FB43BB">
      <w:pPr>
        <w:pStyle w:val="Kommentarer"/>
      </w:pPr>
      <w:r>
        <w:rPr>
          <w:b/>
          <w:sz w:val="21"/>
          <w:szCs w:val="21"/>
        </w:rPr>
        <w:pict w14:anchorId="232FB768">
          <v:shape id="_x0000_i1035" type="#_x0000_t75" style="width:36.2pt;height:6.7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FB43BB" w:rsidRDefault="00FB43BB" w:rsidP="006C7309">
      <w:pPr>
        <w:spacing w:line="240" w:lineRule="auto"/>
      </w:pPr>
      <w:r>
        <w:separator/>
      </w:r>
    </w:p>
  </w:endnote>
  <w:endnote w:type="continuationSeparator" w:id="0">
    <w:p w14:paraId="0DD18C9D" w14:textId="77777777" w:rsidR="00FB43BB" w:rsidRDefault="00FB43BB"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FB43BB" w:rsidRDefault="00FB43BB" w:rsidP="006C7309">
      <w:pPr>
        <w:spacing w:line="240" w:lineRule="auto"/>
      </w:pPr>
      <w:r>
        <w:separator/>
      </w:r>
    </w:p>
  </w:footnote>
  <w:footnote w:type="continuationSeparator" w:id="0">
    <w:p w14:paraId="0BA3DA21" w14:textId="77777777" w:rsidR="00FB43BB" w:rsidRDefault="00FB43BB" w:rsidP="006C7309">
      <w:pPr>
        <w:spacing w:line="240" w:lineRule="auto"/>
      </w:pPr>
      <w:r>
        <w:continuationSeparator/>
      </w:r>
    </w:p>
  </w:footnote>
  <w:footnote w:id="1">
    <w:p w14:paraId="2574BD6E" w14:textId="77777777" w:rsidR="00FB43BB" w:rsidRPr="00725EAE" w:rsidRDefault="00FB43BB"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FB43BB" w:rsidRPr="00B4576D" w:rsidRDefault="00FB43BB"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FB43BB" w:rsidRPr="00080A22" w:rsidRDefault="00FB43BB"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70F4E14C" w:rsidR="00FB43BB" w:rsidRDefault="00FB43BB"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14.29</w:t>
      </w:r>
      <w:r>
        <w:fldChar w:fldCharType="end"/>
      </w:r>
      <w:r>
        <w:t>):</w:t>
      </w:r>
    </w:p>
    <w:p w14:paraId="57E07F8E" w14:textId="77777777" w:rsidR="00FB43BB" w:rsidRDefault="00FB43BB" w:rsidP="00E80032">
      <w:pPr>
        <w:pStyle w:val="Code"/>
      </w:pPr>
      <w:r>
        <w:t>#define BOOL int</w:t>
      </w:r>
    </w:p>
    <w:p w14:paraId="5A8A6026" w14:textId="77777777" w:rsidR="00FB43BB" w:rsidRDefault="00FB43BB" w:rsidP="00E80032">
      <w:pPr>
        <w:pStyle w:val="Code"/>
      </w:pPr>
      <w:r>
        <w:t>#define TRUE 1</w:t>
      </w:r>
    </w:p>
    <w:p w14:paraId="09976B6C" w14:textId="77777777" w:rsidR="00FB43BB" w:rsidRPr="00BF232B" w:rsidRDefault="00FB43BB" w:rsidP="00E80032">
      <w:pPr>
        <w:pStyle w:val="Code"/>
      </w:pPr>
      <w:r>
        <w:t>#define FALSE 0</w:t>
      </w:r>
    </w:p>
  </w:footnote>
  <w:footnote w:id="5">
    <w:p w14:paraId="1100CB01" w14:textId="77777777" w:rsidR="00FB43BB" w:rsidRDefault="00FB43BB"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FB43BB" w:rsidRDefault="00FB43BB" w:rsidP="00E80032">
      <w:r>
        <w:rPr>
          <w:rStyle w:val="Fotnotsreferens"/>
        </w:rPr>
        <w:footnoteRef/>
      </w:r>
      <w:r>
        <w:t xml:space="preserve"> Depending of the compiler and its warning level settings.</w:t>
      </w:r>
    </w:p>
  </w:footnote>
  <w:footnote w:id="7">
    <w:p w14:paraId="3D554D37" w14:textId="77777777" w:rsidR="00FB43BB" w:rsidRPr="004679D4" w:rsidRDefault="00FB43BB"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FB43BB" w:rsidRPr="00C03AB7" w:rsidRDefault="00FB43BB"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FB43BB" w:rsidRPr="000C5114" w:rsidRDefault="00FB43BB"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FB43BB" w:rsidRPr="002343ED" w:rsidRDefault="00FB43BB"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FB43BB" w:rsidRDefault="00FB43BB" w:rsidP="00E80032">
      <w:r>
        <w:rPr>
          <w:rStyle w:val="Fotnotsreferens"/>
        </w:rPr>
        <w:footnoteRef/>
      </w:r>
      <w:r>
        <w:t xml:space="preserve"> However, we have no knowledge about the actual address; it may be 10,000 or anything else.</w:t>
      </w:r>
    </w:p>
  </w:footnote>
  <w:footnote w:id="12">
    <w:p w14:paraId="575EFDCD" w14:textId="77777777" w:rsidR="00FB43BB" w:rsidRPr="009B0162" w:rsidRDefault="00FB43BB"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FB43BB" w:rsidRDefault="00FB43BB"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FB43BB" w:rsidRDefault="00FB43BB"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FB43BB" w:rsidRPr="00E554CC" w:rsidRDefault="00FB43BB"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FB43BB" w:rsidRPr="00391B01" w:rsidRDefault="00FB43BB"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FB43BB" w:rsidRDefault="00FB43BB"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FB43BB" w:rsidRDefault="00FB43BB"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FB43BB" w:rsidRDefault="00FB43BB" w:rsidP="00E80032">
      <w:r>
        <w:rPr>
          <w:rStyle w:val="Fotnotsreferens"/>
        </w:rPr>
        <w:footnoteRef/>
      </w:r>
      <w:r>
        <w:t xml:space="preserve"> There is no rational explanation, just accept it.</w:t>
      </w:r>
    </w:p>
  </w:footnote>
  <w:footnote w:id="20">
    <w:p w14:paraId="0B9FD0C4" w14:textId="77777777" w:rsidR="00FB43BB" w:rsidRDefault="00FB43BB"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FB43BB" w:rsidRPr="00EF01A1" w:rsidRDefault="00FB43BB"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FB43BB" w:rsidRPr="008655EC" w:rsidRDefault="00FB43BB"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3240777C"/>
    <w:multiLevelType w:val="multilevel"/>
    <w:tmpl w:val="A164F7E6"/>
    <w:numStyleLink w:val="Heading"/>
  </w:abstractNum>
  <w:abstractNum w:abstractNumId="53"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7"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E61B8E"/>
    <w:multiLevelType w:val="multilevel"/>
    <w:tmpl w:val="A164F7E6"/>
    <w:numStyleLink w:val="Heading"/>
  </w:abstractNum>
  <w:abstractNum w:abstractNumId="63"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5"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0"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2" w15:restartNumberingAfterBreak="0">
    <w:nsid w:val="49FA4717"/>
    <w:multiLevelType w:val="hybridMultilevel"/>
    <w:tmpl w:val="212E5C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3"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4EFB302F"/>
    <w:multiLevelType w:val="hybridMultilevel"/>
    <w:tmpl w:val="FECA147E"/>
    <w:lvl w:ilvl="0" w:tplc="5BFC3D0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6"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8"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80"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1"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5"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68915423"/>
    <w:multiLevelType w:val="multilevel"/>
    <w:tmpl w:val="A164F7E6"/>
    <w:numStyleLink w:val="Heading"/>
  </w:abstractNum>
  <w:abstractNum w:abstractNumId="90"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15:restartNumberingAfterBreak="0">
    <w:nsid w:val="692B52DB"/>
    <w:multiLevelType w:val="multilevel"/>
    <w:tmpl w:val="A164F7E6"/>
    <w:numStyleLink w:val="Heading"/>
  </w:abstractNum>
  <w:abstractNum w:abstractNumId="92"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5"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7"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0"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01"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0"/>
  </w:num>
  <w:num w:numId="2">
    <w:abstractNumId w:val="61"/>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8"/>
  </w:num>
  <w:num w:numId="7">
    <w:abstractNumId w:val="62"/>
  </w:num>
  <w:num w:numId="8">
    <w:abstractNumId w:val="91"/>
  </w:num>
  <w:num w:numId="9">
    <w:abstractNumId w:val="52"/>
  </w:num>
  <w:num w:numId="10">
    <w:abstractNumId w:val="39"/>
  </w:num>
  <w:num w:numId="11">
    <w:abstractNumId w:val="89"/>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7"/>
  </w:num>
  <w:num w:numId="31">
    <w:abstractNumId w:val="13"/>
  </w:num>
  <w:num w:numId="32">
    <w:abstractNumId w:val="102"/>
  </w:num>
  <w:num w:numId="33">
    <w:abstractNumId w:val="63"/>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6"/>
  </w:num>
  <w:num w:numId="43">
    <w:abstractNumId w:val="47"/>
  </w:num>
  <w:num w:numId="44">
    <w:abstractNumId w:val="84"/>
  </w:num>
  <w:num w:numId="45">
    <w:abstractNumId w:val="90"/>
  </w:num>
  <w:num w:numId="46">
    <w:abstractNumId w:val="56"/>
  </w:num>
  <w:num w:numId="47">
    <w:abstractNumId w:val="69"/>
  </w:num>
  <w:num w:numId="48">
    <w:abstractNumId w:val="11"/>
  </w:num>
  <w:num w:numId="49">
    <w:abstractNumId w:val="18"/>
  </w:num>
  <w:num w:numId="50">
    <w:abstractNumId w:val="60"/>
  </w:num>
  <w:num w:numId="51">
    <w:abstractNumId w:val="10"/>
  </w:num>
  <w:num w:numId="52">
    <w:abstractNumId w:val="99"/>
  </w:num>
  <w:num w:numId="53">
    <w:abstractNumId w:val="86"/>
  </w:num>
  <w:num w:numId="54">
    <w:abstractNumId w:val="34"/>
  </w:num>
  <w:num w:numId="55">
    <w:abstractNumId w:val="74"/>
  </w:num>
  <w:num w:numId="56">
    <w:abstractNumId w:val="19"/>
  </w:num>
  <w:num w:numId="57">
    <w:abstractNumId w:val="93"/>
  </w:num>
  <w:num w:numId="58">
    <w:abstractNumId w:val="37"/>
  </w:num>
  <w:num w:numId="59">
    <w:abstractNumId w:val="16"/>
  </w:num>
  <w:num w:numId="60">
    <w:abstractNumId w:val="64"/>
  </w:num>
  <w:num w:numId="61">
    <w:abstractNumId w:val="64"/>
    <w:lvlOverride w:ilvl="0">
      <w:startOverride w:val="1"/>
    </w:lvlOverride>
  </w:num>
  <w:num w:numId="62">
    <w:abstractNumId w:val="64"/>
    <w:lvlOverride w:ilvl="0">
      <w:startOverride w:val="1"/>
    </w:lvlOverride>
  </w:num>
  <w:num w:numId="63">
    <w:abstractNumId w:val="64"/>
    <w:lvlOverride w:ilvl="0">
      <w:startOverride w:val="1"/>
    </w:lvlOverride>
  </w:num>
  <w:num w:numId="64">
    <w:abstractNumId w:val="64"/>
    <w:lvlOverride w:ilvl="0">
      <w:startOverride w:val="1"/>
    </w:lvlOverride>
  </w:num>
  <w:num w:numId="65">
    <w:abstractNumId w:val="36"/>
  </w:num>
  <w:num w:numId="66">
    <w:abstractNumId w:val="51"/>
  </w:num>
  <w:num w:numId="67">
    <w:abstractNumId w:val="29"/>
  </w:num>
  <w:num w:numId="68">
    <w:abstractNumId w:val="100"/>
  </w:num>
  <w:num w:numId="69">
    <w:abstractNumId w:val="41"/>
  </w:num>
  <w:num w:numId="70">
    <w:abstractNumId w:val="27"/>
  </w:num>
  <w:num w:numId="71">
    <w:abstractNumId w:val="88"/>
  </w:num>
  <w:num w:numId="72">
    <w:abstractNumId w:val="26"/>
  </w:num>
  <w:num w:numId="73">
    <w:abstractNumId w:val="83"/>
  </w:num>
  <w:num w:numId="74">
    <w:abstractNumId w:val="53"/>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7"/>
  </w:num>
  <w:num w:numId="81">
    <w:abstractNumId w:val="79"/>
  </w:num>
  <w:num w:numId="82">
    <w:abstractNumId w:val="65"/>
  </w:num>
  <w:num w:numId="83">
    <w:abstractNumId w:val="73"/>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7"/>
  </w:num>
  <w:num w:numId="88">
    <w:abstractNumId w:val="98"/>
  </w:num>
  <w:num w:numId="89">
    <w:abstractNumId w:val="81"/>
  </w:num>
  <w:num w:numId="90">
    <w:abstractNumId w:val="95"/>
  </w:num>
  <w:num w:numId="91">
    <w:abstractNumId w:val="20"/>
  </w:num>
  <w:num w:numId="92">
    <w:abstractNumId w:val="25"/>
  </w:num>
  <w:num w:numId="93">
    <w:abstractNumId w:val="57"/>
  </w:num>
  <w:num w:numId="94">
    <w:abstractNumId w:val="15"/>
  </w:num>
  <w:num w:numId="95">
    <w:abstractNumId w:val="42"/>
  </w:num>
  <w:num w:numId="96">
    <w:abstractNumId w:val="59"/>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5"/>
  </w:num>
  <w:num w:numId="100">
    <w:abstractNumId w:val="82"/>
  </w:num>
  <w:num w:numId="101">
    <w:abstractNumId w:val="78"/>
  </w:num>
  <w:num w:numId="102">
    <w:abstractNumId w:val="101"/>
  </w:num>
  <w:num w:numId="103">
    <w:abstractNumId w:val="35"/>
  </w:num>
  <w:num w:numId="104">
    <w:abstractNumId w:val="48"/>
  </w:num>
  <w:num w:numId="105">
    <w:abstractNumId w:val="22"/>
  </w:num>
  <w:num w:numId="106">
    <w:abstractNumId w:val="76"/>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1"/>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8"/>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8"/>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4"/>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5"/>
  </w:num>
  <w:num w:numId="141">
    <w:abstractNumId w:val="96"/>
  </w:num>
  <w:num w:numId="142">
    <w:abstractNumId w:val="67"/>
  </w:num>
  <w:num w:numId="143">
    <w:abstractNumId w:val="22"/>
  </w:num>
  <w:num w:numId="144">
    <w:abstractNumId w:val="76"/>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5"/>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6"/>
  </w:num>
  <w:num w:numId="163">
    <w:abstractNumId w:val="80"/>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2"/>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0"/>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9"/>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4"/>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5"/>
  </w:num>
  <w:num w:numId="183">
    <w:abstractNumId w:val="72"/>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3"/>
    <w:rsid w:val="00010727"/>
    <w:rsid w:val="00010936"/>
    <w:rsid w:val="00010A99"/>
    <w:rsid w:val="00010BA0"/>
    <w:rsid w:val="00010BA1"/>
    <w:rsid w:val="00010D69"/>
    <w:rsid w:val="00010E0C"/>
    <w:rsid w:val="00011163"/>
    <w:rsid w:val="000113C3"/>
    <w:rsid w:val="0001147E"/>
    <w:rsid w:val="000114DE"/>
    <w:rsid w:val="000116AA"/>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D4D"/>
    <w:rsid w:val="00024E63"/>
    <w:rsid w:val="00024F2D"/>
    <w:rsid w:val="000254F7"/>
    <w:rsid w:val="0002564D"/>
    <w:rsid w:val="0002568B"/>
    <w:rsid w:val="00025702"/>
    <w:rsid w:val="00025A3B"/>
    <w:rsid w:val="00025BEA"/>
    <w:rsid w:val="00025DA1"/>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06E"/>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7BB"/>
    <w:rsid w:val="00056AC1"/>
    <w:rsid w:val="00056BC2"/>
    <w:rsid w:val="00056E13"/>
    <w:rsid w:val="00056F68"/>
    <w:rsid w:val="00056FBA"/>
    <w:rsid w:val="00057342"/>
    <w:rsid w:val="00057378"/>
    <w:rsid w:val="00057515"/>
    <w:rsid w:val="0005751B"/>
    <w:rsid w:val="00057613"/>
    <w:rsid w:val="00057667"/>
    <w:rsid w:val="00057734"/>
    <w:rsid w:val="00057C2C"/>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314"/>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9B5"/>
    <w:rsid w:val="00095A4B"/>
    <w:rsid w:val="00095BB8"/>
    <w:rsid w:val="00095D59"/>
    <w:rsid w:val="00095E4F"/>
    <w:rsid w:val="00095E9A"/>
    <w:rsid w:val="00095F3F"/>
    <w:rsid w:val="0009639A"/>
    <w:rsid w:val="00096551"/>
    <w:rsid w:val="00096772"/>
    <w:rsid w:val="000969C8"/>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38"/>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C7B"/>
    <w:rsid w:val="000E2D59"/>
    <w:rsid w:val="000E2FE5"/>
    <w:rsid w:val="000E3302"/>
    <w:rsid w:val="000E343D"/>
    <w:rsid w:val="000E3515"/>
    <w:rsid w:val="000E3B7B"/>
    <w:rsid w:val="000E3C5C"/>
    <w:rsid w:val="000E3C70"/>
    <w:rsid w:val="000E3E71"/>
    <w:rsid w:val="000E4059"/>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E35"/>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EBC"/>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23"/>
    <w:rsid w:val="00137B8A"/>
    <w:rsid w:val="00137E5D"/>
    <w:rsid w:val="00137ECA"/>
    <w:rsid w:val="00137FEB"/>
    <w:rsid w:val="00140333"/>
    <w:rsid w:val="00140412"/>
    <w:rsid w:val="00140818"/>
    <w:rsid w:val="0014083E"/>
    <w:rsid w:val="00140DC7"/>
    <w:rsid w:val="001411D4"/>
    <w:rsid w:val="00141454"/>
    <w:rsid w:val="00141483"/>
    <w:rsid w:val="001414BC"/>
    <w:rsid w:val="00141651"/>
    <w:rsid w:val="00141682"/>
    <w:rsid w:val="001417C6"/>
    <w:rsid w:val="001417DE"/>
    <w:rsid w:val="00141B22"/>
    <w:rsid w:val="00141C8C"/>
    <w:rsid w:val="00141DD5"/>
    <w:rsid w:val="00142119"/>
    <w:rsid w:val="00142206"/>
    <w:rsid w:val="00143567"/>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32B"/>
    <w:rsid w:val="00153408"/>
    <w:rsid w:val="001536A6"/>
    <w:rsid w:val="0015385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33E"/>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AA6"/>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5E"/>
    <w:rsid w:val="001667AD"/>
    <w:rsid w:val="00166B2B"/>
    <w:rsid w:val="00166C73"/>
    <w:rsid w:val="00166D12"/>
    <w:rsid w:val="00166EDE"/>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65F"/>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780"/>
    <w:rsid w:val="0018288D"/>
    <w:rsid w:val="0018289C"/>
    <w:rsid w:val="00182926"/>
    <w:rsid w:val="001829AE"/>
    <w:rsid w:val="001829F1"/>
    <w:rsid w:val="00182E36"/>
    <w:rsid w:val="00182F03"/>
    <w:rsid w:val="00182F96"/>
    <w:rsid w:val="00182FE5"/>
    <w:rsid w:val="00183252"/>
    <w:rsid w:val="00183255"/>
    <w:rsid w:val="001832E0"/>
    <w:rsid w:val="001834BE"/>
    <w:rsid w:val="001836B0"/>
    <w:rsid w:val="001839C3"/>
    <w:rsid w:val="00183B6F"/>
    <w:rsid w:val="00183CBB"/>
    <w:rsid w:val="00184087"/>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1C05"/>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0FA"/>
    <w:rsid w:val="0019634C"/>
    <w:rsid w:val="001966DA"/>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DF0"/>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1CD"/>
    <w:rsid w:val="001C02C0"/>
    <w:rsid w:val="001C03B0"/>
    <w:rsid w:val="001C1197"/>
    <w:rsid w:val="001C1CE6"/>
    <w:rsid w:val="001C1F5C"/>
    <w:rsid w:val="001C1F9D"/>
    <w:rsid w:val="001C1FC8"/>
    <w:rsid w:val="001C2035"/>
    <w:rsid w:val="001C210C"/>
    <w:rsid w:val="001C212C"/>
    <w:rsid w:val="001C229B"/>
    <w:rsid w:val="001C2337"/>
    <w:rsid w:val="001C2A70"/>
    <w:rsid w:val="001C2D4F"/>
    <w:rsid w:val="001C3004"/>
    <w:rsid w:val="001C3073"/>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20A"/>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7EE"/>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13"/>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6C7F"/>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9AC"/>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67FB9"/>
    <w:rsid w:val="0027020A"/>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6B"/>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2AE"/>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2"/>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B7E"/>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D4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867"/>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499"/>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ADA"/>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AFA"/>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EF3"/>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9B"/>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9D1"/>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0D2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3EFC"/>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236"/>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58A"/>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0EC"/>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8D5"/>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2F73"/>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6BB"/>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A2A"/>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0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2F41"/>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6A7"/>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3E2"/>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3CBA"/>
    <w:rsid w:val="005B45C5"/>
    <w:rsid w:val="005B4608"/>
    <w:rsid w:val="005B486C"/>
    <w:rsid w:val="005B4AA0"/>
    <w:rsid w:val="005B4BF3"/>
    <w:rsid w:val="005B4CB9"/>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1B55"/>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29"/>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0BA"/>
    <w:rsid w:val="005E2206"/>
    <w:rsid w:val="005E2348"/>
    <w:rsid w:val="005E26C3"/>
    <w:rsid w:val="005E28FE"/>
    <w:rsid w:val="005E2C34"/>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2AF"/>
    <w:rsid w:val="005E74CB"/>
    <w:rsid w:val="005E77FB"/>
    <w:rsid w:val="005E7A0F"/>
    <w:rsid w:val="005E7B07"/>
    <w:rsid w:val="005E7B0F"/>
    <w:rsid w:val="005E7D2C"/>
    <w:rsid w:val="005F0234"/>
    <w:rsid w:val="005F035E"/>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AD5"/>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792"/>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9A4"/>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435"/>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5AD"/>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4FC"/>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798"/>
    <w:rsid w:val="00657C81"/>
    <w:rsid w:val="00657FBF"/>
    <w:rsid w:val="00660007"/>
    <w:rsid w:val="006601CE"/>
    <w:rsid w:val="006602BB"/>
    <w:rsid w:val="0066049D"/>
    <w:rsid w:val="0066115E"/>
    <w:rsid w:val="006613ED"/>
    <w:rsid w:val="00661487"/>
    <w:rsid w:val="006614A1"/>
    <w:rsid w:val="00661534"/>
    <w:rsid w:val="006617C9"/>
    <w:rsid w:val="00661C14"/>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67C4D"/>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97E"/>
    <w:rsid w:val="00672A73"/>
    <w:rsid w:val="00672D44"/>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1F5"/>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76"/>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05B"/>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7F"/>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8E7"/>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8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CAC"/>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A18"/>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5DC"/>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A03"/>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1E"/>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AEC"/>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023"/>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3C8"/>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1D1"/>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73A"/>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7AF"/>
    <w:rsid w:val="008C07E6"/>
    <w:rsid w:val="008C0D67"/>
    <w:rsid w:val="008C0E74"/>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982"/>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8B8"/>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84D"/>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E4"/>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DE9"/>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855"/>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AE2"/>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0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A91"/>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8BE"/>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3EE"/>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B0E"/>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2F"/>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6E41"/>
    <w:rsid w:val="009F71A1"/>
    <w:rsid w:val="009F769A"/>
    <w:rsid w:val="009F76D0"/>
    <w:rsid w:val="009F776C"/>
    <w:rsid w:val="009F7A62"/>
    <w:rsid w:val="009F7A6C"/>
    <w:rsid w:val="009F7D3A"/>
    <w:rsid w:val="009F7FB4"/>
    <w:rsid w:val="009F7FC7"/>
    <w:rsid w:val="00A0013D"/>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3093"/>
    <w:rsid w:val="00A230F3"/>
    <w:rsid w:val="00A233BD"/>
    <w:rsid w:val="00A23642"/>
    <w:rsid w:val="00A23741"/>
    <w:rsid w:val="00A23922"/>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F15"/>
    <w:rsid w:val="00A67F9A"/>
    <w:rsid w:val="00A70018"/>
    <w:rsid w:val="00A70487"/>
    <w:rsid w:val="00A704D0"/>
    <w:rsid w:val="00A70F4C"/>
    <w:rsid w:val="00A71095"/>
    <w:rsid w:val="00A71100"/>
    <w:rsid w:val="00A7112F"/>
    <w:rsid w:val="00A7114B"/>
    <w:rsid w:val="00A7136F"/>
    <w:rsid w:val="00A713D1"/>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5C6"/>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AC6"/>
    <w:rsid w:val="00AA6B80"/>
    <w:rsid w:val="00AA6F45"/>
    <w:rsid w:val="00AA74EB"/>
    <w:rsid w:val="00AA7511"/>
    <w:rsid w:val="00AA764E"/>
    <w:rsid w:val="00AA77E6"/>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2DB"/>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6F2"/>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90"/>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698"/>
    <w:rsid w:val="00AD47BE"/>
    <w:rsid w:val="00AD48E6"/>
    <w:rsid w:val="00AD4A44"/>
    <w:rsid w:val="00AD4C79"/>
    <w:rsid w:val="00AD4F6F"/>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486F"/>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44A"/>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45B"/>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74"/>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8AE"/>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998"/>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2DB"/>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097"/>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BED"/>
    <w:rsid w:val="00B71E6A"/>
    <w:rsid w:val="00B7205D"/>
    <w:rsid w:val="00B72127"/>
    <w:rsid w:val="00B724C5"/>
    <w:rsid w:val="00B7262A"/>
    <w:rsid w:val="00B727A9"/>
    <w:rsid w:val="00B72835"/>
    <w:rsid w:val="00B7283A"/>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AE3"/>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420"/>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940"/>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6D6"/>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254"/>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4BD"/>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2C9"/>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8BC"/>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B83"/>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B0F"/>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65"/>
    <w:rsid w:val="00C608C6"/>
    <w:rsid w:val="00C60D81"/>
    <w:rsid w:val="00C60F1C"/>
    <w:rsid w:val="00C60FDF"/>
    <w:rsid w:val="00C61039"/>
    <w:rsid w:val="00C61101"/>
    <w:rsid w:val="00C61130"/>
    <w:rsid w:val="00C61568"/>
    <w:rsid w:val="00C61593"/>
    <w:rsid w:val="00C616B5"/>
    <w:rsid w:val="00C617E2"/>
    <w:rsid w:val="00C61889"/>
    <w:rsid w:val="00C61E5B"/>
    <w:rsid w:val="00C61E5E"/>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19C"/>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2CE"/>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803"/>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CCB"/>
    <w:rsid w:val="00C97E1A"/>
    <w:rsid w:val="00C97FCC"/>
    <w:rsid w:val="00CA0000"/>
    <w:rsid w:val="00CA0117"/>
    <w:rsid w:val="00CA024F"/>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07"/>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68"/>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4F"/>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AD"/>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2E3"/>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5B4"/>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EC1"/>
    <w:rsid w:val="00D43F83"/>
    <w:rsid w:val="00D44640"/>
    <w:rsid w:val="00D447B5"/>
    <w:rsid w:val="00D447D0"/>
    <w:rsid w:val="00D447E8"/>
    <w:rsid w:val="00D44BB8"/>
    <w:rsid w:val="00D44C68"/>
    <w:rsid w:val="00D44F1C"/>
    <w:rsid w:val="00D451A9"/>
    <w:rsid w:val="00D451DE"/>
    <w:rsid w:val="00D45448"/>
    <w:rsid w:val="00D45610"/>
    <w:rsid w:val="00D456F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3B"/>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A80"/>
    <w:rsid w:val="00D77BA9"/>
    <w:rsid w:val="00D77CEF"/>
    <w:rsid w:val="00D77E69"/>
    <w:rsid w:val="00D800B4"/>
    <w:rsid w:val="00D80320"/>
    <w:rsid w:val="00D8033B"/>
    <w:rsid w:val="00D80580"/>
    <w:rsid w:val="00D81489"/>
    <w:rsid w:val="00D81560"/>
    <w:rsid w:val="00D818DE"/>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AAD"/>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8E1"/>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663"/>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950"/>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A3"/>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4E2"/>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3ECD"/>
    <w:rsid w:val="00EB40FE"/>
    <w:rsid w:val="00EB4342"/>
    <w:rsid w:val="00EB44BC"/>
    <w:rsid w:val="00EB4548"/>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198"/>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8E8"/>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27"/>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23B"/>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BE"/>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1C1"/>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60B"/>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BB"/>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BE9"/>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AB"/>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5DC0"/>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4887</TotalTime>
  <Pages>482</Pages>
  <Words>148798</Words>
  <Characters>788635</Characters>
  <Application>Microsoft Office Word</Application>
  <DocSecurity>0</DocSecurity>
  <Lines>6571</Lines>
  <Paragraphs>1871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497</cp:revision>
  <cp:lastPrinted>2017-05-07T13:41:00Z</cp:lastPrinted>
  <dcterms:created xsi:type="dcterms:W3CDTF">2020-12-01T10:01:00Z</dcterms:created>
  <dcterms:modified xsi:type="dcterms:W3CDTF">2020-12-14T17:44:00Z</dcterms:modified>
</cp:coreProperties>
</file>