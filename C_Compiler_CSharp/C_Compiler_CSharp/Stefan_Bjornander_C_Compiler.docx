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B7320A">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B7320A">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B7320A">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B7320A">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B7320A">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B7320A">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B7320A">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B7320A">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B7320A">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B7320A">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B7320A">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B7320A">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B7320A">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B7320A">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B7320A">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B7320A">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B7320A">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B7320A">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B7320A">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B7320A">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B7320A">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B7320A">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B7320A">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B7320A">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B7320A">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B7320A">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B7320A">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7320A" w:rsidRPr="00D2146B" w:rsidRDefault="00B7320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7320A" w:rsidRPr="00D2146B" w:rsidRDefault="00B7320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7320A" w:rsidRDefault="00B7320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7320A" w:rsidRDefault="00B7320A" w:rsidP="00942B30">
                              <w:pPr>
                                <w:spacing w:before="60" w:line="256" w:lineRule="auto"/>
                                <w:jc w:val="center"/>
                                <w:rPr>
                                  <w:sz w:val="24"/>
                                  <w:szCs w:val="24"/>
                                </w:rPr>
                              </w:pPr>
                              <w:r>
                                <w:rPr>
                                  <w:rFonts w:eastAsia="Calibri"/>
                                  <w:color w:val="000000"/>
                                  <w:sz w:val="18"/>
                                  <w:szCs w:val="18"/>
                                </w:rPr>
                                <w:t>Parser</w:t>
                              </w:r>
                            </w:p>
                            <w:p w14:paraId="1ABFD117" w14:textId="77777777" w:rsidR="00B7320A" w:rsidRDefault="00B7320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7320A" w:rsidRDefault="00B7320A" w:rsidP="003727AB">
                              <w:pPr>
                                <w:spacing w:before="60" w:line="254" w:lineRule="auto"/>
                                <w:jc w:val="center"/>
                                <w:rPr>
                                  <w:sz w:val="24"/>
                                  <w:szCs w:val="24"/>
                                </w:rPr>
                              </w:pPr>
                              <w:r>
                                <w:rPr>
                                  <w:rFonts w:eastAsia="Calibri"/>
                                  <w:color w:val="000000"/>
                                  <w:sz w:val="18"/>
                                  <w:szCs w:val="18"/>
                                </w:rPr>
                                <w:t>Scanner</w:t>
                              </w:r>
                            </w:p>
                            <w:p w14:paraId="03FD0412" w14:textId="77777777" w:rsidR="00B7320A" w:rsidRDefault="00B7320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7320A" w:rsidRDefault="00B7320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7320A" w:rsidRDefault="00B7320A" w:rsidP="003567A1">
                              <w:pPr>
                                <w:spacing w:before="0" w:line="252" w:lineRule="auto"/>
                                <w:jc w:val="center"/>
                                <w:rPr>
                                  <w:sz w:val="24"/>
                                  <w:szCs w:val="24"/>
                                </w:rPr>
                              </w:pPr>
                            </w:p>
                            <w:p w14:paraId="217B84F7" w14:textId="77777777" w:rsidR="00B7320A" w:rsidRDefault="00B7320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7320A" w:rsidRDefault="00B7320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7320A" w:rsidRPr="00EF6288" w:rsidRDefault="00B7320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7320A" w:rsidRDefault="00B7320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7320A" w:rsidRDefault="00B7320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7320A" w:rsidRDefault="00B7320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7320A" w:rsidRPr="00E962F6" w:rsidRDefault="00B7320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7320A" w:rsidRDefault="00B7320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B7320A" w:rsidRDefault="00B7320A"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B7320A" w:rsidRDefault="00B7320A"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7320A" w:rsidRDefault="00B7320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7320A" w:rsidRDefault="00B7320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7320A" w:rsidRPr="00D2146B" w:rsidRDefault="00B7320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7320A" w:rsidRPr="00D2146B" w:rsidRDefault="00B7320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7320A" w:rsidRDefault="00B7320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7320A" w:rsidRDefault="00B7320A" w:rsidP="00942B30">
                        <w:pPr>
                          <w:spacing w:before="60" w:line="256" w:lineRule="auto"/>
                          <w:jc w:val="center"/>
                          <w:rPr>
                            <w:sz w:val="24"/>
                            <w:szCs w:val="24"/>
                          </w:rPr>
                        </w:pPr>
                        <w:r>
                          <w:rPr>
                            <w:rFonts w:eastAsia="Calibri"/>
                            <w:color w:val="000000"/>
                            <w:sz w:val="18"/>
                            <w:szCs w:val="18"/>
                          </w:rPr>
                          <w:t>Parser</w:t>
                        </w:r>
                      </w:p>
                      <w:p w14:paraId="1ABFD117" w14:textId="77777777" w:rsidR="00B7320A" w:rsidRDefault="00B7320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7320A" w:rsidRDefault="00B7320A" w:rsidP="003727AB">
                        <w:pPr>
                          <w:spacing w:before="60" w:line="254" w:lineRule="auto"/>
                          <w:jc w:val="center"/>
                          <w:rPr>
                            <w:sz w:val="24"/>
                            <w:szCs w:val="24"/>
                          </w:rPr>
                        </w:pPr>
                        <w:r>
                          <w:rPr>
                            <w:rFonts w:eastAsia="Calibri"/>
                            <w:color w:val="000000"/>
                            <w:sz w:val="18"/>
                            <w:szCs w:val="18"/>
                          </w:rPr>
                          <w:t>Scanner</w:t>
                        </w:r>
                      </w:p>
                      <w:p w14:paraId="03FD0412" w14:textId="77777777" w:rsidR="00B7320A" w:rsidRDefault="00B7320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7320A" w:rsidRDefault="00B7320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7320A" w:rsidRDefault="00B7320A" w:rsidP="003567A1">
                        <w:pPr>
                          <w:spacing w:before="0" w:line="252" w:lineRule="auto"/>
                          <w:jc w:val="center"/>
                          <w:rPr>
                            <w:sz w:val="24"/>
                            <w:szCs w:val="24"/>
                          </w:rPr>
                        </w:pPr>
                      </w:p>
                      <w:p w14:paraId="217B84F7" w14:textId="77777777" w:rsidR="00B7320A" w:rsidRDefault="00B7320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7320A" w:rsidRDefault="00B7320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7320A" w:rsidRPr="00EF6288" w:rsidRDefault="00B7320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7320A" w:rsidRDefault="00B7320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7320A" w:rsidRDefault="00B7320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7320A" w:rsidRDefault="00B7320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7320A" w:rsidRPr="00E962F6" w:rsidRDefault="00B7320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7320A" w:rsidRDefault="00B7320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B7320A" w:rsidRDefault="00B7320A"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B7320A" w:rsidRDefault="00B7320A"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7320A" w:rsidRDefault="00B7320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7320A" w:rsidRDefault="00B7320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7320A" w:rsidRPr="00D2146B" w:rsidRDefault="00B7320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7320A" w:rsidRPr="00D2146B" w:rsidRDefault="00B7320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7320A" w:rsidRDefault="00B7320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7320A" w:rsidRDefault="00B7320A" w:rsidP="00541B67">
                              <w:pPr>
                                <w:spacing w:before="60" w:line="256" w:lineRule="auto"/>
                                <w:jc w:val="center"/>
                                <w:rPr>
                                  <w:sz w:val="24"/>
                                  <w:szCs w:val="24"/>
                                </w:rPr>
                              </w:pPr>
                              <w:r>
                                <w:rPr>
                                  <w:rFonts w:eastAsia="Calibri"/>
                                  <w:color w:val="000000"/>
                                  <w:sz w:val="18"/>
                                  <w:szCs w:val="18"/>
                                </w:rPr>
                                <w:t>Parser</w:t>
                              </w:r>
                            </w:p>
                            <w:p w14:paraId="738A4637" w14:textId="77777777" w:rsidR="00B7320A" w:rsidRDefault="00B7320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7320A" w:rsidRDefault="00B7320A" w:rsidP="00541B67">
                              <w:pPr>
                                <w:spacing w:before="60" w:line="254" w:lineRule="auto"/>
                                <w:jc w:val="center"/>
                                <w:rPr>
                                  <w:sz w:val="24"/>
                                  <w:szCs w:val="24"/>
                                </w:rPr>
                              </w:pPr>
                              <w:r>
                                <w:rPr>
                                  <w:rFonts w:eastAsia="Calibri"/>
                                  <w:color w:val="000000"/>
                                  <w:sz w:val="18"/>
                                  <w:szCs w:val="18"/>
                                </w:rPr>
                                <w:t>Scanner</w:t>
                              </w:r>
                            </w:p>
                            <w:p w14:paraId="1FC59E41" w14:textId="77777777" w:rsidR="00B7320A" w:rsidRDefault="00B7320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7320A" w:rsidRDefault="00B7320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7320A" w:rsidRDefault="00B7320A" w:rsidP="00541B67">
                              <w:pPr>
                                <w:spacing w:before="0" w:line="252" w:lineRule="auto"/>
                                <w:jc w:val="center"/>
                                <w:rPr>
                                  <w:sz w:val="24"/>
                                  <w:szCs w:val="24"/>
                                </w:rPr>
                              </w:pPr>
                            </w:p>
                            <w:p w14:paraId="1164C4DA" w14:textId="77777777" w:rsidR="00B7320A" w:rsidRDefault="00B7320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7320A" w:rsidRDefault="00B7320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7320A" w:rsidRPr="00EF6288" w:rsidRDefault="00B7320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7320A" w:rsidRDefault="00B7320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7320A" w:rsidRDefault="00B7320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7320A" w:rsidRDefault="00B7320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7320A" w:rsidRPr="00E962F6" w:rsidRDefault="00B7320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7320A" w:rsidRDefault="00B7320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B7320A" w:rsidRDefault="00B7320A"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B7320A" w:rsidRDefault="00B7320A"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B7320A" w:rsidRDefault="00B7320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B7320A" w:rsidRDefault="00B7320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7320A" w:rsidRPr="00D2146B" w:rsidRDefault="00B7320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7320A" w:rsidRPr="00D2146B" w:rsidRDefault="00B7320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7320A" w:rsidRDefault="00B7320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7320A" w:rsidRDefault="00B7320A" w:rsidP="00541B67">
                        <w:pPr>
                          <w:spacing w:before="60" w:line="256" w:lineRule="auto"/>
                          <w:jc w:val="center"/>
                          <w:rPr>
                            <w:sz w:val="24"/>
                            <w:szCs w:val="24"/>
                          </w:rPr>
                        </w:pPr>
                        <w:r>
                          <w:rPr>
                            <w:rFonts w:eastAsia="Calibri"/>
                            <w:color w:val="000000"/>
                            <w:sz w:val="18"/>
                            <w:szCs w:val="18"/>
                          </w:rPr>
                          <w:t>Parser</w:t>
                        </w:r>
                      </w:p>
                      <w:p w14:paraId="738A4637" w14:textId="77777777" w:rsidR="00B7320A" w:rsidRDefault="00B7320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7320A" w:rsidRDefault="00B7320A" w:rsidP="00541B67">
                        <w:pPr>
                          <w:spacing w:before="60" w:line="254" w:lineRule="auto"/>
                          <w:jc w:val="center"/>
                          <w:rPr>
                            <w:sz w:val="24"/>
                            <w:szCs w:val="24"/>
                          </w:rPr>
                        </w:pPr>
                        <w:r>
                          <w:rPr>
                            <w:rFonts w:eastAsia="Calibri"/>
                            <w:color w:val="000000"/>
                            <w:sz w:val="18"/>
                            <w:szCs w:val="18"/>
                          </w:rPr>
                          <w:t>Scanner</w:t>
                        </w:r>
                      </w:p>
                      <w:p w14:paraId="1FC59E41" w14:textId="77777777" w:rsidR="00B7320A" w:rsidRDefault="00B7320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7320A" w:rsidRDefault="00B7320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7320A" w:rsidRDefault="00B7320A" w:rsidP="00541B67">
                        <w:pPr>
                          <w:spacing w:before="0" w:line="252" w:lineRule="auto"/>
                          <w:jc w:val="center"/>
                          <w:rPr>
                            <w:sz w:val="24"/>
                            <w:szCs w:val="24"/>
                          </w:rPr>
                        </w:pPr>
                      </w:p>
                      <w:p w14:paraId="1164C4DA" w14:textId="77777777" w:rsidR="00B7320A" w:rsidRDefault="00B7320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7320A" w:rsidRDefault="00B7320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7320A" w:rsidRPr="00EF6288" w:rsidRDefault="00B7320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7320A" w:rsidRDefault="00B7320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7320A" w:rsidRDefault="00B7320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7320A" w:rsidRDefault="00B7320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7320A" w:rsidRPr="00E962F6" w:rsidRDefault="00B7320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7320A" w:rsidRDefault="00B7320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B7320A" w:rsidRDefault="00B7320A"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B7320A" w:rsidRDefault="00B7320A"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7320A" w:rsidRDefault="00B7320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7320A" w:rsidRDefault="00B7320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7320A" w:rsidRDefault="00B7320A" w:rsidP="007016BF">
                              <w:pPr>
                                <w:spacing w:before="60" w:after="0"/>
                                <w:jc w:val="center"/>
                                <w:rPr>
                                  <w:lang w:val="sv-SE"/>
                                </w:rPr>
                              </w:pPr>
                              <w:r>
                                <w:rPr>
                                  <w:lang w:val="sv-SE"/>
                                </w:rPr>
                                <w:t>Register Preparator</w:t>
                              </w:r>
                            </w:p>
                            <w:p w14:paraId="5B7E5EAE" w14:textId="77777777" w:rsidR="00B7320A" w:rsidRPr="00C7380D" w:rsidRDefault="00B7320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7320A" w:rsidRDefault="00B7320A" w:rsidP="00F52895">
                              <w:pPr>
                                <w:spacing w:before="60" w:after="0"/>
                                <w:jc w:val="center"/>
                                <w:rPr>
                                  <w:lang w:val="sv-SE"/>
                                </w:rPr>
                              </w:pPr>
                              <w:r>
                                <w:rPr>
                                  <w:lang w:val="sv-SE"/>
                                </w:rPr>
                                <w:t>Register Allocator</w:t>
                              </w:r>
                            </w:p>
                            <w:p w14:paraId="49971E8A" w14:textId="77777777" w:rsidR="00B7320A" w:rsidRDefault="00B7320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7320A" w:rsidRPr="009C410A" w:rsidRDefault="00B7320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7320A" w:rsidRPr="009C410A" w:rsidRDefault="00B7320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7320A" w:rsidRDefault="00B7320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7320A" w:rsidRDefault="00B7320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7320A" w:rsidRDefault="00B7320A" w:rsidP="007016BF">
                              <w:pPr>
                                <w:pStyle w:val="Normalwebb"/>
                                <w:spacing w:before="60" w:line="252" w:lineRule="auto"/>
                                <w:jc w:val="center"/>
                              </w:pPr>
                              <w:r>
                                <w:rPr>
                                  <w:rFonts w:eastAsia="Calibri"/>
                                  <w:sz w:val="22"/>
                                  <w:szCs w:val="22"/>
                                  <w:lang w:val="en-US"/>
                                </w:rPr>
                                <w:t>Object Code</w:t>
                              </w:r>
                            </w:p>
                            <w:p w14:paraId="774C3A6C" w14:textId="77777777" w:rsidR="00B7320A" w:rsidRDefault="00B7320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7320A" w:rsidRDefault="00B7320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7320A" w:rsidRDefault="00B7320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7320A" w:rsidRDefault="00B7320A" w:rsidP="007016BF">
                        <w:pPr>
                          <w:spacing w:before="60" w:after="0"/>
                          <w:jc w:val="center"/>
                          <w:rPr>
                            <w:lang w:val="sv-SE"/>
                          </w:rPr>
                        </w:pPr>
                        <w:r>
                          <w:rPr>
                            <w:lang w:val="sv-SE"/>
                          </w:rPr>
                          <w:t>Register Preparator</w:t>
                        </w:r>
                      </w:p>
                      <w:p w14:paraId="5B7E5EAE" w14:textId="77777777" w:rsidR="00B7320A" w:rsidRPr="00C7380D" w:rsidRDefault="00B7320A"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7320A" w:rsidRDefault="00B7320A" w:rsidP="00F52895">
                        <w:pPr>
                          <w:spacing w:before="60" w:after="0"/>
                          <w:jc w:val="center"/>
                          <w:rPr>
                            <w:lang w:val="sv-SE"/>
                          </w:rPr>
                        </w:pPr>
                        <w:r>
                          <w:rPr>
                            <w:lang w:val="sv-SE"/>
                          </w:rPr>
                          <w:t>Register Allocator</w:t>
                        </w:r>
                      </w:p>
                      <w:p w14:paraId="49971E8A" w14:textId="77777777" w:rsidR="00B7320A" w:rsidRDefault="00B7320A"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7320A" w:rsidRPr="009C410A" w:rsidRDefault="00B7320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7320A" w:rsidRPr="009C410A" w:rsidRDefault="00B7320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7320A" w:rsidRDefault="00B7320A"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7320A" w:rsidRDefault="00B7320A"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7320A" w:rsidRDefault="00B7320A" w:rsidP="007016BF">
                        <w:pPr>
                          <w:pStyle w:val="Normalwebb"/>
                          <w:spacing w:before="60" w:line="252" w:lineRule="auto"/>
                          <w:jc w:val="center"/>
                        </w:pPr>
                        <w:r>
                          <w:rPr>
                            <w:rFonts w:eastAsia="Calibri"/>
                            <w:sz w:val="22"/>
                            <w:szCs w:val="22"/>
                            <w:lang w:val="en-US"/>
                          </w:rPr>
                          <w:t>Object Code</w:t>
                        </w:r>
                      </w:p>
                      <w:p w14:paraId="774C3A6C" w14:textId="77777777" w:rsidR="00B7320A" w:rsidRDefault="00B7320A"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7320A" w:rsidRDefault="00B7320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7320A" w:rsidRDefault="00B7320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lastRenderedPageBreak/>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01099C"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r w:rsidR="00577A23" w:rsidRPr="00577A23">
        <w:t xml:space="preserve"> </w:t>
      </w:r>
      <w:del w:id="31" w:author="Stefan Bjornander" w:date="2015-04-26T09:43:00Z">
        <w:r>
          <w:rPr>
            <w:noProof/>
          </w:rPr>
          <w:delText xml:space="preserve">In </w:delText>
        </w:r>
      </w:del>
      <w:ins w:id="32" w:author="Stefan Bjornander" w:date="2015-04-26T09:45:00Z">
        <w:r>
          <w:rPr>
            <w:noProof/>
          </w:rPr>
          <w:t xml:space="preserve">is the problem of </w:t>
        </w:r>
      </w:ins>
      <w:ins w:id="33" w:author="Stefan Bjornander" w:date="2015-04-26T09:51:00Z">
        <w:r>
          <w:rPr>
            <w:noProof/>
          </w:rPr>
          <w:t>syntac</w:t>
        </w:r>
      </w:ins>
      <w:ins w:id="34" w:author="Stefan Bjornander" w:date="2015-04-26T09:53:00Z">
        <w:r>
          <w:rPr>
            <w:noProof/>
          </w:rPr>
          <w:t xml:space="preserve">tically </w:t>
        </w:r>
      </w:ins>
      <w:ins w:id="35" w:author="Stefan Bjornander" w:date="2015-04-26T09:45:00Z">
        <w:r>
          <w:rPr>
            <w:noProof/>
          </w:rPr>
          <w:t xml:space="preserve">interpret </w:t>
        </w:r>
      </w:ins>
      <w:del w:id="36" w:author="Stefan Bjornander" w:date="2015-04-26T09:45:00Z">
        <w:r>
          <w:rPr>
            <w:noProof/>
          </w:rPr>
          <w:delText xml:space="preserve">the </w:delText>
        </w:r>
      </w:del>
      <w:ins w:id="37" w:author="Stefan Bjornander" w:date="2015-04-26T09:45:00Z">
        <w:r>
          <w:rPr>
            <w:noProof/>
          </w:rPr>
          <w:t>the leftmost source code below.</w:t>
        </w:r>
      </w:ins>
      <w:ins w:id="38" w:author="Stefan Bjornander" w:date="2015-04-26T09:47:00Z">
        <w:r>
          <w:rPr>
            <w:noProof/>
          </w:rPr>
          <w:t xml:space="preserve"> Semantically, the middle interpretation </w:t>
        </w:r>
      </w:ins>
      <w:r>
        <w:rPr>
          <w:noProof/>
        </w:rPr>
        <w:t xml:space="preserve">of the left statement </w:t>
      </w:r>
      <w:ins w:id="39" w:author="Stefan Bjornander" w:date="2015-04-26T09:47:00Z">
        <w:r>
          <w:rPr>
            <w:noProof/>
          </w:rPr>
          <w:t xml:space="preserve">is the correct one, each </w:t>
        </w:r>
        <w:r>
          <w:rPr>
            <w:rStyle w:val="CodeInText"/>
            <w:i/>
            <w:noProof/>
            <w:rPrChange w:id="40" w:author="Stefan Bjornander" w:date="2015-04-26T09:48:00Z">
              <w:rPr>
                <w:rStyle w:val="CodeInText"/>
              </w:rPr>
            </w:rPrChange>
          </w:rPr>
          <w:t>else</w:t>
        </w:r>
        <w:r>
          <w:rPr>
            <w:noProof/>
          </w:rPr>
          <w:t xml:space="preserve"> shall be</w:t>
        </w:r>
      </w:ins>
      <w:ins w:id="41" w:author="Stefan Bjornander" w:date="2015-04-26T09:58:00Z">
        <w:r>
          <w:rPr>
            <w:noProof/>
          </w:rPr>
          <w:t xml:space="preserve"> connected</w:t>
        </w:r>
      </w:ins>
      <w:ins w:id="42" w:author="Stefan Bjornander" w:date="2015-04-26T09:47:00Z">
        <w:r>
          <w:rPr>
            <w:noProof/>
          </w:rPr>
          <w:t xml:space="preserve"> to the </w:t>
        </w:r>
      </w:ins>
      <w:ins w:id="43" w:author="Stefan Bjornander" w:date="2015-04-26T09:59:00Z">
        <w:r>
          <w:rPr>
            <w:noProof/>
          </w:rPr>
          <w:t xml:space="preserve">latest preceding </w:t>
        </w:r>
      </w:ins>
      <w:ins w:id="44" w:author="Stefan Bjornander" w:date="2015-04-26T09:48:00Z">
        <w:r>
          <w:rPr>
            <w:rStyle w:val="CodeInText"/>
            <w:i/>
            <w:noProof/>
            <w:rPrChange w:id="45" w:author="Stefan Bjornander" w:date="2015-04-26T09:48:00Z">
              <w:rPr>
                <w:rStyle w:val="CodeInText"/>
              </w:rPr>
            </w:rPrChange>
          </w:rPr>
          <w:t>if</w:t>
        </w:r>
        <w:r>
          <w:rPr>
            <w:noProof/>
          </w:rPr>
          <w:t>.</w:t>
        </w:r>
      </w:ins>
      <w:r w:rsidR="00423247">
        <w:rPr>
          <w:noProof/>
        </w:rPr>
        <w:t xml:space="preserve"> </w:t>
      </w:r>
      <w:ins w:id="46" w:author="Stefan Bjornander" w:date="2015-04-26T09:28:00Z">
        <w:r w:rsidR="00423247">
          <w:t xml:space="preserve">In other </w:t>
        </w:r>
      </w:ins>
      <w:ins w:id="47" w:author="Stefan Bjornander" w:date="2015-04-26T09:29:00Z">
        <w:r w:rsidR="00423247">
          <w:t>languages</w:t>
        </w:r>
      </w:ins>
      <w:ins w:id="48" w:author="Stefan Bjornander" w:date="2015-04-26T09:41:00Z">
        <w:r w:rsidR="00423247">
          <w:t>,</w:t>
        </w:r>
      </w:ins>
      <w:ins w:id="49" w:author="Stefan Bjornander" w:date="2015-04-26T09:28:00Z">
        <w:r w:rsidR="00423247">
          <w:t xml:space="preserve"> </w:t>
        </w:r>
      </w:ins>
      <w:ins w:id="50" w:author="Stefan Bjornander" w:date="2015-04-26T09:41:00Z">
        <w:r w:rsidR="00423247">
          <w:t xml:space="preserve">which syntax includes </w:t>
        </w:r>
      </w:ins>
      <w:ins w:id="51" w:author="Stefan Bjornander" w:date="2015-04-26T09:28:00Z">
        <w:r w:rsidR="00423247">
          <w:t xml:space="preserve">the keyword </w:t>
        </w:r>
        <w:r w:rsidR="00423247">
          <w:rPr>
            <w:rStyle w:val="CodeInText"/>
            <w:i/>
            <w:rPrChange w:id="52" w:author="Stefan Bjornander" w:date="2015-04-26T09:29:00Z">
              <w:rPr>
                <w:rStyle w:val="CodeInText"/>
              </w:rPr>
            </w:rPrChange>
          </w:rPr>
          <w:t>then</w:t>
        </w:r>
        <w:r w:rsidR="00423247">
          <w:t xml:space="preserve">, </w:t>
        </w:r>
      </w:ins>
      <w:r w:rsidR="00423247">
        <w:t>the problem</w:t>
      </w:r>
      <w:ins w:id="53" w:author="Stefan Bjornander" w:date="2015-04-26T09:28:00Z">
        <w:r w:rsidR="00423247">
          <w:t xml:space="preserve"> is </w:t>
        </w:r>
      </w:ins>
      <w:ins w:id="54" w:author="Stefan Bjornander" w:date="2015-04-26T09:29:00Z">
        <w:r w:rsidR="00423247">
          <w:t xml:space="preserve">called </w:t>
        </w:r>
      </w:ins>
      <w:ins w:id="55" w:author="Stefan Bjornander" w:date="2015-04-26T09:28:00Z">
        <w:r w:rsidR="00423247">
          <w:t xml:space="preserve">as the </w:t>
        </w:r>
        <w:r w:rsidR="00423247">
          <w:rPr>
            <w:rStyle w:val="CodeInText"/>
            <w:i/>
            <w:rPrChange w:id="56" w:author="Stefan Bjornander" w:date="2015-04-26T09:29:00Z">
              <w:rPr>
                <w:rStyle w:val="CodeInText"/>
              </w:rPr>
            </w:rPrChange>
          </w:rPr>
          <w:t>if-then-els</w:t>
        </w:r>
      </w:ins>
      <w:ins w:id="57" w:author="Stefan Bjornander" w:date="2015-04-26T09:29:00Z">
        <w:r w:rsidR="00423247">
          <w:rPr>
            <w:rStyle w:val="CodeInText"/>
            <w:i/>
            <w:rPrChange w:id="58" w:author="Stefan Bjornander" w:date="2015-04-26T09:29:00Z">
              <w:rPr>
                <w:rStyle w:val="CodeInText"/>
              </w:rPr>
            </w:rPrChange>
          </w:rPr>
          <w:t>e</w:t>
        </w:r>
        <w:r w:rsidR="00423247">
          <w:t xml:space="preserve"> problem</w:t>
        </w:r>
      </w:ins>
      <w:r w:rsidR="00423247">
        <w:t>)</w:t>
      </w:r>
      <w:ins w:id="59" w:author="Stefan Bjornander" w:date="2015-04-26T09:29:00Z">
        <w:r w:rsidR="00423247">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lastRenderedPageBreak/>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lastRenderedPageBreak/>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lastRenderedPageBreak/>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7320A" w:rsidRPr="00D2146B" w:rsidRDefault="00B7320A" w:rsidP="0050082D">
                              <w:pPr>
                                <w:spacing w:before="0" w:after="0"/>
                                <w:rPr>
                                  <w:sz w:val="18"/>
                                  <w:szCs w:val="18"/>
                                  <w:lang w:val="sv-SE"/>
                                </w:rPr>
                              </w:pPr>
                              <w:r>
                                <w:rPr>
                                  <w:sz w:val="18"/>
                                  <w:szCs w:val="18"/>
                                  <w:lang w:val="sv-SE"/>
                                </w:rPr>
                                <w:t>Static int globalInt</w:t>
                              </w:r>
                            </w:p>
                            <w:p w14:paraId="69A6032C" w14:textId="768161F7" w:rsidR="00B7320A" w:rsidRDefault="00B7320A" w:rsidP="0050082D">
                              <w:pPr>
                                <w:spacing w:before="0" w:after="0"/>
                                <w:rPr>
                                  <w:sz w:val="18"/>
                                  <w:szCs w:val="18"/>
                                  <w:lang w:val="sv-SE"/>
                                </w:rPr>
                              </w:pPr>
                              <w:r>
                                <w:rPr>
                                  <w:sz w:val="18"/>
                                  <w:szCs w:val="18"/>
                                  <w:lang w:val="sv-SE"/>
                                </w:rPr>
                                <w:t>Static int i</w:t>
                              </w:r>
                            </w:p>
                            <w:p w14:paraId="65DC2C71" w14:textId="7AEEED2D" w:rsidR="00B7320A" w:rsidRDefault="00B7320A" w:rsidP="0050082D">
                              <w:pPr>
                                <w:spacing w:before="0" w:after="0"/>
                                <w:rPr>
                                  <w:sz w:val="18"/>
                                  <w:szCs w:val="18"/>
                                  <w:lang w:val="sv-SE"/>
                                </w:rPr>
                              </w:pPr>
                            </w:p>
                            <w:p w14:paraId="3B0DD407" w14:textId="21D67AC3" w:rsidR="00B7320A" w:rsidRPr="001B6705" w:rsidRDefault="00B7320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7320A" w:rsidRPr="00D2146B" w:rsidRDefault="00B7320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7320A" w:rsidRPr="00D2146B" w:rsidRDefault="00B7320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7320A" w:rsidRDefault="00B7320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7320A" w:rsidRPr="00D2146B" w:rsidRDefault="00B7320A" w:rsidP="0050082D">
                              <w:pPr>
                                <w:spacing w:before="0" w:after="0" w:line="256" w:lineRule="auto"/>
                                <w:rPr>
                                  <w:sz w:val="18"/>
                                  <w:szCs w:val="18"/>
                                </w:rPr>
                              </w:pPr>
                              <w:r>
                                <w:rPr>
                                  <w:sz w:val="18"/>
                                  <w:szCs w:val="18"/>
                                </w:rPr>
                                <w:t>Auto mainChar : char</w:t>
                              </w:r>
                            </w:p>
                            <w:p w14:paraId="302437A3" w14:textId="77777777" w:rsidR="00B7320A" w:rsidRDefault="00B7320A" w:rsidP="0050082D">
                              <w:pPr>
                                <w:spacing w:before="0" w:after="0" w:line="256" w:lineRule="auto"/>
                                <w:rPr>
                                  <w:rFonts w:eastAsia="Calibri"/>
                                  <w:color w:val="000000"/>
                                  <w:sz w:val="18"/>
                                  <w:szCs w:val="18"/>
                                </w:rPr>
                              </w:pPr>
                            </w:p>
                            <w:p w14:paraId="71CC6A80" w14:textId="77C30F45" w:rsidR="00B7320A" w:rsidRPr="00D2146B" w:rsidRDefault="00B7320A" w:rsidP="008C458D">
                              <w:pPr>
                                <w:spacing w:before="0" w:after="0" w:line="256" w:lineRule="auto"/>
                                <w:rPr>
                                  <w:sz w:val="18"/>
                                  <w:szCs w:val="18"/>
                                </w:rPr>
                              </w:pPr>
                              <w:r>
                                <w:rPr>
                                  <w:rFonts w:eastAsia="Calibri"/>
                                  <w:color w:val="000000"/>
                                  <w:sz w:val="18"/>
                                  <w:szCs w:val="18"/>
                                </w:rPr>
                                <w:t>m_parentTable</w:t>
                              </w:r>
                            </w:p>
                            <w:p w14:paraId="4A1EB75F" w14:textId="77777777" w:rsidR="00B7320A" w:rsidRPr="00D2146B" w:rsidRDefault="00B7320A" w:rsidP="0050082D">
                              <w:pPr>
                                <w:spacing w:before="0" w:after="0" w:line="256" w:lineRule="auto"/>
                                <w:rPr>
                                  <w:sz w:val="18"/>
                                  <w:szCs w:val="18"/>
                                </w:rPr>
                              </w:pPr>
                              <w:r w:rsidRPr="00D2146B">
                                <w:rPr>
                                  <w:rFonts w:eastAsia="Calibri"/>
                                  <w:color w:val="000000"/>
                                  <w:sz w:val="18"/>
                                  <w:szCs w:val="18"/>
                                </w:rPr>
                                <w:t> </w:t>
                              </w:r>
                            </w:p>
                            <w:p w14:paraId="176D8F8E" w14:textId="77777777" w:rsidR="00B7320A" w:rsidRPr="00D2146B" w:rsidRDefault="00B7320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7320A" w:rsidRPr="00D2146B" w:rsidRDefault="00B7320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7320A" w:rsidRPr="00D2146B" w:rsidRDefault="00B7320A" w:rsidP="0050082D">
                              <w:pPr>
                                <w:spacing w:before="0" w:after="0" w:line="254" w:lineRule="auto"/>
                                <w:rPr>
                                  <w:sz w:val="18"/>
                                  <w:szCs w:val="18"/>
                                </w:rPr>
                              </w:pPr>
                              <w:r>
                                <w:rPr>
                                  <w:rFonts w:eastAsia="Calibri"/>
                                  <w:color w:val="000000"/>
                                  <w:sz w:val="18"/>
                                  <w:szCs w:val="18"/>
                                </w:rPr>
                                <w:t>auto int i</w:t>
                              </w:r>
                            </w:p>
                            <w:p w14:paraId="1EB866A9" w14:textId="57278A33" w:rsidR="00B7320A" w:rsidRDefault="00B7320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7320A" w:rsidRDefault="00B7320A" w:rsidP="00073BF2">
                              <w:pPr>
                                <w:spacing w:before="0" w:after="0" w:line="254" w:lineRule="auto"/>
                                <w:rPr>
                                  <w:rFonts w:eastAsia="Calibri"/>
                                  <w:color w:val="000000"/>
                                  <w:sz w:val="18"/>
                                  <w:szCs w:val="18"/>
                                </w:rPr>
                              </w:pPr>
                            </w:p>
                            <w:p w14:paraId="55FF5C13" w14:textId="77777777" w:rsidR="00B7320A" w:rsidRPr="00D2146B" w:rsidRDefault="00B7320A" w:rsidP="00073BF2">
                              <w:pPr>
                                <w:spacing w:before="0" w:after="0" w:line="256" w:lineRule="auto"/>
                                <w:rPr>
                                  <w:sz w:val="18"/>
                                  <w:szCs w:val="18"/>
                                </w:rPr>
                              </w:pPr>
                              <w:r>
                                <w:rPr>
                                  <w:rFonts w:eastAsia="Calibri"/>
                                  <w:color w:val="000000"/>
                                  <w:sz w:val="18"/>
                                  <w:szCs w:val="18"/>
                                </w:rPr>
                                <w:t>m_parentTable</w:t>
                              </w:r>
                            </w:p>
                            <w:p w14:paraId="20CF0F08" w14:textId="77777777" w:rsidR="00B7320A" w:rsidRPr="00D2146B" w:rsidRDefault="00B7320A" w:rsidP="00073BF2">
                              <w:pPr>
                                <w:spacing w:before="0" w:after="0" w:line="254" w:lineRule="auto"/>
                                <w:rPr>
                                  <w:sz w:val="18"/>
                                  <w:szCs w:val="18"/>
                                </w:rPr>
                              </w:pPr>
                            </w:p>
                            <w:p w14:paraId="2347329E" w14:textId="77777777" w:rsidR="00B7320A" w:rsidRPr="00D2146B" w:rsidRDefault="00B7320A" w:rsidP="0050082D">
                              <w:pPr>
                                <w:spacing w:before="0" w:after="0" w:line="254" w:lineRule="auto"/>
                                <w:rPr>
                                  <w:sz w:val="18"/>
                                  <w:szCs w:val="18"/>
                                </w:rPr>
                              </w:pPr>
                              <w:r w:rsidRPr="00D2146B">
                                <w:rPr>
                                  <w:rFonts w:eastAsia="Calibri"/>
                                  <w:color w:val="000000"/>
                                  <w:sz w:val="18"/>
                                  <w:szCs w:val="18"/>
                                </w:rPr>
                                <w:t> </w:t>
                              </w:r>
                            </w:p>
                            <w:p w14:paraId="7D6DAD56" w14:textId="77777777" w:rsidR="00B7320A" w:rsidRPr="00D2146B" w:rsidRDefault="00B7320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7320A" w:rsidRPr="00D2146B" w:rsidRDefault="00B7320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7320A" w:rsidRPr="00100F82" w:rsidRDefault="00B7320A" w:rsidP="00100F82">
                              <w:pPr>
                                <w:spacing w:before="0" w:after="0"/>
                                <w:rPr>
                                  <w:sz w:val="18"/>
                                  <w:szCs w:val="18"/>
                                </w:rPr>
                              </w:pPr>
                              <w:r w:rsidRPr="00100F82">
                                <w:rPr>
                                  <w:sz w:val="18"/>
                                  <w:szCs w:val="18"/>
                                </w:rPr>
                                <w:t>auto int i</w:t>
                              </w:r>
                            </w:p>
                            <w:p w14:paraId="5D0A676C" w14:textId="673BC4F3" w:rsidR="00B7320A" w:rsidRPr="00100F82" w:rsidRDefault="00B7320A" w:rsidP="00100F82">
                              <w:pPr>
                                <w:spacing w:before="0" w:after="0"/>
                                <w:rPr>
                                  <w:sz w:val="18"/>
                                  <w:szCs w:val="18"/>
                                </w:rPr>
                              </w:pPr>
                              <w:r w:rsidRPr="00100F82">
                                <w:rPr>
                                  <w:sz w:val="18"/>
                                  <w:szCs w:val="18"/>
                                </w:rPr>
                                <w:t>auto double blockDouble</w:t>
                              </w:r>
                            </w:p>
                            <w:p w14:paraId="5B01AFF6" w14:textId="77777777" w:rsidR="00B7320A" w:rsidRDefault="00B7320A" w:rsidP="00100F82">
                              <w:pPr>
                                <w:spacing w:before="0" w:after="0" w:line="256" w:lineRule="auto"/>
                                <w:rPr>
                                  <w:rFonts w:eastAsia="Calibri"/>
                                  <w:color w:val="000000"/>
                                  <w:sz w:val="18"/>
                                  <w:szCs w:val="18"/>
                                </w:rPr>
                              </w:pPr>
                            </w:p>
                            <w:p w14:paraId="35EF25BA" w14:textId="6D9A7EDC" w:rsidR="00B7320A" w:rsidRPr="00D2146B" w:rsidRDefault="00B7320A" w:rsidP="00100F82">
                              <w:pPr>
                                <w:spacing w:before="0" w:after="0" w:line="256" w:lineRule="auto"/>
                                <w:rPr>
                                  <w:sz w:val="18"/>
                                  <w:szCs w:val="18"/>
                                </w:rPr>
                              </w:pPr>
                              <w:r>
                                <w:rPr>
                                  <w:rFonts w:eastAsia="Calibri"/>
                                  <w:color w:val="000000"/>
                                  <w:sz w:val="18"/>
                                  <w:szCs w:val="18"/>
                                </w:rPr>
                                <w:t>m_parentTable</w:t>
                              </w:r>
                            </w:p>
                            <w:p w14:paraId="274031CF" w14:textId="32871C06" w:rsidR="00B7320A" w:rsidRDefault="00B7320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7320A" w:rsidRDefault="00B7320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7320A" w:rsidRDefault="00B7320A" w:rsidP="00D44BB8">
                              <w:pPr>
                                <w:spacing w:line="252" w:lineRule="auto"/>
                              </w:pPr>
                              <w:r>
                                <w:rPr>
                                  <w:rFonts w:eastAsia="Calibri"/>
                                  <w:color w:val="000000"/>
                                  <w:sz w:val="18"/>
                                  <w:szCs w:val="18"/>
                                </w:rPr>
                                <w:t>SymbolTable.CurrentTable</w:t>
                              </w:r>
                            </w:p>
                            <w:p w14:paraId="332537CB" w14:textId="66AB52F1" w:rsidR="00B7320A" w:rsidRDefault="00B7320A" w:rsidP="00D44BB8">
                              <w:pPr>
                                <w:spacing w:line="252" w:lineRule="auto"/>
                              </w:pPr>
                            </w:p>
                            <w:p w14:paraId="35DA4169" w14:textId="77777777" w:rsidR="00B7320A" w:rsidRDefault="00B7320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7320A" w:rsidRPr="00610E6C" w:rsidRDefault="00B7320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7320A" w:rsidRPr="00D2146B" w:rsidRDefault="00B7320A" w:rsidP="0050082D">
                        <w:pPr>
                          <w:spacing w:before="0" w:after="0"/>
                          <w:rPr>
                            <w:sz w:val="18"/>
                            <w:szCs w:val="18"/>
                            <w:lang w:val="sv-SE"/>
                          </w:rPr>
                        </w:pPr>
                        <w:r>
                          <w:rPr>
                            <w:sz w:val="18"/>
                            <w:szCs w:val="18"/>
                            <w:lang w:val="sv-SE"/>
                          </w:rPr>
                          <w:t>Static int globalInt</w:t>
                        </w:r>
                      </w:p>
                      <w:p w14:paraId="69A6032C" w14:textId="768161F7" w:rsidR="00B7320A" w:rsidRDefault="00B7320A" w:rsidP="0050082D">
                        <w:pPr>
                          <w:spacing w:before="0" w:after="0"/>
                          <w:rPr>
                            <w:sz w:val="18"/>
                            <w:szCs w:val="18"/>
                            <w:lang w:val="sv-SE"/>
                          </w:rPr>
                        </w:pPr>
                        <w:r>
                          <w:rPr>
                            <w:sz w:val="18"/>
                            <w:szCs w:val="18"/>
                            <w:lang w:val="sv-SE"/>
                          </w:rPr>
                          <w:t>Static int i</w:t>
                        </w:r>
                      </w:p>
                      <w:p w14:paraId="65DC2C71" w14:textId="7AEEED2D" w:rsidR="00B7320A" w:rsidRDefault="00B7320A" w:rsidP="0050082D">
                        <w:pPr>
                          <w:spacing w:before="0" w:after="0"/>
                          <w:rPr>
                            <w:sz w:val="18"/>
                            <w:szCs w:val="18"/>
                            <w:lang w:val="sv-SE"/>
                          </w:rPr>
                        </w:pPr>
                      </w:p>
                      <w:p w14:paraId="3B0DD407" w14:textId="21D67AC3" w:rsidR="00B7320A" w:rsidRPr="001B6705" w:rsidRDefault="00B7320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7320A" w:rsidRPr="00D2146B" w:rsidRDefault="00B7320A"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7320A" w:rsidRPr="00D2146B" w:rsidRDefault="00B7320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7320A" w:rsidRDefault="00B7320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7320A" w:rsidRPr="00D2146B" w:rsidRDefault="00B7320A" w:rsidP="0050082D">
                        <w:pPr>
                          <w:spacing w:before="0" w:after="0" w:line="256" w:lineRule="auto"/>
                          <w:rPr>
                            <w:sz w:val="18"/>
                            <w:szCs w:val="18"/>
                          </w:rPr>
                        </w:pPr>
                        <w:r>
                          <w:rPr>
                            <w:sz w:val="18"/>
                            <w:szCs w:val="18"/>
                          </w:rPr>
                          <w:t>Auto mainChar : char</w:t>
                        </w:r>
                      </w:p>
                      <w:p w14:paraId="302437A3" w14:textId="77777777" w:rsidR="00B7320A" w:rsidRDefault="00B7320A" w:rsidP="0050082D">
                        <w:pPr>
                          <w:spacing w:before="0" w:after="0" w:line="256" w:lineRule="auto"/>
                          <w:rPr>
                            <w:rFonts w:eastAsia="Calibri"/>
                            <w:color w:val="000000"/>
                            <w:sz w:val="18"/>
                            <w:szCs w:val="18"/>
                          </w:rPr>
                        </w:pPr>
                      </w:p>
                      <w:p w14:paraId="71CC6A80" w14:textId="77C30F45" w:rsidR="00B7320A" w:rsidRPr="00D2146B" w:rsidRDefault="00B7320A" w:rsidP="008C458D">
                        <w:pPr>
                          <w:spacing w:before="0" w:after="0" w:line="256" w:lineRule="auto"/>
                          <w:rPr>
                            <w:sz w:val="18"/>
                            <w:szCs w:val="18"/>
                          </w:rPr>
                        </w:pPr>
                        <w:r>
                          <w:rPr>
                            <w:rFonts w:eastAsia="Calibri"/>
                            <w:color w:val="000000"/>
                            <w:sz w:val="18"/>
                            <w:szCs w:val="18"/>
                          </w:rPr>
                          <w:t>m_parentTable</w:t>
                        </w:r>
                      </w:p>
                      <w:p w14:paraId="4A1EB75F" w14:textId="77777777" w:rsidR="00B7320A" w:rsidRPr="00D2146B" w:rsidRDefault="00B7320A" w:rsidP="0050082D">
                        <w:pPr>
                          <w:spacing w:before="0" w:after="0" w:line="256" w:lineRule="auto"/>
                          <w:rPr>
                            <w:sz w:val="18"/>
                            <w:szCs w:val="18"/>
                          </w:rPr>
                        </w:pPr>
                        <w:r w:rsidRPr="00D2146B">
                          <w:rPr>
                            <w:rFonts w:eastAsia="Calibri"/>
                            <w:color w:val="000000"/>
                            <w:sz w:val="18"/>
                            <w:szCs w:val="18"/>
                          </w:rPr>
                          <w:t> </w:t>
                        </w:r>
                      </w:p>
                      <w:p w14:paraId="176D8F8E" w14:textId="77777777" w:rsidR="00B7320A" w:rsidRPr="00D2146B" w:rsidRDefault="00B7320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7320A" w:rsidRPr="00D2146B" w:rsidRDefault="00B7320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7320A" w:rsidRPr="00D2146B" w:rsidRDefault="00B7320A" w:rsidP="0050082D">
                        <w:pPr>
                          <w:spacing w:before="0" w:after="0" w:line="254" w:lineRule="auto"/>
                          <w:rPr>
                            <w:sz w:val="18"/>
                            <w:szCs w:val="18"/>
                          </w:rPr>
                        </w:pPr>
                        <w:r>
                          <w:rPr>
                            <w:rFonts w:eastAsia="Calibri"/>
                            <w:color w:val="000000"/>
                            <w:sz w:val="18"/>
                            <w:szCs w:val="18"/>
                          </w:rPr>
                          <w:t>auto int i</w:t>
                        </w:r>
                      </w:p>
                      <w:p w14:paraId="1EB866A9" w14:textId="57278A33" w:rsidR="00B7320A" w:rsidRDefault="00B7320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7320A" w:rsidRDefault="00B7320A" w:rsidP="00073BF2">
                        <w:pPr>
                          <w:spacing w:before="0" w:after="0" w:line="254" w:lineRule="auto"/>
                          <w:rPr>
                            <w:rFonts w:eastAsia="Calibri"/>
                            <w:color w:val="000000"/>
                            <w:sz w:val="18"/>
                            <w:szCs w:val="18"/>
                          </w:rPr>
                        </w:pPr>
                      </w:p>
                      <w:p w14:paraId="55FF5C13" w14:textId="77777777" w:rsidR="00B7320A" w:rsidRPr="00D2146B" w:rsidRDefault="00B7320A" w:rsidP="00073BF2">
                        <w:pPr>
                          <w:spacing w:before="0" w:after="0" w:line="256" w:lineRule="auto"/>
                          <w:rPr>
                            <w:sz w:val="18"/>
                            <w:szCs w:val="18"/>
                          </w:rPr>
                        </w:pPr>
                        <w:r>
                          <w:rPr>
                            <w:rFonts w:eastAsia="Calibri"/>
                            <w:color w:val="000000"/>
                            <w:sz w:val="18"/>
                            <w:szCs w:val="18"/>
                          </w:rPr>
                          <w:t>m_parentTable</w:t>
                        </w:r>
                      </w:p>
                      <w:p w14:paraId="20CF0F08" w14:textId="77777777" w:rsidR="00B7320A" w:rsidRPr="00D2146B" w:rsidRDefault="00B7320A" w:rsidP="00073BF2">
                        <w:pPr>
                          <w:spacing w:before="0" w:after="0" w:line="254" w:lineRule="auto"/>
                          <w:rPr>
                            <w:sz w:val="18"/>
                            <w:szCs w:val="18"/>
                          </w:rPr>
                        </w:pPr>
                      </w:p>
                      <w:p w14:paraId="2347329E" w14:textId="77777777" w:rsidR="00B7320A" w:rsidRPr="00D2146B" w:rsidRDefault="00B7320A" w:rsidP="0050082D">
                        <w:pPr>
                          <w:spacing w:before="0" w:after="0" w:line="254" w:lineRule="auto"/>
                          <w:rPr>
                            <w:sz w:val="18"/>
                            <w:szCs w:val="18"/>
                          </w:rPr>
                        </w:pPr>
                        <w:r w:rsidRPr="00D2146B">
                          <w:rPr>
                            <w:rFonts w:eastAsia="Calibri"/>
                            <w:color w:val="000000"/>
                            <w:sz w:val="18"/>
                            <w:szCs w:val="18"/>
                          </w:rPr>
                          <w:t> </w:t>
                        </w:r>
                      </w:p>
                      <w:p w14:paraId="7D6DAD56" w14:textId="77777777" w:rsidR="00B7320A" w:rsidRPr="00D2146B" w:rsidRDefault="00B7320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7320A" w:rsidRPr="00D2146B" w:rsidRDefault="00B7320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7320A" w:rsidRPr="00100F82" w:rsidRDefault="00B7320A" w:rsidP="00100F82">
                        <w:pPr>
                          <w:spacing w:before="0" w:after="0"/>
                          <w:rPr>
                            <w:sz w:val="18"/>
                            <w:szCs w:val="18"/>
                          </w:rPr>
                        </w:pPr>
                        <w:r w:rsidRPr="00100F82">
                          <w:rPr>
                            <w:sz w:val="18"/>
                            <w:szCs w:val="18"/>
                          </w:rPr>
                          <w:t>auto int i</w:t>
                        </w:r>
                      </w:p>
                      <w:p w14:paraId="5D0A676C" w14:textId="673BC4F3" w:rsidR="00B7320A" w:rsidRPr="00100F82" w:rsidRDefault="00B7320A" w:rsidP="00100F82">
                        <w:pPr>
                          <w:spacing w:before="0" w:after="0"/>
                          <w:rPr>
                            <w:sz w:val="18"/>
                            <w:szCs w:val="18"/>
                          </w:rPr>
                        </w:pPr>
                        <w:r w:rsidRPr="00100F82">
                          <w:rPr>
                            <w:sz w:val="18"/>
                            <w:szCs w:val="18"/>
                          </w:rPr>
                          <w:t>auto double blockDouble</w:t>
                        </w:r>
                      </w:p>
                      <w:p w14:paraId="5B01AFF6" w14:textId="77777777" w:rsidR="00B7320A" w:rsidRDefault="00B7320A" w:rsidP="00100F82">
                        <w:pPr>
                          <w:spacing w:before="0" w:after="0" w:line="256" w:lineRule="auto"/>
                          <w:rPr>
                            <w:rFonts w:eastAsia="Calibri"/>
                            <w:color w:val="000000"/>
                            <w:sz w:val="18"/>
                            <w:szCs w:val="18"/>
                          </w:rPr>
                        </w:pPr>
                      </w:p>
                      <w:p w14:paraId="35EF25BA" w14:textId="6D9A7EDC" w:rsidR="00B7320A" w:rsidRPr="00D2146B" w:rsidRDefault="00B7320A" w:rsidP="00100F82">
                        <w:pPr>
                          <w:spacing w:before="0" w:after="0" w:line="256" w:lineRule="auto"/>
                          <w:rPr>
                            <w:sz w:val="18"/>
                            <w:szCs w:val="18"/>
                          </w:rPr>
                        </w:pPr>
                        <w:r>
                          <w:rPr>
                            <w:rFonts w:eastAsia="Calibri"/>
                            <w:color w:val="000000"/>
                            <w:sz w:val="18"/>
                            <w:szCs w:val="18"/>
                          </w:rPr>
                          <w:t>m_parentTable</w:t>
                        </w:r>
                      </w:p>
                      <w:p w14:paraId="274031CF" w14:textId="32871C06" w:rsidR="00B7320A" w:rsidRDefault="00B7320A"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7320A" w:rsidRDefault="00B7320A"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7320A" w:rsidRDefault="00B7320A" w:rsidP="00D44BB8">
                        <w:pPr>
                          <w:spacing w:line="252" w:lineRule="auto"/>
                        </w:pPr>
                        <w:r>
                          <w:rPr>
                            <w:rFonts w:eastAsia="Calibri"/>
                            <w:color w:val="000000"/>
                            <w:sz w:val="18"/>
                            <w:szCs w:val="18"/>
                          </w:rPr>
                          <w:t>SymbolTable.CurrentTable</w:t>
                        </w:r>
                      </w:p>
                      <w:p w14:paraId="332537CB" w14:textId="66AB52F1" w:rsidR="00B7320A" w:rsidRDefault="00B7320A" w:rsidP="00D44BB8">
                        <w:pPr>
                          <w:spacing w:line="252" w:lineRule="auto"/>
                        </w:pPr>
                      </w:p>
                      <w:p w14:paraId="35DA4169" w14:textId="77777777" w:rsidR="00B7320A" w:rsidRDefault="00B7320A"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7320A" w:rsidRPr="00610E6C" w:rsidRDefault="00B7320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7320A" w:rsidRPr="00D2146B" w:rsidRDefault="00B7320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7320A" w:rsidRPr="00D2146B" w:rsidRDefault="00B7320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7320A" w:rsidRPr="00D2146B" w:rsidRDefault="00B7320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7320A" w:rsidRPr="00D2146B" w:rsidRDefault="00B7320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7320A" w:rsidRPr="00D2146B" w:rsidRDefault="00B7320A" w:rsidP="00D2146B">
                              <w:pPr>
                                <w:spacing w:before="0" w:after="0"/>
                                <w:rPr>
                                  <w:sz w:val="18"/>
                                  <w:szCs w:val="18"/>
                                  <w:lang w:val="sv-SE"/>
                                </w:rPr>
                              </w:pPr>
                              <w:r w:rsidRPr="00D2146B">
                                <w:rPr>
                                  <w:sz w:val="18"/>
                                  <w:szCs w:val="18"/>
                                  <w:lang w:val="sv-SE"/>
                                </w:rPr>
                                <w:t>Ellipse Frame Pointer</w:t>
                              </w:r>
                            </w:p>
                            <w:p w14:paraId="366E1AE1" w14:textId="757FAE9A" w:rsidR="00B7320A" w:rsidRPr="00D2146B" w:rsidRDefault="00B7320A" w:rsidP="00D2146B">
                              <w:pPr>
                                <w:spacing w:before="0" w:after="0"/>
                                <w:rPr>
                                  <w:sz w:val="18"/>
                                  <w:szCs w:val="18"/>
                                  <w:lang w:val="sv-SE"/>
                                </w:rPr>
                              </w:pPr>
                              <w:r w:rsidRPr="00D2146B">
                                <w:rPr>
                                  <w:sz w:val="18"/>
                                  <w:szCs w:val="18"/>
                                  <w:lang w:val="sv-SE"/>
                                </w:rPr>
                                <w:t>Regular Frame Pointer</w:t>
                              </w:r>
                            </w:p>
                            <w:p w14:paraId="3E5A4966" w14:textId="38836501" w:rsidR="00B7320A" w:rsidRPr="00D2146B" w:rsidRDefault="00B7320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7320A" w:rsidRPr="00D2146B" w:rsidRDefault="00B7320A" w:rsidP="00D2146B">
                              <w:pPr>
                                <w:spacing w:before="0" w:after="0"/>
                                <w:rPr>
                                  <w:sz w:val="18"/>
                                  <w:szCs w:val="18"/>
                                  <w:lang w:val="sv-SE"/>
                                </w:rPr>
                              </w:pPr>
                            </w:p>
                            <w:p w14:paraId="48B5950A" w14:textId="77777777" w:rsidR="00B7320A" w:rsidRPr="00D2146B" w:rsidRDefault="00B7320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7320A" w:rsidRPr="00D2146B" w:rsidRDefault="00B7320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7320A" w:rsidRPr="00D2146B" w:rsidRDefault="00B7320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7320A" w:rsidRPr="00D2146B" w:rsidRDefault="00B7320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7320A" w:rsidRPr="00D2146B" w:rsidRDefault="00B7320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7320A" w:rsidRPr="00D2146B" w:rsidRDefault="00B7320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7320A" w:rsidRPr="00D2146B" w:rsidRDefault="00B7320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 </w:t>
                              </w:r>
                            </w:p>
                            <w:p w14:paraId="2924CD49"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7320A" w:rsidRPr="00D2146B" w:rsidRDefault="00B7320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7320A" w:rsidRPr="00D2146B" w:rsidRDefault="00B7320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7320A" w:rsidRPr="00D2146B" w:rsidRDefault="00B7320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7320A" w:rsidRPr="00D2146B" w:rsidRDefault="00B7320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 </w:t>
                              </w:r>
                            </w:p>
                            <w:p w14:paraId="1ECBE518"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7320A" w:rsidRPr="00D2146B" w:rsidRDefault="00B7320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7320A" w:rsidRPr="00D2146B" w:rsidRDefault="00B7320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7320A" w:rsidRPr="00D2146B" w:rsidRDefault="00B7320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7320A" w:rsidRPr="00D2146B" w:rsidRDefault="00B7320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7320A" w:rsidRPr="00D2146B" w:rsidRDefault="00B7320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7320A" w:rsidRPr="00D2146B" w:rsidRDefault="00B7320A" w:rsidP="00D2146B">
                        <w:pPr>
                          <w:spacing w:before="0" w:after="0"/>
                          <w:rPr>
                            <w:sz w:val="18"/>
                            <w:szCs w:val="18"/>
                            <w:lang w:val="sv-SE"/>
                          </w:rPr>
                        </w:pPr>
                        <w:r w:rsidRPr="00D2146B">
                          <w:rPr>
                            <w:sz w:val="18"/>
                            <w:szCs w:val="18"/>
                            <w:lang w:val="sv-SE"/>
                          </w:rPr>
                          <w:t>Ellipse Frame Pointer</w:t>
                        </w:r>
                      </w:p>
                      <w:p w14:paraId="366E1AE1" w14:textId="757FAE9A" w:rsidR="00B7320A" w:rsidRPr="00D2146B" w:rsidRDefault="00B7320A" w:rsidP="00D2146B">
                        <w:pPr>
                          <w:spacing w:before="0" w:after="0"/>
                          <w:rPr>
                            <w:sz w:val="18"/>
                            <w:szCs w:val="18"/>
                            <w:lang w:val="sv-SE"/>
                          </w:rPr>
                        </w:pPr>
                        <w:r w:rsidRPr="00D2146B">
                          <w:rPr>
                            <w:sz w:val="18"/>
                            <w:szCs w:val="18"/>
                            <w:lang w:val="sv-SE"/>
                          </w:rPr>
                          <w:t>Regular Frame Pointer</w:t>
                        </w:r>
                      </w:p>
                      <w:p w14:paraId="3E5A4966" w14:textId="38836501" w:rsidR="00B7320A" w:rsidRPr="00D2146B" w:rsidRDefault="00B7320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7320A" w:rsidRPr="00D2146B" w:rsidRDefault="00B7320A" w:rsidP="00D2146B">
                        <w:pPr>
                          <w:spacing w:before="0" w:after="0"/>
                          <w:rPr>
                            <w:sz w:val="18"/>
                            <w:szCs w:val="18"/>
                            <w:lang w:val="sv-SE"/>
                          </w:rPr>
                        </w:pPr>
                      </w:p>
                      <w:p w14:paraId="48B5950A" w14:textId="77777777" w:rsidR="00B7320A" w:rsidRPr="00D2146B" w:rsidRDefault="00B7320A"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7320A" w:rsidRPr="00D2146B" w:rsidRDefault="00B7320A"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7320A" w:rsidRPr="00D2146B" w:rsidRDefault="00B7320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7320A" w:rsidRPr="00D2146B" w:rsidRDefault="00B7320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7320A" w:rsidRPr="00D2146B" w:rsidRDefault="00B7320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7320A" w:rsidRPr="00D2146B" w:rsidRDefault="00B7320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7320A" w:rsidRPr="00D2146B" w:rsidRDefault="00B7320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 </w:t>
                        </w:r>
                      </w:p>
                      <w:p w14:paraId="2924CD49" w14:textId="77777777" w:rsidR="00B7320A" w:rsidRPr="00D2146B" w:rsidRDefault="00B7320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7320A" w:rsidRPr="00D2146B" w:rsidRDefault="00B7320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7320A" w:rsidRPr="00D2146B" w:rsidRDefault="00B7320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7320A" w:rsidRPr="00D2146B" w:rsidRDefault="00B7320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7320A" w:rsidRPr="00D2146B" w:rsidRDefault="00B7320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 </w:t>
                        </w:r>
                      </w:p>
                      <w:p w14:paraId="1ECBE518" w14:textId="77777777" w:rsidR="00B7320A" w:rsidRPr="00D2146B" w:rsidRDefault="00B7320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7320A" w:rsidRPr="00D2146B" w:rsidRDefault="00B7320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7320A" w:rsidRPr="00D2146B" w:rsidRDefault="00B7320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7320A" w:rsidRDefault="00B7320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7320A" w:rsidRDefault="00B7320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7320A" w:rsidRPr="00D2146B" w:rsidRDefault="00B7320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7320A" w:rsidRPr="00D2146B" w:rsidRDefault="00B7320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7320A" w:rsidRPr="00D2146B" w:rsidRDefault="00B7320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7320A" w:rsidRPr="00D2146B" w:rsidRDefault="00B7320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7320A" w:rsidRPr="00D2146B" w:rsidRDefault="00B7320A" w:rsidP="002903DF">
                              <w:pPr>
                                <w:spacing w:before="0" w:after="0"/>
                                <w:rPr>
                                  <w:sz w:val="18"/>
                                  <w:szCs w:val="18"/>
                                  <w:lang w:val="sv-SE"/>
                                </w:rPr>
                              </w:pPr>
                              <w:r w:rsidRPr="00D2146B">
                                <w:rPr>
                                  <w:sz w:val="18"/>
                                  <w:szCs w:val="18"/>
                                  <w:lang w:val="sv-SE"/>
                                </w:rPr>
                                <w:t>Ellipse Frame Pointer</w:t>
                              </w:r>
                            </w:p>
                            <w:p w14:paraId="5718813E" w14:textId="77777777" w:rsidR="00B7320A" w:rsidRPr="00D2146B" w:rsidRDefault="00B7320A" w:rsidP="002903DF">
                              <w:pPr>
                                <w:spacing w:before="0" w:after="0"/>
                                <w:rPr>
                                  <w:sz w:val="18"/>
                                  <w:szCs w:val="18"/>
                                  <w:lang w:val="sv-SE"/>
                                </w:rPr>
                              </w:pPr>
                              <w:r w:rsidRPr="00D2146B">
                                <w:rPr>
                                  <w:sz w:val="18"/>
                                  <w:szCs w:val="18"/>
                                  <w:lang w:val="sv-SE"/>
                                </w:rPr>
                                <w:t>Regular Frame Pointer</w:t>
                              </w:r>
                            </w:p>
                            <w:p w14:paraId="62230721" w14:textId="77777777" w:rsidR="00B7320A" w:rsidRPr="00D2146B" w:rsidRDefault="00B7320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7320A" w:rsidRPr="00D2146B" w:rsidRDefault="00B7320A" w:rsidP="002903DF">
                              <w:pPr>
                                <w:spacing w:before="0" w:after="0"/>
                                <w:rPr>
                                  <w:sz w:val="18"/>
                                  <w:szCs w:val="18"/>
                                  <w:lang w:val="sv-SE"/>
                                </w:rPr>
                              </w:pPr>
                            </w:p>
                            <w:p w14:paraId="3BE3217A" w14:textId="77777777" w:rsidR="00B7320A" w:rsidRPr="00D2146B" w:rsidRDefault="00B7320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7320A" w:rsidRPr="00D2146B" w:rsidRDefault="00B7320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7320A" w:rsidRDefault="00B7320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7320A" w:rsidRPr="00D2146B" w:rsidRDefault="00B7320A" w:rsidP="002903DF">
                              <w:pPr>
                                <w:spacing w:before="0" w:after="0" w:line="256" w:lineRule="auto"/>
                                <w:rPr>
                                  <w:sz w:val="18"/>
                                  <w:szCs w:val="18"/>
                                </w:rPr>
                              </w:pPr>
                              <w:r>
                                <w:rPr>
                                  <w:rFonts w:eastAsia="Calibri"/>
                                  <w:color w:val="000000"/>
                                  <w:sz w:val="18"/>
                                  <w:szCs w:val="18"/>
                                </w:rPr>
                                <w:t>Elliptic parameter: 21</w:t>
                              </w:r>
                            </w:p>
                            <w:p w14:paraId="0F8126A1"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w:t>
                              </w:r>
                            </w:p>
                            <w:p w14:paraId="28313E96"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7320A" w:rsidRPr="00D2146B" w:rsidRDefault="00B7320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7320A" w:rsidRPr="00D2146B" w:rsidRDefault="00B7320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w:t>
                              </w:r>
                            </w:p>
                            <w:p w14:paraId="48FC4ABF"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7320A" w:rsidRPr="00D2146B" w:rsidRDefault="00B7320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7320A" w:rsidRPr="00D2146B" w:rsidRDefault="00B7320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7320A" w:rsidRDefault="00B7320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7320A" w:rsidRDefault="00B7320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7320A" w:rsidRPr="00D2146B" w:rsidRDefault="00B7320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7320A" w:rsidRPr="00D2146B" w:rsidRDefault="00B7320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7320A" w:rsidRPr="00D2146B" w:rsidRDefault="00B7320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7320A" w:rsidRPr="00D2146B" w:rsidRDefault="00B7320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7320A" w:rsidRPr="00D2146B" w:rsidRDefault="00B7320A" w:rsidP="002903DF">
                        <w:pPr>
                          <w:spacing w:before="0" w:after="0"/>
                          <w:rPr>
                            <w:sz w:val="18"/>
                            <w:szCs w:val="18"/>
                            <w:lang w:val="sv-SE"/>
                          </w:rPr>
                        </w:pPr>
                        <w:r w:rsidRPr="00D2146B">
                          <w:rPr>
                            <w:sz w:val="18"/>
                            <w:szCs w:val="18"/>
                            <w:lang w:val="sv-SE"/>
                          </w:rPr>
                          <w:t>Ellipse Frame Pointer</w:t>
                        </w:r>
                      </w:p>
                      <w:p w14:paraId="5718813E" w14:textId="77777777" w:rsidR="00B7320A" w:rsidRPr="00D2146B" w:rsidRDefault="00B7320A" w:rsidP="002903DF">
                        <w:pPr>
                          <w:spacing w:before="0" w:after="0"/>
                          <w:rPr>
                            <w:sz w:val="18"/>
                            <w:szCs w:val="18"/>
                            <w:lang w:val="sv-SE"/>
                          </w:rPr>
                        </w:pPr>
                        <w:r w:rsidRPr="00D2146B">
                          <w:rPr>
                            <w:sz w:val="18"/>
                            <w:szCs w:val="18"/>
                            <w:lang w:val="sv-SE"/>
                          </w:rPr>
                          <w:t>Regular Frame Pointer</w:t>
                        </w:r>
                      </w:p>
                      <w:p w14:paraId="62230721" w14:textId="77777777" w:rsidR="00B7320A" w:rsidRPr="00D2146B" w:rsidRDefault="00B7320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7320A" w:rsidRPr="00D2146B" w:rsidRDefault="00B7320A" w:rsidP="002903DF">
                        <w:pPr>
                          <w:spacing w:before="0" w:after="0"/>
                          <w:rPr>
                            <w:sz w:val="18"/>
                            <w:szCs w:val="18"/>
                            <w:lang w:val="sv-SE"/>
                          </w:rPr>
                        </w:pPr>
                      </w:p>
                      <w:p w14:paraId="3BE3217A" w14:textId="77777777" w:rsidR="00B7320A" w:rsidRPr="00D2146B" w:rsidRDefault="00B7320A"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7320A" w:rsidRPr="00D2146B" w:rsidRDefault="00B7320A"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7320A" w:rsidRDefault="00B7320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7320A" w:rsidRPr="00D2146B" w:rsidRDefault="00B7320A" w:rsidP="002903DF">
                        <w:pPr>
                          <w:spacing w:before="0" w:after="0" w:line="256" w:lineRule="auto"/>
                          <w:rPr>
                            <w:sz w:val="18"/>
                            <w:szCs w:val="18"/>
                          </w:rPr>
                        </w:pPr>
                        <w:r>
                          <w:rPr>
                            <w:rFonts w:eastAsia="Calibri"/>
                            <w:color w:val="000000"/>
                            <w:sz w:val="18"/>
                            <w:szCs w:val="18"/>
                          </w:rPr>
                          <w:t>Elliptic parameter: 21</w:t>
                        </w:r>
                      </w:p>
                      <w:p w14:paraId="0F8126A1"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w:t>
                        </w:r>
                      </w:p>
                      <w:p w14:paraId="28313E96" w14:textId="77777777" w:rsidR="00B7320A" w:rsidRPr="00D2146B" w:rsidRDefault="00B7320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7320A" w:rsidRPr="00D2146B" w:rsidRDefault="00B7320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7320A" w:rsidRPr="00D2146B" w:rsidRDefault="00B7320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w:t>
                        </w:r>
                      </w:p>
                      <w:p w14:paraId="48FC4ABF" w14:textId="77777777" w:rsidR="00B7320A" w:rsidRPr="00D2146B" w:rsidRDefault="00B7320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7320A" w:rsidRPr="00D2146B" w:rsidRDefault="00B7320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7320A" w:rsidRPr="00DF14A9" w:rsidRDefault="00B7320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7320A" w:rsidRPr="00490BCB" w:rsidRDefault="00B7320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7320A" w:rsidRPr="00490BCB" w:rsidRDefault="00B7320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7320A" w:rsidRPr="00490BCB" w:rsidRDefault="00B7320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7320A" w:rsidRPr="00090144" w:rsidRDefault="00B7320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7320A" w:rsidRPr="00090144" w:rsidRDefault="00B7320A" w:rsidP="00B70491">
                              <w:pPr>
                                <w:spacing w:before="0" w:after="0" w:line="240" w:lineRule="auto"/>
                                <w:rPr>
                                  <w:rFonts w:eastAsia="Calibri"/>
                                  <w:color w:val="000000"/>
                                </w:rPr>
                              </w:pPr>
                              <w:r w:rsidRPr="00090144">
                                <w:rPr>
                                  <w:rFonts w:eastAsia="Calibri"/>
                                  <w:color w:val="000000"/>
                                </w:rPr>
                                <w:t>Frame pointer of</w:t>
                              </w:r>
                            </w:p>
                            <w:p w14:paraId="77E191A3" w14:textId="77777777" w:rsidR="00B7320A" w:rsidRPr="00090144" w:rsidRDefault="00B7320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7320A" w:rsidRPr="00090144" w:rsidRDefault="00B7320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7320A" w:rsidRPr="00090144" w:rsidRDefault="00B7320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7320A" w:rsidRPr="00090144" w:rsidRDefault="00B7320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7320A" w:rsidRPr="00090144" w:rsidRDefault="00B7320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7320A" w:rsidRDefault="00B7320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7320A" w:rsidRDefault="00B7320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7320A" w:rsidRDefault="00B7320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7320A" w:rsidRDefault="00B7320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7320A" w:rsidRPr="00DF14A9" w:rsidRDefault="00B7320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7320A" w:rsidRPr="00490BCB" w:rsidRDefault="00B7320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7320A" w:rsidRPr="00490BCB" w:rsidRDefault="00B7320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7320A" w:rsidRPr="00490BCB" w:rsidRDefault="00B7320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7320A" w:rsidRPr="00490BCB" w:rsidRDefault="00B7320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7320A" w:rsidRPr="00490BCB" w:rsidRDefault="00B7320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7320A" w:rsidRPr="00090144" w:rsidRDefault="00B7320A"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7320A" w:rsidRPr="00090144" w:rsidRDefault="00B7320A" w:rsidP="00B70491">
                        <w:pPr>
                          <w:spacing w:before="0" w:after="0" w:line="240" w:lineRule="auto"/>
                          <w:rPr>
                            <w:rFonts w:eastAsia="Calibri"/>
                            <w:color w:val="000000"/>
                          </w:rPr>
                        </w:pPr>
                        <w:r w:rsidRPr="00090144">
                          <w:rPr>
                            <w:rFonts w:eastAsia="Calibri"/>
                            <w:color w:val="000000"/>
                          </w:rPr>
                          <w:t>Frame pointer of</w:t>
                        </w:r>
                      </w:p>
                      <w:p w14:paraId="77E191A3" w14:textId="77777777" w:rsidR="00B7320A" w:rsidRPr="00090144" w:rsidRDefault="00B7320A"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7320A" w:rsidRPr="00090144" w:rsidRDefault="00B7320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7320A" w:rsidRPr="00090144" w:rsidRDefault="00B7320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7320A" w:rsidRPr="00090144" w:rsidRDefault="00B7320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7320A" w:rsidRPr="00090144" w:rsidRDefault="00B7320A"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7320A" w:rsidRDefault="00B7320A"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7320A" w:rsidRDefault="00B7320A"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7320A" w:rsidRDefault="00B7320A"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7320A" w:rsidRDefault="00B7320A"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7320A" w:rsidRPr="00DF14A9" w:rsidRDefault="00B7320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7320A" w:rsidRPr="00490BCB" w:rsidRDefault="00B7320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7320A" w:rsidRPr="00090144" w:rsidRDefault="00B7320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7320A" w:rsidRPr="00090144" w:rsidRDefault="00B7320A" w:rsidP="00605AE9">
                              <w:pPr>
                                <w:spacing w:before="0" w:after="0" w:line="240" w:lineRule="auto"/>
                                <w:rPr>
                                  <w:rFonts w:eastAsia="Calibri"/>
                                  <w:color w:val="000000"/>
                                </w:rPr>
                              </w:pPr>
                              <w:r w:rsidRPr="00090144">
                                <w:rPr>
                                  <w:rFonts w:eastAsia="Calibri"/>
                                  <w:color w:val="000000"/>
                                </w:rPr>
                                <w:t>Frame pointer of</w:t>
                              </w:r>
                            </w:p>
                            <w:p w14:paraId="68E90914" w14:textId="77777777" w:rsidR="00B7320A" w:rsidRPr="00090144" w:rsidRDefault="00B7320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7320A" w:rsidRPr="00090144" w:rsidRDefault="00B7320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7320A" w:rsidRPr="00090144" w:rsidRDefault="00B7320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7320A" w:rsidRPr="00090144" w:rsidRDefault="00B7320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7320A" w:rsidRPr="00090144" w:rsidRDefault="00B7320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7320A" w:rsidRDefault="00B7320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7320A" w:rsidRDefault="00B7320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7320A" w:rsidRDefault="00B7320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7320A" w:rsidRDefault="00B7320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7320A" w:rsidRDefault="00B7320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7320A" w:rsidRDefault="00B7320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7320A" w:rsidRPr="00582B75" w:rsidRDefault="00B7320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7320A" w:rsidRPr="00490BCB" w:rsidRDefault="00B7320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7320A" w:rsidRPr="00490BCB" w:rsidRDefault="00B7320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7320A" w:rsidRDefault="00B7320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7320A" w:rsidRPr="00E55D4A" w:rsidRDefault="00B7320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7320A" w:rsidRDefault="00B7320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7320A" w:rsidRDefault="00B7320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7320A" w:rsidRDefault="00B7320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7320A" w:rsidRDefault="00B7320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7320A" w:rsidRDefault="00B7320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7320A" w:rsidRDefault="00B7320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7320A" w:rsidRDefault="00B7320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7320A" w:rsidRDefault="00B7320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7320A" w:rsidRDefault="00B7320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7320A" w:rsidRDefault="00B7320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7320A" w:rsidRDefault="00B7320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7320A" w:rsidRDefault="00B7320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7320A" w:rsidRDefault="00B7320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7320A" w:rsidRDefault="00B7320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7320A" w:rsidRDefault="00B7320A" w:rsidP="00496983">
                              <w:pPr>
                                <w:spacing w:before="0" w:line="257" w:lineRule="auto"/>
                                <w:jc w:val="center"/>
                                <w:rPr>
                                  <w:sz w:val="24"/>
                                  <w:szCs w:val="24"/>
                                </w:rPr>
                              </w:pPr>
                              <w:r>
                                <w:rPr>
                                  <w:rFonts w:eastAsia="Calibri"/>
                                  <w:color w:val="000000"/>
                                  <w:sz w:val="16"/>
                                  <w:szCs w:val="16"/>
                                </w:rPr>
                                <w:t>129</w:t>
                              </w:r>
                            </w:p>
                            <w:p w14:paraId="3E4A06D3" w14:textId="77777777" w:rsidR="00B7320A" w:rsidRDefault="00B7320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7320A" w:rsidRDefault="00B7320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7320A" w:rsidRDefault="00B7320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7320A" w:rsidRDefault="00B7320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7320A" w:rsidRDefault="00B7320A" w:rsidP="006A7496">
                              <w:pPr>
                                <w:spacing w:before="100" w:line="257" w:lineRule="auto"/>
                                <w:jc w:val="left"/>
                                <w:rPr>
                                  <w:sz w:val="24"/>
                                  <w:szCs w:val="24"/>
                                </w:rPr>
                              </w:pPr>
                              <w:r>
                                <w:rPr>
                                  <w:rFonts w:eastAsia="Calibri"/>
                                  <w:color w:val="000000"/>
                                  <w:sz w:val="16"/>
                                  <w:szCs w:val="16"/>
                                </w:rPr>
                                <w:t>Before</w:t>
                              </w:r>
                            </w:p>
                            <w:p w14:paraId="6B197F32" w14:textId="77777777" w:rsidR="00B7320A" w:rsidRDefault="00B7320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7320A" w:rsidRDefault="00B7320A" w:rsidP="006A7496">
                              <w:pPr>
                                <w:spacing w:before="100" w:line="256" w:lineRule="auto"/>
                                <w:rPr>
                                  <w:sz w:val="24"/>
                                  <w:szCs w:val="24"/>
                                </w:rPr>
                              </w:pPr>
                              <w:r>
                                <w:rPr>
                                  <w:rFonts w:eastAsia="Calibri"/>
                                  <w:color w:val="000000"/>
                                  <w:sz w:val="16"/>
                                  <w:szCs w:val="16"/>
                                </w:rPr>
                                <w:t>After</w:t>
                              </w:r>
                            </w:p>
                            <w:p w14:paraId="7E3E04C8" w14:textId="77777777" w:rsidR="00B7320A" w:rsidRDefault="00B7320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7320A" w:rsidRPr="00DF14A9" w:rsidRDefault="00B7320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7320A" w:rsidRPr="00490BCB" w:rsidRDefault="00B7320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7320A" w:rsidRPr="00490BCB" w:rsidRDefault="00B7320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7320A" w:rsidRPr="00490BCB" w:rsidRDefault="00B7320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7320A" w:rsidRPr="00090144" w:rsidRDefault="00B7320A"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7320A" w:rsidRPr="00090144" w:rsidRDefault="00B7320A" w:rsidP="00605AE9">
                        <w:pPr>
                          <w:spacing w:before="0" w:after="0" w:line="240" w:lineRule="auto"/>
                          <w:rPr>
                            <w:rFonts w:eastAsia="Calibri"/>
                            <w:color w:val="000000"/>
                          </w:rPr>
                        </w:pPr>
                        <w:r w:rsidRPr="00090144">
                          <w:rPr>
                            <w:rFonts w:eastAsia="Calibri"/>
                            <w:color w:val="000000"/>
                          </w:rPr>
                          <w:t>Frame pointer of</w:t>
                        </w:r>
                      </w:p>
                      <w:p w14:paraId="68E90914" w14:textId="77777777" w:rsidR="00B7320A" w:rsidRPr="00090144" w:rsidRDefault="00B7320A"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7320A" w:rsidRPr="00090144" w:rsidRDefault="00B7320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7320A" w:rsidRPr="00090144" w:rsidRDefault="00B7320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7320A" w:rsidRPr="00090144" w:rsidRDefault="00B7320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7320A" w:rsidRPr="00090144" w:rsidRDefault="00B7320A"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7320A" w:rsidRDefault="00B7320A"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7320A" w:rsidRDefault="00B7320A"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7320A" w:rsidRDefault="00B7320A"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7320A" w:rsidRDefault="00B7320A"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7320A" w:rsidRDefault="00B7320A"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7320A" w:rsidRDefault="00B7320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7320A" w:rsidRPr="00582B75" w:rsidRDefault="00B7320A"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7320A" w:rsidRPr="00490BCB" w:rsidRDefault="00B7320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7320A" w:rsidRPr="00490BCB" w:rsidRDefault="00B7320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7320A" w:rsidRDefault="00B7320A"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7320A" w:rsidRPr="00E55D4A" w:rsidRDefault="00B7320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7320A" w:rsidRDefault="00B7320A"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7320A" w:rsidRDefault="00B7320A"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7320A" w:rsidRDefault="00B7320A"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7320A" w:rsidRDefault="00B7320A"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7320A" w:rsidRDefault="00B7320A"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7320A" w:rsidRDefault="00B7320A"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7320A" w:rsidRDefault="00B7320A"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7320A" w:rsidRDefault="00B7320A"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7320A" w:rsidRDefault="00B7320A"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7320A" w:rsidRDefault="00B7320A"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7320A" w:rsidRDefault="00B7320A"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7320A" w:rsidRDefault="00B7320A"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7320A" w:rsidRDefault="00B7320A"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7320A" w:rsidRDefault="00B7320A"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7320A" w:rsidRDefault="00B7320A" w:rsidP="00496983">
                        <w:pPr>
                          <w:spacing w:before="0" w:line="257" w:lineRule="auto"/>
                          <w:jc w:val="center"/>
                          <w:rPr>
                            <w:sz w:val="24"/>
                            <w:szCs w:val="24"/>
                          </w:rPr>
                        </w:pPr>
                        <w:r>
                          <w:rPr>
                            <w:rFonts w:eastAsia="Calibri"/>
                            <w:color w:val="000000"/>
                            <w:sz w:val="16"/>
                            <w:szCs w:val="16"/>
                          </w:rPr>
                          <w:t>129</w:t>
                        </w:r>
                      </w:p>
                      <w:p w14:paraId="3E4A06D3" w14:textId="77777777" w:rsidR="00B7320A" w:rsidRDefault="00B7320A"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7320A" w:rsidRDefault="00B7320A"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7320A" w:rsidRDefault="00B7320A"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7320A" w:rsidRDefault="00B7320A"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7320A" w:rsidRDefault="00B7320A" w:rsidP="006A7496">
                        <w:pPr>
                          <w:spacing w:before="100" w:line="257" w:lineRule="auto"/>
                          <w:jc w:val="left"/>
                          <w:rPr>
                            <w:sz w:val="24"/>
                            <w:szCs w:val="24"/>
                          </w:rPr>
                        </w:pPr>
                        <w:r>
                          <w:rPr>
                            <w:rFonts w:eastAsia="Calibri"/>
                            <w:color w:val="000000"/>
                            <w:sz w:val="16"/>
                            <w:szCs w:val="16"/>
                          </w:rPr>
                          <w:t>Before</w:t>
                        </w:r>
                      </w:p>
                      <w:p w14:paraId="6B197F32" w14:textId="77777777" w:rsidR="00B7320A" w:rsidRDefault="00B7320A"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7320A" w:rsidRDefault="00B7320A" w:rsidP="006A7496">
                        <w:pPr>
                          <w:spacing w:before="100" w:line="256" w:lineRule="auto"/>
                          <w:rPr>
                            <w:sz w:val="24"/>
                            <w:szCs w:val="24"/>
                          </w:rPr>
                        </w:pPr>
                        <w:r>
                          <w:rPr>
                            <w:rFonts w:eastAsia="Calibri"/>
                            <w:color w:val="000000"/>
                            <w:sz w:val="16"/>
                            <w:szCs w:val="16"/>
                          </w:rPr>
                          <w:t>After</w:t>
                        </w:r>
                      </w:p>
                      <w:p w14:paraId="7E3E04C8" w14:textId="77777777" w:rsidR="00B7320A" w:rsidRDefault="00B7320A"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lastRenderedPageBreak/>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lastRenderedPageBreak/>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lastRenderedPageBreak/>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lastRenderedPageBreak/>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lastRenderedPageBreak/>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lastRenderedPageBreak/>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lastRenderedPageBreak/>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lastRenderedPageBreak/>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lastRenderedPageBreak/>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lastRenderedPageBreak/>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lastRenderedPageBreak/>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lastRenderedPageBreak/>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lastRenderedPageBreak/>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proofErr w:type="spellStart"/>
      <w:r>
        <w:lastRenderedPageBreak/>
        <w:t>GPPG</w:t>
      </w:r>
      <w:proofErr w:type="spellEnd"/>
      <w:r>
        <w:t xml:space="preserve"> and </w:t>
      </w:r>
      <w:proofErr w:type="spellStart"/>
      <w:r>
        <w:t>GPLEX</w:t>
      </w:r>
      <w:bookmarkEnd w:id="467"/>
      <w:bookmarkEnd w:id="468"/>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2" w:name="_Toc49764297"/>
      <w:proofErr w:type="spellStart"/>
      <w:r>
        <w:t>GPPG</w:t>
      </w:r>
      <w:bookmarkEnd w:id="47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proofErr w:type="spellStart"/>
      <w:r w:rsidRPr="00EC76D5">
        <w:lastRenderedPageBreak/>
        <w:t>J</w:t>
      </w:r>
      <w:r>
        <w:t>Plex</w:t>
      </w:r>
      <w:bookmarkEnd w:id="473"/>
      <w:bookmarkEnd w:id="47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lastRenderedPageBreak/>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lastRenderedPageBreak/>
        <w:t>Graph Partition</w:t>
      </w:r>
      <w:bookmarkEnd w:id="48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proofErr w:type="spellStart"/>
      <w:r>
        <w:lastRenderedPageBreak/>
        <w:t>ListSet</w:t>
      </w:r>
      <w:proofErr w:type="spellEnd"/>
      <w:r>
        <w:t xml:space="preserve"> and </w:t>
      </w:r>
      <w:proofErr w:type="spellStart"/>
      <w:r>
        <w:t>ListMap</w:t>
      </w:r>
      <w:bookmarkEnd w:id="48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7320A" w:rsidRPr="003F7CF1" w:rsidRDefault="00B7320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7320A" w:rsidRPr="003F7CF1" w:rsidRDefault="00B7320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7320A" w:rsidRPr="003F7CF1" w:rsidRDefault="00B7320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7320A" w:rsidRPr="003F7CF1" w:rsidRDefault="00B7320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7320A" w:rsidRPr="003F7CF1" w:rsidRDefault="00B7320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7320A" w:rsidRPr="003F7CF1" w:rsidRDefault="00B7320A"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7320A" w:rsidRPr="003F7CF1" w:rsidRDefault="00B7320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7320A" w:rsidRPr="003F7CF1" w:rsidRDefault="00B7320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7320A" w:rsidRPr="003F7CF1" w:rsidRDefault="00B7320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7320A" w:rsidRPr="003F7CF1" w:rsidRDefault="00B7320A"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7320A" w:rsidRPr="003F7CF1" w:rsidRDefault="00B7320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7320A" w:rsidRPr="003F7CF1" w:rsidRDefault="00B7320A"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7320A" w:rsidRPr="003F7CF1" w:rsidRDefault="00B7320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7320A" w:rsidRPr="003F7CF1" w:rsidRDefault="00B7320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7320A" w:rsidRPr="003F7CF1" w:rsidRDefault="00B7320A"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7320A" w:rsidRPr="003F7CF1" w:rsidRDefault="00B7320A"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7320A" w:rsidRPr="003F7CF1" w:rsidRDefault="00B7320A"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7320A" w:rsidRPr="003F7CF1" w:rsidRDefault="00B7320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7320A" w:rsidRPr="003F7CF1" w:rsidRDefault="00B7320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7320A" w:rsidRPr="003F7CF1" w:rsidRDefault="00B7320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7320A" w:rsidRPr="003F7CF1" w:rsidRDefault="00B7320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7320A" w:rsidRPr="003F7CF1" w:rsidRDefault="00B7320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7320A" w:rsidRPr="003F7CF1" w:rsidRDefault="00B7320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7320A" w:rsidRPr="003F7CF1" w:rsidRDefault="00B7320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7320A" w:rsidRPr="003F7CF1" w:rsidRDefault="00B7320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7320A" w:rsidRPr="003F7CF1" w:rsidRDefault="00B7320A"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7320A" w:rsidRPr="003F7CF1" w:rsidRDefault="00B7320A"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7320A" w:rsidRPr="003F7CF1" w:rsidRDefault="00B7320A"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7320A" w:rsidRPr="003F7CF1" w:rsidRDefault="00B7320A"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7320A" w:rsidRPr="003F7CF1" w:rsidRDefault="00B7320A"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7320A" w:rsidRPr="003F7CF1" w:rsidRDefault="00B7320A"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7320A" w:rsidRPr="003F7CF1" w:rsidRDefault="00B7320A"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7320A" w:rsidRPr="003F7CF1" w:rsidRDefault="00B7320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7320A" w:rsidRPr="003F7CF1" w:rsidRDefault="00B7320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B7320A" w:rsidRPr="003F7CF1" w:rsidRDefault="00B7320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7320A" w:rsidRPr="003F7CF1" w:rsidRDefault="00B7320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7320A" w:rsidRPr="003F7CF1" w:rsidRDefault="00B7320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7320A" w:rsidRPr="003F7CF1" w:rsidRDefault="00B7320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7320A" w:rsidRPr="003F7CF1" w:rsidRDefault="00B7320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7320A" w:rsidRPr="003F7CF1" w:rsidRDefault="00B7320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7320A" w:rsidRPr="003F7CF1" w:rsidRDefault="00B7320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7320A" w:rsidRPr="003F7CF1" w:rsidRDefault="00B7320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7320A" w:rsidRPr="003F7CF1" w:rsidRDefault="00B7320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7320A" w:rsidRPr="003F7CF1" w:rsidRDefault="00B7320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7320A" w:rsidRPr="003F7CF1" w:rsidRDefault="00B7320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7320A" w:rsidRPr="003F7CF1" w:rsidRDefault="00B7320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7320A" w:rsidRPr="003F7CF1" w:rsidRDefault="00B7320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7320A" w:rsidRPr="003F7CF1" w:rsidRDefault="00B7320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7320A" w:rsidRPr="003F7CF1" w:rsidRDefault="00B7320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7320A" w:rsidRPr="003F7CF1" w:rsidRDefault="00B7320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7320A" w:rsidRPr="003F7CF1" w:rsidRDefault="00B7320A"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7320A" w:rsidRPr="003F7CF1" w:rsidRDefault="00B7320A"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7320A" w:rsidRPr="003F7CF1" w:rsidRDefault="00B7320A"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7320A" w:rsidRPr="003F7CF1" w:rsidRDefault="00B7320A"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7320A" w:rsidRPr="003F7CF1" w:rsidRDefault="00B7320A"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7320A" w:rsidRPr="003F7CF1" w:rsidRDefault="00B7320A"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7320A" w:rsidRPr="003F7CF1" w:rsidRDefault="00B7320A"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7320A" w:rsidRPr="003F7CF1" w:rsidRDefault="00B7320A"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7320A" w:rsidRPr="003F7CF1" w:rsidRDefault="00B7320A"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7320A" w:rsidRPr="003F7CF1" w:rsidRDefault="00B7320A"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7320A" w:rsidRPr="003F7CF1" w:rsidRDefault="00B7320A"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7320A" w:rsidRPr="003F7CF1" w:rsidRDefault="00B7320A"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7320A" w:rsidRPr="003F7CF1" w:rsidRDefault="00B7320A"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7320A" w:rsidRPr="003F7CF1" w:rsidRDefault="00B7320A"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7320A" w:rsidRPr="003F7CF1" w:rsidRDefault="00B7320A"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7320A" w:rsidRPr="003F7CF1" w:rsidRDefault="00B7320A"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7320A" w:rsidRPr="003F7CF1" w:rsidRDefault="00B7320A"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7320A" w:rsidRPr="003F7CF1" w:rsidRDefault="00B7320A"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7320A" w:rsidRPr="003F7CF1" w:rsidRDefault="00B7320A"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7320A" w:rsidRPr="003F7CF1" w:rsidRDefault="00B7320A"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7320A" w:rsidRPr="003F7CF1" w:rsidRDefault="00B7320A"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7320A" w:rsidRPr="003F7CF1" w:rsidRDefault="00B7320A"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7320A" w:rsidRPr="003F7CF1" w:rsidRDefault="00B7320A"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7320A" w:rsidRPr="003F7CF1" w:rsidRDefault="00B7320A"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7320A" w:rsidRPr="003F7CF1" w:rsidRDefault="00B7320A"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7320A" w:rsidRPr="003F7CF1" w:rsidRDefault="00B7320A"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7320A" w:rsidRPr="003F7CF1" w:rsidRDefault="00B7320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7320A" w:rsidRPr="003F7CF1" w:rsidRDefault="00B7320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7320A" w:rsidRPr="003F7CF1" w:rsidRDefault="00B7320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7320A" w:rsidRPr="003F7CF1" w:rsidRDefault="00B7320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7320A" w:rsidRPr="003F7CF1" w:rsidRDefault="00B7320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7320A" w:rsidRPr="003F7CF1" w:rsidRDefault="00B7320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7320A" w:rsidRPr="003F7CF1" w:rsidRDefault="00B7320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7320A" w:rsidRPr="003F7CF1" w:rsidRDefault="00B7320A"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7320A" w:rsidRPr="003F7CF1" w:rsidRDefault="00B7320A"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7320A" w:rsidRPr="003F7CF1" w:rsidRDefault="00B7320A"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7320A" w:rsidRPr="003F7CF1" w:rsidRDefault="00B7320A"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7320A" w:rsidRPr="003F7CF1" w:rsidRDefault="00B7320A"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7320A" w:rsidRPr="003F7CF1" w:rsidRDefault="00B7320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7320A" w:rsidRPr="003F7CF1" w:rsidRDefault="00B7320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7320A" w:rsidRPr="003F7CF1" w:rsidRDefault="00B7320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7320A" w:rsidRPr="003F7CF1" w:rsidRDefault="00B7320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7320A" w:rsidRPr="003F7CF1" w:rsidRDefault="00B7320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7320A" w:rsidRPr="003F7CF1" w:rsidRDefault="00B7320A"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7320A" w:rsidRPr="003F7CF1" w:rsidRDefault="00B7320A"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7320A" w:rsidRPr="003F7CF1" w:rsidRDefault="00B7320A"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7320A" w:rsidRPr="003F7CF1" w:rsidRDefault="00B7320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7320A" w:rsidRPr="003F7CF1" w:rsidRDefault="00B7320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7320A" w:rsidRPr="003F7CF1" w:rsidRDefault="00B7320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7320A" w:rsidRPr="003F7CF1" w:rsidRDefault="00B7320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7320A" w:rsidRPr="003F7CF1" w:rsidRDefault="00B7320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7320A" w:rsidRPr="003F7CF1" w:rsidRDefault="00B7320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7320A" w:rsidRPr="003F7CF1" w:rsidRDefault="00B7320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7320A" w:rsidRPr="003F7CF1" w:rsidRDefault="00B7320A"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7320A" w:rsidRPr="003F7CF1" w:rsidRDefault="00B7320A"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7320A" w:rsidRPr="003F7CF1" w:rsidRDefault="00B7320A"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7320A" w:rsidRPr="003F7CF1" w:rsidRDefault="00B7320A"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7320A" w:rsidRPr="003F7CF1" w:rsidRDefault="00B7320A"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7320A" w:rsidRPr="003F7CF1" w:rsidRDefault="00B7320A"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7320A" w:rsidRPr="003F7CF1" w:rsidRDefault="00B7320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7320A" w:rsidRPr="003F7CF1" w:rsidRDefault="00B7320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7320A" w:rsidRPr="003F7CF1" w:rsidRDefault="00B7320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7320A" w:rsidRPr="003F7CF1" w:rsidRDefault="00B7320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7320A" w:rsidRPr="003F7CF1" w:rsidRDefault="00B7320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7320A" w:rsidRPr="003F7CF1" w:rsidRDefault="00B7320A"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7320A" w:rsidRPr="003F7CF1" w:rsidRDefault="00B7320A"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7320A" w:rsidRPr="003F7CF1" w:rsidRDefault="00B7320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7320A" w:rsidRPr="003F7CF1" w:rsidRDefault="00B7320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7320A" w:rsidRPr="003F7CF1" w:rsidRDefault="00B7320A"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7320A" w:rsidRPr="003F7CF1" w:rsidRDefault="00B7320A"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7320A" w:rsidRPr="003F7CF1" w:rsidRDefault="00B7320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7320A" w:rsidRPr="003F7CF1" w:rsidRDefault="00B7320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7320A" w:rsidRPr="003F7CF1" w:rsidRDefault="00B7320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7320A" w:rsidRPr="003F7CF1" w:rsidRDefault="00B7320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7320A" w:rsidRPr="003F7CF1" w:rsidRDefault="00B7320A"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7320A" w:rsidRPr="003F7CF1" w:rsidRDefault="00B7320A"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7320A" w:rsidRPr="003F7CF1" w:rsidRDefault="00B7320A"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7320A" w:rsidRPr="003F7CF1" w:rsidRDefault="00B7320A"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7320A" w:rsidRPr="003F7CF1" w:rsidRDefault="00B7320A"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7320A" w:rsidRPr="003F7CF1" w:rsidRDefault="00B7320A"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7320A" w:rsidRPr="003F7CF1" w:rsidRDefault="00B7320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7320A" w:rsidRPr="003F7CF1" w:rsidRDefault="00B7320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7320A" w:rsidRPr="003F7CF1" w:rsidRDefault="00B7320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7320A" w:rsidRPr="003F7CF1" w:rsidRDefault="00B7320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7320A" w:rsidRPr="003F7CF1" w:rsidRDefault="00B7320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7320A" w:rsidRPr="003F7CF1" w:rsidRDefault="00B7320A"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7320A" w:rsidRPr="003F7CF1" w:rsidRDefault="00B7320A"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7320A" w:rsidRPr="003F7CF1" w:rsidRDefault="00B7320A"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7320A" w:rsidRPr="003F7CF1" w:rsidRDefault="00B7320A"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7320A" w:rsidRPr="003F7CF1" w:rsidRDefault="00B7320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7320A" w:rsidRPr="003F7CF1" w:rsidRDefault="00B7320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7320A" w:rsidRPr="003F7CF1" w:rsidRDefault="00B7320A"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7320A" w:rsidRPr="003F7CF1" w:rsidRDefault="00B7320A"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7320A" w:rsidRPr="003F7CF1" w:rsidRDefault="00B7320A"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7320A" w:rsidRPr="003F7CF1" w:rsidRDefault="00B7320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7320A" w:rsidRPr="003F7CF1" w:rsidRDefault="00B7320A"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7320A" w:rsidRPr="003F7CF1" w:rsidRDefault="00B7320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7320A" w:rsidRPr="003F7CF1" w:rsidRDefault="00B7320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7320A" w:rsidRPr="003F7CF1" w:rsidRDefault="00B7320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7320A" w:rsidRPr="003F7CF1" w:rsidRDefault="00B7320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7320A" w:rsidRPr="003F7CF1" w:rsidRDefault="00B7320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7320A" w:rsidRPr="003F7CF1" w:rsidRDefault="00B7320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7320A" w:rsidRPr="003F7CF1" w:rsidRDefault="00B7320A"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7320A" w:rsidRPr="003F7CF1" w:rsidRDefault="00B7320A"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7320A" w:rsidRPr="003F7CF1" w:rsidRDefault="00B7320A"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7320A" w:rsidRPr="003F7CF1" w:rsidRDefault="00B7320A"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7320A" w:rsidRPr="003F7CF1" w:rsidRDefault="00B7320A"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7320A" w:rsidRPr="003F7CF1" w:rsidRDefault="00B7320A"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7320A" w:rsidRPr="003F7CF1" w:rsidRDefault="00B7320A"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7320A" w:rsidRPr="003F7CF1" w:rsidRDefault="00B7320A"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7320A" w:rsidRPr="003F7CF1" w:rsidRDefault="00B7320A"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7320A" w:rsidRPr="003F7CF1" w:rsidRDefault="00B7320A"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7320A" w:rsidRPr="003F7CF1" w:rsidRDefault="00B7320A"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7320A" w:rsidRPr="003F7CF1" w:rsidRDefault="00B7320A"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7320A" w:rsidRPr="003F7CF1" w:rsidRDefault="00B7320A"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7320A" w:rsidRPr="003F7CF1" w:rsidRDefault="00B7320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00759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7320A" w:rsidRPr="003F7CF1" w:rsidRDefault="00B7320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7320A" w:rsidRPr="003F7CF1" w:rsidRDefault="00B7320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7320A" w:rsidRPr="003F7CF1" w:rsidRDefault="00B7320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7320A" w:rsidRPr="003F7CF1" w:rsidRDefault="00B7320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007590"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7320A" w:rsidRPr="003F7CF1" w:rsidRDefault="00B7320A"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7320A" w:rsidRPr="003F7CF1" w:rsidRDefault="00B7320A"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7320A" w:rsidRPr="003F7CF1" w:rsidRDefault="00B7320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7320A" w:rsidRPr="003F7CF1" w:rsidRDefault="00B7320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7320A" w:rsidRPr="003F7CF1" w:rsidRDefault="00B7320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7320A" w:rsidRPr="003F7CF1" w:rsidRDefault="00B7320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7320A" w:rsidRPr="003F7CF1" w:rsidRDefault="00B7320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7320A" w:rsidRPr="003F7CF1" w:rsidRDefault="00B7320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7320A" w:rsidRPr="003F7CF1" w:rsidRDefault="00B7320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7320A" w:rsidRPr="003F7CF1" w:rsidRDefault="00B7320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7320A" w:rsidRPr="003F7CF1" w:rsidRDefault="00B7320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7320A" w:rsidRPr="003F7CF1" w:rsidRDefault="00B7320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7320A" w:rsidRPr="003F7CF1" w:rsidRDefault="00B7320A"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7320A" w:rsidRPr="003F7CF1" w:rsidRDefault="00B7320A"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7320A" w:rsidRPr="003F7CF1" w:rsidRDefault="00B7320A"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7320A" w:rsidRPr="003F7CF1" w:rsidRDefault="00B7320A"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7320A" w:rsidRPr="003F7CF1" w:rsidRDefault="00B7320A"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7320A" w:rsidRPr="003F7CF1" w:rsidRDefault="00B7320A"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7320A" w:rsidRPr="003F7CF1" w:rsidRDefault="00B7320A"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7320A" w:rsidRPr="003F7CF1" w:rsidRDefault="00B7320A"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7320A" w:rsidRPr="003F7CF1" w:rsidRDefault="00B7320A"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7320A" w:rsidRPr="003F7CF1" w:rsidRDefault="00B7320A"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00758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00758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lastRenderedPageBreak/>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7320A" w:rsidRPr="003F7CF1" w:rsidRDefault="00B7320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7320A" w:rsidRPr="003F7CF1" w:rsidRDefault="00B7320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7320A" w:rsidRPr="003F7CF1" w:rsidRDefault="00B7320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7320A" w:rsidRPr="003F7CF1" w:rsidRDefault="00B7320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7320A" w:rsidRPr="003F7CF1" w:rsidRDefault="00B7320A"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7320A" w:rsidRPr="003F7CF1" w:rsidRDefault="00B7320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7320A" w:rsidRPr="003F7CF1" w:rsidRDefault="00B7320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7320A" w:rsidRPr="003F7CF1" w:rsidRDefault="00B7320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7320A" w:rsidRPr="003F7CF1" w:rsidRDefault="00B7320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7320A" w:rsidRPr="003F7CF1" w:rsidRDefault="00B7320A"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7320A" w:rsidRPr="003F7CF1" w:rsidRDefault="00B7320A"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7320A" w:rsidRPr="003F7CF1" w:rsidRDefault="00B7320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lastRenderedPageBreak/>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7320A" w:rsidRPr="003F7CF1" w:rsidRDefault="00B7320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7320A" w:rsidRPr="003F7CF1" w:rsidRDefault="00B7320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7320A" w:rsidRPr="003F7CF1" w:rsidRDefault="00B7320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7320A" w:rsidRPr="003F7CF1" w:rsidRDefault="00B7320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7320A" w:rsidRPr="003F7CF1" w:rsidRDefault="00B7320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7320A" w:rsidRPr="003F7CF1" w:rsidRDefault="00B7320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7320A" w:rsidRPr="003F7CF1" w:rsidRDefault="00B7320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7320A" w:rsidRPr="003F7CF1" w:rsidRDefault="00B7320A"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7320A" w:rsidRPr="003F7CF1" w:rsidRDefault="00B7320A"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7320A" w:rsidRPr="003F7CF1" w:rsidRDefault="00B7320A"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7320A" w:rsidRPr="003F7CF1" w:rsidRDefault="00B7320A"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7320A" w:rsidRPr="003F7CF1" w:rsidRDefault="00B7320A"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7320A" w:rsidRPr="003F7CF1" w:rsidRDefault="00B7320A"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7320A" w:rsidRPr="003F7CF1" w:rsidRDefault="00B7320A"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7320A" w:rsidRPr="003F7CF1" w:rsidRDefault="00B7320A"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7320A" w:rsidRPr="003F7CF1" w:rsidRDefault="00B7320A"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7320A" w:rsidRPr="003F7CF1" w:rsidRDefault="00B7320A"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7320A" w:rsidRPr="003F7CF1" w:rsidRDefault="00B7320A"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7320A" w:rsidRPr="003F7CF1" w:rsidRDefault="00B7320A"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7320A" w:rsidRPr="003F7CF1" w:rsidRDefault="00B7320A"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7320A" w:rsidRPr="003F7CF1" w:rsidRDefault="00B7320A"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7320A" w:rsidRPr="003F7CF1" w:rsidRDefault="00B7320A"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7320A" w:rsidRPr="003F7CF1" w:rsidRDefault="00B7320A"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7320A" w:rsidRPr="003F7CF1" w:rsidRDefault="00B7320A"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7320A" w:rsidRPr="003F7CF1" w:rsidRDefault="00B7320A"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7320A" w:rsidRPr="003F7CF1" w:rsidRDefault="00B7320A"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7320A" w:rsidRPr="003F7CF1" w:rsidRDefault="00B7320A"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7320A" w:rsidRPr="003F7CF1" w:rsidRDefault="00B7320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7320A" w:rsidRPr="003F7CF1" w:rsidRDefault="00B7320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7320A" w:rsidRPr="003F7CF1" w:rsidRDefault="00B7320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7320A" w:rsidRPr="003F7CF1" w:rsidRDefault="00B7320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7320A" w:rsidRPr="003F7CF1" w:rsidRDefault="00B7320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7320A" w:rsidRPr="003F7CF1" w:rsidRDefault="00B7320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7320A" w:rsidRPr="003F7CF1" w:rsidRDefault="00B7320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7320A" w:rsidRPr="003F7CF1" w:rsidRDefault="00B7320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7320A" w:rsidRPr="003F7CF1" w:rsidRDefault="00B7320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7320A" w:rsidRPr="003F7CF1" w:rsidRDefault="00B7320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7320A" w:rsidRPr="003F7CF1" w:rsidRDefault="00B7320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7320A" w:rsidRPr="003F7CF1" w:rsidRDefault="00B7320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7320A" w:rsidRPr="003F7CF1" w:rsidRDefault="00B7320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7320A" w:rsidRPr="003F7CF1" w:rsidRDefault="00B7320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7320A" w:rsidRPr="003F7CF1" w:rsidRDefault="00B7320A"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7320A" w:rsidRPr="003F7CF1" w:rsidRDefault="00B7320A"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7320A" w:rsidRPr="003F7CF1" w:rsidRDefault="00B7320A"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7320A" w:rsidRPr="003F7CF1" w:rsidRDefault="00B7320A"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7320A" w:rsidRPr="003F7CF1" w:rsidRDefault="00B7320A"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7320A" w:rsidRPr="003F7CF1" w:rsidRDefault="00B7320A"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7320A" w:rsidRPr="003F7CF1" w:rsidRDefault="00B7320A"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7320A" w:rsidRPr="003F7CF1" w:rsidRDefault="00B7320A"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7320A" w:rsidRPr="003F7CF1" w:rsidRDefault="00B7320A"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7320A" w:rsidRPr="003F7CF1" w:rsidRDefault="00B7320A"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7320A" w:rsidRPr="003F7CF1" w:rsidRDefault="00B7320A"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7320A" w:rsidRPr="003F7CF1" w:rsidRDefault="00B7320A"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7320A" w:rsidRPr="003F7CF1" w:rsidRDefault="00B7320A"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7320A" w:rsidRPr="003F7CF1" w:rsidRDefault="00B7320A"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7320A" w:rsidRPr="003F7CF1" w:rsidRDefault="00B7320A"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7320A" w:rsidRPr="003F7CF1" w:rsidRDefault="00B7320A"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7320A" w:rsidRPr="003F7CF1" w:rsidRDefault="00B7320A"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7320A" w:rsidRPr="003F7CF1" w:rsidRDefault="00B7320A"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7320A" w:rsidRPr="003F7CF1" w:rsidRDefault="00B7320A"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7320A" w:rsidRPr="003F7CF1" w:rsidRDefault="00B7320A"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7320A" w:rsidRPr="003F7CF1" w:rsidRDefault="00B7320A"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7320A" w:rsidRPr="003F7CF1" w:rsidRDefault="00B7320A"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7320A" w:rsidRPr="003F7CF1" w:rsidRDefault="00B7320A"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7320A" w:rsidRPr="003F7CF1" w:rsidRDefault="00B7320A"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7320A" w:rsidRPr="003F7CF1" w:rsidRDefault="00B7320A"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7320A" w:rsidRPr="003F7CF1" w:rsidRDefault="00B7320A"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7320A" w:rsidRPr="003F7CF1" w:rsidRDefault="00B7320A"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lastRenderedPageBreak/>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400758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007588"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00758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lastRenderedPageBreak/>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7320A" w:rsidRPr="003F7CF1" w:rsidRDefault="00B7320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7320A" w:rsidRPr="003F7CF1" w:rsidRDefault="00B7320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7320A" w:rsidRPr="003F7CF1" w:rsidRDefault="00B7320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7320A" w:rsidRPr="003F7CF1" w:rsidRDefault="00B7320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7320A" w:rsidRPr="003F7CF1" w:rsidRDefault="00B7320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7320A" w:rsidRPr="003F7CF1" w:rsidRDefault="00B7320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7320A" w:rsidRPr="003F7CF1" w:rsidRDefault="00B7320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7320A" w:rsidRPr="003F7CF1" w:rsidRDefault="00B7320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7320A" w:rsidRPr="003F7CF1" w:rsidRDefault="00B7320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7320A" w:rsidRPr="003F7CF1" w:rsidRDefault="00B7320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7320A" w:rsidRPr="003F7CF1" w:rsidRDefault="00B7320A"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7320A" w:rsidRPr="003F7CF1" w:rsidRDefault="00B7320A"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7320A" w:rsidRPr="003F7CF1" w:rsidRDefault="00B7320A"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7320A" w:rsidRPr="003F7CF1" w:rsidRDefault="00B7320A"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7320A" w:rsidRPr="003F7CF1" w:rsidRDefault="00B7320A"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7320A" w:rsidRPr="003F7CF1" w:rsidRDefault="00B7320A"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7320A" w:rsidRPr="003F7CF1" w:rsidRDefault="00B7320A"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7320A" w:rsidRPr="003F7CF1" w:rsidRDefault="00B7320A"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7320A" w:rsidRPr="003F7CF1" w:rsidRDefault="00B7320A"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7320A" w:rsidRPr="003F7CF1" w:rsidRDefault="00B7320A"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7320A" w:rsidRPr="003F7CF1" w:rsidRDefault="00B7320A"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7320A" w:rsidRPr="003F7CF1" w:rsidRDefault="00B7320A"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7320A" w:rsidRPr="003F7CF1" w:rsidRDefault="00B7320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7320A" w:rsidRPr="003F7CF1" w:rsidRDefault="00B7320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7320A" w:rsidRPr="003F7CF1" w:rsidRDefault="00B7320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7320A" w:rsidRPr="003F7CF1" w:rsidRDefault="00B7320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7320A" w:rsidRPr="003F7CF1" w:rsidRDefault="00B7320A" w:rsidP="00E80032">
                              <w:pPr>
                                <w:pStyle w:val="SourceCodeBoxText"/>
                                <w:rPr>
                                  <w:sz w:val="19"/>
                                  <w:szCs w:val="19"/>
                                  <w:lang w:val="en-US"/>
                                </w:rPr>
                              </w:pPr>
                              <w:r w:rsidRPr="003F7CF1">
                                <w:rPr>
                                  <w:sz w:val="19"/>
                                  <w:szCs w:val="19"/>
                                  <w:lang w:val="en-US"/>
                                </w:rPr>
                                <w:t>push 1</w:t>
                              </w:r>
                            </w:p>
                            <w:p w14:paraId="3C159322" w14:textId="77777777" w:rsidR="00B7320A" w:rsidRPr="003F7CF1" w:rsidRDefault="00B7320A" w:rsidP="00E80032">
                              <w:pPr>
                                <w:pStyle w:val="SourceCodeBoxText"/>
                                <w:rPr>
                                  <w:sz w:val="19"/>
                                  <w:szCs w:val="19"/>
                                  <w:lang w:val="en-US"/>
                                </w:rPr>
                              </w:pPr>
                              <w:r w:rsidRPr="003F7CF1">
                                <w:rPr>
                                  <w:sz w:val="19"/>
                                  <w:szCs w:val="19"/>
                                  <w:lang w:val="en-US"/>
                                </w:rPr>
                                <w:t>push 2</w:t>
                              </w:r>
                            </w:p>
                            <w:p w14:paraId="22BA48C9" w14:textId="77777777" w:rsidR="00B7320A" w:rsidRPr="003F7CF1" w:rsidRDefault="00B7320A" w:rsidP="00E80032">
                              <w:pPr>
                                <w:pStyle w:val="SourceCodeBoxText"/>
                                <w:rPr>
                                  <w:sz w:val="19"/>
                                  <w:szCs w:val="19"/>
                                  <w:lang w:val="en-US"/>
                                </w:rPr>
                              </w:pPr>
                              <w:r w:rsidRPr="003F7CF1">
                                <w:rPr>
                                  <w:sz w:val="19"/>
                                  <w:szCs w:val="19"/>
                                  <w:lang w:val="en-US"/>
                                </w:rPr>
                                <w:t>push 3</w:t>
                              </w:r>
                            </w:p>
                            <w:p w14:paraId="5F86FACB"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7320A" w:rsidRPr="003F7CF1" w:rsidRDefault="00B7320A"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7320A" w:rsidRPr="003F7CF1" w:rsidRDefault="00B7320A"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7320A" w:rsidRPr="003F7CF1" w:rsidRDefault="00B7320A"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7320A" w:rsidRPr="003F7CF1" w:rsidRDefault="00B7320A" w:rsidP="00E80032">
                        <w:pPr>
                          <w:pStyle w:val="SourceCodeBoxText"/>
                          <w:rPr>
                            <w:sz w:val="19"/>
                            <w:szCs w:val="19"/>
                            <w:lang w:val="en-US"/>
                          </w:rPr>
                        </w:pPr>
                        <w:r w:rsidRPr="003F7CF1">
                          <w:rPr>
                            <w:sz w:val="19"/>
                            <w:szCs w:val="19"/>
                            <w:lang w:val="en-US"/>
                          </w:rPr>
                          <w:t>push 1</w:t>
                        </w:r>
                      </w:p>
                      <w:p w14:paraId="3C159322" w14:textId="77777777" w:rsidR="00B7320A" w:rsidRPr="003F7CF1" w:rsidRDefault="00B7320A" w:rsidP="00E80032">
                        <w:pPr>
                          <w:pStyle w:val="SourceCodeBoxText"/>
                          <w:rPr>
                            <w:sz w:val="19"/>
                            <w:szCs w:val="19"/>
                            <w:lang w:val="en-US"/>
                          </w:rPr>
                        </w:pPr>
                        <w:r w:rsidRPr="003F7CF1">
                          <w:rPr>
                            <w:sz w:val="19"/>
                            <w:szCs w:val="19"/>
                            <w:lang w:val="en-US"/>
                          </w:rPr>
                          <w:t>push 2</w:t>
                        </w:r>
                      </w:p>
                      <w:p w14:paraId="22BA48C9" w14:textId="77777777" w:rsidR="00B7320A" w:rsidRPr="003F7CF1" w:rsidRDefault="00B7320A" w:rsidP="00E80032">
                        <w:pPr>
                          <w:pStyle w:val="SourceCodeBoxText"/>
                          <w:rPr>
                            <w:sz w:val="19"/>
                            <w:szCs w:val="19"/>
                            <w:lang w:val="en-US"/>
                          </w:rPr>
                        </w:pPr>
                        <w:r w:rsidRPr="003F7CF1">
                          <w:rPr>
                            <w:sz w:val="19"/>
                            <w:szCs w:val="19"/>
                            <w:lang w:val="en-US"/>
                          </w:rPr>
                          <w:t>push 3</w:t>
                        </w:r>
                      </w:p>
                      <w:p w14:paraId="5F86FACB" w14:textId="77777777" w:rsidR="00B7320A" w:rsidRPr="003F7CF1" w:rsidRDefault="00B7320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7320A" w:rsidRPr="003F7CF1" w:rsidRDefault="00B7320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7320A" w:rsidRPr="003F7CF1" w:rsidRDefault="00B7320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7320A" w:rsidRPr="003F7CF1" w:rsidRDefault="00B7320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7320A" w:rsidRPr="003F7CF1" w:rsidRDefault="00B7320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7320A" w:rsidRPr="003F7CF1" w:rsidRDefault="00B7320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7320A" w:rsidRPr="003F7CF1" w:rsidRDefault="00B7320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7320A" w:rsidRPr="003F7CF1" w:rsidRDefault="00B7320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7320A" w:rsidRPr="003F7CF1" w:rsidRDefault="00B7320A"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7320A" w:rsidRPr="003F7CF1" w:rsidRDefault="00B7320A"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7320A" w:rsidRPr="003F7CF1" w:rsidRDefault="00B7320A"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7320A" w:rsidRPr="003F7CF1" w:rsidRDefault="00B7320A"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7320A" w:rsidRPr="003F7CF1" w:rsidRDefault="00B7320A"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7320A" w:rsidRPr="003F7CF1" w:rsidRDefault="00B7320A"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7320A" w:rsidRPr="003F7CF1" w:rsidRDefault="00B7320A"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7320A" w:rsidRPr="003F7CF1" w:rsidRDefault="00B7320A"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7320A" w:rsidRPr="003F7CF1" w:rsidRDefault="00B7320A"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7320A" w:rsidRPr="003F7CF1" w:rsidRDefault="00B7320A"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7320A" w:rsidRPr="003F7CF1" w:rsidRDefault="00B7320A"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7320A" w:rsidRPr="003F7CF1" w:rsidRDefault="00B7320A"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7320A" w:rsidRPr="003F7CF1" w:rsidRDefault="00B7320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7320A" w:rsidRPr="003F7CF1" w:rsidRDefault="00B7320A" w:rsidP="00E80032">
                              <w:pPr>
                                <w:pStyle w:val="SourceCodeBoxText"/>
                                <w:rPr>
                                  <w:sz w:val="19"/>
                                  <w:szCs w:val="19"/>
                                  <w:lang w:val="en-US"/>
                                </w:rPr>
                              </w:pPr>
                              <w:r w:rsidRPr="003F7CF1">
                                <w:rPr>
                                  <w:sz w:val="19"/>
                                  <w:szCs w:val="19"/>
                                  <w:lang w:val="en-US"/>
                                </w:rPr>
                                <w:t>3</w:t>
                              </w:r>
                            </w:p>
                            <w:p w14:paraId="40F6D3AC" w14:textId="77777777" w:rsidR="00B7320A" w:rsidRPr="003F7CF1" w:rsidRDefault="00B7320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7320A" w:rsidRPr="003F7CF1" w:rsidRDefault="00B7320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7320A" w:rsidRPr="003F7CF1" w:rsidRDefault="00B7320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7320A" w:rsidRPr="003F7CF1" w:rsidRDefault="00B7320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7320A" w:rsidRPr="003F7CF1" w:rsidRDefault="00B7320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7320A" w:rsidRPr="003F7CF1" w:rsidRDefault="00B7320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7320A" w:rsidRPr="003F7CF1" w:rsidRDefault="00B7320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7320A" w:rsidRPr="003F7CF1" w:rsidRDefault="00B7320A" w:rsidP="00E80032">
                        <w:pPr>
                          <w:pStyle w:val="SourceCodeBoxText"/>
                          <w:rPr>
                            <w:sz w:val="19"/>
                            <w:szCs w:val="19"/>
                            <w:lang w:val="en-US"/>
                          </w:rPr>
                        </w:pPr>
                        <w:r w:rsidRPr="003F7CF1">
                          <w:rPr>
                            <w:sz w:val="19"/>
                            <w:szCs w:val="19"/>
                            <w:lang w:val="en-US"/>
                          </w:rPr>
                          <w:t>3</w:t>
                        </w:r>
                      </w:p>
                      <w:p w14:paraId="40F6D3AC" w14:textId="77777777" w:rsidR="00B7320A" w:rsidRPr="003F7CF1" w:rsidRDefault="00B7320A"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7320A" w:rsidRPr="003F7CF1" w:rsidRDefault="00B7320A"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7320A" w:rsidRPr="003F7CF1" w:rsidRDefault="00B7320A"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7320A" w:rsidRPr="003F7CF1" w:rsidRDefault="00B7320A"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7320A" w:rsidRPr="003F7CF1" w:rsidRDefault="00B7320A"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7320A" w:rsidRPr="003F7CF1" w:rsidRDefault="00B7320A"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7320A" w:rsidRPr="003F7CF1" w:rsidRDefault="00B7320A"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7320A" w:rsidRPr="003F7CF1" w:rsidRDefault="00B7320A"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7320A" w:rsidRPr="003F7CF1" w:rsidRDefault="00B7320A"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7320A" w:rsidRPr="003F7CF1" w:rsidRDefault="00B7320A"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7320A" w:rsidRPr="003F7CF1" w:rsidRDefault="00B7320A"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7320A" w:rsidRPr="003F7CF1" w:rsidRDefault="00B7320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proofErr w:type="spellStart"/>
            <w:r w:rsidRPr="00EC76D5">
              <w:rPr>
                <w:b/>
                <w:sz w:val="21"/>
                <w:szCs w:val="21"/>
              </w:rPr>
              <w:t>Isalnum</w:t>
            </w:r>
            <w:commentRangeEnd w:id="858"/>
            <w:proofErr w:type="spellEnd"/>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lastRenderedPageBreak/>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7320A" w:rsidRDefault="00B7320A" w:rsidP="005F7461">
                              <w:pPr>
                                <w:spacing w:before="60" w:after="0"/>
                                <w:jc w:val="center"/>
                                <w:rPr>
                                  <w:lang w:val="sv-SE"/>
                                </w:rPr>
                              </w:pPr>
                              <w:r>
                                <w:rPr>
                                  <w:lang w:val="sv-SE"/>
                                </w:rPr>
                                <w:t>Preprocessor</w:t>
                              </w:r>
                            </w:p>
                            <w:p w14:paraId="04F32221" w14:textId="77777777" w:rsidR="00B7320A" w:rsidRPr="00C7380D" w:rsidRDefault="00B7320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7320A" w:rsidRPr="008541FD" w:rsidRDefault="00B7320A" w:rsidP="005F7461">
                              <w:pPr>
                                <w:spacing w:before="60" w:after="0"/>
                                <w:jc w:val="center"/>
                              </w:pPr>
                              <w:r w:rsidRPr="008541FD">
                                <w:t>Source</w:t>
                              </w:r>
                              <w:r>
                                <w:t xml:space="preserve"> </w:t>
                              </w:r>
                              <w:r w:rsidRPr="008541FD">
                                <w:t>Code</w:t>
                              </w:r>
                            </w:p>
                            <w:p w14:paraId="4FCEAC5C" w14:textId="77777777" w:rsidR="00B7320A" w:rsidRDefault="00B7320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7320A" w:rsidRDefault="00B7320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7320A" w:rsidRDefault="00B7320A" w:rsidP="005F7461">
                              <w:pPr>
                                <w:pStyle w:val="Normalwebb"/>
                                <w:spacing w:before="60" w:line="256" w:lineRule="auto"/>
                                <w:jc w:val="center"/>
                              </w:pPr>
                              <w:r>
                                <w:rPr>
                                  <w:rFonts w:eastAsia="Calibri"/>
                                  <w:sz w:val="22"/>
                                  <w:szCs w:val="22"/>
                                  <w:lang w:val="en-US"/>
                                </w:rPr>
                                <w:t>Processed Code</w:t>
                              </w:r>
                            </w:p>
                            <w:p w14:paraId="14142DBC" w14:textId="77777777" w:rsidR="00B7320A" w:rsidRDefault="00B7320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7320A" w:rsidRDefault="00B7320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7320A" w:rsidRDefault="00B7320A" w:rsidP="005F7461">
                              <w:pPr>
                                <w:pStyle w:val="Normalwebb"/>
                                <w:spacing w:before="60" w:line="254" w:lineRule="auto"/>
                                <w:jc w:val="center"/>
                              </w:pPr>
                              <w:r>
                                <w:rPr>
                                  <w:rFonts w:eastAsia="Calibri"/>
                                  <w:sz w:val="22"/>
                                  <w:szCs w:val="22"/>
                                  <w:lang w:val="en-US"/>
                                </w:rPr>
                                <w:t>Syntax Tree</w:t>
                              </w:r>
                            </w:p>
                            <w:p w14:paraId="070DB26E" w14:textId="77777777" w:rsidR="00B7320A" w:rsidRDefault="00B7320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7320A" w:rsidRDefault="00B7320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7320A" w:rsidRDefault="00B7320A" w:rsidP="005F7461">
                              <w:pPr>
                                <w:pStyle w:val="Normalwebb"/>
                                <w:spacing w:before="60" w:line="252" w:lineRule="auto"/>
                                <w:jc w:val="center"/>
                              </w:pPr>
                              <w:r>
                                <w:rPr>
                                  <w:rFonts w:eastAsia="Calibri"/>
                                  <w:sz w:val="22"/>
                                  <w:szCs w:val="22"/>
                                  <w:lang w:val="en-US"/>
                                </w:rPr>
                                <w:t>Optimized Syntax Tree</w:t>
                              </w:r>
                            </w:p>
                            <w:p w14:paraId="3315953C" w14:textId="77777777" w:rsidR="00B7320A" w:rsidRDefault="00B7320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7320A" w:rsidRDefault="00B7320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7320A" w:rsidRDefault="00B7320A" w:rsidP="005F7461">
                              <w:pPr>
                                <w:pStyle w:val="Normalwebb"/>
                                <w:spacing w:before="60" w:line="252" w:lineRule="auto"/>
                                <w:jc w:val="center"/>
                              </w:pPr>
                              <w:r>
                                <w:rPr>
                                  <w:rFonts w:eastAsia="Calibri"/>
                                  <w:sz w:val="22"/>
                                  <w:szCs w:val="22"/>
                                  <w:lang w:val="en-US"/>
                                </w:rPr>
                                <w:t>Middle Code List</w:t>
                              </w:r>
                            </w:p>
                            <w:p w14:paraId="321C1BE9" w14:textId="77777777" w:rsidR="00B7320A" w:rsidRDefault="00B7320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7320A" w:rsidRDefault="00B7320A" w:rsidP="005F7461">
                              <w:pPr>
                                <w:pStyle w:val="Normalwebb"/>
                                <w:spacing w:before="60" w:line="252" w:lineRule="auto"/>
                                <w:jc w:val="center"/>
                              </w:pPr>
                              <w:r>
                                <w:rPr>
                                  <w:rFonts w:eastAsia="Calibri"/>
                                  <w:sz w:val="22"/>
                                  <w:szCs w:val="22"/>
                                  <w:lang w:val="en-US"/>
                                </w:rPr>
                                <w:t>Optimized Middle Code List</w:t>
                              </w:r>
                            </w:p>
                            <w:p w14:paraId="4CF9CB98" w14:textId="77777777" w:rsidR="00B7320A" w:rsidRDefault="00B7320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7320A" w:rsidRDefault="00B7320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7320A" w:rsidRDefault="00B7320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7320A" w:rsidRDefault="00B7320A" w:rsidP="005F7461">
                        <w:pPr>
                          <w:spacing w:before="60" w:after="0"/>
                          <w:jc w:val="center"/>
                          <w:rPr>
                            <w:lang w:val="sv-SE"/>
                          </w:rPr>
                        </w:pPr>
                        <w:r>
                          <w:rPr>
                            <w:lang w:val="sv-SE"/>
                          </w:rPr>
                          <w:t>Preprocessor</w:t>
                        </w:r>
                      </w:p>
                      <w:p w14:paraId="04F32221" w14:textId="77777777" w:rsidR="00B7320A" w:rsidRPr="00C7380D" w:rsidRDefault="00B7320A"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7320A" w:rsidRPr="008541FD" w:rsidRDefault="00B7320A" w:rsidP="005F7461">
                        <w:pPr>
                          <w:spacing w:before="60" w:after="0"/>
                          <w:jc w:val="center"/>
                        </w:pPr>
                        <w:r w:rsidRPr="008541FD">
                          <w:t>Source</w:t>
                        </w:r>
                        <w:r>
                          <w:t xml:space="preserve"> </w:t>
                        </w:r>
                        <w:r w:rsidRPr="008541FD">
                          <w:t>Code</w:t>
                        </w:r>
                      </w:p>
                      <w:p w14:paraId="4FCEAC5C" w14:textId="77777777" w:rsidR="00B7320A" w:rsidRDefault="00B7320A"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7320A" w:rsidRDefault="00B7320A"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7320A" w:rsidRDefault="00B7320A" w:rsidP="005F7461">
                        <w:pPr>
                          <w:pStyle w:val="Normalwebb"/>
                          <w:spacing w:before="60" w:line="256" w:lineRule="auto"/>
                          <w:jc w:val="center"/>
                        </w:pPr>
                        <w:r>
                          <w:rPr>
                            <w:rFonts w:eastAsia="Calibri"/>
                            <w:sz w:val="22"/>
                            <w:szCs w:val="22"/>
                            <w:lang w:val="en-US"/>
                          </w:rPr>
                          <w:t>Processed Code</w:t>
                        </w:r>
                      </w:p>
                      <w:p w14:paraId="14142DBC" w14:textId="77777777" w:rsidR="00B7320A" w:rsidRDefault="00B7320A"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7320A" w:rsidRDefault="00B7320A"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7320A" w:rsidRDefault="00B7320A" w:rsidP="005F7461">
                        <w:pPr>
                          <w:pStyle w:val="Normalwebb"/>
                          <w:spacing w:before="60" w:line="254" w:lineRule="auto"/>
                          <w:jc w:val="center"/>
                        </w:pPr>
                        <w:r>
                          <w:rPr>
                            <w:rFonts w:eastAsia="Calibri"/>
                            <w:sz w:val="22"/>
                            <w:szCs w:val="22"/>
                            <w:lang w:val="en-US"/>
                          </w:rPr>
                          <w:t>Syntax Tree</w:t>
                        </w:r>
                      </w:p>
                      <w:p w14:paraId="070DB26E" w14:textId="77777777" w:rsidR="00B7320A" w:rsidRDefault="00B7320A"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7320A" w:rsidRDefault="00B7320A"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7320A" w:rsidRDefault="00B7320A" w:rsidP="005F7461">
                        <w:pPr>
                          <w:pStyle w:val="Normalwebb"/>
                          <w:spacing w:before="60" w:line="252" w:lineRule="auto"/>
                          <w:jc w:val="center"/>
                        </w:pPr>
                        <w:r>
                          <w:rPr>
                            <w:rFonts w:eastAsia="Calibri"/>
                            <w:sz w:val="22"/>
                            <w:szCs w:val="22"/>
                            <w:lang w:val="en-US"/>
                          </w:rPr>
                          <w:t>Optimized Syntax Tree</w:t>
                        </w:r>
                      </w:p>
                      <w:p w14:paraId="3315953C" w14:textId="77777777" w:rsidR="00B7320A" w:rsidRDefault="00B7320A"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7320A" w:rsidRDefault="00B7320A"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7320A" w:rsidRDefault="00B7320A" w:rsidP="005F7461">
                        <w:pPr>
                          <w:pStyle w:val="Normalwebb"/>
                          <w:spacing w:before="60" w:line="252" w:lineRule="auto"/>
                          <w:jc w:val="center"/>
                        </w:pPr>
                        <w:r>
                          <w:rPr>
                            <w:rFonts w:eastAsia="Calibri"/>
                            <w:sz w:val="22"/>
                            <w:szCs w:val="22"/>
                            <w:lang w:val="en-US"/>
                          </w:rPr>
                          <w:t>Middle Code List</w:t>
                        </w:r>
                      </w:p>
                      <w:p w14:paraId="321C1BE9" w14:textId="77777777" w:rsidR="00B7320A" w:rsidRDefault="00B7320A"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7320A" w:rsidRDefault="00B7320A" w:rsidP="005F7461">
                        <w:pPr>
                          <w:pStyle w:val="Normalwebb"/>
                          <w:spacing w:before="60" w:line="252" w:lineRule="auto"/>
                          <w:jc w:val="center"/>
                        </w:pPr>
                        <w:r>
                          <w:rPr>
                            <w:rFonts w:eastAsia="Calibri"/>
                            <w:sz w:val="22"/>
                            <w:szCs w:val="22"/>
                            <w:lang w:val="en-US"/>
                          </w:rPr>
                          <w:t>Optimized Middle Code List</w:t>
                        </w:r>
                      </w:p>
                      <w:p w14:paraId="4CF9CB98" w14:textId="77777777" w:rsidR="00B7320A" w:rsidRDefault="00B7320A"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7320A" w:rsidRDefault="00B7320A"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7320A" w:rsidRDefault="00B7320A"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7320A" w:rsidRDefault="00B7320A" w:rsidP="006F14D0">
                              <w:pPr>
                                <w:spacing w:before="60" w:after="0"/>
                                <w:jc w:val="center"/>
                                <w:rPr>
                                  <w:lang w:val="sv-SE"/>
                                </w:rPr>
                              </w:pPr>
                              <w:r>
                                <w:rPr>
                                  <w:lang w:val="sv-SE"/>
                                </w:rPr>
                                <w:t>Preprocessor</w:t>
                              </w:r>
                            </w:p>
                            <w:p w14:paraId="2CD90E0F" w14:textId="77777777" w:rsidR="00B7320A" w:rsidRPr="00C7380D" w:rsidRDefault="00B7320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7320A" w:rsidRPr="008541FD" w:rsidRDefault="00B7320A" w:rsidP="006F14D0">
                              <w:pPr>
                                <w:spacing w:before="60" w:after="0"/>
                                <w:jc w:val="center"/>
                              </w:pPr>
                              <w:r w:rsidRPr="008541FD">
                                <w:t>Source</w:t>
                              </w:r>
                              <w:r>
                                <w:t xml:space="preserve"> </w:t>
                              </w:r>
                              <w:r w:rsidRPr="008541FD">
                                <w:t>Code</w:t>
                              </w:r>
                            </w:p>
                            <w:p w14:paraId="1314F231" w14:textId="77777777" w:rsidR="00B7320A" w:rsidRDefault="00B7320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7320A" w:rsidRDefault="00B7320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7320A" w:rsidRDefault="00B7320A" w:rsidP="006F14D0">
                              <w:pPr>
                                <w:pStyle w:val="Normalwebb"/>
                                <w:spacing w:before="60" w:line="256" w:lineRule="auto"/>
                                <w:jc w:val="center"/>
                              </w:pPr>
                              <w:r>
                                <w:rPr>
                                  <w:rFonts w:eastAsia="Calibri"/>
                                  <w:sz w:val="22"/>
                                  <w:szCs w:val="22"/>
                                  <w:lang w:val="en-US"/>
                                </w:rPr>
                                <w:t>Processed Code</w:t>
                              </w:r>
                            </w:p>
                            <w:p w14:paraId="705B7689" w14:textId="77777777" w:rsidR="00B7320A" w:rsidRDefault="00B7320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7320A" w:rsidRDefault="00B7320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7320A" w:rsidRDefault="00B7320A" w:rsidP="006F14D0">
                              <w:pPr>
                                <w:pStyle w:val="Normalwebb"/>
                                <w:spacing w:before="60" w:line="254" w:lineRule="auto"/>
                                <w:jc w:val="center"/>
                              </w:pPr>
                              <w:r>
                                <w:rPr>
                                  <w:rFonts w:eastAsia="Calibri"/>
                                  <w:sz w:val="22"/>
                                  <w:szCs w:val="22"/>
                                  <w:lang w:val="en-US"/>
                                </w:rPr>
                                <w:t>Syntax Tree</w:t>
                              </w:r>
                            </w:p>
                            <w:p w14:paraId="20988EE2" w14:textId="77777777" w:rsidR="00B7320A" w:rsidRDefault="00B7320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7320A" w:rsidRDefault="00B7320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7320A" w:rsidRDefault="00B7320A" w:rsidP="006F14D0">
                              <w:pPr>
                                <w:pStyle w:val="Normalwebb"/>
                                <w:spacing w:before="60" w:line="252" w:lineRule="auto"/>
                                <w:jc w:val="center"/>
                              </w:pPr>
                              <w:r>
                                <w:rPr>
                                  <w:rFonts w:eastAsia="Calibri"/>
                                  <w:sz w:val="22"/>
                                  <w:szCs w:val="22"/>
                                  <w:lang w:val="en-US"/>
                                </w:rPr>
                                <w:t>Optimized Syntax Tree</w:t>
                              </w:r>
                            </w:p>
                            <w:p w14:paraId="35223DB0" w14:textId="77777777" w:rsidR="00B7320A" w:rsidRDefault="00B7320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7320A" w:rsidRDefault="00B7320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7320A" w:rsidRDefault="00B7320A" w:rsidP="006F14D0">
                              <w:pPr>
                                <w:pStyle w:val="Normalwebb"/>
                                <w:spacing w:before="60" w:line="252" w:lineRule="auto"/>
                                <w:jc w:val="center"/>
                              </w:pPr>
                              <w:r>
                                <w:rPr>
                                  <w:rFonts w:eastAsia="Calibri"/>
                                  <w:sz w:val="22"/>
                                  <w:szCs w:val="22"/>
                                  <w:lang w:val="en-US"/>
                                </w:rPr>
                                <w:t>Middle Code List</w:t>
                              </w:r>
                            </w:p>
                            <w:p w14:paraId="5410A942" w14:textId="77777777" w:rsidR="00B7320A" w:rsidRDefault="00B7320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7320A" w:rsidRDefault="00B7320A" w:rsidP="006F14D0">
                              <w:pPr>
                                <w:pStyle w:val="Normalwebb"/>
                                <w:spacing w:before="60" w:line="252" w:lineRule="auto"/>
                                <w:jc w:val="center"/>
                              </w:pPr>
                              <w:r>
                                <w:rPr>
                                  <w:rFonts w:eastAsia="Calibri"/>
                                  <w:sz w:val="22"/>
                                  <w:szCs w:val="22"/>
                                  <w:lang w:val="en-US"/>
                                </w:rPr>
                                <w:t>Optimized Middle Code List</w:t>
                              </w:r>
                            </w:p>
                            <w:p w14:paraId="36F7A1DE" w14:textId="77777777" w:rsidR="00B7320A" w:rsidRDefault="00B7320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7320A" w:rsidRDefault="00B7320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7320A" w:rsidRDefault="00B7320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7320A" w:rsidRDefault="00B7320A" w:rsidP="006F14D0">
                        <w:pPr>
                          <w:spacing w:before="60" w:after="0"/>
                          <w:jc w:val="center"/>
                          <w:rPr>
                            <w:lang w:val="sv-SE"/>
                          </w:rPr>
                        </w:pPr>
                        <w:r>
                          <w:rPr>
                            <w:lang w:val="sv-SE"/>
                          </w:rPr>
                          <w:t>Preprocessor</w:t>
                        </w:r>
                      </w:p>
                      <w:p w14:paraId="2CD90E0F" w14:textId="77777777" w:rsidR="00B7320A" w:rsidRPr="00C7380D" w:rsidRDefault="00B7320A"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7320A" w:rsidRPr="008541FD" w:rsidRDefault="00B7320A" w:rsidP="006F14D0">
                        <w:pPr>
                          <w:spacing w:before="60" w:after="0"/>
                          <w:jc w:val="center"/>
                        </w:pPr>
                        <w:r w:rsidRPr="008541FD">
                          <w:t>Source</w:t>
                        </w:r>
                        <w:r>
                          <w:t xml:space="preserve"> </w:t>
                        </w:r>
                        <w:r w:rsidRPr="008541FD">
                          <w:t>Code</w:t>
                        </w:r>
                      </w:p>
                      <w:p w14:paraId="1314F231" w14:textId="77777777" w:rsidR="00B7320A" w:rsidRDefault="00B7320A"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7320A" w:rsidRDefault="00B7320A"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7320A" w:rsidRDefault="00B7320A" w:rsidP="006F14D0">
                        <w:pPr>
                          <w:pStyle w:val="Normalwebb"/>
                          <w:spacing w:before="60" w:line="256" w:lineRule="auto"/>
                          <w:jc w:val="center"/>
                        </w:pPr>
                        <w:r>
                          <w:rPr>
                            <w:rFonts w:eastAsia="Calibri"/>
                            <w:sz w:val="22"/>
                            <w:szCs w:val="22"/>
                            <w:lang w:val="en-US"/>
                          </w:rPr>
                          <w:t>Processed Code</w:t>
                        </w:r>
                      </w:p>
                      <w:p w14:paraId="705B7689" w14:textId="77777777" w:rsidR="00B7320A" w:rsidRDefault="00B7320A"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7320A" w:rsidRDefault="00B7320A"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7320A" w:rsidRDefault="00B7320A" w:rsidP="006F14D0">
                        <w:pPr>
                          <w:pStyle w:val="Normalwebb"/>
                          <w:spacing w:before="60" w:line="254" w:lineRule="auto"/>
                          <w:jc w:val="center"/>
                        </w:pPr>
                        <w:r>
                          <w:rPr>
                            <w:rFonts w:eastAsia="Calibri"/>
                            <w:sz w:val="22"/>
                            <w:szCs w:val="22"/>
                            <w:lang w:val="en-US"/>
                          </w:rPr>
                          <w:t>Syntax Tree</w:t>
                        </w:r>
                      </w:p>
                      <w:p w14:paraId="20988EE2" w14:textId="77777777" w:rsidR="00B7320A" w:rsidRDefault="00B7320A"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7320A" w:rsidRDefault="00B7320A"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7320A" w:rsidRDefault="00B7320A" w:rsidP="006F14D0">
                        <w:pPr>
                          <w:pStyle w:val="Normalwebb"/>
                          <w:spacing w:before="60" w:line="252" w:lineRule="auto"/>
                          <w:jc w:val="center"/>
                        </w:pPr>
                        <w:r>
                          <w:rPr>
                            <w:rFonts w:eastAsia="Calibri"/>
                            <w:sz w:val="22"/>
                            <w:szCs w:val="22"/>
                            <w:lang w:val="en-US"/>
                          </w:rPr>
                          <w:t>Optimized Syntax Tree</w:t>
                        </w:r>
                      </w:p>
                      <w:p w14:paraId="35223DB0" w14:textId="77777777" w:rsidR="00B7320A" w:rsidRDefault="00B7320A"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7320A" w:rsidRDefault="00B7320A"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7320A" w:rsidRDefault="00B7320A" w:rsidP="006F14D0">
                        <w:pPr>
                          <w:pStyle w:val="Normalwebb"/>
                          <w:spacing w:before="60" w:line="252" w:lineRule="auto"/>
                          <w:jc w:val="center"/>
                        </w:pPr>
                        <w:r>
                          <w:rPr>
                            <w:rFonts w:eastAsia="Calibri"/>
                            <w:sz w:val="22"/>
                            <w:szCs w:val="22"/>
                            <w:lang w:val="en-US"/>
                          </w:rPr>
                          <w:t>Middle Code List</w:t>
                        </w:r>
                      </w:p>
                      <w:p w14:paraId="5410A942" w14:textId="77777777" w:rsidR="00B7320A" w:rsidRDefault="00B7320A"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7320A" w:rsidRDefault="00B7320A" w:rsidP="006F14D0">
                        <w:pPr>
                          <w:pStyle w:val="Normalwebb"/>
                          <w:spacing w:before="60" w:line="252" w:lineRule="auto"/>
                          <w:jc w:val="center"/>
                        </w:pPr>
                        <w:r>
                          <w:rPr>
                            <w:rFonts w:eastAsia="Calibri"/>
                            <w:sz w:val="22"/>
                            <w:szCs w:val="22"/>
                            <w:lang w:val="en-US"/>
                          </w:rPr>
                          <w:t>Optimized Middle Code List</w:t>
                        </w:r>
                      </w:p>
                      <w:p w14:paraId="36F7A1DE" w14:textId="77777777" w:rsidR="00B7320A" w:rsidRDefault="00B7320A"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7320A" w:rsidRDefault="00B7320A"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7320A" w:rsidRDefault="00B7320A"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B7320A" w:rsidRDefault="00B7320A">
      <w:pPr>
        <w:pStyle w:val="Kommentarer"/>
      </w:pPr>
      <w:r>
        <w:rPr>
          <w:rStyle w:val="Kommentarsreferens"/>
        </w:rPr>
        <w:annotationRef/>
      </w:r>
    </w:p>
    <w:p w14:paraId="01C1DAD9" w14:textId="77777777" w:rsidR="00B7320A" w:rsidRDefault="00B7320A">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59" w:author="Stefan Bjornander" w:date="2015-05-23T17:42:00Z" w:initials="SB">
    <w:p w14:paraId="04F55807" w14:textId="77777777" w:rsidR="00B7320A" w:rsidRDefault="00B7320A">
      <w:pPr>
        <w:pStyle w:val="Kommentarer"/>
      </w:pPr>
      <w:r>
        <w:rPr>
          <w:rStyle w:val="Kommentarsreferens"/>
        </w:rPr>
        <w:annotationRef/>
      </w:r>
    </w:p>
    <w:p w14:paraId="533EC9EE" w14:textId="77777777" w:rsidR="00B7320A" w:rsidRDefault="00B7320A">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7320A" w:rsidRDefault="00B7320A" w:rsidP="006C7309">
      <w:pPr>
        <w:spacing w:line="240" w:lineRule="auto"/>
      </w:pPr>
      <w:r>
        <w:separator/>
      </w:r>
    </w:p>
  </w:endnote>
  <w:endnote w:type="continuationSeparator" w:id="0">
    <w:p w14:paraId="0DD18C9D" w14:textId="77777777" w:rsidR="00B7320A" w:rsidRDefault="00B7320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7320A" w:rsidRDefault="00B7320A" w:rsidP="006C7309">
      <w:pPr>
        <w:spacing w:line="240" w:lineRule="auto"/>
      </w:pPr>
      <w:r>
        <w:separator/>
      </w:r>
    </w:p>
  </w:footnote>
  <w:footnote w:type="continuationSeparator" w:id="0">
    <w:p w14:paraId="0BA3DA21" w14:textId="77777777" w:rsidR="00B7320A" w:rsidRDefault="00B7320A" w:rsidP="006C7309">
      <w:pPr>
        <w:spacing w:line="240" w:lineRule="auto"/>
      </w:pPr>
      <w:r>
        <w:continuationSeparator/>
      </w:r>
    </w:p>
  </w:footnote>
  <w:footnote w:id="1">
    <w:p w14:paraId="1F73F94F" w14:textId="77777777" w:rsidR="00B7320A" w:rsidRPr="007E20F3" w:rsidRDefault="00B7320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B7320A" w:rsidRPr="002D6FCA" w:rsidRDefault="00B7320A">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B7320A" w:rsidRPr="00DB458B" w:rsidRDefault="00B7320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B7320A" w:rsidRDefault="00B7320A"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7320A" w:rsidRPr="00DB458B" w:rsidRDefault="00B7320A">
      <w:pPr>
        <w:pStyle w:val="Fotnotstext"/>
      </w:pPr>
    </w:p>
  </w:footnote>
  <w:footnote w:id="5">
    <w:p w14:paraId="3057005F" w14:textId="77777777" w:rsidR="00B7320A" w:rsidRPr="00304E17" w:rsidRDefault="00B7320A"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B7320A" w:rsidRPr="00725EAE" w:rsidRDefault="00B7320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B7320A" w:rsidRPr="00B4576D" w:rsidRDefault="00B7320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B7320A" w:rsidRPr="00080A22" w:rsidRDefault="00B7320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B7320A" w:rsidRDefault="00B7320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B7320A" w:rsidRDefault="00B7320A" w:rsidP="00E80032">
      <w:pPr>
        <w:pStyle w:val="Code"/>
      </w:pPr>
      <w:r>
        <w:t>#define BOOL int</w:t>
      </w:r>
    </w:p>
    <w:p w14:paraId="5A8A6026" w14:textId="77777777" w:rsidR="00B7320A" w:rsidRDefault="00B7320A" w:rsidP="00E80032">
      <w:pPr>
        <w:pStyle w:val="Code"/>
      </w:pPr>
      <w:r>
        <w:t>#define TRUE 1</w:t>
      </w:r>
    </w:p>
    <w:p w14:paraId="09976B6C" w14:textId="77777777" w:rsidR="00B7320A" w:rsidRPr="00BF232B" w:rsidRDefault="00B7320A" w:rsidP="00E80032">
      <w:pPr>
        <w:pStyle w:val="Code"/>
      </w:pPr>
      <w:r>
        <w:t>#define FALSE 0</w:t>
      </w:r>
    </w:p>
  </w:footnote>
  <w:footnote w:id="10">
    <w:p w14:paraId="1100CB01" w14:textId="77777777" w:rsidR="00B7320A" w:rsidRDefault="00B7320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B7320A" w:rsidRDefault="00B7320A" w:rsidP="00E80032">
      <w:r>
        <w:rPr>
          <w:rStyle w:val="Fotnotsreferens"/>
        </w:rPr>
        <w:footnoteRef/>
      </w:r>
      <w:r>
        <w:t xml:space="preserve"> Depending of the compiler and its warning level settings.</w:t>
      </w:r>
    </w:p>
  </w:footnote>
  <w:footnote w:id="12">
    <w:p w14:paraId="3D554D37" w14:textId="77777777" w:rsidR="00B7320A" w:rsidRPr="004679D4" w:rsidRDefault="00B7320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B7320A" w:rsidRPr="00C03AB7" w:rsidRDefault="00B7320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B7320A" w:rsidRPr="000C5114" w:rsidRDefault="00B7320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B7320A" w:rsidRPr="002343ED" w:rsidRDefault="00B7320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B7320A" w:rsidRDefault="00B7320A" w:rsidP="00E80032">
      <w:r>
        <w:rPr>
          <w:rStyle w:val="Fotnotsreferens"/>
        </w:rPr>
        <w:footnoteRef/>
      </w:r>
      <w:r>
        <w:t xml:space="preserve"> However, we have no knowledge about the actual address; it may be 10,000 or anything else.</w:t>
      </w:r>
    </w:p>
  </w:footnote>
  <w:footnote w:id="17">
    <w:p w14:paraId="575EFDCD" w14:textId="77777777" w:rsidR="00B7320A" w:rsidRPr="009B0162" w:rsidRDefault="00B7320A"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B7320A" w:rsidRDefault="00B7320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B7320A" w:rsidRDefault="00B7320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B7320A" w:rsidRPr="00E554CC" w:rsidRDefault="00B7320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B7320A" w:rsidRPr="00391B01" w:rsidRDefault="00B7320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B7320A" w:rsidRDefault="00B7320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B7320A" w:rsidRDefault="00B7320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B7320A" w:rsidRDefault="00B7320A" w:rsidP="00E80032">
      <w:r>
        <w:rPr>
          <w:rStyle w:val="Fotnotsreferens"/>
        </w:rPr>
        <w:footnoteRef/>
      </w:r>
      <w:r>
        <w:t xml:space="preserve"> There is no rational explanation, just accept it.</w:t>
      </w:r>
    </w:p>
  </w:footnote>
  <w:footnote w:id="25">
    <w:p w14:paraId="0B9FD0C4" w14:textId="77777777" w:rsidR="00B7320A" w:rsidRDefault="00B7320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B7320A" w:rsidRPr="00EF01A1" w:rsidRDefault="00B7320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B7320A" w:rsidRPr="008655EC" w:rsidRDefault="00B7320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2F"/>
    <w:rsid w:val="005C429B"/>
    <w:rsid w:val="005C43AA"/>
    <w:rsid w:val="005C44DC"/>
    <w:rsid w:val="005C477E"/>
    <w:rsid w:val="005C48DC"/>
    <w:rsid w:val="005C48EC"/>
    <w:rsid w:val="005C497C"/>
    <w:rsid w:val="005C4DEE"/>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TotalTime>
  <Pages>465</Pages>
  <Words>141518</Words>
  <Characters>750049</Characters>
  <Application>Microsoft Office Word</Application>
  <DocSecurity>0</DocSecurity>
  <Lines>6250</Lines>
  <Paragraphs>1779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373</cp:revision>
  <cp:lastPrinted>2017-05-07T13:41:00Z</cp:lastPrinted>
  <dcterms:created xsi:type="dcterms:W3CDTF">2020-09-25T11:56:00Z</dcterms:created>
  <dcterms:modified xsi:type="dcterms:W3CDTF">2020-10-12T09:33:00Z</dcterms:modified>
</cp:coreProperties>
</file>