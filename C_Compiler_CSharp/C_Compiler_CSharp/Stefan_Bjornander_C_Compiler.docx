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572314">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572314">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572314">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572314">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572314">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572314">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572314">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572314">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572314">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572314">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572314">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572314">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572314">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572314">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572314">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572314">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572314">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572314">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572314">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572314">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572314">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572314">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572314">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572314">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572314">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83B74" w:rsidRPr="00D2146B" w:rsidRDefault="00583B74"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83B74" w:rsidRPr="00D2146B" w:rsidRDefault="00583B74"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83B74" w:rsidRDefault="00583B74"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83B74" w:rsidRDefault="00583B74" w:rsidP="00942B30">
                              <w:pPr>
                                <w:spacing w:before="60" w:line="256" w:lineRule="auto"/>
                                <w:jc w:val="center"/>
                                <w:rPr>
                                  <w:sz w:val="24"/>
                                  <w:szCs w:val="24"/>
                                </w:rPr>
                              </w:pPr>
                              <w:r>
                                <w:rPr>
                                  <w:rFonts w:eastAsia="Calibri"/>
                                  <w:color w:val="000000"/>
                                  <w:sz w:val="18"/>
                                  <w:szCs w:val="18"/>
                                </w:rPr>
                                <w:t>Parser</w:t>
                              </w:r>
                            </w:p>
                            <w:p w14:paraId="1ABFD117" w14:textId="77777777" w:rsidR="00583B74" w:rsidRDefault="00583B74"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83B74" w:rsidRDefault="00583B74" w:rsidP="003727AB">
                              <w:pPr>
                                <w:spacing w:before="60" w:line="254" w:lineRule="auto"/>
                                <w:jc w:val="center"/>
                                <w:rPr>
                                  <w:sz w:val="24"/>
                                  <w:szCs w:val="24"/>
                                </w:rPr>
                              </w:pPr>
                              <w:r>
                                <w:rPr>
                                  <w:rFonts w:eastAsia="Calibri"/>
                                  <w:color w:val="000000"/>
                                  <w:sz w:val="18"/>
                                  <w:szCs w:val="18"/>
                                </w:rPr>
                                <w:t>Scanner</w:t>
                              </w:r>
                            </w:p>
                            <w:p w14:paraId="03FD0412" w14:textId="77777777" w:rsidR="00583B74" w:rsidRDefault="00583B74"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83B74" w:rsidRDefault="00583B74"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83B74" w:rsidRDefault="00583B74" w:rsidP="003567A1">
                              <w:pPr>
                                <w:spacing w:before="0" w:line="252" w:lineRule="auto"/>
                                <w:jc w:val="center"/>
                                <w:rPr>
                                  <w:sz w:val="24"/>
                                  <w:szCs w:val="24"/>
                                </w:rPr>
                              </w:pPr>
                            </w:p>
                            <w:p w14:paraId="217B84F7" w14:textId="77777777" w:rsidR="00583B74" w:rsidRDefault="00583B74"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83B74" w:rsidRDefault="00583B74"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83B74" w:rsidRPr="00EF6288" w:rsidRDefault="00583B74"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83B74" w:rsidRDefault="00583B74"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83B74" w:rsidRDefault="00583B74"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83B74" w:rsidRDefault="00583B74"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83B74" w:rsidRPr="00E962F6" w:rsidRDefault="00583B74"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83B74" w:rsidRDefault="00583B74"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83B74" w:rsidRDefault="00583B74"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83B74" w:rsidRDefault="00583B74"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83B74" w:rsidRDefault="00583B74"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83B74" w:rsidRDefault="00583B74"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83B74" w:rsidRPr="00D2146B" w:rsidRDefault="00583B74"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83B74" w:rsidRPr="00D2146B" w:rsidRDefault="00583B74"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83B74" w:rsidRDefault="00583B74"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83B74" w:rsidRDefault="00583B74" w:rsidP="00942B30">
                        <w:pPr>
                          <w:spacing w:before="60" w:line="256" w:lineRule="auto"/>
                          <w:jc w:val="center"/>
                          <w:rPr>
                            <w:sz w:val="24"/>
                            <w:szCs w:val="24"/>
                          </w:rPr>
                        </w:pPr>
                        <w:r>
                          <w:rPr>
                            <w:rFonts w:eastAsia="Calibri"/>
                            <w:color w:val="000000"/>
                            <w:sz w:val="18"/>
                            <w:szCs w:val="18"/>
                          </w:rPr>
                          <w:t>Parser</w:t>
                        </w:r>
                      </w:p>
                      <w:p w14:paraId="1ABFD117" w14:textId="77777777" w:rsidR="00583B74" w:rsidRDefault="00583B74"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83B74" w:rsidRDefault="00583B74" w:rsidP="003727AB">
                        <w:pPr>
                          <w:spacing w:before="60" w:line="254" w:lineRule="auto"/>
                          <w:jc w:val="center"/>
                          <w:rPr>
                            <w:sz w:val="24"/>
                            <w:szCs w:val="24"/>
                          </w:rPr>
                        </w:pPr>
                        <w:r>
                          <w:rPr>
                            <w:rFonts w:eastAsia="Calibri"/>
                            <w:color w:val="000000"/>
                            <w:sz w:val="18"/>
                            <w:szCs w:val="18"/>
                          </w:rPr>
                          <w:t>Scanner</w:t>
                        </w:r>
                      </w:p>
                      <w:p w14:paraId="03FD0412" w14:textId="77777777" w:rsidR="00583B74" w:rsidRDefault="00583B74"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83B74" w:rsidRDefault="00583B74"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83B74" w:rsidRDefault="00583B74" w:rsidP="003567A1">
                        <w:pPr>
                          <w:spacing w:before="0" w:line="252" w:lineRule="auto"/>
                          <w:jc w:val="center"/>
                          <w:rPr>
                            <w:sz w:val="24"/>
                            <w:szCs w:val="24"/>
                          </w:rPr>
                        </w:pPr>
                      </w:p>
                      <w:p w14:paraId="217B84F7" w14:textId="77777777" w:rsidR="00583B74" w:rsidRDefault="00583B74"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83B74" w:rsidRDefault="00583B74"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83B74" w:rsidRPr="00EF6288" w:rsidRDefault="00583B74"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83B74" w:rsidRDefault="00583B74"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83B74" w:rsidRDefault="00583B74"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83B74" w:rsidRDefault="00583B74"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83B74" w:rsidRPr="00E962F6" w:rsidRDefault="00583B74"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83B74" w:rsidRDefault="00583B74"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83B74" w:rsidRDefault="00583B74"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83B74" w:rsidRDefault="00583B74"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83B74" w:rsidRDefault="00583B74"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83B74" w:rsidRDefault="00583B74"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83B74" w:rsidRPr="00D2146B" w:rsidRDefault="00583B74"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83B74" w:rsidRPr="00D2146B" w:rsidRDefault="00583B74"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83B74" w:rsidRDefault="00583B74"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83B74" w:rsidRDefault="00583B74" w:rsidP="00541B67">
                              <w:pPr>
                                <w:spacing w:before="60" w:line="256" w:lineRule="auto"/>
                                <w:jc w:val="center"/>
                                <w:rPr>
                                  <w:sz w:val="24"/>
                                  <w:szCs w:val="24"/>
                                </w:rPr>
                              </w:pPr>
                              <w:r>
                                <w:rPr>
                                  <w:rFonts w:eastAsia="Calibri"/>
                                  <w:color w:val="000000"/>
                                  <w:sz w:val="18"/>
                                  <w:szCs w:val="18"/>
                                </w:rPr>
                                <w:t>Parser</w:t>
                              </w:r>
                            </w:p>
                            <w:p w14:paraId="738A4637" w14:textId="77777777" w:rsidR="00583B74" w:rsidRDefault="00583B74"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83B74" w:rsidRDefault="00583B74" w:rsidP="00541B67">
                              <w:pPr>
                                <w:spacing w:before="60" w:line="254" w:lineRule="auto"/>
                                <w:jc w:val="center"/>
                                <w:rPr>
                                  <w:sz w:val="24"/>
                                  <w:szCs w:val="24"/>
                                </w:rPr>
                              </w:pPr>
                              <w:r>
                                <w:rPr>
                                  <w:rFonts w:eastAsia="Calibri"/>
                                  <w:color w:val="000000"/>
                                  <w:sz w:val="18"/>
                                  <w:szCs w:val="18"/>
                                </w:rPr>
                                <w:t>Scanner</w:t>
                              </w:r>
                            </w:p>
                            <w:p w14:paraId="1FC59E41" w14:textId="77777777" w:rsidR="00583B74" w:rsidRDefault="00583B74"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83B74" w:rsidRDefault="00583B74"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83B74" w:rsidRDefault="00583B74" w:rsidP="00541B67">
                              <w:pPr>
                                <w:spacing w:before="0" w:line="252" w:lineRule="auto"/>
                                <w:jc w:val="center"/>
                                <w:rPr>
                                  <w:sz w:val="24"/>
                                  <w:szCs w:val="24"/>
                                </w:rPr>
                              </w:pPr>
                            </w:p>
                            <w:p w14:paraId="1164C4DA" w14:textId="77777777" w:rsidR="00583B74" w:rsidRDefault="00583B74"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83B74" w:rsidRDefault="00583B74"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83B74" w:rsidRPr="00EF6288" w:rsidRDefault="00583B74"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83B74" w:rsidRDefault="00583B74"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83B74" w:rsidRDefault="00583B74"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83B74" w:rsidRDefault="00583B74"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83B74" w:rsidRPr="00E962F6" w:rsidRDefault="00583B74"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83B74" w:rsidRDefault="00583B74"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83B74" w:rsidRDefault="00583B74"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83B74" w:rsidRDefault="00583B74"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83B74" w:rsidRDefault="00583B74"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83B74" w:rsidRDefault="00583B74"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83B74" w:rsidRPr="00D2146B" w:rsidRDefault="00583B74"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83B74" w:rsidRPr="00D2146B" w:rsidRDefault="00583B74"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83B74" w:rsidRDefault="00583B74"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83B74" w:rsidRDefault="00583B74" w:rsidP="00541B67">
                        <w:pPr>
                          <w:spacing w:before="60" w:line="256" w:lineRule="auto"/>
                          <w:jc w:val="center"/>
                          <w:rPr>
                            <w:sz w:val="24"/>
                            <w:szCs w:val="24"/>
                          </w:rPr>
                        </w:pPr>
                        <w:r>
                          <w:rPr>
                            <w:rFonts w:eastAsia="Calibri"/>
                            <w:color w:val="000000"/>
                            <w:sz w:val="18"/>
                            <w:szCs w:val="18"/>
                          </w:rPr>
                          <w:t>Parser</w:t>
                        </w:r>
                      </w:p>
                      <w:p w14:paraId="738A4637" w14:textId="77777777" w:rsidR="00583B74" w:rsidRDefault="00583B74"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83B74" w:rsidRDefault="00583B74" w:rsidP="00541B67">
                        <w:pPr>
                          <w:spacing w:before="60" w:line="254" w:lineRule="auto"/>
                          <w:jc w:val="center"/>
                          <w:rPr>
                            <w:sz w:val="24"/>
                            <w:szCs w:val="24"/>
                          </w:rPr>
                        </w:pPr>
                        <w:r>
                          <w:rPr>
                            <w:rFonts w:eastAsia="Calibri"/>
                            <w:color w:val="000000"/>
                            <w:sz w:val="18"/>
                            <w:szCs w:val="18"/>
                          </w:rPr>
                          <w:t>Scanner</w:t>
                        </w:r>
                      </w:p>
                      <w:p w14:paraId="1FC59E41" w14:textId="77777777" w:rsidR="00583B74" w:rsidRDefault="00583B74"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83B74" w:rsidRDefault="00583B74"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83B74" w:rsidRDefault="00583B74" w:rsidP="00541B67">
                        <w:pPr>
                          <w:spacing w:before="0" w:line="252" w:lineRule="auto"/>
                          <w:jc w:val="center"/>
                          <w:rPr>
                            <w:sz w:val="24"/>
                            <w:szCs w:val="24"/>
                          </w:rPr>
                        </w:pPr>
                      </w:p>
                      <w:p w14:paraId="1164C4DA" w14:textId="77777777" w:rsidR="00583B74" w:rsidRDefault="00583B74"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83B74" w:rsidRDefault="00583B74"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83B74" w:rsidRPr="00EF6288" w:rsidRDefault="00583B74"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83B74" w:rsidRDefault="00583B74"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83B74" w:rsidRDefault="00583B74"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83B74" w:rsidRDefault="00583B74"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83B74" w:rsidRPr="00E962F6" w:rsidRDefault="00583B74"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83B74" w:rsidRDefault="00583B74"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83B74" w:rsidRDefault="00583B74"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83B74" w:rsidRDefault="00583B74"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83B74" w:rsidRDefault="00583B74"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83B74" w:rsidRDefault="00583B74"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The Preprocessor</w:t>
      </w:r>
      <w:bookmarkEnd w:id="2"/>
    </w:p>
    <w:p w14:paraId="5669FD68" w14:textId="21C8823E"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54199481"/>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119849"/>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119850"/>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lastRenderedPageBreak/>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119852"/>
      <w:bookmarkEnd w:id="17"/>
      <w:r w:rsidRPr="00D822A3">
        <w:rPr>
          <w:lang w:val="en-GB"/>
        </w:rPr>
        <w:lastRenderedPageBreak/>
        <w:t>Scanning</w:t>
      </w:r>
      <w:bookmarkEnd w:id="21"/>
      <w:bookmarkEnd w:id="22"/>
      <w:bookmarkEnd w:id="23"/>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119854"/>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119853"/>
      <w:bookmarkStart w:id="28" w:name="_Ref54016552"/>
      <w:bookmarkStart w:id="29" w:name="_Toc54119855"/>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67C17C5E" w14:textId="03FDA647" w:rsidR="00F91A23" w:rsidRPr="00D822A3" w:rsidRDefault="00E40B78" w:rsidP="00F91A23">
      <w:pPr>
        <w:pStyle w:val="Rubrik2"/>
        <w:rPr>
          <w:lang w:val="en-GB"/>
        </w:rPr>
      </w:pPr>
      <w:bookmarkStart w:id="30" w:name="_Toc54119856"/>
      <w:r w:rsidRPr="00D822A3">
        <w:rPr>
          <w:lang w:val="en-GB"/>
        </w:rPr>
        <w:lastRenderedPageBreak/>
        <w:t>Declarations</w:t>
      </w:r>
      <w:bookmarkEnd w:id="30"/>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1" w:author="Stefan Bjornander" w:date="2015-04-26T09:16:00Z">
        <w:r w:rsidR="000865C3" w:rsidRPr="00D822A3">
          <w:rPr>
            <w:lang w:val="en-GB"/>
          </w:rPr>
          <w:t xml:space="preserve">The </w:t>
        </w:r>
      </w:ins>
      <w:r w:rsidR="00563AF1" w:rsidRPr="00D822A3">
        <w:rPr>
          <w:rStyle w:val="KeyWord0"/>
          <w:lang w:val="en-GB"/>
        </w:rPr>
        <w:t>source_code_file</w:t>
      </w:r>
      <w:ins w:id="32"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3" w:name="_Toc54119857"/>
      <w:r w:rsidRPr="00D822A3">
        <w:rPr>
          <w:lang w:val="en-GB"/>
        </w:rPr>
        <w:t>Backpatching</w:t>
      </w:r>
      <w:bookmarkEnd w:id="33"/>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lastRenderedPageBreak/>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4" w:name="_Toc54119858"/>
      <w:bookmarkStart w:id="35" w:name="_Ref54270751"/>
      <w:r w:rsidRPr="00D822A3">
        <w:rPr>
          <w:lang w:val="en-GB"/>
        </w:rPr>
        <w:t>Function</w:t>
      </w:r>
      <w:r w:rsidR="00015AA9" w:rsidRPr="00D822A3">
        <w:rPr>
          <w:lang w:val="en-GB"/>
        </w:rPr>
        <w:t xml:space="preserve"> </w:t>
      </w:r>
      <w:r w:rsidR="00FC52DE" w:rsidRPr="00D822A3">
        <w:rPr>
          <w:lang w:val="en-GB"/>
        </w:rPr>
        <w:t>Definition</w:t>
      </w:r>
      <w:bookmarkEnd w:id="34"/>
      <w:bookmarkEnd w:id="35"/>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lastRenderedPageBreak/>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lastRenderedPageBreak/>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lastRenderedPageBreak/>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lastRenderedPageBreak/>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4A7FC09C"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w:t>
      </w:r>
      <w:r w:rsidR="0086738F" w:rsidRPr="00D822A3">
        <w:rPr>
          <w:highlight w:val="white"/>
          <w:lang w:val="en-GB"/>
        </w:rPr>
        <w:lastRenderedPageBreak/>
        <w:t xml:space="preserve">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35B6D0B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712E3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6" w:name="_Toc54119859"/>
      <w:r w:rsidRPr="00D822A3">
        <w:rPr>
          <w:highlight w:val="white"/>
          <w:lang w:val="en-GB"/>
        </w:rPr>
        <w:t>Specifier</w:t>
      </w:r>
      <w:r w:rsidR="0095481A" w:rsidRPr="00D822A3">
        <w:rPr>
          <w:highlight w:val="white"/>
          <w:lang w:val="en-GB"/>
        </w:rPr>
        <w:t xml:space="preserve"> List</w:t>
      </w:r>
      <w:bookmarkEnd w:id="36"/>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lastRenderedPageBreak/>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lastRenderedPageBreak/>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lastRenderedPageBreak/>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5B22BECC" w14:textId="77777777" w:rsidR="00D77A6B" w:rsidRPr="00D822A3" w:rsidRDefault="00D77A6B" w:rsidP="00D77A6B">
      <w:pPr>
        <w:pStyle w:val="Code"/>
        <w:rPr>
          <w:highlight w:val="white"/>
          <w:lang w:val="en-GB"/>
        </w:rPr>
      </w:pPr>
      <w:r w:rsidRPr="00D822A3">
        <w:rPr>
          <w:highlight w:val="white"/>
          <w:lang w:val="en-GB"/>
        </w:rPr>
        <w:t xml:space="preserve">        return (new Type(sort, SymbolTable.CurrentTable.EntryMap));</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lastRenderedPageBreak/>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lastRenderedPageBreak/>
        <w:t>enum {a = 1, b} extern;</w:t>
      </w:r>
    </w:p>
    <w:p w14:paraId="2F963A49" w14:textId="28F71345"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2B563D">
        <w:rPr>
          <w:highlight w:val="white"/>
          <w:lang w:val="en-GB"/>
        </w:rPr>
        <w:t>6</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lastRenderedPageBreak/>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7" w:name="_Toc54119860"/>
      <w:r w:rsidRPr="00D822A3">
        <w:rPr>
          <w:highlight w:val="white"/>
          <w:lang w:val="en-GB"/>
        </w:rPr>
        <w:t>Declarator</w:t>
      </w:r>
      <w:bookmarkEnd w:id="37"/>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lastRenderedPageBreak/>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74ACEA9C"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A2579">
        <w:rPr>
          <w:highlight w:val="white"/>
          <w:lang w:val="en-GB"/>
        </w:rPr>
        <w:t>6</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DC2DF1E"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651194">
        <w:rPr>
          <w:highlight w:val="white"/>
          <w:lang w:val="en-GB"/>
        </w:rPr>
        <w:t>3.1.2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lastRenderedPageBreak/>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lastRenderedPageBreak/>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lastRenderedPageBreak/>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lastRenderedPageBreak/>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lastRenderedPageBreak/>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lastRenderedPageBreak/>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lastRenderedPageBreak/>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3B5C978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490510">
        <w:rPr>
          <w:highlight w:val="white"/>
          <w:lang w:val="en-GB"/>
        </w:rPr>
        <w:t>13</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lastRenderedPageBreak/>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38" w:name="_Toc54119861"/>
      <w:r w:rsidRPr="00D822A3">
        <w:rPr>
          <w:highlight w:val="white"/>
          <w:lang w:val="en-GB"/>
        </w:rPr>
        <w:t>Stat</w:t>
      </w:r>
      <w:r w:rsidR="008E06B1" w:rsidRPr="00D822A3">
        <w:rPr>
          <w:highlight w:val="white"/>
          <w:lang w:val="en-GB"/>
        </w:rPr>
        <w:t>e</w:t>
      </w:r>
      <w:r w:rsidRPr="00D822A3">
        <w:rPr>
          <w:highlight w:val="white"/>
          <w:lang w:val="en-GB"/>
        </w:rPr>
        <w:t>ments</w:t>
      </w:r>
      <w:bookmarkEnd w:id="38"/>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39" w:name="_Toc54119862"/>
      <w:bookmarkStart w:id="40" w:name="_Ref418259975"/>
      <w:r w:rsidRPr="00D822A3">
        <w:rPr>
          <w:lang w:val="en-GB"/>
        </w:rPr>
        <w:t xml:space="preserve">The </w:t>
      </w:r>
      <w:r w:rsidR="000D5EF4">
        <w:rPr>
          <w:lang w:val="en-GB"/>
        </w:rPr>
        <w:t xml:space="preserve">if-else </w:t>
      </w:r>
      <w:r w:rsidRPr="00D822A3">
        <w:rPr>
          <w:lang w:val="en-GB"/>
        </w:rPr>
        <w:t>Problem</w:t>
      </w:r>
      <w:bookmarkEnd w:id="39"/>
    </w:p>
    <w:p w14:paraId="649A08E8" w14:textId="2A74DBC1" w:rsidR="00516DD1" w:rsidRPr="00D822A3" w:rsidRDefault="00516DD1" w:rsidP="00B96261">
      <w:pPr>
        <w:rPr>
          <w:ins w:id="41" w:author="Stefan Bjornander" w:date="2015-04-26T09:44:00Z"/>
          <w:lang w:val="en-GB"/>
        </w:rPr>
        <w:pPrChange w:id="42" w:author="Stefan Bjornander" w:date="2015-04-26T09:25:00Z">
          <w:pPr>
            <w:pStyle w:val="Code"/>
          </w:pPr>
        </w:pPrChange>
      </w:pPr>
      <w:ins w:id="43" w:author="Stefan Bjornander" w:date="2015-04-26T09:27:00Z">
        <w:r w:rsidRPr="00D822A3">
          <w:rPr>
            <w:lang w:val="en-GB"/>
          </w:rPr>
          <w:t xml:space="preserve">The </w:t>
        </w:r>
        <w:r w:rsidRPr="00B96261">
          <w:rPr>
            <w:rStyle w:val="KeyWord0"/>
            <w:rPrChange w:id="44"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5" w:author="Stefan Bjornander" w:date="2015-04-26T09:43:00Z">
        <w:r w:rsidRPr="00D822A3">
          <w:rPr>
            <w:noProof/>
            <w:lang w:val="en-GB"/>
          </w:rPr>
          <w:delText xml:space="preserve">In </w:delText>
        </w:r>
      </w:del>
      <w:ins w:id="46" w:author="Stefan Bjornander" w:date="2015-04-26T09:45:00Z">
        <w:r w:rsidRPr="00D822A3">
          <w:rPr>
            <w:noProof/>
            <w:lang w:val="en-GB"/>
          </w:rPr>
          <w:t xml:space="preserve">is the problem of </w:t>
        </w:r>
      </w:ins>
      <w:ins w:id="47" w:author="Stefan Bjornander" w:date="2015-04-26T09:51:00Z">
        <w:r w:rsidRPr="00D822A3">
          <w:rPr>
            <w:noProof/>
            <w:lang w:val="en-GB"/>
          </w:rPr>
          <w:t>syntac</w:t>
        </w:r>
      </w:ins>
      <w:ins w:id="48" w:author="Stefan Bjornander" w:date="2015-04-26T09:53:00Z">
        <w:r w:rsidRPr="00D822A3">
          <w:rPr>
            <w:noProof/>
            <w:lang w:val="en-GB"/>
          </w:rPr>
          <w:t xml:space="preserve">tically </w:t>
        </w:r>
      </w:ins>
      <w:ins w:id="49" w:author="Stefan Bjornander" w:date="2015-04-26T09:45:00Z">
        <w:r w:rsidRPr="00D822A3">
          <w:rPr>
            <w:noProof/>
            <w:lang w:val="en-GB"/>
          </w:rPr>
          <w:t xml:space="preserve">interpret </w:t>
        </w:r>
      </w:ins>
      <w:del w:id="50" w:author="Stefan Bjornander" w:date="2015-04-26T09:45:00Z">
        <w:r w:rsidRPr="00D822A3">
          <w:rPr>
            <w:noProof/>
            <w:lang w:val="en-GB"/>
          </w:rPr>
          <w:delText xml:space="preserve">the </w:delText>
        </w:r>
      </w:del>
      <w:ins w:id="51" w:author="Stefan Bjornander" w:date="2015-04-26T09:45:00Z">
        <w:r w:rsidRPr="00D822A3">
          <w:rPr>
            <w:noProof/>
            <w:lang w:val="en-GB"/>
          </w:rPr>
          <w:t>the leftmost source code below.</w:t>
        </w:r>
      </w:ins>
      <w:ins w:id="52"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3" w:author="Stefan Bjornander" w:date="2015-04-26T09:47:00Z">
        <w:r w:rsidRPr="00D822A3">
          <w:rPr>
            <w:noProof/>
            <w:lang w:val="en-GB"/>
          </w:rPr>
          <w:t xml:space="preserve">is the correct one, each </w:t>
        </w:r>
        <w:r w:rsidRPr="00B96261">
          <w:rPr>
            <w:rStyle w:val="KeyWord0"/>
            <w:rPrChange w:id="54" w:author="Stefan Bjornander" w:date="2015-04-26T09:48:00Z">
              <w:rPr>
                <w:rStyle w:val="CodeInText"/>
              </w:rPr>
            </w:rPrChange>
          </w:rPr>
          <w:t>else</w:t>
        </w:r>
        <w:r w:rsidRPr="00D822A3">
          <w:rPr>
            <w:noProof/>
            <w:lang w:val="en-GB"/>
          </w:rPr>
          <w:t xml:space="preserve"> shall be</w:t>
        </w:r>
      </w:ins>
      <w:ins w:id="55" w:author="Stefan Bjornander" w:date="2015-04-26T09:58:00Z">
        <w:r w:rsidRPr="00D822A3">
          <w:rPr>
            <w:noProof/>
            <w:lang w:val="en-GB"/>
          </w:rPr>
          <w:t xml:space="preserve"> connected</w:t>
        </w:r>
      </w:ins>
      <w:ins w:id="56" w:author="Stefan Bjornander" w:date="2015-04-26T09:47:00Z">
        <w:r w:rsidRPr="00D822A3">
          <w:rPr>
            <w:noProof/>
            <w:lang w:val="en-GB"/>
          </w:rPr>
          <w:t xml:space="preserve"> to the </w:t>
        </w:r>
      </w:ins>
      <w:ins w:id="57" w:author="Stefan Bjornander" w:date="2015-04-26T09:59:00Z">
        <w:r w:rsidRPr="00D822A3">
          <w:rPr>
            <w:noProof/>
            <w:lang w:val="en-GB"/>
          </w:rPr>
          <w:t xml:space="preserve">latest preceding </w:t>
        </w:r>
      </w:ins>
      <w:ins w:id="58" w:author="Stefan Bjornander" w:date="2015-04-26T09:48:00Z">
        <w:r w:rsidRPr="00B96261">
          <w:rPr>
            <w:rStyle w:val="KeyWord0"/>
            <w:rPrChange w:id="59"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rsidRPr="00D822A3"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4" w:author="Stefan Bjornander" w:date="2015-04-26T09:44:00Z"/>
                <w:lang w:val="en-GB"/>
              </w:rPr>
            </w:pPr>
            <w:ins w:id="65" w:author="Stefan Bjornander" w:date="2015-04-26T09:44:00Z">
              <w:r w:rsidRPr="00D822A3">
                <w:rPr>
                  <w:lang w:val="en-GB"/>
                </w:rPr>
                <w:t>if (a &lt; b)</w:t>
              </w:r>
            </w:ins>
          </w:p>
          <w:p w14:paraId="3B9E4E6E"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 xml:space="preserve">  if (c &lt; d)</w:t>
              </w:r>
            </w:ins>
          </w:p>
          <w:p w14:paraId="4333B730"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e = 1;</w:t>
              </w:r>
            </w:ins>
          </w:p>
          <w:p w14:paraId="3207957D"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else</w:t>
              </w:r>
            </w:ins>
          </w:p>
          <w:p w14:paraId="67FEA936" w14:textId="77777777" w:rsidR="00516DD1" w:rsidRPr="00D822A3" w:rsidRDefault="00516DD1">
            <w:pPr>
              <w:pStyle w:val="Code"/>
              <w:rPr>
                <w:ins w:id="72" w:author="Stefan Bjornander" w:date="2015-04-26T09:44:00Z"/>
                <w:del w:id="73" w:author="Stefan Bjornander" w:date="2015-04-26T09:44:00Z"/>
                <w:lang w:val="en-GB"/>
              </w:rPr>
            </w:pPr>
            <w:ins w:id="74" w:author="Stefan Bjornander" w:date="2015-04-26T09:44:00Z">
              <w:r w:rsidRPr="00D822A3">
                <w:rPr>
                  <w:lang w:val="en-GB"/>
                </w:rPr>
                <w:t xml:space="preserve">    f = 2;</w:t>
              </w:r>
            </w:ins>
          </w:p>
          <w:p w14:paraId="2FAE5D6D" w14:textId="77777777" w:rsidR="00516DD1" w:rsidRPr="00D822A3" w:rsidRDefault="00516DD1">
            <w:pPr>
              <w:pStyle w:val="Code"/>
              <w:rPr>
                <w:ins w:id="75" w:author="Stefan Bjornander" w:date="2015-04-26T09:44:00Z"/>
                <w:lang w:val="en-GB"/>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7" w:author="Stefan Bjornander" w:date="2015-04-26T09:44:00Z">
              <w:r w:rsidRPr="00D822A3">
                <w:rPr>
                  <w:lang w:val="en-GB"/>
                </w:rPr>
                <w:t>if (a &lt; b) {</w:t>
              </w:r>
            </w:ins>
          </w:p>
          <w:p w14:paraId="556A4791" w14:textId="77777777" w:rsidR="00516DD1" w:rsidRPr="00D822A3" w:rsidRDefault="00516DD1">
            <w:pPr>
              <w:pStyle w:val="Code"/>
              <w:rPr>
                <w:lang w:val="en-GB"/>
              </w:rPr>
            </w:pPr>
            <w:ins w:id="78"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79"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0"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1" w:author="Stefan Bjornander" w:date="2015-04-26T09:44:00Z">
              <w:r w:rsidRPr="00D822A3">
                <w:rPr>
                  <w:lang w:val="en-GB"/>
                </w:rPr>
                <w:t xml:space="preserve">    f = 2;</w:t>
              </w:r>
            </w:ins>
          </w:p>
          <w:p w14:paraId="576B5809" w14:textId="77777777" w:rsidR="00516DD1" w:rsidRPr="00D822A3" w:rsidRDefault="00516DD1">
            <w:pPr>
              <w:pStyle w:val="Code"/>
              <w:rPr>
                <w:del w:id="82" w:author="Stefan Bjornander" w:date="2015-04-26T09:45:00Z"/>
                <w:lang w:val="en-GB"/>
              </w:rPr>
            </w:pPr>
            <w:ins w:id="83" w:author="Stefan Bjornander" w:date="2015-04-26T09:44:00Z">
              <w:r w:rsidRPr="00D822A3">
                <w:rPr>
                  <w:lang w:val="en-GB"/>
                </w:rPr>
                <w:t>}</w:t>
              </w:r>
            </w:ins>
          </w:p>
          <w:p w14:paraId="4C1D31DA" w14:textId="77777777" w:rsidR="00516DD1" w:rsidRPr="00D822A3" w:rsidRDefault="00516DD1">
            <w:pPr>
              <w:pStyle w:val="Code"/>
              <w:rPr>
                <w:del w:id="84" w:author="Stefan Bjornander" w:date="2015-04-26T09:45:00Z"/>
                <w:lang w:val="en-GB"/>
              </w:rPr>
            </w:pPr>
          </w:p>
          <w:p w14:paraId="170E5735" w14:textId="77777777" w:rsidR="00516DD1" w:rsidRPr="00D822A3" w:rsidRDefault="00516DD1">
            <w:pPr>
              <w:pStyle w:val="Code"/>
              <w:rPr>
                <w:ins w:id="85" w:author="Stefan Bjornander" w:date="2015-04-26T09:44:00Z"/>
                <w:lang w:val="en-GB"/>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88" w:author="Stefan Bjornander" w:date="2015-04-26T09:45:00Z" w:name="move417804833"/>
            <w:ins w:id="89" w:author="Stefan Bjornander" w:date="2015-04-26T09:45:00Z">
              <w:r w:rsidRPr="00D822A3">
                <w:rPr>
                  <w:lang w:val="en-GB"/>
                </w:rPr>
                <w:t>if (a &lt; b)</w:t>
              </w:r>
            </w:ins>
          </w:p>
          <w:p w14:paraId="1D552566" w14:textId="77777777" w:rsidR="00516DD1" w:rsidRPr="00D822A3" w:rsidRDefault="00516DD1">
            <w:pPr>
              <w:pStyle w:val="Code"/>
              <w:rPr>
                <w:lang w:val="en-GB"/>
              </w:rPr>
            </w:pPr>
            <w:ins w:id="90"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1"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2"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3" w:author="Stefan Bjornander" w:date="2015-04-26T09:45:00Z">
              <w:r w:rsidRPr="00D822A3">
                <w:rPr>
                  <w:lang w:val="en-GB"/>
                </w:rPr>
                <w:t>else</w:t>
              </w:r>
            </w:ins>
          </w:p>
          <w:p w14:paraId="062525C9" w14:textId="77777777" w:rsidR="00516DD1" w:rsidRPr="00D822A3" w:rsidRDefault="00516DD1">
            <w:pPr>
              <w:pStyle w:val="Code"/>
              <w:rPr>
                <w:del w:id="94" w:author="Stefan Bjornander" w:date="2015-04-26T09:45:00Z"/>
                <w:lang w:val="en-GB"/>
              </w:rPr>
            </w:pPr>
            <w:ins w:id="95" w:author="Stefan Bjornander" w:date="2015-04-26T09:45:00Z">
              <w:r w:rsidRPr="00D822A3">
                <w:rPr>
                  <w:lang w:val="en-GB"/>
                </w:rPr>
                <w:t xml:space="preserve">  f = 2;</w:t>
              </w:r>
            </w:ins>
            <w:moveToRangeEnd w:id="88"/>
          </w:p>
          <w:p w14:paraId="5A274AD6" w14:textId="77777777" w:rsidR="00516DD1" w:rsidRPr="00D822A3" w:rsidRDefault="00516DD1">
            <w:pPr>
              <w:pStyle w:val="Code"/>
              <w:rPr>
                <w:ins w:id="96" w:author="Stefan Bjornander" w:date="2015-04-26T09:44:00Z"/>
                <w:lang w:val="en-GB"/>
              </w:rPr>
              <w:pPrChange w:id="97" w:author="Stefan Bjornander" w:date="2015-04-26T09:45:00Z">
                <w:pPr/>
              </w:pPrChange>
            </w:pPr>
          </w:p>
        </w:tc>
      </w:tr>
    </w:tbl>
    <w:p w14:paraId="2932D7E0" w14:textId="77777777" w:rsidR="00516DD1" w:rsidRPr="00D822A3" w:rsidRDefault="00516DD1" w:rsidP="00516DD1">
      <w:pPr>
        <w:pStyle w:val="Code"/>
        <w:rPr>
          <w:ins w:id="98" w:author="Stefan Bjornander" w:date="2015-04-26T09:49:00Z"/>
          <w:lang w:val="en-GB"/>
        </w:rPr>
      </w:pPr>
    </w:p>
    <w:p w14:paraId="1E9078F4" w14:textId="77777777" w:rsidR="00516DD1" w:rsidRPr="00D822A3" w:rsidRDefault="00516DD1">
      <w:pPr>
        <w:rPr>
          <w:ins w:id="99" w:author="Stefan Bjornander" w:date="2015-04-26T09:52:00Z"/>
          <w:lang w:val="en-GB"/>
        </w:rPr>
        <w:pPrChange w:id="100" w:author="Stefan Bjornander" w:date="2015-04-26T09:51:00Z">
          <w:pPr>
            <w:pStyle w:val="Code"/>
          </w:pPr>
        </w:pPrChange>
      </w:pPr>
      <w:r w:rsidRPr="00D822A3">
        <w:rPr>
          <w:noProof/>
          <w:lang w:val="en-GB"/>
        </w:rPr>
        <w:lastRenderedPageBreak/>
        <w:t xml:space="preserve">Below is a simple set of statement rules. Unfortunately, they are </w:t>
      </w:r>
      <w:ins w:id="101" w:author="Stefan Bjornander" w:date="2015-04-26T09:53:00Z">
        <w:r w:rsidRPr="00D822A3">
          <w:rPr>
            <w:noProof/>
            <w:lang w:val="en-GB"/>
          </w:rPr>
          <w:t>ambiguous</w:t>
        </w:r>
      </w:ins>
      <w:ins w:id="102" w:author="Stefan Bjornander" w:date="2015-04-26T09:50:00Z">
        <w:r w:rsidRPr="00D822A3">
          <w:rPr>
            <w:noProof/>
            <w:lang w:val="en-GB"/>
          </w:rPr>
          <w:t xml:space="preserve"> in that way that </w:t>
        </w:r>
      </w:ins>
      <w:ins w:id="103" w:author="Stefan Bjornander" w:date="2015-04-26T09:52:00Z">
        <w:r w:rsidRPr="00D822A3">
          <w:rPr>
            <w:noProof/>
            <w:lang w:val="en-GB"/>
          </w:rPr>
          <w:t xml:space="preserve">the </w:t>
        </w:r>
      </w:ins>
      <w:r w:rsidRPr="00D822A3">
        <w:rPr>
          <w:noProof/>
          <w:lang w:val="en-GB"/>
        </w:rPr>
        <w:t xml:space="preserve">an </w:t>
      </w:r>
      <w:ins w:id="104" w:author="Stefan Bjornander" w:date="2015-04-26T09:52:00Z">
        <w:r w:rsidRPr="00D822A3">
          <w:rPr>
            <w:rStyle w:val="CodeInText"/>
            <w:i/>
            <w:noProof/>
            <w:lang w:val="en-GB"/>
            <w:rPrChange w:id="105"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6" w:author="Stefan Bjornander" w:date="2015-04-26T09:52:00Z">
        <w:r w:rsidRPr="00D822A3">
          <w:rPr>
            <w:noProof/>
            <w:lang w:val="en-GB"/>
          </w:rPr>
          <w:t xml:space="preserve"> </w:t>
        </w:r>
        <w:r w:rsidRPr="00D822A3">
          <w:rPr>
            <w:rStyle w:val="CodeInText"/>
            <w:i/>
            <w:noProof/>
            <w:lang w:val="en-GB"/>
            <w:rPrChange w:id="107"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08"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09" w:author="Stefan Bjornander" w:date="2015-04-26T09:49:00Z"/>
          <w:lang w:val="en-GB"/>
        </w:rPr>
      </w:pPr>
      <w:ins w:id="110" w:author="Stefan Bjornander" w:date="2015-04-26T09:47:00Z">
        <w:r w:rsidRPr="00D822A3">
          <w:rPr>
            <w:lang w:val="en-GB"/>
          </w:rPr>
          <w:t>statement ::=</w:t>
        </w:r>
      </w:ins>
    </w:p>
    <w:p w14:paraId="7FBE5268" w14:textId="77777777" w:rsidR="00516DD1" w:rsidRPr="00D822A3" w:rsidRDefault="00516DD1" w:rsidP="00516DD1">
      <w:pPr>
        <w:pStyle w:val="Code"/>
        <w:rPr>
          <w:ins w:id="111" w:author="Stefan Bjornander" w:date="2015-04-26T09:47:00Z"/>
          <w:lang w:val="en-GB"/>
        </w:rPr>
      </w:pPr>
      <w:ins w:id="112" w:author="Stefan Bjornander" w:date="2015-04-26T09:49:00Z">
        <w:r w:rsidRPr="00D822A3">
          <w:rPr>
            <w:lang w:val="en-GB"/>
          </w:rPr>
          <w:t xml:space="preserve">   </w:t>
        </w:r>
      </w:ins>
      <w:r w:rsidRPr="00D822A3">
        <w:rPr>
          <w:lang w:val="en-GB"/>
        </w:rPr>
        <w:t xml:space="preserve"> </w:t>
      </w:r>
      <w:ins w:id="113" w:author="Stefan Bjornander" w:date="2015-04-26T09:49:00Z">
        <w:r w:rsidRPr="00D822A3">
          <w:rPr>
            <w:lang w:val="en-GB"/>
          </w:rPr>
          <w:t xml:space="preserve">IF LEFT_PAREN </w:t>
        </w:r>
      </w:ins>
      <w:ins w:id="114" w:author="Stefan Bjornander" w:date="2015-04-26T10:08:00Z">
        <w:r w:rsidRPr="00D822A3">
          <w:rPr>
            <w:lang w:val="en-GB"/>
          </w:rPr>
          <w:t xml:space="preserve">logical_expression </w:t>
        </w:r>
      </w:ins>
      <w:ins w:id="115" w:author="Stefan Bjornander" w:date="2015-04-26T09:49:00Z">
        <w:r w:rsidRPr="00D822A3">
          <w:rPr>
            <w:lang w:val="en-GB"/>
          </w:rPr>
          <w:t>RIGHT_PAREN statement</w:t>
        </w:r>
      </w:ins>
    </w:p>
    <w:p w14:paraId="436C5EC9" w14:textId="77777777" w:rsidR="00516DD1" w:rsidRPr="00D822A3" w:rsidRDefault="00516DD1" w:rsidP="00516DD1">
      <w:pPr>
        <w:pStyle w:val="Code"/>
        <w:rPr>
          <w:ins w:id="116" w:author="Stefan Bjornander" w:date="2015-04-26T09:49:00Z"/>
          <w:lang w:val="en-GB"/>
        </w:rPr>
      </w:pPr>
      <w:ins w:id="117" w:author="Stefan Bjornander" w:date="2015-04-26T09:49:00Z">
        <w:r w:rsidRPr="00D822A3">
          <w:rPr>
            <w:lang w:val="en-GB"/>
          </w:rPr>
          <w:t xml:space="preserve"> </w:t>
        </w:r>
      </w:ins>
      <w:r w:rsidRPr="00D822A3">
        <w:rPr>
          <w:lang w:val="en-GB"/>
        </w:rPr>
        <w:t xml:space="preserve"> </w:t>
      </w:r>
      <w:ins w:id="118" w:author="Stefan Bjornander" w:date="2015-04-26T09:49:00Z">
        <w:r w:rsidRPr="00D822A3">
          <w:rPr>
            <w:lang w:val="en-GB"/>
          </w:rPr>
          <w:t>|</w:t>
        </w:r>
      </w:ins>
      <w:r w:rsidRPr="00D822A3">
        <w:rPr>
          <w:lang w:val="en-GB"/>
        </w:rPr>
        <w:t xml:space="preserve"> </w:t>
      </w:r>
      <w:ins w:id="119" w:author="Stefan Bjornander" w:date="2015-04-26T09:49:00Z">
        <w:r w:rsidRPr="00D822A3">
          <w:rPr>
            <w:lang w:val="en-GB"/>
          </w:rPr>
          <w:t xml:space="preserve">IF LEFT_PAREN </w:t>
        </w:r>
      </w:ins>
      <w:ins w:id="120" w:author="Stefan Bjornander" w:date="2015-04-26T10:08:00Z">
        <w:r w:rsidRPr="00D822A3">
          <w:rPr>
            <w:lang w:val="en-GB"/>
          </w:rPr>
          <w:t xml:space="preserve">logical_expression </w:t>
        </w:r>
      </w:ins>
      <w:ins w:id="121"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2"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3" w:author="Stefan Bjornander" w:date="2015-04-26T09:47:00Z"/>
          <w:lang w:val="en-GB"/>
        </w:rPr>
        <w:pPrChange w:id="124" w:author="Stefan Bjornander" w:date="2015-04-26T09:25:00Z">
          <w:pPr>
            <w:pStyle w:val="Code"/>
          </w:pPr>
        </w:pPrChange>
      </w:pPr>
      <w:ins w:id="125" w:author="Stefan Bjornander" w:date="2015-04-26T09:51:00Z">
        <w:r w:rsidRPr="00D822A3">
          <w:rPr>
            <w:noProof/>
            <w:lang w:val="en-GB"/>
          </w:rPr>
          <w:t xml:space="preserve">To solve the problem, we need a more complicated </w:t>
        </w:r>
      </w:ins>
      <w:ins w:id="126" w:author="Stefan Bjornander" w:date="2015-04-26T09:53:00Z">
        <w:r w:rsidRPr="00D822A3">
          <w:rPr>
            <w:noProof/>
            <w:lang w:val="en-GB"/>
          </w:rPr>
          <w:t>set of rules</w:t>
        </w:r>
      </w:ins>
      <w:r w:rsidRPr="00D822A3">
        <w:rPr>
          <w:noProof/>
          <w:lang w:val="en-GB"/>
        </w:rPr>
        <w:t xml:space="preserve"> that works with open and closed statements.</w:t>
      </w:r>
      <w:ins w:id="127" w:author="Stefan Bjornander" w:date="2015-04-26T09:54:00Z">
        <w:r w:rsidRPr="00D822A3">
          <w:rPr>
            <w:noProof/>
            <w:lang w:val="en-GB"/>
          </w:rPr>
          <w:t xml:space="preserve"> The </w:t>
        </w:r>
      </w:ins>
      <w:ins w:id="128"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29" w:author="Stefan Bjornander" w:date="2015-04-26T09:58:00Z">
              <w:rPr>
                <w:rStyle w:val="CodeInText"/>
              </w:rPr>
            </w:rPrChange>
          </w:rPr>
          <w:t>else</w:t>
        </w:r>
        <w:r w:rsidRPr="00D822A3">
          <w:rPr>
            <w:noProof/>
            <w:lang w:val="en-GB"/>
          </w:rPr>
          <w:t xml:space="preserve"> with the</w:t>
        </w:r>
      </w:ins>
      <w:ins w:id="130" w:author="Stefan Bjornander" w:date="2015-04-26T09:58:00Z">
        <w:r w:rsidRPr="00D822A3">
          <w:rPr>
            <w:noProof/>
            <w:lang w:val="en-GB"/>
          </w:rPr>
          <w:t xml:space="preserve"> latest preceding</w:t>
        </w:r>
      </w:ins>
      <w:ins w:id="131" w:author="Stefan Bjornander" w:date="2015-04-26T09:57:00Z">
        <w:r w:rsidRPr="00D822A3">
          <w:rPr>
            <w:noProof/>
            <w:lang w:val="en-GB"/>
          </w:rPr>
          <w:t xml:space="preserve"> </w:t>
        </w:r>
      </w:ins>
      <w:ins w:id="132" w:author="Stefan Bjornander" w:date="2015-04-26T09:58:00Z">
        <w:r w:rsidRPr="00D822A3">
          <w:rPr>
            <w:rStyle w:val="CodeInText"/>
            <w:i/>
            <w:noProof/>
            <w:lang w:val="en-GB"/>
            <w:rPrChange w:id="133"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lastRenderedPageBreak/>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6719A11A" w:rsidR="0080062E" w:rsidRPr="00D822A3" w:rsidRDefault="0080062E" w:rsidP="00661ECC">
      <w:pPr>
        <w:pStyle w:val="Code"/>
        <w:rPr>
          <w:highlight w:val="white"/>
          <w:lang w:val="en-GB"/>
        </w:rPr>
      </w:pPr>
      <w:r w:rsidRPr="00D822A3">
        <w:rPr>
          <w:highlight w:val="white"/>
          <w:lang w:val="en-GB"/>
        </w:rPr>
        <w:t xml:space="preserve">  | // ...</w:t>
      </w:r>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lastRenderedPageBreak/>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545F33EB"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5725BF2F" w14:textId="3FF317FE" w:rsidR="00627081" w:rsidRPr="00D822A3" w:rsidRDefault="00627081" w:rsidP="00627081">
      <w:pPr>
        <w:pStyle w:val="CodeHeader"/>
        <w:rPr>
          <w:highlight w:val="white"/>
          <w:lang w:val="en-GB"/>
        </w:rPr>
      </w:pPr>
      <w:r w:rsidRPr="00D822A3">
        <w:rPr>
          <w:highlight w:val="white"/>
          <w:lang w:val="en-GB"/>
        </w:rPr>
        <w:t>Expression.cs</w:t>
      </w:r>
    </w:p>
    <w:p w14:paraId="7247DD7D" w14:textId="77777777" w:rsidR="00627081" w:rsidRPr="00D822A3" w:rsidRDefault="00627081" w:rsidP="00627081">
      <w:pPr>
        <w:pStyle w:val="Code"/>
        <w:rPr>
          <w:highlight w:val="white"/>
          <w:lang w:val="en-GB"/>
        </w:rPr>
      </w:pPr>
      <w:r w:rsidRPr="00D822A3">
        <w:rPr>
          <w:highlight w:val="white"/>
          <w:lang w:val="en-GB"/>
        </w:rPr>
        <w:t>using System.Numerics;</w:t>
      </w:r>
    </w:p>
    <w:p w14:paraId="4A090151" w14:textId="77777777" w:rsidR="00627081" w:rsidRPr="00D822A3" w:rsidRDefault="00627081" w:rsidP="00627081">
      <w:pPr>
        <w:pStyle w:val="Code"/>
        <w:rPr>
          <w:highlight w:val="white"/>
          <w:lang w:val="en-GB"/>
        </w:rPr>
      </w:pPr>
      <w:r w:rsidRPr="00D822A3">
        <w:rPr>
          <w:highlight w:val="white"/>
          <w:lang w:val="en-GB"/>
        </w:rPr>
        <w:t>using System.Collections.Generic;</w:t>
      </w:r>
    </w:p>
    <w:p w14:paraId="56845279" w14:textId="77777777" w:rsidR="00627081" w:rsidRPr="00D822A3" w:rsidRDefault="00627081" w:rsidP="00627081">
      <w:pPr>
        <w:pStyle w:val="Code"/>
        <w:rPr>
          <w:highlight w:val="white"/>
          <w:lang w:val="en-GB"/>
        </w:rPr>
      </w:pPr>
    </w:p>
    <w:p w14:paraId="2D5CC1D4" w14:textId="77777777" w:rsidR="00627081" w:rsidRPr="00D822A3" w:rsidRDefault="00627081" w:rsidP="00627081">
      <w:pPr>
        <w:pStyle w:val="Code"/>
        <w:rPr>
          <w:highlight w:val="white"/>
          <w:lang w:val="en-GB"/>
        </w:rPr>
      </w:pPr>
      <w:r w:rsidRPr="00D822A3">
        <w:rPr>
          <w:highlight w:val="white"/>
          <w:lang w:val="en-GB"/>
        </w:rPr>
        <w:t>namespace CCompiler {</w:t>
      </w:r>
    </w:p>
    <w:p w14:paraId="5A849BA2" w14:textId="77777777" w:rsidR="00627081" w:rsidRPr="00D822A3" w:rsidRDefault="00627081" w:rsidP="00627081">
      <w:pPr>
        <w:pStyle w:val="Code"/>
        <w:rPr>
          <w:highlight w:val="white"/>
          <w:lang w:val="en-GB"/>
        </w:rPr>
      </w:pPr>
      <w:r w:rsidRPr="00D822A3">
        <w:rPr>
          <w:highlight w:val="white"/>
          <w:lang w:val="en-GB"/>
        </w:rPr>
        <w:t xml:space="preserve">  public class Expression {</w:t>
      </w:r>
    </w:p>
    <w:p w14:paraId="2C5389D8" w14:textId="77777777" w:rsidR="00627081" w:rsidRPr="00D822A3" w:rsidRDefault="00627081" w:rsidP="00627081">
      <w:pPr>
        <w:pStyle w:val="Code"/>
        <w:rPr>
          <w:highlight w:val="white"/>
          <w:lang w:val="en-GB"/>
        </w:rPr>
      </w:pPr>
      <w:r w:rsidRPr="00D822A3">
        <w:rPr>
          <w:highlight w:val="white"/>
          <w:lang w:val="en-GB"/>
        </w:rPr>
        <w:t xml:space="preserve">    private Symbol m_symbol;</w:t>
      </w:r>
    </w:p>
    <w:p w14:paraId="1BDBDDD7" w14:textId="77777777" w:rsidR="00627081" w:rsidRPr="00D822A3" w:rsidRDefault="00627081" w:rsidP="00627081">
      <w:pPr>
        <w:pStyle w:val="Code"/>
        <w:rPr>
          <w:highlight w:val="white"/>
          <w:lang w:val="en-GB"/>
        </w:rPr>
      </w:pPr>
      <w:r w:rsidRPr="00D822A3">
        <w:rPr>
          <w:highlight w:val="white"/>
          <w:lang w:val="en-GB"/>
        </w:rPr>
        <w:t xml:space="preserve">    private List&lt;MiddleCode&gt; m_shortList;</w:t>
      </w:r>
    </w:p>
    <w:p w14:paraId="5CDA47B0" w14:textId="77777777" w:rsidR="00627081" w:rsidRPr="00D822A3" w:rsidRDefault="00627081" w:rsidP="00627081">
      <w:pPr>
        <w:pStyle w:val="Code"/>
        <w:rPr>
          <w:highlight w:val="white"/>
          <w:lang w:val="en-GB"/>
        </w:rPr>
      </w:pPr>
      <w:r w:rsidRPr="00D822A3">
        <w:rPr>
          <w:highlight w:val="white"/>
          <w:lang w:val="en-GB"/>
        </w:rPr>
        <w:t xml:space="preserve">    private List&lt;MiddleCode&gt; m_longList;</w:t>
      </w:r>
    </w:p>
    <w:p w14:paraId="3CFD08D3" w14:textId="77777777" w:rsidR="00627081" w:rsidRPr="00D822A3" w:rsidRDefault="00627081" w:rsidP="00627081">
      <w:pPr>
        <w:pStyle w:val="Code"/>
        <w:rPr>
          <w:highlight w:val="white"/>
          <w:lang w:val="en-GB"/>
        </w:rPr>
      </w:pPr>
      <w:r w:rsidRPr="00D822A3">
        <w:rPr>
          <w:highlight w:val="white"/>
          <w:lang w:val="en-GB"/>
        </w:rPr>
        <w:t xml:space="preserve">    private Register? m_register;</w:t>
      </w:r>
    </w:p>
    <w:p w14:paraId="524850FB" w14:textId="77777777" w:rsidR="00627081" w:rsidRPr="00D822A3" w:rsidRDefault="00627081" w:rsidP="00627081">
      <w:pPr>
        <w:pStyle w:val="Code"/>
        <w:rPr>
          <w:highlight w:val="white"/>
          <w:lang w:val="en-GB"/>
        </w:rPr>
      </w:pPr>
      <w:r w:rsidRPr="00D822A3">
        <w:rPr>
          <w:highlight w:val="white"/>
          <w:lang w:val="en-GB"/>
        </w:rPr>
        <w:t xml:space="preserve">  </w:t>
      </w:r>
    </w:p>
    <w:p w14:paraId="3B578E37" w14:textId="77777777" w:rsidR="00627081" w:rsidRPr="00D822A3" w:rsidRDefault="00627081" w:rsidP="00627081">
      <w:pPr>
        <w:pStyle w:val="Code"/>
        <w:rPr>
          <w:highlight w:val="white"/>
          <w:lang w:val="en-GB"/>
        </w:rPr>
      </w:pPr>
      <w:r w:rsidRPr="00D822A3">
        <w:rPr>
          <w:highlight w:val="white"/>
          <w:lang w:val="en-GB"/>
        </w:rPr>
        <w:t xml:space="preserve">    public Expression(Symbol symbol, List&lt;MiddleCode&gt; shortList,</w:t>
      </w:r>
    </w:p>
    <w:p w14:paraId="28F7B670" w14:textId="77777777" w:rsidR="00627081" w:rsidRPr="00D822A3" w:rsidRDefault="00627081" w:rsidP="00627081">
      <w:pPr>
        <w:pStyle w:val="Code"/>
        <w:rPr>
          <w:highlight w:val="white"/>
          <w:lang w:val="en-GB"/>
        </w:rPr>
      </w:pPr>
      <w:r w:rsidRPr="00D822A3">
        <w:rPr>
          <w:highlight w:val="white"/>
          <w:lang w:val="en-GB"/>
        </w:rPr>
        <w:t xml:space="preserve">                      List&lt;MiddleCode&gt; longList, Register? register = null) {</w:t>
      </w:r>
    </w:p>
    <w:p w14:paraId="421EB417" w14:textId="77777777" w:rsidR="00627081" w:rsidRPr="00D822A3" w:rsidRDefault="00627081" w:rsidP="00627081">
      <w:pPr>
        <w:pStyle w:val="Code"/>
        <w:rPr>
          <w:highlight w:val="white"/>
          <w:lang w:val="en-GB"/>
        </w:rPr>
      </w:pPr>
      <w:r w:rsidRPr="00D822A3">
        <w:rPr>
          <w:highlight w:val="white"/>
          <w:lang w:val="en-GB"/>
        </w:rPr>
        <w:t xml:space="preserve">      m_symbol = symbol;</w:t>
      </w:r>
    </w:p>
    <w:p w14:paraId="2EEFA22F" w14:textId="77777777" w:rsidR="00627081" w:rsidRPr="00D822A3" w:rsidRDefault="00627081" w:rsidP="00627081">
      <w:pPr>
        <w:pStyle w:val="Code"/>
        <w:rPr>
          <w:highlight w:val="white"/>
          <w:lang w:val="en-GB"/>
        </w:rPr>
      </w:pPr>
      <w:r w:rsidRPr="00D822A3">
        <w:rPr>
          <w:highlight w:val="white"/>
          <w:lang w:val="en-GB"/>
        </w:rPr>
        <w:t xml:space="preserve">      m_shortList = (shortList != null) ? shortList : (new List&lt;MiddleCode&gt;());</w:t>
      </w:r>
    </w:p>
    <w:p w14:paraId="3A2DB805" w14:textId="77777777" w:rsidR="00627081" w:rsidRPr="00D822A3" w:rsidRDefault="00627081" w:rsidP="00627081">
      <w:pPr>
        <w:pStyle w:val="Code"/>
        <w:rPr>
          <w:highlight w:val="white"/>
          <w:lang w:val="en-GB"/>
        </w:rPr>
      </w:pPr>
      <w:r w:rsidRPr="00D822A3">
        <w:rPr>
          <w:highlight w:val="white"/>
          <w:lang w:val="en-GB"/>
        </w:rPr>
        <w:t xml:space="preserve">      m_longList = (longList != null) ? longList : (new List&lt;MiddleCode&gt;());</w:t>
      </w:r>
    </w:p>
    <w:p w14:paraId="06F97495" w14:textId="77777777" w:rsidR="00627081" w:rsidRPr="00D822A3" w:rsidRDefault="00627081" w:rsidP="00627081">
      <w:pPr>
        <w:pStyle w:val="Code"/>
        <w:rPr>
          <w:highlight w:val="white"/>
          <w:lang w:val="en-GB"/>
        </w:rPr>
      </w:pPr>
      <w:r w:rsidRPr="00D822A3">
        <w:rPr>
          <w:highlight w:val="white"/>
          <w:lang w:val="en-GB"/>
        </w:rPr>
        <w:t xml:space="preserve">      m_register = register;</w:t>
      </w:r>
    </w:p>
    <w:p w14:paraId="2AFA26A9" w14:textId="77777777" w:rsidR="00627081" w:rsidRPr="00D822A3" w:rsidRDefault="00627081" w:rsidP="00627081">
      <w:pPr>
        <w:pStyle w:val="Code"/>
        <w:rPr>
          <w:highlight w:val="white"/>
          <w:lang w:val="en-GB"/>
        </w:rPr>
      </w:pPr>
      <w:r w:rsidRPr="00D822A3">
        <w:rPr>
          <w:highlight w:val="white"/>
          <w:lang w:val="en-GB"/>
        </w:rPr>
        <w:t xml:space="preserve">    }</w:t>
      </w:r>
    </w:p>
    <w:p w14:paraId="59A9F384" w14:textId="77777777" w:rsidR="00627081" w:rsidRPr="00D822A3" w:rsidRDefault="00627081" w:rsidP="00627081">
      <w:pPr>
        <w:pStyle w:val="Code"/>
        <w:rPr>
          <w:highlight w:val="white"/>
          <w:lang w:val="en-GB"/>
        </w:rPr>
      </w:pPr>
      <w:r w:rsidRPr="00D822A3">
        <w:rPr>
          <w:highlight w:val="white"/>
          <w:lang w:val="en-GB"/>
        </w:rPr>
        <w:t xml:space="preserve">  </w:t>
      </w:r>
    </w:p>
    <w:p w14:paraId="67EFEBCA" w14:textId="77777777" w:rsidR="00627081" w:rsidRPr="00D822A3" w:rsidRDefault="00627081" w:rsidP="00627081">
      <w:pPr>
        <w:pStyle w:val="Code"/>
        <w:rPr>
          <w:highlight w:val="white"/>
          <w:lang w:val="en-GB"/>
        </w:rPr>
      </w:pPr>
      <w:r w:rsidRPr="00D822A3">
        <w:rPr>
          <w:highlight w:val="white"/>
          <w:lang w:val="en-GB"/>
        </w:rPr>
        <w:t xml:space="preserve">    public Symbol Symbol {</w:t>
      </w:r>
    </w:p>
    <w:p w14:paraId="7A35803E" w14:textId="77777777" w:rsidR="00627081" w:rsidRPr="00D822A3" w:rsidRDefault="00627081" w:rsidP="00627081">
      <w:pPr>
        <w:pStyle w:val="Code"/>
        <w:rPr>
          <w:highlight w:val="white"/>
          <w:lang w:val="en-GB"/>
        </w:rPr>
      </w:pPr>
      <w:r w:rsidRPr="00D822A3">
        <w:rPr>
          <w:highlight w:val="white"/>
          <w:lang w:val="en-GB"/>
        </w:rPr>
        <w:t xml:space="preserve">      get { return m_symbol; }</w:t>
      </w:r>
    </w:p>
    <w:p w14:paraId="7185BEE2" w14:textId="77777777" w:rsidR="00627081" w:rsidRPr="00D822A3" w:rsidRDefault="00627081" w:rsidP="00627081">
      <w:pPr>
        <w:pStyle w:val="Code"/>
        <w:rPr>
          <w:highlight w:val="white"/>
          <w:lang w:val="en-GB"/>
        </w:rPr>
      </w:pPr>
      <w:r w:rsidRPr="00D822A3">
        <w:rPr>
          <w:highlight w:val="white"/>
          <w:lang w:val="en-GB"/>
        </w:rPr>
        <w:t xml:space="preserve">    }</w:t>
      </w:r>
    </w:p>
    <w:p w14:paraId="32F8E7C0" w14:textId="77777777" w:rsidR="00627081" w:rsidRPr="00D822A3" w:rsidRDefault="00627081" w:rsidP="00627081">
      <w:pPr>
        <w:pStyle w:val="Code"/>
        <w:rPr>
          <w:highlight w:val="white"/>
          <w:lang w:val="en-GB"/>
        </w:rPr>
      </w:pPr>
    </w:p>
    <w:p w14:paraId="11DF9023" w14:textId="77777777" w:rsidR="00627081" w:rsidRPr="00D822A3" w:rsidRDefault="00627081" w:rsidP="00627081">
      <w:pPr>
        <w:pStyle w:val="Code"/>
        <w:rPr>
          <w:highlight w:val="white"/>
          <w:lang w:val="en-GB"/>
        </w:rPr>
      </w:pPr>
      <w:r w:rsidRPr="00D822A3">
        <w:rPr>
          <w:highlight w:val="white"/>
          <w:lang w:val="en-GB"/>
        </w:rPr>
        <w:t xml:space="preserve">    public List&lt;MiddleCode&gt; ShortList {</w:t>
      </w:r>
    </w:p>
    <w:p w14:paraId="48A94AF5" w14:textId="77777777" w:rsidR="00627081" w:rsidRPr="00D822A3" w:rsidRDefault="00627081" w:rsidP="00627081">
      <w:pPr>
        <w:pStyle w:val="Code"/>
        <w:rPr>
          <w:highlight w:val="white"/>
          <w:lang w:val="en-GB"/>
        </w:rPr>
      </w:pPr>
      <w:r w:rsidRPr="00D822A3">
        <w:rPr>
          <w:highlight w:val="white"/>
          <w:lang w:val="en-GB"/>
        </w:rPr>
        <w:t xml:space="preserve">      get { return m_shortList; }</w:t>
      </w:r>
    </w:p>
    <w:p w14:paraId="21AD7458" w14:textId="77777777" w:rsidR="00627081" w:rsidRPr="00D822A3" w:rsidRDefault="00627081" w:rsidP="00627081">
      <w:pPr>
        <w:pStyle w:val="Code"/>
        <w:rPr>
          <w:highlight w:val="white"/>
          <w:lang w:val="en-GB"/>
        </w:rPr>
      </w:pPr>
      <w:r w:rsidRPr="00D822A3">
        <w:rPr>
          <w:highlight w:val="white"/>
          <w:lang w:val="en-GB"/>
        </w:rPr>
        <w:t xml:space="preserve">    }</w:t>
      </w:r>
    </w:p>
    <w:p w14:paraId="1655178F" w14:textId="77777777" w:rsidR="00627081" w:rsidRPr="00D822A3" w:rsidRDefault="00627081" w:rsidP="00627081">
      <w:pPr>
        <w:pStyle w:val="Code"/>
        <w:rPr>
          <w:highlight w:val="white"/>
          <w:lang w:val="en-GB"/>
        </w:rPr>
      </w:pPr>
    </w:p>
    <w:p w14:paraId="59757648" w14:textId="77777777" w:rsidR="00627081" w:rsidRPr="00D822A3" w:rsidRDefault="00627081" w:rsidP="00627081">
      <w:pPr>
        <w:pStyle w:val="Code"/>
        <w:rPr>
          <w:highlight w:val="white"/>
          <w:lang w:val="en-GB"/>
        </w:rPr>
      </w:pPr>
      <w:r w:rsidRPr="00D822A3">
        <w:rPr>
          <w:highlight w:val="white"/>
          <w:lang w:val="en-GB"/>
        </w:rPr>
        <w:t xml:space="preserve">    public List&lt;MiddleCode&gt; LongList {</w:t>
      </w:r>
    </w:p>
    <w:p w14:paraId="0A477DE1" w14:textId="77777777" w:rsidR="00627081" w:rsidRPr="00D822A3" w:rsidRDefault="00627081" w:rsidP="00627081">
      <w:pPr>
        <w:pStyle w:val="Code"/>
        <w:rPr>
          <w:highlight w:val="white"/>
          <w:lang w:val="en-GB"/>
        </w:rPr>
      </w:pPr>
      <w:r w:rsidRPr="00D822A3">
        <w:rPr>
          <w:highlight w:val="white"/>
          <w:lang w:val="en-GB"/>
        </w:rPr>
        <w:t xml:space="preserve">      get { return m_longList; }</w:t>
      </w:r>
    </w:p>
    <w:p w14:paraId="73B4CC6B" w14:textId="77777777" w:rsidR="00627081" w:rsidRPr="00D822A3" w:rsidRDefault="00627081" w:rsidP="00627081">
      <w:pPr>
        <w:pStyle w:val="Code"/>
        <w:rPr>
          <w:highlight w:val="white"/>
          <w:lang w:val="en-GB"/>
        </w:rPr>
      </w:pPr>
      <w:r w:rsidRPr="00D822A3">
        <w:rPr>
          <w:highlight w:val="white"/>
          <w:lang w:val="en-GB"/>
        </w:rPr>
        <w:lastRenderedPageBreak/>
        <w:t xml:space="preserve">    }</w:t>
      </w:r>
    </w:p>
    <w:p w14:paraId="7A132119" w14:textId="77777777" w:rsidR="00627081" w:rsidRPr="00D822A3" w:rsidRDefault="00627081" w:rsidP="00627081">
      <w:pPr>
        <w:pStyle w:val="Code"/>
        <w:rPr>
          <w:highlight w:val="white"/>
          <w:lang w:val="en-GB"/>
        </w:rPr>
      </w:pPr>
    </w:p>
    <w:p w14:paraId="4AE9C294" w14:textId="77777777" w:rsidR="00627081" w:rsidRPr="00D822A3" w:rsidRDefault="00627081" w:rsidP="00627081">
      <w:pPr>
        <w:pStyle w:val="Code"/>
        <w:rPr>
          <w:highlight w:val="white"/>
          <w:lang w:val="en-GB"/>
        </w:rPr>
      </w:pPr>
      <w:r w:rsidRPr="00D822A3">
        <w:rPr>
          <w:highlight w:val="white"/>
          <w:lang w:val="en-GB"/>
        </w:rPr>
        <w:t xml:space="preserve">    public Register? Register {</w:t>
      </w:r>
    </w:p>
    <w:p w14:paraId="04DA8368" w14:textId="77777777" w:rsidR="00627081" w:rsidRPr="00D822A3" w:rsidRDefault="00627081" w:rsidP="00627081">
      <w:pPr>
        <w:pStyle w:val="Code"/>
        <w:rPr>
          <w:highlight w:val="white"/>
          <w:lang w:val="en-GB"/>
        </w:rPr>
      </w:pPr>
      <w:r w:rsidRPr="00D822A3">
        <w:rPr>
          <w:highlight w:val="white"/>
          <w:lang w:val="en-GB"/>
        </w:rPr>
        <w:t xml:space="preserve">      get { return m_register; }</w:t>
      </w:r>
    </w:p>
    <w:p w14:paraId="4DEFE5E0" w14:textId="77777777" w:rsidR="00627081" w:rsidRPr="00D822A3" w:rsidRDefault="00627081" w:rsidP="00627081">
      <w:pPr>
        <w:pStyle w:val="Code"/>
        <w:rPr>
          <w:highlight w:val="white"/>
          <w:lang w:val="en-GB"/>
        </w:rPr>
      </w:pPr>
      <w:r w:rsidRPr="00D822A3">
        <w:rPr>
          <w:highlight w:val="white"/>
          <w:lang w:val="en-GB"/>
        </w:rPr>
        <w:t xml:space="preserve">    }</w:t>
      </w:r>
    </w:p>
    <w:p w14:paraId="0752ABF4" w14:textId="77777777" w:rsidR="00627081" w:rsidRPr="00D822A3" w:rsidRDefault="00627081" w:rsidP="00627081">
      <w:pPr>
        <w:pStyle w:val="Code"/>
        <w:rPr>
          <w:highlight w:val="white"/>
          <w:lang w:val="en-GB"/>
        </w:rPr>
      </w:pPr>
    </w:p>
    <w:p w14:paraId="099B607F" w14:textId="77777777" w:rsidR="00627081" w:rsidRPr="00D822A3" w:rsidRDefault="00627081" w:rsidP="00627081">
      <w:pPr>
        <w:pStyle w:val="Code"/>
        <w:rPr>
          <w:highlight w:val="white"/>
          <w:lang w:val="en-GB"/>
        </w:rPr>
      </w:pPr>
      <w:r w:rsidRPr="00D822A3">
        <w:rPr>
          <w:highlight w:val="white"/>
          <w:lang w:val="en-GB"/>
        </w:rPr>
        <w:t xml:space="preserve">    public override string ToString() {</w:t>
      </w:r>
    </w:p>
    <w:p w14:paraId="28D1AC19" w14:textId="77777777" w:rsidR="00627081" w:rsidRPr="00D822A3" w:rsidRDefault="00627081" w:rsidP="00627081">
      <w:pPr>
        <w:pStyle w:val="Code"/>
        <w:rPr>
          <w:highlight w:val="white"/>
          <w:lang w:val="en-GB"/>
        </w:rPr>
      </w:pPr>
      <w:r w:rsidRPr="00D822A3">
        <w:rPr>
          <w:highlight w:val="white"/>
          <w:lang w:val="en-GB"/>
        </w:rPr>
        <w:t xml:space="preserve">      return m_symbol.ToString();</w:t>
      </w:r>
    </w:p>
    <w:p w14:paraId="0EC40B42" w14:textId="77777777" w:rsidR="00627081" w:rsidRPr="00D822A3" w:rsidRDefault="00627081" w:rsidP="00627081">
      <w:pPr>
        <w:pStyle w:val="Code"/>
        <w:rPr>
          <w:highlight w:val="white"/>
          <w:lang w:val="en-GB"/>
        </w:rPr>
      </w:pPr>
      <w:r w:rsidRPr="00D822A3">
        <w:rPr>
          <w:highlight w:val="white"/>
          <w:lang w:val="en-GB"/>
        </w:rPr>
        <w:t xml:space="preserve">    }</w:t>
      </w:r>
    </w:p>
    <w:p w14:paraId="11F0A418" w14:textId="77777777" w:rsidR="00627081" w:rsidRPr="00D822A3" w:rsidRDefault="00627081" w:rsidP="00627081">
      <w:pPr>
        <w:pStyle w:val="Code"/>
        <w:rPr>
          <w:highlight w:val="white"/>
          <w:lang w:val="en-GB"/>
        </w:rPr>
      </w:pPr>
      <w:r w:rsidRPr="00D822A3">
        <w:rPr>
          <w:highlight w:val="white"/>
          <w:lang w:val="en-GB"/>
        </w:rPr>
        <w:t xml:space="preserve">  }</w:t>
      </w:r>
    </w:p>
    <w:p w14:paraId="136EEBC8" w14:textId="57D3DA46" w:rsidR="00DB156E" w:rsidRPr="00D822A3" w:rsidRDefault="00627081" w:rsidP="00627081">
      <w:pPr>
        <w:pStyle w:val="Code"/>
        <w:rPr>
          <w:highlight w:val="white"/>
          <w:lang w:val="en-GB"/>
        </w:rPr>
      </w:pPr>
      <w:r w:rsidRPr="00D822A3">
        <w:rPr>
          <w:highlight w:val="white"/>
          <w:lang w:val="en-GB"/>
        </w:rPr>
        <w:t>}</w:t>
      </w:r>
    </w:p>
    <w:p w14:paraId="12CA0781" w14:textId="77777777"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lastRenderedPageBreak/>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12D85E45" w14:textId="77777777" w:rsidR="00B77708" w:rsidRPr="00D822A3" w:rsidRDefault="00B77708" w:rsidP="00B77708">
      <w:pPr>
        <w:pStyle w:val="Rubrik3"/>
        <w:rPr>
          <w:lang w:val="en-GB"/>
        </w:rPr>
      </w:pPr>
      <w:bookmarkStart w:id="134" w:name="_Toc54119863"/>
      <w:r w:rsidRPr="00D822A3">
        <w:rPr>
          <w:lang w:val="en-GB"/>
        </w:rPr>
        <w:t>The Forward-Jump Problem (Backpatching)</w:t>
      </w:r>
      <w:bookmarkEnd w:id="134"/>
    </w:p>
    <w:p w14:paraId="11A53737" w14:textId="77777777" w:rsidR="00B77708" w:rsidRPr="00D822A3" w:rsidRDefault="00B77708" w:rsidP="00B77708">
      <w:pPr>
        <w:rPr>
          <w:lang w:val="en-GB"/>
        </w:rPr>
      </w:pPr>
      <w:ins w:id="135" w:author="Stefan Bjornander" w:date="2015-04-26T09:25:00Z">
        <w:r w:rsidRPr="00D822A3">
          <w:rPr>
            <w:lang w:val="en-GB"/>
          </w:rPr>
          <w:t xml:space="preserve">When generating </w:t>
        </w:r>
      </w:ins>
      <w:r w:rsidRPr="00D822A3">
        <w:rPr>
          <w:lang w:val="en-GB"/>
        </w:rPr>
        <w:t xml:space="preserve">middle code instructions for </w:t>
      </w:r>
      <w:ins w:id="136" w:author="Stefan Bjornander" w:date="2015-04-26T09:25:00Z">
        <w:r w:rsidRPr="00D822A3">
          <w:rPr>
            <w:lang w:val="en-GB"/>
          </w:rPr>
          <w:t xml:space="preserve">expressions </w:t>
        </w:r>
      </w:ins>
      <w:r w:rsidRPr="00D822A3">
        <w:rPr>
          <w:lang w:val="en-GB"/>
        </w:rPr>
        <w:t>or</w:t>
      </w:r>
      <w:ins w:id="137" w:author="Stefan Bjornander" w:date="2015-04-26T09:25:00Z">
        <w:r w:rsidRPr="00D822A3">
          <w:rPr>
            <w:lang w:val="en-GB"/>
          </w:rPr>
          <w:t xml:space="preserve"> statement</w:t>
        </w:r>
      </w:ins>
      <w:r w:rsidRPr="00D822A3">
        <w:rPr>
          <w:lang w:val="en-GB"/>
        </w:rPr>
        <w:t>s</w:t>
      </w:r>
      <w:ins w:id="138" w:author="Stefan Bjornander" w:date="2015-04-26T09:25:00Z">
        <w:r w:rsidRPr="00D822A3">
          <w:rPr>
            <w:lang w:val="en-GB"/>
          </w:rPr>
          <w:t>, a common situation is that we</w:t>
        </w:r>
      </w:ins>
      <w:ins w:id="139"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A43EAA9" w14:textId="77777777" w:rsidR="00B77708" w:rsidRPr="00D822A3" w:rsidRDefault="00B77708" w:rsidP="00B77708">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15883798" w14:textId="77777777" w:rsidTr="00B77708">
        <w:tc>
          <w:tcPr>
            <w:tcW w:w="3116" w:type="dxa"/>
            <w:hideMark/>
          </w:tcPr>
          <w:p w14:paraId="6A8E1947" w14:textId="77777777" w:rsidR="00B77708" w:rsidRPr="00D822A3" w:rsidRDefault="00B77708">
            <w:pPr>
              <w:pStyle w:val="Code"/>
              <w:rPr>
                <w:lang w:val="en-GB"/>
              </w:rPr>
            </w:pPr>
            <w:r w:rsidRPr="00D822A3">
              <w:rPr>
                <w:lang w:val="en-GB"/>
              </w:rPr>
              <w:t>while (a &lt; b)</w:t>
            </w:r>
          </w:p>
          <w:p w14:paraId="686CA85C" w14:textId="77777777" w:rsidR="00B77708" w:rsidRPr="00D822A3" w:rsidRDefault="00B77708">
            <w:pPr>
              <w:pStyle w:val="Code"/>
              <w:rPr>
                <w:lang w:val="en-GB"/>
              </w:rPr>
            </w:pPr>
            <w:r w:rsidRPr="00D822A3">
              <w:rPr>
                <w:lang w:val="en-GB"/>
              </w:rPr>
              <w:t xml:space="preserve">  ++a;</w:t>
            </w:r>
          </w:p>
        </w:tc>
        <w:tc>
          <w:tcPr>
            <w:tcW w:w="3117" w:type="dxa"/>
            <w:hideMark/>
          </w:tcPr>
          <w:p w14:paraId="2B83BD05" w14:textId="77777777" w:rsidR="00B77708" w:rsidRPr="00D822A3" w:rsidRDefault="00B77708">
            <w:pPr>
              <w:pStyle w:val="Code"/>
              <w:rPr>
                <w:lang w:val="en-GB"/>
              </w:rPr>
            </w:pPr>
            <w:r w:rsidRPr="00D822A3">
              <w:rPr>
                <w:lang w:val="en-GB"/>
              </w:rPr>
              <w:t>1. if a &lt; b goto ?</w:t>
            </w:r>
          </w:p>
          <w:p w14:paraId="77F73C5C" w14:textId="77777777" w:rsidR="00B77708" w:rsidRPr="00D822A3" w:rsidRDefault="00B77708">
            <w:pPr>
              <w:pStyle w:val="Code"/>
              <w:rPr>
                <w:lang w:val="en-GB"/>
              </w:rPr>
            </w:pPr>
            <w:r w:rsidRPr="00D822A3">
              <w:rPr>
                <w:lang w:val="en-GB"/>
              </w:rPr>
              <w:t>2. goto ?</w:t>
            </w:r>
          </w:p>
        </w:tc>
        <w:tc>
          <w:tcPr>
            <w:tcW w:w="3117" w:type="dxa"/>
            <w:hideMark/>
          </w:tcPr>
          <w:p w14:paraId="62D38391" w14:textId="77777777" w:rsidR="00B77708" w:rsidRPr="00D822A3" w:rsidRDefault="00B77708">
            <w:pPr>
              <w:pStyle w:val="Code"/>
              <w:rPr>
                <w:lang w:val="en-GB"/>
              </w:rPr>
            </w:pPr>
            <w:r w:rsidRPr="00D822A3">
              <w:rPr>
                <w:lang w:val="en-GB"/>
              </w:rPr>
              <w:t>a &lt; b: true set = {1}</w:t>
            </w:r>
          </w:p>
          <w:p w14:paraId="676B2C1D" w14:textId="77777777" w:rsidR="00B77708" w:rsidRPr="00D822A3" w:rsidRDefault="00B77708">
            <w:pPr>
              <w:pStyle w:val="Code"/>
              <w:rPr>
                <w:lang w:val="en-GB"/>
              </w:rPr>
            </w:pPr>
            <w:r w:rsidRPr="00D822A3">
              <w:rPr>
                <w:lang w:val="en-GB"/>
              </w:rPr>
              <w:t xml:space="preserve">       false set = {2}</w:t>
            </w:r>
          </w:p>
        </w:tc>
      </w:tr>
    </w:tbl>
    <w:p w14:paraId="25C97AA4" w14:textId="528A3546" w:rsidR="00B77708" w:rsidRPr="00D822A3" w:rsidRDefault="00B77708" w:rsidP="00B77708">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sidR="00740FB2">
        <w:rPr>
          <w:lang w:val="en-GB"/>
        </w:rPr>
        <w:t>: w</w:t>
      </w:r>
      <w:r w:rsidRPr="00D822A3">
        <w:rPr>
          <w:lang w:val="en-GB"/>
        </w:rPr>
        <w:t>hatever comes after the while statement</w:t>
      </w:r>
      <w:r w:rsidR="00740FB2">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7AFBA8B" w14:textId="77777777" w:rsidTr="00B77708">
        <w:tc>
          <w:tcPr>
            <w:tcW w:w="3116" w:type="dxa"/>
            <w:hideMark/>
          </w:tcPr>
          <w:p w14:paraId="3D72B6CD" w14:textId="77777777" w:rsidR="00B77708" w:rsidRPr="00D822A3" w:rsidRDefault="00B77708">
            <w:pPr>
              <w:pStyle w:val="Code"/>
              <w:rPr>
                <w:lang w:val="en-GB"/>
              </w:rPr>
            </w:pPr>
            <w:r w:rsidRPr="00D822A3">
              <w:rPr>
                <w:lang w:val="en-GB"/>
              </w:rPr>
              <w:t>1. if a &lt; b goto 3</w:t>
            </w:r>
          </w:p>
          <w:p w14:paraId="74DBAC6A" w14:textId="77777777" w:rsidR="00B77708" w:rsidRPr="00D822A3" w:rsidRDefault="00B77708">
            <w:pPr>
              <w:pStyle w:val="Code"/>
              <w:rPr>
                <w:lang w:val="en-GB"/>
              </w:rPr>
            </w:pPr>
            <w:r w:rsidRPr="00D822A3">
              <w:rPr>
                <w:lang w:val="en-GB"/>
              </w:rPr>
              <w:t>2. goto 5</w:t>
            </w:r>
          </w:p>
          <w:p w14:paraId="2A724576" w14:textId="77777777" w:rsidR="00B77708" w:rsidRPr="00D822A3" w:rsidRDefault="00B77708">
            <w:pPr>
              <w:pStyle w:val="Code"/>
              <w:rPr>
                <w:lang w:val="en-GB"/>
              </w:rPr>
            </w:pPr>
            <w:r w:rsidRPr="00D822A3">
              <w:rPr>
                <w:lang w:val="en-GB"/>
              </w:rPr>
              <w:t>3. ++a</w:t>
            </w:r>
          </w:p>
          <w:p w14:paraId="7CDF8985" w14:textId="77777777" w:rsidR="00B77708" w:rsidRPr="00D822A3" w:rsidRDefault="00B77708">
            <w:pPr>
              <w:pStyle w:val="Code"/>
              <w:rPr>
                <w:lang w:val="en-GB"/>
              </w:rPr>
            </w:pPr>
            <w:r w:rsidRPr="00D822A3">
              <w:rPr>
                <w:lang w:val="en-GB"/>
              </w:rPr>
              <w:t>4. goto 1</w:t>
            </w:r>
          </w:p>
          <w:p w14:paraId="26ABA25D" w14:textId="77777777" w:rsidR="00B77708" w:rsidRPr="00D822A3" w:rsidRDefault="00B77708">
            <w:pPr>
              <w:pStyle w:val="Code"/>
              <w:rPr>
                <w:lang w:val="en-GB"/>
              </w:rPr>
            </w:pPr>
            <w:r w:rsidRPr="00D822A3">
              <w:rPr>
                <w:lang w:val="en-GB"/>
              </w:rPr>
              <w:t>5. ...</w:t>
            </w:r>
          </w:p>
        </w:tc>
        <w:tc>
          <w:tcPr>
            <w:tcW w:w="3117" w:type="dxa"/>
          </w:tcPr>
          <w:p w14:paraId="218084C2" w14:textId="77777777" w:rsidR="00B77708" w:rsidRPr="00D822A3" w:rsidRDefault="00B77708">
            <w:pPr>
              <w:pStyle w:val="Code"/>
              <w:rPr>
                <w:lang w:val="en-GB"/>
              </w:rPr>
            </w:pPr>
          </w:p>
        </w:tc>
        <w:tc>
          <w:tcPr>
            <w:tcW w:w="3117" w:type="dxa"/>
          </w:tcPr>
          <w:p w14:paraId="5A71B814" w14:textId="77777777" w:rsidR="00B77708" w:rsidRPr="00D822A3" w:rsidRDefault="00B77708">
            <w:pPr>
              <w:pStyle w:val="Code"/>
              <w:rPr>
                <w:lang w:val="en-GB"/>
              </w:rPr>
            </w:pPr>
          </w:p>
        </w:tc>
      </w:tr>
    </w:tbl>
    <w:p w14:paraId="0B945A30" w14:textId="77777777" w:rsidR="00B77708" w:rsidRPr="00D822A3" w:rsidRDefault="00B77708" w:rsidP="00B77708">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F8D5B46" w14:textId="77777777" w:rsidTr="00B77708">
        <w:tc>
          <w:tcPr>
            <w:tcW w:w="3116" w:type="dxa"/>
          </w:tcPr>
          <w:p w14:paraId="5554A84C" w14:textId="77777777" w:rsidR="00B77708" w:rsidRPr="00D822A3" w:rsidRDefault="00B77708">
            <w:pPr>
              <w:pStyle w:val="Code"/>
              <w:rPr>
                <w:lang w:val="en-GB"/>
              </w:rPr>
            </w:pPr>
            <w:r w:rsidRPr="00D822A3">
              <w:rPr>
                <w:lang w:val="en-GB"/>
              </w:rPr>
              <w:t>if (x &lt; y)</w:t>
            </w:r>
          </w:p>
          <w:p w14:paraId="2BC942AD" w14:textId="77777777" w:rsidR="00B77708" w:rsidRPr="00D822A3" w:rsidRDefault="00B77708">
            <w:pPr>
              <w:pStyle w:val="Code"/>
              <w:rPr>
                <w:lang w:val="en-GB"/>
              </w:rPr>
            </w:pPr>
            <w:r w:rsidRPr="00D822A3">
              <w:rPr>
                <w:lang w:val="en-GB"/>
              </w:rPr>
              <w:lastRenderedPageBreak/>
              <w:t xml:space="preserve">  while (a &lt; b)</w:t>
            </w:r>
          </w:p>
          <w:p w14:paraId="630FC33C" w14:textId="77777777" w:rsidR="00B77708" w:rsidRPr="00D822A3" w:rsidRDefault="00B77708">
            <w:pPr>
              <w:pStyle w:val="Code"/>
              <w:rPr>
                <w:lang w:val="en-GB"/>
              </w:rPr>
            </w:pPr>
            <w:r w:rsidRPr="00D822A3">
              <w:rPr>
                <w:lang w:val="en-GB"/>
              </w:rPr>
              <w:t xml:space="preserve">    ++a;</w:t>
            </w:r>
          </w:p>
          <w:p w14:paraId="6EC1AD36" w14:textId="77777777" w:rsidR="00B77708" w:rsidRPr="00D822A3" w:rsidRDefault="00B77708">
            <w:pPr>
              <w:pStyle w:val="Code"/>
              <w:rPr>
                <w:lang w:val="en-GB"/>
              </w:rPr>
            </w:pPr>
            <w:r w:rsidRPr="00D822A3">
              <w:rPr>
                <w:lang w:val="en-GB"/>
              </w:rPr>
              <w:t>else</w:t>
            </w:r>
          </w:p>
          <w:p w14:paraId="171ED759" w14:textId="77777777" w:rsidR="00B77708" w:rsidRPr="00D822A3" w:rsidRDefault="00B77708">
            <w:pPr>
              <w:pStyle w:val="Code"/>
              <w:rPr>
                <w:lang w:val="en-GB"/>
              </w:rPr>
            </w:pPr>
            <w:r w:rsidRPr="00D822A3">
              <w:rPr>
                <w:lang w:val="en-GB"/>
              </w:rPr>
              <w:t xml:space="preserve">  ++b;</w:t>
            </w:r>
          </w:p>
          <w:p w14:paraId="15382602" w14:textId="77777777" w:rsidR="00B77708" w:rsidRPr="00D822A3" w:rsidRDefault="00B77708">
            <w:pPr>
              <w:pStyle w:val="Code"/>
              <w:rPr>
                <w:lang w:val="en-GB"/>
              </w:rPr>
            </w:pPr>
          </w:p>
        </w:tc>
        <w:tc>
          <w:tcPr>
            <w:tcW w:w="3117" w:type="dxa"/>
          </w:tcPr>
          <w:p w14:paraId="2616E8CE" w14:textId="77777777" w:rsidR="00B77708" w:rsidRPr="00D822A3" w:rsidRDefault="00B77708">
            <w:pPr>
              <w:pStyle w:val="Code"/>
              <w:rPr>
                <w:lang w:val="en-GB"/>
              </w:rPr>
            </w:pPr>
            <w:r w:rsidRPr="00D822A3">
              <w:rPr>
                <w:lang w:val="en-GB"/>
              </w:rPr>
              <w:lastRenderedPageBreak/>
              <w:t>1. if x &lt; y goto ?</w:t>
            </w:r>
          </w:p>
          <w:p w14:paraId="57EDE4A7" w14:textId="77777777" w:rsidR="00B77708" w:rsidRPr="00D822A3" w:rsidRDefault="00B77708">
            <w:pPr>
              <w:pStyle w:val="Code"/>
              <w:rPr>
                <w:lang w:val="en-GB"/>
              </w:rPr>
            </w:pPr>
            <w:r w:rsidRPr="00D822A3">
              <w:rPr>
                <w:lang w:val="en-GB"/>
              </w:rPr>
              <w:lastRenderedPageBreak/>
              <w:t>2. goto ?</w:t>
            </w:r>
          </w:p>
          <w:p w14:paraId="5C69AEE3" w14:textId="77777777" w:rsidR="00B77708" w:rsidRPr="00D822A3" w:rsidRDefault="00B77708">
            <w:pPr>
              <w:pStyle w:val="Code"/>
              <w:rPr>
                <w:lang w:val="en-GB"/>
              </w:rPr>
            </w:pPr>
            <w:r w:rsidRPr="00D822A3">
              <w:rPr>
                <w:lang w:val="en-GB"/>
              </w:rPr>
              <w:t>3. if a &lt; b goto ?</w:t>
            </w:r>
          </w:p>
          <w:p w14:paraId="5D671A99" w14:textId="77777777" w:rsidR="00B77708" w:rsidRPr="00D822A3" w:rsidRDefault="00B77708">
            <w:pPr>
              <w:pStyle w:val="Code"/>
              <w:rPr>
                <w:lang w:val="en-GB"/>
              </w:rPr>
            </w:pPr>
            <w:r w:rsidRPr="00D822A3">
              <w:rPr>
                <w:lang w:val="en-GB"/>
              </w:rPr>
              <w:t>4. goto ?</w:t>
            </w:r>
          </w:p>
          <w:p w14:paraId="57743B25" w14:textId="77777777" w:rsidR="00B77708" w:rsidRPr="00D822A3" w:rsidRDefault="00B77708">
            <w:pPr>
              <w:pStyle w:val="Code"/>
              <w:rPr>
                <w:lang w:val="en-GB"/>
              </w:rPr>
            </w:pPr>
            <w:r w:rsidRPr="00D822A3">
              <w:rPr>
                <w:lang w:val="en-GB"/>
              </w:rPr>
              <w:t>5. ++a</w:t>
            </w:r>
          </w:p>
          <w:p w14:paraId="210DD2EF" w14:textId="77777777" w:rsidR="00B77708" w:rsidRPr="00D822A3" w:rsidRDefault="00B77708">
            <w:pPr>
              <w:pStyle w:val="Code"/>
              <w:rPr>
                <w:lang w:val="en-GB"/>
              </w:rPr>
            </w:pPr>
            <w:r w:rsidRPr="00D822A3">
              <w:rPr>
                <w:lang w:val="en-GB"/>
              </w:rPr>
              <w:t>6. goto 3</w:t>
            </w:r>
          </w:p>
          <w:p w14:paraId="2A61E228" w14:textId="77777777" w:rsidR="00B77708" w:rsidRPr="00D822A3" w:rsidRDefault="00B77708">
            <w:pPr>
              <w:pStyle w:val="Code"/>
              <w:rPr>
                <w:lang w:val="en-GB"/>
              </w:rPr>
            </w:pPr>
            <w:r w:rsidRPr="00D822A3">
              <w:rPr>
                <w:lang w:val="en-GB"/>
              </w:rPr>
              <w:t>7. goto 9</w:t>
            </w:r>
          </w:p>
          <w:p w14:paraId="082DEF60" w14:textId="77777777" w:rsidR="00B77708" w:rsidRPr="00D822A3" w:rsidRDefault="00B77708">
            <w:pPr>
              <w:pStyle w:val="Code"/>
              <w:rPr>
                <w:lang w:val="en-GB"/>
              </w:rPr>
            </w:pPr>
            <w:r w:rsidRPr="00D822A3">
              <w:rPr>
                <w:lang w:val="en-GB"/>
              </w:rPr>
              <w:t>8. ++b</w:t>
            </w:r>
          </w:p>
          <w:p w14:paraId="6544FD5B" w14:textId="77777777" w:rsidR="00B77708" w:rsidRPr="00D822A3" w:rsidRDefault="00B77708">
            <w:pPr>
              <w:pStyle w:val="Code"/>
              <w:rPr>
                <w:lang w:val="en-GB"/>
              </w:rPr>
            </w:pPr>
            <w:r w:rsidRPr="00D822A3">
              <w:rPr>
                <w:lang w:val="en-GB"/>
              </w:rPr>
              <w:t>9. ...</w:t>
            </w:r>
          </w:p>
          <w:p w14:paraId="22B870D7" w14:textId="77777777" w:rsidR="00B77708" w:rsidRPr="00D822A3" w:rsidRDefault="00B77708">
            <w:pPr>
              <w:pStyle w:val="Code"/>
              <w:rPr>
                <w:lang w:val="en-GB"/>
              </w:rPr>
            </w:pPr>
          </w:p>
        </w:tc>
        <w:tc>
          <w:tcPr>
            <w:tcW w:w="3117" w:type="dxa"/>
            <w:hideMark/>
          </w:tcPr>
          <w:p w14:paraId="18CDA759" w14:textId="77777777" w:rsidR="00B77708" w:rsidRPr="00D822A3" w:rsidRDefault="00B77708">
            <w:pPr>
              <w:pStyle w:val="Code"/>
              <w:rPr>
                <w:lang w:val="en-GB"/>
              </w:rPr>
            </w:pPr>
            <w:r w:rsidRPr="00D822A3">
              <w:rPr>
                <w:lang w:val="en-GB"/>
              </w:rPr>
              <w:lastRenderedPageBreak/>
              <w:t>x &lt; y: true set: {1}</w:t>
            </w:r>
          </w:p>
          <w:p w14:paraId="2499C080" w14:textId="77777777" w:rsidR="00B77708" w:rsidRPr="00D822A3" w:rsidRDefault="00B77708">
            <w:pPr>
              <w:pStyle w:val="Code"/>
              <w:rPr>
                <w:lang w:val="en-GB"/>
              </w:rPr>
            </w:pPr>
            <w:r w:rsidRPr="00D822A3">
              <w:rPr>
                <w:lang w:val="en-GB"/>
              </w:rPr>
              <w:lastRenderedPageBreak/>
              <w:t xml:space="preserve">       false set: {2}</w:t>
            </w:r>
          </w:p>
          <w:p w14:paraId="397AA6B2" w14:textId="77777777" w:rsidR="00B77708" w:rsidRPr="00D822A3" w:rsidRDefault="00B77708">
            <w:pPr>
              <w:pStyle w:val="Code"/>
              <w:rPr>
                <w:lang w:val="en-GB"/>
              </w:rPr>
            </w:pPr>
            <w:r w:rsidRPr="00D822A3">
              <w:rPr>
                <w:lang w:val="en-GB"/>
              </w:rPr>
              <w:t>a &lt; b: true set: {3}</w:t>
            </w:r>
          </w:p>
          <w:p w14:paraId="3159DD59" w14:textId="77777777" w:rsidR="00B77708" w:rsidRPr="00D822A3" w:rsidRDefault="00B77708">
            <w:pPr>
              <w:pStyle w:val="Code"/>
              <w:rPr>
                <w:lang w:val="en-GB"/>
              </w:rPr>
            </w:pPr>
            <w:r w:rsidRPr="00D822A3">
              <w:rPr>
                <w:lang w:val="en-GB"/>
              </w:rPr>
              <w:t xml:space="preserve">       false set: {4}</w:t>
            </w:r>
          </w:p>
        </w:tc>
      </w:tr>
    </w:tbl>
    <w:p w14:paraId="4CF37242" w14:textId="77777777" w:rsidR="00B77708" w:rsidRPr="00D822A3" w:rsidRDefault="00B77708" w:rsidP="00B77708">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273220C" w14:textId="77777777" w:rsidR="00B77708" w:rsidRPr="00D822A3" w:rsidRDefault="00B77708" w:rsidP="00B77708">
      <w:pPr>
        <w:pStyle w:val="Code"/>
        <w:rPr>
          <w:lang w:val="en-GB"/>
        </w:rPr>
      </w:pPr>
      <w:r w:rsidRPr="00D822A3">
        <w:rPr>
          <w:lang w:val="en-GB"/>
        </w:rPr>
        <w:t>backpatch({1}, 3);</w:t>
      </w:r>
    </w:p>
    <w:p w14:paraId="05EDF88F" w14:textId="77777777" w:rsidR="00B77708" w:rsidRPr="00D822A3" w:rsidRDefault="00B77708" w:rsidP="00B77708">
      <w:pPr>
        <w:pStyle w:val="Code"/>
        <w:rPr>
          <w:lang w:val="en-GB"/>
        </w:rPr>
      </w:pPr>
      <w:r w:rsidRPr="00D822A3">
        <w:rPr>
          <w:lang w:val="en-GB"/>
        </w:rPr>
        <w:t>backpatch({2}, 8);</w:t>
      </w:r>
    </w:p>
    <w:p w14:paraId="15654365" w14:textId="77777777" w:rsidR="00B77708" w:rsidRPr="00D822A3" w:rsidRDefault="00B77708" w:rsidP="00B77708">
      <w:pPr>
        <w:pStyle w:val="Code"/>
        <w:rPr>
          <w:lang w:val="en-GB"/>
        </w:rPr>
      </w:pPr>
      <w:r w:rsidRPr="00D822A3">
        <w:rPr>
          <w:lang w:val="en-GB"/>
        </w:rPr>
        <w:t>backpatch({3}, 5);</w:t>
      </w:r>
    </w:p>
    <w:p w14:paraId="68D72B11" w14:textId="77777777" w:rsidR="00B77708" w:rsidRPr="00D822A3" w:rsidRDefault="00B77708" w:rsidP="00B77708">
      <w:pPr>
        <w:pStyle w:val="Code"/>
        <w:rPr>
          <w:lang w:val="en-GB"/>
        </w:rPr>
      </w:pPr>
      <w:r w:rsidRPr="00D822A3">
        <w:rPr>
          <w:lang w:val="en-GB"/>
        </w:rPr>
        <w:t>backpatch({4}, 7);</w:t>
      </w:r>
    </w:p>
    <w:p w14:paraId="219C1FEB" w14:textId="77777777" w:rsidR="00B77708" w:rsidRPr="00D822A3" w:rsidRDefault="00B77708" w:rsidP="00B77708">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36B9225D" w14:textId="77777777" w:rsidTr="00B77708">
        <w:tc>
          <w:tcPr>
            <w:tcW w:w="3116" w:type="dxa"/>
            <w:hideMark/>
          </w:tcPr>
          <w:p w14:paraId="7D812DB2" w14:textId="77777777" w:rsidR="00B77708" w:rsidRPr="00D822A3" w:rsidRDefault="00B77708">
            <w:pPr>
              <w:pStyle w:val="Code"/>
              <w:rPr>
                <w:lang w:val="en-GB"/>
              </w:rPr>
            </w:pPr>
            <w:r w:rsidRPr="00D822A3">
              <w:rPr>
                <w:lang w:val="en-GB"/>
              </w:rPr>
              <w:t>1. if x &lt; y goto 3</w:t>
            </w:r>
          </w:p>
          <w:p w14:paraId="5FC2EFC3" w14:textId="77777777" w:rsidR="00B77708" w:rsidRPr="00D822A3" w:rsidRDefault="00B77708">
            <w:pPr>
              <w:pStyle w:val="Code"/>
              <w:tabs>
                <w:tab w:val="left" w:pos="1620"/>
              </w:tabs>
              <w:rPr>
                <w:lang w:val="en-GB"/>
              </w:rPr>
            </w:pPr>
            <w:r w:rsidRPr="00D822A3">
              <w:rPr>
                <w:lang w:val="en-GB"/>
              </w:rPr>
              <w:t>2. goto 8</w:t>
            </w:r>
            <w:r w:rsidRPr="00D822A3">
              <w:rPr>
                <w:lang w:val="en-GB"/>
              </w:rPr>
              <w:tab/>
            </w:r>
          </w:p>
          <w:p w14:paraId="5474ED78" w14:textId="77777777" w:rsidR="00B77708" w:rsidRPr="00D822A3" w:rsidRDefault="00B77708">
            <w:pPr>
              <w:pStyle w:val="Code"/>
              <w:rPr>
                <w:lang w:val="en-GB"/>
              </w:rPr>
            </w:pPr>
            <w:r w:rsidRPr="00D822A3">
              <w:rPr>
                <w:lang w:val="en-GB"/>
              </w:rPr>
              <w:t>3. if a &lt; b goto 5</w:t>
            </w:r>
          </w:p>
          <w:p w14:paraId="24C7086F" w14:textId="77777777" w:rsidR="00B77708" w:rsidRPr="00D822A3" w:rsidRDefault="00B77708">
            <w:pPr>
              <w:pStyle w:val="Code"/>
              <w:rPr>
                <w:lang w:val="en-GB"/>
              </w:rPr>
            </w:pPr>
            <w:r w:rsidRPr="00D822A3">
              <w:rPr>
                <w:lang w:val="en-GB"/>
              </w:rPr>
              <w:t>4. goto 7</w:t>
            </w:r>
          </w:p>
          <w:p w14:paraId="029B5D20" w14:textId="77777777" w:rsidR="00B77708" w:rsidRPr="00D822A3" w:rsidRDefault="00B77708">
            <w:pPr>
              <w:pStyle w:val="Code"/>
              <w:rPr>
                <w:lang w:val="en-GB"/>
              </w:rPr>
            </w:pPr>
            <w:r w:rsidRPr="00D822A3">
              <w:rPr>
                <w:lang w:val="en-GB"/>
              </w:rPr>
              <w:t>5. ++a</w:t>
            </w:r>
          </w:p>
          <w:p w14:paraId="1D503D17" w14:textId="77777777" w:rsidR="00B77708" w:rsidRPr="00D822A3" w:rsidRDefault="00B77708">
            <w:pPr>
              <w:pStyle w:val="Code"/>
              <w:rPr>
                <w:lang w:val="en-GB"/>
              </w:rPr>
            </w:pPr>
            <w:r w:rsidRPr="00D822A3">
              <w:rPr>
                <w:lang w:val="en-GB"/>
              </w:rPr>
              <w:t>6. goto 3</w:t>
            </w:r>
          </w:p>
          <w:p w14:paraId="2A445222" w14:textId="77777777" w:rsidR="00B77708" w:rsidRPr="00D822A3" w:rsidRDefault="00B77708">
            <w:pPr>
              <w:pStyle w:val="Code"/>
              <w:rPr>
                <w:lang w:val="en-GB"/>
              </w:rPr>
            </w:pPr>
            <w:r w:rsidRPr="00D822A3">
              <w:rPr>
                <w:lang w:val="en-GB"/>
              </w:rPr>
              <w:t>7. goto 9</w:t>
            </w:r>
          </w:p>
          <w:p w14:paraId="1A0FA45E" w14:textId="77777777" w:rsidR="00B77708" w:rsidRPr="00D822A3" w:rsidRDefault="00B77708">
            <w:pPr>
              <w:pStyle w:val="Code"/>
              <w:rPr>
                <w:lang w:val="en-GB"/>
              </w:rPr>
            </w:pPr>
            <w:r w:rsidRPr="00D822A3">
              <w:rPr>
                <w:lang w:val="en-GB"/>
              </w:rPr>
              <w:t>8. ++b</w:t>
            </w:r>
          </w:p>
          <w:p w14:paraId="65215E99" w14:textId="77777777" w:rsidR="00B77708" w:rsidRPr="00D822A3" w:rsidRDefault="00B77708">
            <w:pPr>
              <w:pStyle w:val="Code"/>
              <w:rPr>
                <w:lang w:val="en-GB"/>
              </w:rPr>
            </w:pPr>
            <w:r w:rsidRPr="00D822A3">
              <w:rPr>
                <w:lang w:val="en-GB"/>
              </w:rPr>
              <w:t>9. ...</w:t>
            </w:r>
          </w:p>
        </w:tc>
        <w:tc>
          <w:tcPr>
            <w:tcW w:w="3117" w:type="dxa"/>
          </w:tcPr>
          <w:p w14:paraId="4C36F31D" w14:textId="77777777" w:rsidR="00B77708" w:rsidRPr="00D822A3" w:rsidRDefault="00B77708">
            <w:pPr>
              <w:pStyle w:val="Code"/>
              <w:rPr>
                <w:lang w:val="en-GB"/>
              </w:rPr>
            </w:pPr>
          </w:p>
        </w:tc>
        <w:tc>
          <w:tcPr>
            <w:tcW w:w="3117" w:type="dxa"/>
          </w:tcPr>
          <w:p w14:paraId="73199013" w14:textId="77777777" w:rsidR="00B77708" w:rsidRPr="00D822A3" w:rsidRDefault="00B77708">
            <w:pPr>
              <w:pStyle w:val="Code"/>
              <w:rPr>
                <w:lang w:val="en-GB"/>
              </w:rPr>
            </w:pPr>
          </w:p>
        </w:tc>
      </w:tr>
    </w:tbl>
    <w:p w14:paraId="77680E31" w14:textId="1964C701" w:rsidR="00B77708" w:rsidRPr="00D822A3" w:rsidRDefault="00B77708" w:rsidP="00B77708">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64EB4CE4" w14:textId="77777777" w:rsidTr="00B77708">
        <w:tc>
          <w:tcPr>
            <w:tcW w:w="3116" w:type="dxa"/>
            <w:hideMark/>
          </w:tcPr>
          <w:p w14:paraId="6DF567C8" w14:textId="77777777" w:rsidR="00B77708" w:rsidRPr="00D822A3" w:rsidRDefault="00B77708">
            <w:pPr>
              <w:pStyle w:val="Code"/>
              <w:rPr>
                <w:lang w:val="en-GB"/>
              </w:rPr>
            </w:pPr>
            <w:r w:rsidRPr="00D822A3">
              <w:rPr>
                <w:lang w:val="en-GB"/>
              </w:rPr>
              <w:t>1. if x &gt;= y goto 5</w:t>
            </w:r>
          </w:p>
          <w:p w14:paraId="7A9B58C4" w14:textId="77777777" w:rsidR="00B77708" w:rsidRPr="00D822A3" w:rsidRDefault="00B77708">
            <w:pPr>
              <w:pStyle w:val="Code"/>
              <w:rPr>
                <w:lang w:val="en-GB"/>
              </w:rPr>
            </w:pPr>
            <w:r w:rsidRPr="00D822A3">
              <w:rPr>
                <w:lang w:val="en-GB"/>
              </w:rPr>
              <w:t>2. if a &gt;= b goto 6</w:t>
            </w:r>
          </w:p>
          <w:p w14:paraId="34A953CF" w14:textId="77777777" w:rsidR="00B77708" w:rsidRPr="00D822A3" w:rsidRDefault="00B77708">
            <w:pPr>
              <w:pStyle w:val="Code"/>
              <w:rPr>
                <w:lang w:val="en-GB"/>
              </w:rPr>
            </w:pPr>
            <w:r w:rsidRPr="00D822A3">
              <w:rPr>
                <w:lang w:val="en-GB"/>
              </w:rPr>
              <w:t>3. ++a</w:t>
            </w:r>
          </w:p>
          <w:p w14:paraId="5F0108BC" w14:textId="77777777" w:rsidR="00B77708" w:rsidRPr="00D822A3" w:rsidRDefault="00B77708">
            <w:pPr>
              <w:pStyle w:val="Code"/>
              <w:rPr>
                <w:lang w:val="en-GB"/>
              </w:rPr>
            </w:pPr>
            <w:r w:rsidRPr="00D822A3">
              <w:rPr>
                <w:lang w:val="en-GB"/>
              </w:rPr>
              <w:t>4. goto 2</w:t>
            </w:r>
          </w:p>
          <w:p w14:paraId="45B8FAA6" w14:textId="77777777" w:rsidR="00B77708" w:rsidRPr="00D822A3" w:rsidRDefault="00B77708">
            <w:pPr>
              <w:pStyle w:val="Code"/>
              <w:rPr>
                <w:lang w:val="en-GB"/>
              </w:rPr>
            </w:pPr>
            <w:r w:rsidRPr="00D822A3">
              <w:rPr>
                <w:lang w:val="en-GB"/>
              </w:rPr>
              <w:t>5. ++b</w:t>
            </w:r>
          </w:p>
          <w:p w14:paraId="647490CA" w14:textId="77777777" w:rsidR="00B77708" w:rsidRPr="00D822A3" w:rsidRDefault="00B77708">
            <w:pPr>
              <w:pStyle w:val="Code"/>
              <w:rPr>
                <w:lang w:val="en-GB"/>
              </w:rPr>
            </w:pPr>
            <w:r w:rsidRPr="00D822A3">
              <w:rPr>
                <w:lang w:val="en-GB"/>
              </w:rPr>
              <w:t>6. ...</w:t>
            </w:r>
          </w:p>
        </w:tc>
        <w:tc>
          <w:tcPr>
            <w:tcW w:w="3117" w:type="dxa"/>
          </w:tcPr>
          <w:p w14:paraId="66E37118" w14:textId="77777777" w:rsidR="00B77708" w:rsidRPr="00D822A3" w:rsidRDefault="00B77708">
            <w:pPr>
              <w:pStyle w:val="Code"/>
              <w:rPr>
                <w:lang w:val="en-GB"/>
              </w:rPr>
            </w:pPr>
          </w:p>
        </w:tc>
        <w:tc>
          <w:tcPr>
            <w:tcW w:w="3117" w:type="dxa"/>
          </w:tcPr>
          <w:p w14:paraId="3E768C25" w14:textId="77777777" w:rsidR="00B77708" w:rsidRPr="00D822A3" w:rsidRDefault="00B77708">
            <w:pPr>
              <w:pStyle w:val="Code"/>
              <w:rPr>
                <w:lang w:val="en-GB"/>
              </w:rPr>
            </w:pPr>
          </w:p>
        </w:tc>
      </w:tr>
    </w:tbl>
    <w:p w14:paraId="31F1C4C9" w14:textId="77777777" w:rsidR="00B77708" w:rsidRPr="00D822A3" w:rsidRDefault="00B77708" w:rsidP="00B77708">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B363219" w14:textId="77777777" w:rsidTr="00B77708">
        <w:tc>
          <w:tcPr>
            <w:tcW w:w="3116" w:type="dxa"/>
            <w:hideMark/>
          </w:tcPr>
          <w:p w14:paraId="23171376" w14:textId="77777777" w:rsidR="00B77708" w:rsidRPr="00D822A3" w:rsidRDefault="00B77708">
            <w:pPr>
              <w:pStyle w:val="Code"/>
              <w:rPr>
                <w:lang w:val="en-GB"/>
              </w:rPr>
            </w:pPr>
            <w:r w:rsidRPr="00D822A3">
              <w:rPr>
                <w:lang w:val="en-GB"/>
              </w:rPr>
              <w:t>if ((a &lt; b) &amp;&amp; (c &lt; d))</w:t>
            </w:r>
          </w:p>
          <w:p w14:paraId="4752516F" w14:textId="77777777" w:rsidR="00B77708" w:rsidRPr="00D822A3" w:rsidRDefault="00B77708">
            <w:pPr>
              <w:pStyle w:val="Code"/>
              <w:rPr>
                <w:lang w:val="en-GB"/>
              </w:rPr>
            </w:pPr>
            <w:r w:rsidRPr="00D822A3">
              <w:rPr>
                <w:lang w:val="en-GB"/>
              </w:rPr>
              <w:t xml:space="preserve">  ++a;</w:t>
            </w:r>
          </w:p>
          <w:p w14:paraId="3C0AF8AD" w14:textId="77777777" w:rsidR="00B77708" w:rsidRPr="00D822A3" w:rsidRDefault="00B77708">
            <w:pPr>
              <w:pStyle w:val="Code"/>
              <w:rPr>
                <w:lang w:val="en-GB"/>
              </w:rPr>
            </w:pPr>
            <w:r w:rsidRPr="00D822A3">
              <w:rPr>
                <w:lang w:val="en-GB"/>
              </w:rPr>
              <w:t xml:space="preserve">else </w:t>
            </w:r>
          </w:p>
          <w:p w14:paraId="0BF2C72A" w14:textId="77777777" w:rsidR="00B77708" w:rsidRPr="00D822A3" w:rsidRDefault="00B77708">
            <w:pPr>
              <w:pStyle w:val="Code"/>
              <w:rPr>
                <w:lang w:val="en-GB"/>
              </w:rPr>
            </w:pPr>
            <w:r w:rsidRPr="00D822A3">
              <w:rPr>
                <w:lang w:val="en-GB"/>
              </w:rPr>
              <w:t xml:space="preserve">  ++b;</w:t>
            </w:r>
          </w:p>
        </w:tc>
        <w:tc>
          <w:tcPr>
            <w:tcW w:w="3117" w:type="dxa"/>
            <w:hideMark/>
          </w:tcPr>
          <w:p w14:paraId="7BCF4037" w14:textId="77777777" w:rsidR="00B77708" w:rsidRPr="00D822A3" w:rsidRDefault="00B77708">
            <w:pPr>
              <w:pStyle w:val="Code"/>
              <w:rPr>
                <w:lang w:val="en-GB"/>
              </w:rPr>
            </w:pPr>
            <w:r w:rsidRPr="00D822A3">
              <w:rPr>
                <w:lang w:val="en-GB"/>
              </w:rPr>
              <w:t>1. if a &lt; b goto ?</w:t>
            </w:r>
          </w:p>
          <w:p w14:paraId="58DF7364" w14:textId="77777777" w:rsidR="00B77708" w:rsidRPr="00D822A3" w:rsidRDefault="00B77708">
            <w:pPr>
              <w:pStyle w:val="Code"/>
              <w:rPr>
                <w:lang w:val="en-GB"/>
              </w:rPr>
            </w:pPr>
            <w:r w:rsidRPr="00D822A3">
              <w:rPr>
                <w:lang w:val="en-GB"/>
              </w:rPr>
              <w:t>2. goto ?</w:t>
            </w:r>
          </w:p>
          <w:p w14:paraId="0F5AB572" w14:textId="77777777" w:rsidR="00B77708" w:rsidRPr="00D822A3" w:rsidRDefault="00B77708">
            <w:pPr>
              <w:pStyle w:val="Code"/>
              <w:rPr>
                <w:lang w:val="en-GB"/>
              </w:rPr>
            </w:pPr>
            <w:r w:rsidRPr="00D822A3">
              <w:rPr>
                <w:lang w:val="en-GB"/>
              </w:rPr>
              <w:t>3. if c &lt; d goto ?</w:t>
            </w:r>
          </w:p>
          <w:p w14:paraId="25EFA265" w14:textId="77777777" w:rsidR="00B77708" w:rsidRPr="00D822A3" w:rsidRDefault="00B77708">
            <w:pPr>
              <w:pStyle w:val="Code"/>
              <w:rPr>
                <w:lang w:val="en-GB"/>
              </w:rPr>
            </w:pPr>
            <w:r w:rsidRPr="00D822A3">
              <w:rPr>
                <w:lang w:val="en-GB"/>
              </w:rPr>
              <w:t>4. goto ?</w:t>
            </w:r>
          </w:p>
          <w:p w14:paraId="7535B735" w14:textId="77777777" w:rsidR="00B77708" w:rsidRPr="00D822A3" w:rsidRDefault="00B77708">
            <w:pPr>
              <w:pStyle w:val="Code"/>
              <w:rPr>
                <w:lang w:val="en-GB"/>
              </w:rPr>
            </w:pPr>
            <w:r w:rsidRPr="00D822A3">
              <w:rPr>
                <w:lang w:val="en-GB"/>
              </w:rPr>
              <w:t>5. ++a</w:t>
            </w:r>
          </w:p>
          <w:p w14:paraId="28C26723" w14:textId="77777777" w:rsidR="00B77708" w:rsidRPr="00D822A3" w:rsidRDefault="00B77708">
            <w:pPr>
              <w:pStyle w:val="Code"/>
              <w:rPr>
                <w:lang w:val="en-GB"/>
              </w:rPr>
            </w:pPr>
            <w:r w:rsidRPr="00D822A3">
              <w:rPr>
                <w:lang w:val="en-GB"/>
              </w:rPr>
              <w:t>6. goto 7</w:t>
            </w:r>
          </w:p>
          <w:p w14:paraId="44FB7F5C" w14:textId="77777777" w:rsidR="00B77708" w:rsidRPr="00D822A3" w:rsidRDefault="00B77708">
            <w:pPr>
              <w:pStyle w:val="Code"/>
              <w:rPr>
                <w:lang w:val="en-GB"/>
              </w:rPr>
            </w:pPr>
            <w:r w:rsidRPr="00D822A3">
              <w:rPr>
                <w:lang w:val="en-GB"/>
              </w:rPr>
              <w:t>7. ++b</w:t>
            </w:r>
          </w:p>
          <w:p w14:paraId="7F51B77F" w14:textId="77777777" w:rsidR="00B77708" w:rsidRPr="00D822A3" w:rsidRDefault="00B77708">
            <w:pPr>
              <w:pStyle w:val="Code"/>
              <w:rPr>
                <w:lang w:val="en-GB"/>
              </w:rPr>
            </w:pPr>
            <w:r w:rsidRPr="00D822A3">
              <w:rPr>
                <w:lang w:val="en-GB"/>
              </w:rPr>
              <w:t>8. ...</w:t>
            </w:r>
          </w:p>
        </w:tc>
        <w:tc>
          <w:tcPr>
            <w:tcW w:w="3117" w:type="dxa"/>
          </w:tcPr>
          <w:p w14:paraId="7CF9837C" w14:textId="77777777" w:rsidR="00B77708" w:rsidRPr="00D822A3" w:rsidRDefault="00B77708">
            <w:pPr>
              <w:pStyle w:val="Code"/>
              <w:rPr>
                <w:lang w:val="en-GB"/>
              </w:rPr>
            </w:pPr>
          </w:p>
        </w:tc>
      </w:tr>
    </w:tbl>
    <w:p w14:paraId="392C9AE9" w14:textId="77777777" w:rsidR="00B77708" w:rsidRPr="00D822A3" w:rsidRDefault="00B77708" w:rsidP="00B77708">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A8AA41E" w14:textId="77777777" w:rsidTr="00B77708">
        <w:tc>
          <w:tcPr>
            <w:tcW w:w="3116" w:type="dxa"/>
            <w:hideMark/>
          </w:tcPr>
          <w:p w14:paraId="7F3FAE76" w14:textId="77777777" w:rsidR="00B77708" w:rsidRPr="00D822A3" w:rsidRDefault="00B77708">
            <w:pPr>
              <w:pStyle w:val="Code"/>
              <w:rPr>
                <w:lang w:val="en-GB"/>
              </w:rPr>
            </w:pPr>
            <w:r w:rsidRPr="00D822A3">
              <w:rPr>
                <w:lang w:val="en-GB"/>
              </w:rPr>
              <w:t>1. if a &lt; b goto 3</w:t>
            </w:r>
          </w:p>
          <w:p w14:paraId="4914F28E" w14:textId="77777777" w:rsidR="00B77708" w:rsidRPr="00D822A3" w:rsidRDefault="00B77708">
            <w:pPr>
              <w:pStyle w:val="Code"/>
              <w:rPr>
                <w:lang w:val="en-GB"/>
              </w:rPr>
            </w:pPr>
            <w:r w:rsidRPr="00D822A3">
              <w:rPr>
                <w:lang w:val="en-GB"/>
              </w:rPr>
              <w:lastRenderedPageBreak/>
              <w:t>2. goto ?</w:t>
            </w:r>
          </w:p>
          <w:p w14:paraId="43AA1E02" w14:textId="77777777" w:rsidR="00B77708" w:rsidRPr="00D822A3" w:rsidRDefault="00B77708">
            <w:pPr>
              <w:pStyle w:val="Code"/>
              <w:rPr>
                <w:lang w:val="en-GB"/>
              </w:rPr>
            </w:pPr>
            <w:r w:rsidRPr="00D822A3">
              <w:rPr>
                <w:lang w:val="en-GB"/>
              </w:rPr>
              <w:t>3. if c &lt; d goto ?</w:t>
            </w:r>
          </w:p>
          <w:p w14:paraId="704E0632" w14:textId="77777777" w:rsidR="00B77708" w:rsidRPr="00D822A3" w:rsidRDefault="00B77708">
            <w:pPr>
              <w:pStyle w:val="Code"/>
              <w:rPr>
                <w:lang w:val="en-GB"/>
              </w:rPr>
            </w:pPr>
            <w:r w:rsidRPr="00D822A3">
              <w:rPr>
                <w:lang w:val="en-GB"/>
              </w:rPr>
              <w:t>4. goto ?</w:t>
            </w:r>
          </w:p>
          <w:p w14:paraId="7C509356" w14:textId="77777777" w:rsidR="00B77708" w:rsidRPr="00D822A3" w:rsidRDefault="00B77708">
            <w:pPr>
              <w:pStyle w:val="Code"/>
              <w:rPr>
                <w:lang w:val="en-GB"/>
              </w:rPr>
            </w:pPr>
            <w:r w:rsidRPr="00D822A3">
              <w:rPr>
                <w:lang w:val="en-GB"/>
              </w:rPr>
              <w:t>5. ++a</w:t>
            </w:r>
          </w:p>
          <w:p w14:paraId="3A314F17" w14:textId="77777777" w:rsidR="00B77708" w:rsidRPr="00D822A3" w:rsidRDefault="00B77708">
            <w:pPr>
              <w:pStyle w:val="Code"/>
              <w:rPr>
                <w:lang w:val="en-GB"/>
              </w:rPr>
            </w:pPr>
            <w:r w:rsidRPr="00D822A3">
              <w:rPr>
                <w:lang w:val="en-GB"/>
              </w:rPr>
              <w:t>6. goto 7</w:t>
            </w:r>
          </w:p>
          <w:p w14:paraId="10B40125" w14:textId="77777777" w:rsidR="00B77708" w:rsidRPr="00D822A3" w:rsidRDefault="00B77708">
            <w:pPr>
              <w:pStyle w:val="Code"/>
              <w:rPr>
                <w:lang w:val="en-GB"/>
              </w:rPr>
            </w:pPr>
            <w:r w:rsidRPr="00D822A3">
              <w:rPr>
                <w:lang w:val="en-GB"/>
              </w:rPr>
              <w:t>7. ++b</w:t>
            </w:r>
          </w:p>
        </w:tc>
        <w:tc>
          <w:tcPr>
            <w:tcW w:w="3117" w:type="dxa"/>
            <w:hideMark/>
          </w:tcPr>
          <w:p w14:paraId="649CAF79" w14:textId="77777777" w:rsidR="00B77708" w:rsidRPr="00D822A3" w:rsidRDefault="00B77708">
            <w:pPr>
              <w:pStyle w:val="Code"/>
              <w:rPr>
                <w:lang w:val="en-GB"/>
              </w:rPr>
            </w:pPr>
            <w:r w:rsidRPr="00D822A3">
              <w:rPr>
                <w:lang w:val="en-GB"/>
              </w:rPr>
              <w:lastRenderedPageBreak/>
              <w:t>true set: {3}</w:t>
            </w:r>
          </w:p>
          <w:p w14:paraId="6A049649" w14:textId="77777777" w:rsidR="00B77708" w:rsidRPr="00D822A3" w:rsidRDefault="00B77708">
            <w:pPr>
              <w:pStyle w:val="Code"/>
              <w:rPr>
                <w:lang w:val="en-GB"/>
              </w:rPr>
            </w:pPr>
            <w:r w:rsidRPr="00D822A3">
              <w:rPr>
                <w:lang w:val="en-GB"/>
              </w:rPr>
              <w:lastRenderedPageBreak/>
              <w:t>false set: {2, 4}</w:t>
            </w:r>
          </w:p>
        </w:tc>
        <w:tc>
          <w:tcPr>
            <w:tcW w:w="3117" w:type="dxa"/>
          </w:tcPr>
          <w:p w14:paraId="4D066CD9" w14:textId="77777777" w:rsidR="00B77708" w:rsidRPr="00D822A3" w:rsidRDefault="00B77708">
            <w:pPr>
              <w:pStyle w:val="Code"/>
              <w:rPr>
                <w:lang w:val="en-GB"/>
              </w:rPr>
            </w:pPr>
          </w:p>
        </w:tc>
      </w:tr>
    </w:tbl>
    <w:p w14:paraId="03C6B9DD" w14:textId="77777777" w:rsidR="00B77708" w:rsidRPr="00D822A3" w:rsidRDefault="00B77708" w:rsidP="00B77708">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7CD10B2" w14:textId="77777777" w:rsidTr="00B77708">
        <w:tc>
          <w:tcPr>
            <w:tcW w:w="3116" w:type="dxa"/>
            <w:hideMark/>
          </w:tcPr>
          <w:p w14:paraId="79D51824" w14:textId="77777777" w:rsidR="00B77708" w:rsidRPr="00D822A3" w:rsidRDefault="00B77708">
            <w:pPr>
              <w:pStyle w:val="Code"/>
              <w:rPr>
                <w:lang w:val="en-GB"/>
              </w:rPr>
            </w:pPr>
            <w:r w:rsidRPr="00D822A3">
              <w:rPr>
                <w:lang w:val="en-GB"/>
              </w:rPr>
              <w:t>if ((a &lt; b) || (c &lt; d))</w:t>
            </w:r>
          </w:p>
          <w:p w14:paraId="7F0C1A81" w14:textId="77777777" w:rsidR="00B77708" w:rsidRPr="00D822A3" w:rsidRDefault="00B77708">
            <w:pPr>
              <w:pStyle w:val="Code"/>
              <w:rPr>
                <w:lang w:val="en-GB"/>
              </w:rPr>
            </w:pPr>
            <w:r w:rsidRPr="00D822A3">
              <w:rPr>
                <w:lang w:val="en-GB"/>
              </w:rPr>
              <w:t xml:space="preserve">  ++a;</w:t>
            </w:r>
          </w:p>
          <w:p w14:paraId="0E61C9C4" w14:textId="77777777" w:rsidR="00B77708" w:rsidRPr="00D822A3" w:rsidRDefault="00B77708">
            <w:pPr>
              <w:pStyle w:val="Code"/>
              <w:rPr>
                <w:lang w:val="en-GB"/>
              </w:rPr>
            </w:pPr>
            <w:r w:rsidRPr="00D822A3">
              <w:rPr>
                <w:lang w:val="en-GB"/>
              </w:rPr>
              <w:t xml:space="preserve">else </w:t>
            </w:r>
          </w:p>
          <w:p w14:paraId="58862444" w14:textId="77777777" w:rsidR="00B77708" w:rsidRPr="00D822A3" w:rsidRDefault="00B77708">
            <w:pPr>
              <w:pStyle w:val="Code"/>
              <w:rPr>
                <w:lang w:val="en-GB"/>
              </w:rPr>
            </w:pPr>
            <w:r w:rsidRPr="00D822A3">
              <w:rPr>
                <w:lang w:val="en-GB"/>
              </w:rPr>
              <w:t xml:space="preserve">  ++b;</w:t>
            </w:r>
          </w:p>
        </w:tc>
        <w:tc>
          <w:tcPr>
            <w:tcW w:w="3117" w:type="dxa"/>
            <w:hideMark/>
          </w:tcPr>
          <w:p w14:paraId="2D2A2A28" w14:textId="77777777" w:rsidR="00B77708" w:rsidRPr="00D822A3" w:rsidRDefault="00B77708">
            <w:pPr>
              <w:pStyle w:val="Code"/>
              <w:rPr>
                <w:lang w:val="en-GB"/>
              </w:rPr>
            </w:pPr>
            <w:r w:rsidRPr="00D822A3">
              <w:rPr>
                <w:lang w:val="en-GB"/>
              </w:rPr>
              <w:t>1. if a &lt; b goto ?</w:t>
            </w:r>
          </w:p>
          <w:p w14:paraId="45A0181F" w14:textId="77777777" w:rsidR="00B77708" w:rsidRPr="00D822A3" w:rsidRDefault="00B77708">
            <w:pPr>
              <w:pStyle w:val="Code"/>
              <w:rPr>
                <w:lang w:val="en-GB"/>
              </w:rPr>
            </w:pPr>
            <w:r w:rsidRPr="00D822A3">
              <w:rPr>
                <w:lang w:val="en-GB"/>
              </w:rPr>
              <w:t>2. goto 3</w:t>
            </w:r>
          </w:p>
          <w:p w14:paraId="29CA4411" w14:textId="77777777" w:rsidR="00B77708" w:rsidRPr="00D822A3" w:rsidRDefault="00B77708">
            <w:pPr>
              <w:pStyle w:val="Code"/>
              <w:rPr>
                <w:lang w:val="en-GB"/>
              </w:rPr>
            </w:pPr>
            <w:r w:rsidRPr="00D822A3">
              <w:rPr>
                <w:lang w:val="en-GB"/>
              </w:rPr>
              <w:t>3. if c &lt; d goto ?</w:t>
            </w:r>
          </w:p>
          <w:p w14:paraId="4FA1FBBE" w14:textId="77777777" w:rsidR="00B77708" w:rsidRPr="00D822A3" w:rsidRDefault="00B77708">
            <w:pPr>
              <w:pStyle w:val="Code"/>
              <w:rPr>
                <w:lang w:val="en-GB"/>
              </w:rPr>
            </w:pPr>
            <w:r w:rsidRPr="00D822A3">
              <w:rPr>
                <w:lang w:val="en-GB"/>
              </w:rPr>
              <w:t>4. goto ?</w:t>
            </w:r>
          </w:p>
          <w:p w14:paraId="14439160" w14:textId="77777777" w:rsidR="00B77708" w:rsidRPr="00D822A3" w:rsidRDefault="00B77708">
            <w:pPr>
              <w:pStyle w:val="Code"/>
              <w:rPr>
                <w:lang w:val="en-GB"/>
              </w:rPr>
            </w:pPr>
            <w:r w:rsidRPr="00D822A3">
              <w:rPr>
                <w:lang w:val="en-GB"/>
              </w:rPr>
              <w:t>5. ++a</w:t>
            </w:r>
          </w:p>
          <w:p w14:paraId="7F2CD22F" w14:textId="77777777" w:rsidR="00B77708" w:rsidRPr="00D822A3" w:rsidRDefault="00B77708">
            <w:pPr>
              <w:pStyle w:val="Code"/>
              <w:rPr>
                <w:lang w:val="en-GB"/>
              </w:rPr>
            </w:pPr>
            <w:r w:rsidRPr="00D822A3">
              <w:rPr>
                <w:lang w:val="en-GB"/>
              </w:rPr>
              <w:t>6. goto 7</w:t>
            </w:r>
          </w:p>
          <w:p w14:paraId="75884BC2" w14:textId="77777777" w:rsidR="00B77708" w:rsidRPr="00D822A3" w:rsidRDefault="00B77708">
            <w:pPr>
              <w:pStyle w:val="Code"/>
              <w:rPr>
                <w:lang w:val="en-GB"/>
              </w:rPr>
            </w:pPr>
            <w:r w:rsidRPr="00D822A3">
              <w:rPr>
                <w:lang w:val="en-GB"/>
              </w:rPr>
              <w:t>7. ++b</w:t>
            </w:r>
          </w:p>
          <w:p w14:paraId="08CF46E5" w14:textId="77777777" w:rsidR="00B77708" w:rsidRPr="00D822A3" w:rsidRDefault="00B77708">
            <w:pPr>
              <w:pStyle w:val="Code"/>
              <w:rPr>
                <w:lang w:val="en-GB"/>
              </w:rPr>
            </w:pPr>
            <w:r w:rsidRPr="00D822A3">
              <w:rPr>
                <w:lang w:val="en-GB"/>
              </w:rPr>
              <w:t>8. ...</w:t>
            </w:r>
          </w:p>
        </w:tc>
        <w:tc>
          <w:tcPr>
            <w:tcW w:w="3117" w:type="dxa"/>
            <w:hideMark/>
          </w:tcPr>
          <w:p w14:paraId="12DF6495" w14:textId="77777777" w:rsidR="00B77708" w:rsidRPr="00D822A3" w:rsidRDefault="00B77708">
            <w:pPr>
              <w:pStyle w:val="Code"/>
              <w:rPr>
                <w:lang w:val="en-GB"/>
              </w:rPr>
            </w:pPr>
            <w:r w:rsidRPr="00D822A3">
              <w:rPr>
                <w:lang w:val="en-GB"/>
              </w:rPr>
              <w:t>true set: {1, 3}</w:t>
            </w:r>
          </w:p>
          <w:p w14:paraId="1F22741C" w14:textId="77777777" w:rsidR="00B77708" w:rsidRPr="00D822A3" w:rsidRDefault="00B77708">
            <w:pPr>
              <w:pStyle w:val="Code"/>
              <w:rPr>
                <w:lang w:val="en-GB"/>
              </w:rPr>
            </w:pPr>
            <w:r w:rsidRPr="00D822A3">
              <w:rPr>
                <w:lang w:val="en-GB"/>
              </w:rPr>
              <w:t>false set: {4}</w:t>
            </w:r>
          </w:p>
        </w:tc>
      </w:tr>
    </w:tbl>
    <w:p w14:paraId="26983A1A" w14:textId="77777777" w:rsidR="00B77708" w:rsidRPr="00D822A3" w:rsidRDefault="00B77708" w:rsidP="00B77708">
      <w:pPr>
        <w:rPr>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Pr="00D822A3" w:rsidRDefault="009D3EA8" w:rsidP="009D3EA8">
      <w:pPr>
        <w:pStyle w:val="Rubrik3"/>
        <w:numPr>
          <w:ilvl w:val="2"/>
          <w:numId w:val="145"/>
        </w:numPr>
        <w:rPr>
          <w:lang w:val="en-GB"/>
        </w:rPr>
      </w:pPr>
      <w:bookmarkStart w:id="140" w:name="_Toc54119864"/>
      <w:r w:rsidRPr="00D822A3">
        <w:rPr>
          <w:lang w:val="en-GB"/>
        </w:rPr>
        <w:t>Header Rules</w:t>
      </w:r>
      <w:bookmarkEnd w:id="140"/>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1" w:name="_Toc54119865"/>
      <w:r w:rsidRPr="00D822A3">
        <w:rPr>
          <w:lang w:val="en-GB"/>
        </w:rPr>
        <w:t xml:space="preserve">The </w:t>
      </w:r>
      <w:r w:rsidR="004B7BC0" w:rsidRPr="00D822A3">
        <w:rPr>
          <w:lang w:val="en-GB"/>
        </w:rPr>
        <w:t>Switch S</w:t>
      </w:r>
      <w:r w:rsidRPr="00D822A3">
        <w:rPr>
          <w:lang w:val="en-GB"/>
        </w:rPr>
        <w:t>tatement</w:t>
      </w:r>
      <w:bookmarkEnd w:id="141"/>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lastRenderedPageBreak/>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lastRenderedPageBreak/>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2" w:name="_Toc54119866"/>
      <w:r w:rsidRPr="00D822A3">
        <w:rPr>
          <w:highlight w:val="white"/>
          <w:lang w:val="en-GB"/>
        </w:rPr>
        <w:t>The Case Statement</w:t>
      </w:r>
      <w:bookmarkEnd w:id="142"/>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lastRenderedPageBreak/>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3" w:name="_Toc54119867"/>
      <w:r w:rsidRPr="00D822A3">
        <w:rPr>
          <w:lang w:val="en-GB"/>
        </w:rPr>
        <w:t>The Default Statement</w:t>
      </w:r>
      <w:bookmarkEnd w:id="143"/>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lastRenderedPageBreak/>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4" w:name="_Toc54119868"/>
      <w:r w:rsidRPr="00D822A3">
        <w:rPr>
          <w:lang w:val="en-GB"/>
        </w:rPr>
        <w:t>The While Statement</w:t>
      </w:r>
      <w:bookmarkEnd w:id="144"/>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lastRenderedPageBreak/>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5" w:name="_Toc54119869"/>
      <w:r w:rsidRPr="00D822A3">
        <w:rPr>
          <w:lang w:val="en-GB"/>
        </w:rPr>
        <w:t>The Do Statement</w:t>
      </w:r>
      <w:bookmarkEnd w:id="145"/>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lastRenderedPageBreak/>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46" w:name="_Toc54119870"/>
      <w:r w:rsidRPr="00D822A3">
        <w:rPr>
          <w:lang w:val="en-GB"/>
        </w:rPr>
        <w:t>The For Statement</w:t>
      </w:r>
      <w:bookmarkEnd w:id="146"/>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lastRenderedPageBreak/>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lastRenderedPageBreak/>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47" w:name="_Toc54119871"/>
      <w:r w:rsidRPr="00D822A3">
        <w:rPr>
          <w:lang w:val="en-GB"/>
        </w:rPr>
        <w:t>Label and Goto Statement</w:t>
      </w:r>
      <w:bookmarkEnd w:id="147"/>
    </w:p>
    <w:p w14:paraId="3D4A6642" w14:textId="0A759161"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D6FCA" w:rsidRPr="00D822A3">
        <w:rPr>
          <w:rStyle w:val="Fotnotsreferens"/>
          <w:lang w:val="en-GB"/>
        </w:rPr>
        <w:footnoteReference w:id="1"/>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48" w:name="_Toc54119872"/>
      <w:r w:rsidRPr="00D822A3">
        <w:rPr>
          <w:lang w:val="en-GB"/>
        </w:rPr>
        <w:lastRenderedPageBreak/>
        <w:t>Return Statement</w:t>
      </w:r>
      <w:bookmarkEnd w:id="148"/>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49" w:name="_Toc54119873"/>
      <w:r w:rsidRPr="00D822A3">
        <w:rPr>
          <w:lang w:val="en-GB"/>
        </w:rPr>
        <w:t>Optional Expression Statement</w:t>
      </w:r>
      <w:bookmarkEnd w:id="149"/>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0" w:name="_Toc54119874"/>
      <w:r w:rsidRPr="00D822A3">
        <w:rPr>
          <w:lang w:val="en-GB"/>
        </w:rPr>
        <w:t>Block Statement</w:t>
      </w:r>
      <w:bookmarkEnd w:id="150"/>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1" w:name="_Toc54119875"/>
      <w:r w:rsidRPr="00D822A3">
        <w:rPr>
          <w:lang w:val="en-GB"/>
        </w:rPr>
        <w:t>Declaration Statement</w:t>
      </w:r>
      <w:bookmarkEnd w:id="151"/>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2" w:name="_Toc54119876"/>
      <w:r w:rsidRPr="00D822A3">
        <w:rPr>
          <w:lang w:val="en-GB"/>
        </w:rPr>
        <w:t>Jump Register Statements</w:t>
      </w:r>
      <w:bookmarkEnd w:id="152"/>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3" w:name="_Toc54119877"/>
      <w:r w:rsidRPr="00D822A3">
        <w:rPr>
          <w:lang w:val="en-GB"/>
        </w:rPr>
        <w:lastRenderedPageBreak/>
        <w:t>Interrupt Statements</w:t>
      </w:r>
      <w:bookmarkEnd w:id="153"/>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4" w:name="_Toc54119878"/>
      <w:r w:rsidRPr="00D822A3">
        <w:rPr>
          <w:lang w:val="en-GB"/>
        </w:rPr>
        <w:t>System Call Statements</w:t>
      </w:r>
      <w:bookmarkEnd w:id="154"/>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5" w:name="_Toc54119879"/>
      <w:r w:rsidRPr="00D822A3">
        <w:rPr>
          <w:lang w:val="en-GB"/>
        </w:rPr>
        <w:t>Expression</w:t>
      </w:r>
      <w:r w:rsidR="00FE4E0C" w:rsidRPr="00D822A3">
        <w:rPr>
          <w:lang w:val="en-GB"/>
        </w:rPr>
        <w:t>s</w:t>
      </w:r>
      <w:bookmarkEnd w:id="155"/>
    </w:p>
    <w:p w14:paraId="298A0F95" w14:textId="4EBCD3E4"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The </w:t>
      </w:r>
      <w:r w:rsidR="00373613" w:rsidRPr="00D822A3">
        <w:rPr>
          <w:lang w:val="en-GB"/>
        </w:rPr>
        <w:t>idea</w:t>
      </w:r>
      <w:r w:rsidR="001E1CBA" w:rsidRPr="00D822A3">
        <w:rPr>
          <w:lang w:val="en-GB"/>
        </w:rPr>
        <w:t xml:space="preserve"> is that we start with the expression of lowest </w:t>
      </w:r>
      <w:r w:rsidR="00073CA8" w:rsidRPr="00D822A3">
        <w:rPr>
          <w:lang w:val="en-GB"/>
        </w:rPr>
        <w:t>precedence and</w:t>
      </w:r>
      <w:r w:rsidR="001E1CBA" w:rsidRPr="00D822A3">
        <w:rPr>
          <w:lang w:val="en-GB"/>
        </w:rPr>
        <w:t xml:space="preserve"> add a new rule for each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2C06405C" w:rsidR="00A963C6" w:rsidRPr="00D822A3" w:rsidRDefault="00A604FA" w:rsidP="00A604FA">
      <w:pPr>
        <w:rPr>
          <w:highlight w:val="white"/>
          <w:lang w:val="en-GB"/>
        </w:rPr>
      </w:pPr>
      <w:r w:rsidRPr="00D822A3">
        <w:rPr>
          <w:highlight w:val="white"/>
          <w:lang w:val="en-GB"/>
        </w:rPr>
        <w:t>An expression may be an assignment</w:t>
      </w:r>
      <w:r w:rsidR="00B02A39" w:rsidRPr="00D822A3">
        <w:rPr>
          <w:highlight w:val="white"/>
          <w:lang w:val="en-GB"/>
        </w:rPr>
        <w:t xml:space="preserve"> </w:t>
      </w:r>
      <w:r w:rsidRPr="00D822A3">
        <w:rPr>
          <w:highlight w:val="white"/>
          <w:lang w:val="en-GB"/>
        </w:rPr>
        <w:t>expression or two expression</w:t>
      </w:r>
      <w:r w:rsidR="00322B02" w:rsidRPr="00D822A3">
        <w:rPr>
          <w:highlight w:val="white"/>
          <w:lang w:val="en-GB"/>
        </w:rPr>
        <w:t>s</w:t>
      </w:r>
      <w:r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lastRenderedPageBreak/>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4105EB56" w:rsidR="00322B02" w:rsidRPr="00D822A3" w:rsidRDefault="00322B02" w:rsidP="00152085">
      <w:pPr>
        <w:pStyle w:val="Code"/>
        <w:rPr>
          <w:highlight w:val="white"/>
          <w:lang w:val="en-GB"/>
        </w:rPr>
      </w:pPr>
      <w:r w:rsidRPr="00D822A3">
        <w:rPr>
          <w:highlight w:val="white"/>
          <w:lang w:val="en-GB"/>
        </w:rPr>
        <w:t xml:space="preserve"> </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56" w:name="_Toc54119880"/>
      <w:r w:rsidRPr="00D822A3">
        <w:rPr>
          <w:lang w:val="en-GB"/>
        </w:rPr>
        <w:t xml:space="preserve">The </w:t>
      </w:r>
      <w:r w:rsidR="009E1435" w:rsidRPr="00D822A3">
        <w:rPr>
          <w:lang w:val="en-GB"/>
        </w:rPr>
        <w:t>Assignment Expression</w:t>
      </w:r>
      <w:bookmarkEnd w:id="156"/>
    </w:p>
    <w:p w14:paraId="13D84E3A" w14:textId="77777777" w:rsidR="000126E8" w:rsidRPr="00D822A3" w:rsidRDefault="000126E8" w:rsidP="000126E8">
      <w:pPr>
        <w:rPr>
          <w:color w:val="auto"/>
          <w:lang w:val="en-GB"/>
        </w:rPr>
      </w:pPr>
      <w:r w:rsidRPr="00D822A3">
        <w:rPr>
          <w:lang w:val="en-GB"/>
        </w:rP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7628D8AE" w:rsidR="002C375A" w:rsidRPr="00D822A3" w:rsidRDefault="002C375A" w:rsidP="002C375A">
      <w:pPr>
        <w:rPr>
          <w:lang w:val="en-GB"/>
        </w:rPr>
      </w:pPr>
      <w:r w:rsidRPr="00D822A3">
        <w:rPr>
          <w:lang w:val="en-GB"/>
        </w:rPr>
        <w:t xml:space="preserve">An assignment expression can be condition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0285807F" w14:textId="4EF4A2B0" w:rsidR="00104DCC" w:rsidRPr="00D822A3" w:rsidRDefault="00104DCC" w:rsidP="00104DCC">
      <w:pPr>
        <w:rPr>
          <w:highlight w:val="white"/>
          <w:lang w:val="en-GB"/>
        </w:rPr>
      </w:pPr>
      <w:r w:rsidRPr="00D822A3">
        <w:rPr>
          <w:highlight w:val="white"/>
          <w:lang w:val="en-GB"/>
        </w:rPr>
        <w:t>In case of compound assignment, we call the matching method to perform the operation, and</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6880D6F4" w:rsidR="00BF71E1" w:rsidRPr="00D822A3" w:rsidRDefault="00E73D68" w:rsidP="00333B23">
      <w:pPr>
        <w:rPr>
          <w:highlight w:val="white"/>
          <w:lang w:val="en-GB"/>
        </w:rPr>
      </w:pPr>
      <w:r w:rsidRPr="00D822A3">
        <w:rPr>
          <w:highlight w:val="white"/>
          <w:lang w:val="en-GB"/>
        </w:rPr>
        <w:lastRenderedPageBreak/>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 Assignment 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278D5E66" w14:textId="54FB4CCD" w:rsidR="00E56320" w:rsidRPr="00D822A3" w:rsidRDefault="00A564E2" w:rsidP="00A564E2">
      <w:pPr>
        <w:rPr>
          <w:highlight w:val="white"/>
          <w:lang w:val="en-GB"/>
        </w:rPr>
      </w:pPr>
      <w:r w:rsidRPr="00D822A3">
        <w:rPr>
          <w:highlight w:val="white"/>
          <w:lang w:val="en-GB"/>
        </w:rPr>
        <w:t>In cases of system calls, a specific register is assigned a value.</w:t>
      </w:r>
    </w:p>
    <w:p w14:paraId="756B2599" w14:textId="77777777"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36B98C45"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77777777" w:rsidR="00E56320" w:rsidRPr="00D822A3" w:rsidRDefault="00E56320" w:rsidP="00E56320">
      <w:pPr>
        <w:pStyle w:val="Code"/>
        <w:rPr>
          <w:highlight w:val="white"/>
          <w:lang w:val="en-GB"/>
        </w:rPr>
      </w:pPr>
      <w:r w:rsidRPr="00D822A3">
        <w:rPr>
          <w:highlight w:val="white"/>
          <w:lang w:val="en-GB"/>
        </w:rPr>
        <w:t xml:space="preserve">        List&lt;MiddleCode&gt; codeList = new List&lt;MiddleCode&gt;();</w:t>
      </w:r>
    </w:p>
    <w:p w14:paraId="6AB91FBF" w14:textId="50196E8A" w:rsidR="00E56320" w:rsidRPr="00D822A3" w:rsidRDefault="00E56320" w:rsidP="00E56320">
      <w:pPr>
        <w:pStyle w:val="Code"/>
        <w:rPr>
          <w:highlight w:val="white"/>
          <w:lang w:val="en-GB"/>
        </w:rPr>
      </w:pPr>
      <w:r w:rsidRPr="00D822A3">
        <w:rPr>
          <w:highlight w:val="white"/>
          <w:lang w:val="en-GB"/>
        </w:rPr>
        <w:t xml:space="preserve">        codeList.AddRange(rightExpression.LongList);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77777777" w:rsidR="00F909F8" w:rsidRPr="00D822A3" w:rsidRDefault="00E56320" w:rsidP="00E56320">
      <w:pPr>
        <w:pStyle w:val="Code"/>
        <w:rPr>
          <w:highlight w:val="white"/>
          <w:lang w:val="en-GB"/>
        </w:rPr>
      </w:pPr>
      <w:r w:rsidRPr="00D822A3">
        <w:rPr>
          <w:highlight w:val="white"/>
          <w:lang w:val="en-GB"/>
        </w:rPr>
        <w:t xml:space="preserve">        AddMiddleCode(codeList,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192EC3E7" w:rsidR="0021676F" w:rsidRPr="00D822A3" w:rsidRDefault="004801D9" w:rsidP="003E5CB4">
      <w:pPr>
        <w:rPr>
          <w:highlight w:val="white"/>
          <w:lang w:val="en-GB"/>
        </w:rPr>
      </w:pPr>
      <w:r w:rsidRPr="00D822A3">
        <w:rPr>
          <w:highlight w:val="white"/>
          <w:lang w:val="en-GB"/>
        </w:rPr>
        <w:lastRenderedPageBreak/>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final</w:t>
      </w:r>
      <w:r w:rsidR="003E5CB4" w:rsidRPr="00D822A3">
        <w:rPr>
          <w:highlight w:val="white"/>
          <w:lang w:val="en-GB"/>
        </w:rPr>
        <w:t xml:space="preserve"> expression.</w:t>
      </w:r>
    </w:p>
    <w:p w14:paraId="3CF3853B" w14:textId="77777777" w:rsidR="00E56320" w:rsidRPr="00D822A3" w:rsidRDefault="00E56320" w:rsidP="00E56320">
      <w:pPr>
        <w:pStyle w:val="Code"/>
        <w:rPr>
          <w:highlight w:val="white"/>
          <w:lang w:val="en-GB"/>
        </w:rPr>
      </w:pPr>
      <w:r w:rsidRPr="00D822A3">
        <w:rPr>
          <w:highlight w:val="white"/>
          <w:lang w:val="en-GB"/>
        </w:rPr>
        <w:t xml:space="preserve">        return (new Expression(rightExpression.Symbol, codeList, codeList));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77777777" w:rsidR="00974137" w:rsidRPr="00D822A3" w:rsidRDefault="00974137" w:rsidP="00974137">
      <w:pPr>
        <w:pStyle w:val="Code"/>
        <w:rPr>
          <w:highlight w:val="white"/>
          <w:lang w:val="en-GB"/>
        </w:rPr>
      </w:pPr>
      <w:r w:rsidRPr="00D822A3">
        <w:rPr>
          <w:highlight w:val="white"/>
          <w:lang w:val="en-GB"/>
        </w:rPr>
        <w:t xml:space="preserve">        List&lt;MiddleCode&gt; codeList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77777777" w:rsidR="00974137" w:rsidRPr="00D822A3" w:rsidRDefault="00974137" w:rsidP="00974137">
      <w:pPr>
        <w:pStyle w:val="Code"/>
        <w:rPr>
          <w:highlight w:val="white"/>
          <w:lang w:val="en-GB"/>
        </w:rPr>
      </w:pPr>
      <w:r w:rsidRPr="00D822A3">
        <w:rPr>
          <w:highlight w:val="white"/>
          <w:lang w:val="en-GB"/>
        </w:rPr>
        <w:t xml:space="preserve">          codeList.AddRange(leftExpression.LongList);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77777777" w:rsidR="00974137" w:rsidRPr="00D822A3" w:rsidRDefault="00974137" w:rsidP="00974137">
      <w:pPr>
        <w:pStyle w:val="Code"/>
        <w:rPr>
          <w:highlight w:val="white"/>
          <w:lang w:val="en-GB"/>
        </w:rPr>
      </w:pPr>
      <w:r w:rsidRPr="00D822A3">
        <w:rPr>
          <w:highlight w:val="white"/>
          <w:lang w:val="en-GB"/>
        </w:rPr>
        <w:t xml:space="preserve">        codeList.AddRange(rightExpression.LongList);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83C4FDD" w:rsidR="00974137" w:rsidRPr="00D822A3" w:rsidRDefault="00974137" w:rsidP="00974137">
      <w:pPr>
        <w:pStyle w:val="Code"/>
        <w:rPr>
          <w:highlight w:val="white"/>
          <w:lang w:val="en-GB"/>
        </w:rPr>
      </w:pPr>
      <w:r w:rsidRPr="00D822A3">
        <w:rPr>
          <w:highlight w:val="white"/>
          <w:lang w:val="en-GB"/>
        </w:rPr>
        <w:t xml:space="preserve">          shortList.AddRange(codeList);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codeList));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lastRenderedPageBreak/>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6EFC2A73"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codeList, codeList));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57" w:name="_Toc54119881"/>
      <w:r w:rsidRPr="00D822A3">
        <w:rPr>
          <w:lang w:val="en-GB"/>
        </w:rPr>
        <w:t>The Condition Expression</w:t>
      </w:r>
      <w:bookmarkEnd w:id="157"/>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3FC9C071" w:rsidR="008234C7" w:rsidRPr="00D822A3" w:rsidRDefault="008234C7" w:rsidP="008234C7">
      <w:pPr>
        <w:pStyle w:val="Code"/>
        <w:rPr>
          <w:highlight w:val="white"/>
          <w:lang w:val="en-GB"/>
        </w:rPr>
      </w:pPr>
      <w:r w:rsidRPr="00D822A3">
        <w:rPr>
          <w:highlight w:val="white"/>
          <w:lang w:val="en-GB"/>
        </w:rPr>
        <w:t xml:space="preserve">                                                 Expression trueExpression,</w:t>
      </w:r>
    </w:p>
    <w:p w14:paraId="5FF4F895" w14:textId="49FEC2F4" w:rsidR="008234C7" w:rsidRPr="00D822A3" w:rsidRDefault="008234C7" w:rsidP="008234C7">
      <w:pPr>
        <w:pStyle w:val="Code"/>
        <w:rPr>
          <w:highlight w:val="white"/>
          <w:lang w:val="en-GB"/>
        </w:rPr>
      </w:pP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lastRenderedPageBreak/>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lastRenderedPageBreak/>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58" w:name="_Toc54119882"/>
      <w:r w:rsidRPr="00D822A3">
        <w:rPr>
          <w:lang w:val="en-GB"/>
        </w:rPr>
        <w:lastRenderedPageBreak/>
        <w:t>Constant Expression</w:t>
      </w:r>
      <w:bookmarkEnd w:id="158"/>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59" w:name="_Toc54119883"/>
      <w:r w:rsidRPr="00D822A3">
        <w:rPr>
          <w:lang w:val="en-GB"/>
        </w:rPr>
        <w:t>Logical Expression</w:t>
      </w:r>
      <w:r w:rsidR="00F4495B" w:rsidRPr="00D822A3">
        <w:rPr>
          <w:lang w:val="en-GB"/>
        </w:rPr>
        <w:t>s</w:t>
      </w:r>
      <w:bookmarkEnd w:id="159"/>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lastRenderedPageBreak/>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lastRenderedPageBreak/>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0" w:name="_Toc54119884"/>
      <w:r w:rsidRPr="00D822A3">
        <w:rPr>
          <w:highlight w:val="white"/>
          <w:lang w:val="en-GB"/>
        </w:rPr>
        <w:t>Bitwise Expression</w:t>
      </w:r>
      <w:r w:rsidR="00A26FB4" w:rsidRPr="00D822A3">
        <w:rPr>
          <w:highlight w:val="white"/>
          <w:lang w:val="en-GB"/>
        </w:rPr>
        <w:t>s</w:t>
      </w:r>
      <w:bookmarkEnd w:id="160"/>
    </w:p>
    <w:p w14:paraId="77CB902D" w14:textId="56CA34D5"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inclucise-or</w:t>
      </w:r>
      <w:r w:rsidRPr="00D822A3">
        <w:rPr>
          <w:lang w:val="en-GB"/>
        </w:rPr>
        <w:t xml:space="preserve">, </w:t>
      </w:r>
      <w:r w:rsidRPr="00D822A3">
        <w:rPr>
          <w:rStyle w:val="CodeInText"/>
          <w:lang w:val="en-GB"/>
        </w:rPr>
        <w:t>exclusive-or</w:t>
      </w:r>
      <w:r w:rsidRPr="00D822A3">
        <w:rPr>
          <w:lang w:val="en-GB"/>
        </w:rPr>
        <w:t xml:space="preserve"> 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0F3FD1B5"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D822A3">
        <w:rPr>
          <w:highlight w:val="white"/>
          <w:lang w:val="en-GB"/>
        </w:rPr>
        <w:t xml:space="preserve">or: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D822A3">
        <w:rPr>
          <w:highlight w:val="white"/>
          <w:lang w:val="en-GB"/>
        </w:rPr>
        <w:t xml:space="preserve">xor: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D822A3">
        <w:rPr>
          <w:highlight w:val="white"/>
          <w:lang w:val="en-GB"/>
        </w:rPr>
        <w:t xml:space="preserve">and: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lastRenderedPageBreak/>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77777777" w:rsidR="000843D9" w:rsidRPr="00D822A3" w:rsidRDefault="000843D9" w:rsidP="000843D9">
      <w:pPr>
        <w:rPr>
          <w:highlight w:val="white"/>
          <w:lang w:val="en-GB"/>
        </w:rPr>
      </w:pPr>
      <w:r w:rsidRPr="00D822A3">
        <w:rPr>
          <w:highlight w:val="white"/>
          <w:lang w:val="en-GB"/>
        </w:rPr>
        <w:t>If the expresion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lastRenderedPageBreak/>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1" w:name="_Toc54119885"/>
      <w:bookmarkEnd w:id="40"/>
      <w:r w:rsidRPr="00D822A3">
        <w:rPr>
          <w:lang w:val="en-GB"/>
        </w:rPr>
        <w:t>Shift Expression</w:t>
      </w:r>
      <w:bookmarkEnd w:id="161"/>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77777777" w:rsidR="001E5001" w:rsidRPr="00D822A3" w:rsidRDefault="001E5001" w:rsidP="001E5001">
      <w:pPr>
        <w:rPr>
          <w:highlight w:val="white"/>
          <w:lang w:val="en-GB"/>
        </w:rPr>
      </w:pPr>
      <w:r w:rsidRPr="00D822A3">
        <w:rPr>
          <w:highlight w:val="white"/>
          <w:lang w:val="en-GB"/>
        </w:rPr>
        <w:t>First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lastRenderedPageBreak/>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2" w:name="_Toc54119886"/>
      <w:r w:rsidRPr="00D822A3">
        <w:rPr>
          <w:lang w:val="en-GB"/>
        </w:rPr>
        <w:t>Equality and Relation Expressions</w:t>
      </w:r>
      <w:bookmarkEnd w:id="162"/>
    </w:p>
    <w:p w14:paraId="738AC9CC" w14:textId="6EB02F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4442D5" w:rsidRPr="00D822A3">
        <w:rPr>
          <w:lang w:val="en-GB"/>
        </w:rPr>
        <w:t xml:space="preserve"> </w:t>
      </w:r>
      <w:r w:rsidR="00683F88" w:rsidRPr="00D822A3">
        <w:rPr>
          <w:lang w:val="en-GB"/>
        </w:rPr>
        <w:t xml:space="preserve">All arithmetic and pointer </w:t>
      </w:r>
      <w:r w:rsidR="004442D5" w:rsidRPr="00D822A3">
        <w:rPr>
          <w:lang w:val="en-GB"/>
        </w:rPr>
        <w:t>values</w:t>
      </w:r>
      <w:r w:rsidR="00683F88" w:rsidRPr="00D822A3">
        <w:rPr>
          <w:lang w:val="en-GB"/>
        </w:rPr>
        <w:t xml:space="preserve"> can be compared with relation operators.</w:t>
      </w:r>
      <w:r w:rsidR="00D76F88" w:rsidRPr="00D822A3">
        <w:rPr>
          <w:lang w:val="en-GB"/>
        </w:rPr>
        <w:t xml:space="preserve"> The equality operators have higher precedence than the relation operators, but they </w:t>
      </w:r>
      <w:r w:rsidR="0045761E" w:rsidRPr="00D822A3">
        <w:rPr>
          <w:lang w:val="en-GB"/>
        </w:rPr>
        <w:t>call the same method</w:t>
      </w:r>
      <w:r w:rsidR="00BC714C" w:rsidRPr="00D822A3">
        <w:rPr>
          <w:lang w:val="en-GB"/>
        </w:rPr>
        <w:t>:</w:t>
      </w:r>
      <w:r w:rsidR="00F96374" w:rsidRPr="00D822A3">
        <w:rPr>
          <w:lang w:val="en-GB"/>
        </w:rPr>
        <w:t xml:space="preserve">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lastRenderedPageBreak/>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3" w:name="_Toc54119887"/>
      <w:r w:rsidRPr="00D822A3">
        <w:rPr>
          <w:lang w:val="en-GB"/>
        </w:rPr>
        <w:t xml:space="preserve">Addition </w:t>
      </w:r>
      <w:r w:rsidR="009D2617" w:rsidRPr="00D822A3">
        <w:rPr>
          <w:lang w:val="en-GB"/>
        </w:rPr>
        <w:t xml:space="preserve">and Subtraction </w:t>
      </w:r>
      <w:r w:rsidRPr="00D822A3">
        <w:rPr>
          <w:lang w:val="en-GB"/>
        </w:rPr>
        <w:t>Expression</w:t>
      </w:r>
      <w:bookmarkEnd w:id="163"/>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lastRenderedPageBreak/>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lastRenderedPageBreak/>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lastRenderedPageBreak/>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lastRenderedPageBreak/>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4" w:name="_Toc54119888"/>
      <w:r w:rsidRPr="00D822A3">
        <w:rPr>
          <w:highlight w:val="white"/>
          <w:lang w:val="en-GB"/>
        </w:rPr>
        <w:t>Multiplication Expressions</w:t>
      </w:r>
      <w:bookmarkEnd w:id="164"/>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3AE327E1" w14:textId="77777777" w:rsidR="008D5C9C" w:rsidRPr="00D822A3" w:rsidRDefault="008D5C9C" w:rsidP="008D5C9C">
      <w:pPr>
        <w:pStyle w:val="Code"/>
        <w:rPr>
          <w:highlight w:val="white"/>
          <w:lang w:val="en-GB"/>
        </w:rPr>
      </w:pPr>
      <w:r w:rsidRPr="00D822A3">
        <w:rPr>
          <w:highlight w:val="white"/>
          <w:lang w:val="en-GB"/>
        </w:rPr>
        <w:t xml:space="preserve">      if (MiddleCode.IsModulo(middleOp))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lastRenderedPageBreak/>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65" w:name="_Toc54119889"/>
      <w:r w:rsidRPr="00D822A3">
        <w:rPr>
          <w:lang w:val="en-GB"/>
        </w:rPr>
        <w:t>Cast</w:t>
      </w:r>
      <w:r w:rsidR="00F158B0" w:rsidRPr="00D822A3">
        <w:rPr>
          <w:lang w:val="en-GB"/>
        </w:rPr>
        <w:t xml:space="preserve"> Expressions</w:t>
      </w:r>
      <w:bookmarkEnd w:id="165"/>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lastRenderedPageBreak/>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66" w:name="_Toc54119890"/>
      <w:r w:rsidRPr="00D822A3">
        <w:rPr>
          <w:lang w:val="en-GB"/>
        </w:rPr>
        <w:t>Prefix Expression</w:t>
      </w:r>
      <w:bookmarkEnd w:id="166"/>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77777777" w:rsidR="00636360" w:rsidRPr="00D822A3" w:rsidRDefault="00636360" w:rsidP="00636360">
      <w:pPr>
        <w:pStyle w:val="Liststycke"/>
        <w:numPr>
          <w:ilvl w:val="0"/>
          <w:numId w:val="148"/>
        </w:numPr>
        <w:spacing w:line="256" w:lineRule="auto"/>
        <w:rPr>
          <w:lang w:val="en-GB"/>
        </w:rPr>
      </w:pPr>
      <w:r w:rsidRPr="00D822A3">
        <w:rPr>
          <w:lang w:val="en-GB"/>
        </w:rPr>
        <w:t>The dereferenceence operator</w:t>
      </w:r>
    </w:p>
    <w:p w14:paraId="37D9CCAC" w14:textId="1684234A" w:rsidR="00516130" w:rsidRPr="00D822A3" w:rsidRDefault="00ED52B2" w:rsidP="006342B0">
      <w:pPr>
        <w:pStyle w:val="Rubrik3"/>
        <w:rPr>
          <w:lang w:val="en-GB"/>
        </w:rPr>
      </w:pPr>
      <w:bookmarkStart w:id="167" w:name="_Toc54119891"/>
      <w:r w:rsidRPr="00D822A3">
        <w:rPr>
          <w:lang w:val="en-GB"/>
        </w:rPr>
        <w:t xml:space="preserve">Unary Addition </w:t>
      </w:r>
      <w:r w:rsidR="006342B0" w:rsidRPr="00D822A3">
        <w:rPr>
          <w:lang w:val="en-GB"/>
        </w:rPr>
        <w:t>Expressions</w:t>
      </w:r>
      <w:bookmarkEnd w:id="167"/>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68" w:name="_Toc54119892"/>
      <w:r w:rsidRPr="00D822A3">
        <w:rPr>
          <w:highlight w:val="white"/>
          <w:lang w:val="en-GB"/>
        </w:rPr>
        <w:t>Logical Not Expression</w:t>
      </w:r>
      <w:bookmarkEnd w:id="168"/>
    </w:p>
    <w:p w14:paraId="7CE7C86D" w14:textId="77777777" w:rsidR="00C63ED3" w:rsidRPr="00D822A3" w:rsidRDefault="00C63ED3" w:rsidP="00C63ED3">
      <w:pPr>
        <w:rPr>
          <w:lang w:val="en-GB"/>
        </w:rPr>
      </w:pPr>
      <w:r w:rsidRPr="00D822A3">
        <w:rPr>
          <w:lang w:val="en-GB"/>
        </w:rPr>
        <w:t>The logical-not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lastRenderedPageBreak/>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3BE1D030" w:rsidR="0090411D" w:rsidRPr="00D822A3" w:rsidRDefault="0090411D" w:rsidP="0090411D">
      <w:pPr>
        <w:pStyle w:val="Rubrik3"/>
        <w:rPr>
          <w:highlight w:val="white"/>
          <w:lang w:val="en-GB"/>
        </w:rPr>
      </w:pPr>
      <w:bookmarkStart w:id="169" w:name="_Toc54119893"/>
      <w:r w:rsidRPr="00D822A3">
        <w:rPr>
          <w:highlight w:val="white"/>
          <w:lang w:val="en-GB"/>
        </w:rPr>
        <w:t>Bitwise Not Expression</w:t>
      </w:r>
      <w:bookmarkEnd w:id="169"/>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0" w:name="_Toc5411989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0"/>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lastRenderedPageBreak/>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1" w:name="_Toc54119895"/>
      <w:r w:rsidRPr="00D822A3">
        <w:rPr>
          <w:highlight w:val="white"/>
          <w:lang w:val="en-GB"/>
        </w:rPr>
        <w:t>Address Expression</w:t>
      </w:r>
      <w:bookmarkEnd w:id="171"/>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lastRenderedPageBreak/>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2" w:name="_Toc54119896"/>
      <w:r w:rsidRPr="00D822A3">
        <w:rPr>
          <w:highlight w:val="white"/>
          <w:lang w:val="en-GB"/>
        </w:rPr>
        <w:t>Dereference</w:t>
      </w:r>
      <w:r w:rsidR="00B47577" w:rsidRPr="00D822A3">
        <w:rPr>
          <w:highlight w:val="white"/>
          <w:lang w:val="en-GB"/>
        </w:rPr>
        <w:t xml:space="preserve"> Expression</w:t>
      </w:r>
      <w:bookmarkEnd w:id="172"/>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3" w:name="_Toc54119897"/>
      <w:r w:rsidRPr="00D822A3">
        <w:rPr>
          <w:highlight w:val="white"/>
          <w:lang w:val="en-GB"/>
        </w:rPr>
        <w:t>Prefix Increment and Decrement Expression</w:t>
      </w:r>
      <w:bookmarkEnd w:id="173"/>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w:t>
      </w:r>
      <w:r w:rsidRPr="00D822A3">
        <w:rPr>
          <w:highlight w:val="white"/>
          <w:lang w:val="en-GB"/>
        </w:rPr>
        <w:lastRenderedPageBreak/>
        <w:t xml:space="preserve">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lastRenderedPageBreak/>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4" w:name="_Toc54119898"/>
      <w:r w:rsidRPr="00D822A3">
        <w:rPr>
          <w:highlight w:val="white"/>
          <w:lang w:val="en-GB"/>
        </w:rPr>
        <w:t>Postfix Increment and Decrement Expression</w:t>
      </w:r>
      <w:bookmarkEnd w:id="174"/>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lastRenderedPageBreak/>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75" w:name="_Toc54119899"/>
      <w:r w:rsidRPr="00D822A3">
        <w:rPr>
          <w:highlight w:val="white"/>
          <w:lang w:val="en-GB"/>
        </w:rPr>
        <w:t>Arrow Expression</w:t>
      </w:r>
      <w:bookmarkEnd w:id="175"/>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lastRenderedPageBreak/>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76" w:name="_Toc54119900"/>
      <w:r w:rsidRPr="00D822A3">
        <w:rPr>
          <w:highlight w:val="white"/>
          <w:lang w:val="en-GB"/>
        </w:rPr>
        <w:t>Index Expression</w:t>
      </w:r>
      <w:bookmarkEnd w:id="176"/>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lastRenderedPageBreak/>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77" w:name="_Toc54119901"/>
      <w:r w:rsidRPr="00D822A3">
        <w:rPr>
          <w:highlight w:val="white"/>
          <w:lang w:val="en-GB"/>
        </w:rPr>
        <w:t>Dot Expression</w:t>
      </w:r>
      <w:bookmarkEnd w:id="177"/>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lastRenderedPageBreak/>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78" w:name="_Toc54119902"/>
      <w:r w:rsidRPr="00D822A3">
        <w:rPr>
          <w:highlight w:val="white"/>
          <w:lang w:val="en-GB"/>
        </w:rPr>
        <w:t>Function Call Expression</w:t>
      </w:r>
      <w:bookmarkEnd w:id="178"/>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lastRenderedPageBreak/>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79" w:name="_Toc54119903"/>
      <w:r w:rsidRPr="00D822A3">
        <w:rPr>
          <w:lang w:val="en-GB"/>
        </w:rPr>
        <w:t>Argument Expression List</w:t>
      </w:r>
      <w:bookmarkEnd w:id="179"/>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0" w:name="_Toc54119904"/>
      <w:r w:rsidRPr="00D822A3">
        <w:rPr>
          <w:highlight w:val="white"/>
          <w:lang w:val="en-GB"/>
        </w:rPr>
        <w:t>Primary Expressions</w:t>
      </w:r>
      <w:bookmarkEnd w:id="180"/>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lastRenderedPageBreak/>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2E9FDD18" w14:textId="77777777" w:rsidR="00D56E7A" w:rsidRPr="00D822A3" w:rsidRDefault="00D56E7A" w:rsidP="00D56E7A">
      <w:pPr>
        <w:pStyle w:val="Code"/>
        <w:rPr>
          <w:highlight w:val="white"/>
          <w:lang w:val="en-GB"/>
        </w:rPr>
      </w:pPr>
    </w:p>
    <w:p w14:paraId="15903A13" w14:textId="77777777" w:rsidR="006342B0" w:rsidRPr="00D822A3" w:rsidRDefault="006342B0" w:rsidP="006342B0">
      <w:pPr>
        <w:pStyle w:val="CodeHeader"/>
        <w:rPr>
          <w:lang w:val="en-GB"/>
        </w:rPr>
      </w:pPr>
    </w:p>
    <w:p w14:paraId="68010F1B" w14:textId="77777777" w:rsidR="006342B0" w:rsidRPr="00D822A3" w:rsidRDefault="006342B0" w:rsidP="006342B0">
      <w:pPr>
        <w:rPr>
          <w:lang w:val="en-GB"/>
        </w:rPr>
      </w:pPr>
    </w:p>
    <w:p w14:paraId="0D1CD23A" w14:textId="77777777" w:rsidR="00516130" w:rsidRPr="00D822A3" w:rsidRDefault="00516130" w:rsidP="0062119D">
      <w:pPr>
        <w:pStyle w:val="CodeHeader"/>
        <w:rPr>
          <w:lang w:val="en-GB"/>
        </w:rPr>
      </w:pPr>
    </w:p>
    <w:p w14:paraId="5D591A53" w14:textId="77777777" w:rsidR="00516130" w:rsidRPr="00D822A3" w:rsidRDefault="00516130" w:rsidP="0062119D">
      <w:pPr>
        <w:pStyle w:val="CodeHeader"/>
        <w:rPr>
          <w:lang w:val="en-GB"/>
        </w:rPr>
      </w:pPr>
    </w:p>
    <w:p w14:paraId="31B55F07" w14:textId="77777777" w:rsidR="00516130" w:rsidRPr="00D822A3" w:rsidRDefault="00516130" w:rsidP="0062119D">
      <w:pPr>
        <w:pStyle w:val="CodeHeader"/>
        <w:rPr>
          <w:lang w:val="en-GB"/>
        </w:rPr>
      </w:pPr>
    </w:p>
    <w:p w14:paraId="4C1945D4" w14:textId="77777777" w:rsidR="00516130" w:rsidRPr="00D822A3" w:rsidRDefault="00516130" w:rsidP="0062119D">
      <w:pPr>
        <w:pStyle w:val="CodeHeader"/>
        <w:rPr>
          <w:lang w:val="en-GB"/>
        </w:rPr>
      </w:pPr>
    </w:p>
    <w:p w14:paraId="7B154EC6" w14:textId="3404CC8F" w:rsidR="0062119D" w:rsidRPr="00D822A3" w:rsidRDefault="0062119D" w:rsidP="0062119D">
      <w:pPr>
        <w:pStyle w:val="CodeHeader"/>
        <w:rPr>
          <w:lang w:val="en-GB"/>
        </w:rPr>
      </w:pPr>
      <w:r w:rsidRPr="00D822A3">
        <w:rPr>
          <w:lang w:val="en-GB"/>
        </w:rPr>
        <w:t>MainParser.gppg</w:t>
      </w:r>
    </w:p>
    <w:p w14:paraId="1538D0D6" w14:textId="1682EDD1" w:rsidR="004743B6" w:rsidRPr="00D822A3" w:rsidRDefault="004743B6" w:rsidP="006A31DF">
      <w:pPr>
        <w:pStyle w:val="Rubrik1"/>
        <w:rPr>
          <w:lang w:val="en-GB"/>
        </w:rPr>
      </w:pPr>
      <w:bookmarkStart w:id="181" w:name="_Toc54119905"/>
      <w:r w:rsidRPr="00D822A3">
        <w:rPr>
          <w:lang w:val="en-GB"/>
        </w:rPr>
        <w:lastRenderedPageBreak/>
        <w:t>The Middle Code</w:t>
      </w:r>
      <w:bookmarkEnd w:id="181"/>
    </w:p>
    <w:p w14:paraId="3FB05F2F" w14:textId="5224F50F" w:rsidR="003D42E8" w:rsidRPr="00D822A3" w:rsidRDefault="003D42E8" w:rsidP="003D42E8">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three addresses of the Object class, which can be register, </w:t>
      </w:r>
      <w:r w:rsidR="00690CEA" w:rsidRPr="00D822A3">
        <w:rPr>
          <w:lang w:val="en-GB"/>
        </w:rPr>
        <w:t>symbols or jump addresses.</w:t>
      </w:r>
    </w:p>
    <w:p w14:paraId="6C4065D0" w14:textId="294052F1" w:rsidR="00690CEA" w:rsidRPr="00D822A3" w:rsidRDefault="00690CEA" w:rsidP="003D42E8">
      <w:pPr>
        <w:rPr>
          <w:lang w:val="en-GB"/>
        </w:rPr>
      </w:pPr>
      <w:r w:rsidRPr="00D822A3">
        <w:rPr>
          <w:lang w:val="en-GB"/>
        </w:rPr>
        <w:t xml:space="preserve">There is also the fields </w:t>
      </w:r>
      <w:r w:rsidRPr="00D822A3">
        <w:rPr>
          <w:rStyle w:val="CodeInText"/>
          <w:lang w:val="en-GB"/>
        </w:rPr>
        <w:t>m_visited</w:t>
      </w:r>
      <w:r w:rsidRPr="00D822A3">
        <w:rPr>
          <w:lang w:val="en-GB"/>
        </w:rPr>
        <w:t xml:space="preserve">  and </w:t>
      </w:r>
      <w:r w:rsidRPr="00D822A3">
        <w:rPr>
          <w:rStyle w:val="CodeInText"/>
          <w:lang w:val="en-GB"/>
        </w:rPr>
        <w:t>m_leader</w:t>
      </w:r>
      <w:r w:rsidRPr="00D822A3">
        <w:rPr>
          <w:lang w:val="en-GB"/>
        </w:rPr>
        <w:t xml:space="preserve">, which is used by </w:t>
      </w:r>
      <w:r w:rsidRPr="00D822A3">
        <w:rPr>
          <w:rStyle w:val="CodeInText"/>
          <w:lang w:val="en-GB"/>
        </w:rPr>
        <w:t>MiddleCodeOptimizer</w:t>
      </w:r>
      <w:r w:rsidRPr="00D822A3">
        <w:rPr>
          <w:lang w:val="en-GB"/>
        </w:rPr>
        <w:t xml:space="preserve"> to search for non-reachable </w:t>
      </w:r>
      <w:r w:rsidR="00014A5F" w:rsidRPr="00D822A3">
        <w:rPr>
          <w:lang w:val="en-GB"/>
        </w:rPr>
        <w:t>instruction</w:t>
      </w:r>
      <w:r w:rsidRPr="00D822A3">
        <w:rPr>
          <w:lang w:val="en-GB"/>
        </w:rPr>
        <w:t xml:space="preserve"> an</w:t>
      </w:r>
      <w:r w:rsidR="006D757B" w:rsidRPr="00D822A3">
        <w:rPr>
          <w:lang w:val="en-GB"/>
        </w:rPr>
        <w:t>d</w:t>
      </w:r>
      <w:r w:rsidRPr="00D822A3">
        <w:rPr>
          <w:lang w:val="en-GB"/>
        </w:rPr>
        <w:t xml:space="preserve"> when creating base block</w:t>
      </w:r>
      <w:r w:rsidR="001F2F3E" w:rsidRPr="00D822A3">
        <w:rPr>
          <w:lang w:val="en-GB"/>
        </w:rPr>
        <w:t xml:space="preserve"> (base blocks are described in Section </w:t>
      </w:r>
      <w:r w:rsidR="002D1ED9" w:rsidRPr="00D822A3">
        <w:rPr>
          <w:lang w:val="en-GB"/>
        </w:rPr>
        <w:fldChar w:fldCharType="begin"/>
      </w:r>
      <w:r w:rsidR="002D1ED9" w:rsidRPr="00D822A3">
        <w:rPr>
          <w:lang w:val="en-GB"/>
        </w:rPr>
        <w:instrText xml:space="preserve"> REF _Ref418278230 \r \h </w:instrText>
      </w:r>
      <w:r w:rsidR="002D1ED9" w:rsidRPr="00D822A3">
        <w:rPr>
          <w:lang w:val="en-GB"/>
        </w:rPr>
      </w:r>
      <w:r w:rsidR="002D1ED9" w:rsidRPr="00D822A3">
        <w:rPr>
          <w:lang w:val="en-GB"/>
        </w:rPr>
        <w:fldChar w:fldCharType="separate"/>
      </w:r>
      <w:r w:rsidR="00207336" w:rsidRPr="00D822A3">
        <w:rPr>
          <w:b/>
          <w:bCs/>
          <w:lang w:val="en-GB"/>
        </w:rPr>
        <w:t>Fel! Hittar inte referenskälla.</w:t>
      </w:r>
      <w:r w:rsidR="002D1ED9" w:rsidRPr="00D822A3">
        <w:rPr>
          <w:lang w:val="en-GB"/>
        </w:rPr>
        <w:fldChar w:fldCharType="end"/>
      </w:r>
      <w:r w:rsidR="001F2F3E" w:rsidRPr="00D822A3">
        <w:rPr>
          <w:lang w:val="en-GB"/>
        </w:rPr>
        <w:t>)</w:t>
      </w:r>
      <w:r w:rsidRPr="00D822A3">
        <w:rPr>
          <w:lang w:val="en-GB"/>
        </w:rPr>
        <w:t>.</w:t>
      </w:r>
      <w:r w:rsidR="00014A5F" w:rsidRPr="00D822A3">
        <w:rPr>
          <w:lang w:val="en-GB"/>
        </w:rPr>
        <w:t xml:space="preserve"> The </w:t>
      </w:r>
      <w:r w:rsidR="00014A5F" w:rsidRPr="00D822A3">
        <w:rPr>
          <w:rStyle w:val="CodeInText"/>
          <w:lang w:val="en-GB"/>
        </w:rPr>
        <w:t>m_liveSet</w:t>
      </w:r>
      <w:r w:rsidR="00014A5F" w:rsidRPr="00D822A3">
        <w:rPr>
          <w:lang w:val="en-GB"/>
        </w:rPr>
        <w:t xml:space="preserve"> is generated by</w:t>
      </w:r>
      <w:r w:rsidR="00A03C89" w:rsidRPr="00D822A3">
        <w:rPr>
          <w:lang w:val="en-GB"/>
        </w:rPr>
        <w:t xml:space="preserve"> </w:t>
      </w:r>
      <w:r w:rsidR="00014A5F" w:rsidRPr="00D822A3">
        <w:rPr>
          <w:lang w:val="en-GB"/>
        </w:rPr>
        <w:t>MiddleCode</w:t>
      </w:r>
      <w:r w:rsidR="00A03C89" w:rsidRPr="00D822A3">
        <w:rPr>
          <w:lang w:val="en-GB"/>
        </w:rPr>
        <w:softHyphen/>
      </w:r>
      <w:r w:rsidR="00014A5F" w:rsidRPr="00D822A3">
        <w:rPr>
          <w:lang w:val="en-GB"/>
        </w:rPr>
        <w:t>Optimizer and used by ObjectCodeGenerator to select suitable object code instructi</w:t>
      </w:r>
      <w:r w:rsidR="00A03C89" w:rsidRPr="00D822A3">
        <w:rPr>
          <w:lang w:val="en-GB"/>
        </w:rPr>
        <w:t xml:space="preserve">ons, it holds the live symbols of the base block; that is, the symbols that will </w:t>
      </w:r>
      <w:r w:rsidR="004929EE" w:rsidRPr="00D822A3">
        <w:rPr>
          <w:lang w:val="en-GB"/>
        </w:rPr>
        <w:t xml:space="preserve">be </w:t>
      </w:r>
      <w:r w:rsidR="00A03C89" w:rsidRPr="00D822A3">
        <w:rPr>
          <w:lang w:val="en-GB"/>
        </w:rPr>
        <w:t>accessed later in the base block.</w:t>
      </w:r>
    </w:p>
    <w:p w14:paraId="09ABD871" w14:textId="1C7F03A5" w:rsidR="00FA2EEF" w:rsidRPr="00D822A3" w:rsidRDefault="00FA2EEF" w:rsidP="00FA2EEF">
      <w:pPr>
        <w:rPr>
          <w:lang w:val="en-GB"/>
        </w:rPr>
      </w:pPr>
      <w:r w:rsidRPr="00D822A3">
        <w:rPr>
          <w:rStyle w:val="CodeInText"/>
          <w:lang w:val="en-GB"/>
        </w:rPr>
        <w:t>InverseMap</w:t>
      </w:r>
      <w:r w:rsidRPr="00D822A3">
        <w:rPr>
          <w:lang w:val="en-GB"/>
        </w:rPr>
        <w:t xml:space="preserve"> holds the inverses of the equality and relation operators and is used when optimizing conditional jump instructions in </w:t>
      </w:r>
      <w:r w:rsidRPr="00D822A3">
        <w:rPr>
          <w:rStyle w:val="CodeInText"/>
          <w:lang w:val="en-GB"/>
        </w:rPr>
        <w:t>MiddleCodeOptimizer</w:t>
      </w:r>
      <w:r w:rsidRPr="00D822A3">
        <w:rPr>
          <w:lang w:val="en-GB"/>
        </w:rPr>
        <w:t>.</w:t>
      </w:r>
    </w:p>
    <w:p w14:paraId="59763F6E" w14:textId="34EE2875" w:rsidR="00C027BE" w:rsidRDefault="00FA2EEF" w:rsidP="00FA2EEF">
      <w:pPr>
        <w:rPr>
          <w:lang w:val="en-GB"/>
        </w:rPr>
      </w:pPr>
      <w:r w:rsidRPr="00D822A3">
        <w:rPr>
          <w:lang w:val="en-GB"/>
        </w:rPr>
        <w:t xml:space="preserve">The </w:t>
      </w:r>
      <w:r w:rsidRPr="00D822A3">
        <w:rPr>
          <w:rStyle w:val="CodeInText"/>
          <w:lang w:val="en-GB"/>
        </w:rPr>
        <w:t>toString</w:t>
      </w:r>
      <w:r w:rsidRPr="00D822A3">
        <w:rPr>
          <w:lang w:val="en-GB"/>
        </w:rPr>
        <w:t xml:space="preserve"> method is not strictly necessary; nevertheless, it called when generating the </w:t>
      </w:r>
      <w:r w:rsidR="005F79CB" w:rsidRPr="00D822A3">
        <w:rPr>
          <w:lang w:val="en-GB"/>
        </w:rPr>
        <w:t>assembly</w:t>
      </w:r>
      <w:r w:rsidRPr="00D822A3">
        <w:rPr>
          <w:lang w:val="en-GB"/>
        </w:rPr>
        <w:t xml:space="preserve"> code and added as comments.</w:t>
      </w:r>
    </w:p>
    <w:p w14:paraId="2F92E433" w14:textId="049C333E" w:rsidR="000C4DC8" w:rsidRPr="00D822A3" w:rsidRDefault="000C4DC8" w:rsidP="000C4DC8">
      <w:pPr>
        <w:pStyle w:val="CodeHeader"/>
        <w:rPr>
          <w:lang w:val="en-GB"/>
        </w:rPr>
      </w:pPr>
      <w:r>
        <w:rPr>
          <w:lang w:val="en-GB"/>
        </w:rPr>
        <w:t>MiddleCode.cs</w:t>
      </w:r>
    </w:p>
    <w:p w14:paraId="454F5751" w14:textId="35EEAF1D" w:rsidR="003141FA" w:rsidRPr="00D822A3" w:rsidRDefault="002F35C1" w:rsidP="003141FA">
      <w:pPr>
        <w:pStyle w:val="Rubrik1"/>
        <w:rPr>
          <w:lang w:val="en-GB"/>
        </w:rPr>
      </w:pPr>
      <w:bookmarkStart w:id="182" w:name="_Toc54119906"/>
      <w:r w:rsidRPr="00D822A3">
        <w:rPr>
          <w:lang w:val="en-GB"/>
        </w:rPr>
        <w:lastRenderedPageBreak/>
        <w:t>Initializer</w:t>
      </w:r>
      <w:r w:rsidR="006C27EF" w:rsidRPr="00D822A3">
        <w:rPr>
          <w:lang w:val="en-GB"/>
        </w:rPr>
        <w:t>s</w:t>
      </w:r>
      <w:bookmarkEnd w:id="182"/>
    </w:p>
    <w:p w14:paraId="0FD5883C" w14:textId="387D8E65" w:rsidR="003141FA" w:rsidRPr="00D822A3" w:rsidRDefault="003141FA" w:rsidP="003141FA">
      <w:pPr>
        <w:rPr>
          <w:lang w:val="en-GB"/>
        </w:rPr>
      </w:pPr>
      <w:r w:rsidRPr="00D822A3">
        <w:rPr>
          <w:lang w:val="en-GB"/>
        </w:rPr>
        <w:t xml:space="preserve">In C, it is possible to </w:t>
      </w:r>
      <w:r w:rsidR="00631D4D" w:rsidRPr="00D822A3">
        <w:rPr>
          <w:lang w:val="en-GB"/>
        </w:rPr>
        <w:t>initialize</w:t>
      </w:r>
      <w:r w:rsidRPr="00D822A3">
        <w:rPr>
          <w:lang w:val="en-GB"/>
        </w:rPr>
        <w:t xml:space="preserve"> simple and compound variables. Therefore, we need </w:t>
      </w:r>
      <w:ins w:id="183" w:author="Stefan Bjornander" w:date="2015-04-25T17:28:00Z">
        <w:r w:rsidRPr="00D822A3">
          <w:rPr>
            <w:lang w:val="en-GB"/>
          </w:rPr>
          <w:t xml:space="preserve">to check that </w:t>
        </w:r>
      </w:ins>
      <w:del w:id="184" w:author="Stefan Bjornander" w:date="2015-04-25T17:28:00Z">
        <w:r w:rsidRPr="00D822A3" w:rsidDel="00A35C17">
          <w:rPr>
            <w:lang w:val="en-GB"/>
          </w:rPr>
          <w:delText>a way to make sure</w:delText>
        </w:r>
      </w:del>
      <w:ins w:id="185" w:author="Stefan Bjornander" w:date="2015-04-25T17:27:00Z">
        <w:r w:rsidRPr="00D822A3">
          <w:rPr>
            <w:lang w:val="en-GB"/>
          </w:rPr>
          <w:t xml:space="preserve">the </w:t>
        </w:r>
      </w:ins>
      <w:r w:rsidR="00266D64" w:rsidRPr="00D822A3">
        <w:rPr>
          <w:lang w:val="en-GB"/>
        </w:rPr>
        <w:t>initialized</w:t>
      </w:r>
      <w:r w:rsidRPr="00D822A3">
        <w:rPr>
          <w:lang w:val="en-GB"/>
        </w:rPr>
        <w:t xml:space="preserve"> </w:t>
      </w:r>
      <w:ins w:id="186" w:author="Stefan Bjornander" w:date="2015-04-25T17:28:00Z">
        <w:r w:rsidRPr="00D822A3">
          <w:rPr>
            <w:lang w:val="en-GB"/>
          </w:rPr>
          <w:t>value has the correct type</w:t>
        </w:r>
      </w:ins>
      <w:r w:rsidRPr="00D822A3">
        <w:rPr>
          <w:lang w:val="en-GB"/>
        </w:rPr>
        <w:t xml:space="preserve">. Basically, there are two kinds of </w:t>
      </w:r>
      <w:r w:rsidR="00F4217C" w:rsidRPr="00D822A3">
        <w:rPr>
          <w:lang w:val="en-GB"/>
        </w:rPr>
        <w:t>initialization</w:t>
      </w:r>
      <w:r w:rsidRPr="00D822A3">
        <w:rPr>
          <w:lang w:val="en-GB"/>
        </w:rPr>
        <w:t xml:space="preserve">: static and stack. Static </w:t>
      </w:r>
      <w:r w:rsidR="00F4217C" w:rsidRPr="00D822A3">
        <w:rPr>
          <w:lang w:val="en-GB"/>
        </w:rPr>
        <w:t>initialization</w:t>
      </w:r>
      <w:r w:rsidRPr="00D822A3">
        <w:rPr>
          <w:lang w:val="en-GB"/>
        </w:rPr>
        <w:t xml:space="preserve"> results in a block of bytes, and stack </w:t>
      </w:r>
      <w:r w:rsidR="00F4217C" w:rsidRPr="00D822A3">
        <w:rPr>
          <w:lang w:val="en-GB"/>
        </w:rPr>
        <w:t>initialization</w:t>
      </w:r>
      <w:r w:rsidRPr="00D822A3">
        <w:rPr>
          <w:lang w:val="en-GB"/>
        </w:rPr>
        <w:t xml:space="preserve"> results in a sequence of assignment middle code instructions.</w:t>
      </w:r>
    </w:p>
    <w:p w14:paraId="0DD8160E" w14:textId="1D5874FB" w:rsidR="003141FA" w:rsidRPr="00D822A3" w:rsidRDefault="003141FA">
      <w:pPr>
        <w:pStyle w:val="Rubrik3"/>
        <w:rPr>
          <w:ins w:id="187" w:author="Stefan Bjornander" w:date="2015-04-25T17:29:00Z"/>
          <w:lang w:val="en-GB"/>
        </w:rPr>
        <w:pPrChange w:id="188" w:author="Stefan Bjornander" w:date="2015-04-25T17:29:00Z">
          <w:pPr>
            <w:pStyle w:val="Code"/>
          </w:pPr>
        </w:pPrChange>
      </w:pPr>
      <w:bookmarkStart w:id="189" w:name="_Toc54119907"/>
      <w:ins w:id="190" w:author="Stefan Bjornander" w:date="2015-04-25T17:28:00Z">
        <w:r w:rsidRPr="00D822A3">
          <w:rPr>
            <w:lang w:val="en-GB"/>
          </w:rPr>
          <w:t xml:space="preserve">Static </w:t>
        </w:r>
      </w:ins>
      <w:r w:rsidR="00C37108" w:rsidRPr="00D822A3">
        <w:rPr>
          <w:lang w:val="en-GB"/>
        </w:rPr>
        <w:t>Initialization</w:t>
      </w:r>
      <w:bookmarkEnd w:id="189"/>
    </w:p>
    <w:p w14:paraId="35D2C9AA" w14:textId="31769B89" w:rsidR="003141FA" w:rsidRPr="00D822A3" w:rsidRDefault="003141FA">
      <w:pPr>
        <w:rPr>
          <w:lang w:val="en-GB"/>
        </w:rPr>
        <w:pPrChange w:id="191" w:author="Stefan Bjornander" w:date="2015-04-25T17:29:00Z">
          <w:pPr>
            <w:pStyle w:val="Rubrik3"/>
          </w:pPr>
        </w:pPrChange>
      </w:pPr>
      <w:ins w:id="192" w:author="Stefan Bjornander" w:date="2015-04-25T17:29:00Z">
        <w:r w:rsidRPr="00D822A3">
          <w:rPr>
            <w:lang w:val="en-GB"/>
          </w:rPr>
          <w:t xml:space="preserve">Static </w:t>
        </w:r>
      </w:ins>
      <w:r w:rsidR="00F4217C" w:rsidRPr="00D822A3">
        <w:rPr>
          <w:lang w:val="en-GB"/>
        </w:rPr>
        <w:t>initialization</w:t>
      </w:r>
      <w:ins w:id="193" w:author="Stefan Bjornander" w:date="2015-04-25T17:29:00Z">
        <w:r w:rsidRPr="00D822A3">
          <w:rPr>
            <w:lang w:val="en-GB"/>
          </w:rPr>
          <w:t xml:space="preserve"> occurs when a static variable </w:t>
        </w:r>
      </w:ins>
      <w:r w:rsidRPr="00D822A3">
        <w:rPr>
          <w:lang w:val="en-GB"/>
        </w:rPr>
        <w:t>becomes</w:t>
      </w:r>
      <w:ins w:id="194" w:author="Stefan Bjornander" w:date="2015-04-25T17:29:00Z">
        <w:r w:rsidRPr="00D822A3">
          <w:rPr>
            <w:lang w:val="en-GB"/>
          </w:rPr>
          <w:t xml:space="preserve"> </w:t>
        </w:r>
      </w:ins>
      <w:r w:rsidR="00266D64" w:rsidRPr="00D822A3">
        <w:rPr>
          <w:lang w:val="en-GB"/>
        </w:rPr>
        <w:t>initialized</w:t>
      </w:r>
      <w:ins w:id="195" w:author="Stefan Bjornander" w:date="2015-04-25T17:29:00Z">
        <w:r w:rsidRPr="00D822A3">
          <w:rPr>
            <w:lang w:val="en-GB"/>
          </w:rPr>
          <w:t>.</w:t>
        </w:r>
      </w:ins>
      <w:ins w:id="196" w:author="Stefan Bjornander" w:date="2015-04-25T17:32:00Z">
        <w:r w:rsidRPr="00D822A3">
          <w:rPr>
            <w:lang w:val="en-GB"/>
          </w:rPr>
          <w:t xml:space="preserve"> The </w:t>
        </w:r>
      </w:ins>
      <w:r w:rsidR="00F4217C" w:rsidRPr="00D822A3">
        <w:rPr>
          <w:lang w:val="en-GB"/>
        </w:rPr>
        <w:t>initialization</w:t>
      </w:r>
      <w:ins w:id="197" w:author="Stefan Bjornander" w:date="2015-04-25T17:32:00Z">
        <w:r w:rsidRPr="00D822A3">
          <w:rPr>
            <w:lang w:val="en-GB"/>
          </w:rPr>
          <w:t xml:space="preserve"> value has to be constant and known at compile time. No code is generated, instead a m</w:t>
        </w:r>
      </w:ins>
      <w:r w:rsidRPr="00D822A3">
        <w:rPr>
          <w:lang w:val="en-GB"/>
        </w:rPr>
        <w:t>e</w:t>
      </w:r>
      <w:ins w:id="198" w:author="Stefan Bjornander" w:date="2015-04-25T17:32:00Z">
        <w:r w:rsidRPr="00D822A3">
          <w:rPr>
            <w:lang w:val="en-GB"/>
          </w:rPr>
          <w:t>mory block holding the value is created.</w:t>
        </w:r>
      </w:ins>
      <w:r w:rsidRPr="00D822A3">
        <w:rPr>
          <w:lang w:val="en-GB"/>
        </w:rPr>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D822A3" w14:paraId="2B6465C8" w14:textId="77777777" w:rsidTr="00EA0615">
        <w:tc>
          <w:tcPr>
            <w:tcW w:w="3116" w:type="dxa"/>
          </w:tcPr>
          <w:p w14:paraId="728F4989" w14:textId="77777777" w:rsidR="003141FA" w:rsidRPr="00D822A3" w:rsidRDefault="003141FA" w:rsidP="00EA0615">
            <w:pPr>
              <w:rPr>
                <w:b/>
                <w:lang w:val="en-GB"/>
              </w:rPr>
            </w:pPr>
            <w:r w:rsidRPr="00D822A3">
              <w:rPr>
                <w:b/>
                <w:lang w:val="en-GB"/>
              </w:rPr>
              <w:t>Variable</w:t>
            </w:r>
          </w:p>
        </w:tc>
        <w:tc>
          <w:tcPr>
            <w:tcW w:w="3117" w:type="dxa"/>
          </w:tcPr>
          <w:p w14:paraId="7E04F13F" w14:textId="7BB5782C" w:rsidR="003141FA" w:rsidRPr="00D822A3" w:rsidRDefault="002F35C1" w:rsidP="00EA0615">
            <w:pPr>
              <w:rPr>
                <w:b/>
                <w:lang w:val="en-GB"/>
              </w:rPr>
            </w:pPr>
            <w:r w:rsidRPr="00D822A3">
              <w:rPr>
                <w:b/>
                <w:lang w:val="en-GB"/>
              </w:rPr>
              <w:t>Initializer</w:t>
            </w:r>
          </w:p>
        </w:tc>
        <w:tc>
          <w:tcPr>
            <w:tcW w:w="3117" w:type="dxa"/>
          </w:tcPr>
          <w:p w14:paraId="1EA7EE0F" w14:textId="77777777" w:rsidR="003141FA" w:rsidRPr="00D822A3" w:rsidRDefault="003141FA" w:rsidP="00EA0615">
            <w:pPr>
              <w:rPr>
                <w:b/>
                <w:lang w:val="en-GB"/>
              </w:rPr>
            </w:pPr>
            <w:r w:rsidRPr="00D822A3">
              <w:rPr>
                <w:b/>
                <w:lang w:val="en-GB"/>
              </w:rPr>
              <w:t>Example</w:t>
            </w:r>
          </w:p>
        </w:tc>
      </w:tr>
      <w:tr w:rsidR="003141FA" w:rsidRPr="00D822A3" w14:paraId="63AE2A58" w14:textId="77777777" w:rsidTr="00EA0615">
        <w:tc>
          <w:tcPr>
            <w:tcW w:w="3116" w:type="dxa"/>
          </w:tcPr>
          <w:p w14:paraId="45A16333" w14:textId="77777777" w:rsidR="003141FA" w:rsidRPr="00D822A3" w:rsidRDefault="003141FA" w:rsidP="00EA0615">
            <w:pPr>
              <w:rPr>
                <w:lang w:val="en-GB"/>
              </w:rPr>
            </w:pPr>
            <w:r w:rsidRPr="00D822A3">
              <w:rPr>
                <w:lang w:val="en-GB"/>
              </w:rPr>
              <w:t>Pointer</w:t>
            </w:r>
          </w:p>
        </w:tc>
        <w:tc>
          <w:tcPr>
            <w:tcW w:w="3117" w:type="dxa"/>
          </w:tcPr>
          <w:p w14:paraId="5B67888C" w14:textId="77777777" w:rsidR="003141FA" w:rsidRPr="00D822A3" w:rsidRDefault="003141FA" w:rsidP="00EA0615">
            <w:pPr>
              <w:rPr>
                <w:lang w:val="en-GB"/>
              </w:rPr>
            </w:pPr>
            <w:r w:rsidRPr="00D822A3">
              <w:rPr>
                <w:lang w:val="en-GB"/>
              </w:rPr>
              <w:t>Address</w:t>
            </w:r>
          </w:p>
        </w:tc>
        <w:tc>
          <w:tcPr>
            <w:tcW w:w="3117" w:type="dxa"/>
          </w:tcPr>
          <w:p w14:paraId="2DEE47B7" w14:textId="77777777" w:rsidR="003141FA" w:rsidRPr="00D822A3" w:rsidRDefault="003141FA" w:rsidP="00EA0615">
            <w:pPr>
              <w:pStyle w:val="Code"/>
              <w:rPr>
                <w:lang w:val="en-GB"/>
              </w:rPr>
            </w:pPr>
            <w:r w:rsidRPr="00D822A3">
              <w:rPr>
                <w:lang w:val="en-GB"/>
              </w:rPr>
              <w:t>static int array[3];</w:t>
            </w:r>
          </w:p>
          <w:p w14:paraId="2941FDB1" w14:textId="77777777" w:rsidR="003141FA" w:rsidRPr="00D822A3" w:rsidRDefault="003141FA" w:rsidP="00EA0615">
            <w:pPr>
              <w:pStyle w:val="Code"/>
              <w:rPr>
                <w:lang w:val="en-GB"/>
              </w:rPr>
            </w:pPr>
            <w:r w:rsidRPr="00D822A3">
              <w:rPr>
                <w:lang w:val="en-GB"/>
              </w:rPr>
              <w:t>static int* p = &amp;a[2];</w:t>
            </w:r>
          </w:p>
        </w:tc>
      </w:tr>
      <w:tr w:rsidR="003141FA" w:rsidRPr="00D822A3" w14:paraId="1351BC6F" w14:textId="77777777" w:rsidTr="00EA0615">
        <w:tc>
          <w:tcPr>
            <w:tcW w:w="3116" w:type="dxa"/>
          </w:tcPr>
          <w:p w14:paraId="2B9B50E8" w14:textId="77777777" w:rsidR="003141FA" w:rsidRPr="00D822A3" w:rsidRDefault="003141FA" w:rsidP="00EA0615">
            <w:pPr>
              <w:rPr>
                <w:lang w:val="en-GB"/>
              </w:rPr>
            </w:pPr>
            <w:r w:rsidRPr="00D822A3">
              <w:rPr>
                <w:lang w:val="en-GB"/>
              </w:rPr>
              <w:t>Pointer to signed or unsigned char</w:t>
            </w:r>
          </w:p>
        </w:tc>
        <w:tc>
          <w:tcPr>
            <w:tcW w:w="3117" w:type="dxa"/>
          </w:tcPr>
          <w:p w14:paraId="007B8D15" w14:textId="77777777" w:rsidR="003141FA" w:rsidRPr="00D822A3" w:rsidRDefault="003141FA" w:rsidP="00EA0615">
            <w:pPr>
              <w:rPr>
                <w:lang w:val="en-GB"/>
              </w:rPr>
            </w:pPr>
            <w:r w:rsidRPr="00D822A3">
              <w:rPr>
                <w:lang w:val="en-GB"/>
              </w:rPr>
              <w:t>String</w:t>
            </w:r>
          </w:p>
        </w:tc>
        <w:tc>
          <w:tcPr>
            <w:tcW w:w="3117" w:type="dxa"/>
          </w:tcPr>
          <w:p w14:paraId="1EE005F8" w14:textId="77777777" w:rsidR="003141FA" w:rsidRPr="00D822A3" w:rsidRDefault="003141FA" w:rsidP="00EA0615">
            <w:pPr>
              <w:pStyle w:val="Code"/>
              <w:rPr>
                <w:lang w:val="en-GB"/>
              </w:rPr>
            </w:pPr>
            <w:r w:rsidRPr="00D822A3">
              <w:rPr>
                <w:lang w:val="en-GB"/>
              </w:rPr>
              <w:t>static char *p = “Hello”;</w:t>
            </w:r>
          </w:p>
        </w:tc>
      </w:tr>
      <w:tr w:rsidR="003141FA" w:rsidRPr="00D822A3" w14:paraId="12FCDC5A" w14:textId="77777777" w:rsidTr="00EA0615">
        <w:tc>
          <w:tcPr>
            <w:tcW w:w="3116" w:type="dxa"/>
          </w:tcPr>
          <w:p w14:paraId="41B6BC4A" w14:textId="77777777" w:rsidR="003141FA" w:rsidRPr="00D822A3" w:rsidRDefault="003141FA" w:rsidP="00EA0615">
            <w:pPr>
              <w:rPr>
                <w:lang w:val="en-GB"/>
              </w:rPr>
            </w:pPr>
            <w:r w:rsidRPr="00D822A3">
              <w:rPr>
                <w:lang w:val="en-GB"/>
              </w:rPr>
              <w:t>Pointer</w:t>
            </w:r>
          </w:p>
        </w:tc>
        <w:tc>
          <w:tcPr>
            <w:tcW w:w="3117" w:type="dxa"/>
          </w:tcPr>
          <w:p w14:paraId="1A62296E" w14:textId="77777777" w:rsidR="003141FA" w:rsidRPr="00D822A3" w:rsidRDefault="003141FA" w:rsidP="00EA0615">
            <w:pPr>
              <w:rPr>
                <w:lang w:val="en-GB"/>
              </w:rPr>
            </w:pPr>
            <w:r w:rsidRPr="00D822A3">
              <w:rPr>
                <w:lang w:val="en-GB"/>
              </w:rPr>
              <w:t>List</w:t>
            </w:r>
          </w:p>
        </w:tc>
        <w:tc>
          <w:tcPr>
            <w:tcW w:w="3117" w:type="dxa"/>
          </w:tcPr>
          <w:p w14:paraId="42DC2825" w14:textId="77777777" w:rsidR="003141FA" w:rsidRPr="00D822A3" w:rsidRDefault="003141FA" w:rsidP="00EA0615">
            <w:pPr>
              <w:pStyle w:val="Code"/>
              <w:rPr>
                <w:lang w:val="en-GB"/>
              </w:rPr>
            </w:pPr>
            <w:r w:rsidRPr="00D822A3">
              <w:rPr>
                <w:lang w:val="en-GB"/>
              </w:rPr>
              <w:t>int *p = {1,2,3};</w:t>
            </w:r>
          </w:p>
        </w:tc>
      </w:tr>
      <w:tr w:rsidR="003141FA" w:rsidRPr="00D822A3" w14:paraId="174BDD17" w14:textId="77777777" w:rsidTr="00EA0615">
        <w:tc>
          <w:tcPr>
            <w:tcW w:w="3116" w:type="dxa"/>
          </w:tcPr>
          <w:p w14:paraId="099E120F" w14:textId="77777777" w:rsidR="003141FA" w:rsidRPr="00D822A3" w:rsidRDefault="003141FA" w:rsidP="00EA0615">
            <w:pPr>
              <w:rPr>
                <w:lang w:val="en-GB"/>
              </w:rPr>
            </w:pPr>
            <w:r w:rsidRPr="00D822A3">
              <w:rPr>
                <w:lang w:val="en-GB"/>
              </w:rPr>
              <w:t>Array</w:t>
            </w:r>
          </w:p>
        </w:tc>
        <w:tc>
          <w:tcPr>
            <w:tcW w:w="3117" w:type="dxa"/>
          </w:tcPr>
          <w:p w14:paraId="1027871E" w14:textId="77777777" w:rsidR="003141FA" w:rsidRPr="00D822A3" w:rsidRDefault="003141FA" w:rsidP="00EA0615">
            <w:pPr>
              <w:rPr>
                <w:lang w:val="en-GB"/>
              </w:rPr>
            </w:pPr>
            <w:r w:rsidRPr="00D822A3">
              <w:rPr>
                <w:lang w:val="en-GB"/>
              </w:rPr>
              <w:t>String</w:t>
            </w:r>
          </w:p>
        </w:tc>
        <w:tc>
          <w:tcPr>
            <w:tcW w:w="3117" w:type="dxa"/>
          </w:tcPr>
          <w:p w14:paraId="5777502E" w14:textId="77777777" w:rsidR="003141FA" w:rsidRPr="00D822A3" w:rsidRDefault="003141FA" w:rsidP="00EA0615">
            <w:pPr>
              <w:pStyle w:val="Code"/>
              <w:rPr>
                <w:lang w:val="en-GB"/>
              </w:rPr>
            </w:pPr>
            <w:r w:rsidRPr="00D822A3">
              <w:rPr>
                <w:lang w:val="en-GB"/>
              </w:rPr>
              <w:t>char s[] = “World”;</w:t>
            </w:r>
          </w:p>
        </w:tc>
      </w:tr>
      <w:tr w:rsidR="003141FA" w:rsidRPr="00D822A3" w14:paraId="7B55E065" w14:textId="77777777" w:rsidTr="00EA0615">
        <w:tc>
          <w:tcPr>
            <w:tcW w:w="3116" w:type="dxa"/>
          </w:tcPr>
          <w:p w14:paraId="546D6FCE" w14:textId="77777777" w:rsidR="003141FA" w:rsidRPr="00D822A3" w:rsidRDefault="003141FA" w:rsidP="00EA0615">
            <w:pPr>
              <w:rPr>
                <w:lang w:val="en-GB"/>
              </w:rPr>
            </w:pPr>
            <w:r w:rsidRPr="00D822A3">
              <w:rPr>
                <w:lang w:val="en-GB"/>
              </w:rPr>
              <w:t>Array</w:t>
            </w:r>
          </w:p>
        </w:tc>
        <w:tc>
          <w:tcPr>
            <w:tcW w:w="3117" w:type="dxa"/>
          </w:tcPr>
          <w:p w14:paraId="05671160" w14:textId="77777777" w:rsidR="003141FA" w:rsidRPr="00D822A3" w:rsidRDefault="003141FA" w:rsidP="00EA0615">
            <w:pPr>
              <w:rPr>
                <w:lang w:val="en-GB"/>
              </w:rPr>
            </w:pPr>
            <w:r w:rsidRPr="00D822A3">
              <w:rPr>
                <w:lang w:val="en-GB"/>
              </w:rPr>
              <w:t>List</w:t>
            </w:r>
          </w:p>
        </w:tc>
        <w:tc>
          <w:tcPr>
            <w:tcW w:w="3117" w:type="dxa"/>
          </w:tcPr>
          <w:p w14:paraId="5E1233B0" w14:textId="77777777" w:rsidR="003141FA" w:rsidRPr="00D822A3" w:rsidRDefault="003141FA" w:rsidP="00EA0615">
            <w:pPr>
              <w:pStyle w:val="Code"/>
              <w:rPr>
                <w:lang w:val="en-GB"/>
              </w:rPr>
            </w:pPr>
            <w:r w:rsidRPr="00D822A3">
              <w:rPr>
                <w:lang w:val="en-GB"/>
              </w:rPr>
              <w:t>Char st[] = {‘a’, ’b’, ‘c’};</w:t>
            </w:r>
          </w:p>
        </w:tc>
      </w:tr>
      <w:tr w:rsidR="003141FA" w:rsidRPr="00D822A3" w14:paraId="6369C807" w14:textId="77777777" w:rsidTr="00EA0615">
        <w:tc>
          <w:tcPr>
            <w:tcW w:w="3116" w:type="dxa"/>
          </w:tcPr>
          <w:p w14:paraId="288E6D64" w14:textId="77777777" w:rsidR="003141FA" w:rsidRPr="00D822A3" w:rsidRDefault="003141FA" w:rsidP="00EA0615">
            <w:pPr>
              <w:rPr>
                <w:lang w:val="en-GB"/>
              </w:rPr>
            </w:pPr>
            <w:r w:rsidRPr="00D822A3">
              <w:rPr>
                <w:lang w:val="en-GB"/>
              </w:rPr>
              <w:t>Struct</w:t>
            </w:r>
          </w:p>
        </w:tc>
        <w:tc>
          <w:tcPr>
            <w:tcW w:w="3117" w:type="dxa"/>
          </w:tcPr>
          <w:p w14:paraId="7B0761FA" w14:textId="77777777" w:rsidR="003141FA" w:rsidRPr="00D822A3" w:rsidRDefault="003141FA" w:rsidP="00EA0615">
            <w:pPr>
              <w:rPr>
                <w:lang w:val="en-GB"/>
              </w:rPr>
            </w:pPr>
            <w:r w:rsidRPr="00D822A3">
              <w:rPr>
                <w:lang w:val="en-GB"/>
              </w:rPr>
              <w:t>List</w:t>
            </w:r>
          </w:p>
        </w:tc>
        <w:tc>
          <w:tcPr>
            <w:tcW w:w="3117" w:type="dxa"/>
          </w:tcPr>
          <w:p w14:paraId="6546AD0D" w14:textId="77777777" w:rsidR="003141FA" w:rsidRPr="00D822A3" w:rsidRDefault="003141FA" w:rsidP="00EA0615">
            <w:pPr>
              <w:rPr>
                <w:lang w:val="en-GB"/>
              </w:rPr>
            </w:pPr>
          </w:p>
        </w:tc>
      </w:tr>
      <w:tr w:rsidR="003141FA" w:rsidRPr="00D822A3" w14:paraId="2E3746DF" w14:textId="77777777" w:rsidTr="00EA0615">
        <w:tc>
          <w:tcPr>
            <w:tcW w:w="3116" w:type="dxa"/>
          </w:tcPr>
          <w:p w14:paraId="6C2B9B7E" w14:textId="77777777" w:rsidR="003141FA" w:rsidRPr="00D822A3" w:rsidRDefault="003141FA" w:rsidP="00EA0615">
            <w:pPr>
              <w:rPr>
                <w:lang w:val="en-GB"/>
              </w:rPr>
            </w:pPr>
            <w:r w:rsidRPr="00D822A3">
              <w:rPr>
                <w:lang w:val="en-GB"/>
              </w:rPr>
              <w:t>Union</w:t>
            </w:r>
          </w:p>
        </w:tc>
        <w:tc>
          <w:tcPr>
            <w:tcW w:w="3117" w:type="dxa"/>
          </w:tcPr>
          <w:p w14:paraId="5FF920A4" w14:textId="77777777" w:rsidR="003141FA" w:rsidRPr="00D822A3" w:rsidRDefault="003141FA" w:rsidP="00EA0615">
            <w:pPr>
              <w:rPr>
                <w:lang w:val="en-GB"/>
              </w:rPr>
            </w:pPr>
            <w:r w:rsidRPr="00D822A3">
              <w:rPr>
                <w:lang w:val="en-GB"/>
              </w:rPr>
              <w:t>List</w:t>
            </w:r>
          </w:p>
        </w:tc>
        <w:tc>
          <w:tcPr>
            <w:tcW w:w="3117" w:type="dxa"/>
          </w:tcPr>
          <w:p w14:paraId="736614C2" w14:textId="77777777" w:rsidR="003141FA" w:rsidRPr="00D822A3" w:rsidRDefault="003141FA" w:rsidP="00EA0615">
            <w:pPr>
              <w:rPr>
                <w:lang w:val="en-GB"/>
              </w:rPr>
            </w:pPr>
          </w:p>
        </w:tc>
      </w:tr>
      <w:tr w:rsidR="003141FA" w:rsidRPr="00D822A3" w14:paraId="259091E5" w14:textId="77777777" w:rsidTr="00EA0615">
        <w:tc>
          <w:tcPr>
            <w:tcW w:w="3116" w:type="dxa"/>
          </w:tcPr>
          <w:p w14:paraId="19A69E2C" w14:textId="77777777" w:rsidR="003141FA" w:rsidRPr="00D822A3" w:rsidRDefault="003141FA" w:rsidP="00EA0615">
            <w:pPr>
              <w:rPr>
                <w:lang w:val="en-GB"/>
              </w:rPr>
            </w:pPr>
            <w:r w:rsidRPr="00D822A3">
              <w:rPr>
                <w:lang w:val="en-GB"/>
              </w:rPr>
              <w:t>Integral or Pointer</w:t>
            </w:r>
          </w:p>
        </w:tc>
        <w:tc>
          <w:tcPr>
            <w:tcW w:w="3117" w:type="dxa"/>
          </w:tcPr>
          <w:p w14:paraId="280ECA90" w14:textId="77777777" w:rsidR="003141FA" w:rsidRPr="00D822A3" w:rsidRDefault="003141FA" w:rsidP="00EA0615">
            <w:pPr>
              <w:rPr>
                <w:lang w:val="en-GB"/>
              </w:rPr>
            </w:pPr>
          </w:p>
        </w:tc>
        <w:tc>
          <w:tcPr>
            <w:tcW w:w="3117" w:type="dxa"/>
          </w:tcPr>
          <w:p w14:paraId="5A7DC237" w14:textId="77777777" w:rsidR="003141FA" w:rsidRPr="00D822A3" w:rsidRDefault="003141FA" w:rsidP="00EA0615">
            <w:pPr>
              <w:rPr>
                <w:lang w:val="en-GB"/>
              </w:rPr>
            </w:pPr>
          </w:p>
        </w:tc>
      </w:tr>
      <w:tr w:rsidR="003141FA" w:rsidRPr="00D822A3" w14:paraId="4FE7B083" w14:textId="77777777" w:rsidTr="00EA0615">
        <w:tc>
          <w:tcPr>
            <w:tcW w:w="3116" w:type="dxa"/>
          </w:tcPr>
          <w:p w14:paraId="3639D6D5" w14:textId="77777777" w:rsidR="003141FA" w:rsidRPr="00D822A3" w:rsidRDefault="003141FA" w:rsidP="00EA0615">
            <w:pPr>
              <w:rPr>
                <w:lang w:val="en-GB"/>
              </w:rPr>
            </w:pPr>
            <w:r w:rsidRPr="00D822A3">
              <w:rPr>
                <w:lang w:val="en-GB"/>
              </w:rPr>
              <w:t>Floating</w:t>
            </w:r>
          </w:p>
        </w:tc>
        <w:tc>
          <w:tcPr>
            <w:tcW w:w="3117" w:type="dxa"/>
          </w:tcPr>
          <w:p w14:paraId="63F37EA5" w14:textId="77777777" w:rsidR="003141FA" w:rsidRPr="00D822A3" w:rsidRDefault="003141FA" w:rsidP="00EA0615">
            <w:pPr>
              <w:rPr>
                <w:lang w:val="en-GB"/>
              </w:rPr>
            </w:pPr>
          </w:p>
        </w:tc>
        <w:tc>
          <w:tcPr>
            <w:tcW w:w="3117" w:type="dxa"/>
          </w:tcPr>
          <w:p w14:paraId="0F4E74E8" w14:textId="77777777" w:rsidR="003141FA" w:rsidRPr="00D822A3" w:rsidRDefault="003141FA" w:rsidP="00EA0615">
            <w:pPr>
              <w:rPr>
                <w:lang w:val="en-GB"/>
              </w:rPr>
            </w:pPr>
          </w:p>
        </w:tc>
      </w:tr>
    </w:tbl>
    <w:p w14:paraId="066B6F54" w14:textId="5B4BABCC" w:rsidR="003141FA" w:rsidRPr="00D822A3" w:rsidRDefault="003141FA" w:rsidP="003141FA">
      <w:pPr>
        <w:pStyle w:val="CodeHeader"/>
        <w:rPr>
          <w:lang w:val="en-GB"/>
        </w:rPr>
      </w:pPr>
      <w:r w:rsidRPr="00D822A3">
        <w:rPr>
          <w:lang w:val="en-GB"/>
        </w:rPr>
        <w:t>Generate</w:t>
      </w:r>
      <w:r w:rsidR="002F35C1" w:rsidRPr="00D822A3">
        <w:rPr>
          <w:lang w:val="en-GB"/>
        </w:rPr>
        <w:t>Initializer</w:t>
      </w:r>
      <w:r w:rsidRPr="00D822A3">
        <w:rPr>
          <w:lang w:val="en-GB"/>
        </w:rPr>
        <w:t>.</w:t>
      </w:r>
      <w:r w:rsidR="00EE1A48" w:rsidRPr="00D822A3">
        <w:rPr>
          <w:lang w:val="en-GB"/>
        </w:rPr>
        <w:t>cs</w:t>
      </w:r>
    </w:p>
    <w:p w14:paraId="629AA5E8" w14:textId="36635FC6" w:rsidR="003141FA" w:rsidRPr="00D822A3" w:rsidRDefault="003141FA" w:rsidP="003141FA">
      <w:pPr>
        <w:rPr>
          <w:lang w:val="en-GB"/>
        </w:rPr>
      </w:pPr>
      <w:r w:rsidRPr="00D822A3">
        <w:rPr>
          <w:lang w:val="en-GB"/>
        </w:rPr>
        <w:t xml:space="preserve">If the variable is a pointer and the </w:t>
      </w:r>
      <w:r w:rsidR="002F35C1" w:rsidRPr="00D822A3">
        <w:rPr>
          <w:lang w:val="en-GB"/>
        </w:rPr>
        <w:t>initializer</w:t>
      </w:r>
      <w:r w:rsidRPr="00D822A3">
        <w:rPr>
          <w:lang w:val="en-GB"/>
        </w:rPr>
        <w:t xml:space="preserve"> is an address we add its offset to the block and store the name of the address in the access map, the address value will later be looked up and added by the linker.</w:t>
      </w:r>
    </w:p>
    <w:p w14:paraId="61DB9E8E" w14:textId="1D5AC2C9" w:rsidR="003141FA" w:rsidRPr="00D822A3" w:rsidRDefault="003141FA" w:rsidP="003141FA">
      <w:pPr>
        <w:rPr>
          <w:lang w:val="en-GB"/>
        </w:rPr>
      </w:pPr>
      <w:r w:rsidRPr="00D822A3">
        <w:rPr>
          <w:lang w:val="en-GB"/>
        </w:rPr>
        <w:t xml:space="preserve">If the variable type is a pointer (signed or unsigned) char and the </w:t>
      </w:r>
      <w:r w:rsidR="005779B0" w:rsidRPr="00D822A3">
        <w:rPr>
          <w:lang w:val="en-GB"/>
        </w:rPr>
        <w:t xml:space="preserve">initializator </w:t>
      </w:r>
      <w:r w:rsidRPr="00D822A3">
        <w:rPr>
          <w:lang w:val="en-GB"/>
        </w:rPr>
        <w:t>is a string, the address is stored in the access map and a zero address is stored in the block, it will later be properly looked up  and set by the linker.</w:t>
      </w:r>
    </w:p>
    <w:p w14:paraId="14D3803F" w14:textId="2EB3B96B" w:rsidR="003141FA" w:rsidRPr="00D822A3" w:rsidRDefault="003141FA" w:rsidP="003141FA">
      <w:pPr>
        <w:pStyle w:val="Code"/>
        <w:rPr>
          <w:lang w:val="en-GB"/>
        </w:rPr>
      </w:pPr>
    </w:p>
    <w:p w14:paraId="10EBA903" w14:textId="345473BE" w:rsidR="003141FA" w:rsidRPr="00D822A3" w:rsidRDefault="003141FA">
      <w:pPr>
        <w:pStyle w:val="Rubrik3"/>
        <w:rPr>
          <w:ins w:id="199" w:author="Stefan Bjornander" w:date="2015-04-25T17:33:00Z"/>
          <w:lang w:val="en-GB"/>
        </w:rPr>
        <w:pPrChange w:id="200" w:author="Stefan Bjornander" w:date="2015-04-25T17:33:00Z">
          <w:pPr>
            <w:pStyle w:val="Code"/>
          </w:pPr>
        </w:pPrChange>
      </w:pPr>
      <w:bookmarkStart w:id="201" w:name="_Toc54119908"/>
      <w:ins w:id="202" w:author="Stefan Bjornander" w:date="2015-04-25T17:33:00Z">
        <w:r w:rsidRPr="00D822A3">
          <w:rPr>
            <w:lang w:val="en-GB"/>
          </w:rPr>
          <w:t xml:space="preserve">Stack </w:t>
        </w:r>
      </w:ins>
      <w:r w:rsidR="00C37108" w:rsidRPr="00D822A3">
        <w:rPr>
          <w:lang w:val="en-GB"/>
        </w:rPr>
        <w:t>Initialization</w:t>
      </w:r>
      <w:bookmarkEnd w:id="201"/>
    </w:p>
    <w:p w14:paraId="3BBF8D70" w14:textId="3C8AD8E2" w:rsidR="003141FA" w:rsidRPr="00D822A3" w:rsidRDefault="003141FA">
      <w:pPr>
        <w:rPr>
          <w:lang w:val="en-GB"/>
        </w:rPr>
        <w:pPrChange w:id="203" w:author="Stefan Bjornander" w:date="2015-04-25T17:33:00Z">
          <w:pPr>
            <w:pStyle w:val="Code"/>
          </w:pPr>
        </w:pPrChange>
      </w:pPr>
      <w:ins w:id="204" w:author="Stefan Bjornander" w:date="2015-04-25T17:33:00Z">
        <w:r w:rsidRPr="00D822A3">
          <w:rPr>
            <w:lang w:val="en-GB"/>
          </w:rPr>
          <w:t xml:space="preserve">Stack </w:t>
        </w:r>
      </w:ins>
      <w:r w:rsidR="00F4217C" w:rsidRPr="00D822A3">
        <w:rPr>
          <w:lang w:val="en-GB"/>
        </w:rPr>
        <w:t>initialization</w:t>
      </w:r>
      <w:del w:id="205" w:author="Stefan Bjornander" w:date="2015-04-25T17:33:00Z">
        <w:r w:rsidRPr="00D822A3" w:rsidDel="004F1667">
          <w:rPr>
            <w:lang w:val="en-GB"/>
          </w:rPr>
          <w:delText xml:space="preserve">  </w:delText>
        </w:r>
      </w:del>
      <w:ins w:id="206" w:author="Stefan Bjornander" w:date="2015-04-25T17:33:00Z">
        <w:r w:rsidRPr="00D822A3">
          <w:rPr>
            <w:lang w:val="en-GB"/>
          </w:rPr>
          <w:t xml:space="preserve"> occurs when an auto or register </w:t>
        </w:r>
      </w:ins>
      <w:ins w:id="207" w:author="Stefan Bjornander" w:date="2015-04-25T17:34:00Z">
        <w:r w:rsidRPr="00D822A3">
          <w:rPr>
            <w:lang w:val="en-GB"/>
          </w:rPr>
          <w:t xml:space="preserve">variable becomes </w:t>
        </w:r>
      </w:ins>
      <w:r w:rsidR="00266D64" w:rsidRPr="00D822A3">
        <w:rPr>
          <w:lang w:val="en-GB"/>
        </w:rPr>
        <w:t>initialized</w:t>
      </w:r>
      <w:ins w:id="208" w:author="Stefan Bjornander" w:date="2015-04-25T17:34:00Z">
        <w:r w:rsidRPr="00D822A3">
          <w:rPr>
            <w:lang w:val="en-GB"/>
          </w:rPr>
          <w:t xml:space="preserve">. Since the </w:t>
        </w:r>
      </w:ins>
      <w:r w:rsidR="00F4217C" w:rsidRPr="00D822A3">
        <w:rPr>
          <w:lang w:val="en-GB"/>
        </w:rPr>
        <w:t>initialization</w:t>
      </w:r>
      <w:ins w:id="209" w:author="Stefan Bjornander" w:date="2015-04-25T17:34:00Z">
        <w:r w:rsidRPr="00D822A3">
          <w:rPr>
            <w:lang w:val="en-GB"/>
          </w:rPr>
          <w:t xml:space="preserve"> value can be non-</w:t>
        </w:r>
      </w:ins>
      <w:ins w:id="210" w:author="Stefan Bjornander" w:date="2015-04-25T17:46:00Z">
        <w:r w:rsidRPr="00D822A3">
          <w:rPr>
            <w:lang w:val="en-GB"/>
          </w:rPr>
          <w:t>constant</w:t>
        </w:r>
      </w:ins>
      <w:ins w:id="211" w:author="Stefan Bjornander" w:date="2015-04-25T17:34:00Z">
        <w:r w:rsidRPr="00D822A3">
          <w:rPr>
            <w:lang w:val="en-GB"/>
          </w:rPr>
          <w:t xml:space="preserve">, no memory block is created. Instead, </w:t>
        </w:r>
      </w:ins>
      <w:ins w:id="212" w:author="Stefan Bjornander" w:date="2015-04-25T17:46:00Z">
        <w:r w:rsidRPr="00D822A3">
          <w:rPr>
            <w:lang w:val="en-GB"/>
          </w:rPr>
          <w:t>a se</w:t>
        </w:r>
      </w:ins>
      <w:r w:rsidRPr="00D822A3">
        <w:rPr>
          <w:lang w:val="en-GB"/>
        </w:rPr>
        <w:t>quence</w:t>
      </w:r>
      <w:ins w:id="213" w:author="Stefan Bjornander" w:date="2015-04-25T17:46:00Z">
        <w:r w:rsidRPr="00D822A3">
          <w:rPr>
            <w:lang w:val="en-GB"/>
          </w:rPr>
          <w:t xml:space="preserve"> of assign</w:t>
        </w:r>
      </w:ins>
      <w:r w:rsidRPr="00D822A3">
        <w:rPr>
          <w:lang w:val="en-GB"/>
        </w:rPr>
        <w:t>ment</w:t>
      </w:r>
      <w:ins w:id="214" w:author="Stefan Bjornander" w:date="2015-04-25T17:46:00Z">
        <w:r w:rsidRPr="00D822A3">
          <w:rPr>
            <w:lang w:val="en-GB"/>
          </w:rPr>
          <w:t xml:space="preserve"> instruction</w:t>
        </w:r>
      </w:ins>
      <w:ins w:id="215" w:author="Stefan Bjornander" w:date="2015-04-25T18:25:00Z">
        <w:r w:rsidRPr="00D822A3">
          <w:rPr>
            <w:lang w:val="en-GB"/>
          </w:rPr>
          <w:t>s</w:t>
        </w:r>
      </w:ins>
      <w:ins w:id="216" w:author="Stefan Bjornander" w:date="2015-04-25T17:46:00Z">
        <w:r w:rsidRPr="00D822A3">
          <w:rPr>
            <w:lang w:val="en-GB"/>
          </w:rPr>
          <w:t xml:space="preserve"> is added</w:t>
        </w:r>
      </w:ins>
      <w:r w:rsidRPr="00D822A3">
        <w:rPr>
          <w:lang w:val="en-GB"/>
        </w:rPr>
        <w:t xml:space="preserve"> to the </w:t>
      </w:r>
      <w:ins w:id="217" w:author="Stefan Bjornander" w:date="2015-04-25T17:46:00Z">
        <w:r w:rsidRPr="00D822A3">
          <w:rPr>
            <w:lang w:val="en-GB"/>
          </w:rPr>
          <w:t>mid</w:t>
        </w:r>
      </w:ins>
      <w:ins w:id="218" w:author="Stefan Bjornander" w:date="2015-04-25T18:25:00Z">
        <w:r w:rsidRPr="00D822A3">
          <w:rPr>
            <w:lang w:val="en-GB"/>
          </w:rPr>
          <w:t>dle</w:t>
        </w:r>
      </w:ins>
      <w:ins w:id="219" w:author="Stefan Bjornander" w:date="2015-04-25T17:46:00Z">
        <w:r w:rsidRPr="00D822A3">
          <w:rPr>
            <w:lang w:val="en-GB"/>
          </w:rPr>
          <w:t xml:space="preserve"> code.</w:t>
        </w:r>
      </w:ins>
    </w:p>
    <w:p w14:paraId="023307E0" w14:textId="09D56C04" w:rsidR="009E04D0" w:rsidRPr="00D822A3" w:rsidRDefault="009E04D0" w:rsidP="009E04D0">
      <w:pPr>
        <w:pStyle w:val="Code"/>
        <w:rPr>
          <w:lang w:val="en-GB"/>
        </w:rPr>
      </w:pPr>
    </w:p>
    <w:p w14:paraId="3D1C8AC0" w14:textId="5E3F3CB9" w:rsidR="002A4B3E" w:rsidRPr="00D822A3" w:rsidRDefault="00B73D32" w:rsidP="003F62B8">
      <w:pPr>
        <w:pStyle w:val="Rubrik1"/>
        <w:rPr>
          <w:lang w:val="en-GB"/>
        </w:rPr>
      </w:pPr>
      <w:bookmarkStart w:id="220" w:name="_Toc54119909"/>
      <w:bookmarkStart w:id="221" w:name="_Ref54202176"/>
      <w:bookmarkStart w:id="222" w:name="_Ref54202192"/>
      <w:bookmarkStart w:id="223" w:name="_Ref54264860"/>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220"/>
      <w:bookmarkEnd w:id="221"/>
      <w:bookmarkEnd w:id="222"/>
      <w:bookmarkEnd w:id="223"/>
    </w:p>
    <w:p w14:paraId="3D7EEB91" w14:textId="31EE8ADE" w:rsidR="00F255BB" w:rsidRPr="00D822A3" w:rsidRDefault="00F255BB" w:rsidP="00F255BB">
      <w:pPr>
        <w:rPr>
          <w:color w:val="auto"/>
          <w:lang w:val="en-GB"/>
        </w:rPr>
      </w:pPr>
      <w:r w:rsidRPr="00D822A3">
        <w:rPr>
          <w:lang w:val="en-GB"/>
        </w:rPr>
        <w:t xml:space="preserve">The </w:t>
      </w:r>
      <w:r w:rsidRPr="00D822A3">
        <w:rPr>
          <w:rStyle w:val="KeyWord0"/>
          <w:lang w:val="en-GB"/>
        </w:rPr>
        <w:t>Mask</w:t>
      </w:r>
      <w:r w:rsidRPr="00D822A3">
        <w:rPr>
          <w:lang w:val="en-GB"/>
        </w:rPr>
        <w:t xml:space="preserve"> class is used to distinguish between the different type </w:t>
      </w:r>
      <w:r w:rsidR="00DC5DF9" w:rsidRPr="00D822A3">
        <w:rPr>
          <w:lang w:val="en-GB"/>
        </w:rPr>
        <w:t>specifiers and</w:t>
      </w:r>
      <w:r w:rsidRPr="00D822A3">
        <w:rPr>
          <w:lang w:val="en-GB"/>
        </w:rPr>
        <w:t xml:space="preserve"> </w:t>
      </w:r>
      <w:r w:rsidR="00B805AB" w:rsidRPr="00D822A3">
        <w:rPr>
          <w:lang w:val="en-GB"/>
        </w:rPr>
        <w:t xml:space="preserve">is </w:t>
      </w:r>
      <w:r w:rsidRPr="00D822A3">
        <w:rPr>
          <w:lang w:val="en-GB"/>
        </w:rPr>
        <w:t xml:space="preserve">used by the </w:t>
      </w:r>
      <w:r w:rsidRPr="00D822A3">
        <w:rPr>
          <w:rStyle w:val="KeyWord0"/>
          <w:lang w:val="en-GB"/>
        </w:rPr>
        <w:t>Specifier</w:t>
      </w:r>
      <w:r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77777777" w:rsidR="00626D3B" w:rsidRPr="00D822A3" w:rsidRDefault="00626D3B" w:rsidP="00626D3B">
      <w:pPr>
        <w:pStyle w:val="Code"/>
        <w:rPr>
          <w:highlight w:val="white"/>
          <w:lang w:val="en-GB"/>
        </w:rPr>
      </w:pP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lastRenderedPageBreak/>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224"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lastRenderedPageBreak/>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008777B8" w14:textId="77777777" w:rsidR="009A5544" w:rsidRPr="00D822A3" w:rsidRDefault="009A5544" w:rsidP="009A5544">
      <w:pPr>
        <w:pStyle w:val="Code"/>
        <w:rPr>
          <w:highlight w:val="white"/>
          <w:lang w:val="en-GB"/>
        </w:rPr>
      </w:pPr>
      <w:r w:rsidRPr="00D822A3">
        <w:rPr>
          <w:highlight w:val="white"/>
          <w:lang w:val="en-GB"/>
        </w:rPr>
        <w:t xml:space="preserve">          compoundType = new Type(compoundType.Sort, compoundType.MemberMap);</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225" w:name="_Toc54119910"/>
      <w:r w:rsidRPr="00D822A3">
        <w:rPr>
          <w:lang w:val="en-GB"/>
        </w:rPr>
        <w:t>Declarators</w:t>
      </w:r>
      <w:bookmarkEnd w:id="225"/>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226" w:name="_Toc54119911"/>
      <w:r w:rsidRPr="00D822A3">
        <w:rPr>
          <w:lang w:val="en-GB"/>
        </w:rPr>
        <w:lastRenderedPageBreak/>
        <w:t>The Symbol Table</w:t>
      </w:r>
      <w:bookmarkEnd w:id="226"/>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83B74" w:rsidRPr="00D2146B" w:rsidRDefault="00583B74" w:rsidP="0050082D">
                              <w:pPr>
                                <w:spacing w:before="0" w:after="0"/>
                                <w:rPr>
                                  <w:sz w:val="18"/>
                                  <w:szCs w:val="18"/>
                                  <w:lang w:val="sv-SE"/>
                                </w:rPr>
                              </w:pPr>
                              <w:r>
                                <w:rPr>
                                  <w:sz w:val="18"/>
                                  <w:szCs w:val="18"/>
                                  <w:lang w:val="sv-SE"/>
                                </w:rPr>
                                <w:t>Static int globalInt</w:t>
                              </w:r>
                            </w:p>
                            <w:p w14:paraId="69A6032C" w14:textId="768161F7" w:rsidR="00583B74" w:rsidRDefault="00583B74" w:rsidP="0050082D">
                              <w:pPr>
                                <w:spacing w:before="0" w:after="0"/>
                                <w:rPr>
                                  <w:sz w:val="18"/>
                                  <w:szCs w:val="18"/>
                                  <w:lang w:val="sv-SE"/>
                                </w:rPr>
                              </w:pPr>
                              <w:r>
                                <w:rPr>
                                  <w:sz w:val="18"/>
                                  <w:szCs w:val="18"/>
                                  <w:lang w:val="sv-SE"/>
                                </w:rPr>
                                <w:t>Static int i</w:t>
                              </w:r>
                            </w:p>
                            <w:p w14:paraId="65DC2C71" w14:textId="7AEEED2D" w:rsidR="00583B74" w:rsidRDefault="00583B74" w:rsidP="0050082D">
                              <w:pPr>
                                <w:spacing w:before="0" w:after="0"/>
                                <w:rPr>
                                  <w:sz w:val="18"/>
                                  <w:szCs w:val="18"/>
                                  <w:lang w:val="sv-SE"/>
                                </w:rPr>
                              </w:pPr>
                            </w:p>
                            <w:p w14:paraId="3B0DD407" w14:textId="21D67AC3" w:rsidR="00583B74" w:rsidRPr="001B6705" w:rsidRDefault="00583B74"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83B74" w:rsidRPr="00D2146B" w:rsidRDefault="00583B74"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83B74" w:rsidRPr="00D2146B" w:rsidRDefault="00583B74"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83B74" w:rsidRDefault="00583B74"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83B74" w:rsidRPr="00D2146B" w:rsidRDefault="00583B74" w:rsidP="0050082D">
                              <w:pPr>
                                <w:spacing w:before="0" w:after="0" w:line="256" w:lineRule="auto"/>
                                <w:rPr>
                                  <w:sz w:val="18"/>
                                  <w:szCs w:val="18"/>
                                </w:rPr>
                              </w:pPr>
                              <w:r>
                                <w:rPr>
                                  <w:sz w:val="18"/>
                                  <w:szCs w:val="18"/>
                                </w:rPr>
                                <w:t>Auto mainChar : char</w:t>
                              </w:r>
                            </w:p>
                            <w:p w14:paraId="302437A3" w14:textId="77777777" w:rsidR="00583B74" w:rsidRDefault="00583B74" w:rsidP="0050082D">
                              <w:pPr>
                                <w:spacing w:before="0" w:after="0" w:line="256" w:lineRule="auto"/>
                                <w:rPr>
                                  <w:rFonts w:eastAsia="Calibri"/>
                                  <w:color w:val="000000"/>
                                  <w:sz w:val="18"/>
                                  <w:szCs w:val="18"/>
                                </w:rPr>
                              </w:pPr>
                            </w:p>
                            <w:p w14:paraId="71CC6A80" w14:textId="77C30F45" w:rsidR="00583B74" w:rsidRPr="00D2146B" w:rsidRDefault="00583B74" w:rsidP="008C458D">
                              <w:pPr>
                                <w:spacing w:before="0" w:after="0" w:line="256" w:lineRule="auto"/>
                                <w:rPr>
                                  <w:sz w:val="18"/>
                                  <w:szCs w:val="18"/>
                                </w:rPr>
                              </w:pPr>
                              <w:r>
                                <w:rPr>
                                  <w:rFonts w:eastAsia="Calibri"/>
                                  <w:color w:val="000000"/>
                                  <w:sz w:val="18"/>
                                  <w:szCs w:val="18"/>
                                </w:rPr>
                                <w:t>m_parentTable</w:t>
                              </w:r>
                            </w:p>
                            <w:p w14:paraId="4A1EB75F" w14:textId="77777777" w:rsidR="00583B74" w:rsidRPr="00D2146B" w:rsidRDefault="00583B74" w:rsidP="0050082D">
                              <w:pPr>
                                <w:spacing w:before="0" w:after="0" w:line="256" w:lineRule="auto"/>
                                <w:rPr>
                                  <w:sz w:val="18"/>
                                  <w:szCs w:val="18"/>
                                </w:rPr>
                              </w:pPr>
                              <w:r w:rsidRPr="00D2146B">
                                <w:rPr>
                                  <w:rFonts w:eastAsia="Calibri"/>
                                  <w:color w:val="000000"/>
                                  <w:sz w:val="18"/>
                                  <w:szCs w:val="18"/>
                                </w:rPr>
                                <w:t> </w:t>
                              </w:r>
                            </w:p>
                            <w:p w14:paraId="176D8F8E" w14:textId="77777777" w:rsidR="00583B74" w:rsidRPr="00D2146B" w:rsidRDefault="00583B74"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83B74" w:rsidRPr="00D2146B" w:rsidRDefault="00583B74"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83B74" w:rsidRPr="00D2146B" w:rsidRDefault="00583B74" w:rsidP="0050082D">
                              <w:pPr>
                                <w:spacing w:before="0" w:after="0" w:line="254" w:lineRule="auto"/>
                                <w:rPr>
                                  <w:sz w:val="18"/>
                                  <w:szCs w:val="18"/>
                                </w:rPr>
                              </w:pPr>
                              <w:r>
                                <w:rPr>
                                  <w:rFonts w:eastAsia="Calibri"/>
                                  <w:color w:val="000000"/>
                                  <w:sz w:val="18"/>
                                  <w:szCs w:val="18"/>
                                </w:rPr>
                                <w:t>auto int i</w:t>
                              </w:r>
                            </w:p>
                            <w:p w14:paraId="1EB866A9" w14:textId="57278A33" w:rsidR="00583B74" w:rsidRDefault="00583B74"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83B74" w:rsidRDefault="00583B74" w:rsidP="00073BF2">
                              <w:pPr>
                                <w:spacing w:before="0" w:after="0" w:line="254" w:lineRule="auto"/>
                                <w:rPr>
                                  <w:rFonts w:eastAsia="Calibri"/>
                                  <w:color w:val="000000"/>
                                  <w:sz w:val="18"/>
                                  <w:szCs w:val="18"/>
                                </w:rPr>
                              </w:pPr>
                            </w:p>
                            <w:p w14:paraId="55FF5C13" w14:textId="77777777" w:rsidR="00583B74" w:rsidRPr="00D2146B" w:rsidRDefault="00583B74" w:rsidP="00073BF2">
                              <w:pPr>
                                <w:spacing w:before="0" w:after="0" w:line="256" w:lineRule="auto"/>
                                <w:rPr>
                                  <w:sz w:val="18"/>
                                  <w:szCs w:val="18"/>
                                </w:rPr>
                              </w:pPr>
                              <w:r>
                                <w:rPr>
                                  <w:rFonts w:eastAsia="Calibri"/>
                                  <w:color w:val="000000"/>
                                  <w:sz w:val="18"/>
                                  <w:szCs w:val="18"/>
                                </w:rPr>
                                <w:t>m_parentTable</w:t>
                              </w:r>
                            </w:p>
                            <w:p w14:paraId="20CF0F08" w14:textId="77777777" w:rsidR="00583B74" w:rsidRPr="00D2146B" w:rsidRDefault="00583B74" w:rsidP="00073BF2">
                              <w:pPr>
                                <w:spacing w:before="0" w:after="0" w:line="254" w:lineRule="auto"/>
                                <w:rPr>
                                  <w:sz w:val="18"/>
                                  <w:szCs w:val="18"/>
                                </w:rPr>
                              </w:pPr>
                            </w:p>
                            <w:p w14:paraId="2347329E" w14:textId="77777777" w:rsidR="00583B74" w:rsidRPr="00D2146B" w:rsidRDefault="00583B74" w:rsidP="0050082D">
                              <w:pPr>
                                <w:spacing w:before="0" w:after="0" w:line="254" w:lineRule="auto"/>
                                <w:rPr>
                                  <w:sz w:val="18"/>
                                  <w:szCs w:val="18"/>
                                </w:rPr>
                              </w:pPr>
                              <w:r w:rsidRPr="00D2146B">
                                <w:rPr>
                                  <w:rFonts w:eastAsia="Calibri"/>
                                  <w:color w:val="000000"/>
                                  <w:sz w:val="18"/>
                                  <w:szCs w:val="18"/>
                                </w:rPr>
                                <w:t> </w:t>
                              </w:r>
                            </w:p>
                            <w:p w14:paraId="7D6DAD56" w14:textId="77777777" w:rsidR="00583B74" w:rsidRPr="00D2146B" w:rsidRDefault="00583B74"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83B74" w:rsidRPr="00D2146B" w:rsidRDefault="00583B74"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83B74" w:rsidRPr="00100F82" w:rsidRDefault="00583B74" w:rsidP="00100F82">
                              <w:pPr>
                                <w:spacing w:before="0" w:after="0"/>
                                <w:rPr>
                                  <w:sz w:val="18"/>
                                  <w:szCs w:val="18"/>
                                </w:rPr>
                              </w:pPr>
                              <w:r w:rsidRPr="00100F82">
                                <w:rPr>
                                  <w:sz w:val="18"/>
                                  <w:szCs w:val="18"/>
                                </w:rPr>
                                <w:t>auto int i</w:t>
                              </w:r>
                            </w:p>
                            <w:p w14:paraId="5D0A676C" w14:textId="673BC4F3" w:rsidR="00583B74" w:rsidRPr="00100F82" w:rsidRDefault="00583B74" w:rsidP="00100F82">
                              <w:pPr>
                                <w:spacing w:before="0" w:after="0"/>
                                <w:rPr>
                                  <w:sz w:val="18"/>
                                  <w:szCs w:val="18"/>
                                </w:rPr>
                              </w:pPr>
                              <w:r w:rsidRPr="00100F82">
                                <w:rPr>
                                  <w:sz w:val="18"/>
                                  <w:szCs w:val="18"/>
                                </w:rPr>
                                <w:t>auto double blockDouble</w:t>
                              </w:r>
                            </w:p>
                            <w:p w14:paraId="5B01AFF6" w14:textId="77777777" w:rsidR="00583B74" w:rsidRDefault="00583B74" w:rsidP="00100F82">
                              <w:pPr>
                                <w:spacing w:before="0" w:after="0" w:line="256" w:lineRule="auto"/>
                                <w:rPr>
                                  <w:rFonts w:eastAsia="Calibri"/>
                                  <w:color w:val="000000"/>
                                  <w:sz w:val="18"/>
                                  <w:szCs w:val="18"/>
                                </w:rPr>
                              </w:pPr>
                            </w:p>
                            <w:p w14:paraId="35EF25BA" w14:textId="6D9A7EDC" w:rsidR="00583B74" w:rsidRPr="00D2146B" w:rsidRDefault="00583B74" w:rsidP="00100F82">
                              <w:pPr>
                                <w:spacing w:before="0" w:after="0" w:line="256" w:lineRule="auto"/>
                                <w:rPr>
                                  <w:sz w:val="18"/>
                                  <w:szCs w:val="18"/>
                                </w:rPr>
                              </w:pPr>
                              <w:r>
                                <w:rPr>
                                  <w:rFonts w:eastAsia="Calibri"/>
                                  <w:color w:val="000000"/>
                                  <w:sz w:val="18"/>
                                  <w:szCs w:val="18"/>
                                </w:rPr>
                                <w:t>m_parentTable</w:t>
                              </w:r>
                            </w:p>
                            <w:p w14:paraId="274031CF" w14:textId="32871C06" w:rsidR="00583B74" w:rsidRDefault="00583B74"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83B74" w:rsidRDefault="00583B74"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83B74" w:rsidRDefault="00583B74" w:rsidP="00D44BB8">
                              <w:pPr>
                                <w:spacing w:line="252" w:lineRule="auto"/>
                              </w:pPr>
                              <w:r>
                                <w:rPr>
                                  <w:rFonts w:eastAsia="Calibri"/>
                                  <w:color w:val="000000"/>
                                  <w:sz w:val="18"/>
                                  <w:szCs w:val="18"/>
                                </w:rPr>
                                <w:t>SymbolTable.CurrentTable</w:t>
                              </w:r>
                            </w:p>
                            <w:p w14:paraId="332537CB" w14:textId="66AB52F1" w:rsidR="00583B74" w:rsidRDefault="00583B74" w:rsidP="00D44BB8">
                              <w:pPr>
                                <w:spacing w:line="252" w:lineRule="auto"/>
                              </w:pPr>
                            </w:p>
                            <w:p w14:paraId="35DA4169" w14:textId="77777777" w:rsidR="00583B74" w:rsidRDefault="00583B74"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83B74" w:rsidRPr="00610E6C" w:rsidRDefault="00583B74"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83B74" w:rsidRPr="00D2146B" w:rsidRDefault="00583B74" w:rsidP="0050082D">
                        <w:pPr>
                          <w:spacing w:before="0" w:after="0"/>
                          <w:rPr>
                            <w:sz w:val="18"/>
                            <w:szCs w:val="18"/>
                            <w:lang w:val="sv-SE"/>
                          </w:rPr>
                        </w:pPr>
                        <w:r>
                          <w:rPr>
                            <w:sz w:val="18"/>
                            <w:szCs w:val="18"/>
                            <w:lang w:val="sv-SE"/>
                          </w:rPr>
                          <w:t>Static int globalInt</w:t>
                        </w:r>
                      </w:p>
                      <w:p w14:paraId="69A6032C" w14:textId="768161F7" w:rsidR="00583B74" w:rsidRDefault="00583B74" w:rsidP="0050082D">
                        <w:pPr>
                          <w:spacing w:before="0" w:after="0"/>
                          <w:rPr>
                            <w:sz w:val="18"/>
                            <w:szCs w:val="18"/>
                            <w:lang w:val="sv-SE"/>
                          </w:rPr>
                        </w:pPr>
                        <w:r>
                          <w:rPr>
                            <w:sz w:val="18"/>
                            <w:szCs w:val="18"/>
                            <w:lang w:val="sv-SE"/>
                          </w:rPr>
                          <w:t>Static int i</w:t>
                        </w:r>
                      </w:p>
                      <w:p w14:paraId="65DC2C71" w14:textId="7AEEED2D" w:rsidR="00583B74" w:rsidRDefault="00583B74" w:rsidP="0050082D">
                        <w:pPr>
                          <w:spacing w:before="0" w:after="0"/>
                          <w:rPr>
                            <w:sz w:val="18"/>
                            <w:szCs w:val="18"/>
                            <w:lang w:val="sv-SE"/>
                          </w:rPr>
                        </w:pPr>
                      </w:p>
                      <w:p w14:paraId="3B0DD407" w14:textId="21D67AC3" w:rsidR="00583B74" w:rsidRPr="001B6705" w:rsidRDefault="00583B74"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83B74" w:rsidRPr="00D2146B" w:rsidRDefault="00583B74"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83B74" w:rsidRPr="00D2146B" w:rsidRDefault="00583B74"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83B74" w:rsidRDefault="00583B74"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83B74" w:rsidRPr="00D2146B" w:rsidRDefault="00583B74" w:rsidP="0050082D">
                        <w:pPr>
                          <w:spacing w:before="0" w:after="0" w:line="256" w:lineRule="auto"/>
                          <w:rPr>
                            <w:sz w:val="18"/>
                            <w:szCs w:val="18"/>
                          </w:rPr>
                        </w:pPr>
                        <w:r>
                          <w:rPr>
                            <w:sz w:val="18"/>
                            <w:szCs w:val="18"/>
                          </w:rPr>
                          <w:t>Auto mainChar : char</w:t>
                        </w:r>
                      </w:p>
                      <w:p w14:paraId="302437A3" w14:textId="77777777" w:rsidR="00583B74" w:rsidRDefault="00583B74" w:rsidP="0050082D">
                        <w:pPr>
                          <w:spacing w:before="0" w:after="0" w:line="256" w:lineRule="auto"/>
                          <w:rPr>
                            <w:rFonts w:eastAsia="Calibri"/>
                            <w:color w:val="000000"/>
                            <w:sz w:val="18"/>
                            <w:szCs w:val="18"/>
                          </w:rPr>
                        </w:pPr>
                      </w:p>
                      <w:p w14:paraId="71CC6A80" w14:textId="77C30F45" w:rsidR="00583B74" w:rsidRPr="00D2146B" w:rsidRDefault="00583B74" w:rsidP="008C458D">
                        <w:pPr>
                          <w:spacing w:before="0" w:after="0" w:line="256" w:lineRule="auto"/>
                          <w:rPr>
                            <w:sz w:val="18"/>
                            <w:szCs w:val="18"/>
                          </w:rPr>
                        </w:pPr>
                        <w:r>
                          <w:rPr>
                            <w:rFonts w:eastAsia="Calibri"/>
                            <w:color w:val="000000"/>
                            <w:sz w:val="18"/>
                            <w:szCs w:val="18"/>
                          </w:rPr>
                          <w:t>m_parentTable</w:t>
                        </w:r>
                      </w:p>
                      <w:p w14:paraId="4A1EB75F" w14:textId="77777777" w:rsidR="00583B74" w:rsidRPr="00D2146B" w:rsidRDefault="00583B74" w:rsidP="0050082D">
                        <w:pPr>
                          <w:spacing w:before="0" w:after="0" w:line="256" w:lineRule="auto"/>
                          <w:rPr>
                            <w:sz w:val="18"/>
                            <w:szCs w:val="18"/>
                          </w:rPr>
                        </w:pPr>
                        <w:r w:rsidRPr="00D2146B">
                          <w:rPr>
                            <w:rFonts w:eastAsia="Calibri"/>
                            <w:color w:val="000000"/>
                            <w:sz w:val="18"/>
                            <w:szCs w:val="18"/>
                          </w:rPr>
                          <w:t> </w:t>
                        </w:r>
                      </w:p>
                      <w:p w14:paraId="176D8F8E" w14:textId="77777777" w:rsidR="00583B74" w:rsidRPr="00D2146B" w:rsidRDefault="00583B74"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83B74" w:rsidRPr="00D2146B" w:rsidRDefault="00583B74"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83B74" w:rsidRPr="00D2146B" w:rsidRDefault="00583B74" w:rsidP="0050082D">
                        <w:pPr>
                          <w:spacing w:before="0" w:after="0" w:line="254" w:lineRule="auto"/>
                          <w:rPr>
                            <w:sz w:val="18"/>
                            <w:szCs w:val="18"/>
                          </w:rPr>
                        </w:pPr>
                        <w:r>
                          <w:rPr>
                            <w:rFonts w:eastAsia="Calibri"/>
                            <w:color w:val="000000"/>
                            <w:sz w:val="18"/>
                            <w:szCs w:val="18"/>
                          </w:rPr>
                          <w:t>auto int i</w:t>
                        </w:r>
                      </w:p>
                      <w:p w14:paraId="1EB866A9" w14:textId="57278A33" w:rsidR="00583B74" w:rsidRDefault="00583B74"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83B74" w:rsidRDefault="00583B74" w:rsidP="00073BF2">
                        <w:pPr>
                          <w:spacing w:before="0" w:after="0" w:line="254" w:lineRule="auto"/>
                          <w:rPr>
                            <w:rFonts w:eastAsia="Calibri"/>
                            <w:color w:val="000000"/>
                            <w:sz w:val="18"/>
                            <w:szCs w:val="18"/>
                          </w:rPr>
                        </w:pPr>
                      </w:p>
                      <w:p w14:paraId="55FF5C13" w14:textId="77777777" w:rsidR="00583B74" w:rsidRPr="00D2146B" w:rsidRDefault="00583B74" w:rsidP="00073BF2">
                        <w:pPr>
                          <w:spacing w:before="0" w:after="0" w:line="256" w:lineRule="auto"/>
                          <w:rPr>
                            <w:sz w:val="18"/>
                            <w:szCs w:val="18"/>
                          </w:rPr>
                        </w:pPr>
                        <w:r>
                          <w:rPr>
                            <w:rFonts w:eastAsia="Calibri"/>
                            <w:color w:val="000000"/>
                            <w:sz w:val="18"/>
                            <w:szCs w:val="18"/>
                          </w:rPr>
                          <w:t>m_parentTable</w:t>
                        </w:r>
                      </w:p>
                      <w:p w14:paraId="20CF0F08" w14:textId="77777777" w:rsidR="00583B74" w:rsidRPr="00D2146B" w:rsidRDefault="00583B74" w:rsidP="00073BF2">
                        <w:pPr>
                          <w:spacing w:before="0" w:after="0" w:line="254" w:lineRule="auto"/>
                          <w:rPr>
                            <w:sz w:val="18"/>
                            <w:szCs w:val="18"/>
                          </w:rPr>
                        </w:pPr>
                      </w:p>
                      <w:p w14:paraId="2347329E" w14:textId="77777777" w:rsidR="00583B74" w:rsidRPr="00D2146B" w:rsidRDefault="00583B74" w:rsidP="0050082D">
                        <w:pPr>
                          <w:spacing w:before="0" w:after="0" w:line="254" w:lineRule="auto"/>
                          <w:rPr>
                            <w:sz w:val="18"/>
                            <w:szCs w:val="18"/>
                          </w:rPr>
                        </w:pPr>
                        <w:r w:rsidRPr="00D2146B">
                          <w:rPr>
                            <w:rFonts w:eastAsia="Calibri"/>
                            <w:color w:val="000000"/>
                            <w:sz w:val="18"/>
                            <w:szCs w:val="18"/>
                          </w:rPr>
                          <w:t> </w:t>
                        </w:r>
                      </w:p>
                      <w:p w14:paraId="7D6DAD56" w14:textId="77777777" w:rsidR="00583B74" w:rsidRPr="00D2146B" w:rsidRDefault="00583B74"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83B74" w:rsidRPr="00D2146B" w:rsidRDefault="00583B74"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83B74" w:rsidRPr="00100F82" w:rsidRDefault="00583B74" w:rsidP="00100F82">
                        <w:pPr>
                          <w:spacing w:before="0" w:after="0"/>
                          <w:rPr>
                            <w:sz w:val="18"/>
                            <w:szCs w:val="18"/>
                          </w:rPr>
                        </w:pPr>
                        <w:r w:rsidRPr="00100F82">
                          <w:rPr>
                            <w:sz w:val="18"/>
                            <w:szCs w:val="18"/>
                          </w:rPr>
                          <w:t>auto int i</w:t>
                        </w:r>
                      </w:p>
                      <w:p w14:paraId="5D0A676C" w14:textId="673BC4F3" w:rsidR="00583B74" w:rsidRPr="00100F82" w:rsidRDefault="00583B74" w:rsidP="00100F82">
                        <w:pPr>
                          <w:spacing w:before="0" w:after="0"/>
                          <w:rPr>
                            <w:sz w:val="18"/>
                            <w:szCs w:val="18"/>
                          </w:rPr>
                        </w:pPr>
                        <w:r w:rsidRPr="00100F82">
                          <w:rPr>
                            <w:sz w:val="18"/>
                            <w:szCs w:val="18"/>
                          </w:rPr>
                          <w:t>auto double blockDouble</w:t>
                        </w:r>
                      </w:p>
                      <w:p w14:paraId="5B01AFF6" w14:textId="77777777" w:rsidR="00583B74" w:rsidRDefault="00583B74" w:rsidP="00100F82">
                        <w:pPr>
                          <w:spacing w:before="0" w:after="0" w:line="256" w:lineRule="auto"/>
                          <w:rPr>
                            <w:rFonts w:eastAsia="Calibri"/>
                            <w:color w:val="000000"/>
                            <w:sz w:val="18"/>
                            <w:szCs w:val="18"/>
                          </w:rPr>
                        </w:pPr>
                      </w:p>
                      <w:p w14:paraId="35EF25BA" w14:textId="6D9A7EDC" w:rsidR="00583B74" w:rsidRPr="00D2146B" w:rsidRDefault="00583B74" w:rsidP="00100F82">
                        <w:pPr>
                          <w:spacing w:before="0" w:after="0" w:line="256" w:lineRule="auto"/>
                          <w:rPr>
                            <w:sz w:val="18"/>
                            <w:szCs w:val="18"/>
                          </w:rPr>
                        </w:pPr>
                        <w:r>
                          <w:rPr>
                            <w:rFonts w:eastAsia="Calibri"/>
                            <w:color w:val="000000"/>
                            <w:sz w:val="18"/>
                            <w:szCs w:val="18"/>
                          </w:rPr>
                          <w:t>m_parentTable</w:t>
                        </w:r>
                      </w:p>
                      <w:p w14:paraId="274031CF" w14:textId="32871C06" w:rsidR="00583B74" w:rsidRDefault="00583B74"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83B74" w:rsidRDefault="00583B74"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83B74" w:rsidRDefault="00583B74" w:rsidP="00D44BB8">
                        <w:pPr>
                          <w:spacing w:line="252" w:lineRule="auto"/>
                        </w:pPr>
                        <w:r>
                          <w:rPr>
                            <w:rFonts w:eastAsia="Calibri"/>
                            <w:color w:val="000000"/>
                            <w:sz w:val="18"/>
                            <w:szCs w:val="18"/>
                          </w:rPr>
                          <w:t>SymbolTable.CurrentTable</w:t>
                        </w:r>
                      </w:p>
                      <w:p w14:paraId="332537CB" w14:textId="66AB52F1" w:rsidR="00583B74" w:rsidRDefault="00583B74" w:rsidP="00D44BB8">
                        <w:pPr>
                          <w:spacing w:line="252" w:lineRule="auto"/>
                        </w:pPr>
                      </w:p>
                      <w:p w14:paraId="35DA4169" w14:textId="77777777" w:rsidR="00583B74" w:rsidRDefault="00583B74"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83B74" w:rsidRPr="00610E6C" w:rsidRDefault="00583B74"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7C10EAD1" w:rsidR="00ED72CD" w:rsidRPr="00D822A3" w:rsidRDefault="00ED72CD" w:rsidP="00ED72CD">
      <w:pPr>
        <w:pStyle w:val="Code"/>
        <w:rPr>
          <w:highlight w:val="white"/>
          <w:lang w:val="en-GB"/>
        </w:rPr>
      </w:pPr>
      <w:r w:rsidRPr="00D822A3">
        <w:rPr>
          <w:highlight w:val="white"/>
          <w:lang w:val="en-GB"/>
        </w:rPr>
        <w:t xml:space="preserve">      new ListMap&lt;string,Symbol&gt;();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lastRenderedPageBreak/>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394C8A22" w14:textId="77777777" w:rsidR="008F5511" w:rsidRPr="00D822A3" w:rsidRDefault="008F5511" w:rsidP="00323ED4">
      <w:pPr>
        <w:pStyle w:val="Code"/>
        <w:rPr>
          <w:highlight w:val="white"/>
          <w:lang w:val="en-GB"/>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lastRenderedPageBreak/>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1AC1E6A1" w14:textId="77777777" w:rsidR="008F5511" w:rsidRPr="00D822A3" w:rsidRDefault="008F5511" w:rsidP="00323ED4">
      <w:pPr>
        <w:pStyle w:val="Code"/>
        <w:rPr>
          <w:highlight w:val="white"/>
          <w:lang w:val="en-GB"/>
        </w:rPr>
      </w:pPr>
      <w:r w:rsidRPr="00D822A3">
        <w:rPr>
          <w:highlight w:val="white"/>
          <w:lang w:val="en-GB"/>
        </w:rPr>
        <w:t xml:space="preserve">          oldType.MemberMap = newType.MemberMap;</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lastRenderedPageBreak/>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227" w:name="_Toc54119912"/>
      <w:r w:rsidRPr="00D822A3">
        <w:rPr>
          <w:lang w:val="en-GB"/>
        </w:rPr>
        <w:t>The Symbol</w:t>
      </w:r>
      <w:bookmarkEnd w:id="227"/>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228" w:author="Stefan Bjornander" w:date="2015-04-25T18:28:00Z">
        <w:r w:rsidR="008154C7" w:rsidRPr="00D822A3">
          <w:rPr>
            <w:lang w:val="en-GB"/>
          </w:rPr>
          <w:t>T</w:t>
        </w:r>
      </w:ins>
      <w:ins w:id="229" w:author="Stefan Bjornander" w:date="2015-04-25T16:11:00Z">
        <w:r w:rsidR="008154C7" w:rsidRPr="00D822A3">
          <w:rPr>
            <w:lang w:val="en-GB"/>
          </w:rPr>
          <w:t xml:space="preserve">he </w:t>
        </w:r>
      </w:ins>
      <w:r w:rsidR="00FB1C41" w:rsidRPr="00D822A3">
        <w:rPr>
          <w:lang w:val="en-GB"/>
        </w:rPr>
        <w:t>r</w:t>
      </w:r>
      <w:ins w:id="230" w:author="Stefan Bjornander" w:date="2015-04-25T16:11:00Z">
        <w:r w:rsidR="008154C7" w:rsidRPr="00D822A3">
          <w:rPr>
            <w:lang w:val="en-GB"/>
          </w:rPr>
          <w:t>egister storage has been included for the sake of completeness</w:t>
        </w:r>
      </w:ins>
      <w:r w:rsidR="00FB1C41" w:rsidRPr="00D822A3">
        <w:rPr>
          <w:lang w:val="en-GB"/>
        </w:rPr>
        <w:t>. T</w:t>
      </w:r>
      <w:ins w:id="231"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232" w:author="Stefan Bjornander" w:date="2015-04-25T18:27:00Z">
        <w:r w:rsidRPr="00D822A3">
          <w:rPr>
            <w:lang w:val="en-GB"/>
          </w:rPr>
          <w:t xml:space="preserve">If the storage specifier is omitted a global variable is regarded as static and a local variable is </w:t>
        </w:r>
      </w:ins>
      <w:ins w:id="233" w:author="Stefan Bjornander" w:date="2015-04-25T18:28:00Z">
        <w:r w:rsidRPr="00D822A3">
          <w:rPr>
            <w:lang w:val="en-GB"/>
          </w:rPr>
          <w:t>regarded as auto.</w:t>
        </w:r>
      </w:ins>
      <w:r w:rsidRPr="00D822A3">
        <w:rPr>
          <w:lang w:val="en-GB"/>
        </w:rPr>
        <w:t xml:space="preserve"> In this book, t</w:t>
      </w:r>
      <w:ins w:id="234"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0C76FCF"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Section </w:t>
      </w:r>
      <w:r w:rsidRPr="00D822A3">
        <w:rPr>
          <w:lang w:val="en-GB"/>
        </w:rPr>
        <w:fldChar w:fldCharType="begin"/>
      </w:r>
      <w:r w:rsidRPr="00D822A3">
        <w:rPr>
          <w:lang w:val="en-GB"/>
        </w:rPr>
        <w:instrText xml:space="preserve"> REF _Ref479084909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In case of the address, arrow, or index operator the address symbol is the dereferred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lastRenderedPageBreak/>
        <w:t xml:space="preserve">The name is somewhat misleading since we also store functions and types, defined by </w:t>
      </w:r>
      <w:r w:rsidRPr="00D822A3">
        <w:rPr>
          <w:rStyle w:val="CodeInText"/>
          <w:i/>
          <w:lang w:val="en-GB"/>
          <w:rPrChange w:id="235" w:author="Stefan Bjornander" w:date="2015-04-25T10:11:00Z">
            <w:rPr>
              <w:rStyle w:val="CodeInText"/>
            </w:rPr>
          </w:rPrChange>
        </w:rPr>
        <w:t>typedef</w:t>
      </w:r>
      <w:r w:rsidRPr="00D822A3">
        <w:rPr>
          <w:lang w:val="en-GB"/>
        </w:rPr>
        <w:t>, in the table.</w:t>
      </w:r>
      <w:ins w:id="236" w:author="Stefan Bjornander" w:date="2015-04-25T10:11:00Z">
        <w:r w:rsidRPr="00D822A3">
          <w:rPr>
            <w:lang w:val="en-GB"/>
          </w:rPr>
          <w:t xml:space="preserve"> In some compiler technique </w:t>
        </w:r>
      </w:ins>
      <w:r w:rsidR="00440B10" w:rsidRPr="00D822A3">
        <w:rPr>
          <w:lang w:val="en-GB"/>
        </w:rPr>
        <w:t>textbooks,</w:t>
      </w:r>
      <w:ins w:id="237" w:author="Stefan Bjornander" w:date="2015-04-25T10:11:00Z">
        <w:r w:rsidRPr="00D822A3">
          <w:rPr>
            <w:lang w:val="en-GB"/>
          </w:rPr>
          <w:t xml:space="preserve"> the table is called</w:t>
        </w:r>
      </w:ins>
      <w:ins w:id="238" w:author="Stefan Bjornander" w:date="2015-04-25T10:14:00Z">
        <w:r w:rsidRPr="00D822A3">
          <w:rPr>
            <w:lang w:val="en-GB"/>
          </w:rPr>
          <w:t xml:space="preserve"> the </w:t>
        </w:r>
        <w:r w:rsidRPr="00D822A3">
          <w:rPr>
            <w:rStyle w:val="CodeInText"/>
            <w:i/>
            <w:lang w:val="en-GB"/>
            <w:rPrChange w:id="239"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lastRenderedPageBreak/>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lastRenderedPageBreak/>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lastRenderedPageBreak/>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lastRenderedPageBreak/>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lastRenderedPageBreak/>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D822A3" w:rsidRDefault="009F7A62" w:rsidP="009F7A62">
      <w:pPr>
        <w:pStyle w:val="Code"/>
        <w:rPr>
          <w:highlight w:val="white"/>
          <w:lang w:val="en-GB"/>
        </w:rPr>
      </w:pPr>
    </w:p>
    <w:p w14:paraId="3B743285" w14:textId="77777777" w:rsidR="009F7A62" w:rsidRPr="00D822A3" w:rsidRDefault="009F7A62" w:rsidP="009F7A62">
      <w:pPr>
        <w:pStyle w:val="Code"/>
        <w:rPr>
          <w:highlight w:val="white"/>
          <w:lang w:val="en-GB"/>
        </w:rPr>
      </w:pPr>
      <w:r w:rsidRPr="00D822A3">
        <w:rPr>
          <w:highlight w:val="white"/>
          <w:lang w:val="en-GB"/>
        </w:rPr>
        <w:t xml:space="preserve">    public override string ToString() {</w:t>
      </w:r>
    </w:p>
    <w:p w14:paraId="73C2EB42" w14:textId="77777777" w:rsidR="009F7A62" w:rsidRPr="00D822A3" w:rsidRDefault="009F7A62" w:rsidP="009F7A62">
      <w:pPr>
        <w:pStyle w:val="Code"/>
        <w:rPr>
          <w:highlight w:val="white"/>
          <w:lang w:val="en-GB"/>
        </w:rPr>
      </w:pPr>
      <w:r w:rsidRPr="00D822A3">
        <w:rPr>
          <w:highlight w:val="white"/>
          <w:lang w:val="en-GB"/>
        </w:rPr>
        <w:t xml:space="preserve">      if (m_name != null) {</w:t>
      </w:r>
    </w:p>
    <w:p w14:paraId="17C8461B"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251CF5E7" w14:textId="77777777" w:rsidR="00013F62" w:rsidRPr="00D822A3" w:rsidRDefault="009F7A62" w:rsidP="009F7A62">
      <w:pPr>
        <w:pStyle w:val="Code"/>
        <w:rPr>
          <w:highlight w:val="white"/>
          <w:lang w:val="en-GB"/>
        </w:rPr>
      </w:pPr>
      <w:r w:rsidRPr="00D822A3">
        <w:rPr>
          <w:highlight w:val="white"/>
          <w:lang w:val="en-GB"/>
        </w:rPr>
        <w:t xml:space="preserve">          return ((m_name != null) ? m_name : "") + " -&gt; " +</w:t>
      </w:r>
    </w:p>
    <w:p w14:paraId="7936287C" w14:textId="6527CD20"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2DBC2378" w14:textId="77777777" w:rsidR="009F7A62" w:rsidRPr="00D822A3" w:rsidRDefault="009F7A62" w:rsidP="009F7A62">
      <w:pPr>
        <w:pStyle w:val="Code"/>
        <w:rPr>
          <w:highlight w:val="white"/>
          <w:lang w:val="en-GB"/>
        </w:rPr>
      </w:pPr>
      <w:r w:rsidRPr="00D822A3">
        <w:rPr>
          <w:highlight w:val="white"/>
          <w:lang w:val="en-GB"/>
        </w:rPr>
        <w:t xml:space="preserve">        }</w:t>
      </w:r>
    </w:p>
    <w:p w14:paraId="25A98757" w14:textId="77777777" w:rsidR="009F7A62" w:rsidRPr="00D822A3" w:rsidRDefault="009F7A62" w:rsidP="009F7A62">
      <w:pPr>
        <w:pStyle w:val="Code"/>
        <w:rPr>
          <w:highlight w:val="white"/>
          <w:lang w:val="en-GB"/>
        </w:rPr>
      </w:pPr>
      <w:r w:rsidRPr="00D822A3">
        <w:rPr>
          <w:highlight w:val="white"/>
          <w:lang w:val="en-GB"/>
        </w:rPr>
        <w:t xml:space="preserve">        else {</w:t>
      </w:r>
    </w:p>
    <w:p w14:paraId="73B9D8CA" w14:textId="77777777" w:rsidR="009F7A62" w:rsidRPr="00D822A3" w:rsidRDefault="009F7A62" w:rsidP="009F7A62">
      <w:pPr>
        <w:pStyle w:val="Code"/>
        <w:rPr>
          <w:highlight w:val="white"/>
          <w:lang w:val="en-GB"/>
        </w:rPr>
      </w:pPr>
      <w:r w:rsidRPr="00D822A3">
        <w:rPr>
          <w:highlight w:val="white"/>
          <w:lang w:val="en-GB"/>
        </w:rPr>
        <w:t xml:space="preserve">          return ((m_name != null) ? m_name : "");</w:t>
      </w:r>
    </w:p>
    <w:p w14:paraId="3BBEA276" w14:textId="77777777" w:rsidR="009F7A62" w:rsidRPr="00D822A3" w:rsidRDefault="009F7A62" w:rsidP="009F7A62">
      <w:pPr>
        <w:pStyle w:val="Code"/>
        <w:rPr>
          <w:highlight w:val="white"/>
          <w:lang w:val="en-GB"/>
        </w:rPr>
      </w:pPr>
      <w:r w:rsidRPr="00D822A3">
        <w:rPr>
          <w:highlight w:val="white"/>
          <w:lang w:val="en-GB"/>
        </w:rPr>
        <w:t xml:space="preserve">        }</w:t>
      </w:r>
    </w:p>
    <w:p w14:paraId="1B6B640F" w14:textId="77777777" w:rsidR="009F7A62" w:rsidRPr="00D822A3" w:rsidRDefault="009F7A62" w:rsidP="009F7A62">
      <w:pPr>
        <w:pStyle w:val="Code"/>
        <w:rPr>
          <w:highlight w:val="white"/>
          <w:lang w:val="en-GB"/>
        </w:rPr>
      </w:pPr>
      <w:r w:rsidRPr="00D822A3">
        <w:rPr>
          <w:highlight w:val="white"/>
          <w:lang w:val="en-GB"/>
        </w:rPr>
        <w:t xml:space="preserve">      }</w:t>
      </w:r>
    </w:p>
    <w:p w14:paraId="01EA491A" w14:textId="77777777" w:rsidR="009F7A62" w:rsidRPr="00D822A3" w:rsidRDefault="009F7A62" w:rsidP="009F7A62">
      <w:pPr>
        <w:pStyle w:val="Code"/>
        <w:rPr>
          <w:highlight w:val="white"/>
          <w:lang w:val="en-GB"/>
        </w:rPr>
      </w:pPr>
      <w:r w:rsidRPr="00D822A3">
        <w:rPr>
          <w:highlight w:val="white"/>
          <w:lang w:val="en-GB"/>
        </w:rPr>
        <w:t xml:space="preserve">      else {</w:t>
      </w:r>
    </w:p>
    <w:p w14:paraId="14032006"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520E7C59" w14:textId="77777777" w:rsidR="00013F62" w:rsidRPr="00D822A3" w:rsidRDefault="009F7A62" w:rsidP="009F7A62">
      <w:pPr>
        <w:pStyle w:val="Code"/>
        <w:rPr>
          <w:highlight w:val="white"/>
          <w:lang w:val="en-GB"/>
        </w:rPr>
      </w:pPr>
      <w:r w:rsidRPr="00D822A3">
        <w:rPr>
          <w:highlight w:val="white"/>
          <w:lang w:val="en-GB"/>
        </w:rPr>
        <w:t xml:space="preserve">          return ((m_uniqueName != null) ? m_uniqueName : "") + " -&gt; " +</w:t>
      </w:r>
    </w:p>
    <w:p w14:paraId="56F034C9" w14:textId="411D343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5825F31C" w14:textId="77777777" w:rsidR="009F7A62" w:rsidRPr="00D822A3" w:rsidRDefault="009F7A62" w:rsidP="009F7A62">
      <w:pPr>
        <w:pStyle w:val="Code"/>
        <w:rPr>
          <w:highlight w:val="white"/>
          <w:lang w:val="en-GB"/>
        </w:rPr>
      </w:pPr>
      <w:r w:rsidRPr="00D822A3">
        <w:rPr>
          <w:highlight w:val="white"/>
          <w:lang w:val="en-GB"/>
        </w:rPr>
        <w:t xml:space="preserve">        }</w:t>
      </w:r>
    </w:p>
    <w:p w14:paraId="42EC6F2F" w14:textId="77777777" w:rsidR="009F7A62" w:rsidRPr="00D822A3" w:rsidRDefault="009F7A62" w:rsidP="009F7A62">
      <w:pPr>
        <w:pStyle w:val="Code"/>
        <w:rPr>
          <w:highlight w:val="white"/>
          <w:lang w:val="en-GB"/>
        </w:rPr>
      </w:pPr>
      <w:r w:rsidRPr="00D822A3">
        <w:rPr>
          <w:highlight w:val="white"/>
          <w:lang w:val="en-GB"/>
        </w:rPr>
        <w:t xml:space="preserve">        else {</w:t>
      </w:r>
    </w:p>
    <w:p w14:paraId="03723B24" w14:textId="77777777" w:rsidR="009F7A62" w:rsidRPr="00D822A3" w:rsidRDefault="009F7A62" w:rsidP="009F7A62">
      <w:pPr>
        <w:pStyle w:val="Code"/>
        <w:rPr>
          <w:highlight w:val="white"/>
          <w:lang w:val="en-GB"/>
        </w:rPr>
      </w:pPr>
      <w:r w:rsidRPr="00D822A3">
        <w:rPr>
          <w:highlight w:val="white"/>
          <w:lang w:val="en-GB"/>
        </w:rPr>
        <w:t xml:space="preserve">          return ((m_uniqueName != null) ? m_uniqueName : "");</w:t>
      </w:r>
    </w:p>
    <w:p w14:paraId="5053781E" w14:textId="77777777" w:rsidR="009F7A62" w:rsidRPr="00D822A3" w:rsidRDefault="009F7A62" w:rsidP="009F7A62">
      <w:pPr>
        <w:pStyle w:val="Code"/>
        <w:rPr>
          <w:highlight w:val="white"/>
          <w:lang w:val="en-GB"/>
        </w:rPr>
      </w:pPr>
      <w:r w:rsidRPr="00D822A3">
        <w:rPr>
          <w:highlight w:val="white"/>
          <w:lang w:val="en-GB"/>
        </w:rPr>
        <w:t xml:space="preserve">        }</w:t>
      </w:r>
    </w:p>
    <w:p w14:paraId="2D33FEE6" w14:textId="77777777" w:rsidR="009F7A62" w:rsidRPr="00D822A3" w:rsidRDefault="009F7A62" w:rsidP="009F7A62">
      <w:pPr>
        <w:pStyle w:val="Code"/>
        <w:rPr>
          <w:highlight w:val="white"/>
          <w:lang w:val="en-GB"/>
        </w:rPr>
      </w:pPr>
      <w:r w:rsidRPr="00D822A3">
        <w:rPr>
          <w:highlight w:val="white"/>
          <w:lang w:val="en-GB"/>
        </w:rPr>
        <w:t xml:space="preserve">      }</w:t>
      </w:r>
    </w:p>
    <w:p w14:paraId="3EC69BE4" w14:textId="77777777" w:rsidR="009F7A62" w:rsidRPr="00D822A3" w:rsidRDefault="009F7A62" w:rsidP="009F7A62">
      <w:pPr>
        <w:pStyle w:val="Code"/>
        <w:rPr>
          <w:highlight w:val="white"/>
          <w:lang w:val="en-GB"/>
        </w:rPr>
      </w:pPr>
      <w:r w:rsidRPr="00D822A3">
        <w:rPr>
          <w:highlight w:val="white"/>
          <w:lang w:val="en-GB"/>
        </w:rPr>
        <w:t xml:space="preserve">    }</w:t>
      </w:r>
    </w:p>
    <w:p w14:paraId="6457479A" w14:textId="77777777" w:rsidR="009F7A62" w:rsidRPr="00D822A3" w:rsidRDefault="009F7A62" w:rsidP="009F7A62">
      <w:pPr>
        <w:pStyle w:val="Code"/>
        <w:rPr>
          <w:highlight w:val="white"/>
          <w:lang w:val="en-GB"/>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40" w:name="_Toc54119913"/>
      <w:r w:rsidRPr="00D822A3">
        <w:rPr>
          <w:lang w:val="en-GB"/>
        </w:rPr>
        <w:t>Static Symbols</w:t>
      </w:r>
      <w:bookmarkEnd w:id="240"/>
    </w:p>
    <w:p w14:paraId="0AA5AF9F" w14:textId="3509F1EC"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77777777" w:rsidR="00AB7E45" w:rsidRPr="00D822A3" w:rsidRDefault="00AB7E45" w:rsidP="00AB7E45">
      <w:pPr>
        <w:pStyle w:val="Code"/>
        <w:rPr>
          <w:highlight w:val="white"/>
          <w:lang w:val="en-GB"/>
        </w:rPr>
      </w:pPr>
      <w:r w:rsidRPr="00D822A3">
        <w:rPr>
          <w:highlight w:val="white"/>
          <w:lang w:val="en-GB"/>
        </w:rPr>
        <w:t xml:space="preserve">  public abstract class StaticSymbol {</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7F21018C" w14:textId="77777777" w:rsidR="00AB7E45" w:rsidRPr="00D822A3" w:rsidRDefault="00AB7E45" w:rsidP="00AB7E45">
      <w:pPr>
        <w:pStyle w:val="Code"/>
        <w:rPr>
          <w:highlight w:val="white"/>
          <w:lang w:val="en-GB"/>
        </w:rPr>
      </w:pP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4E26B2A1" w14:textId="77777777" w:rsidR="00AB7E45" w:rsidRPr="00D822A3" w:rsidRDefault="00AB7E45" w:rsidP="00AB7E45">
      <w:pPr>
        <w:pStyle w:val="Code"/>
        <w:rPr>
          <w:highlight w:val="white"/>
          <w:lang w:val="en-GB"/>
        </w:rPr>
      </w:pPr>
    </w:p>
    <w:p w14:paraId="3D9FA993" w14:textId="77777777" w:rsidR="00AB7E45" w:rsidRPr="00D822A3" w:rsidRDefault="00AB7E45" w:rsidP="00AB7E45">
      <w:pPr>
        <w:pStyle w:val="Code"/>
        <w:rPr>
          <w:highlight w:val="white"/>
          <w:lang w:val="en-GB"/>
        </w:rPr>
      </w:pPr>
      <w:r w:rsidRPr="00D822A3">
        <w:rPr>
          <w:highlight w:val="white"/>
          <w:lang w:val="en-GB"/>
        </w:rPr>
        <w:t xml:space="preserve">    public string UniqueName {</w:t>
      </w:r>
    </w:p>
    <w:p w14:paraId="31393323" w14:textId="77777777" w:rsidR="00AB7E45" w:rsidRPr="00D822A3" w:rsidRDefault="00AB7E45" w:rsidP="00AB7E45">
      <w:pPr>
        <w:pStyle w:val="Code"/>
        <w:rPr>
          <w:highlight w:val="white"/>
          <w:lang w:val="en-GB"/>
        </w:rPr>
      </w:pPr>
      <w:r w:rsidRPr="00D822A3">
        <w:rPr>
          <w:highlight w:val="white"/>
          <w:lang w:val="en-GB"/>
        </w:rPr>
        <w:t xml:space="preserve">      get { return m_uniqueName; }</w:t>
      </w:r>
    </w:p>
    <w:p w14:paraId="7A6B8B2C"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77777777" w:rsidR="00AB7E45" w:rsidRPr="00D822A3" w:rsidRDefault="00AB7E45" w:rsidP="00AB7E45">
      <w:pPr>
        <w:pStyle w:val="Code"/>
        <w:rPr>
          <w:highlight w:val="white"/>
          <w:lang w:val="en-GB"/>
        </w:rPr>
      </w:pPr>
    </w:p>
    <w:p w14:paraId="0F422742" w14:textId="77777777" w:rsidR="00AB7E45" w:rsidRPr="00D822A3" w:rsidRDefault="00AB7E45" w:rsidP="00AB7E45">
      <w:pPr>
        <w:pStyle w:val="Code"/>
        <w:rPr>
          <w:highlight w:val="white"/>
          <w:lang w:val="en-GB"/>
        </w:rPr>
      </w:pPr>
      <w:r w:rsidRPr="00D822A3">
        <w:rPr>
          <w:highlight w:val="white"/>
          <w:lang w:val="en-GB"/>
        </w:rPr>
        <w:t xml:space="preserve">    public virtual void Save(BinaryWriter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7777777" w:rsidR="00AB7E45" w:rsidRPr="00D822A3" w:rsidRDefault="00AB7E45" w:rsidP="00AB7E45">
      <w:pPr>
        <w:pStyle w:val="Code"/>
        <w:rPr>
          <w:highlight w:val="white"/>
          <w:lang w:val="en-GB"/>
        </w:rPr>
      </w:pPr>
      <w:r w:rsidRPr="00D822A3">
        <w:rPr>
          <w:highlight w:val="white"/>
          <w:lang w:val="en-GB"/>
        </w:rPr>
        <w:t xml:space="preserve">    public virtual void Load(BinaryReader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77777777" w:rsidR="00AB7E45" w:rsidRPr="00D822A3" w:rsidRDefault="00AB7E45" w:rsidP="00AB7E45">
      <w:pPr>
        <w:pStyle w:val="Code"/>
        <w:rPr>
          <w:highlight w:val="white"/>
          <w:lang w:val="en-GB"/>
        </w:rPr>
      </w:pPr>
      <w:r w:rsidRPr="00D822A3">
        <w:rPr>
          <w:highlight w:val="white"/>
          <w:lang w:val="en-GB"/>
        </w:rPr>
        <w:t>}</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77777777" w:rsidR="00753E1A" w:rsidRPr="00D822A3" w:rsidRDefault="00753E1A" w:rsidP="00753E1A">
      <w:pPr>
        <w:pStyle w:val="Code"/>
        <w:rPr>
          <w:highlight w:val="white"/>
          <w:lang w:val="en-GB"/>
        </w:rPr>
      </w:pP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EDDC2CF" w14:textId="77777777" w:rsidR="00753E1A" w:rsidRPr="00D822A3" w:rsidRDefault="00753E1A" w:rsidP="00753E1A">
      <w:pPr>
        <w:pStyle w:val="Code"/>
        <w:rPr>
          <w:highlight w:val="white"/>
          <w:lang w:val="en-GB"/>
        </w:rPr>
      </w:pPr>
    </w:p>
    <w:p w14:paraId="3C87513F" w14:textId="77777777" w:rsidR="00753E1A" w:rsidRPr="00D822A3" w:rsidRDefault="00753E1A" w:rsidP="00753E1A">
      <w:pPr>
        <w:pStyle w:val="Code"/>
        <w:rPr>
          <w:highlight w:val="white"/>
          <w:lang w:val="en-GB"/>
        </w:rPr>
      </w:pPr>
      <w:r w:rsidRPr="00D822A3">
        <w:rPr>
          <w:highlight w:val="white"/>
          <w:lang w:val="en-GB"/>
        </w:rPr>
        <w:t xml:space="preserve">    public override void Save(BinaryWriter outStream) {</w:t>
      </w:r>
    </w:p>
    <w:p w14:paraId="2E44B3C2" w14:textId="77777777" w:rsidR="00753E1A" w:rsidRPr="00D822A3" w:rsidRDefault="00753E1A" w:rsidP="00753E1A">
      <w:pPr>
        <w:pStyle w:val="Code"/>
        <w:rPr>
          <w:highlight w:val="white"/>
          <w:lang w:val="en-GB"/>
        </w:rPr>
      </w:pPr>
      <w:r w:rsidRPr="00D822A3">
        <w:rPr>
          <w:highlight w:val="white"/>
          <w:lang w:val="en-GB"/>
        </w:rPr>
        <w:t xml:space="preserve">      base.Save(outStream);</w:t>
      </w:r>
    </w:p>
    <w:p w14:paraId="1CB0D319" w14:textId="77777777" w:rsidR="00753E1A" w:rsidRPr="00D822A3" w:rsidRDefault="00753E1A" w:rsidP="00753E1A">
      <w:pPr>
        <w:pStyle w:val="Code"/>
        <w:rPr>
          <w:highlight w:val="white"/>
          <w:lang w:val="en-GB"/>
        </w:rPr>
      </w:pPr>
    </w:p>
    <w:p w14:paraId="714D8CFD" w14:textId="37424D27" w:rsidR="00753E1A" w:rsidRPr="00D822A3" w:rsidRDefault="00753E1A" w:rsidP="00753E1A">
      <w:pPr>
        <w:pStyle w:val="Code"/>
        <w:rPr>
          <w:highlight w:val="white"/>
          <w:lang w:val="en-GB"/>
        </w:rPr>
      </w:pPr>
      <w:r w:rsidRPr="00D822A3">
        <w:rPr>
          <w:highlight w:val="white"/>
          <w:lang w:val="en-GB"/>
        </w:rPr>
        <w:t xml:space="preserve">      foreach (string text in m_textList) {</w:t>
      </w:r>
    </w:p>
    <w:p w14:paraId="4726CA29" w14:textId="7E4E12DD" w:rsidR="00753E1A" w:rsidRPr="00D822A3" w:rsidRDefault="00753E1A" w:rsidP="00753E1A">
      <w:pPr>
        <w:pStyle w:val="Code"/>
        <w:rPr>
          <w:highlight w:val="white"/>
          <w:lang w:val="en-GB"/>
        </w:rPr>
      </w:pPr>
      <w:r w:rsidRPr="00D822A3">
        <w:rPr>
          <w:highlight w:val="white"/>
          <w:lang w:val="en-GB"/>
        </w:rPr>
        <w:t xml:space="preserve">        outStream.Write(text);</w:t>
      </w:r>
    </w:p>
    <w:p w14:paraId="3626514D" w14:textId="0EE2210F" w:rsidR="00753E1A" w:rsidRPr="00D822A3" w:rsidRDefault="00753E1A" w:rsidP="00753E1A">
      <w:pPr>
        <w:pStyle w:val="Code"/>
        <w:rPr>
          <w:highlight w:val="white"/>
          <w:lang w:val="en-GB"/>
        </w:rPr>
      </w:pPr>
      <w:r w:rsidRPr="00D822A3">
        <w:rPr>
          <w:highlight w:val="white"/>
          <w:lang w:val="en-GB"/>
        </w:rPr>
        <w:t xml:space="preserve">      }</w:t>
      </w:r>
    </w:p>
    <w:p w14:paraId="02D0C16F" w14:textId="0212E145"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76A1AB9E" w:rsidR="0034798B" w:rsidRPr="00D822A3" w:rsidRDefault="00753E1A" w:rsidP="00753E1A">
      <w:pPr>
        <w:pStyle w:val="Code"/>
        <w:rPr>
          <w:lang w:val="en-GB"/>
        </w:rPr>
      </w:pPr>
      <w:r w:rsidRPr="00D822A3">
        <w:rPr>
          <w:highlight w:val="white"/>
          <w:lang w:val="en-GB"/>
        </w:rPr>
        <w:t>}</w:t>
      </w:r>
    </w:p>
    <w:p w14:paraId="0791C437" w14:textId="414F320C" w:rsidR="00DF053B" w:rsidRPr="00D822A3" w:rsidRDefault="00DF053B" w:rsidP="006A31DF">
      <w:pPr>
        <w:pStyle w:val="Rubrik1"/>
        <w:rPr>
          <w:lang w:val="en-GB"/>
        </w:rPr>
      </w:pPr>
      <w:bookmarkStart w:id="241" w:name="_Toc54119914"/>
      <w:r w:rsidRPr="00D822A3">
        <w:rPr>
          <w:lang w:val="en-GB"/>
        </w:rPr>
        <w:lastRenderedPageBreak/>
        <w:t>The Type System</w:t>
      </w:r>
      <w:bookmarkEnd w:id="241"/>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42" w:author="Stefan Bjornander" w:date="2015-04-25T10:33:00Z"/>
          <w:color w:val="auto"/>
          <w:lang w:val="en-GB"/>
        </w:rPr>
        <w:pPrChange w:id="243"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44" w:author="Stefan Bjornander" w:date="2015-04-25T10:40:00Z">
          <w:pPr>
            <w:pStyle w:val="Rubrik3"/>
          </w:pPr>
        </w:pPrChange>
      </w:pPr>
      <w:ins w:id="245" w:author="Stefan Bjornander" w:date="2015-04-25T10:41:00Z">
        <w:r w:rsidRPr="00D822A3">
          <w:rPr>
            <w:lang w:val="en-GB"/>
          </w:rPr>
          <w:t>Contrary</w:t>
        </w:r>
      </w:ins>
      <w:ins w:id="246" w:author="Stefan Bjornander" w:date="2015-04-25T10:40:00Z">
        <w:r w:rsidRPr="00D822A3">
          <w:rPr>
            <w:lang w:val="en-GB"/>
          </w:rPr>
          <w:t xml:space="preserve"> to some other languages, there is no logical type in C. </w:t>
        </w:r>
      </w:ins>
      <w:ins w:id="247"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48"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49" w:author="Stefan Bjornander" w:date="2015-04-25T10:42:00Z">
        <w:r w:rsidRPr="00D822A3">
          <w:rPr>
            <w:lang w:val="en-GB"/>
          </w:rPr>
          <w:t>The</w:t>
        </w:r>
      </w:ins>
      <w:r w:rsidRPr="00D822A3">
        <w:rPr>
          <w:lang w:val="en-GB"/>
        </w:rPr>
        <w:t xml:space="preserve"> logical</w:t>
      </w:r>
      <w:ins w:id="250" w:author="Stefan Bjornander" w:date="2015-04-25T10:42:00Z">
        <w:r w:rsidRPr="00D822A3">
          <w:rPr>
            <w:lang w:val="en-GB"/>
          </w:rPr>
          <w:t xml:space="preserve"> type holds the </w:t>
        </w:r>
      </w:ins>
      <w:ins w:id="251" w:author="Stefan Bjornander" w:date="2015-04-25T10:43:00Z">
        <w:r w:rsidRPr="00D822A3">
          <w:rPr>
            <w:lang w:val="en-GB"/>
          </w:rPr>
          <w:t xml:space="preserve">two </w:t>
        </w:r>
      </w:ins>
      <w:ins w:id="252" w:author="Stefan Bjornander" w:date="2015-04-25T10:42:00Z">
        <w:r w:rsidRPr="00D822A3">
          <w:rPr>
            <w:lang w:val="en-GB"/>
          </w:rPr>
          <w:t xml:space="preserve">sets </w:t>
        </w:r>
        <w:r w:rsidRPr="00D822A3">
          <w:rPr>
            <w:rStyle w:val="KeyWord0"/>
            <w:lang w:val="en-GB"/>
            <w:rPrChange w:id="253" w:author="Stefan Bjornander" w:date="2015-04-25T10:42:00Z">
              <w:rPr>
                <w:rStyle w:val="CodeInText"/>
                <w:b/>
              </w:rPr>
            </w:rPrChange>
          </w:rPr>
          <w:t>m_trueSet</w:t>
        </w:r>
        <w:r w:rsidRPr="00D822A3">
          <w:rPr>
            <w:lang w:val="en-GB"/>
          </w:rPr>
          <w:t xml:space="preserve"> and </w:t>
        </w:r>
        <w:r w:rsidRPr="00D822A3">
          <w:rPr>
            <w:rStyle w:val="KeyWord0"/>
            <w:lang w:val="en-GB"/>
            <w:rPrChange w:id="254" w:author="Stefan Bjornander" w:date="2015-04-25T10:42:00Z">
              <w:rPr>
                <w:rStyle w:val="CodeInText"/>
                <w:b/>
              </w:rPr>
            </w:rPrChange>
          </w:rPr>
          <w:t>m_falseSet</w:t>
        </w:r>
        <w:r w:rsidRPr="00D822A3">
          <w:rPr>
            <w:lang w:val="en-GB"/>
          </w:rPr>
          <w:t xml:space="preserve">, which hold </w:t>
        </w:r>
      </w:ins>
      <w:ins w:id="255" w:author="Stefan Bjornander" w:date="2015-04-25T10:43:00Z">
        <w:r w:rsidRPr="00D822A3">
          <w:rPr>
            <w:lang w:val="en-GB"/>
          </w:rPr>
          <w:t>middle code address</w:t>
        </w:r>
      </w:ins>
      <w:ins w:id="256" w:author="Stefan Bjornander" w:date="2015-04-25T10:44:00Z">
        <w:r w:rsidRPr="00D822A3">
          <w:rPr>
            <w:lang w:val="en-GB"/>
          </w:rPr>
          <w:t>es</w:t>
        </w:r>
      </w:ins>
      <w:ins w:id="257" w:author="Stefan Bjornander" w:date="2015-04-25T10:43:00Z">
        <w:r w:rsidRPr="00D822A3">
          <w:rPr>
            <w:lang w:val="en-GB"/>
          </w:rPr>
          <w:t xml:space="preserve"> to jumps </w:t>
        </w:r>
      </w:ins>
      <w:r w:rsidRPr="00D822A3">
        <w:rPr>
          <w:lang w:val="en-GB"/>
        </w:rPr>
        <w:t>instructions that</w:t>
      </w:r>
      <w:ins w:id="258" w:author="Stefan Bjornander" w:date="2015-04-25T10:44:00Z">
        <w:r w:rsidRPr="00D822A3">
          <w:rPr>
            <w:lang w:val="en-GB"/>
          </w:rPr>
          <w:t xml:space="preserve"> will later be filled with the address</w:t>
        </w:r>
      </w:ins>
      <w:r w:rsidRPr="00D822A3">
        <w:rPr>
          <w:lang w:val="en-GB"/>
        </w:rPr>
        <w:t>es</w:t>
      </w:r>
      <w:ins w:id="259" w:author="Stefan Bjornander" w:date="2015-04-25T10:44:00Z">
        <w:r w:rsidRPr="00D822A3">
          <w:rPr>
            <w:lang w:val="en-GB"/>
          </w:rPr>
          <w:t xml:space="preserve"> to jump </w:t>
        </w:r>
      </w:ins>
      <w:r w:rsidRPr="00D822A3">
        <w:rPr>
          <w:lang w:val="en-GB"/>
        </w:rPr>
        <w:t xml:space="preserve">to </w:t>
      </w:r>
      <w:ins w:id="260"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61"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62" w:author="Stefan Bjornander" w:date="2015-04-25T10:39:00Z">
        <w:r w:rsidR="00B402D5" w:rsidRPr="00D822A3">
          <w:rPr>
            <w:lang w:val="en-GB"/>
          </w:rPr>
          <w:t>The bi</w:t>
        </w:r>
      </w:ins>
      <w:r w:rsidR="00B402D5" w:rsidRPr="00D822A3">
        <w:rPr>
          <w:lang w:val="en-GB"/>
        </w:rPr>
        <w:t>t</w:t>
      </w:r>
      <w:ins w:id="263"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64" w:author="Stefan Bjornander" w:date="2015-04-25T10:39:00Z">
        <w:r w:rsidR="00B402D5" w:rsidRPr="00D822A3">
          <w:rPr>
            <w:lang w:val="en-GB"/>
          </w:rPr>
          <w:t xml:space="preserve">is used </w:t>
        </w:r>
      </w:ins>
      <w:ins w:id="265" w:author="Stefan Bjornander" w:date="2015-04-25T10:40:00Z">
        <w:r w:rsidR="00481C24" w:rsidRPr="00D822A3">
          <w:rPr>
            <w:lang w:val="en-GB"/>
          </w:rPr>
          <w:t>to set the unused bits to zero</w:t>
        </w:r>
      </w:ins>
      <w:r w:rsidR="00481C24" w:rsidRPr="00D822A3">
        <w:rPr>
          <w:lang w:val="en-GB"/>
        </w:rPr>
        <w:t xml:space="preserve"> </w:t>
      </w:r>
      <w:ins w:id="266"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10F66E4A" w14:textId="77777777" w:rsidR="006E1FB9" w:rsidRPr="00D822A3" w:rsidRDefault="006E1FB9" w:rsidP="006E1FB9">
      <w:pPr>
        <w:pStyle w:val="Code"/>
        <w:rPr>
          <w:highlight w:val="white"/>
          <w:lang w:val="en-GB"/>
        </w:rPr>
      </w:pPr>
    </w:p>
    <w:p w14:paraId="49E8D0B5" w14:textId="04E29158" w:rsidR="006E1FB9" w:rsidRPr="00D822A3" w:rsidRDefault="006E1FB9" w:rsidP="006E1FB9">
      <w:pPr>
        <w:pStyle w:val="Code"/>
        <w:rPr>
          <w:highlight w:val="white"/>
          <w:lang w:val="en-GB"/>
        </w:rPr>
      </w:pPr>
      <w:r w:rsidRPr="00D822A3">
        <w:rPr>
          <w:highlight w:val="white"/>
          <w:lang w:val="en-GB"/>
        </w:rPr>
        <w:t xml:space="preserve">    // -----------------------------------------------------------------------</w:t>
      </w:r>
    </w:p>
    <w:p w14:paraId="02C33183" w14:textId="231E67C6" w:rsidR="00A41837" w:rsidRPr="00D822A3" w:rsidRDefault="00C45AA7" w:rsidP="00477362">
      <w:pPr>
        <w:rPr>
          <w:highlight w:val="white"/>
          <w:lang w:val="en-GB"/>
        </w:rPr>
      </w:pPr>
      <w:ins w:id="267" w:author="Stefan Bjornander" w:date="2015-04-25T11:02:00Z">
        <w:r w:rsidRPr="00D822A3">
          <w:rPr>
            <w:lang w:val="en-GB"/>
          </w:rPr>
          <w:t xml:space="preserve">The type pointed at is null when the type is created, it will later be set by the </w:t>
        </w:r>
      </w:ins>
      <w:r w:rsidRPr="00D822A3">
        <w:rPr>
          <w:lang w:val="en-GB"/>
        </w:rPr>
        <w:t>declarator</w:t>
      </w:r>
      <w:ins w:id="268" w:author="Stefan Bjornander" w:date="2015-04-25T11:02:00Z">
        <w:r w:rsidRPr="00D822A3">
          <w:rPr>
            <w:lang w:val="en-GB"/>
          </w:rPr>
          <w:t xml:space="preserve"> type.</w:t>
        </w:r>
      </w:ins>
      <w:ins w:id="269"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7EB7E259" w14:textId="77777777" w:rsidR="006E1FB9" w:rsidRPr="00D822A3" w:rsidRDefault="006E1FB9" w:rsidP="006E1FB9">
      <w:pPr>
        <w:pStyle w:val="Code"/>
        <w:rPr>
          <w:highlight w:val="white"/>
          <w:lang w:val="en-GB"/>
        </w:rPr>
      </w:pPr>
    </w:p>
    <w:p w14:paraId="6F735FAC" w14:textId="00875C84" w:rsidR="006E1FB9" w:rsidRPr="00D822A3" w:rsidRDefault="006E1FB9" w:rsidP="006E1FB9">
      <w:pPr>
        <w:pStyle w:val="Code"/>
        <w:rPr>
          <w:highlight w:val="white"/>
          <w:lang w:val="en-GB"/>
        </w:rPr>
      </w:pPr>
      <w:r w:rsidRPr="00D822A3">
        <w:rPr>
          <w:highlight w:val="white"/>
          <w:lang w:val="en-GB"/>
        </w:rPr>
        <w:t xml:space="preserve">    // -----------------------------------------------------------------------</w:t>
      </w:r>
    </w:p>
    <w:p w14:paraId="38BE3263" w14:textId="351DBE61" w:rsidR="007071E3" w:rsidRPr="00D822A3" w:rsidRDefault="00F73509">
      <w:pPr>
        <w:rPr>
          <w:color w:val="auto"/>
          <w:lang w:val="en-GB"/>
        </w:rPr>
        <w:pPrChange w:id="270"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71" w:author="Stefan Bjornander" w:date="2015-04-25T11:00:00Z">
        <w:r w:rsidR="00270234" w:rsidRPr="00D822A3">
          <w:rPr>
            <w:lang w:val="en-GB"/>
          </w:rPr>
          <w:t>hen the type is created</w:t>
        </w:r>
      </w:ins>
      <w:r w:rsidR="00270234" w:rsidRPr="00D822A3">
        <w:rPr>
          <w:lang w:val="en-GB"/>
        </w:rPr>
        <w:t>, t</w:t>
      </w:r>
      <w:ins w:id="272" w:author="Stefan Bjornander" w:date="2015-04-25T11:00:00Z">
        <w:r w:rsidR="007071E3" w:rsidRPr="00D822A3">
          <w:rPr>
            <w:lang w:val="en-GB"/>
          </w:rPr>
          <w:t>he array size can be zero. In that case it will later be set by the length of its ini</w:t>
        </w:r>
      </w:ins>
      <w:ins w:id="273" w:author="Stefan Bjornander" w:date="2015-04-25T11:01:00Z">
        <w:r w:rsidR="007071E3" w:rsidRPr="00D822A3">
          <w:rPr>
            <w:lang w:val="en-GB"/>
          </w:rPr>
          <w:t xml:space="preserve">tialization </w:t>
        </w:r>
      </w:ins>
      <w:ins w:id="274"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lastRenderedPageBreak/>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44025E91" w14:textId="77777777" w:rsidR="006E1FB9" w:rsidRPr="00D822A3" w:rsidRDefault="006E1FB9" w:rsidP="006E1FB9">
      <w:pPr>
        <w:pStyle w:val="Code"/>
        <w:rPr>
          <w:highlight w:val="white"/>
          <w:lang w:val="en-GB"/>
        </w:rPr>
      </w:pPr>
    </w:p>
    <w:p w14:paraId="29F2BF3D" w14:textId="5340C383" w:rsidR="006E1FB9" w:rsidRPr="00D822A3" w:rsidRDefault="006E1FB9" w:rsidP="006E1FB9">
      <w:pPr>
        <w:pStyle w:val="Code"/>
        <w:rPr>
          <w:highlight w:val="white"/>
          <w:lang w:val="en-GB"/>
        </w:rPr>
      </w:pPr>
      <w:r w:rsidRPr="00D822A3">
        <w:rPr>
          <w:highlight w:val="white"/>
          <w:lang w:val="en-GB"/>
        </w:rPr>
        <w:t xml:space="preserve">    // -----------------------------------------------------------------------</w:t>
      </w:r>
    </w:p>
    <w:p w14:paraId="609F437A" w14:textId="07966D36" w:rsidR="006E1FB9" w:rsidRPr="00D822A3" w:rsidRDefault="009C1D3E" w:rsidP="00243B8E">
      <w:pPr>
        <w:rPr>
          <w:highlight w:val="white"/>
          <w:lang w:val="en-GB"/>
        </w:rPr>
      </w:pPr>
      <w:ins w:id="275"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lastRenderedPageBreak/>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D76DA34" w14:textId="77777777" w:rsidR="00117AB0" w:rsidRPr="00D822A3" w:rsidRDefault="006E1FB9" w:rsidP="006E1FB9">
      <w:pPr>
        <w:pStyle w:val="Code"/>
        <w:rPr>
          <w:highlight w:val="white"/>
          <w:lang w:val="en-GB"/>
        </w:rPr>
      </w:pPr>
      <w:r w:rsidRPr="00D822A3">
        <w:rPr>
          <w:highlight w:val="white"/>
          <w:lang w:val="en-GB"/>
        </w:rPr>
        <w:t xml:space="preserve">    // -----------------------------------------------------------------------</w:t>
      </w:r>
    </w:p>
    <w:p w14:paraId="19A27157" w14:textId="77777777" w:rsidR="00117AB0" w:rsidRPr="00D822A3" w:rsidRDefault="00117AB0"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lastRenderedPageBreak/>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5E58804F" w14:textId="77777777" w:rsidR="006E1FB9" w:rsidRPr="00D822A3" w:rsidRDefault="006E1FB9" w:rsidP="006E1FB9">
      <w:pPr>
        <w:pStyle w:val="Code"/>
        <w:rPr>
          <w:highlight w:val="white"/>
          <w:lang w:val="en-GB"/>
        </w:rPr>
      </w:pPr>
      <w:r w:rsidRPr="00D822A3">
        <w:rPr>
          <w:highlight w:val="white"/>
          <w:lang w:val="en-GB"/>
        </w:rPr>
        <w:t xml:space="preserve">    private IDictionary&lt;string,Symbol&gt; m_memberMap;</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079D6B27" w14:textId="77777777" w:rsidR="006E1FB9" w:rsidRPr="00D822A3" w:rsidRDefault="006E1FB9" w:rsidP="006E1FB9">
      <w:pPr>
        <w:pStyle w:val="Code"/>
        <w:rPr>
          <w:highlight w:val="white"/>
          <w:lang w:val="en-GB"/>
        </w:rPr>
      </w:pPr>
      <w:r w:rsidRPr="00D822A3">
        <w:rPr>
          <w:highlight w:val="white"/>
          <w:lang w:val="en-GB"/>
        </w:rPr>
        <w:t xml:space="preserve">    public Type(Sort sort, IDictionary&lt;string,Symbol&gt; symbolMap)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9CE4599" w14:textId="77777777" w:rsidR="006E1FB9" w:rsidRPr="00D822A3" w:rsidRDefault="006E1FB9" w:rsidP="006E1FB9">
      <w:pPr>
        <w:pStyle w:val="Code"/>
        <w:rPr>
          <w:highlight w:val="white"/>
          <w:lang w:val="en-GB"/>
        </w:rPr>
      </w:pPr>
      <w:r w:rsidRPr="00D822A3">
        <w:rPr>
          <w:highlight w:val="white"/>
          <w:lang w:val="en-GB"/>
        </w:rPr>
        <w:t xml:space="preserve">      m_memberMap = symbolMap;</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69AEA564" w14:textId="77777777" w:rsidR="006E1FB9" w:rsidRPr="00D822A3" w:rsidRDefault="006E1FB9" w:rsidP="006E1FB9">
      <w:pPr>
        <w:pStyle w:val="Code"/>
        <w:rPr>
          <w:highlight w:val="white"/>
          <w:lang w:val="en-GB"/>
        </w:rPr>
      </w:pPr>
    </w:p>
    <w:p w14:paraId="6C0BEB48" w14:textId="77777777" w:rsidR="006E1FB9" w:rsidRPr="00D822A3" w:rsidRDefault="006E1FB9" w:rsidP="006E1FB9">
      <w:pPr>
        <w:pStyle w:val="Code"/>
        <w:rPr>
          <w:highlight w:val="white"/>
          <w:lang w:val="en-GB"/>
        </w:rPr>
      </w:pPr>
      <w:r w:rsidRPr="00D822A3">
        <w:rPr>
          <w:highlight w:val="white"/>
          <w:lang w:val="en-GB"/>
        </w:rPr>
        <w:t xml:space="preserve">    public IDictionary&lt;string,Symbol&gt; MemberMap {</w:t>
      </w:r>
    </w:p>
    <w:p w14:paraId="204E0FF6" w14:textId="77777777" w:rsidR="006E1FB9" w:rsidRPr="00D822A3" w:rsidRDefault="006E1FB9" w:rsidP="006E1FB9">
      <w:pPr>
        <w:pStyle w:val="Code"/>
        <w:rPr>
          <w:highlight w:val="white"/>
          <w:lang w:val="en-GB"/>
        </w:rPr>
      </w:pPr>
      <w:r w:rsidRPr="00D822A3">
        <w:rPr>
          <w:highlight w:val="white"/>
          <w:lang w:val="en-GB"/>
        </w:rPr>
        <w:t xml:space="preserve">      get { return m_memberMap; }</w:t>
      </w:r>
    </w:p>
    <w:p w14:paraId="6DC70BEF" w14:textId="77777777" w:rsidR="006E1FB9" w:rsidRPr="00D822A3" w:rsidRDefault="006E1FB9" w:rsidP="006E1FB9">
      <w:pPr>
        <w:pStyle w:val="Code"/>
        <w:rPr>
          <w:highlight w:val="white"/>
          <w:lang w:val="en-GB"/>
        </w:rPr>
      </w:pPr>
      <w:r w:rsidRPr="00D822A3">
        <w:rPr>
          <w:highlight w:val="white"/>
          <w:lang w:val="en-GB"/>
        </w:rPr>
        <w:t xml:space="preserve">      set { m_memberMap = value; }</w:t>
      </w:r>
    </w:p>
    <w:p w14:paraId="0821B92D" w14:textId="77777777" w:rsidR="006E1FB9" w:rsidRPr="00D822A3" w:rsidRDefault="006E1FB9" w:rsidP="006E1FB9">
      <w:pPr>
        <w:pStyle w:val="Code"/>
        <w:rPr>
          <w:highlight w:val="white"/>
          <w:lang w:val="en-GB"/>
        </w:rPr>
      </w:pPr>
      <w:r w:rsidRPr="00D822A3">
        <w:rPr>
          <w:highlight w:val="white"/>
          <w:lang w:val="en-GB"/>
        </w:rPr>
        <w:t xml:space="preserve">    }</w:t>
      </w:r>
    </w:p>
    <w:p w14:paraId="10C9B5D0" w14:textId="77777777" w:rsidR="006E1FB9" w:rsidRPr="00D822A3" w:rsidRDefault="006E1FB9" w:rsidP="006E1FB9">
      <w:pPr>
        <w:pStyle w:val="Code"/>
        <w:rPr>
          <w:highlight w:val="white"/>
          <w:lang w:val="en-GB"/>
        </w:rPr>
      </w:pPr>
    </w:p>
    <w:p w14:paraId="2550A476" w14:textId="16D5820F" w:rsidR="006E1FB9" w:rsidRPr="00D822A3" w:rsidRDefault="006E1FB9" w:rsidP="006E1FB9">
      <w:pPr>
        <w:pStyle w:val="Code"/>
        <w:rPr>
          <w:highlight w:val="white"/>
          <w:lang w:val="en-GB"/>
        </w:rPr>
      </w:pPr>
      <w:r w:rsidRPr="00D822A3">
        <w:rPr>
          <w:highlight w:val="white"/>
          <w:lang w:val="en-GB"/>
        </w:rPr>
        <w:t xml:space="preserve">    // -----------------------------------------------------------------------</w:t>
      </w:r>
    </w:p>
    <w:p w14:paraId="069F7392" w14:textId="4A023FE5" w:rsidR="00D36967" w:rsidRPr="00D822A3" w:rsidRDefault="00D36967">
      <w:pPr>
        <w:rPr>
          <w:color w:val="auto"/>
          <w:lang w:val="en-GB"/>
        </w:rPr>
        <w:pPrChange w:id="276" w:author="Stefan Bjornander" w:date="2015-04-25T10:38:00Z">
          <w:pPr>
            <w:pStyle w:val="Rubrik3"/>
          </w:pPr>
        </w:pPrChange>
      </w:pPr>
      <w:ins w:id="277" w:author="Stefan Bjornander" w:date="2015-04-25T10:38:00Z">
        <w:r w:rsidRPr="00D822A3">
          <w:rPr>
            <w:lang w:val="en-GB"/>
          </w:rPr>
          <w:t>The enumeration type (</w:t>
        </w:r>
        <w:r w:rsidRPr="00D822A3">
          <w:rPr>
            <w:rStyle w:val="KeyWord0"/>
            <w:lang w:val="en-GB"/>
            <w:rPrChange w:id="278"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79"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80"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81"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82" w:author="Stefan Bjornander" w:date="2015-04-25T10:38:00Z">
        <w:r w:rsidRPr="00D822A3">
          <w:rPr>
            <w:lang w:val="en-GB"/>
          </w:rPr>
          <w:t xml:space="preserve"> initialize its value. </w:t>
        </w:r>
      </w:ins>
      <w:r w:rsidRPr="00D822A3">
        <w:rPr>
          <w:lang w:val="en-GB"/>
        </w:rPr>
        <w:t>Therefore,</w:t>
      </w:r>
      <w:ins w:id="283" w:author="Stefan Bjornander" w:date="2015-04-25T10:38:00Z">
        <w:r w:rsidRPr="00D822A3">
          <w:rPr>
            <w:lang w:val="en-GB"/>
          </w:rPr>
          <w:t xml:space="preserve"> we add the </w:t>
        </w:r>
        <w:r w:rsidRPr="00D822A3">
          <w:rPr>
            <w:rStyle w:val="KeyWord0"/>
            <w:lang w:val="en-GB"/>
            <w:rPrChange w:id="284"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85"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59B1DEDC"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86" w:author="Stefan Bjornander" w:date="2015-04-25T11:15:00Z"/>
          <w:lang w:val="en-GB"/>
        </w:rPr>
        <w:pPrChange w:id="287" w:author="Stefan Bjornander" w:date="2015-04-25T14:54:00Z">
          <w:pPr>
            <w:pStyle w:val="Rubrik3"/>
          </w:pPr>
        </w:pPrChange>
      </w:pPr>
      <w:ins w:id="288" w:author="Stefan Bjornander" w:date="2015-04-25T14:54:00Z">
        <w:r w:rsidRPr="00D822A3">
          <w:rPr>
            <w:lang w:val="en-GB"/>
          </w:rPr>
          <w:t xml:space="preserve">Each type has a size, even though void </w:t>
        </w:r>
      </w:ins>
      <w:ins w:id="289" w:author="Stefan Bjornander" w:date="2015-04-25T16:04:00Z">
        <w:r w:rsidRPr="00D822A3">
          <w:rPr>
            <w:lang w:val="en-GB"/>
          </w:rPr>
          <w:t>and</w:t>
        </w:r>
      </w:ins>
      <w:ins w:id="290" w:author="Stefan Bjornander" w:date="2015-04-25T14:54:00Z">
        <w:r w:rsidRPr="00D822A3">
          <w:rPr>
            <w:lang w:val="en-GB"/>
          </w:rPr>
          <w:t xml:space="preserve"> function ha</w:t>
        </w:r>
      </w:ins>
      <w:ins w:id="291" w:author="Stefan Bjornander" w:date="2015-04-25T16:04:00Z">
        <w:r w:rsidRPr="00D822A3">
          <w:rPr>
            <w:lang w:val="en-GB"/>
          </w:rPr>
          <w:t>ve</w:t>
        </w:r>
      </w:ins>
      <w:ins w:id="292" w:author="Stefan Bjornander" w:date="2015-04-25T14:54:00Z">
        <w:r w:rsidRPr="00D822A3">
          <w:rPr>
            <w:lang w:val="en-GB"/>
          </w:rPr>
          <w:t xml:space="preserve"> size zero. The size of an array is its size times the size of its type</w:t>
        </w:r>
      </w:ins>
      <w:ins w:id="293" w:author="Stefan Bjornander" w:date="2015-04-25T14:55:00Z">
        <w:r w:rsidRPr="00D822A3">
          <w:rPr>
            <w:lang w:val="en-GB"/>
          </w:rPr>
          <w:t xml:space="preserve">, the size of a struct is the sum of the sizes of its members, and the size of a union is the size of its </w:t>
        </w:r>
      </w:ins>
      <w:ins w:id="294" w:author="Stefan Bjornander" w:date="2015-04-25T16:04:00Z">
        <w:r w:rsidRPr="00D822A3">
          <w:rPr>
            <w:lang w:val="en-GB"/>
          </w:rPr>
          <w:t>largest</w:t>
        </w:r>
      </w:ins>
      <w:ins w:id="295" w:author="Stefan Bjornander" w:date="2015-04-25T14:55:00Z">
        <w:r w:rsidRPr="00D822A3">
          <w:rPr>
            <w:lang w:val="en-GB"/>
          </w:rPr>
          <w:t xml:space="preserve"> member. Not</w:t>
        </w:r>
      </w:ins>
      <w:ins w:id="296" w:author="Stefan Bjornander" w:date="2015-04-25T16:04:00Z">
        <w:r w:rsidRPr="00D822A3">
          <w:rPr>
            <w:lang w:val="en-GB"/>
          </w:rPr>
          <w:t>e</w:t>
        </w:r>
      </w:ins>
      <w:ins w:id="297"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lastRenderedPageBreak/>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98" w:author="Stefan Bjornander" w:date="2015-04-25T11:37:00Z">
        <w:r w:rsidRPr="00D822A3">
          <w:rPr>
            <w:lang w:val="en-GB"/>
          </w:rPr>
          <w:t xml:space="preserve">It is possible to define an array without </w:t>
        </w:r>
      </w:ins>
      <w:ins w:id="299" w:author="Stefan Bjornander" w:date="2015-04-25T11:38:00Z">
        <w:r w:rsidRPr="00D822A3">
          <w:rPr>
            <w:noProof/>
            <w:lang w:val="en-GB"/>
          </w:rPr>
          <w:t xml:space="preserve">stating its size, </w:t>
        </w:r>
      </w:ins>
      <w:ins w:id="300" w:author="Stefan Bjornander" w:date="2015-04-25T14:31:00Z">
        <w:r w:rsidRPr="00D822A3">
          <w:rPr>
            <w:noProof/>
            <w:lang w:val="en-GB"/>
          </w:rPr>
          <w:t>in which case the array is given the size zero. I</w:t>
        </w:r>
      </w:ins>
      <w:ins w:id="301" w:author="Stefan Bjornander" w:date="2015-04-25T11:38:00Z">
        <w:r w:rsidRPr="00D822A3">
          <w:rPr>
            <w:noProof/>
            <w:lang w:val="en-GB"/>
          </w:rPr>
          <w:t>n that case</w:t>
        </w:r>
      </w:ins>
      <w:ins w:id="302" w:author="Stefan Bjornander" w:date="2015-04-25T14:31:00Z">
        <w:r w:rsidRPr="00D822A3">
          <w:rPr>
            <w:noProof/>
            <w:lang w:val="en-GB"/>
          </w:rPr>
          <w:t>,</w:t>
        </w:r>
      </w:ins>
      <w:ins w:id="303" w:author="Stefan Bjornander" w:date="2015-04-25T11:38:00Z">
        <w:r w:rsidRPr="00D822A3">
          <w:rPr>
            <w:noProof/>
            <w:lang w:val="en-GB"/>
          </w:rPr>
          <w:t xml:space="preserve"> </w:t>
        </w:r>
      </w:ins>
      <w:ins w:id="304" w:author="Stefan Bjornander" w:date="2015-04-25T14:31:00Z">
        <w:r w:rsidRPr="00D822A3">
          <w:rPr>
            <w:noProof/>
            <w:lang w:val="en-GB"/>
          </w:rPr>
          <w:t>the</w:t>
        </w:r>
      </w:ins>
      <w:ins w:id="305" w:author="Stefan Bjornander" w:date="2015-04-25T11:38:00Z">
        <w:r w:rsidRPr="00D822A3">
          <w:rPr>
            <w:noProof/>
            <w:lang w:val="en-GB"/>
          </w:rPr>
          <w:t xml:space="preserve"> </w:t>
        </w:r>
      </w:ins>
      <w:ins w:id="306" w:author="Stefan Bjornander" w:date="2015-04-25T14:31:00Z">
        <w:r w:rsidRPr="00D822A3">
          <w:rPr>
            <w:noProof/>
            <w:lang w:val="en-GB"/>
          </w:rPr>
          <w:t xml:space="preserve">array </w:t>
        </w:r>
      </w:ins>
      <w:ins w:id="307" w:author="Stefan Bjornander" w:date="2015-04-25T11:38:00Z">
        <w:r w:rsidRPr="00D822A3">
          <w:rPr>
            <w:noProof/>
            <w:lang w:val="en-GB"/>
          </w:rPr>
          <w:t xml:space="preserve">size must be determined by the size of its initialization list. </w:t>
        </w:r>
      </w:ins>
      <w:ins w:id="308" w:author="Stefan Bjornander" w:date="2015-04-25T11:39:00Z">
        <w:r w:rsidRPr="00D822A3">
          <w:rPr>
            <w:noProof/>
            <w:lang w:val="en-GB"/>
          </w:rPr>
          <w:t xml:space="preserve">However, if the </w:t>
        </w:r>
      </w:ins>
      <w:ins w:id="309" w:author="Stefan Bjornander" w:date="2015-04-25T11:40:00Z">
        <w:r w:rsidRPr="00D822A3">
          <w:rPr>
            <w:noProof/>
            <w:lang w:val="en-GB"/>
          </w:rPr>
          <w:t xml:space="preserve">array </w:t>
        </w:r>
      </w:ins>
      <w:ins w:id="310" w:author="Stefan Bjornander" w:date="2015-04-25T11:39:00Z">
        <w:r w:rsidRPr="00D822A3">
          <w:rPr>
            <w:noProof/>
            <w:lang w:val="en-GB"/>
          </w:rPr>
          <w:t xml:space="preserve">definition </w:t>
        </w:r>
      </w:ins>
      <w:ins w:id="311" w:author="Stefan Bjornander" w:date="2015-04-25T11:40:00Z">
        <w:r w:rsidRPr="00D822A3">
          <w:rPr>
            <w:noProof/>
            <w:lang w:val="en-GB"/>
          </w:rPr>
          <w:t>lacks</w:t>
        </w:r>
      </w:ins>
      <w:ins w:id="312" w:author="Stefan Bjornander" w:date="2015-04-25T11:39:00Z">
        <w:r w:rsidRPr="00D822A3">
          <w:rPr>
            <w:noProof/>
            <w:lang w:val="en-GB"/>
          </w:rPr>
          <w:t xml:space="preserve"> an initialization list</w:t>
        </w:r>
      </w:ins>
      <w:ins w:id="313" w:author="Stefan Bjornander" w:date="2015-04-25T11:40:00Z">
        <w:r w:rsidRPr="00D822A3">
          <w:rPr>
            <w:noProof/>
            <w:lang w:val="en-GB"/>
          </w:rPr>
          <w:t xml:space="preserve">, the array </w:t>
        </w:r>
      </w:ins>
      <w:ins w:id="314" w:author="Stefan Bjornander" w:date="2015-04-25T14:31:00Z">
        <w:r w:rsidRPr="00D822A3">
          <w:rPr>
            <w:noProof/>
            <w:lang w:val="en-GB"/>
          </w:rPr>
          <w:t xml:space="preserve">keeps the size zero and is considered </w:t>
        </w:r>
      </w:ins>
      <w:ins w:id="315" w:author="Stefan Bjornander" w:date="2015-04-25T11:40:00Z">
        <w:r w:rsidRPr="00D822A3">
          <w:rPr>
            <w:noProof/>
            <w:lang w:val="en-GB"/>
          </w:rPr>
          <w:t>incomplete</w:t>
        </w:r>
      </w:ins>
      <w:ins w:id="316" w:author="Stefan Bjornander" w:date="2015-04-25T11:39:00Z">
        <w:r w:rsidRPr="00D822A3">
          <w:rPr>
            <w:noProof/>
            <w:lang w:val="en-GB"/>
          </w:rPr>
          <w:t>.</w:t>
        </w:r>
      </w:ins>
      <w:ins w:id="317" w:author="Stefan Bjornander" w:date="2015-04-25T14:30:00Z">
        <w:r w:rsidRPr="00D822A3">
          <w:rPr>
            <w:noProof/>
            <w:lang w:val="en-GB"/>
          </w:rPr>
          <w:t xml:space="preserve"> In the same</w:t>
        </w:r>
      </w:ins>
      <w:ins w:id="318" w:author="Stefan Bjornander" w:date="2015-04-25T14:33:00Z">
        <w:r w:rsidRPr="00D822A3">
          <w:rPr>
            <w:noProof/>
            <w:lang w:val="en-GB"/>
          </w:rPr>
          <w:t xml:space="preserve"> way</w:t>
        </w:r>
      </w:ins>
      <w:ins w:id="319" w:author="Stefan Bjornander" w:date="2015-04-25T14:30:00Z">
        <w:r w:rsidRPr="00D822A3">
          <w:rPr>
            <w:noProof/>
            <w:lang w:val="en-GB"/>
          </w:rPr>
          <w:t xml:space="preserve">, it is possible to define only the </w:t>
        </w:r>
      </w:ins>
      <w:ins w:id="320" w:author="Stefan Bjornander" w:date="2015-04-25T14:32:00Z">
        <w:r w:rsidRPr="00D822A3">
          <w:rPr>
            <w:noProof/>
            <w:lang w:val="en-GB"/>
          </w:rPr>
          <w:t>n</w:t>
        </w:r>
      </w:ins>
      <w:ins w:id="321" w:author="Stefan Bjornander" w:date="2015-04-25T14:33:00Z">
        <w:r w:rsidRPr="00D822A3">
          <w:rPr>
            <w:noProof/>
            <w:lang w:val="en-GB"/>
          </w:rPr>
          <w:t>ame tag</w:t>
        </w:r>
      </w:ins>
      <w:ins w:id="322" w:author="Stefan Bjornander" w:date="2015-04-25T14:30:00Z">
        <w:r w:rsidRPr="00D822A3">
          <w:rPr>
            <w:noProof/>
            <w:lang w:val="en-GB"/>
          </w:rPr>
          <w:t xml:space="preserve"> of a struct</w:t>
        </w:r>
      </w:ins>
      <w:ins w:id="323" w:author="Stefan Bjornander" w:date="2015-04-25T14:33:00Z">
        <w:r w:rsidRPr="00D822A3">
          <w:rPr>
            <w:noProof/>
            <w:lang w:val="en-GB"/>
          </w:rPr>
          <w:t xml:space="preserve"> or union</w:t>
        </w:r>
      </w:ins>
      <w:ins w:id="324" w:author="Stefan Bjornander" w:date="2015-04-25T14:30:00Z">
        <w:r w:rsidRPr="00D822A3">
          <w:rPr>
            <w:noProof/>
            <w:lang w:val="en-GB"/>
          </w:rPr>
          <w:t xml:space="preserve">, with its </w:t>
        </w:r>
      </w:ins>
      <w:ins w:id="325" w:author="Stefan Bjornander" w:date="2015-04-25T14:33:00Z">
        <w:r w:rsidRPr="00D822A3">
          <w:rPr>
            <w:noProof/>
            <w:lang w:val="en-GB"/>
          </w:rPr>
          <w:t xml:space="preserve">member </w:t>
        </w:r>
      </w:ins>
      <w:r w:rsidRPr="00D822A3">
        <w:rPr>
          <w:noProof/>
          <w:lang w:val="en-GB"/>
        </w:rPr>
        <w:t>map</w:t>
      </w:r>
      <w:ins w:id="326" w:author="Stefan Bjornander" w:date="2015-04-25T14:33:00Z">
        <w:r w:rsidRPr="00D822A3">
          <w:rPr>
            <w:noProof/>
            <w:lang w:val="en-GB"/>
          </w:rPr>
          <w:t xml:space="preserve"> </w:t>
        </w:r>
      </w:ins>
      <w:ins w:id="327" w:author="Stefan Bjornander" w:date="2015-04-25T14:30:00Z">
        <w:r w:rsidRPr="00D822A3">
          <w:rPr>
            <w:noProof/>
            <w:lang w:val="en-GB"/>
          </w:rPr>
          <w:t xml:space="preserve">to be defined later. </w:t>
        </w:r>
      </w:ins>
      <w:ins w:id="328" w:author="Stefan Bjornander" w:date="2015-04-25T14:32:00Z">
        <w:r w:rsidRPr="00D822A3">
          <w:rPr>
            <w:noProof/>
            <w:lang w:val="en-GB"/>
          </w:rPr>
          <w:t xml:space="preserve">In that case, the member </w:t>
        </w:r>
      </w:ins>
      <w:r w:rsidRPr="00D822A3">
        <w:rPr>
          <w:noProof/>
          <w:lang w:val="en-GB"/>
        </w:rPr>
        <w:t>map</w:t>
      </w:r>
      <w:ins w:id="329" w:author="Stefan Bjornander" w:date="2015-04-25T14:32:00Z">
        <w:r w:rsidRPr="00D822A3">
          <w:rPr>
            <w:noProof/>
            <w:lang w:val="en-GB"/>
          </w:rPr>
          <w:t xml:space="preserve"> is given the value null, which is keep if the </w:t>
        </w:r>
      </w:ins>
      <w:ins w:id="330" w:author="Stefan Bjornander" w:date="2015-04-25T14:33:00Z">
        <w:r w:rsidRPr="00D822A3">
          <w:rPr>
            <w:noProof/>
            <w:lang w:val="en-GB"/>
          </w:rPr>
          <w:t xml:space="preserve">member </w:t>
        </w:r>
      </w:ins>
      <w:r w:rsidRPr="00D822A3">
        <w:rPr>
          <w:noProof/>
          <w:lang w:val="en-GB"/>
        </w:rPr>
        <w:t>map</w:t>
      </w:r>
      <w:ins w:id="331" w:author="Stefan Bjornander" w:date="2015-04-25T14:33:00Z">
        <w:r w:rsidRPr="00D822A3">
          <w:rPr>
            <w:noProof/>
            <w:lang w:val="en-GB"/>
          </w:rPr>
          <w:t xml:space="preserve"> is n</w:t>
        </w:r>
      </w:ins>
      <w:r w:rsidRPr="00D822A3">
        <w:rPr>
          <w:noProof/>
          <w:lang w:val="en-GB"/>
        </w:rPr>
        <w:t>ot</w:t>
      </w:r>
      <w:ins w:id="332" w:author="Stefan Bjornander" w:date="2015-04-25T14:33:00Z">
        <w:r w:rsidRPr="00D822A3">
          <w:rPr>
            <w:noProof/>
            <w:lang w:val="en-GB"/>
          </w:rPr>
          <w:t xml:space="preserve"> defined, and the struct or union is consider incomplete.</w:t>
        </w:r>
      </w:ins>
      <w:ins w:id="333"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34"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lastRenderedPageBreak/>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4434861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77777777" w:rsidR="006E1FB9" w:rsidRPr="00D822A3" w:rsidRDefault="006E1FB9" w:rsidP="006E1FB9">
      <w:pPr>
        <w:pStyle w:val="Code"/>
        <w:rPr>
          <w:highlight w:val="white"/>
          <w:lang w:val="en-GB"/>
        </w:rPr>
      </w:pPr>
    </w:p>
    <w:p w14:paraId="365FACFC" w14:textId="5D95042B" w:rsidR="006E1FB9" w:rsidRPr="00D822A3" w:rsidRDefault="006E1FB9" w:rsidP="006E1FB9">
      <w:pPr>
        <w:pStyle w:val="Code"/>
        <w:rPr>
          <w:highlight w:val="white"/>
          <w:lang w:val="en-GB"/>
        </w:rPr>
      </w:pPr>
      <w:r w:rsidRPr="00D822A3">
        <w:rPr>
          <w:highlight w:val="white"/>
          <w:lang w:val="en-GB"/>
        </w:rPr>
        <w:t xml:space="preserve">    // -----------------------------------------------------------------------</w:t>
      </w:r>
    </w:p>
    <w:p w14:paraId="66A16E10" w14:textId="1F0EA97E" w:rsidR="00B864B2" w:rsidRPr="00D822A3" w:rsidRDefault="00B864B2">
      <w:pPr>
        <w:rPr>
          <w:lang w:val="en-GB"/>
        </w:rPr>
        <w:pPrChange w:id="335" w:author="Stefan Bjornander" w:date="2015-04-25T10:27:00Z">
          <w:pPr>
            <w:pStyle w:val="Rubrik3"/>
          </w:pPr>
        </w:pPrChange>
      </w:pPr>
      <w:ins w:id="336" w:author="Stefan Bjornander" w:date="2015-04-25T10:30:00Z">
        <w:r w:rsidRPr="00D822A3">
          <w:rPr>
            <w:lang w:val="en-GB"/>
          </w:rPr>
          <w:t xml:space="preserve">The idea of the volatile </w:t>
        </w:r>
      </w:ins>
      <w:ins w:id="337" w:author="Stefan Bjornander" w:date="2015-04-25T10:31:00Z">
        <w:r w:rsidRPr="00D822A3">
          <w:rPr>
            <w:lang w:val="en-GB"/>
          </w:rPr>
          <w:t xml:space="preserve">qualifier is to </w:t>
        </w:r>
      </w:ins>
      <w:ins w:id="338" w:author="Stefan Bjornander" w:date="2015-04-25T10:30:00Z">
        <w:r w:rsidRPr="00D822A3">
          <w:rPr>
            <w:lang w:val="en-GB"/>
          </w:rPr>
          <w:t xml:space="preserve">prevent optimization, and since this book </w:t>
        </w:r>
      </w:ins>
      <w:ins w:id="339" w:author="Stefan Bjornander" w:date="2015-04-25T10:31:00Z">
        <w:r w:rsidRPr="00D822A3">
          <w:rPr>
            <w:lang w:val="en-GB"/>
          </w:rPr>
          <w:t>is focused on optimization techniques</w:t>
        </w:r>
      </w:ins>
      <w:r w:rsidR="001832E0" w:rsidRPr="00D822A3">
        <w:rPr>
          <w:lang w:val="en-GB"/>
        </w:rPr>
        <w:t>,</w:t>
      </w:r>
      <w:ins w:id="340" w:author="Stefan Bjornander" w:date="2015-04-25T10:31:00Z">
        <w:r w:rsidRPr="00D822A3">
          <w:rPr>
            <w:lang w:val="en-GB"/>
          </w:rPr>
          <w:t xml:space="preserve"> we have no real use for the volatile </w:t>
        </w:r>
      </w:ins>
      <w:r w:rsidRPr="00D822A3">
        <w:rPr>
          <w:lang w:val="en-GB"/>
        </w:rPr>
        <w:t>qualifier</w:t>
      </w:r>
      <w:ins w:id="341" w:author="Stefan Bjornander" w:date="2015-04-25T10:31:00Z">
        <w:r w:rsidRPr="00D822A3">
          <w:rPr>
            <w:lang w:val="en-GB"/>
          </w:rPr>
          <w:t xml:space="preserve">. However, for the sake of </w:t>
        </w:r>
      </w:ins>
      <w:r w:rsidRPr="00D822A3">
        <w:rPr>
          <w:lang w:val="en-GB"/>
        </w:rPr>
        <w:t>completeness</w:t>
      </w:r>
      <w:ins w:id="342" w:author="Stefan Bjornander" w:date="2015-04-25T10:31:00Z">
        <w:r w:rsidRPr="00D822A3">
          <w:rPr>
            <w:lang w:val="en-GB"/>
          </w:rPr>
          <w:t xml:space="preserve"> we include the </w:t>
        </w:r>
        <w:r w:rsidRPr="00D822A3">
          <w:rPr>
            <w:rStyle w:val="KeyWord0"/>
            <w:lang w:val="en-GB"/>
            <w:rPrChange w:id="343" w:author="Stefan Bjornander" w:date="2015-04-25T10:32:00Z">
              <w:rPr>
                <w:rStyle w:val="CodeInText"/>
                <w:b/>
              </w:rPr>
            </w:rPrChange>
          </w:rPr>
          <w:t>m_volatile</w:t>
        </w:r>
        <w:r w:rsidRPr="00D822A3">
          <w:rPr>
            <w:lang w:val="en-GB"/>
          </w:rPr>
          <w:t xml:space="preserve"> field in the </w:t>
        </w:r>
        <w:r w:rsidRPr="00D822A3">
          <w:rPr>
            <w:rStyle w:val="KeyWord0"/>
            <w:lang w:val="en-GB"/>
            <w:rPrChange w:id="344"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45" w:author="Stefan Bjornander" w:date="2015-04-25T10:28:00Z">
        <w:r w:rsidRPr="00D822A3">
          <w:rPr>
            <w:lang w:val="en-GB"/>
          </w:rPr>
          <w:t xml:space="preserve"> type is constant if its field </w:t>
        </w:r>
        <w:r w:rsidRPr="00D822A3">
          <w:rPr>
            <w:rStyle w:val="KeyWord0"/>
            <w:lang w:val="en-GB"/>
            <w:rPrChange w:id="346" w:author="Stefan Bjornander" w:date="2015-04-25T10:28:00Z">
              <w:rPr>
                <w:rStyle w:val="CodeInText"/>
              </w:rPr>
            </w:rPrChange>
          </w:rPr>
          <w:t>m_constant</w:t>
        </w:r>
        <w:r w:rsidRPr="00D822A3">
          <w:rPr>
            <w:lang w:val="en-GB"/>
          </w:rPr>
          <w:t xml:space="preserve"> is true. However, </w:t>
        </w:r>
      </w:ins>
      <w:r w:rsidRPr="00D822A3">
        <w:rPr>
          <w:lang w:val="en-GB"/>
        </w:rPr>
        <w:t>a</w:t>
      </w:r>
      <w:ins w:id="347" w:author="Stefan Bjornander" w:date="2015-04-25T10:28:00Z">
        <w:r w:rsidRPr="00D822A3">
          <w:rPr>
            <w:lang w:val="en-GB"/>
          </w:rPr>
          <w:t xml:space="preserve"> struct or union is </w:t>
        </w:r>
      </w:ins>
      <w:r w:rsidR="00D96162" w:rsidRPr="00D822A3">
        <w:rPr>
          <w:lang w:val="en-GB"/>
        </w:rPr>
        <w:t>c</w:t>
      </w:r>
      <w:ins w:id="348" w:author="Stefan Bjornander" w:date="2015-04-25T10:29:00Z">
        <w:r w:rsidRPr="00D822A3">
          <w:rPr>
            <w:lang w:val="en-GB"/>
          </w:rPr>
          <w:t>onstant</w:t>
        </w:r>
      </w:ins>
      <w:ins w:id="349" w:author="Stefan Bjornander" w:date="2015-04-25T10:28:00Z">
        <w:r w:rsidRPr="00D822A3">
          <w:rPr>
            <w:lang w:val="en-GB"/>
          </w:rPr>
          <w:t xml:space="preserve"> if </w:t>
        </w:r>
      </w:ins>
      <w:ins w:id="350"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51" w:author="Stefan Bjornander" w:date="2015-04-25T10:29:00Z">
        <w:r w:rsidRPr="00D822A3">
          <w:rPr>
            <w:lang w:val="en-GB"/>
          </w:rPr>
          <w:t xml:space="preserve"> </w:t>
        </w:r>
      </w:ins>
      <w:r w:rsidR="00C04FC7" w:rsidRPr="00D822A3">
        <w:rPr>
          <w:lang w:val="en-GB"/>
        </w:rPr>
        <w:t xml:space="preserve">if </w:t>
      </w:r>
      <w:ins w:id="352" w:author="Stefan Bjornander" w:date="2015-04-25T10:29:00Z">
        <w:r w:rsidRPr="00D822A3">
          <w:rPr>
            <w:lang w:val="en-GB"/>
          </w:rPr>
          <w:t>is any of its members if (</w:t>
        </w:r>
      </w:ins>
      <w:ins w:id="353" w:author="Stefan Bjornander" w:date="2015-04-25T10:30:00Z">
        <w:r w:rsidRPr="00D822A3">
          <w:rPr>
            <w:lang w:val="en-GB"/>
          </w:rPr>
          <w:t>recursively</w:t>
        </w:r>
      </w:ins>
      <w:ins w:id="354" w:author="Stefan Bjornander" w:date="2015-04-25T10:29:00Z">
        <w:r w:rsidRPr="00D822A3">
          <w:rPr>
            <w:lang w:val="en-GB"/>
          </w:rPr>
          <w:t>)</w:t>
        </w:r>
      </w:ins>
      <w:ins w:id="355"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7231B3F9" w14:textId="77777777" w:rsidR="006E1FB9" w:rsidRPr="00D822A3" w:rsidRDefault="006E1FB9" w:rsidP="006E1FB9">
      <w:pPr>
        <w:pStyle w:val="Code"/>
        <w:rPr>
          <w:highlight w:val="white"/>
          <w:lang w:val="en-GB"/>
        </w:rPr>
      </w:pPr>
    </w:p>
    <w:p w14:paraId="77D24D51" w14:textId="1C71B54A" w:rsidR="006E1FB9" w:rsidRPr="00D822A3" w:rsidRDefault="006E1FB9" w:rsidP="006E1FB9">
      <w:pPr>
        <w:pStyle w:val="Code"/>
        <w:rPr>
          <w:highlight w:val="white"/>
          <w:lang w:val="en-GB"/>
        </w:rPr>
      </w:pPr>
      <w:r w:rsidRPr="00D822A3">
        <w:rPr>
          <w:highlight w:val="white"/>
          <w:lang w:val="en-GB"/>
        </w:rPr>
        <w:t xml:space="preserve">    // -----------------------------------------------------------------------</w:t>
      </w:r>
    </w:p>
    <w:p w14:paraId="59ED11FD" w14:textId="6D8ECECC"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completeness, since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56" w:author="Stefan Bjornander" w:date="2015-04-25T14:35:00Z">
        <w:r w:rsidRPr="00D822A3">
          <w:rPr>
            <w:lang w:val="en-GB"/>
          </w:rPr>
          <w:t>Two pointer</w:t>
        </w:r>
      </w:ins>
      <w:r w:rsidRPr="00D822A3">
        <w:rPr>
          <w:noProof/>
          <w:lang w:val="en-GB"/>
        </w:rPr>
        <w:t>s</w:t>
      </w:r>
      <w:ins w:id="357" w:author="Stefan Bjornander" w:date="2015-04-25T14:35:00Z">
        <w:r w:rsidRPr="00D822A3">
          <w:rPr>
            <w:noProof/>
            <w:lang w:val="en-GB"/>
          </w:rPr>
          <w:t xml:space="preserve"> are </w:t>
        </w:r>
      </w:ins>
      <w:r w:rsidRPr="00D822A3">
        <w:rPr>
          <w:noProof/>
          <w:lang w:val="en-GB"/>
        </w:rPr>
        <w:t xml:space="preserve">considered to be </w:t>
      </w:r>
      <w:ins w:id="358" w:author="Stefan Bjornander" w:date="2015-04-25T14:35:00Z">
        <w:r w:rsidRPr="00D822A3">
          <w:rPr>
            <w:noProof/>
            <w:lang w:val="en-GB"/>
          </w:rPr>
          <w:t>equal if the type</w:t>
        </w:r>
      </w:ins>
      <w:r w:rsidRPr="00D822A3">
        <w:rPr>
          <w:noProof/>
          <w:lang w:val="en-GB"/>
        </w:rPr>
        <w:t>s</w:t>
      </w:r>
      <w:ins w:id="359"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60" w:author="Stefan Bjornander" w:date="2015-04-25T14:56:00Z">
        <w:r w:rsidRPr="00D822A3">
          <w:rPr>
            <w:noProof/>
            <w:lang w:val="en-GB"/>
          </w:rPr>
          <w:t xml:space="preserve">wo arrays are </w:t>
        </w:r>
      </w:ins>
      <w:r w:rsidRPr="00D822A3">
        <w:rPr>
          <w:noProof/>
          <w:lang w:val="en-GB"/>
        </w:rPr>
        <w:t xml:space="preserve">equal </w:t>
      </w:r>
      <w:ins w:id="361" w:author="Stefan Bjornander" w:date="2015-04-25T17:26:00Z">
        <w:r w:rsidRPr="00D822A3">
          <w:rPr>
            <w:noProof/>
            <w:lang w:val="en-GB"/>
          </w:rPr>
          <w:t>if</w:t>
        </w:r>
      </w:ins>
      <w:r w:rsidRPr="00D822A3">
        <w:rPr>
          <w:noProof/>
          <w:lang w:val="en-GB"/>
        </w:rPr>
        <w:t xml:space="preserve"> </w:t>
      </w:r>
      <w:ins w:id="362"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63" w:author="Stefan Bjornander" w:date="2015-04-25T14:58:00Z">
        <w:r w:rsidRPr="00D822A3">
          <w:rPr>
            <w:noProof/>
            <w:lang w:val="en-GB"/>
          </w:rPr>
          <w:t>Two struct</w:t>
        </w:r>
      </w:ins>
      <w:ins w:id="364" w:author="Stefan Bjornander" w:date="2015-04-25T16:07:00Z">
        <w:r w:rsidRPr="00D822A3">
          <w:rPr>
            <w:noProof/>
            <w:lang w:val="en-GB"/>
          </w:rPr>
          <w:t>s</w:t>
        </w:r>
      </w:ins>
      <w:ins w:id="365" w:author="Stefan Bjornander" w:date="2015-04-25T14:58:00Z">
        <w:r w:rsidRPr="00D822A3">
          <w:rPr>
            <w:noProof/>
            <w:lang w:val="en-GB"/>
          </w:rPr>
          <w:t xml:space="preserve"> or unions are equals if </w:t>
        </w:r>
      </w:ins>
      <w:ins w:id="366" w:author="Stefan Bjornander" w:date="2015-04-25T16:06:00Z">
        <w:r w:rsidRPr="00D822A3">
          <w:rPr>
            <w:noProof/>
            <w:lang w:val="en-GB"/>
          </w:rPr>
          <w:t xml:space="preserve">they both are incomplete </w:t>
        </w:r>
      </w:ins>
      <w:r w:rsidRPr="00D822A3">
        <w:rPr>
          <w:noProof/>
          <w:lang w:val="en-GB"/>
        </w:rPr>
        <w:t xml:space="preserve">(their member maps are null) </w:t>
      </w:r>
      <w:ins w:id="367" w:author="Stefan Bjornander" w:date="2015-04-25T16:06:00Z">
        <w:r w:rsidRPr="00D822A3">
          <w:rPr>
            <w:noProof/>
            <w:lang w:val="en-GB"/>
          </w:rPr>
          <w:t xml:space="preserve">or if </w:t>
        </w:r>
      </w:ins>
      <w:ins w:id="368" w:author="Stefan Bjornander" w:date="2015-04-25T14:58:00Z">
        <w:r w:rsidRPr="00D822A3">
          <w:rPr>
            <w:noProof/>
            <w:lang w:val="en-GB"/>
          </w:rPr>
          <w:t xml:space="preserve">their member </w:t>
        </w:r>
      </w:ins>
      <w:r w:rsidRPr="00D822A3">
        <w:rPr>
          <w:noProof/>
          <w:lang w:val="en-GB"/>
        </w:rPr>
        <w:t>maps</w:t>
      </w:r>
      <w:ins w:id="369" w:author="Stefan Bjornander" w:date="2015-04-25T14:58:00Z">
        <w:r w:rsidRPr="00D822A3">
          <w:rPr>
            <w:noProof/>
            <w:lang w:val="en-GB"/>
          </w:rPr>
          <w:t xml:space="preserve"> are equal</w:t>
        </w:r>
      </w:ins>
      <w:ins w:id="370" w:author="Stefan Bjornander" w:date="2015-04-25T16:07:00Z">
        <w:r w:rsidRPr="00D822A3">
          <w:rPr>
            <w:noProof/>
            <w:lang w:val="en-GB"/>
          </w:rPr>
          <w:t>. N</w:t>
        </w:r>
      </w:ins>
      <w:ins w:id="371" w:author="Stefan Bjornander" w:date="2015-04-25T16:05:00Z">
        <w:r w:rsidRPr="00D822A3">
          <w:rPr>
            <w:noProof/>
            <w:lang w:val="en-GB"/>
          </w:rPr>
          <w:t xml:space="preserve">ote that they </w:t>
        </w:r>
      </w:ins>
      <w:r w:rsidRPr="00D822A3">
        <w:rPr>
          <w:noProof/>
          <w:lang w:val="en-GB"/>
        </w:rPr>
        <w:t xml:space="preserve">must not only </w:t>
      </w:r>
      <w:ins w:id="372" w:author="Stefan Bjornander" w:date="2015-04-25T16:06:00Z">
        <w:r w:rsidRPr="00D822A3">
          <w:rPr>
            <w:noProof/>
            <w:lang w:val="en-GB"/>
          </w:rPr>
          <w:t>have the same members, the</w:t>
        </w:r>
      </w:ins>
      <w:r w:rsidRPr="00D822A3">
        <w:rPr>
          <w:noProof/>
          <w:lang w:val="en-GB"/>
        </w:rPr>
        <w:t xml:space="preserve"> members</w:t>
      </w:r>
      <w:ins w:id="373" w:author="Stefan Bjornander" w:date="2015-04-25T16:06:00Z">
        <w:r w:rsidRPr="00D822A3">
          <w:rPr>
            <w:noProof/>
            <w:lang w:val="en-GB"/>
          </w:rPr>
          <w:t xml:space="preserve"> </w:t>
        </w:r>
      </w:ins>
      <w:r w:rsidRPr="00D822A3">
        <w:rPr>
          <w:noProof/>
          <w:lang w:val="en-GB"/>
        </w:rPr>
        <w:t xml:space="preserve">must also appear in the </w:t>
      </w:r>
      <w:ins w:id="374"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75"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38D2EA3E" w14:textId="77777777" w:rsidR="006E1FB9" w:rsidRPr="00D822A3" w:rsidRDefault="006E1FB9" w:rsidP="006E1FB9">
      <w:pPr>
        <w:pStyle w:val="Code"/>
        <w:rPr>
          <w:highlight w:val="white"/>
          <w:lang w:val="en-GB"/>
        </w:rPr>
      </w:pPr>
    </w:p>
    <w:p w14:paraId="0E711E33" w14:textId="21E85BF3" w:rsidR="006E1FB9" w:rsidRPr="00D822A3" w:rsidRDefault="006E1FB9" w:rsidP="006E1FB9">
      <w:pPr>
        <w:pStyle w:val="Code"/>
        <w:rPr>
          <w:highlight w:val="white"/>
          <w:lang w:val="en-GB"/>
        </w:rPr>
      </w:pPr>
      <w:r w:rsidRPr="00D822A3">
        <w:rPr>
          <w:highlight w:val="white"/>
          <w:lang w:val="en-GB"/>
        </w:rPr>
        <w:t xml:space="preserve">    // -----------------------------------------------------------------------</w:t>
      </w:r>
    </w:p>
    <w:p w14:paraId="24A03D8E" w14:textId="77777777" w:rsidR="006E1FB9" w:rsidRPr="00D822A3" w:rsidRDefault="006E1FB9" w:rsidP="006E1FB9">
      <w:pPr>
        <w:pStyle w:val="Code"/>
        <w:rPr>
          <w:highlight w:val="white"/>
          <w:lang w:val="en-GB"/>
        </w:rPr>
      </w:pPr>
      <w:r w:rsidRPr="00D822A3">
        <w:rPr>
          <w:highlight w:val="white"/>
          <w:lang w:val="en-GB"/>
        </w:rPr>
        <w:t xml:space="preserve">  </w:t>
      </w:r>
    </w:p>
    <w:p w14:paraId="32663ED0" w14:textId="77777777"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4134D035" w14:textId="1110588D"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lastRenderedPageBreak/>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lastRenderedPageBreak/>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76" w:name="_Toc54119915"/>
      <w:r w:rsidRPr="00D822A3">
        <w:rPr>
          <w:lang w:val="en-GB"/>
        </w:rPr>
        <w:lastRenderedPageBreak/>
        <w:t>Type Cast</w:t>
      </w:r>
      <w:bookmarkEnd w:id="376"/>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lastRenderedPageBreak/>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lastRenderedPageBreak/>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0FADF285" w:rsidR="003302FD" w:rsidRPr="00D822A3" w:rsidRDefault="003302FD" w:rsidP="003302FD">
      <w:pPr>
        <w:rPr>
          <w:highlight w:val="white"/>
          <w:lang w:val="en-GB"/>
        </w:rPr>
      </w:pPr>
      <w:r w:rsidRPr="00D822A3">
        <w:rPr>
          <w:highlight w:val="white"/>
          <w:lang w:val="en-GB"/>
        </w:rPr>
        <w:t>If the source value is zero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42B58C1D" w:rsidR="00494193" w:rsidRPr="00D822A3" w:rsidRDefault="003302FD" w:rsidP="003302FD">
      <w:pPr>
        <w:rPr>
          <w:highlight w:val="white"/>
          <w:lang w:val="en-GB"/>
        </w:rPr>
      </w:pPr>
      <w:r w:rsidRPr="00D822A3">
        <w:rPr>
          <w:highlight w:val="white"/>
          <w:lang w:val="en-GB"/>
        </w:rPr>
        <w:t>Finally, the target symbol holds the ture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lastRenderedPageBreak/>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77" w:name="_Toc54119916"/>
      <w:r w:rsidRPr="00D822A3">
        <w:rPr>
          <w:lang w:val="en-GB"/>
        </w:rPr>
        <w:lastRenderedPageBreak/>
        <w:t>Type Promotion</w:t>
      </w:r>
      <w:bookmarkEnd w:id="377"/>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77777777"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xml:space="preserve">, event thought they have the same size. The same goes for </w:t>
      </w:r>
      <w:r w:rsidRPr="00D822A3">
        <w:rPr>
          <w:rStyle w:val="CodeInText0"/>
          <w:lang w:val="en-GB"/>
        </w:rPr>
        <w:t>short</w:t>
      </w:r>
      <w:r w:rsidRPr="00D822A3">
        <w:rPr>
          <w:lang w:val="en-GB"/>
        </w:rPr>
        <w:t xml:space="preserve"> and </w:t>
      </w:r>
      <w:r w:rsidRPr="00D822A3">
        <w:rPr>
          <w:rStyle w:val="CodeInText0"/>
          <w:lang w:val="en-GB"/>
        </w:rPr>
        <w:t>char</w:t>
      </w:r>
      <w:r w:rsidRPr="00D822A3">
        <w:rPr>
          <w:lang w:val="en-GB"/>
        </w:rPr>
        <w:t>.</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7259214E" w:rsidR="00BB78E9" w:rsidRPr="00D822A3" w:rsidRDefault="00BB78E9" w:rsidP="00BB78E9">
      <w:pPr>
        <w:rPr>
          <w:lang w:val="en-GB"/>
        </w:rPr>
      </w:pPr>
      <w:r w:rsidRPr="00D822A3">
        <w:rPr>
          <w:lang w:val="en-GB"/>
        </w:rPr>
        <w:t xml:space="preserve">In accordance with the Ansi C standard the signed and unsigned values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char always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29538448" w14:textId="77777777" w:rsidR="005159E1" w:rsidRPr="00D822A3" w:rsidRDefault="005159E1" w:rsidP="005159E1">
      <w:pPr>
        <w:pStyle w:val="Code"/>
        <w:rPr>
          <w:highlight w:val="white"/>
          <w:lang w:val="en-GB"/>
        </w:rPr>
      </w:pP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78" w:name="_Ref54016854"/>
      <w:bookmarkStart w:id="379" w:name="_Toc54119917"/>
      <w:r w:rsidRPr="00D822A3">
        <w:rPr>
          <w:lang w:val="en-GB"/>
        </w:rPr>
        <w:lastRenderedPageBreak/>
        <w:t>Constant Expression</w:t>
      </w:r>
      <w:bookmarkEnd w:id="378"/>
      <w:bookmarkEnd w:id="379"/>
    </w:p>
    <w:p w14:paraId="78866B91" w14:textId="0AB755E0"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if-directives.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80" w:name="_Toc54119918"/>
      <w:r w:rsidRPr="00D822A3">
        <w:rPr>
          <w:highlight w:val="white"/>
          <w:lang w:val="en-GB"/>
        </w:rPr>
        <w:t>Relation Expressions</w:t>
      </w:r>
      <w:bookmarkEnd w:id="380"/>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81" w:name="_Toc54119919"/>
      <w:r w:rsidRPr="00D822A3">
        <w:rPr>
          <w:highlight w:val="white"/>
          <w:lang w:val="en-GB"/>
        </w:rPr>
        <w:t>Arithmetic Expressions</w:t>
      </w:r>
      <w:bookmarkEnd w:id="381"/>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3E291D7A" w:rsidR="0080006D" w:rsidRPr="00D822A3" w:rsidRDefault="0080006D" w:rsidP="00CD295E">
      <w:pPr>
        <w:pStyle w:val="Rubrik2"/>
        <w:rPr>
          <w:highlight w:val="white"/>
          <w:lang w:val="en-GB"/>
        </w:rPr>
      </w:pPr>
      <w:bookmarkStart w:id="382" w:name="_Toc54119920"/>
      <w:r w:rsidRPr="00D822A3">
        <w:rPr>
          <w:highlight w:val="white"/>
          <w:lang w:val="en-GB"/>
        </w:rPr>
        <w:t>Type Cast</w:t>
      </w:r>
      <w:bookmarkEnd w:id="382"/>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83" w:name="_Toc54119921"/>
      <w:r w:rsidRPr="00D822A3">
        <w:rPr>
          <w:lang w:val="en-GB"/>
        </w:rPr>
        <w:lastRenderedPageBreak/>
        <w:t xml:space="preserve">Static </w:t>
      </w:r>
      <w:r w:rsidR="00917F74" w:rsidRPr="00D822A3">
        <w:rPr>
          <w:lang w:val="en-GB"/>
        </w:rPr>
        <w:t xml:space="preserve">Address </w:t>
      </w:r>
      <w:r w:rsidRPr="00D822A3">
        <w:rPr>
          <w:lang w:val="en-GB"/>
        </w:rPr>
        <w:t>Expression</w:t>
      </w:r>
      <w:bookmarkEnd w:id="383"/>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84" w:name="_Toc54119922"/>
      <w:r w:rsidRPr="00D822A3">
        <w:rPr>
          <w:lang w:val="en-GB"/>
        </w:rPr>
        <w:lastRenderedPageBreak/>
        <w:t>Initialization</w:t>
      </w:r>
      <w:bookmarkEnd w:id="384"/>
    </w:p>
    <w:p w14:paraId="099B3542" w14:textId="0AD5F12B" w:rsidR="00F418DE" w:rsidRPr="00D822A3" w:rsidRDefault="00F418DE" w:rsidP="00F418DE">
      <w:pPr>
        <w:rPr>
          <w:lang w:val="en-GB"/>
        </w:rPr>
      </w:pPr>
      <w:r w:rsidRPr="00D822A3">
        <w:rPr>
          <w:lang w:val="en-GB"/>
        </w:rPr>
        <w:t xml:space="preserve">There are two kinds of </w:t>
      </w:r>
      <w:r w:rsidR="00F4217C" w:rsidRPr="00D822A3">
        <w:rPr>
          <w:lang w:val="en-GB"/>
        </w:rPr>
        <w:t>initialization</w:t>
      </w:r>
      <w:r w:rsidRPr="00D822A3">
        <w:rPr>
          <w:lang w:val="en-GB"/>
        </w:rPr>
        <w:t>: auto and static.</w:t>
      </w:r>
      <w:r w:rsidR="00C85899" w:rsidRPr="00D822A3">
        <w:rPr>
          <w:lang w:val="en-GB"/>
        </w:rPr>
        <w:t xml:space="preserve"> Basically, they </w:t>
      </w:r>
      <w:r w:rsidR="005B0E8B" w:rsidRPr="00D822A3">
        <w:rPr>
          <w:lang w:val="en-GB"/>
        </w:rPr>
        <w:t>perform the same task</w:t>
      </w:r>
      <w:r w:rsidR="00C85899" w:rsidRPr="00D822A3">
        <w:rPr>
          <w:lang w:val="en-GB"/>
        </w:rPr>
        <w:t>: match</w:t>
      </w:r>
      <w:r w:rsidR="00F817CD" w:rsidRPr="00D822A3">
        <w:rPr>
          <w:lang w:val="en-GB"/>
        </w:rPr>
        <w:t>ing</w:t>
      </w:r>
      <w:r w:rsidR="00C85899" w:rsidRPr="00D822A3">
        <w:rPr>
          <w:lang w:val="en-GB"/>
        </w:rPr>
        <w:t xml:space="preserve"> a type against an </w:t>
      </w:r>
      <w:r w:rsidR="002F35C1" w:rsidRPr="00D822A3">
        <w:rPr>
          <w:lang w:val="en-GB"/>
        </w:rPr>
        <w:t>initializer</w:t>
      </w:r>
      <w:r w:rsidR="00FD53DC" w:rsidRPr="00D822A3">
        <w:rPr>
          <w:lang w:val="en-GB"/>
        </w:rPr>
        <w:t>. The</w:t>
      </w:r>
      <w:r w:rsidR="00134566" w:rsidRPr="00D822A3">
        <w:rPr>
          <w:lang w:val="en-GB"/>
        </w:rPr>
        <w:t xml:space="preserve"> initializer </w:t>
      </w:r>
      <w:r w:rsidR="00C85899" w:rsidRPr="00D822A3">
        <w:rPr>
          <w:lang w:val="en-GB"/>
        </w:rPr>
        <w:t xml:space="preserve">may be </w:t>
      </w:r>
      <w:r w:rsidR="00E95889" w:rsidRPr="00D822A3">
        <w:rPr>
          <w:lang w:val="en-GB"/>
        </w:rPr>
        <w:t xml:space="preserve">an expression or a </w:t>
      </w:r>
      <w:r w:rsidR="00F817CD" w:rsidRPr="00D822A3">
        <w:rPr>
          <w:lang w:val="en-GB"/>
        </w:rPr>
        <w:t xml:space="preserve">recursive </w:t>
      </w:r>
      <w:r w:rsidR="00E95889" w:rsidRPr="00D822A3">
        <w:rPr>
          <w:lang w:val="en-GB"/>
        </w:rPr>
        <w:t>list of expressions</w:t>
      </w:r>
      <w:r w:rsidR="00F817CD" w:rsidRPr="00D822A3">
        <w:rPr>
          <w:lang w:val="en-GB"/>
        </w:rPr>
        <w:t>; that is, the list may hold sub lists.</w:t>
      </w:r>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lastRenderedPageBreak/>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77777777" w:rsidR="007B6ED0" w:rsidRPr="00D822A3" w:rsidRDefault="007B6ED0" w:rsidP="007B6ED0">
      <w:pPr>
        <w:pStyle w:val="Code"/>
        <w:rPr>
          <w:highlight w:val="white"/>
          <w:lang w:val="en-GB"/>
        </w:rPr>
      </w:pPr>
      <w:r w:rsidRPr="00D822A3">
        <w:rPr>
          <w:highlight w:val="white"/>
          <w:lang w:val="en-GB"/>
        </w:rPr>
        <w:t xml:space="preserve">              IDictionary&lt;string,Symbol&gt; memberMap = toType.MemberMap;</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042732E1" w:rsidR="007B6ED0" w:rsidRPr="00D822A3" w:rsidRDefault="00106572" w:rsidP="007B6ED0">
      <w:pPr>
        <w:pStyle w:val="Code"/>
        <w:rPr>
          <w:highlight w:val="white"/>
          <w:lang w:val="en-GB"/>
        </w:rPr>
      </w:pPr>
      <w:r w:rsidRPr="00D822A3">
        <w:rPr>
          <w:highlight w:val="white"/>
          <w:lang w:val="en-GB"/>
        </w:rPr>
        <w:lastRenderedPageBreak/>
        <w:t xml:space="preserve">                           </w:t>
      </w:r>
      <w:r w:rsidR="007B6ED0" w:rsidRPr="00D822A3">
        <w:rPr>
          <w:highlight w:val="white"/>
          <w:lang w:val="en-GB"/>
        </w:rPr>
        <w:t>(fromList.Count &lt;= memberMap.Count))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4FCB0A65" w14:textId="77777777" w:rsidR="00973A91" w:rsidRPr="00D822A3" w:rsidRDefault="007B6ED0" w:rsidP="007B6ED0">
      <w:pPr>
        <w:pStyle w:val="Code"/>
        <w:rPr>
          <w:highlight w:val="white"/>
          <w:lang w:val="en-GB"/>
        </w:rPr>
      </w:pPr>
      <w:r w:rsidRPr="00D822A3">
        <w:rPr>
          <w:highlight w:val="white"/>
          <w:lang w:val="en-GB"/>
        </w:rPr>
        <w:t xml:space="preserve">              IEnumerator&lt;Symbol&gt; enumerator =</w:t>
      </w:r>
    </w:p>
    <w:p w14:paraId="6D1DD64D" w14:textId="32688B66" w:rsidR="007B6ED0" w:rsidRPr="00D822A3" w:rsidRDefault="00973A91"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 memberMap.Values.GetEnumerator();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w:t>
      </w:r>
      <w:r w:rsidR="001C2A70" w:rsidRPr="00D822A3">
        <w:rPr>
          <w:highlight w:val="white"/>
          <w:lang w:val="en-GB"/>
        </w:rPr>
        <w:lastRenderedPageBreak/>
        <w:t>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lastRenderedPageBreak/>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77777777" w:rsidR="00517768" w:rsidRPr="00D822A3" w:rsidRDefault="00517768" w:rsidP="00673567">
      <w:pPr>
        <w:pStyle w:val="Code"/>
        <w:rPr>
          <w:highlight w:val="white"/>
          <w:lang w:val="en-GB"/>
        </w:rPr>
      </w:pPr>
      <w:r w:rsidRPr="00D822A3">
        <w:rPr>
          <w:highlight w:val="white"/>
          <w:lang w:val="en-GB"/>
        </w:rPr>
        <w:t xml:space="preserve">              IDictionary&lt;string,Symbol&gt; memberMap = toType.MemberMap;</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6ED793B7"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memberMap.Count))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2F9228ED" w14:textId="77777777" w:rsidR="005F341E" w:rsidRPr="00D822A3" w:rsidRDefault="00517768" w:rsidP="00673567">
      <w:pPr>
        <w:pStyle w:val="Code"/>
        <w:rPr>
          <w:highlight w:val="white"/>
          <w:lang w:val="en-GB"/>
        </w:rPr>
      </w:pPr>
      <w:r w:rsidRPr="00D822A3">
        <w:rPr>
          <w:highlight w:val="white"/>
          <w:lang w:val="en-GB"/>
        </w:rPr>
        <w:t xml:space="preserve">              IEnumerator&lt;Symbol&gt; enumerator =</w:t>
      </w:r>
    </w:p>
    <w:p w14:paraId="79E010E0" w14:textId="176477C2"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memberMap.Values.GetEnumerator();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lastRenderedPageBreak/>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77777777" w:rsidR="00517768" w:rsidRPr="00D822A3" w:rsidRDefault="00517768" w:rsidP="00673567">
      <w:pPr>
        <w:pStyle w:val="Code"/>
        <w:rPr>
          <w:highlight w:val="white"/>
          <w:lang w:val="en-GB"/>
        </w:rPr>
      </w:pPr>
      <w:r w:rsidRPr="00D822A3">
        <w:rPr>
          <w:highlight w:val="white"/>
          <w:lang w:val="en-GB"/>
        </w:rPr>
        <w:t>}</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lastRenderedPageBreak/>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lastRenderedPageBreak/>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5" w:name="_Ref54016586"/>
      <w:bookmarkStart w:id="386" w:name="_Ref54016644"/>
      <w:bookmarkStart w:id="387" w:name="_Toc54119923"/>
      <w:r w:rsidRPr="00D822A3">
        <w:rPr>
          <w:lang w:val="en-GB"/>
        </w:rPr>
        <w:lastRenderedPageBreak/>
        <w:t>Middle Code Optimization</w:t>
      </w:r>
      <w:bookmarkEnd w:id="224"/>
      <w:bookmarkEnd w:id="385"/>
      <w:bookmarkEnd w:id="386"/>
      <w:bookmarkEnd w:id="387"/>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7777777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77777777" w:rsidR="00F303A6" w:rsidRPr="00D822A3" w:rsidRDefault="00F303A6" w:rsidP="00F303A6">
      <w:pPr>
        <w:pStyle w:val="Code"/>
        <w:rPr>
          <w:highlight w:val="white"/>
          <w:lang w:val="en-GB"/>
        </w:rPr>
      </w:pP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77777777" w:rsidR="00F303A6" w:rsidRPr="00D822A3" w:rsidRDefault="00F303A6" w:rsidP="00F303A6">
      <w:pPr>
        <w:pStyle w:val="Code"/>
        <w:rPr>
          <w:highlight w:val="white"/>
          <w:lang w:val="en-GB"/>
        </w:rPr>
      </w:pP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77777777" w:rsidR="00F303A6" w:rsidRPr="00D822A3" w:rsidRDefault="00F303A6" w:rsidP="00F303A6">
      <w:pPr>
        <w:pStyle w:val="Code"/>
        <w:rPr>
          <w:highlight w:val="white"/>
          <w:lang w:val="en-GB"/>
        </w:rPr>
      </w:pP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lastRenderedPageBreak/>
        <w:t xml:space="preserve">    }</w:t>
      </w:r>
    </w:p>
    <w:p w14:paraId="3AE4ACDE" w14:textId="473797CD" w:rsidR="00F303A6" w:rsidRPr="00D822A3" w:rsidRDefault="00F303A6" w:rsidP="00F303A6">
      <w:pPr>
        <w:pStyle w:val="Rubrik3"/>
        <w:rPr>
          <w:lang w:val="en-GB"/>
        </w:rPr>
      </w:pPr>
      <w:bookmarkStart w:id="388" w:name="_Toc54119924"/>
      <w:r w:rsidRPr="00D822A3">
        <w:rPr>
          <w:lang w:val="en-GB"/>
        </w:rPr>
        <w:t>Object to Integer Addresses</w:t>
      </w:r>
      <w:bookmarkEnd w:id="388"/>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89" w:name="_Toc54119925"/>
      <w:r w:rsidRPr="00D822A3">
        <w:rPr>
          <w:lang w:val="en-GB"/>
        </w:rPr>
        <w:t>Goto Next Instructions</w:t>
      </w:r>
      <w:bookmarkEnd w:id="389"/>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lastRenderedPageBreak/>
        <w:t xml:space="preserve">    }</w:t>
      </w:r>
    </w:p>
    <w:p w14:paraId="11007EDD" w14:textId="6932B9D7" w:rsidR="001D1BEE" w:rsidRPr="00D822A3" w:rsidRDefault="00223AD8" w:rsidP="00795872">
      <w:pPr>
        <w:pStyle w:val="Rubrik3"/>
        <w:rPr>
          <w:lang w:val="en-GB"/>
        </w:rPr>
      </w:pPr>
      <w:bookmarkStart w:id="390" w:name="_Toc5411992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0"/>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lastRenderedPageBreak/>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1" w:name="_Toc54119927"/>
      <w:r w:rsidRPr="00D822A3">
        <w:rPr>
          <w:lang w:val="en-GB"/>
        </w:rPr>
        <w:t>Goto Chains</w:t>
      </w:r>
      <w:bookmarkEnd w:id="391"/>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6510BC41" w14:textId="77777777" w:rsidR="00025DC4" w:rsidRPr="00D822A3" w:rsidRDefault="00025DC4" w:rsidP="00FA2F13">
            <w:pPr>
              <w:pStyle w:val="Code"/>
              <w:rPr>
                <w:lang w:val="en-GB"/>
              </w:rPr>
            </w:pPr>
            <w:r w:rsidRPr="00D822A3">
              <w:rPr>
                <w:lang w:val="en-GB"/>
              </w:rPr>
              <w:t>7. a = 1</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275C4774" w14:textId="77777777" w:rsidR="00E53301" w:rsidRPr="00D822A3" w:rsidRDefault="00E53301" w:rsidP="00156521">
            <w:pPr>
              <w:pStyle w:val="Code"/>
              <w:rPr>
                <w:lang w:val="en-GB"/>
              </w:rPr>
            </w:pPr>
            <w:r w:rsidRPr="00D822A3">
              <w:rPr>
                <w:lang w:val="en-GB"/>
              </w:rPr>
              <w:t>7. a = 1</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2" w:name="_Toc54119928"/>
      <w:r w:rsidRPr="00D822A3">
        <w:rPr>
          <w:lang w:val="en-GB"/>
        </w:rPr>
        <w:t>Remove</w:t>
      </w:r>
      <w:r w:rsidR="00036C5E" w:rsidRPr="00D822A3">
        <w:rPr>
          <w:lang w:val="en-GB"/>
        </w:rPr>
        <w:t xml:space="preserve"> Unreachable Code</w:t>
      </w:r>
      <w:bookmarkEnd w:id="392"/>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3" w:name="_Toc54119929"/>
      <w:r w:rsidRPr="00D822A3">
        <w:rPr>
          <w:lang w:val="en-GB"/>
        </w:rPr>
        <w:t>Remove Push-Pop Chains</w:t>
      </w:r>
      <w:bookmarkEnd w:id="393"/>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4" w:name="_Toc54119930"/>
      <w:r w:rsidRPr="00D822A3">
        <w:rPr>
          <w:lang w:val="en-GB"/>
        </w:rPr>
        <w:t>Merge</w:t>
      </w:r>
      <w:r w:rsidR="00E33CCC" w:rsidRPr="00D822A3">
        <w:rPr>
          <w:lang w:val="en-GB"/>
        </w:rPr>
        <w:t xml:space="preserve"> Pop-Push Chains</w:t>
      </w:r>
      <w:bookmarkEnd w:id="394"/>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5" w:name="_Toc54119931"/>
      <w:r w:rsidRPr="00D822A3">
        <w:rPr>
          <w:lang w:val="en-GB"/>
        </w:rPr>
        <w:t>Change Top-Pop to Pop</w:t>
      </w:r>
      <w:bookmarkEnd w:id="395"/>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lastRenderedPageBreak/>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396" w:name="_Toc54119932"/>
      <w:r w:rsidRPr="00D822A3">
        <w:rPr>
          <w:highlight w:val="white"/>
          <w:lang w:val="en-GB"/>
        </w:rPr>
        <w:t>Sematic Optimization</w:t>
      </w:r>
      <w:bookmarkEnd w:id="396"/>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lastRenderedPageBreak/>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lastRenderedPageBreak/>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lastRenderedPageBreak/>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397" w:name="_Toc54119933"/>
      <w:r w:rsidRPr="00D822A3">
        <w:rPr>
          <w:highlight w:val="white"/>
          <w:lang w:val="en-GB"/>
        </w:rPr>
        <w:t>Optimize Relation Expression</w:t>
      </w:r>
      <w:bookmarkEnd w:id="397"/>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398"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398"/>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399" w:name="_Toc54119935"/>
      <w:r w:rsidRPr="00D822A3">
        <w:rPr>
          <w:lang w:val="en-GB"/>
        </w:rPr>
        <w:t>Remove Trivial Assignment</w:t>
      </w:r>
      <w:bookmarkEnd w:id="399"/>
    </w:p>
    <w:p w14:paraId="3E4059C5" w14:textId="5AC77349" w:rsidR="009F35D4" w:rsidRPr="00D822A3" w:rsidRDefault="009F35D4" w:rsidP="009F35D4">
      <w:pPr>
        <w:rPr>
          <w:lang w:val="en-GB"/>
        </w:rPr>
      </w:pPr>
      <w:r w:rsidRPr="00D822A3">
        <w:rPr>
          <w:lang w:val="en-GB"/>
        </w:rPr>
        <w:t>Trivial assignment, where a symbol is assigned the value of the same symbol, 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0" w:name="_Toc54119936"/>
      <w:r w:rsidRPr="00D822A3">
        <w:rPr>
          <w:lang w:val="en-GB"/>
        </w:rPr>
        <w:lastRenderedPageBreak/>
        <w:t xml:space="preserve">Remove </w:t>
      </w:r>
      <w:r w:rsidR="00F03A18" w:rsidRPr="00D822A3">
        <w:rPr>
          <w:lang w:val="en-GB"/>
        </w:rPr>
        <w:t>Cleared</w:t>
      </w:r>
      <w:r w:rsidRPr="00D822A3">
        <w:rPr>
          <w:lang w:val="en-GB"/>
        </w:rPr>
        <w:t xml:space="preserve"> Code</w:t>
      </w:r>
      <w:bookmarkEnd w:id="400"/>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1" w:name="_Ref54016612"/>
      <w:bookmarkStart w:id="402" w:name="_Ref54016688"/>
      <w:bookmarkStart w:id="403" w:name="_Toc54119937"/>
      <w:r w:rsidRPr="00D822A3">
        <w:rPr>
          <w:lang w:val="en-GB"/>
        </w:rPr>
        <w:lastRenderedPageBreak/>
        <w:t>Assembly Code Generation</w:t>
      </w:r>
      <w:bookmarkEnd w:id="401"/>
      <w:bookmarkEnd w:id="402"/>
      <w:bookmarkEnd w:id="403"/>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4" w:name="_Toc54119938"/>
      <w:r w:rsidRPr="00D822A3">
        <w:rPr>
          <w:lang w:val="en-GB"/>
        </w:rPr>
        <w:t>Runtime Management</w:t>
      </w:r>
      <w:bookmarkEnd w:id="404"/>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83B74" w:rsidRPr="00D2146B" w:rsidRDefault="00583B74"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83B74" w:rsidRPr="00D2146B" w:rsidRDefault="00583B74"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83B74" w:rsidRPr="00D2146B" w:rsidRDefault="00583B74"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83B74" w:rsidRPr="00D2146B" w:rsidRDefault="00583B74"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83B74" w:rsidRPr="00D2146B" w:rsidRDefault="00583B74" w:rsidP="00D2146B">
                              <w:pPr>
                                <w:spacing w:before="0" w:after="0"/>
                                <w:rPr>
                                  <w:sz w:val="18"/>
                                  <w:szCs w:val="18"/>
                                  <w:lang w:val="sv-SE"/>
                                </w:rPr>
                              </w:pPr>
                              <w:r w:rsidRPr="00D2146B">
                                <w:rPr>
                                  <w:sz w:val="18"/>
                                  <w:szCs w:val="18"/>
                                  <w:lang w:val="sv-SE"/>
                                </w:rPr>
                                <w:t>Ellipse Frame Pointer</w:t>
                              </w:r>
                            </w:p>
                            <w:p w14:paraId="366E1AE1" w14:textId="757FAE9A" w:rsidR="00583B74" w:rsidRPr="00D2146B" w:rsidRDefault="00583B74" w:rsidP="00D2146B">
                              <w:pPr>
                                <w:spacing w:before="0" w:after="0"/>
                                <w:rPr>
                                  <w:sz w:val="18"/>
                                  <w:szCs w:val="18"/>
                                  <w:lang w:val="sv-SE"/>
                                </w:rPr>
                              </w:pPr>
                              <w:r w:rsidRPr="00D2146B">
                                <w:rPr>
                                  <w:sz w:val="18"/>
                                  <w:szCs w:val="18"/>
                                  <w:lang w:val="sv-SE"/>
                                </w:rPr>
                                <w:t>Regular Frame Pointer</w:t>
                              </w:r>
                            </w:p>
                            <w:p w14:paraId="3E5A4966" w14:textId="38836501" w:rsidR="00583B74" w:rsidRPr="00D2146B" w:rsidRDefault="00583B74"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83B74" w:rsidRPr="00D2146B" w:rsidRDefault="00583B74" w:rsidP="00D2146B">
                              <w:pPr>
                                <w:spacing w:before="0" w:after="0"/>
                                <w:rPr>
                                  <w:sz w:val="18"/>
                                  <w:szCs w:val="18"/>
                                  <w:lang w:val="sv-SE"/>
                                </w:rPr>
                              </w:pPr>
                            </w:p>
                            <w:p w14:paraId="48B5950A" w14:textId="77777777" w:rsidR="00583B74" w:rsidRPr="00D2146B" w:rsidRDefault="00583B74"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83B74" w:rsidRPr="00D2146B" w:rsidRDefault="00583B74"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83B74" w:rsidRPr="00D2146B" w:rsidRDefault="00583B7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83B74" w:rsidRPr="00D2146B" w:rsidRDefault="00583B7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83B74" w:rsidRPr="00D2146B" w:rsidRDefault="00583B7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83B74" w:rsidRPr="00D2146B" w:rsidRDefault="00583B7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83B74" w:rsidRPr="00D2146B" w:rsidRDefault="00583B74"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83B74" w:rsidRPr="00D2146B" w:rsidRDefault="00583B74"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83B74" w:rsidRPr="00D2146B" w:rsidRDefault="00583B74"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83B74" w:rsidRPr="00D2146B" w:rsidRDefault="00583B74" w:rsidP="00D2146B">
                              <w:pPr>
                                <w:spacing w:before="0" w:after="0" w:line="256" w:lineRule="auto"/>
                                <w:rPr>
                                  <w:sz w:val="18"/>
                                  <w:szCs w:val="18"/>
                                </w:rPr>
                              </w:pPr>
                              <w:r w:rsidRPr="00D2146B">
                                <w:rPr>
                                  <w:rFonts w:eastAsia="Calibri"/>
                                  <w:color w:val="000000"/>
                                  <w:sz w:val="18"/>
                                  <w:szCs w:val="18"/>
                                </w:rPr>
                                <w:t> </w:t>
                              </w:r>
                            </w:p>
                            <w:p w14:paraId="2924CD49" w14:textId="77777777" w:rsidR="00583B74" w:rsidRPr="00D2146B" w:rsidRDefault="00583B74"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83B74" w:rsidRPr="00D2146B" w:rsidRDefault="00583B74"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83B74" w:rsidRPr="00D2146B" w:rsidRDefault="00583B7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83B74" w:rsidRPr="00D2146B" w:rsidRDefault="00583B7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83B74" w:rsidRPr="00D2146B" w:rsidRDefault="00583B74"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83B74" w:rsidRPr="00D2146B" w:rsidRDefault="00583B74"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83B74" w:rsidRPr="00D2146B" w:rsidRDefault="00583B74"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83B74" w:rsidRPr="00D2146B" w:rsidRDefault="00583B74" w:rsidP="00D2146B">
                              <w:pPr>
                                <w:spacing w:before="0" w:after="0" w:line="254" w:lineRule="auto"/>
                                <w:rPr>
                                  <w:sz w:val="18"/>
                                  <w:szCs w:val="18"/>
                                </w:rPr>
                              </w:pPr>
                              <w:r w:rsidRPr="00D2146B">
                                <w:rPr>
                                  <w:rFonts w:eastAsia="Calibri"/>
                                  <w:color w:val="000000"/>
                                  <w:sz w:val="18"/>
                                  <w:szCs w:val="18"/>
                                </w:rPr>
                                <w:t> </w:t>
                              </w:r>
                            </w:p>
                            <w:p w14:paraId="1ECBE518" w14:textId="77777777" w:rsidR="00583B74" w:rsidRPr="00D2146B" w:rsidRDefault="00583B74"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83B74" w:rsidRPr="00D2146B" w:rsidRDefault="00583B74"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83B74" w:rsidRPr="00D2146B" w:rsidRDefault="00583B74"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83B74" w:rsidRPr="00D2146B" w:rsidRDefault="00583B74"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83B74" w:rsidRPr="00D2146B" w:rsidRDefault="00583B74"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83B74" w:rsidRPr="00D2146B" w:rsidRDefault="00583B74"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83B74" w:rsidRPr="00D2146B" w:rsidRDefault="00583B74" w:rsidP="00D2146B">
                        <w:pPr>
                          <w:spacing w:before="0" w:after="0"/>
                          <w:rPr>
                            <w:sz w:val="18"/>
                            <w:szCs w:val="18"/>
                            <w:lang w:val="sv-SE"/>
                          </w:rPr>
                        </w:pPr>
                        <w:r w:rsidRPr="00D2146B">
                          <w:rPr>
                            <w:sz w:val="18"/>
                            <w:szCs w:val="18"/>
                            <w:lang w:val="sv-SE"/>
                          </w:rPr>
                          <w:t>Ellipse Frame Pointer</w:t>
                        </w:r>
                      </w:p>
                      <w:p w14:paraId="366E1AE1" w14:textId="757FAE9A" w:rsidR="00583B74" w:rsidRPr="00D2146B" w:rsidRDefault="00583B74" w:rsidP="00D2146B">
                        <w:pPr>
                          <w:spacing w:before="0" w:after="0"/>
                          <w:rPr>
                            <w:sz w:val="18"/>
                            <w:szCs w:val="18"/>
                            <w:lang w:val="sv-SE"/>
                          </w:rPr>
                        </w:pPr>
                        <w:r w:rsidRPr="00D2146B">
                          <w:rPr>
                            <w:sz w:val="18"/>
                            <w:szCs w:val="18"/>
                            <w:lang w:val="sv-SE"/>
                          </w:rPr>
                          <w:t>Regular Frame Pointer</w:t>
                        </w:r>
                      </w:p>
                      <w:p w14:paraId="3E5A4966" w14:textId="38836501" w:rsidR="00583B74" w:rsidRPr="00D2146B" w:rsidRDefault="00583B74"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83B74" w:rsidRPr="00D2146B" w:rsidRDefault="00583B74" w:rsidP="00D2146B">
                        <w:pPr>
                          <w:spacing w:before="0" w:after="0"/>
                          <w:rPr>
                            <w:sz w:val="18"/>
                            <w:szCs w:val="18"/>
                            <w:lang w:val="sv-SE"/>
                          </w:rPr>
                        </w:pPr>
                      </w:p>
                      <w:p w14:paraId="48B5950A" w14:textId="77777777" w:rsidR="00583B74" w:rsidRPr="00D2146B" w:rsidRDefault="00583B74"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83B74" w:rsidRPr="00D2146B" w:rsidRDefault="00583B74"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83B74" w:rsidRPr="00D2146B" w:rsidRDefault="00583B7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83B74" w:rsidRPr="00D2146B" w:rsidRDefault="00583B7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83B74" w:rsidRPr="00D2146B" w:rsidRDefault="00583B7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83B74" w:rsidRPr="00D2146B" w:rsidRDefault="00583B7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83B74" w:rsidRPr="00D2146B" w:rsidRDefault="00583B74"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83B74" w:rsidRPr="00D2146B" w:rsidRDefault="00583B74"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83B74" w:rsidRPr="00D2146B" w:rsidRDefault="00583B74"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83B74" w:rsidRPr="00D2146B" w:rsidRDefault="00583B74" w:rsidP="00D2146B">
                        <w:pPr>
                          <w:spacing w:before="0" w:after="0" w:line="256" w:lineRule="auto"/>
                          <w:rPr>
                            <w:sz w:val="18"/>
                            <w:szCs w:val="18"/>
                          </w:rPr>
                        </w:pPr>
                        <w:r w:rsidRPr="00D2146B">
                          <w:rPr>
                            <w:rFonts w:eastAsia="Calibri"/>
                            <w:color w:val="000000"/>
                            <w:sz w:val="18"/>
                            <w:szCs w:val="18"/>
                          </w:rPr>
                          <w:t> </w:t>
                        </w:r>
                      </w:p>
                      <w:p w14:paraId="2924CD49" w14:textId="77777777" w:rsidR="00583B74" w:rsidRPr="00D2146B" w:rsidRDefault="00583B74"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83B74" w:rsidRPr="00D2146B" w:rsidRDefault="00583B74"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83B74" w:rsidRPr="00D2146B" w:rsidRDefault="00583B7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83B74" w:rsidRPr="00D2146B" w:rsidRDefault="00583B7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83B74" w:rsidRPr="00D2146B" w:rsidRDefault="00583B74"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83B74" w:rsidRPr="00D2146B" w:rsidRDefault="00583B74"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83B74" w:rsidRPr="00D2146B" w:rsidRDefault="00583B74"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83B74" w:rsidRPr="00D2146B" w:rsidRDefault="00583B74" w:rsidP="00D2146B">
                        <w:pPr>
                          <w:spacing w:before="0" w:after="0" w:line="254" w:lineRule="auto"/>
                          <w:rPr>
                            <w:sz w:val="18"/>
                            <w:szCs w:val="18"/>
                          </w:rPr>
                        </w:pPr>
                        <w:r w:rsidRPr="00D2146B">
                          <w:rPr>
                            <w:rFonts w:eastAsia="Calibri"/>
                            <w:color w:val="000000"/>
                            <w:sz w:val="18"/>
                            <w:szCs w:val="18"/>
                          </w:rPr>
                          <w:t> </w:t>
                        </w:r>
                      </w:p>
                      <w:p w14:paraId="1ECBE518" w14:textId="77777777" w:rsidR="00583B74" w:rsidRPr="00D2146B" w:rsidRDefault="00583B74"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83B74" w:rsidRPr="00D2146B" w:rsidRDefault="00583B74"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83B74" w:rsidRPr="00D2146B" w:rsidRDefault="00583B74"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83B74" w:rsidRDefault="00583B74"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83B74" w:rsidRDefault="00583B7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83B74" w:rsidRPr="00D2146B" w:rsidRDefault="00583B74"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83B74" w:rsidRPr="00D2146B" w:rsidRDefault="00583B7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83B74" w:rsidRPr="00D2146B" w:rsidRDefault="00583B74"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83B74" w:rsidRPr="00D2146B" w:rsidRDefault="00583B74"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83B74" w:rsidRPr="00D2146B" w:rsidRDefault="00583B74" w:rsidP="002903DF">
                              <w:pPr>
                                <w:spacing w:before="0" w:after="0"/>
                                <w:rPr>
                                  <w:sz w:val="18"/>
                                  <w:szCs w:val="18"/>
                                  <w:lang w:val="sv-SE"/>
                                </w:rPr>
                              </w:pPr>
                              <w:r w:rsidRPr="00D2146B">
                                <w:rPr>
                                  <w:sz w:val="18"/>
                                  <w:szCs w:val="18"/>
                                  <w:lang w:val="sv-SE"/>
                                </w:rPr>
                                <w:t>Ellipse Frame Pointer</w:t>
                              </w:r>
                            </w:p>
                            <w:p w14:paraId="5718813E" w14:textId="77777777" w:rsidR="00583B74" w:rsidRPr="00D2146B" w:rsidRDefault="00583B74" w:rsidP="002903DF">
                              <w:pPr>
                                <w:spacing w:before="0" w:after="0"/>
                                <w:rPr>
                                  <w:sz w:val="18"/>
                                  <w:szCs w:val="18"/>
                                  <w:lang w:val="sv-SE"/>
                                </w:rPr>
                              </w:pPr>
                              <w:r w:rsidRPr="00D2146B">
                                <w:rPr>
                                  <w:sz w:val="18"/>
                                  <w:szCs w:val="18"/>
                                  <w:lang w:val="sv-SE"/>
                                </w:rPr>
                                <w:t>Regular Frame Pointer</w:t>
                              </w:r>
                            </w:p>
                            <w:p w14:paraId="62230721" w14:textId="77777777" w:rsidR="00583B74" w:rsidRPr="00D2146B" w:rsidRDefault="00583B74"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83B74" w:rsidRPr="00D2146B" w:rsidRDefault="00583B74" w:rsidP="002903DF">
                              <w:pPr>
                                <w:spacing w:before="0" w:after="0"/>
                                <w:rPr>
                                  <w:sz w:val="18"/>
                                  <w:szCs w:val="18"/>
                                  <w:lang w:val="sv-SE"/>
                                </w:rPr>
                              </w:pPr>
                            </w:p>
                            <w:p w14:paraId="3BE3217A" w14:textId="77777777" w:rsidR="00583B74" w:rsidRPr="00D2146B" w:rsidRDefault="00583B74"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83B74" w:rsidRPr="00D2146B" w:rsidRDefault="00583B74"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83B74" w:rsidRDefault="00583B74"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83B74" w:rsidRPr="00D2146B" w:rsidRDefault="00583B74" w:rsidP="002903DF">
                              <w:pPr>
                                <w:spacing w:before="0" w:after="0" w:line="256" w:lineRule="auto"/>
                                <w:rPr>
                                  <w:sz w:val="18"/>
                                  <w:szCs w:val="18"/>
                                </w:rPr>
                              </w:pPr>
                              <w:r>
                                <w:rPr>
                                  <w:rFonts w:eastAsia="Calibri"/>
                                  <w:color w:val="000000"/>
                                  <w:sz w:val="18"/>
                                  <w:szCs w:val="18"/>
                                </w:rPr>
                                <w:t>Elliptic parameter: 21</w:t>
                              </w:r>
                            </w:p>
                            <w:p w14:paraId="0F8126A1"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 </w:t>
                              </w:r>
                            </w:p>
                            <w:p w14:paraId="28313E96"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83B74" w:rsidRPr="00D2146B" w:rsidRDefault="00583B74"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83B74" w:rsidRPr="00D2146B" w:rsidRDefault="00583B7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83B74" w:rsidRPr="00D2146B" w:rsidRDefault="00583B7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83B74" w:rsidRPr="00D2146B" w:rsidRDefault="00583B74"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83B74" w:rsidRPr="00D2146B" w:rsidRDefault="00583B74"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83B74" w:rsidRPr="00D2146B" w:rsidRDefault="00583B74"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83B74" w:rsidRPr="00D2146B" w:rsidRDefault="00583B74" w:rsidP="002903DF">
                              <w:pPr>
                                <w:spacing w:before="0" w:after="0" w:line="254" w:lineRule="auto"/>
                                <w:rPr>
                                  <w:sz w:val="18"/>
                                  <w:szCs w:val="18"/>
                                </w:rPr>
                              </w:pPr>
                              <w:r w:rsidRPr="00D2146B">
                                <w:rPr>
                                  <w:rFonts w:eastAsia="Calibri"/>
                                  <w:color w:val="000000"/>
                                  <w:sz w:val="18"/>
                                  <w:szCs w:val="18"/>
                                </w:rPr>
                                <w:t> </w:t>
                              </w:r>
                            </w:p>
                            <w:p w14:paraId="48FC4ABF" w14:textId="77777777" w:rsidR="00583B74" w:rsidRPr="00D2146B" w:rsidRDefault="00583B74"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83B74" w:rsidRPr="00D2146B" w:rsidRDefault="00583B74"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83B74" w:rsidRPr="00D2146B" w:rsidRDefault="00583B74"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83B74" w:rsidRDefault="00583B74"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83B74" w:rsidRDefault="00583B7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83B74" w:rsidRPr="00D2146B" w:rsidRDefault="00583B74"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83B74" w:rsidRPr="00D2146B" w:rsidRDefault="00583B7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83B74" w:rsidRPr="00D2146B" w:rsidRDefault="00583B74"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83B74" w:rsidRPr="00D2146B" w:rsidRDefault="00583B74"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83B74" w:rsidRPr="00D2146B" w:rsidRDefault="00583B74" w:rsidP="002903DF">
                        <w:pPr>
                          <w:spacing w:before="0" w:after="0"/>
                          <w:rPr>
                            <w:sz w:val="18"/>
                            <w:szCs w:val="18"/>
                            <w:lang w:val="sv-SE"/>
                          </w:rPr>
                        </w:pPr>
                        <w:r w:rsidRPr="00D2146B">
                          <w:rPr>
                            <w:sz w:val="18"/>
                            <w:szCs w:val="18"/>
                            <w:lang w:val="sv-SE"/>
                          </w:rPr>
                          <w:t>Ellipse Frame Pointer</w:t>
                        </w:r>
                      </w:p>
                      <w:p w14:paraId="5718813E" w14:textId="77777777" w:rsidR="00583B74" w:rsidRPr="00D2146B" w:rsidRDefault="00583B74" w:rsidP="002903DF">
                        <w:pPr>
                          <w:spacing w:before="0" w:after="0"/>
                          <w:rPr>
                            <w:sz w:val="18"/>
                            <w:szCs w:val="18"/>
                            <w:lang w:val="sv-SE"/>
                          </w:rPr>
                        </w:pPr>
                        <w:r w:rsidRPr="00D2146B">
                          <w:rPr>
                            <w:sz w:val="18"/>
                            <w:szCs w:val="18"/>
                            <w:lang w:val="sv-SE"/>
                          </w:rPr>
                          <w:t>Regular Frame Pointer</w:t>
                        </w:r>
                      </w:p>
                      <w:p w14:paraId="62230721" w14:textId="77777777" w:rsidR="00583B74" w:rsidRPr="00D2146B" w:rsidRDefault="00583B74"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83B74" w:rsidRPr="00D2146B" w:rsidRDefault="00583B74" w:rsidP="002903DF">
                        <w:pPr>
                          <w:spacing w:before="0" w:after="0"/>
                          <w:rPr>
                            <w:sz w:val="18"/>
                            <w:szCs w:val="18"/>
                            <w:lang w:val="sv-SE"/>
                          </w:rPr>
                        </w:pPr>
                      </w:p>
                      <w:p w14:paraId="3BE3217A" w14:textId="77777777" w:rsidR="00583B74" w:rsidRPr="00D2146B" w:rsidRDefault="00583B74"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83B74" w:rsidRPr="00D2146B" w:rsidRDefault="00583B74"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83B74" w:rsidRDefault="00583B74"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83B74" w:rsidRPr="00D2146B" w:rsidRDefault="00583B74" w:rsidP="002903DF">
                        <w:pPr>
                          <w:spacing w:before="0" w:after="0" w:line="256" w:lineRule="auto"/>
                          <w:rPr>
                            <w:sz w:val="18"/>
                            <w:szCs w:val="18"/>
                          </w:rPr>
                        </w:pPr>
                        <w:r>
                          <w:rPr>
                            <w:rFonts w:eastAsia="Calibri"/>
                            <w:color w:val="000000"/>
                            <w:sz w:val="18"/>
                            <w:szCs w:val="18"/>
                          </w:rPr>
                          <w:t>Elliptic parameter: 21</w:t>
                        </w:r>
                      </w:p>
                      <w:p w14:paraId="0F8126A1"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 </w:t>
                        </w:r>
                      </w:p>
                      <w:p w14:paraId="28313E96" w14:textId="77777777" w:rsidR="00583B74" w:rsidRPr="00D2146B" w:rsidRDefault="00583B74"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83B74" w:rsidRPr="00D2146B" w:rsidRDefault="00583B74"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83B74" w:rsidRPr="00D2146B" w:rsidRDefault="00583B7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83B74" w:rsidRPr="00D2146B" w:rsidRDefault="00583B7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83B74" w:rsidRPr="00D2146B" w:rsidRDefault="00583B74"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83B74" w:rsidRPr="00D2146B" w:rsidRDefault="00583B74"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83B74" w:rsidRPr="00D2146B" w:rsidRDefault="00583B74"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83B74" w:rsidRPr="00D2146B" w:rsidRDefault="00583B74" w:rsidP="002903DF">
                        <w:pPr>
                          <w:spacing w:before="0" w:after="0" w:line="254" w:lineRule="auto"/>
                          <w:rPr>
                            <w:sz w:val="18"/>
                            <w:szCs w:val="18"/>
                          </w:rPr>
                        </w:pPr>
                        <w:r w:rsidRPr="00D2146B">
                          <w:rPr>
                            <w:rFonts w:eastAsia="Calibri"/>
                            <w:color w:val="000000"/>
                            <w:sz w:val="18"/>
                            <w:szCs w:val="18"/>
                          </w:rPr>
                          <w:t> </w:t>
                        </w:r>
                      </w:p>
                      <w:p w14:paraId="48FC4ABF" w14:textId="77777777" w:rsidR="00583B74" w:rsidRPr="00D2146B" w:rsidRDefault="00583B74"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83B74" w:rsidRPr="00D2146B" w:rsidRDefault="00583B74"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5" w:name="_Toc54119939"/>
      <w:r w:rsidRPr="00D822A3">
        <w:rPr>
          <w:lang w:val="en-GB"/>
        </w:rPr>
        <w:t>Assembly Operator</w:t>
      </w:r>
      <w:bookmarkEnd w:id="405"/>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06" w:name="_Toc54119940"/>
      <w:r w:rsidRPr="00D822A3">
        <w:rPr>
          <w:lang w:val="en-GB"/>
        </w:rPr>
        <w:t>Assembly Code</w:t>
      </w:r>
      <w:bookmarkEnd w:id="406"/>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07" w:name="_Toc54119941"/>
      <w:r w:rsidRPr="00D822A3">
        <w:rPr>
          <w:highlight w:val="white"/>
          <w:lang w:val="en-GB"/>
        </w:rPr>
        <w:t>Assembly Code Optimization</w:t>
      </w:r>
      <w:bookmarkEnd w:id="407"/>
    </w:p>
    <w:p w14:paraId="60537E46" w14:textId="33E4A110"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08" w:name="_Toc54119942"/>
      <w:r w:rsidRPr="00D822A3">
        <w:rPr>
          <w:highlight w:val="white"/>
          <w:lang w:val="en-GB"/>
        </w:rPr>
        <w:t xml:space="preserve">Operator </w:t>
      </w:r>
      <w:r w:rsidR="00CA5764" w:rsidRPr="00D822A3">
        <w:rPr>
          <w:highlight w:val="white"/>
          <w:lang w:val="en-GB"/>
        </w:rPr>
        <w:t>Test Methods</w:t>
      </w:r>
      <w:bookmarkEnd w:id="408"/>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09" w:name="_Toc54119943"/>
      <w:r w:rsidRPr="00D822A3">
        <w:rPr>
          <w:highlight w:val="white"/>
          <w:lang w:val="en-GB"/>
        </w:rPr>
        <w:t>Register Overlapping</w:t>
      </w:r>
      <w:bookmarkEnd w:id="409"/>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77777777"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If one of the register sets holds both the registers, they overlap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77777777"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0" w:name="_Toc54119944"/>
      <w:r w:rsidRPr="00D822A3">
        <w:rPr>
          <w:highlight w:val="white"/>
          <w:lang w:val="en-GB"/>
        </w:rPr>
        <w:t>Register Size</w:t>
      </w:r>
      <w:bookmarkEnd w:id="410"/>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0E30731B"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157DE4" w:rsidRPr="00D822A3">
        <w:rPr>
          <w:highlight w:val="white"/>
          <w:lang w:val="en-GB"/>
        </w:rPr>
        <w:t>suffixed by the word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1" w:name="_Toc54119945"/>
      <w:r w:rsidRPr="00D822A3">
        <w:rPr>
          <w:highlight w:val="white"/>
          <w:lang w:val="en-GB"/>
        </w:rPr>
        <w:t>ToString</w:t>
      </w:r>
      <w:bookmarkEnd w:id="411"/>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2" w:name="_Toc54119946"/>
      <w:r w:rsidRPr="00D822A3">
        <w:rPr>
          <w:lang w:val="en-GB"/>
        </w:rPr>
        <w:t>Tracks</w:t>
      </w:r>
      <w:bookmarkEnd w:id="412"/>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3" w:name="_Toc54119947"/>
      <w:r w:rsidRPr="00D822A3">
        <w:rPr>
          <w:lang w:val="en-GB"/>
        </w:rPr>
        <w:t>Register Allocation</w:t>
      </w:r>
      <w:bookmarkEnd w:id="413"/>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4" w:name="_Toc54119948"/>
      <w:r w:rsidRPr="00D822A3">
        <w:rPr>
          <w:lang w:val="en-GB"/>
        </w:rPr>
        <w:t>Assembly Code Generation</w:t>
      </w:r>
      <w:bookmarkEnd w:id="414"/>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5"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5"/>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16"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16"/>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17" w:name="_Toc54119951"/>
      <w:r w:rsidRPr="00D822A3">
        <w:rPr>
          <w:highlight w:val="white"/>
          <w:lang w:val="en-GB"/>
        </w:rPr>
        <w:t>Function Calls</w:t>
      </w:r>
      <w:bookmarkEnd w:id="417"/>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18"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18"/>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19" w:name="_Toc54119952"/>
      <w:r w:rsidRPr="00D822A3">
        <w:rPr>
          <w:highlight w:val="white"/>
          <w:lang w:val="en-GB"/>
        </w:rPr>
        <w:t>Loading Values into Registers</w:t>
      </w:r>
      <w:bookmarkEnd w:id="419"/>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0"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0"/>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1" w:name="_Toc54119954"/>
      <w:r w:rsidRPr="00D822A3">
        <w:rPr>
          <w:highlight w:val="white"/>
          <w:lang w:val="en-GB"/>
        </w:rPr>
        <w:t>Load and Inspect Registers</w:t>
      </w:r>
      <w:bookmarkEnd w:id="421"/>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2" w:name="_Toc54119955"/>
      <w:r w:rsidRPr="00D822A3">
        <w:rPr>
          <w:highlight w:val="white"/>
          <w:lang w:val="en-GB"/>
        </w:rPr>
        <w:t>Initialization</w:t>
      </w:r>
      <w:bookmarkEnd w:id="422"/>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3"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3"/>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4" w:name="_Toc54119957"/>
      <w:r w:rsidRPr="00D822A3">
        <w:rPr>
          <w:highlight w:val="white"/>
          <w:lang w:val="en-GB"/>
        </w:rPr>
        <w:lastRenderedPageBreak/>
        <w:t>Integral Assignment and Parameters</w:t>
      </w:r>
      <w:bookmarkEnd w:id="424"/>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5" w:name="_Toc54119958"/>
      <w:r w:rsidRPr="00D822A3">
        <w:rPr>
          <w:highlight w:val="white"/>
          <w:lang w:val="en-GB"/>
        </w:rPr>
        <w:t>Unary Integral Operations</w:t>
      </w:r>
      <w:bookmarkEnd w:id="425"/>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26" w:name="_Toc54119959"/>
      <w:r w:rsidRPr="00D822A3">
        <w:rPr>
          <w:highlight w:val="white"/>
          <w:lang w:val="en-GB"/>
        </w:rPr>
        <w:t>Integral Binary</w:t>
      </w:r>
      <w:bookmarkEnd w:id="426"/>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27" w:name="_Toc54119960"/>
      <w:r w:rsidRPr="00D822A3">
        <w:rPr>
          <w:highlight w:val="white"/>
          <w:lang w:val="en-GB"/>
        </w:rPr>
        <w:t>Base and Offset</w:t>
      </w:r>
      <w:bookmarkEnd w:id="427"/>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28" w:name="_Toc54119961"/>
      <w:r w:rsidRPr="00D822A3">
        <w:rPr>
          <w:highlight w:val="white"/>
          <w:lang w:val="en-GB"/>
        </w:rPr>
        <w:lastRenderedPageBreak/>
        <w:t>Case</w:t>
      </w:r>
      <w:bookmarkEnd w:id="428"/>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29" w:name="_Toc54119962"/>
      <w:r w:rsidRPr="00D822A3">
        <w:rPr>
          <w:highlight w:val="white"/>
          <w:lang w:val="en-GB"/>
        </w:rPr>
        <w:t>Address</w:t>
      </w:r>
      <w:bookmarkEnd w:id="429"/>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0" w:name="_Toc54119963"/>
      <w:r w:rsidRPr="00D822A3">
        <w:rPr>
          <w:highlight w:val="white"/>
          <w:lang w:val="en-GB"/>
        </w:rPr>
        <w:t>Floating Binary</w:t>
      </w:r>
      <w:bookmarkEnd w:id="430"/>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1" w:name="_Toc54119964"/>
      <w:r w:rsidRPr="00D822A3">
        <w:rPr>
          <w:highlight w:val="white"/>
          <w:lang w:val="en-GB"/>
        </w:rPr>
        <w:lastRenderedPageBreak/>
        <w:t>Floating Relation</w:t>
      </w:r>
      <w:bookmarkEnd w:id="431"/>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2" w:name="_Toc54119965"/>
      <w:r w:rsidRPr="00D822A3">
        <w:rPr>
          <w:highlight w:val="white"/>
          <w:lang w:val="en-GB"/>
        </w:rPr>
        <w:t>Floating Push and Pop</w:t>
      </w:r>
      <w:bookmarkEnd w:id="432"/>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3" w:name="_Toc54119966"/>
      <w:r w:rsidRPr="00D822A3">
        <w:rPr>
          <w:highlight w:val="white"/>
          <w:lang w:val="en-GB"/>
        </w:rPr>
        <w:t>Type Conversion</w:t>
      </w:r>
      <w:bookmarkEnd w:id="433"/>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4" w:name="_Toc54119967"/>
      <w:r w:rsidRPr="00D822A3">
        <w:rPr>
          <w:highlight w:val="white"/>
          <w:lang w:val="en-GB"/>
        </w:rPr>
        <w:t>Struct and Union</w:t>
      </w:r>
      <w:bookmarkEnd w:id="434"/>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5" w:name="_Toc54119968"/>
      <w:r w:rsidRPr="00D822A3">
        <w:rPr>
          <w:highlight w:val="white"/>
          <w:lang w:val="en-GB"/>
        </w:rPr>
        <w:t>Initialization Code</w:t>
      </w:r>
      <w:bookmarkEnd w:id="435"/>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36" w:name="_Toc54119969"/>
      <w:r w:rsidRPr="00D822A3">
        <w:rPr>
          <w:highlight w:val="white"/>
          <w:lang w:val="en-GB"/>
        </w:rPr>
        <w:t>Command Line Arguments</w:t>
      </w:r>
      <w:bookmarkEnd w:id="436"/>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83B74" w:rsidRPr="00DF14A9" w:rsidRDefault="00583B74"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83B74" w:rsidRPr="00490BCB" w:rsidRDefault="00583B74"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83B74" w:rsidRPr="00490BCB" w:rsidRDefault="00583B74"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83B74" w:rsidRPr="00490BCB" w:rsidRDefault="00583B74"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83B74" w:rsidRPr="00490BCB" w:rsidRDefault="00583B74"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83B74" w:rsidRPr="00490BCB" w:rsidRDefault="00583B74"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83B74" w:rsidRPr="00490BCB" w:rsidRDefault="00583B74"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83B74" w:rsidRPr="00090144" w:rsidRDefault="00583B74"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83B74" w:rsidRPr="00090144" w:rsidRDefault="00583B74" w:rsidP="00B70491">
                              <w:pPr>
                                <w:spacing w:before="0" w:after="0" w:line="240" w:lineRule="auto"/>
                                <w:rPr>
                                  <w:rFonts w:eastAsia="Calibri"/>
                                  <w:color w:val="000000"/>
                                </w:rPr>
                              </w:pPr>
                              <w:r w:rsidRPr="00090144">
                                <w:rPr>
                                  <w:rFonts w:eastAsia="Calibri"/>
                                  <w:color w:val="000000"/>
                                </w:rPr>
                                <w:t>Frame pointer of</w:t>
                              </w:r>
                            </w:p>
                            <w:p w14:paraId="77E191A3" w14:textId="77777777" w:rsidR="00583B74" w:rsidRPr="00090144" w:rsidRDefault="00583B74"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83B74" w:rsidRPr="00090144" w:rsidRDefault="00583B74"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83B74" w:rsidRPr="00090144" w:rsidRDefault="00583B74"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83B74" w:rsidRPr="00090144" w:rsidRDefault="00583B74"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83B74" w:rsidRPr="00090144" w:rsidRDefault="00583B74"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83B74" w:rsidRDefault="00583B74"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83B74" w:rsidRDefault="00583B74"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83B74" w:rsidRDefault="00583B74"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83B74" w:rsidRDefault="00583B74"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83B74" w:rsidRPr="00DF14A9" w:rsidRDefault="00583B74"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83B74" w:rsidRPr="00490BCB" w:rsidRDefault="00583B74"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83B74" w:rsidRPr="00490BCB" w:rsidRDefault="00583B74"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83B74" w:rsidRPr="00490BCB" w:rsidRDefault="00583B74"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83B74" w:rsidRPr="00490BCB" w:rsidRDefault="00583B74"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83B74" w:rsidRPr="00490BCB" w:rsidRDefault="00583B74"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83B74" w:rsidRPr="00490BCB" w:rsidRDefault="00583B74"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83B74" w:rsidRPr="00490BCB" w:rsidRDefault="00583B74"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83B74" w:rsidRPr="00090144" w:rsidRDefault="00583B74"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83B74" w:rsidRPr="00090144" w:rsidRDefault="00583B74" w:rsidP="00B70491">
                        <w:pPr>
                          <w:spacing w:before="0" w:after="0" w:line="240" w:lineRule="auto"/>
                          <w:rPr>
                            <w:rFonts w:eastAsia="Calibri"/>
                            <w:color w:val="000000"/>
                          </w:rPr>
                        </w:pPr>
                        <w:r w:rsidRPr="00090144">
                          <w:rPr>
                            <w:rFonts w:eastAsia="Calibri"/>
                            <w:color w:val="000000"/>
                          </w:rPr>
                          <w:t>Frame pointer of</w:t>
                        </w:r>
                      </w:p>
                      <w:p w14:paraId="77E191A3" w14:textId="77777777" w:rsidR="00583B74" w:rsidRPr="00090144" w:rsidRDefault="00583B74"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83B74" w:rsidRPr="00090144" w:rsidRDefault="00583B74"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83B74" w:rsidRPr="00090144" w:rsidRDefault="00583B74"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83B74" w:rsidRPr="00090144" w:rsidRDefault="00583B74"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83B74" w:rsidRPr="00090144" w:rsidRDefault="00583B74"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83B74" w:rsidRDefault="00583B74"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83B74" w:rsidRDefault="00583B74"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83B74" w:rsidRDefault="00583B74"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83B74" w:rsidRDefault="00583B74"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37" w:name="_Toc54119970"/>
      <w:r w:rsidRPr="00D822A3">
        <w:rPr>
          <w:highlight w:val="white"/>
          <w:lang w:val="en-GB"/>
        </w:rPr>
        <w:t>Text List</w:t>
      </w:r>
      <w:bookmarkEnd w:id="437"/>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38" w:name="_Ref54009755"/>
      <w:bookmarkStart w:id="439" w:name="_Toc54119971"/>
      <w:bookmarkStart w:id="440" w:name="_Ref420874022"/>
      <w:r w:rsidRPr="00D822A3">
        <w:rPr>
          <w:lang w:val="en-GB"/>
        </w:rPr>
        <w:lastRenderedPageBreak/>
        <w:t>Executable Code Generation</w:t>
      </w:r>
      <w:bookmarkEnd w:id="438"/>
      <w:bookmarkEnd w:id="439"/>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1" w:name="_Toc54119972"/>
      <w:r w:rsidRPr="00D822A3">
        <w:rPr>
          <w:lang w:val="en-GB"/>
        </w:rPr>
        <w:t xml:space="preserve">The </w:t>
      </w:r>
      <w:r w:rsidR="00E6483C" w:rsidRPr="00D822A3">
        <w:rPr>
          <w:lang w:val="en-GB"/>
        </w:rPr>
        <w:t>Windows Mode</w:t>
      </w:r>
      <w:bookmarkEnd w:id="441"/>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2" w:name="_Toc54119973"/>
      <w:r w:rsidRPr="00D822A3">
        <w:rPr>
          <w:highlight w:val="white"/>
          <w:lang w:val="en-GB"/>
        </w:rPr>
        <w:t>Main</w:t>
      </w:r>
      <w:bookmarkEnd w:id="442"/>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77777777" w:rsidR="00F86C24" w:rsidRPr="00D822A3" w:rsidRDefault="00F86C24" w:rsidP="00F86C24">
      <w:pPr>
        <w:pStyle w:val="Code"/>
        <w:rPr>
          <w:highlight w:val="white"/>
          <w:lang w:val="en-GB"/>
        </w:rPr>
      </w:pPr>
      <w:r w:rsidRPr="00D822A3">
        <w:rPr>
          <w:highlight w:val="white"/>
          <w:lang w:val="en-GB"/>
        </w:rPr>
        <w:t xml:space="preserve">          staticSymbol.Save(binaryWriter);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77777777" w:rsidR="00CF7245" w:rsidRPr="00D822A3" w:rsidRDefault="00CF7245" w:rsidP="00CF7245">
      <w:pPr>
        <w:pStyle w:val="Code"/>
        <w:rPr>
          <w:highlight w:val="white"/>
          <w:lang w:val="en-GB"/>
        </w:rPr>
      </w:pPr>
      <w:r w:rsidRPr="00D822A3">
        <w:rPr>
          <w:highlight w:val="white"/>
          <w:lang w:val="en-GB"/>
        </w:rPr>
        <w:t xml:space="preserve">          staticSymbol.Load(dataInputStream);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3" w:name="_Toc54119974"/>
      <w:r w:rsidRPr="00D822A3">
        <w:rPr>
          <w:highlight w:val="white"/>
          <w:lang w:val="en-GB"/>
        </w:rPr>
        <w:t>Type Size</w:t>
      </w:r>
      <w:bookmarkEnd w:id="443"/>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4" w:name="_Toc54119975"/>
      <w:r w:rsidRPr="00D822A3">
        <w:rPr>
          <w:highlight w:val="white"/>
          <w:lang w:val="en-GB"/>
        </w:rPr>
        <w:t>Static Symbol</w:t>
      </w:r>
      <w:bookmarkEnd w:id="444"/>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77777777" w:rsidR="00303C4E" w:rsidRPr="00D822A3" w:rsidRDefault="00303C4E" w:rsidP="00303C4E">
      <w:pPr>
        <w:pStyle w:val="Code"/>
        <w:rPr>
          <w:highlight w:val="white"/>
          <w:lang w:val="en-GB"/>
        </w:rPr>
      </w:pPr>
      <w:r w:rsidRPr="00D822A3">
        <w:rPr>
          <w:highlight w:val="white"/>
          <w:lang w:val="en-GB"/>
        </w:rPr>
        <w:t xml:space="preserve">    public override void Save(BinaryWriter outStream) {</w:t>
      </w:r>
    </w:p>
    <w:p w14:paraId="1520324A" w14:textId="77777777" w:rsidR="00303C4E" w:rsidRPr="00D822A3" w:rsidRDefault="00303C4E" w:rsidP="00303C4E">
      <w:pPr>
        <w:pStyle w:val="Code"/>
        <w:rPr>
          <w:highlight w:val="white"/>
          <w:lang w:val="en-GB"/>
        </w:rPr>
      </w:pPr>
      <w:r w:rsidRPr="00D822A3">
        <w:rPr>
          <w:highlight w:val="white"/>
          <w:lang w:val="en-GB"/>
        </w:rPr>
        <w:t xml:space="preserve">      base.Save(outStream);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77777777" w:rsidR="00303C4E" w:rsidRPr="00D822A3" w:rsidRDefault="00303C4E" w:rsidP="00303C4E">
      <w:pPr>
        <w:pStyle w:val="Code"/>
        <w:rPr>
          <w:highlight w:val="white"/>
          <w:lang w:val="en-GB"/>
        </w:rPr>
      </w:pPr>
      <w:r w:rsidRPr="00D822A3">
        <w:rPr>
          <w:highlight w:val="white"/>
          <w:lang w:val="en-GB"/>
        </w:rPr>
        <w:t xml:space="preserve">    public override void Load(BinaryReader inStream) {</w:t>
      </w:r>
    </w:p>
    <w:p w14:paraId="1FCEB9D5" w14:textId="77777777" w:rsidR="00303C4E" w:rsidRPr="00D822A3" w:rsidRDefault="00303C4E" w:rsidP="00303C4E">
      <w:pPr>
        <w:pStyle w:val="Code"/>
        <w:rPr>
          <w:highlight w:val="white"/>
          <w:lang w:val="en-GB"/>
        </w:rPr>
      </w:pPr>
      <w:r w:rsidRPr="00D822A3">
        <w:rPr>
          <w:highlight w:val="white"/>
          <w:lang w:val="en-GB"/>
        </w:rPr>
        <w:t xml:space="preserve">      base.Load(inStream);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5" w:name="_Toc54119976"/>
      <w:r w:rsidRPr="00D822A3">
        <w:rPr>
          <w:highlight w:val="white"/>
          <w:lang w:val="en-GB"/>
        </w:rPr>
        <w:t>Static Value</w:t>
      </w:r>
      <w:bookmarkEnd w:id="445"/>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46" w:name="_Toc54119977"/>
      <w:r w:rsidRPr="00D822A3">
        <w:rPr>
          <w:highlight w:val="white"/>
          <w:lang w:val="en-GB"/>
        </w:rPr>
        <w:t>Function End</w:t>
      </w:r>
      <w:bookmarkEnd w:id="446"/>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47" w:name="_Toc54119978"/>
      <w:r w:rsidRPr="00D822A3">
        <w:rPr>
          <w:highlight w:val="white"/>
          <w:lang w:val="en-GB"/>
        </w:rPr>
        <w:t>Target Code Generation</w:t>
      </w:r>
      <w:bookmarkEnd w:id="447"/>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48" w:name="_Toc54119979"/>
      <w:r w:rsidRPr="00D822A3">
        <w:rPr>
          <w:highlight w:val="white"/>
          <w:lang w:val="en-GB"/>
        </w:rPr>
        <w:t>Exit</w:t>
      </w:r>
      <w:bookmarkEnd w:id="448"/>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49" w:name="_Toc54119980"/>
      <w:r w:rsidRPr="00D822A3">
        <w:rPr>
          <w:highlight w:val="white"/>
          <w:lang w:val="en-GB"/>
        </w:rPr>
        <w:t>Initialization Code</w:t>
      </w:r>
      <w:bookmarkEnd w:id="449"/>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0" w:name="_Toc54119981"/>
      <w:r w:rsidRPr="00D822A3">
        <w:rPr>
          <w:highlight w:val="white"/>
          <w:lang w:val="en-GB"/>
        </w:rPr>
        <w:t>Command Line Arguments</w:t>
      </w:r>
      <w:bookmarkEnd w:id="450"/>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83B74" w:rsidRPr="00DF14A9" w:rsidRDefault="00583B74"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83B74" w:rsidRPr="00490BCB" w:rsidRDefault="00583B74"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83B74" w:rsidRPr="00490BCB" w:rsidRDefault="00583B74"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83B74" w:rsidRPr="00490BCB" w:rsidRDefault="00583B74"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83B74" w:rsidRPr="00490BCB" w:rsidRDefault="00583B74"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83B74" w:rsidRPr="00090144" w:rsidRDefault="00583B74"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83B74" w:rsidRPr="00090144" w:rsidRDefault="00583B74" w:rsidP="00605AE9">
                              <w:pPr>
                                <w:spacing w:before="0" w:after="0" w:line="240" w:lineRule="auto"/>
                                <w:rPr>
                                  <w:rFonts w:eastAsia="Calibri"/>
                                  <w:color w:val="000000"/>
                                </w:rPr>
                              </w:pPr>
                              <w:r w:rsidRPr="00090144">
                                <w:rPr>
                                  <w:rFonts w:eastAsia="Calibri"/>
                                  <w:color w:val="000000"/>
                                </w:rPr>
                                <w:t>Frame pointer of</w:t>
                              </w:r>
                            </w:p>
                            <w:p w14:paraId="68E90914" w14:textId="77777777" w:rsidR="00583B74" w:rsidRPr="00090144" w:rsidRDefault="00583B74"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83B74" w:rsidRPr="00090144" w:rsidRDefault="00583B74"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83B74" w:rsidRPr="00090144" w:rsidRDefault="00583B74"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83B74" w:rsidRPr="00090144" w:rsidRDefault="00583B74"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83B74" w:rsidRPr="00090144" w:rsidRDefault="00583B74"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83B74" w:rsidRDefault="00583B74"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83B74" w:rsidRDefault="00583B74"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83B74" w:rsidRDefault="00583B74"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83B74" w:rsidRDefault="00583B74"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83B74" w:rsidRDefault="00583B74"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83B74" w:rsidRDefault="00583B74"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83B74" w:rsidRPr="00582B75" w:rsidRDefault="00583B74"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83B74" w:rsidRPr="00490BCB" w:rsidRDefault="00583B74"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83B74" w:rsidRPr="00490BCB" w:rsidRDefault="00583B74"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83B74" w:rsidRDefault="00583B74"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83B74" w:rsidRPr="00E55D4A" w:rsidRDefault="00583B74"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83B74" w:rsidRDefault="00583B74"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83B74" w:rsidRDefault="00583B74"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83B74" w:rsidRDefault="00583B74"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83B74" w:rsidRDefault="00583B7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83B74" w:rsidRDefault="00583B7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83B74" w:rsidRDefault="00583B74"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83B74" w:rsidRDefault="00583B7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83B74" w:rsidRDefault="00583B74"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83B74" w:rsidRDefault="00583B74"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83B74" w:rsidRDefault="00583B74"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83B74" w:rsidRDefault="00583B7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83B74" w:rsidRDefault="00583B74"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83B74" w:rsidRDefault="00583B7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83B74" w:rsidRDefault="00583B74"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83B74" w:rsidRDefault="00583B74" w:rsidP="00496983">
                              <w:pPr>
                                <w:spacing w:before="0" w:line="257" w:lineRule="auto"/>
                                <w:jc w:val="center"/>
                                <w:rPr>
                                  <w:sz w:val="24"/>
                                  <w:szCs w:val="24"/>
                                </w:rPr>
                              </w:pPr>
                              <w:r>
                                <w:rPr>
                                  <w:rFonts w:eastAsia="Calibri"/>
                                  <w:color w:val="000000"/>
                                  <w:sz w:val="16"/>
                                  <w:szCs w:val="16"/>
                                </w:rPr>
                                <w:t>129</w:t>
                              </w:r>
                            </w:p>
                            <w:p w14:paraId="3E4A06D3" w14:textId="77777777" w:rsidR="00583B74" w:rsidRDefault="00583B74"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83B74" w:rsidRDefault="00583B74"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83B74" w:rsidRDefault="00583B74"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83B74" w:rsidRDefault="00583B7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83B74" w:rsidRDefault="00583B74" w:rsidP="006A7496">
                              <w:pPr>
                                <w:spacing w:before="100" w:line="257" w:lineRule="auto"/>
                                <w:jc w:val="left"/>
                                <w:rPr>
                                  <w:sz w:val="24"/>
                                  <w:szCs w:val="24"/>
                                </w:rPr>
                              </w:pPr>
                              <w:r>
                                <w:rPr>
                                  <w:rFonts w:eastAsia="Calibri"/>
                                  <w:color w:val="000000"/>
                                  <w:sz w:val="16"/>
                                  <w:szCs w:val="16"/>
                                </w:rPr>
                                <w:t>Before</w:t>
                              </w:r>
                            </w:p>
                            <w:p w14:paraId="6B197F32" w14:textId="77777777" w:rsidR="00583B74" w:rsidRDefault="00583B74"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83B74" w:rsidRDefault="00583B74" w:rsidP="006A7496">
                              <w:pPr>
                                <w:spacing w:before="100" w:line="256" w:lineRule="auto"/>
                                <w:rPr>
                                  <w:sz w:val="24"/>
                                  <w:szCs w:val="24"/>
                                </w:rPr>
                              </w:pPr>
                              <w:r>
                                <w:rPr>
                                  <w:rFonts w:eastAsia="Calibri"/>
                                  <w:color w:val="000000"/>
                                  <w:sz w:val="16"/>
                                  <w:szCs w:val="16"/>
                                </w:rPr>
                                <w:t>After</w:t>
                              </w:r>
                            </w:p>
                            <w:p w14:paraId="7E3E04C8" w14:textId="77777777" w:rsidR="00583B74" w:rsidRDefault="00583B74"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83B74" w:rsidRPr="00DF14A9" w:rsidRDefault="00583B74"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83B74" w:rsidRPr="00490BCB" w:rsidRDefault="00583B74"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83B74" w:rsidRPr="00490BCB" w:rsidRDefault="00583B74"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83B74" w:rsidRPr="00490BCB" w:rsidRDefault="00583B74"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83B74" w:rsidRPr="00490BCB" w:rsidRDefault="00583B74"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83B74" w:rsidRPr="00490BCB" w:rsidRDefault="00583B74"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83B74" w:rsidRPr="00090144" w:rsidRDefault="00583B74"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83B74" w:rsidRPr="00090144" w:rsidRDefault="00583B74" w:rsidP="00605AE9">
                        <w:pPr>
                          <w:spacing w:before="0" w:after="0" w:line="240" w:lineRule="auto"/>
                          <w:rPr>
                            <w:rFonts w:eastAsia="Calibri"/>
                            <w:color w:val="000000"/>
                          </w:rPr>
                        </w:pPr>
                        <w:r w:rsidRPr="00090144">
                          <w:rPr>
                            <w:rFonts w:eastAsia="Calibri"/>
                            <w:color w:val="000000"/>
                          </w:rPr>
                          <w:t>Frame pointer of</w:t>
                        </w:r>
                      </w:p>
                      <w:p w14:paraId="68E90914" w14:textId="77777777" w:rsidR="00583B74" w:rsidRPr="00090144" w:rsidRDefault="00583B74"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83B74" w:rsidRPr="00090144" w:rsidRDefault="00583B74"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83B74" w:rsidRPr="00090144" w:rsidRDefault="00583B74"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83B74" w:rsidRPr="00090144" w:rsidRDefault="00583B74"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83B74" w:rsidRPr="00090144" w:rsidRDefault="00583B74"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83B74" w:rsidRDefault="00583B74"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83B74" w:rsidRDefault="00583B74"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83B74" w:rsidRDefault="00583B74"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83B74" w:rsidRDefault="00583B74"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83B74" w:rsidRDefault="00583B74"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83B74" w:rsidRDefault="00583B74"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83B74" w:rsidRPr="00582B75" w:rsidRDefault="00583B74"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83B74" w:rsidRPr="00490BCB" w:rsidRDefault="00583B74"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83B74" w:rsidRPr="00490BCB" w:rsidRDefault="00583B74"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83B74" w:rsidRDefault="00583B74"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83B74" w:rsidRPr="00E55D4A" w:rsidRDefault="00583B74"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83B74" w:rsidRDefault="00583B74"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83B74" w:rsidRDefault="00583B74"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83B74" w:rsidRDefault="00583B74"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83B74" w:rsidRDefault="00583B74"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83B74" w:rsidRDefault="00583B74"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83B74" w:rsidRDefault="00583B74"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83B74" w:rsidRDefault="00583B74"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83B74" w:rsidRDefault="00583B74"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83B74" w:rsidRDefault="00583B74"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83B74" w:rsidRDefault="00583B74"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83B74" w:rsidRDefault="00583B74"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83B74" w:rsidRDefault="00583B74"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83B74" w:rsidRDefault="00583B74"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83B74" w:rsidRDefault="00583B74"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83B74" w:rsidRDefault="00583B74" w:rsidP="00496983">
                        <w:pPr>
                          <w:spacing w:before="0" w:line="257" w:lineRule="auto"/>
                          <w:jc w:val="center"/>
                          <w:rPr>
                            <w:sz w:val="24"/>
                            <w:szCs w:val="24"/>
                          </w:rPr>
                        </w:pPr>
                        <w:r>
                          <w:rPr>
                            <w:rFonts w:eastAsia="Calibri"/>
                            <w:color w:val="000000"/>
                            <w:sz w:val="16"/>
                            <w:szCs w:val="16"/>
                          </w:rPr>
                          <w:t>129</w:t>
                        </w:r>
                      </w:p>
                      <w:p w14:paraId="3E4A06D3" w14:textId="77777777" w:rsidR="00583B74" w:rsidRDefault="00583B74"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83B74" w:rsidRDefault="00583B74"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83B74" w:rsidRDefault="00583B74"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83B74" w:rsidRDefault="00583B74"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83B74" w:rsidRDefault="00583B74" w:rsidP="006A7496">
                        <w:pPr>
                          <w:spacing w:before="100" w:line="257" w:lineRule="auto"/>
                          <w:jc w:val="left"/>
                          <w:rPr>
                            <w:sz w:val="24"/>
                            <w:szCs w:val="24"/>
                          </w:rPr>
                        </w:pPr>
                        <w:r>
                          <w:rPr>
                            <w:rFonts w:eastAsia="Calibri"/>
                            <w:color w:val="000000"/>
                            <w:sz w:val="16"/>
                            <w:szCs w:val="16"/>
                          </w:rPr>
                          <w:t>Before</w:t>
                        </w:r>
                      </w:p>
                      <w:p w14:paraId="6B197F32" w14:textId="77777777" w:rsidR="00583B74" w:rsidRDefault="00583B74"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83B74" w:rsidRDefault="00583B74" w:rsidP="006A7496">
                        <w:pPr>
                          <w:spacing w:before="100" w:line="256" w:lineRule="auto"/>
                          <w:rPr>
                            <w:sz w:val="24"/>
                            <w:szCs w:val="24"/>
                          </w:rPr>
                        </w:pPr>
                        <w:r>
                          <w:rPr>
                            <w:rFonts w:eastAsia="Calibri"/>
                            <w:color w:val="000000"/>
                            <w:sz w:val="16"/>
                            <w:szCs w:val="16"/>
                          </w:rPr>
                          <w:t>After</w:t>
                        </w:r>
                      </w:p>
                      <w:p w14:paraId="7E3E04C8" w14:textId="77777777" w:rsidR="00583B74" w:rsidRDefault="00583B74"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1" w:name="_Toc54119982"/>
      <w:r w:rsidRPr="00D822A3">
        <w:rPr>
          <w:highlight w:val="white"/>
          <w:lang w:val="en-GB"/>
        </w:rPr>
        <w:t>Windows Jump Info</w:t>
      </w:r>
      <w:bookmarkEnd w:id="451"/>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2" w:name="_Toc54119983"/>
      <w:r w:rsidRPr="00D822A3">
        <w:rPr>
          <w:highlight w:val="white"/>
          <w:lang w:val="en-GB"/>
        </w:rPr>
        <w:t>Windows Byte List</w:t>
      </w:r>
      <w:bookmarkEnd w:id="452"/>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3" w:name="_Hlk51314142"/>
      <w:r w:rsidRPr="00D822A3">
        <w:rPr>
          <w:highlight w:val="white"/>
          <w:lang w:val="en-GB"/>
        </w:rPr>
        <w:t>WindowsByteList</w:t>
      </w:r>
      <w:bookmarkEnd w:id="453"/>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4"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4"/>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5"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5"/>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56" w:name="_Ref419646553"/>
      <w:bookmarkStart w:id="457" w:name="_Toc54119985"/>
      <w:r w:rsidRPr="00D822A3">
        <w:rPr>
          <w:lang w:val="en-GB"/>
        </w:rPr>
        <w:t>Linking</w:t>
      </w:r>
      <w:bookmarkEnd w:id="456"/>
      <w:bookmarkEnd w:id="457"/>
    </w:p>
    <w:bookmarkEnd w:id="440"/>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58" w:name="_Toc54119986"/>
      <w:r w:rsidRPr="00D822A3">
        <w:rPr>
          <w:lang w:val="en-GB"/>
        </w:rPr>
        <w:lastRenderedPageBreak/>
        <w:t>The Linker Class</w:t>
      </w:r>
      <w:bookmarkEnd w:id="458"/>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77777777"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E61F62" w:rsidRPr="00D822A3">
        <w:rPr>
          <w:rStyle w:val="Fotnotsreferens"/>
          <w:lang w:val="en-GB"/>
        </w:rPr>
        <w:footnoteReference w:id="2"/>
      </w:r>
      <w:r w:rsidR="006A5F1A" w:rsidRPr="00D822A3">
        <w:rPr>
          <w:lang w:val="en-GB"/>
        </w:rPr>
        <w:t>.</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77777777"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DB458B" w:rsidRPr="00D822A3">
        <w:rPr>
          <w:rStyle w:val="Fotnotsreferens"/>
          <w:lang w:val="en-GB"/>
        </w:rPr>
        <w:footnoteReference w:id="3"/>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lastRenderedPageBreak/>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59"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59"/>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lastRenderedPageBreak/>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lastRenderedPageBreak/>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lastRenderedPageBreak/>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lastRenderedPageBreak/>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0" w:name="_Toc54119987"/>
      <w:r w:rsidRPr="00D822A3">
        <w:rPr>
          <w:lang w:val="en-GB"/>
        </w:rPr>
        <w:lastRenderedPageBreak/>
        <w:t xml:space="preserve">The </w:t>
      </w:r>
      <w:r w:rsidR="002554E1" w:rsidRPr="00D822A3">
        <w:rPr>
          <w:lang w:val="en-GB"/>
        </w:rPr>
        <w:t>Standard Library</w:t>
      </w:r>
      <w:bookmarkEnd w:id="460"/>
    </w:p>
    <w:p w14:paraId="21B660CB" w14:textId="0EAC07D4" w:rsidR="00EE220E" w:rsidRPr="00D822A3" w:rsidRDefault="00503728" w:rsidP="00265BDF">
      <w:pPr>
        <w:pStyle w:val="Rubrik2"/>
        <w:rPr>
          <w:lang w:val="en-GB"/>
        </w:rPr>
      </w:pPr>
      <w:bookmarkStart w:id="461" w:name="_Toc54119988"/>
      <w:r w:rsidRPr="00D822A3">
        <w:rPr>
          <w:lang w:val="en-GB"/>
        </w:rPr>
        <w:t>Integral and Floating Limits</w:t>
      </w:r>
      <w:bookmarkEnd w:id="461"/>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2" w:name="_Toc5411998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2"/>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3" w:name="_Toc54119990"/>
      <w:r w:rsidRPr="00D822A3">
        <w:rPr>
          <w:lang w:val="en-GB"/>
        </w:rPr>
        <w:t>Locale Data</w:t>
      </w:r>
      <w:bookmarkEnd w:id="463"/>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4" w:name="_Toc54119991"/>
      <w:r w:rsidRPr="00D822A3">
        <w:rPr>
          <w:lang w:val="en-GB"/>
        </w:rPr>
        <w:t>Character Types</w:t>
      </w:r>
      <w:bookmarkEnd w:id="464"/>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r w:rsidRPr="00D822A3">
        <w:rPr>
          <w:lang w:val="en-GB"/>
        </w:rPr>
        <w:t>ct</w:t>
      </w:r>
      <w:r w:rsidR="00FD2002" w:rsidRPr="00D822A3">
        <w:rPr>
          <w:lang w:val="en-GB"/>
        </w:rPr>
        <w:t>ype.c</w:t>
      </w:r>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5" w:name="_Toc54119992"/>
      <w:r w:rsidRPr="00D822A3">
        <w:rPr>
          <w:lang w:val="en-GB"/>
        </w:rPr>
        <w:t>S</w:t>
      </w:r>
      <w:r w:rsidR="00EE220E" w:rsidRPr="00D822A3">
        <w:rPr>
          <w:lang w:val="en-GB"/>
        </w:rPr>
        <w:t>tring</w:t>
      </w:r>
      <w:r w:rsidRPr="00D822A3">
        <w:rPr>
          <w:lang w:val="en-GB"/>
        </w:rPr>
        <w:t>s</w:t>
      </w:r>
      <w:bookmarkEnd w:id="465"/>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r w:rsidRPr="00D822A3">
        <w:rPr>
          <w:lang w:val="en-GB"/>
        </w:rPr>
        <w:t>s</w:t>
      </w:r>
      <w:r w:rsidR="0078214F" w:rsidRPr="00D822A3">
        <w:rPr>
          <w:lang w:val="en-GB"/>
        </w:rPr>
        <w:t>tring.c</w:t>
      </w:r>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66" w:name="_Toc54119993"/>
      <w:r w:rsidRPr="00D822A3">
        <w:rPr>
          <w:lang w:val="en-GB"/>
        </w:rPr>
        <w:lastRenderedPageBreak/>
        <w:t>Long Jumps</w:t>
      </w:r>
      <w:bookmarkEnd w:id="466"/>
    </w:p>
    <w:p w14:paraId="00D8C1C3" w14:textId="25F4332E" w:rsidR="00D62A8B"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D62A8B" w:rsidRPr="00D822A3">
        <w:rPr>
          <w:lang w:val="en-GB"/>
        </w:rPr>
        <w:t>mp.h</w:t>
      </w:r>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67" w:name="_Toc54119994"/>
      <w:r w:rsidRPr="00D822A3">
        <w:rPr>
          <w:lang w:val="en-GB"/>
        </w:rPr>
        <w:t>Mathematical Functions</w:t>
      </w:r>
      <w:bookmarkEnd w:id="467"/>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68" w:name="_Toc54119995"/>
      <w:r w:rsidRPr="00D822A3">
        <w:rPr>
          <w:lang w:val="en-GB"/>
        </w:rPr>
        <w:t>Standard Input/Output</w:t>
      </w:r>
      <w:bookmarkEnd w:id="468"/>
    </w:p>
    <w:p w14:paraId="3C220EF3" w14:textId="1BD57CBB" w:rsidR="00F67D04" w:rsidRPr="00D822A3"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69" w:name="_Toc54119996"/>
      <w:r w:rsidRPr="00D822A3">
        <w:rPr>
          <w:lang w:val="en-GB"/>
        </w:rPr>
        <w:t>Printing</w:t>
      </w:r>
      <w:bookmarkEnd w:id="469"/>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r w:rsidRPr="00D822A3">
        <w:rPr>
          <w:lang w:val="en-GB"/>
        </w:rPr>
        <w:t>p</w:t>
      </w:r>
      <w:r w:rsidR="006048AF" w:rsidRPr="00D822A3">
        <w:rPr>
          <w:lang w:val="en-GB"/>
        </w:rPr>
        <w:t>rintf.c</w:t>
      </w:r>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0" w:name="_Toc54119997"/>
      <w:r w:rsidRPr="00D822A3">
        <w:rPr>
          <w:lang w:val="en-GB"/>
        </w:rPr>
        <w:t>Scanning</w:t>
      </w:r>
      <w:bookmarkEnd w:id="470"/>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r w:rsidRPr="00D822A3">
        <w:rPr>
          <w:lang w:val="en-GB"/>
        </w:rPr>
        <w:lastRenderedPageBreak/>
        <w:t>s</w:t>
      </w:r>
      <w:r w:rsidR="008361EE" w:rsidRPr="00D822A3">
        <w:rPr>
          <w:lang w:val="en-GB"/>
        </w:rPr>
        <w:t>canf.c</w:t>
      </w:r>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1"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1"/>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2" w:name="_Toc54119999"/>
      <w:r w:rsidRPr="00D822A3">
        <w:rPr>
          <w:lang w:val="en-GB"/>
        </w:rPr>
        <w:t>The Standard Library</w:t>
      </w:r>
      <w:bookmarkEnd w:id="472"/>
    </w:p>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3" w:name="_Toc54120000"/>
      <w:r w:rsidRPr="00D822A3">
        <w:rPr>
          <w:lang w:val="en-GB"/>
        </w:rPr>
        <w:t>T</w:t>
      </w:r>
      <w:r w:rsidR="00D62A8B" w:rsidRPr="00D822A3">
        <w:rPr>
          <w:lang w:val="en-GB"/>
        </w:rPr>
        <w:t>ime</w:t>
      </w:r>
      <w:bookmarkEnd w:id="473"/>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74" w:name="_Ref54018755"/>
      <w:bookmarkStart w:id="475" w:name="_Toc54120001"/>
      <w:bookmarkStart w:id="476" w:name="_Ref417644950"/>
      <w:r w:rsidRPr="00D822A3">
        <w:lastRenderedPageBreak/>
        <w:t>The Preprocessor</w:t>
      </w:r>
      <w:bookmarkEnd w:id="474"/>
      <w:bookmarkEnd w:id="475"/>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r w:rsidRPr="00D822A3">
        <w:rPr>
          <w:lang w:val="en-GB"/>
        </w:rPr>
        <w:t xml:space="preserve">preprocessor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77" w:name="_Ref418256130"/>
      <w:bookmarkStart w:id="478" w:name="_Toc54120002"/>
      <w:r w:rsidRPr="00D822A3">
        <w:rPr>
          <w:lang w:val="en-GB"/>
        </w:rPr>
        <w:t>The Expression Parser</w:t>
      </w:r>
      <w:bookmarkEnd w:id="477"/>
      <w:bookmarkEnd w:id="478"/>
    </w:p>
    <w:p w14:paraId="176A4CB8" w14:textId="77777777" w:rsidR="005B1C6D" w:rsidRPr="00D822A3" w:rsidRDefault="005B1C6D" w:rsidP="005B1C6D">
      <w:pPr>
        <w:pStyle w:val="Rubrik3"/>
        <w:rPr>
          <w:lang w:val="en-GB"/>
        </w:rPr>
      </w:pPr>
      <w:bookmarkStart w:id="479" w:name="_Toc54120003"/>
      <w:r w:rsidRPr="00D822A3">
        <w:rPr>
          <w:lang w:val="en-GB"/>
        </w:rPr>
        <w:t>The Grammar</w:t>
      </w:r>
      <w:bookmarkEnd w:id="479"/>
    </w:p>
    <w:p w14:paraId="640DDAFA" w14:textId="766D9C66" w:rsidR="005B1C6D" w:rsidRPr="00D822A3" w:rsidRDefault="005B1C6D" w:rsidP="005B1C6D">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To do so, we need a parser and a scanner, and we use GPLEX and GPPG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0" w:name="_Toc54120004"/>
      <w:r w:rsidRPr="00D822A3">
        <w:rPr>
          <w:lang w:val="en-GB"/>
        </w:rPr>
        <w:t>The Parser</w:t>
      </w:r>
      <w:bookmarkEnd w:id="480"/>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the parser defined in GPPG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77777777" w:rsidR="005B1C6D" w:rsidRPr="00D822A3" w:rsidRDefault="005B1C6D" w:rsidP="0092795B">
            <w:pPr>
              <w:rPr>
                <w:lang w:val="en-GB"/>
              </w:rPr>
            </w:pPr>
            <w:r w:rsidRPr="00D822A3">
              <w:rPr>
                <w:lang w:val="en-GB"/>
              </w:rPr>
              <w:t>With parenthesis</w:t>
            </w:r>
          </w:p>
        </w:tc>
        <w:tc>
          <w:tcPr>
            <w:tcW w:w="4675" w:type="dxa"/>
          </w:tcPr>
          <w:p w14:paraId="34A3F102" w14:textId="77777777" w:rsidR="005B1C6D" w:rsidRPr="00D822A3" w:rsidRDefault="005B1C6D" w:rsidP="0092795B">
            <w:pPr>
              <w:rPr>
                <w:lang w:val="en-GB"/>
              </w:rPr>
            </w:pPr>
            <w:r w:rsidRPr="00D822A3">
              <w:rPr>
                <w:lang w:val="en-GB"/>
              </w:rPr>
              <w:t>Without parenthesis</w:t>
            </w:r>
          </w:p>
        </w:tc>
      </w:tr>
    </w:tbl>
    <w:p w14:paraId="0DF66194" w14:textId="77777777" w:rsidR="005B1C6D" w:rsidRPr="00D822A3" w:rsidRDefault="005B1C6D" w:rsidP="005B1C6D">
      <w:pPr>
        <w:pStyle w:val="Code"/>
        <w:rPr>
          <w:highlight w:val="white"/>
          <w:lang w:val="en-GB"/>
        </w:rPr>
      </w:pPr>
      <w:bookmarkStart w:id="481" w:name="_Ref418278877"/>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F3055A2" w14:textId="77777777" w:rsidR="005B1C6D" w:rsidRPr="00D822A3" w:rsidRDefault="005B1C6D" w:rsidP="005B1C6D">
      <w:pPr>
        <w:pStyle w:val="Rubrik3"/>
        <w:rPr>
          <w:lang w:val="en-GB"/>
        </w:rPr>
      </w:pPr>
      <w:bookmarkStart w:id="482" w:name="_Toc54120005"/>
      <w:r w:rsidRPr="00D822A3">
        <w:rPr>
          <w:lang w:val="en-GB"/>
        </w:rPr>
        <w:t>The Scanner</w:t>
      </w:r>
      <w:bookmarkEnd w:id="481"/>
      <w:bookmarkEnd w:id="482"/>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83" w:name="_Toc54120006"/>
      <w:r w:rsidRPr="00D822A3">
        <w:rPr>
          <w:lang w:val="en-GB"/>
        </w:rPr>
        <w:t>The Pre</w:t>
      </w:r>
      <w:r w:rsidR="00921465" w:rsidRPr="00D822A3">
        <w:rPr>
          <w:lang w:val="en-GB"/>
        </w:rPr>
        <w:t xml:space="preserve">processor </w:t>
      </w:r>
      <w:r w:rsidRPr="00D822A3">
        <w:rPr>
          <w:lang w:val="en-GB"/>
        </w:rPr>
        <w:t>Parser</w:t>
      </w:r>
      <w:bookmarkEnd w:id="483"/>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lastRenderedPageBreak/>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lastRenderedPageBreak/>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84" w:name="_Toc54120007"/>
      <w:r w:rsidRPr="00D822A3">
        <w:rPr>
          <w:lang w:val="en-GB"/>
        </w:rPr>
        <w:t>The Preprocessor</w:t>
      </w:r>
      <w:bookmarkEnd w:id="484"/>
    </w:p>
    <w:p w14:paraId="2BB354C5" w14:textId="77777777" w:rsidR="005B1C6D" w:rsidRPr="00D822A3" w:rsidRDefault="005B1C6D" w:rsidP="005B1C6D">
      <w:pPr>
        <w:rPr>
          <w:lang w:val="en-GB"/>
        </w:rPr>
      </w:pPr>
      <w:r w:rsidRPr="00D822A3">
        <w:rPr>
          <w:lang w:val="en-GB"/>
        </w:rPr>
        <w:t>The preprocessor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lastRenderedPageBreak/>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54E0309E" w14:textId="77777777" w:rsidR="005B1C6D" w:rsidRPr="00D822A3" w:rsidRDefault="005B1C6D" w:rsidP="005B1C6D">
      <w:pPr>
        <w:rPr>
          <w:lang w:val="en-GB"/>
        </w:rPr>
      </w:pPr>
      <w:r w:rsidRPr="00D822A3">
        <w:rPr>
          <w:lang w:val="en-GB"/>
        </w:rPr>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77777777"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lastRenderedPageBreak/>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5" w:name="_Toc54120008"/>
      <w:r w:rsidRPr="00D822A3">
        <w:rPr>
          <w:lang w:val="en-GB"/>
        </w:rPr>
        <w:t>Tri Graphs</w:t>
      </w:r>
      <w:bookmarkEnd w:id="485"/>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lastRenderedPageBreak/>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486" w:name="_Toc54120009"/>
      <w:r w:rsidRPr="00D822A3">
        <w:rPr>
          <w:lang w:val="en-GB"/>
        </w:rPr>
        <w:t>Comments, Strings, and Characters</w:t>
      </w:r>
      <w:bookmarkEnd w:id="486"/>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87" w:name="_Ref418258402"/>
      <w:bookmarkStart w:id="488" w:name="_Toc54120010"/>
      <w:r w:rsidRPr="00D822A3">
        <w:rPr>
          <w:lang w:val="en-GB"/>
        </w:rPr>
        <w:t>Slash Codes</w:t>
      </w:r>
      <w:bookmarkEnd w:id="487"/>
      <w:bookmarkEnd w:id="488"/>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89" w:name="_Toc54120011"/>
      <w:r w:rsidRPr="00D822A3">
        <w:rPr>
          <w:lang w:val="en-GB"/>
        </w:rPr>
        <w:t>The Line List</w:t>
      </w:r>
      <w:bookmarkEnd w:id="489"/>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lastRenderedPageBreak/>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77777777" w:rsidR="005B1C6D" w:rsidRPr="00D822A3" w:rsidRDefault="005B1C6D" w:rsidP="005B1C6D">
      <w:pPr>
        <w:rPr>
          <w:lang w:val="en-GB"/>
        </w:rPr>
      </w:pPr>
      <w:r w:rsidRPr="00D822A3">
        <w:rPr>
          <w:lang w:val="en-GB"/>
        </w:rPr>
        <w:t xml:space="preserve">The </w:t>
      </w:r>
      <w:r w:rsidRPr="00D822A3">
        <w:rPr>
          <w:rStyle w:val="CodeInText"/>
          <w:lang w:val="en-GB"/>
        </w:rPr>
        <w:t>isVisible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lastRenderedPageBreak/>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0" w:name="_Toc54120012"/>
      <w:r w:rsidRPr="00D822A3">
        <w:rPr>
          <w:lang w:val="en-GB"/>
        </w:rPr>
        <w:t>Lines</w:t>
      </w:r>
      <w:bookmarkEnd w:id="490"/>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1" w:name="_Toc54120013"/>
      <w:r w:rsidRPr="00D822A3">
        <w:rPr>
          <w:lang w:val="en-GB"/>
        </w:rPr>
        <w:t>Includes</w:t>
      </w:r>
      <w:bookmarkEnd w:id="491"/>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2" w:name="_Toc54120014"/>
      <w:r w:rsidRPr="00D822A3">
        <w:rPr>
          <w:lang w:val="en-GB"/>
        </w:rPr>
        <w:t>Macros</w:t>
      </w:r>
      <w:bookmarkEnd w:id="492"/>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lastRenderedPageBreak/>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lastRenderedPageBreak/>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3" w:name="_Toc54120015"/>
      <w:r w:rsidRPr="00D822A3">
        <w:rPr>
          <w:lang w:val="en-GB"/>
        </w:rPr>
        <w:t>Conditional Programming</w:t>
      </w:r>
      <w:bookmarkEnd w:id="493"/>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lastRenderedPageBreak/>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lastRenderedPageBreak/>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4" w:name="_Toc54120016"/>
      <w:r w:rsidRPr="00D822A3">
        <w:rPr>
          <w:lang w:val="en-GB"/>
        </w:rPr>
        <w:t>Macro Expansion</w:t>
      </w:r>
      <w:bookmarkEnd w:id="494"/>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lastRenderedPageBreak/>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lastRenderedPageBreak/>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lastRenderedPageBreak/>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5" w:name="_Toc54120017"/>
      <w:r w:rsidRPr="00D822A3">
        <w:rPr>
          <w:lang w:val="en-GB"/>
        </w:rPr>
        <w:t>String Merging</w:t>
      </w:r>
      <w:bookmarkEnd w:id="495"/>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lastRenderedPageBreak/>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496" w:name="_Toc54120018"/>
      <w:r w:rsidRPr="00D822A3">
        <w:lastRenderedPageBreak/>
        <w:t>The C Grammar</w:t>
      </w:r>
      <w:bookmarkEnd w:id="476"/>
      <w:bookmarkEnd w:id="496"/>
    </w:p>
    <w:p w14:paraId="5EE70CDE" w14:textId="77777777" w:rsidR="00CB1AB5" w:rsidRPr="00EC76D5" w:rsidRDefault="00CB1AB5" w:rsidP="00CB1AB5">
      <w:bookmarkStart w:id="497" w:name="_Ref418184656"/>
      <w:bookmarkStart w:id="498" w:name="_Toc54120021"/>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r>
        <w:t xml:space="preserve"> "</w:t>
      </w:r>
    </w:p>
    <w:p w14:paraId="60E585F3" w14:textId="77777777" w:rsidR="00CB1AB5" w:rsidRPr="00EC76D5" w:rsidRDefault="00CB1AB5" w:rsidP="00CB1AB5">
      <w:pPr>
        <w:pStyle w:val="Rubrik2"/>
      </w:pPr>
      <w:bookmarkStart w:id="499" w:name="_Toc49764472"/>
      <w:r w:rsidRPr="00EC76D5">
        <w:t>The Preprocessor Grammar</w:t>
      </w:r>
      <w:bookmarkEnd w:id="499"/>
    </w:p>
    <w:p w14:paraId="6050AB4B" w14:textId="77777777" w:rsidR="00CB1AB5" w:rsidRPr="00EC76D5" w:rsidRDefault="00CB1AB5" w:rsidP="00CB1AB5">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t>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77777777" w:rsidR="00CB1AB5" w:rsidRPr="00EC76D5" w:rsidRDefault="00CB1AB5" w:rsidP="00CB1AB5">
      <w:pPr>
        <w:pStyle w:val="Code"/>
      </w:pPr>
      <w:r w:rsidRPr="00EC76D5">
        <w:t xml:space="preserve">  | # line constant “filename”</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0" w:name="_Toc49764473"/>
      <w:r w:rsidRPr="00EC76D5">
        <w:t>The Language Grammar</w:t>
      </w:r>
      <w:bookmarkEnd w:id="500"/>
    </w:p>
    <w:p w14:paraId="69CBCC96" w14:textId="77777777"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r w:rsidRPr="00D822A3">
        <w:lastRenderedPageBreak/>
        <w:t>GPPG and GPLEX</w:t>
      </w:r>
      <w:bookmarkEnd w:id="497"/>
      <w:bookmarkEnd w:id="498"/>
    </w:p>
    <w:p w14:paraId="3256B955" w14:textId="77777777"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programming language.</w:t>
      </w:r>
    </w:p>
    <w:p w14:paraId="4410B251" w14:textId="77777777" w:rsidR="007660EE" w:rsidRPr="00D822A3" w:rsidRDefault="007660EE" w:rsidP="007660EE">
      <w:pPr>
        <w:pStyle w:val="Rubrik3"/>
        <w:rPr>
          <w:lang w:val="en-GB"/>
        </w:rPr>
      </w:pPr>
      <w:bookmarkStart w:id="501" w:name="_Toc54120022"/>
      <w:r w:rsidRPr="00D822A3">
        <w:rPr>
          <w:lang w:val="en-GB"/>
        </w:rPr>
        <w:t>The Language</w:t>
      </w:r>
      <w:bookmarkEnd w:id="50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2" w:name="_Toc54120023"/>
      <w:r w:rsidRPr="00D822A3">
        <w:rPr>
          <w:lang w:val="en-GB"/>
        </w:rPr>
        <w:lastRenderedPageBreak/>
        <w:t>The Grammar</w:t>
      </w:r>
      <w:bookmarkEnd w:id="50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3" w:name="_Toc54120024"/>
      <w:r w:rsidRPr="00D822A3">
        <w:rPr>
          <w:lang w:val="en-GB"/>
        </w:rPr>
        <w:t>GPPG</w:t>
      </w:r>
      <w:bookmarkEnd w:id="503"/>
    </w:p>
    <w:p w14:paraId="3F9D3945" w14:textId="77777777" w:rsidR="007660EE" w:rsidRPr="00D822A3" w:rsidRDefault="007660EE" w:rsidP="007660EE">
      <w:pPr>
        <w:rPr>
          <w:lang w:val="en-GB"/>
        </w:rPr>
      </w:pPr>
      <w:r w:rsidRPr="00D822A3">
        <w:rPr>
          <w:lang w:val="en-GB"/>
        </w:rPr>
        <w:t>GPPG is a tool based on the classic parser generator Yacc</w:t>
      </w:r>
      <w:r w:rsidRPr="00D822A3">
        <w:rPr>
          <w:rStyle w:val="Fotnotsreferens"/>
          <w:lang w:val="en-GB"/>
        </w:rPr>
        <w:footnoteReference w:id="4"/>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lastRenderedPageBreak/>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0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lastRenderedPageBreak/>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lastRenderedPageBreak/>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05" w:name="_Toc54120025"/>
      <w:r w:rsidRPr="00D822A3">
        <w:rPr>
          <w:lang w:val="en-GB"/>
        </w:rPr>
        <w:t>JPlex</w:t>
      </w:r>
      <w:bookmarkEnd w:id="504"/>
      <w:bookmarkEnd w:id="505"/>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lastRenderedPageBreak/>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06" w:name="_Toc54120026"/>
      <w:r w:rsidRPr="00D822A3">
        <w:rPr>
          <w:lang w:val="en-GB"/>
        </w:rPr>
        <w:t>Main</w:t>
      </w:r>
      <w:bookmarkEnd w:id="506"/>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lastRenderedPageBreak/>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07" w:name="_Toc54120027"/>
      <w:r w:rsidRPr="00D822A3">
        <w:lastRenderedPageBreak/>
        <w:t>Auxiliary Classes</w:t>
      </w:r>
      <w:bookmarkEnd w:id="50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08" w:name="_Toc54120028"/>
      <w:r w:rsidRPr="00D822A3">
        <w:rPr>
          <w:lang w:val="en-GB"/>
        </w:rPr>
        <w:t>Error Handling</w:t>
      </w:r>
      <w:bookmarkEnd w:id="50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09" w:name="_Toc54120029"/>
      <w:r w:rsidRPr="00D822A3">
        <w:rPr>
          <w:lang w:val="en-GB"/>
        </w:rPr>
        <w:t>Container Classes</w:t>
      </w:r>
      <w:bookmarkEnd w:id="509"/>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10" w:name="_Toc54120030"/>
      <w:r w:rsidRPr="00D822A3">
        <w:rPr>
          <w:lang w:val="en-GB"/>
        </w:rPr>
        <w:t>Ordered Pair</w:t>
      </w:r>
      <w:bookmarkEnd w:id="510"/>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77777777" w:rsidR="005E7D2C" w:rsidRPr="00D822A3" w:rsidRDefault="005E7D2C" w:rsidP="005E7D2C">
      <w:pPr>
        <w:pStyle w:val="Code"/>
        <w:rPr>
          <w:lang w:val="en-GB"/>
        </w:rPr>
      </w:pPr>
      <w:r w:rsidRPr="00D822A3">
        <w:rPr>
          <w:highlight w:val="white"/>
          <w:lang w:val="en-GB"/>
        </w:rPr>
        <w:t>}</w:t>
      </w:r>
      <w:r w:rsidRPr="00D822A3">
        <w:rPr>
          <w:lang w:val="en-GB"/>
        </w:rPr>
        <w:t>Unordered Pair</w:t>
      </w:r>
    </w:p>
    <w:p w14:paraId="3AEDEA38" w14:textId="77777777" w:rsidR="005E7D2C" w:rsidRPr="00D822A3" w:rsidRDefault="005E7D2C" w:rsidP="005E7D2C">
      <w:pPr>
        <w:rPr>
          <w:lang w:val="en-GB"/>
        </w:rPr>
      </w:pPr>
      <w:r w:rsidRPr="00D822A3">
        <w:rPr>
          <w:rStyle w:val="KeyWord0"/>
          <w:lang w:val="en-GB"/>
        </w:rPr>
        <w:t>UnorderedPair</w:t>
      </w:r>
      <w:r w:rsidRPr="00D822A3">
        <w:rPr>
          <w:lang w:val="en-GB"/>
        </w:rPr>
        <w:t xml:space="preserve"> is a subclass of </w:t>
      </w:r>
      <w:r w:rsidRPr="00D822A3">
        <w:rPr>
          <w:rStyle w:val="KeyWord0"/>
          <w:lang w:val="en-GB"/>
        </w:rPr>
        <w:t>Pair</w:t>
      </w:r>
      <w:r w:rsidRPr="00D822A3">
        <w:rPr>
          <w:lang w:val="en-GB"/>
        </w:rPr>
        <w:t>, the difference is that two unordered pairs are considered equal even if their values are switched.</w:t>
      </w:r>
    </w:p>
    <w:p w14:paraId="543F426E" w14:textId="77777777" w:rsidR="005E7D2C" w:rsidRPr="00D822A3" w:rsidRDefault="005E7D2C" w:rsidP="005E7D2C">
      <w:pPr>
        <w:pStyle w:val="CodeHeader"/>
        <w:rPr>
          <w:lang w:val="en-GB"/>
        </w:rPr>
      </w:pPr>
      <w:r w:rsidRPr="00D822A3">
        <w:rPr>
          <w:lang w:val="en-GB"/>
        </w:rPr>
        <w:t>UnorderdPair.cs</w:t>
      </w:r>
    </w:p>
    <w:p w14:paraId="19E458DE" w14:textId="77777777" w:rsidR="005E7D2C" w:rsidRPr="00D822A3" w:rsidRDefault="005E7D2C" w:rsidP="005E7D2C">
      <w:pPr>
        <w:pStyle w:val="Code"/>
        <w:rPr>
          <w:highlight w:val="white"/>
          <w:lang w:val="en-GB"/>
        </w:rPr>
      </w:pPr>
      <w:r w:rsidRPr="00D822A3">
        <w:rPr>
          <w:highlight w:val="white"/>
          <w:lang w:val="en-GB"/>
        </w:rPr>
        <w:t>namespace CCompiler {</w:t>
      </w:r>
    </w:p>
    <w:p w14:paraId="68320D7E" w14:textId="77777777" w:rsidR="005E7D2C" w:rsidRPr="00D822A3" w:rsidRDefault="005E7D2C" w:rsidP="005E7D2C">
      <w:pPr>
        <w:pStyle w:val="Code"/>
        <w:rPr>
          <w:highlight w:val="white"/>
          <w:lang w:val="en-GB"/>
        </w:rPr>
      </w:pPr>
      <w:r w:rsidRPr="00D822A3">
        <w:rPr>
          <w:highlight w:val="white"/>
          <w:lang w:val="en-GB"/>
        </w:rPr>
        <w:t xml:space="preserve">  public class UnorderedPair&lt;FirstType,SecondType&gt; :</w:t>
      </w:r>
    </w:p>
    <w:p w14:paraId="633C9A99" w14:textId="77777777" w:rsidR="005E7D2C" w:rsidRPr="00D822A3" w:rsidRDefault="005E7D2C" w:rsidP="005E7D2C">
      <w:pPr>
        <w:pStyle w:val="Code"/>
        <w:rPr>
          <w:highlight w:val="white"/>
          <w:lang w:val="en-GB"/>
        </w:rPr>
      </w:pPr>
      <w:r w:rsidRPr="00D822A3">
        <w:rPr>
          <w:highlight w:val="white"/>
          <w:lang w:val="en-GB"/>
        </w:rPr>
        <w:t xml:space="preserve">               Pair&lt;FirstType,SecondType&gt;{</w:t>
      </w:r>
    </w:p>
    <w:p w14:paraId="2703DB24" w14:textId="77777777" w:rsidR="005E7D2C" w:rsidRPr="00D822A3" w:rsidRDefault="005E7D2C" w:rsidP="005E7D2C">
      <w:pPr>
        <w:pStyle w:val="Code"/>
        <w:rPr>
          <w:highlight w:val="white"/>
          <w:lang w:val="en-GB"/>
        </w:rPr>
      </w:pPr>
      <w:r w:rsidRPr="00D822A3">
        <w:rPr>
          <w:highlight w:val="white"/>
          <w:lang w:val="en-GB"/>
        </w:rPr>
        <w:t xml:space="preserve">    public UnorderedPair(FirstType first, SecondType second)</w:t>
      </w:r>
    </w:p>
    <w:p w14:paraId="59FABBB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03000179" w14:textId="77777777" w:rsidR="005E7D2C" w:rsidRPr="00D822A3" w:rsidRDefault="005E7D2C" w:rsidP="005E7D2C">
      <w:pPr>
        <w:pStyle w:val="Code"/>
        <w:rPr>
          <w:highlight w:val="white"/>
          <w:lang w:val="en-GB"/>
        </w:rPr>
      </w:pPr>
      <w:r w:rsidRPr="00D822A3">
        <w:rPr>
          <w:highlight w:val="white"/>
          <w:lang w:val="en-GB"/>
        </w:rPr>
        <w:t xml:space="preserve">      // Empty.</w:t>
      </w:r>
    </w:p>
    <w:p w14:paraId="324535F5" w14:textId="77777777" w:rsidR="005E7D2C" w:rsidRPr="00D822A3" w:rsidRDefault="005E7D2C" w:rsidP="005E7D2C">
      <w:pPr>
        <w:pStyle w:val="Code"/>
        <w:rPr>
          <w:highlight w:val="white"/>
          <w:lang w:val="en-GB"/>
        </w:rPr>
      </w:pPr>
      <w:r w:rsidRPr="00D822A3">
        <w:rPr>
          <w:highlight w:val="white"/>
          <w:lang w:val="en-GB"/>
        </w:rPr>
        <w:t xml:space="preserve">    }</w:t>
      </w:r>
    </w:p>
    <w:p w14:paraId="2433B7EC" w14:textId="77777777" w:rsidR="005E7D2C" w:rsidRPr="00D822A3" w:rsidRDefault="005E7D2C" w:rsidP="005E7D2C">
      <w:pPr>
        <w:pStyle w:val="Code"/>
        <w:rPr>
          <w:highlight w:val="white"/>
          <w:lang w:val="en-GB"/>
        </w:rPr>
      </w:pPr>
    </w:p>
    <w:p w14:paraId="6F23A0E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4E02198"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6575AB3E" w14:textId="77777777" w:rsidR="005E7D2C" w:rsidRPr="00D822A3" w:rsidRDefault="005E7D2C" w:rsidP="005E7D2C">
      <w:pPr>
        <w:pStyle w:val="Code"/>
        <w:rPr>
          <w:highlight w:val="white"/>
          <w:lang w:val="en-GB"/>
        </w:rPr>
      </w:pPr>
      <w:r w:rsidRPr="00D822A3">
        <w:rPr>
          <w:highlight w:val="white"/>
          <w:lang w:val="en-GB"/>
        </w:rPr>
        <w:t xml:space="preserve">    }</w:t>
      </w:r>
    </w:p>
    <w:p w14:paraId="6E37605B" w14:textId="77777777" w:rsidR="005E7D2C" w:rsidRPr="00D822A3" w:rsidRDefault="005E7D2C" w:rsidP="005E7D2C">
      <w:pPr>
        <w:pStyle w:val="Code"/>
        <w:rPr>
          <w:highlight w:val="white"/>
          <w:lang w:val="en-GB"/>
        </w:rPr>
      </w:pPr>
    </w:p>
    <w:p w14:paraId="5D788668"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73C92DA7" w14:textId="77777777" w:rsidR="005E7D2C" w:rsidRPr="00D822A3" w:rsidRDefault="005E7D2C" w:rsidP="005E7D2C">
      <w:pPr>
        <w:pStyle w:val="Code"/>
        <w:rPr>
          <w:highlight w:val="white"/>
          <w:lang w:val="en-GB"/>
        </w:rPr>
      </w:pPr>
      <w:r w:rsidRPr="00D822A3">
        <w:rPr>
          <w:highlight w:val="white"/>
          <w:lang w:val="en-GB"/>
        </w:rPr>
        <w:t xml:space="preserve">      if (obj is UnorderedPair&lt;FirstType,SecondType&gt;) {</w:t>
      </w:r>
    </w:p>
    <w:p w14:paraId="07E952C3"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1D18B651" w14:textId="77777777" w:rsidR="005E7D2C" w:rsidRPr="00D822A3" w:rsidRDefault="005E7D2C" w:rsidP="005E7D2C">
      <w:pPr>
        <w:pStyle w:val="Code"/>
        <w:rPr>
          <w:highlight w:val="white"/>
          <w:lang w:val="en-GB"/>
        </w:rPr>
      </w:pPr>
      <w:r w:rsidRPr="00D822A3">
        <w:rPr>
          <w:highlight w:val="white"/>
          <w:lang w:val="en-GB"/>
        </w:rPr>
        <w:t xml:space="preserve">        return (First.Equals(pair.First) &amp;&amp; Second.Equals(pair.Second)) ||</w:t>
      </w:r>
    </w:p>
    <w:p w14:paraId="58171319" w14:textId="77777777" w:rsidR="005E7D2C" w:rsidRPr="00D822A3" w:rsidRDefault="005E7D2C" w:rsidP="005E7D2C">
      <w:pPr>
        <w:pStyle w:val="Code"/>
        <w:rPr>
          <w:highlight w:val="white"/>
          <w:lang w:val="en-GB"/>
        </w:rPr>
      </w:pPr>
      <w:r w:rsidRPr="00D822A3">
        <w:rPr>
          <w:highlight w:val="white"/>
          <w:lang w:val="en-GB"/>
        </w:rPr>
        <w:t xml:space="preserve">               (First.Equals(pair.Second) &amp;&amp; Second.Equals(pair.First));</w:t>
      </w:r>
    </w:p>
    <w:p w14:paraId="08447F7A" w14:textId="77777777" w:rsidR="005E7D2C" w:rsidRPr="00D822A3" w:rsidRDefault="005E7D2C" w:rsidP="005E7D2C">
      <w:pPr>
        <w:pStyle w:val="Code"/>
        <w:rPr>
          <w:highlight w:val="white"/>
          <w:lang w:val="en-GB"/>
        </w:rPr>
      </w:pPr>
      <w:r w:rsidRPr="00D822A3">
        <w:rPr>
          <w:highlight w:val="white"/>
          <w:lang w:val="en-GB"/>
        </w:rPr>
        <w:t xml:space="preserve">      }</w:t>
      </w:r>
    </w:p>
    <w:p w14:paraId="46DB132F" w14:textId="77777777" w:rsidR="005E7D2C" w:rsidRPr="00D822A3" w:rsidRDefault="005E7D2C" w:rsidP="005E7D2C">
      <w:pPr>
        <w:pStyle w:val="Code"/>
        <w:rPr>
          <w:highlight w:val="white"/>
          <w:lang w:val="en-GB"/>
        </w:rPr>
      </w:pPr>
      <w:r w:rsidRPr="00D822A3">
        <w:rPr>
          <w:highlight w:val="white"/>
          <w:lang w:val="en-GB"/>
        </w:rPr>
        <w:t xml:space="preserve">    </w:t>
      </w:r>
    </w:p>
    <w:p w14:paraId="5D7BBDD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F2E39FE" w14:textId="77777777" w:rsidR="005E7D2C" w:rsidRPr="00D822A3" w:rsidRDefault="005E7D2C" w:rsidP="005E7D2C">
      <w:pPr>
        <w:pStyle w:val="Code"/>
        <w:rPr>
          <w:highlight w:val="white"/>
          <w:lang w:val="en-GB"/>
        </w:rPr>
      </w:pPr>
      <w:r w:rsidRPr="00D822A3">
        <w:rPr>
          <w:highlight w:val="white"/>
          <w:lang w:val="en-GB"/>
        </w:rPr>
        <w:t xml:space="preserve">    }</w:t>
      </w:r>
    </w:p>
    <w:p w14:paraId="5B73A628" w14:textId="77777777" w:rsidR="005E7D2C" w:rsidRPr="00D822A3" w:rsidRDefault="005E7D2C" w:rsidP="005E7D2C">
      <w:pPr>
        <w:pStyle w:val="Code"/>
        <w:rPr>
          <w:highlight w:val="white"/>
          <w:lang w:val="en-GB"/>
        </w:rPr>
      </w:pPr>
      <w:r w:rsidRPr="00D822A3">
        <w:rPr>
          <w:highlight w:val="white"/>
          <w:lang w:val="en-GB"/>
        </w:rPr>
        <w:t xml:space="preserve">  }</w:t>
      </w:r>
    </w:p>
    <w:p w14:paraId="7EBA211F" w14:textId="77777777" w:rsidR="005E7D2C" w:rsidRPr="00D822A3" w:rsidRDefault="005E7D2C" w:rsidP="005E7D2C">
      <w:pPr>
        <w:pStyle w:val="Code"/>
        <w:rPr>
          <w:highlight w:val="white"/>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11" w:name="_Toc54120031"/>
      <w:r w:rsidRPr="00D822A3">
        <w:rPr>
          <w:lang w:val="en-GB"/>
        </w:rPr>
        <w:t>Triple</w:t>
      </w:r>
      <w:bookmarkEnd w:id="511"/>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r w:rsidRPr="00D822A3">
        <w:rPr>
          <w:lang w:val="en-GB"/>
        </w:rPr>
        <w:t>Triple.cs</w:t>
      </w:r>
    </w:p>
    <w:p w14:paraId="0F22F76E" w14:textId="77777777" w:rsidR="005E7D2C" w:rsidRPr="00D822A3" w:rsidRDefault="005E7D2C" w:rsidP="005E7D2C">
      <w:pPr>
        <w:pStyle w:val="Code"/>
        <w:rPr>
          <w:highlight w:val="white"/>
          <w:lang w:val="en-GB"/>
        </w:rPr>
      </w:pPr>
      <w:r w:rsidRPr="00D822A3">
        <w:rPr>
          <w:highlight w:val="white"/>
          <w:lang w:val="en-GB"/>
        </w:rPr>
        <w:lastRenderedPageBreak/>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2" w:name="_Toc54120032"/>
      <w:r w:rsidRPr="00D822A3">
        <w:rPr>
          <w:lang w:val="en-GB"/>
        </w:rPr>
        <w:t>Graph</w:t>
      </w:r>
      <w:bookmarkEnd w:id="512"/>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77777777" w:rsidR="005E7D2C" w:rsidRPr="00D822A3" w:rsidRDefault="005E7D2C" w:rsidP="005E7D2C">
      <w:pPr>
        <w:pStyle w:val="Code"/>
        <w:rPr>
          <w:highlight w:val="white"/>
          <w:lang w:val="en-GB"/>
        </w:rPr>
      </w:pPr>
      <w:r w:rsidRPr="00D822A3">
        <w:rPr>
          <w:highlight w:val="white"/>
          <w:lang w:val="en-GB"/>
        </w:rPr>
        <w:t xml:space="preserve">    private ISet&lt;UnorderedPair&lt;VertexType,VertexType&gt;&gt;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77777777" w:rsidR="005E7D2C" w:rsidRPr="00D822A3" w:rsidRDefault="005E7D2C" w:rsidP="005E7D2C">
      <w:pPr>
        <w:pStyle w:val="Code"/>
        <w:rPr>
          <w:highlight w:val="white"/>
          <w:lang w:val="en-GB"/>
        </w:rPr>
      </w:pPr>
      <w:r w:rsidRPr="00D822A3">
        <w:rPr>
          <w:highlight w:val="white"/>
          <w:lang w:val="en-GB"/>
        </w:rPr>
        <w:t xml:space="preserve">    public ISet&lt;UnorderedPair&lt;VertexType,VertexType&gt;&gt;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3" w:name="_Toc54120033"/>
      <w:r w:rsidRPr="00D822A3">
        <w:rPr>
          <w:lang w:val="en-GB"/>
        </w:rPr>
        <w:t>Addition and Removal of Vertices and Edges</w:t>
      </w:r>
      <w:bookmarkEnd w:id="513"/>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edgeSetCopy =</w:t>
      </w:r>
    </w:p>
    <w:p w14:paraId="4011B7C2"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HashSet&lt;UnorderedPair&lt;VertexType,VertexType&gt;&gt;(m_edgeSet);</w:t>
      </w:r>
    </w:p>
    <w:p w14:paraId="02C36572" w14:textId="77777777" w:rsidR="005E7D2C" w:rsidRPr="00D822A3" w:rsidRDefault="005E7D2C" w:rsidP="005E7D2C">
      <w:pPr>
        <w:pStyle w:val="Code"/>
        <w:rPr>
          <w:highlight w:val="white"/>
          <w:lang w:val="en-GB"/>
        </w:rPr>
      </w:pPr>
    </w:p>
    <w:p w14:paraId="1D178355"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4878D93B"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5C1B6BC0"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4" w:name="_Toc54120034"/>
      <w:r w:rsidRPr="00D822A3">
        <w:rPr>
          <w:lang w:val="en-GB"/>
        </w:rPr>
        <w:lastRenderedPageBreak/>
        <w:t>Graph Partition</w:t>
      </w:r>
      <w:bookmarkEnd w:id="514"/>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resultEdgeSet =</w:t>
      </w:r>
    </w:p>
    <w:p w14:paraId="266711B3"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15" w:name="_Toc54120035"/>
      <w:r w:rsidRPr="00D822A3">
        <w:rPr>
          <w:lang w:val="en-GB"/>
        </w:rPr>
        <w:lastRenderedPageBreak/>
        <w:t>ListSet and ListMap</w:t>
      </w:r>
      <w:bookmarkEnd w:id="515"/>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r w:rsidRPr="00D822A3">
        <w:rPr>
          <w:highlight w:val="white"/>
          <w:lang w:val="en-GB"/>
        </w:rPr>
        <w:t>ListSet.cs</w:t>
      </w:r>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lastRenderedPageBreak/>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lastRenderedPageBreak/>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r w:rsidRPr="00D822A3">
        <w:rPr>
          <w:highlight w:val="white"/>
          <w:lang w:val="en-GB"/>
        </w:rPr>
        <w:t>ListSetEnumerator</w:t>
      </w:r>
      <w:r w:rsidRPr="00D822A3">
        <w:rPr>
          <w:lang w:val="en-GB"/>
        </w:rPr>
        <w:t>.cs</w:t>
      </w:r>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r w:rsidRPr="00D822A3">
        <w:rPr>
          <w:lang w:val="en-GB"/>
        </w:rPr>
        <w:t>ListMap.cs</w:t>
      </w:r>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lastRenderedPageBreak/>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lastRenderedPageBreak/>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t>}</w:t>
      </w:r>
    </w:p>
    <w:p w14:paraId="357261BC" w14:textId="77777777" w:rsidR="005E7D2C" w:rsidRPr="00D822A3" w:rsidRDefault="005E7D2C" w:rsidP="005E7D2C">
      <w:pPr>
        <w:pStyle w:val="CodeHeader"/>
        <w:rPr>
          <w:lang w:val="en-GB"/>
        </w:rPr>
      </w:pPr>
      <w:r w:rsidRPr="00D822A3">
        <w:rPr>
          <w:highlight w:val="white"/>
          <w:lang w:val="en-GB"/>
        </w:rPr>
        <w:t>ListMapEnumerator</w:t>
      </w:r>
      <w:r w:rsidRPr="00D822A3">
        <w:rPr>
          <w:lang w:val="en-GB"/>
        </w:rPr>
        <w:t>.cs</w:t>
      </w:r>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16" w:name="_Toc32312748"/>
      <w:bookmarkStart w:id="517" w:name="_Toc128724229"/>
      <w:bookmarkStart w:id="518" w:name="_Toc323656800"/>
      <w:bookmarkStart w:id="519" w:name="_Toc324085682"/>
      <w:bookmarkStart w:id="520" w:name="_Ref324113434"/>
      <w:bookmarkStart w:id="521" w:name="_Toc324680324"/>
      <w:bookmarkStart w:id="522" w:name="_Toc54120036"/>
      <w:r w:rsidRPr="00D822A3">
        <w:lastRenderedPageBreak/>
        <w:t>The ASCII Table</w:t>
      </w:r>
      <w:bookmarkEnd w:id="516"/>
      <w:bookmarkEnd w:id="517"/>
      <w:bookmarkEnd w:id="518"/>
      <w:bookmarkEnd w:id="519"/>
      <w:bookmarkEnd w:id="520"/>
      <w:bookmarkEnd w:id="521"/>
      <w:bookmarkEnd w:id="522"/>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3" w:name="_Toc54120037"/>
      <w:r w:rsidRPr="00D822A3">
        <w:lastRenderedPageBreak/>
        <w:t>A</w:t>
      </w:r>
      <w:r w:rsidR="00281D34" w:rsidRPr="00D822A3">
        <w:t xml:space="preserve"> Crash Course in C</w:t>
      </w:r>
      <w:bookmarkEnd w:id="523"/>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5"/>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4" w:name="_Toc320485572"/>
      <w:bookmarkStart w:id="525" w:name="_Toc323656681"/>
      <w:bookmarkStart w:id="526" w:name="_Toc324085419"/>
      <w:bookmarkStart w:id="527" w:name="_Toc383781071"/>
      <w:bookmarkStart w:id="528" w:name="_Toc54120038"/>
      <w:r w:rsidRPr="00D822A3">
        <w:rPr>
          <w:lang w:val="en-GB"/>
        </w:rPr>
        <w:t>The Compiler and the Linker</w:t>
      </w:r>
      <w:bookmarkEnd w:id="524"/>
      <w:bookmarkEnd w:id="525"/>
      <w:bookmarkEnd w:id="526"/>
      <w:bookmarkEnd w:id="527"/>
      <w:bookmarkEnd w:id="528"/>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83B74" w:rsidRPr="003F7CF1" w:rsidRDefault="00583B74"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83B74" w:rsidRPr="003F7CF1" w:rsidRDefault="00583B74"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83B74" w:rsidRPr="003F7CF1" w:rsidRDefault="00583B74"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83B74" w:rsidRPr="003F7CF1" w:rsidRDefault="00583B7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83B74" w:rsidRPr="003F7CF1" w:rsidRDefault="00583B74"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83B74" w:rsidRPr="003F7CF1" w:rsidRDefault="00583B74"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83B74" w:rsidRPr="003F7CF1" w:rsidRDefault="00583B74"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83B74" w:rsidRPr="003F7CF1" w:rsidRDefault="00583B74"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83B74" w:rsidRPr="003F7CF1" w:rsidRDefault="00583B7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83B74" w:rsidRPr="003F7CF1" w:rsidRDefault="00583B74"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83B74" w:rsidRPr="003F7CF1" w:rsidRDefault="00583B74"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83B74" w:rsidRPr="003F7CF1" w:rsidRDefault="00583B74"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83B74" w:rsidRPr="003F7CF1" w:rsidRDefault="00583B7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83B74" w:rsidRPr="003F7CF1" w:rsidRDefault="00583B74"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83B74" w:rsidRPr="003F7CF1" w:rsidRDefault="00583B74"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83B74" w:rsidRPr="003F7CF1" w:rsidRDefault="00583B74"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83B74" w:rsidRPr="003F7CF1" w:rsidRDefault="00583B74"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83B74" w:rsidRPr="003F7CF1" w:rsidRDefault="00583B7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29" w:name="_Toc320485573"/>
      <w:bookmarkStart w:id="530" w:name="_Toc323656682"/>
      <w:bookmarkStart w:id="531" w:name="_Toc324085420"/>
      <w:bookmarkStart w:id="532" w:name="_Toc383781072"/>
      <w:bookmarkStart w:id="533" w:name="_Toc54120039"/>
      <w:r w:rsidRPr="00D822A3">
        <w:rPr>
          <w:lang w:val="en-GB"/>
        </w:rPr>
        <w:t>The Hello-World Program</w:t>
      </w:r>
      <w:bookmarkEnd w:id="529"/>
      <w:bookmarkEnd w:id="530"/>
      <w:bookmarkEnd w:id="531"/>
      <w:bookmarkEnd w:id="532"/>
      <w:bookmarkEnd w:id="533"/>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6"/>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4" w:name="_Toc320485574"/>
      <w:bookmarkStart w:id="535" w:name="_Toc323656683"/>
      <w:bookmarkStart w:id="536" w:name="_Toc324085421"/>
      <w:bookmarkStart w:id="537" w:name="_Toc383781073"/>
      <w:bookmarkStart w:id="538" w:name="_Toc54120040"/>
      <w:r w:rsidRPr="00D822A3">
        <w:rPr>
          <w:lang w:val="en-GB"/>
        </w:rPr>
        <w:t>Comments</w:t>
      </w:r>
      <w:bookmarkEnd w:id="534"/>
      <w:bookmarkEnd w:id="535"/>
      <w:bookmarkEnd w:id="536"/>
      <w:bookmarkEnd w:id="537"/>
      <w:bookmarkEnd w:id="538"/>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7"/>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39"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0" w:name="_Toc323656684"/>
      <w:bookmarkStart w:id="541" w:name="_Toc324085422"/>
      <w:bookmarkStart w:id="542" w:name="_Toc383781074"/>
      <w:bookmarkStart w:id="543" w:name="_Toc54120041"/>
      <w:r w:rsidRPr="00D822A3">
        <w:rPr>
          <w:lang w:val="en-GB"/>
        </w:rPr>
        <w:t>Types and Variables</w:t>
      </w:r>
      <w:bookmarkEnd w:id="539"/>
      <w:bookmarkEnd w:id="540"/>
      <w:bookmarkEnd w:id="541"/>
      <w:bookmarkEnd w:id="542"/>
      <w:bookmarkEnd w:id="543"/>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4" w:name="_Toc320485576"/>
      <w:bookmarkStart w:id="545" w:name="_Toc323656685"/>
      <w:bookmarkStart w:id="546" w:name="_Toc324085423"/>
      <w:bookmarkStart w:id="547" w:name="_Toc383781075"/>
      <w:bookmarkStart w:id="548" w:name="_Ref383781525"/>
      <w:bookmarkStart w:id="549" w:name="_Toc54120042"/>
      <w:r w:rsidRPr="00D822A3">
        <w:rPr>
          <w:lang w:val="en-GB"/>
        </w:rPr>
        <w:t>Simple Types</w:t>
      </w:r>
      <w:bookmarkEnd w:id="544"/>
      <w:bookmarkEnd w:id="545"/>
      <w:bookmarkEnd w:id="546"/>
      <w:bookmarkEnd w:id="547"/>
      <w:bookmarkEnd w:id="548"/>
      <w:bookmarkEnd w:id="549"/>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8"/>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0" w:name="_Toc320485577"/>
      <w:bookmarkStart w:id="551" w:name="_Toc323656686"/>
      <w:bookmarkStart w:id="552" w:name="_Toc324085424"/>
      <w:bookmarkStart w:id="553" w:name="_Toc383781076"/>
      <w:bookmarkStart w:id="554" w:name="_Toc54120043"/>
      <w:r w:rsidRPr="00D822A3">
        <w:rPr>
          <w:lang w:val="en-GB"/>
        </w:rPr>
        <w:t>Variables</w:t>
      </w:r>
      <w:bookmarkEnd w:id="550"/>
      <w:bookmarkEnd w:id="551"/>
      <w:bookmarkEnd w:id="552"/>
      <w:bookmarkEnd w:id="553"/>
      <w:bookmarkEnd w:id="554"/>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9"/>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83B74" w:rsidRPr="003F7CF1" w:rsidRDefault="00583B7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83B74" w:rsidRPr="003F7CF1" w:rsidRDefault="00583B74"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83B74" w:rsidRPr="003F7CF1" w:rsidRDefault="00583B74"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83B74" w:rsidRPr="003F7CF1" w:rsidRDefault="00583B74"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83B74" w:rsidRPr="003F7CF1" w:rsidRDefault="00583B74"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83B74" w:rsidRPr="003F7CF1" w:rsidRDefault="00583B74"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83B74" w:rsidRPr="003F7CF1" w:rsidRDefault="00583B74"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83B74" w:rsidRPr="003F7CF1" w:rsidRDefault="00583B7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83B74" w:rsidRPr="003F7CF1" w:rsidRDefault="00583B74"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83B74" w:rsidRPr="003F7CF1" w:rsidRDefault="00583B74"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83B74" w:rsidRPr="003F7CF1" w:rsidRDefault="00583B74"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83B74" w:rsidRPr="003F7CF1" w:rsidRDefault="00583B74"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83B74" w:rsidRPr="003F7CF1" w:rsidRDefault="00583B74"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83B74" w:rsidRPr="003F7CF1" w:rsidRDefault="00583B74"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83B74" w:rsidRPr="003F7CF1" w:rsidRDefault="00583B74"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83B74" w:rsidRPr="003F7CF1" w:rsidRDefault="00583B74"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10"/>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5" w:name="_Toc320485578"/>
      <w:bookmarkStart w:id="556" w:name="_Toc323656687"/>
      <w:bookmarkStart w:id="557" w:name="_Toc324085425"/>
      <w:bookmarkStart w:id="558" w:name="_Toc383781077"/>
      <w:bookmarkStart w:id="559" w:name="_Toc54120044"/>
      <w:bookmarkStart w:id="560" w:name="_Toc320485579"/>
      <w:r w:rsidRPr="00D822A3">
        <w:rPr>
          <w:lang w:val="en-GB"/>
        </w:rPr>
        <w:t>Constants</w:t>
      </w:r>
      <w:bookmarkEnd w:id="555"/>
      <w:bookmarkEnd w:id="556"/>
      <w:bookmarkEnd w:id="557"/>
      <w:bookmarkEnd w:id="558"/>
      <w:bookmarkEnd w:id="559"/>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1" w:name="_Toc323656688"/>
      <w:bookmarkStart w:id="562" w:name="_Toc324085426"/>
      <w:bookmarkStart w:id="563" w:name="_Toc383781078"/>
      <w:bookmarkStart w:id="564" w:name="_Toc54120045"/>
      <w:r w:rsidRPr="00D822A3">
        <w:rPr>
          <w:lang w:val="en-GB"/>
        </w:rPr>
        <w:t>Output</w:t>
      </w:r>
      <w:bookmarkEnd w:id="560"/>
      <w:bookmarkEnd w:id="561"/>
      <w:bookmarkEnd w:id="562"/>
      <w:bookmarkEnd w:id="563"/>
      <w:bookmarkEnd w:id="564"/>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11"/>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5" w:name="_Toc320485580"/>
      <w:bookmarkStart w:id="566" w:name="_Toc323656689"/>
      <w:bookmarkStart w:id="567" w:name="_Toc324085427"/>
      <w:bookmarkStart w:id="568" w:name="_Toc383781079"/>
      <w:bookmarkStart w:id="569" w:name="_Toc54120046"/>
      <w:r w:rsidRPr="00D822A3">
        <w:rPr>
          <w:lang w:val="en-GB"/>
        </w:rPr>
        <w:t>Input</w:t>
      </w:r>
      <w:bookmarkEnd w:id="565"/>
      <w:bookmarkEnd w:id="566"/>
      <w:bookmarkEnd w:id="567"/>
      <w:bookmarkEnd w:id="568"/>
      <w:bookmarkEnd w:id="569"/>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12"/>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0"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13"/>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1"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4DCF5ED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2" w:name="_Toc323656690"/>
      <w:bookmarkStart w:id="573" w:name="_Toc324085428"/>
      <w:bookmarkStart w:id="574" w:name="_Toc383781080"/>
      <w:bookmarkStart w:id="575" w:name="_Toc54120047"/>
      <w:r w:rsidRPr="00D822A3">
        <w:rPr>
          <w:lang w:val="en-GB"/>
        </w:rPr>
        <w:t>Enumerations</w:t>
      </w:r>
      <w:bookmarkEnd w:id="570"/>
      <w:bookmarkEnd w:id="572"/>
      <w:bookmarkEnd w:id="573"/>
      <w:bookmarkEnd w:id="574"/>
      <w:bookmarkEnd w:id="575"/>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4"/>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6" w:name="_Toc320485582"/>
      <w:bookmarkStart w:id="577" w:name="_Toc323656691"/>
      <w:bookmarkStart w:id="578" w:name="_Toc324085429"/>
      <w:bookmarkStart w:id="579" w:name="_Toc383781081"/>
      <w:bookmarkStart w:id="580" w:name="_Toc54120048"/>
      <w:r w:rsidRPr="00D822A3">
        <w:rPr>
          <w:lang w:val="en-GB"/>
        </w:rPr>
        <w:t>Arrays</w:t>
      </w:r>
      <w:bookmarkEnd w:id="576"/>
      <w:bookmarkEnd w:id="577"/>
      <w:bookmarkEnd w:id="578"/>
      <w:bookmarkEnd w:id="579"/>
      <w:bookmarkEnd w:id="580"/>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83B74" w:rsidRPr="003F7CF1" w:rsidRDefault="00583B74"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83B74" w:rsidRPr="003F7CF1" w:rsidRDefault="00583B74"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83B74" w:rsidRPr="003F7CF1" w:rsidRDefault="00583B74"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83B74" w:rsidRPr="003F7CF1" w:rsidRDefault="00583B7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83B74" w:rsidRPr="003F7CF1" w:rsidRDefault="00583B7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83B74" w:rsidRPr="003F7CF1" w:rsidRDefault="00583B7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83B74" w:rsidRPr="003F7CF1" w:rsidRDefault="00583B74"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83B74" w:rsidRPr="003F7CF1" w:rsidRDefault="00583B74"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83B74" w:rsidRPr="003F7CF1" w:rsidRDefault="00583B74"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83B74" w:rsidRPr="003F7CF1" w:rsidRDefault="00583B74"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83B74" w:rsidRPr="003F7CF1" w:rsidRDefault="00583B74"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83B74" w:rsidRPr="003F7CF1" w:rsidRDefault="00583B74"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83B74" w:rsidRPr="003F7CF1" w:rsidRDefault="00583B7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83B74" w:rsidRPr="003F7CF1" w:rsidRDefault="00583B7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83B74" w:rsidRPr="003F7CF1" w:rsidRDefault="00583B7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83B74" w:rsidRPr="003F7CF1" w:rsidRDefault="00583B7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83B74" w:rsidRPr="003F7CF1" w:rsidRDefault="00583B7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83B74" w:rsidRPr="003F7CF1" w:rsidRDefault="00583B7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83B74" w:rsidRPr="003F7CF1" w:rsidRDefault="00583B7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83B74" w:rsidRPr="003F7CF1" w:rsidRDefault="00583B7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83B74" w:rsidRPr="003F7CF1" w:rsidRDefault="00583B7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83B74" w:rsidRPr="003F7CF1" w:rsidRDefault="00583B7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83B74" w:rsidRPr="003F7CF1" w:rsidRDefault="00583B7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83B74" w:rsidRPr="003F7CF1" w:rsidRDefault="00583B7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83B74" w:rsidRPr="003F7CF1" w:rsidRDefault="00583B7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83B74" w:rsidRPr="003F7CF1" w:rsidRDefault="00583B74"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83B74" w:rsidRPr="003F7CF1" w:rsidRDefault="00583B7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83B74" w:rsidRPr="003F7CF1" w:rsidRDefault="00583B7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83B74" w:rsidRPr="003F7CF1" w:rsidRDefault="00583B7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83B74" w:rsidRPr="003F7CF1" w:rsidRDefault="00583B74"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83B74" w:rsidRPr="003F7CF1" w:rsidRDefault="00583B74"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83B74" w:rsidRPr="003F7CF1" w:rsidRDefault="00583B74"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83B74" w:rsidRPr="003F7CF1" w:rsidRDefault="00583B74"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83B74" w:rsidRPr="003F7CF1" w:rsidRDefault="00583B74"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83B74" w:rsidRPr="003F7CF1" w:rsidRDefault="00583B74"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83B74" w:rsidRPr="003F7CF1" w:rsidRDefault="00583B74"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83B74" w:rsidRPr="003F7CF1" w:rsidRDefault="00583B74"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83B74" w:rsidRPr="003F7CF1" w:rsidRDefault="00583B74"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83B74" w:rsidRPr="003F7CF1" w:rsidRDefault="00583B74"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83B74" w:rsidRPr="003F7CF1" w:rsidRDefault="00583B74"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83B74" w:rsidRPr="003F7CF1" w:rsidRDefault="00583B74"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83B74" w:rsidRPr="003F7CF1" w:rsidRDefault="00583B74"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83B74" w:rsidRPr="003F7CF1" w:rsidRDefault="00583B74"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83B74" w:rsidRPr="003F7CF1" w:rsidRDefault="00583B74"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83B74" w:rsidRPr="003F7CF1" w:rsidRDefault="00583B74"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83B74" w:rsidRPr="003F7CF1" w:rsidRDefault="00583B74"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83B74" w:rsidRPr="003F7CF1" w:rsidRDefault="00583B74"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83B74" w:rsidRPr="003F7CF1" w:rsidRDefault="00583B74"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83B74" w:rsidRPr="003F7CF1" w:rsidRDefault="00583B74"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83B74" w:rsidRPr="003F7CF1" w:rsidRDefault="00583B74"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83B74" w:rsidRPr="003F7CF1" w:rsidRDefault="00583B74"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83B74" w:rsidRPr="003F7CF1" w:rsidRDefault="00583B74"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83B74" w:rsidRPr="003F7CF1" w:rsidRDefault="00583B74"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83B74" w:rsidRPr="003F7CF1" w:rsidRDefault="00583B74"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83B74" w:rsidRPr="003F7CF1" w:rsidRDefault="00583B74"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83B74" w:rsidRPr="003F7CF1" w:rsidRDefault="00583B74"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83B74" w:rsidRPr="003F7CF1" w:rsidRDefault="00583B74"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83B74" w:rsidRPr="003F7CF1" w:rsidRDefault="00583B74"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83B74" w:rsidRPr="003F7CF1" w:rsidRDefault="00583B74"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83B74" w:rsidRPr="003F7CF1" w:rsidRDefault="00583B74"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83B74" w:rsidRPr="003F7CF1" w:rsidRDefault="00583B74"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83B74" w:rsidRPr="003F7CF1" w:rsidRDefault="00583B74"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83B74" w:rsidRPr="003F7CF1" w:rsidRDefault="00583B74"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83B74" w:rsidRPr="003F7CF1" w:rsidRDefault="00583B74"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83B74" w:rsidRPr="003F7CF1" w:rsidRDefault="00583B74"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83B74" w:rsidRPr="003F7CF1" w:rsidRDefault="00583B74"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83B74" w:rsidRPr="003F7CF1" w:rsidRDefault="00583B74"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83B74" w:rsidRPr="003F7CF1" w:rsidRDefault="00583B74"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1" w:name="_Toc320485583"/>
      <w:bookmarkStart w:id="582" w:name="_Toc323656692"/>
      <w:bookmarkStart w:id="583" w:name="_Toc324085430"/>
      <w:bookmarkStart w:id="584" w:name="_Toc383781082"/>
      <w:bookmarkStart w:id="585" w:name="_Toc54120049"/>
      <w:r w:rsidRPr="00D822A3">
        <w:rPr>
          <w:lang w:val="en-GB"/>
        </w:rPr>
        <w:t>Characters and Strings</w:t>
      </w:r>
      <w:bookmarkEnd w:id="581"/>
      <w:bookmarkEnd w:id="582"/>
      <w:bookmarkEnd w:id="583"/>
      <w:bookmarkEnd w:id="584"/>
      <w:bookmarkEnd w:id="585"/>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83B74" w:rsidRPr="003F7CF1" w:rsidRDefault="00583B74"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83B74" w:rsidRPr="003F7CF1" w:rsidRDefault="00583B7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83B74" w:rsidRPr="003F7CF1" w:rsidRDefault="00583B74"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83B74" w:rsidRPr="003F7CF1" w:rsidRDefault="00583B74"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83B74" w:rsidRPr="003F7CF1" w:rsidRDefault="00583B74"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83B74" w:rsidRPr="003F7CF1" w:rsidRDefault="00583B74"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83B74" w:rsidRPr="003F7CF1" w:rsidRDefault="00583B74"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83B74" w:rsidRPr="003F7CF1" w:rsidRDefault="00583B74"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6" w:name="_Toc323656693"/>
      <w:bookmarkStart w:id="587" w:name="_Toc324085431"/>
      <w:bookmarkStart w:id="588" w:name="_Toc383781083"/>
      <w:bookmarkStart w:id="589" w:name="_Toc54120050"/>
      <w:r w:rsidRPr="00D822A3">
        <w:rPr>
          <w:lang w:val="en-GB"/>
        </w:rPr>
        <w:t>The ASCII Table</w:t>
      </w:r>
      <w:bookmarkEnd w:id="586"/>
      <w:bookmarkEnd w:id="587"/>
      <w:bookmarkEnd w:id="588"/>
      <w:bookmarkEnd w:id="589"/>
    </w:p>
    <w:p w14:paraId="3B8A786D" w14:textId="209D4254"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0485584"/>
      <w:bookmarkStart w:id="591" w:name="_Toc323656694"/>
      <w:bookmarkStart w:id="592" w:name="_Toc324085432"/>
      <w:bookmarkStart w:id="593" w:name="_Ref383780778"/>
      <w:bookmarkStart w:id="594" w:name="_Toc383781084"/>
      <w:bookmarkStart w:id="595" w:name="_Toc54120051"/>
      <w:r w:rsidRPr="00D822A3">
        <w:rPr>
          <w:lang w:val="en-GB"/>
        </w:rPr>
        <w:t>Pointers</w:t>
      </w:r>
      <w:bookmarkEnd w:id="590"/>
      <w:bookmarkEnd w:id="591"/>
      <w:bookmarkEnd w:id="592"/>
      <w:bookmarkEnd w:id="593"/>
      <w:bookmarkEnd w:id="594"/>
      <w:bookmarkEnd w:id="595"/>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83B74" w:rsidRPr="003F7CF1" w:rsidRDefault="00583B7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83B74" w:rsidRPr="003F7CF1" w:rsidRDefault="00583B7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83B74" w:rsidRPr="003F7CF1" w:rsidRDefault="00583B74"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83B74" w:rsidRPr="003F7CF1" w:rsidRDefault="00583B7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83B74" w:rsidRPr="003F7CF1" w:rsidRDefault="00583B74"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83B74" w:rsidRPr="003F7CF1" w:rsidRDefault="00583B74"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83B74" w:rsidRPr="003F7CF1" w:rsidRDefault="00583B74"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83B74" w:rsidRPr="003F7CF1" w:rsidRDefault="00583B74"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83B74" w:rsidRPr="003F7CF1" w:rsidRDefault="00583B74"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83B74" w:rsidRPr="003F7CF1" w:rsidRDefault="00583B74"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83B74" w:rsidRPr="003F7CF1" w:rsidRDefault="00583B74"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83B74" w:rsidRPr="003F7CF1" w:rsidRDefault="00583B74"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83B74" w:rsidRPr="003F7CF1" w:rsidRDefault="00583B74"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83B74" w:rsidRPr="003F7CF1" w:rsidRDefault="00583B74"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83B74" w:rsidRPr="003F7CF1" w:rsidRDefault="00583B74"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83B74" w:rsidRPr="003F7CF1" w:rsidRDefault="00583B74"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83B74" w:rsidRPr="003F7CF1" w:rsidRDefault="00583B74"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83B74" w:rsidRPr="003F7CF1" w:rsidRDefault="00583B7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83B74" w:rsidRPr="003F7CF1" w:rsidRDefault="00583B74"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83B74" w:rsidRPr="003F7CF1" w:rsidRDefault="00583B74"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83B74" w:rsidRPr="003F7CF1" w:rsidRDefault="00583B74"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83B74" w:rsidRPr="003F7CF1" w:rsidRDefault="00583B74"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83B74" w:rsidRPr="003F7CF1" w:rsidRDefault="00583B74"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83B74" w:rsidRPr="003F7CF1" w:rsidRDefault="00583B74"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5"/>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6"/>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6" w:name="_Toc320485585"/>
      <w:bookmarkStart w:id="597" w:name="_Toc323656695"/>
      <w:bookmarkStart w:id="598" w:name="_Toc324085433"/>
      <w:bookmarkStart w:id="599" w:name="_Toc383781085"/>
      <w:bookmarkStart w:id="600" w:name="_Toc54120052"/>
      <w:r w:rsidRPr="00D822A3">
        <w:rPr>
          <w:lang w:val="en-GB"/>
        </w:rPr>
        <w:t>Pointers and Dynamic Memory</w:t>
      </w:r>
      <w:bookmarkEnd w:id="596"/>
      <w:bookmarkEnd w:id="597"/>
      <w:bookmarkEnd w:id="598"/>
      <w:bookmarkEnd w:id="599"/>
      <w:bookmarkEnd w:id="600"/>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83B74" w:rsidRPr="003F7CF1" w:rsidRDefault="00583B7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83B74" w:rsidRPr="003F7CF1" w:rsidRDefault="00583B7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83B74" w:rsidRPr="003F7CF1" w:rsidRDefault="00583B74"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83B74" w:rsidRPr="003F7CF1" w:rsidRDefault="00583B74"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83B74" w:rsidRPr="003F7CF1" w:rsidRDefault="00583B74"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83B74" w:rsidRPr="003F7CF1" w:rsidRDefault="00583B7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83B74" w:rsidRPr="003F7CF1" w:rsidRDefault="00583B7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83B74" w:rsidRPr="003F7CF1" w:rsidRDefault="00583B74"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83B74" w:rsidRPr="003F7CF1" w:rsidRDefault="00583B74"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83B74" w:rsidRPr="003F7CF1" w:rsidRDefault="00583B7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83B74" w:rsidRPr="003F7CF1" w:rsidRDefault="00583B7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83B74" w:rsidRPr="003F7CF1" w:rsidRDefault="00583B7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83B74" w:rsidRPr="003F7CF1" w:rsidRDefault="00583B74"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83B74" w:rsidRPr="003F7CF1" w:rsidRDefault="00583B74"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83B74" w:rsidRPr="003F7CF1" w:rsidRDefault="00583B74"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83B74" w:rsidRPr="003F7CF1" w:rsidRDefault="00583B74"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83B74" w:rsidRPr="003F7CF1" w:rsidRDefault="00583B74"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83B74" w:rsidRPr="003F7CF1" w:rsidRDefault="00583B74"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83B74" w:rsidRPr="003F7CF1" w:rsidRDefault="00583B74"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83B74" w:rsidRPr="003F7CF1" w:rsidRDefault="00583B74"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83B74" w:rsidRPr="003F7CF1" w:rsidRDefault="00583B7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83B74" w:rsidRPr="003F7CF1" w:rsidRDefault="00583B7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83B74" w:rsidRPr="003F7CF1" w:rsidRDefault="00583B74"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83B74" w:rsidRPr="003F7CF1" w:rsidRDefault="00583B7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83B74" w:rsidRPr="003F7CF1" w:rsidRDefault="00583B7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83B74" w:rsidRPr="003F7CF1" w:rsidRDefault="00583B74"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83B74" w:rsidRPr="003F7CF1" w:rsidRDefault="00583B74"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83B74" w:rsidRPr="003F7CF1" w:rsidRDefault="00583B74"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83B74" w:rsidRPr="003F7CF1" w:rsidRDefault="00583B74"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83B74" w:rsidRPr="003F7CF1" w:rsidRDefault="00583B74"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83B74" w:rsidRPr="003F7CF1" w:rsidRDefault="00583B74"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83B74" w:rsidRPr="003F7CF1" w:rsidRDefault="00583B7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83B74" w:rsidRPr="003F7CF1" w:rsidRDefault="00583B74"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83B74" w:rsidRPr="003F7CF1" w:rsidRDefault="00583B74"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83B74" w:rsidRPr="003F7CF1" w:rsidRDefault="00583B74"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83B74" w:rsidRPr="003F7CF1" w:rsidRDefault="00583B74"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83B74" w:rsidRPr="003F7CF1" w:rsidRDefault="00583B7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83B74" w:rsidRPr="003F7CF1" w:rsidRDefault="00583B74"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83B74" w:rsidRPr="003F7CF1" w:rsidRDefault="00583B74"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83B74" w:rsidRPr="003F7CF1" w:rsidRDefault="00583B7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83B74" w:rsidRPr="003F7CF1" w:rsidRDefault="00583B74"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83B74" w:rsidRPr="003F7CF1" w:rsidRDefault="00583B74"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83B74" w:rsidRPr="003F7CF1" w:rsidRDefault="00583B74"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83B74" w:rsidRPr="003F7CF1" w:rsidRDefault="00583B74"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83B74" w:rsidRPr="003F7CF1" w:rsidRDefault="00583B7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83B74" w:rsidRPr="003F7CF1" w:rsidRDefault="00583B7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83B74" w:rsidRPr="003F7CF1" w:rsidRDefault="00583B74"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83B74" w:rsidRPr="003F7CF1" w:rsidRDefault="00583B7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83B74" w:rsidRPr="003F7CF1" w:rsidRDefault="00583B7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83B74" w:rsidRPr="003F7CF1" w:rsidRDefault="00583B7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83B74" w:rsidRPr="003F7CF1" w:rsidRDefault="00583B7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83B74" w:rsidRPr="003F7CF1" w:rsidRDefault="00583B74"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83B74" w:rsidRPr="003F7CF1" w:rsidRDefault="00583B7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83B74" w:rsidRPr="003F7CF1" w:rsidRDefault="00583B7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83B74" w:rsidRPr="003F7CF1" w:rsidRDefault="00583B74"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83B74" w:rsidRPr="003F7CF1" w:rsidRDefault="00583B74"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83B74" w:rsidRPr="003F7CF1" w:rsidRDefault="00583B74"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83B74" w:rsidRPr="003F7CF1" w:rsidRDefault="00583B74"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83B74" w:rsidRPr="003F7CF1" w:rsidRDefault="00583B74"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83B74" w:rsidRPr="003F7CF1" w:rsidRDefault="00583B74"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83B74" w:rsidRPr="003F7CF1" w:rsidRDefault="00583B74"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83B74" w:rsidRPr="003F7CF1" w:rsidRDefault="00583B74"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83B74" w:rsidRPr="003F7CF1" w:rsidRDefault="00583B74"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83B74" w:rsidRPr="003F7CF1" w:rsidRDefault="00583B74"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83B74" w:rsidRPr="003F7CF1" w:rsidRDefault="00583B74"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83B74" w:rsidRPr="003F7CF1" w:rsidRDefault="00583B74"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83B74" w:rsidRPr="003F7CF1" w:rsidRDefault="00583B74"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83B74" w:rsidRPr="003F7CF1" w:rsidRDefault="00583B74"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1" w:name="_Toc320485586"/>
      <w:bookmarkStart w:id="602" w:name="_Toc323656696"/>
      <w:bookmarkStart w:id="603" w:name="_Toc324085434"/>
      <w:bookmarkStart w:id="604" w:name="_Toc383781086"/>
      <w:bookmarkStart w:id="605" w:name="_Toc54120053"/>
      <w:r w:rsidRPr="00D822A3">
        <w:rPr>
          <w:lang w:val="en-GB"/>
        </w:rPr>
        <w:t>Defining our own types</w:t>
      </w:r>
      <w:bookmarkEnd w:id="601"/>
      <w:bookmarkEnd w:id="602"/>
      <w:bookmarkEnd w:id="603"/>
      <w:bookmarkEnd w:id="604"/>
      <w:bookmarkEnd w:id="605"/>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6" w:name="_Toc320485587"/>
      <w:bookmarkStart w:id="607" w:name="_Toc323656697"/>
      <w:bookmarkStart w:id="608" w:name="_Toc324085435"/>
      <w:bookmarkStart w:id="609" w:name="_Toc383781087"/>
      <w:bookmarkStart w:id="610" w:name="_Toc54120054"/>
      <w:r w:rsidRPr="00D822A3">
        <w:rPr>
          <w:lang w:val="en-GB"/>
        </w:rPr>
        <w:t>The Type Size</w:t>
      </w:r>
      <w:bookmarkEnd w:id="606"/>
      <w:bookmarkEnd w:id="607"/>
      <w:bookmarkEnd w:id="608"/>
      <w:bookmarkEnd w:id="609"/>
      <w:bookmarkEnd w:id="610"/>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7"/>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1"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2" w:name="_Toc320485588"/>
      <w:bookmarkStart w:id="613" w:name="_Toc323656698"/>
      <w:bookmarkStart w:id="614" w:name="_Toc324085436"/>
      <w:bookmarkStart w:id="615" w:name="_Toc383781088"/>
      <w:bookmarkStart w:id="616" w:name="_Toc54120055"/>
      <w:r w:rsidRPr="00D822A3">
        <w:rPr>
          <w:lang w:val="en-GB"/>
        </w:rPr>
        <w:t>Expressions and Operators</w:t>
      </w:r>
      <w:bookmarkEnd w:id="612"/>
      <w:bookmarkEnd w:id="613"/>
      <w:bookmarkEnd w:id="614"/>
      <w:bookmarkEnd w:id="615"/>
      <w:bookmarkEnd w:id="616"/>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83B74" w:rsidRPr="003F7CF1" w:rsidRDefault="00583B74"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07083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83B74" w:rsidRPr="003F7CF1" w:rsidRDefault="00583B74"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83B74" w:rsidRPr="003F7CF1" w:rsidRDefault="00583B74"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83B74" w:rsidRPr="003F7CF1" w:rsidRDefault="00583B74"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83B74" w:rsidRPr="003F7CF1" w:rsidRDefault="00583B74"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070832"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83B74" w:rsidRPr="003F7CF1" w:rsidRDefault="00583B74"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83B74" w:rsidRPr="003F7CF1" w:rsidRDefault="00583B74"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83B74" w:rsidRPr="003F7CF1" w:rsidRDefault="00583B74"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7" w:name="_Toc320485589"/>
      <w:bookmarkStart w:id="618" w:name="_Toc323656699"/>
      <w:bookmarkStart w:id="619" w:name="_Toc324085437"/>
      <w:bookmarkStart w:id="620" w:name="_Toc383781089"/>
      <w:bookmarkStart w:id="621" w:name="_Toc54120056"/>
      <w:r w:rsidRPr="00D822A3">
        <w:rPr>
          <w:lang w:val="en-GB"/>
        </w:rPr>
        <w:t>Arithmetic Operators</w:t>
      </w:r>
      <w:bookmarkEnd w:id="617"/>
      <w:bookmarkEnd w:id="618"/>
      <w:bookmarkEnd w:id="619"/>
      <w:bookmarkEnd w:id="620"/>
      <w:bookmarkEnd w:id="621"/>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2" w:name="_Toc320485590"/>
      <w:bookmarkStart w:id="623" w:name="_Toc323656700"/>
      <w:bookmarkStart w:id="624" w:name="_Toc324085438"/>
      <w:bookmarkStart w:id="625" w:name="_Toc383781090"/>
      <w:bookmarkStart w:id="626" w:name="_Toc54120057"/>
      <w:r w:rsidRPr="00D822A3">
        <w:rPr>
          <w:rStyle w:val="Italic"/>
          <w:i w:val="0"/>
          <w:lang w:val="en-GB"/>
        </w:rPr>
        <w:t>Pointer Arithmetic</w:t>
      </w:r>
      <w:bookmarkEnd w:id="622"/>
      <w:bookmarkEnd w:id="623"/>
      <w:bookmarkEnd w:id="624"/>
      <w:bookmarkEnd w:id="625"/>
      <w:bookmarkEnd w:id="626"/>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83B74" w:rsidRPr="003F7CF1" w:rsidRDefault="00583B74"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83B74" w:rsidRPr="003F7CF1" w:rsidRDefault="00583B74"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83B74" w:rsidRPr="003F7CF1" w:rsidRDefault="00583B74"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83B74" w:rsidRPr="003F7CF1" w:rsidRDefault="00583B74"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83B74" w:rsidRPr="003F7CF1" w:rsidRDefault="00583B74"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83B74" w:rsidRPr="003F7CF1" w:rsidRDefault="00583B74"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83B74" w:rsidRPr="003F7CF1" w:rsidRDefault="00583B7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83B74" w:rsidRPr="003F7CF1" w:rsidRDefault="00583B74"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83B74" w:rsidRPr="003F7CF1" w:rsidRDefault="00583B74"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83B74" w:rsidRPr="003F7CF1" w:rsidRDefault="00583B74"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83B74" w:rsidRPr="003F7CF1" w:rsidRDefault="00583B74"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83B74" w:rsidRPr="003F7CF1" w:rsidRDefault="00583B74"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83B74" w:rsidRPr="003F7CF1" w:rsidRDefault="00583B74"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83B74" w:rsidRPr="003F7CF1" w:rsidRDefault="00583B74"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83B74" w:rsidRPr="003F7CF1" w:rsidRDefault="00583B74"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83B74" w:rsidRPr="003F7CF1" w:rsidRDefault="00583B74"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83B74" w:rsidRPr="003F7CF1" w:rsidRDefault="00583B74"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83B74" w:rsidRPr="003F7CF1" w:rsidRDefault="00583B74"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83B74" w:rsidRPr="003F7CF1" w:rsidRDefault="00583B74"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7" w:name="_Toc320485591"/>
      <w:bookmarkStart w:id="628" w:name="_Toc323656701"/>
      <w:bookmarkStart w:id="629" w:name="_Toc324085439"/>
      <w:bookmarkStart w:id="630" w:name="_Toc383781091"/>
      <w:bookmarkStart w:id="631" w:name="_Toc54120058"/>
      <w:r w:rsidRPr="00D822A3">
        <w:rPr>
          <w:lang w:val="en-GB"/>
        </w:rPr>
        <w:t>Increment and decrement</w:t>
      </w:r>
      <w:bookmarkEnd w:id="627"/>
      <w:bookmarkEnd w:id="628"/>
      <w:bookmarkEnd w:id="629"/>
      <w:bookmarkEnd w:id="630"/>
      <w:bookmarkEnd w:id="631"/>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8"/>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2" w:name="_Toc320485592"/>
      <w:bookmarkStart w:id="633" w:name="_Toc323656702"/>
      <w:bookmarkStart w:id="634" w:name="_Toc324085440"/>
      <w:bookmarkStart w:id="635" w:name="_Toc383781092"/>
      <w:bookmarkStart w:id="636" w:name="_Toc54120059"/>
      <w:r w:rsidRPr="00D822A3">
        <w:rPr>
          <w:lang w:val="en-GB"/>
        </w:rPr>
        <w:t>Relational Operators</w:t>
      </w:r>
      <w:bookmarkEnd w:id="632"/>
      <w:bookmarkEnd w:id="633"/>
      <w:bookmarkEnd w:id="634"/>
      <w:bookmarkEnd w:id="635"/>
      <w:bookmarkEnd w:id="636"/>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9"/>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7" w:name="_Toc320485593"/>
      <w:bookmarkStart w:id="638" w:name="_Toc323656703"/>
      <w:bookmarkStart w:id="639" w:name="_Toc324085441"/>
      <w:bookmarkStart w:id="640" w:name="_Toc383781093"/>
      <w:bookmarkStart w:id="641" w:name="_Toc54120060"/>
      <w:r w:rsidRPr="00D822A3">
        <w:rPr>
          <w:lang w:val="en-GB"/>
        </w:rPr>
        <w:t>Logical Operators</w:t>
      </w:r>
      <w:bookmarkEnd w:id="637"/>
      <w:bookmarkEnd w:id="638"/>
      <w:bookmarkEnd w:id="639"/>
      <w:bookmarkEnd w:id="640"/>
      <w:bookmarkEnd w:id="641"/>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2" w:name="_Toc320485594"/>
      <w:bookmarkStart w:id="643" w:name="_Toc323656704"/>
      <w:bookmarkStart w:id="644" w:name="_Toc324085442"/>
      <w:bookmarkStart w:id="645" w:name="_Toc383781094"/>
      <w:bookmarkStart w:id="646" w:name="_Toc54120061"/>
      <w:r w:rsidRPr="00D822A3">
        <w:rPr>
          <w:lang w:val="en-GB"/>
        </w:rPr>
        <w:t>Bitwise Operators</w:t>
      </w:r>
      <w:bookmarkEnd w:id="642"/>
      <w:bookmarkEnd w:id="643"/>
      <w:bookmarkEnd w:id="644"/>
      <w:bookmarkEnd w:id="645"/>
      <w:bookmarkEnd w:id="646"/>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070827"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070828"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7" w:name="_Toc320485595"/>
      <w:bookmarkStart w:id="648" w:name="_Toc323656705"/>
      <w:bookmarkStart w:id="649" w:name="_Toc324085443"/>
      <w:bookmarkStart w:id="650" w:name="_Toc383781095"/>
      <w:bookmarkStart w:id="651" w:name="_Toc54120062"/>
      <w:r w:rsidRPr="00D822A3">
        <w:rPr>
          <w:lang w:val="en-GB"/>
        </w:rPr>
        <w:lastRenderedPageBreak/>
        <w:t>Assignment</w:t>
      </w:r>
      <w:bookmarkEnd w:id="647"/>
      <w:bookmarkEnd w:id="648"/>
      <w:bookmarkEnd w:id="649"/>
      <w:bookmarkEnd w:id="650"/>
      <w:bookmarkEnd w:id="651"/>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2" w:name="_Toc320485596"/>
      <w:bookmarkStart w:id="653" w:name="_Toc323656706"/>
      <w:bookmarkStart w:id="654" w:name="_Toc324085444"/>
      <w:bookmarkStart w:id="655" w:name="_Toc383781096"/>
      <w:bookmarkStart w:id="656" w:name="_Toc54120063"/>
      <w:r w:rsidRPr="00D822A3">
        <w:rPr>
          <w:lang w:val="en-GB"/>
        </w:rPr>
        <w:t>The Condition Operator</w:t>
      </w:r>
      <w:bookmarkEnd w:id="652"/>
      <w:bookmarkEnd w:id="653"/>
      <w:bookmarkEnd w:id="654"/>
      <w:bookmarkEnd w:id="655"/>
      <w:bookmarkEnd w:id="656"/>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7" w:name="_Toc320485597"/>
      <w:bookmarkStart w:id="658" w:name="_Toc323656707"/>
      <w:bookmarkStart w:id="659" w:name="_Toc324085445"/>
      <w:bookmarkStart w:id="660" w:name="_Toc383781097"/>
      <w:bookmarkStart w:id="661" w:name="_Toc54120064"/>
      <w:r w:rsidRPr="00D822A3">
        <w:rPr>
          <w:lang w:val="en-GB"/>
        </w:rPr>
        <w:t>Precedence and Associatively</w:t>
      </w:r>
      <w:bookmarkEnd w:id="657"/>
      <w:bookmarkEnd w:id="658"/>
      <w:bookmarkEnd w:id="659"/>
      <w:bookmarkEnd w:id="660"/>
      <w:bookmarkEnd w:id="661"/>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2" w:name="_Toc320485598"/>
      <w:bookmarkStart w:id="663" w:name="_Toc323656708"/>
      <w:bookmarkStart w:id="664" w:name="_Toc324085446"/>
      <w:bookmarkStart w:id="665" w:name="_Toc383781098"/>
      <w:bookmarkStart w:id="666" w:name="_Toc54120065"/>
      <w:r w:rsidRPr="00D822A3">
        <w:rPr>
          <w:lang w:val="en-GB"/>
        </w:rPr>
        <w:t>Statements</w:t>
      </w:r>
      <w:bookmarkEnd w:id="662"/>
      <w:bookmarkEnd w:id="663"/>
      <w:bookmarkEnd w:id="664"/>
      <w:bookmarkEnd w:id="665"/>
      <w:bookmarkEnd w:id="666"/>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7" w:name="_Toc320485599"/>
      <w:bookmarkStart w:id="668" w:name="_Toc323656709"/>
      <w:bookmarkStart w:id="669" w:name="_Toc324085447"/>
      <w:bookmarkStart w:id="670" w:name="_Toc383781099"/>
      <w:bookmarkStart w:id="671" w:name="_Toc54120066"/>
      <w:r w:rsidRPr="00D822A3">
        <w:rPr>
          <w:lang w:val="en-GB"/>
        </w:rPr>
        <w:t>Selection statements</w:t>
      </w:r>
      <w:bookmarkEnd w:id="667"/>
      <w:bookmarkEnd w:id="668"/>
      <w:bookmarkEnd w:id="669"/>
      <w:bookmarkEnd w:id="670"/>
      <w:bookmarkEnd w:id="671"/>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20"/>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2" w:name="_Toc320485600"/>
      <w:bookmarkStart w:id="673" w:name="_Toc323656710"/>
      <w:bookmarkStart w:id="674" w:name="_Toc324085448"/>
      <w:bookmarkStart w:id="675" w:name="_Toc383781100"/>
      <w:bookmarkStart w:id="676" w:name="_Toc54120067"/>
      <w:r w:rsidRPr="00D822A3">
        <w:rPr>
          <w:lang w:val="en-GB"/>
        </w:rPr>
        <w:t>Iteration statements</w:t>
      </w:r>
      <w:bookmarkEnd w:id="672"/>
      <w:bookmarkEnd w:id="673"/>
      <w:bookmarkEnd w:id="674"/>
      <w:bookmarkEnd w:id="675"/>
      <w:bookmarkEnd w:id="676"/>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7" w:name="_Toc320485601"/>
      <w:bookmarkStart w:id="678" w:name="_Toc323656711"/>
      <w:bookmarkStart w:id="679" w:name="_Toc324085449"/>
      <w:bookmarkStart w:id="680" w:name="_Toc383781101"/>
      <w:bookmarkStart w:id="681" w:name="_Toc54120068"/>
      <w:r w:rsidRPr="00D822A3">
        <w:rPr>
          <w:lang w:val="en-GB"/>
        </w:rPr>
        <w:t>Jump statements</w:t>
      </w:r>
      <w:bookmarkEnd w:id="677"/>
      <w:bookmarkEnd w:id="678"/>
      <w:bookmarkEnd w:id="679"/>
      <w:bookmarkEnd w:id="680"/>
      <w:bookmarkEnd w:id="681"/>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2" w:name="_Toc320485602"/>
      <w:bookmarkStart w:id="683" w:name="_Toc323656712"/>
      <w:bookmarkStart w:id="684" w:name="_Toc324085450"/>
      <w:bookmarkStart w:id="685" w:name="_Toc383781102"/>
      <w:bookmarkStart w:id="686" w:name="_Toc54120069"/>
      <w:r w:rsidRPr="00D822A3">
        <w:rPr>
          <w:lang w:val="en-GB"/>
        </w:rPr>
        <w:t>Expression statements</w:t>
      </w:r>
      <w:bookmarkEnd w:id="682"/>
      <w:bookmarkEnd w:id="683"/>
      <w:bookmarkEnd w:id="684"/>
      <w:bookmarkEnd w:id="685"/>
      <w:bookmarkEnd w:id="686"/>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7" w:name="_Toc323656713"/>
      <w:bookmarkStart w:id="688" w:name="_Toc324085451"/>
      <w:bookmarkStart w:id="689" w:name="_Toc383781103"/>
      <w:bookmarkStart w:id="690" w:name="_Toc54120070"/>
      <w:r w:rsidRPr="00D822A3">
        <w:rPr>
          <w:lang w:val="en-GB"/>
        </w:rPr>
        <w:t>Volatile</w:t>
      </w:r>
      <w:bookmarkEnd w:id="687"/>
      <w:bookmarkEnd w:id="688"/>
      <w:bookmarkEnd w:id="689"/>
      <w:bookmarkEnd w:id="690"/>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1"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2" w:author="Stefan Björnander" w:date="2012-05-06T21:16:00Z">
          <w:pPr>
            <w:pStyle w:val="CommandLine"/>
          </w:pPr>
        </w:pPrChange>
      </w:pPr>
    </w:p>
    <w:p w14:paraId="0D44E5CA" w14:textId="77777777" w:rsidR="00E80032" w:rsidRPr="00D822A3" w:rsidRDefault="00E80032">
      <w:pPr>
        <w:pStyle w:val="Code"/>
        <w:rPr>
          <w:lang w:val="en-GB"/>
        </w:rPr>
        <w:pPrChange w:id="693" w:author="Stefan Björnander" w:date="2012-05-06T21:16:00Z">
          <w:pPr>
            <w:pStyle w:val="CommandLine"/>
          </w:pPr>
        </w:pPrChange>
      </w:pPr>
      <w:r w:rsidRPr="00D822A3">
        <w:rPr>
          <w:rFonts w:eastAsia="Times New Roman"/>
          <w:noProof w:val="0"/>
          <w:color w:val="000000" w:themeColor="text1"/>
          <w:lang w:val="en-GB"/>
          <w:rPrChange w:id="694"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5"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696"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697" w:name="_Toc320485603"/>
      <w:bookmarkStart w:id="698" w:name="_Toc323656714"/>
      <w:bookmarkStart w:id="699" w:name="_Toc324085452"/>
      <w:bookmarkStart w:id="700" w:name="_Toc383781104"/>
      <w:bookmarkStart w:id="701" w:name="_Toc54120071"/>
      <w:r w:rsidRPr="00D822A3">
        <w:rPr>
          <w:lang w:val="en-GB"/>
        </w:rPr>
        <w:t>Functions</w:t>
      </w:r>
      <w:bookmarkEnd w:id="697"/>
      <w:bookmarkEnd w:id="698"/>
      <w:bookmarkEnd w:id="699"/>
      <w:bookmarkEnd w:id="700"/>
      <w:bookmarkEnd w:id="701"/>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83B74" w:rsidRPr="003F7CF1" w:rsidRDefault="00583B74"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83B74" w:rsidRPr="003F7CF1" w:rsidRDefault="00583B74"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83B74" w:rsidRPr="003F7CF1" w:rsidRDefault="00583B74"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83B74" w:rsidRPr="003F7CF1" w:rsidRDefault="00583B74"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83B74" w:rsidRPr="003F7CF1" w:rsidRDefault="00583B74"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83B74" w:rsidRPr="003F7CF1" w:rsidRDefault="00583B74"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83B74" w:rsidRPr="003F7CF1" w:rsidRDefault="00583B74"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83B74" w:rsidRPr="003F7CF1" w:rsidRDefault="00583B74"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83B74" w:rsidRPr="003F7CF1" w:rsidRDefault="00583B74"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83B74" w:rsidRPr="003F7CF1" w:rsidRDefault="00583B74"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83B74" w:rsidRPr="003F7CF1" w:rsidRDefault="00583B74"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83B74" w:rsidRPr="003F7CF1" w:rsidRDefault="00583B74"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21"/>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2" w:name="_Toc320485604"/>
      <w:bookmarkStart w:id="703" w:name="_Toc323656715"/>
      <w:bookmarkStart w:id="704" w:name="_Toc324085453"/>
      <w:bookmarkStart w:id="705" w:name="_Toc383781105"/>
      <w:bookmarkStart w:id="706" w:name="_Toc54120072"/>
      <w:r w:rsidRPr="00D822A3">
        <w:rPr>
          <w:lang w:val="en-GB"/>
        </w:rPr>
        <w:lastRenderedPageBreak/>
        <w:t>Void Functions</w:t>
      </w:r>
      <w:bookmarkEnd w:id="702"/>
      <w:bookmarkEnd w:id="703"/>
      <w:bookmarkEnd w:id="704"/>
      <w:bookmarkEnd w:id="705"/>
      <w:bookmarkEnd w:id="706"/>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07" w:name="_Toc320485605"/>
      <w:bookmarkStart w:id="708" w:name="_Toc323656716"/>
      <w:bookmarkStart w:id="709" w:name="_Toc324085454"/>
      <w:bookmarkStart w:id="710" w:name="_Toc383781106"/>
      <w:bookmarkStart w:id="711" w:name="_Toc54120073"/>
      <w:r w:rsidRPr="00D822A3">
        <w:rPr>
          <w:lang w:val="en-GB"/>
        </w:rPr>
        <w:t>Local and global variables</w:t>
      </w:r>
      <w:bookmarkEnd w:id="707"/>
      <w:bookmarkEnd w:id="708"/>
      <w:bookmarkEnd w:id="709"/>
      <w:bookmarkEnd w:id="710"/>
      <w:bookmarkEnd w:id="711"/>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22"/>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2" w:name="_Toc323656717"/>
      <w:bookmarkStart w:id="713" w:name="_Toc324085455"/>
      <w:bookmarkStart w:id="714" w:name="_Toc383781107"/>
      <w:bookmarkStart w:id="715" w:name="_Toc54120074"/>
      <w:r w:rsidRPr="00D822A3">
        <w:rPr>
          <w:lang w:val="en-GB"/>
        </w:rPr>
        <w:t>Inner Blocks with Local Variables</w:t>
      </w:r>
      <w:bookmarkEnd w:id="712"/>
      <w:bookmarkEnd w:id="713"/>
      <w:bookmarkEnd w:id="714"/>
      <w:bookmarkEnd w:id="715"/>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23"/>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16"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17"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18"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19"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0" w:name="_Toc320485606"/>
      <w:bookmarkStart w:id="721" w:name="_Toc323656718"/>
      <w:bookmarkStart w:id="722" w:name="_Toc324085456"/>
      <w:bookmarkStart w:id="723" w:name="_Toc383781108"/>
      <w:bookmarkStart w:id="724" w:name="_Toc54120075"/>
      <w:r w:rsidRPr="00D822A3">
        <w:rPr>
          <w:lang w:val="en-GB"/>
        </w:rPr>
        <w:t>Call-by-Value and Call-by-Reference</w:t>
      </w:r>
      <w:bookmarkEnd w:id="720"/>
      <w:bookmarkEnd w:id="721"/>
      <w:bookmarkEnd w:id="722"/>
      <w:bookmarkEnd w:id="723"/>
      <w:bookmarkEnd w:id="724"/>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83B74" w:rsidRPr="003F7CF1" w:rsidRDefault="00583B7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83B74" w:rsidRPr="003F7CF1" w:rsidRDefault="00583B7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83B74" w:rsidRPr="003F7CF1" w:rsidRDefault="00583B74"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83B74" w:rsidRPr="003F7CF1" w:rsidRDefault="00583B7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83B74" w:rsidRPr="003F7CF1" w:rsidRDefault="00583B7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83B74" w:rsidRPr="003F7CF1" w:rsidRDefault="00583B7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83B74" w:rsidRPr="003F7CF1" w:rsidRDefault="00583B74"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83B74" w:rsidRPr="003F7CF1" w:rsidRDefault="00583B7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83B74" w:rsidRPr="003F7CF1" w:rsidRDefault="00583B7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83B74" w:rsidRPr="003F7CF1" w:rsidRDefault="00583B7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83B74" w:rsidRPr="003F7CF1" w:rsidRDefault="00583B74"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83B74" w:rsidRPr="003F7CF1" w:rsidRDefault="00583B7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83B74" w:rsidRPr="003F7CF1" w:rsidRDefault="00583B7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83B74" w:rsidRPr="003F7CF1" w:rsidRDefault="00583B7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83B74" w:rsidRPr="003F7CF1" w:rsidRDefault="00583B7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83B74" w:rsidRPr="003F7CF1" w:rsidRDefault="00583B7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83B74" w:rsidRPr="003F7CF1" w:rsidRDefault="00583B7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83B74" w:rsidRPr="003F7CF1" w:rsidRDefault="00583B7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83B74" w:rsidRPr="003F7CF1" w:rsidRDefault="00583B7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83B74" w:rsidRPr="003F7CF1" w:rsidRDefault="00583B7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83B74" w:rsidRPr="003F7CF1" w:rsidRDefault="00583B7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83B74" w:rsidRPr="003F7CF1" w:rsidRDefault="00583B7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83B74" w:rsidRPr="003F7CF1" w:rsidRDefault="00583B7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83B74" w:rsidRPr="003F7CF1" w:rsidRDefault="00583B7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83B74" w:rsidRPr="003F7CF1" w:rsidRDefault="00583B7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83B74" w:rsidRPr="003F7CF1" w:rsidRDefault="00583B7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83B74" w:rsidRPr="003F7CF1" w:rsidRDefault="00583B7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83B74" w:rsidRPr="003F7CF1" w:rsidRDefault="00583B74"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83B74" w:rsidRPr="003F7CF1" w:rsidRDefault="00583B74"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83B74" w:rsidRPr="003F7CF1" w:rsidRDefault="00583B74"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83B74" w:rsidRPr="003F7CF1" w:rsidRDefault="00583B74"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83B74" w:rsidRPr="003F7CF1" w:rsidRDefault="00583B74"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83B74" w:rsidRPr="003F7CF1" w:rsidRDefault="00583B74"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83B74" w:rsidRPr="003F7CF1" w:rsidRDefault="00583B74"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83B74" w:rsidRPr="003F7CF1" w:rsidRDefault="00583B74"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83B74" w:rsidRPr="003F7CF1" w:rsidRDefault="00583B74"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83B74" w:rsidRPr="003F7CF1" w:rsidRDefault="00583B74"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83B74" w:rsidRPr="003F7CF1" w:rsidRDefault="00583B74"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83B74" w:rsidRPr="003F7CF1" w:rsidRDefault="00583B74"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83B74" w:rsidRPr="003F7CF1" w:rsidRDefault="00583B74"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83B74" w:rsidRPr="003F7CF1" w:rsidRDefault="00583B74"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83B74" w:rsidRPr="003F7CF1" w:rsidRDefault="00583B74"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83B74" w:rsidRPr="003F7CF1" w:rsidRDefault="00583B74"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83B74" w:rsidRPr="003F7CF1" w:rsidRDefault="00583B74"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83B74" w:rsidRPr="003F7CF1" w:rsidRDefault="00583B74"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83B74" w:rsidRPr="003F7CF1" w:rsidRDefault="00583B74"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83B74" w:rsidRPr="003F7CF1" w:rsidRDefault="00583B74"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83B74" w:rsidRPr="003F7CF1" w:rsidRDefault="00583B74"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83B74" w:rsidRPr="003F7CF1" w:rsidRDefault="00583B74"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83B74" w:rsidRPr="003F7CF1" w:rsidRDefault="00583B74"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83B74" w:rsidRPr="003F7CF1" w:rsidRDefault="00583B74"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83B74" w:rsidRPr="003F7CF1" w:rsidRDefault="00583B74"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83B74" w:rsidRPr="003F7CF1" w:rsidRDefault="00583B74"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83B74" w:rsidRPr="003F7CF1" w:rsidRDefault="00583B74"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83B74" w:rsidRPr="003F7CF1" w:rsidRDefault="00583B7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83B74" w:rsidRPr="003F7CF1" w:rsidRDefault="00583B7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83B74" w:rsidRPr="003F7CF1" w:rsidRDefault="00583B7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83B74" w:rsidRPr="003F7CF1" w:rsidRDefault="00583B7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83B74" w:rsidRPr="003F7CF1" w:rsidRDefault="00583B7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83B74" w:rsidRPr="003F7CF1" w:rsidRDefault="00583B7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83B74" w:rsidRPr="003F7CF1" w:rsidRDefault="00583B74"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83B74" w:rsidRPr="003F7CF1" w:rsidRDefault="00583B7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83B74" w:rsidRPr="003F7CF1" w:rsidRDefault="00583B7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83B74" w:rsidRPr="003F7CF1" w:rsidRDefault="00583B7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83B74" w:rsidRPr="003F7CF1" w:rsidRDefault="00583B7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83B74" w:rsidRPr="003F7CF1" w:rsidRDefault="00583B7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83B74" w:rsidRPr="003F7CF1" w:rsidRDefault="00583B7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83B74" w:rsidRPr="003F7CF1" w:rsidRDefault="00583B7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83B74" w:rsidRPr="003F7CF1" w:rsidRDefault="00583B7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83B74" w:rsidRPr="003F7CF1" w:rsidRDefault="00583B7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83B74" w:rsidRPr="003F7CF1" w:rsidRDefault="00583B7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83B74" w:rsidRPr="003F7CF1" w:rsidRDefault="00583B7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83B74" w:rsidRPr="003F7CF1" w:rsidRDefault="00583B7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83B74" w:rsidRPr="003F7CF1" w:rsidRDefault="00583B7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83B74" w:rsidRPr="003F7CF1" w:rsidRDefault="00583B74"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83B74" w:rsidRPr="003F7CF1" w:rsidRDefault="00583B7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83B74" w:rsidRPr="003F7CF1" w:rsidRDefault="00583B7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83B74" w:rsidRPr="003F7CF1" w:rsidRDefault="00583B7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83B74" w:rsidRPr="003F7CF1" w:rsidRDefault="00583B7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83B74" w:rsidRPr="003F7CF1" w:rsidRDefault="00583B7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83B74" w:rsidRPr="003F7CF1" w:rsidRDefault="00583B74"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83B74" w:rsidRPr="003F7CF1" w:rsidRDefault="00583B74"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83B74" w:rsidRPr="003F7CF1" w:rsidRDefault="00583B74"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83B74" w:rsidRPr="003F7CF1" w:rsidRDefault="00583B74"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83B74" w:rsidRPr="003F7CF1" w:rsidRDefault="00583B74"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83B74" w:rsidRPr="003F7CF1" w:rsidRDefault="00583B74"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83B74" w:rsidRPr="003F7CF1" w:rsidRDefault="00583B74"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83B74" w:rsidRPr="003F7CF1" w:rsidRDefault="00583B74"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83B74" w:rsidRPr="003F7CF1" w:rsidRDefault="00583B74"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83B74" w:rsidRPr="003F7CF1" w:rsidRDefault="00583B74"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83B74" w:rsidRPr="003F7CF1" w:rsidRDefault="00583B74"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83B74" w:rsidRPr="003F7CF1" w:rsidRDefault="00583B74"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83B74" w:rsidRPr="003F7CF1" w:rsidRDefault="00583B74"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83B74" w:rsidRPr="003F7CF1" w:rsidRDefault="00583B74"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83B74" w:rsidRPr="003F7CF1" w:rsidRDefault="00583B74"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83B74" w:rsidRPr="003F7CF1" w:rsidRDefault="00583B74"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83B74" w:rsidRPr="003F7CF1" w:rsidRDefault="00583B74"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83B74" w:rsidRPr="003F7CF1" w:rsidRDefault="00583B74"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83B74" w:rsidRPr="003F7CF1" w:rsidRDefault="00583B74"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83B74" w:rsidRPr="003F7CF1" w:rsidRDefault="00583B74"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83B74" w:rsidRPr="003F7CF1" w:rsidRDefault="00583B74"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83B74" w:rsidRPr="003F7CF1" w:rsidRDefault="00583B74"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83B74" w:rsidRPr="003F7CF1" w:rsidRDefault="00583B74"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83B74" w:rsidRPr="003F7CF1" w:rsidRDefault="00583B74"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83B74" w:rsidRPr="003F7CF1" w:rsidRDefault="00583B74"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83B74" w:rsidRPr="003F7CF1" w:rsidRDefault="00583B74"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83B74" w:rsidRPr="003F7CF1" w:rsidRDefault="00583B74"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83B74" w:rsidRPr="003F7CF1" w:rsidRDefault="00583B74"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83B74" w:rsidRPr="003F7CF1" w:rsidRDefault="00583B74"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83B74" w:rsidRPr="003F7CF1" w:rsidRDefault="00583B74"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83B74" w:rsidRPr="003F7CF1" w:rsidRDefault="00583B74"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5" w:name="_Toc320485607"/>
      <w:bookmarkStart w:id="726" w:name="_Toc323656719"/>
      <w:bookmarkStart w:id="727" w:name="_Toc324085457"/>
      <w:bookmarkStart w:id="728" w:name="_Toc383781109"/>
      <w:bookmarkStart w:id="729" w:name="_Toc54120076"/>
      <w:r w:rsidRPr="00D822A3">
        <w:rPr>
          <w:lang w:val="en-GB"/>
        </w:rPr>
        <w:t>Static, Extern, and Register Variables</w:t>
      </w:r>
      <w:bookmarkEnd w:id="725"/>
      <w:bookmarkEnd w:id="726"/>
      <w:bookmarkEnd w:id="727"/>
      <w:bookmarkEnd w:id="728"/>
      <w:bookmarkEnd w:id="729"/>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4"/>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0" w:name="_Toc320485608"/>
      <w:bookmarkStart w:id="731" w:name="_Toc323656720"/>
      <w:bookmarkStart w:id="732" w:name="_Toc324085458"/>
      <w:bookmarkStart w:id="733" w:name="_Toc383781110"/>
      <w:bookmarkStart w:id="734" w:name="_Toc54120077"/>
      <w:r w:rsidRPr="00D822A3">
        <w:rPr>
          <w:lang w:val="en-GB"/>
        </w:rPr>
        <w:lastRenderedPageBreak/>
        <w:t>Recursion</w:t>
      </w:r>
      <w:bookmarkEnd w:id="730"/>
      <w:bookmarkEnd w:id="731"/>
      <w:bookmarkEnd w:id="732"/>
      <w:bookmarkEnd w:id="733"/>
      <w:bookmarkEnd w:id="734"/>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070829"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5" w:name="_Toc320485609"/>
      <w:bookmarkStart w:id="736" w:name="_Toc323656721"/>
      <w:bookmarkStart w:id="737" w:name="_Toc324085459"/>
      <w:bookmarkStart w:id="738" w:name="_Toc383781111"/>
      <w:bookmarkStart w:id="739" w:name="_Toc54120078"/>
      <w:r w:rsidRPr="00D822A3">
        <w:rPr>
          <w:lang w:val="en-GB"/>
        </w:rPr>
        <w:t>Definition</w:t>
      </w:r>
      <w:r w:rsidR="00E80032" w:rsidRPr="00D822A3">
        <w:rPr>
          <w:lang w:val="en-GB"/>
        </w:rPr>
        <w:t xml:space="preserve"> and Declaration</w:t>
      </w:r>
      <w:bookmarkEnd w:id="735"/>
      <w:bookmarkEnd w:id="736"/>
      <w:bookmarkEnd w:id="737"/>
      <w:bookmarkEnd w:id="738"/>
      <w:bookmarkEnd w:id="739"/>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070830"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070831"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0" w:name="_Toc320485610"/>
      <w:bookmarkStart w:id="741" w:name="_Toc323656722"/>
      <w:bookmarkStart w:id="742" w:name="_Toc324085460"/>
      <w:bookmarkStart w:id="743" w:name="_Toc383781112"/>
      <w:bookmarkStart w:id="744" w:name="_Toc54120079"/>
      <w:r w:rsidRPr="00D822A3">
        <w:rPr>
          <w:lang w:val="en-GB"/>
        </w:rPr>
        <w:t>Higher-Order Functions</w:t>
      </w:r>
      <w:bookmarkEnd w:id="740"/>
      <w:bookmarkEnd w:id="741"/>
      <w:bookmarkEnd w:id="742"/>
      <w:bookmarkEnd w:id="743"/>
      <w:bookmarkEnd w:id="744"/>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5" w:name="_Toc320485611"/>
      <w:bookmarkStart w:id="746" w:name="_Toc323656723"/>
      <w:bookmarkStart w:id="747" w:name="_Toc324085461"/>
      <w:bookmarkStart w:id="748" w:name="_Toc383781113"/>
      <w:bookmarkStart w:id="749" w:name="_Ref383865210"/>
      <w:bookmarkStart w:id="750" w:name="_Toc54120080"/>
      <w:r w:rsidRPr="00D822A3">
        <w:rPr>
          <w:lang w:val="en-GB"/>
        </w:rPr>
        <w:lastRenderedPageBreak/>
        <w:t>Structures and Linked Lists</w:t>
      </w:r>
      <w:bookmarkEnd w:id="745"/>
      <w:bookmarkEnd w:id="746"/>
      <w:bookmarkEnd w:id="747"/>
      <w:bookmarkEnd w:id="748"/>
      <w:bookmarkEnd w:id="749"/>
      <w:bookmarkEnd w:id="750"/>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83B74" w:rsidRPr="003F7CF1" w:rsidRDefault="00583B7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83B74" w:rsidRPr="003F7CF1" w:rsidRDefault="00583B7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83B74" w:rsidRPr="003F7CF1" w:rsidRDefault="00583B7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83B74" w:rsidRPr="003F7CF1" w:rsidRDefault="00583B7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83B74" w:rsidRPr="003F7CF1" w:rsidRDefault="00583B7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83B74" w:rsidRPr="003F7CF1" w:rsidRDefault="00583B7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83B74" w:rsidRPr="003F7CF1" w:rsidRDefault="00583B7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83B74" w:rsidRPr="003F7CF1" w:rsidRDefault="00583B7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83B74" w:rsidRPr="003F7CF1" w:rsidRDefault="00583B7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83B74" w:rsidRPr="003F7CF1" w:rsidRDefault="00583B7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83B74" w:rsidRPr="003F7CF1" w:rsidRDefault="00583B74"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83B74" w:rsidRPr="003F7CF1" w:rsidRDefault="00583B74"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83B74" w:rsidRPr="003F7CF1" w:rsidRDefault="00583B74"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83B74" w:rsidRPr="003F7CF1" w:rsidRDefault="00583B74"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83B74" w:rsidRPr="003F7CF1" w:rsidRDefault="00583B74"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83B74" w:rsidRPr="003F7CF1" w:rsidRDefault="00583B74"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83B74" w:rsidRPr="003F7CF1" w:rsidRDefault="00583B74"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83B74" w:rsidRPr="003F7CF1" w:rsidRDefault="00583B74"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83B74" w:rsidRPr="003F7CF1" w:rsidRDefault="00583B74"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83B74" w:rsidRPr="003F7CF1" w:rsidRDefault="00583B74"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83B74" w:rsidRPr="003F7CF1" w:rsidRDefault="00583B74"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83B74" w:rsidRPr="003F7CF1" w:rsidRDefault="00583B74"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83B74" w:rsidRPr="003F7CF1" w:rsidRDefault="00583B74"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1" w:name="_Toc320485612"/>
      <w:bookmarkStart w:id="752" w:name="_Toc323656724"/>
      <w:bookmarkStart w:id="753" w:name="_Toc324085462"/>
      <w:bookmarkStart w:id="754" w:name="_Toc383781114"/>
      <w:bookmarkStart w:id="755" w:name="_Toc54120081"/>
      <w:r w:rsidRPr="00D822A3">
        <w:rPr>
          <w:lang w:val="en-GB"/>
        </w:rPr>
        <w:t>Stacks and Linked Lists</w:t>
      </w:r>
      <w:bookmarkEnd w:id="751"/>
      <w:bookmarkEnd w:id="752"/>
      <w:bookmarkEnd w:id="753"/>
      <w:bookmarkEnd w:id="754"/>
      <w:bookmarkEnd w:id="755"/>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83B74" w:rsidRPr="003F7CF1" w:rsidRDefault="00583B7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83B74" w:rsidRPr="003F7CF1" w:rsidRDefault="00583B7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83B74" w:rsidRPr="003F7CF1" w:rsidRDefault="00583B7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83B74" w:rsidRPr="003F7CF1" w:rsidRDefault="00583B74" w:rsidP="00E80032">
                              <w:pPr>
                                <w:pStyle w:val="SourceCodeBoxText"/>
                                <w:rPr>
                                  <w:sz w:val="19"/>
                                  <w:szCs w:val="19"/>
                                  <w:lang w:val="en-US"/>
                                </w:rPr>
                              </w:pPr>
                              <w:r w:rsidRPr="003F7CF1">
                                <w:rPr>
                                  <w:sz w:val="19"/>
                                  <w:szCs w:val="19"/>
                                  <w:lang w:val="en-US"/>
                                </w:rPr>
                                <w:t>push 1</w:t>
                              </w:r>
                            </w:p>
                            <w:p w14:paraId="3C159322" w14:textId="77777777" w:rsidR="00583B74" w:rsidRPr="003F7CF1" w:rsidRDefault="00583B74" w:rsidP="00E80032">
                              <w:pPr>
                                <w:pStyle w:val="SourceCodeBoxText"/>
                                <w:rPr>
                                  <w:sz w:val="19"/>
                                  <w:szCs w:val="19"/>
                                  <w:lang w:val="en-US"/>
                                </w:rPr>
                              </w:pPr>
                              <w:r w:rsidRPr="003F7CF1">
                                <w:rPr>
                                  <w:sz w:val="19"/>
                                  <w:szCs w:val="19"/>
                                  <w:lang w:val="en-US"/>
                                </w:rPr>
                                <w:t>push 2</w:t>
                              </w:r>
                            </w:p>
                            <w:p w14:paraId="22BA48C9" w14:textId="77777777" w:rsidR="00583B74" w:rsidRPr="003F7CF1" w:rsidRDefault="00583B74" w:rsidP="00E80032">
                              <w:pPr>
                                <w:pStyle w:val="SourceCodeBoxText"/>
                                <w:rPr>
                                  <w:sz w:val="19"/>
                                  <w:szCs w:val="19"/>
                                  <w:lang w:val="en-US"/>
                                </w:rPr>
                              </w:pPr>
                              <w:r w:rsidRPr="003F7CF1">
                                <w:rPr>
                                  <w:sz w:val="19"/>
                                  <w:szCs w:val="19"/>
                                  <w:lang w:val="en-US"/>
                                </w:rPr>
                                <w:t>push 3</w:t>
                              </w:r>
                            </w:p>
                            <w:p w14:paraId="5F86FACB"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83B74" w:rsidRPr="003F7CF1" w:rsidRDefault="00583B74"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83B74" w:rsidRPr="003F7CF1" w:rsidRDefault="00583B74"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83B74" w:rsidRPr="003F7CF1" w:rsidRDefault="00583B74"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83B74" w:rsidRPr="003F7CF1" w:rsidRDefault="00583B74" w:rsidP="00E80032">
                        <w:pPr>
                          <w:pStyle w:val="SourceCodeBoxText"/>
                          <w:rPr>
                            <w:sz w:val="19"/>
                            <w:szCs w:val="19"/>
                            <w:lang w:val="en-US"/>
                          </w:rPr>
                        </w:pPr>
                        <w:r w:rsidRPr="003F7CF1">
                          <w:rPr>
                            <w:sz w:val="19"/>
                            <w:szCs w:val="19"/>
                            <w:lang w:val="en-US"/>
                          </w:rPr>
                          <w:t>push 1</w:t>
                        </w:r>
                      </w:p>
                      <w:p w14:paraId="3C159322" w14:textId="77777777" w:rsidR="00583B74" w:rsidRPr="003F7CF1" w:rsidRDefault="00583B74" w:rsidP="00E80032">
                        <w:pPr>
                          <w:pStyle w:val="SourceCodeBoxText"/>
                          <w:rPr>
                            <w:sz w:val="19"/>
                            <w:szCs w:val="19"/>
                            <w:lang w:val="en-US"/>
                          </w:rPr>
                        </w:pPr>
                        <w:r w:rsidRPr="003F7CF1">
                          <w:rPr>
                            <w:sz w:val="19"/>
                            <w:szCs w:val="19"/>
                            <w:lang w:val="en-US"/>
                          </w:rPr>
                          <w:t>push 2</w:t>
                        </w:r>
                      </w:p>
                      <w:p w14:paraId="22BA48C9" w14:textId="77777777" w:rsidR="00583B74" w:rsidRPr="003F7CF1" w:rsidRDefault="00583B74" w:rsidP="00E80032">
                        <w:pPr>
                          <w:pStyle w:val="SourceCodeBoxText"/>
                          <w:rPr>
                            <w:sz w:val="19"/>
                            <w:szCs w:val="19"/>
                            <w:lang w:val="en-US"/>
                          </w:rPr>
                        </w:pPr>
                        <w:r w:rsidRPr="003F7CF1">
                          <w:rPr>
                            <w:sz w:val="19"/>
                            <w:szCs w:val="19"/>
                            <w:lang w:val="en-US"/>
                          </w:rPr>
                          <w:t>push 3</w:t>
                        </w:r>
                      </w:p>
                      <w:p w14:paraId="5F86FACB" w14:textId="77777777" w:rsidR="00583B74" w:rsidRPr="003F7CF1" w:rsidRDefault="00583B74"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83B74" w:rsidRPr="003F7CF1" w:rsidRDefault="00583B7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83B74" w:rsidRPr="003F7CF1" w:rsidRDefault="00583B7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83B74" w:rsidRPr="003F7CF1" w:rsidRDefault="00583B7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83B74" w:rsidRPr="003F7CF1" w:rsidRDefault="00583B7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83B74" w:rsidRPr="003F7CF1" w:rsidRDefault="00583B7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83B74" w:rsidRPr="003F7CF1" w:rsidRDefault="00583B7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83B74" w:rsidRPr="003F7CF1" w:rsidRDefault="00583B7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83B74" w:rsidRPr="003F7CF1" w:rsidRDefault="00583B7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83B74" w:rsidRPr="003F7CF1" w:rsidRDefault="00583B7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83B74" w:rsidRPr="003F7CF1" w:rsidRDefault="00583B7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83B74" w:rsidRPr="003F7CF1" w:rsidRDefault="00583B74"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83B74" w:rsidRPr="003F7CF1" w:rsidRDefault="00583B74"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83B74" w:rsidRPr="003F7CF1" w:rsidRDefault="00583B74"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83B74" w:rsidRPr="003F7CF1" w:rsidRDefault="00583B74"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83B74" w:rsidRPr="003F7CF1" w:rsidRDefault="00583B74"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83B74" w:rsidRPr="003F7CF1" w:rsidRDefault="00583B74"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83B74" w:rsidRPr="003F7CF1" w:rsidRDefault="00583B74"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83B74" w:rsidRPr="003F7CF1" w:rsidRDefault="00583B74"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83B74" w:rsidRPr="003F7CF1" w:rsidRDefault="00583B74"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83B74" w:rsidRPr="003F7CF1" w:rsidRDefault="00583B74"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83B74" w:rsidRPr="003F7CF1" w:rsidRDefault="00583B74"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83B74" w:rsidRPr="003F7CF1" w:rsidRDefault="00583B74"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83B74" w:rsidRPr="003F7CF1" w:rsidRDefault="00583B74"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83B74" w:rsidRPr="003F7CF1" w:rsidRDefault="00583B74"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83B74" w:rsidRPr="003F7CF1" w:rsidRDefault="00583B74"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83B74" w:rsidRPr="003F7CF1" w:rsidRDefault="00583B74"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83B74" w:rsidRPr="003F7CF1" w:rsidRDefault="00583B74"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83B74" w:rsidRPr="003F7CF1" w:rsidRDefault="00583B74"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83B74" w:rsidRPr="003F7CF1" w:rsidRDefault="00583B74"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83B74" w:rsidRPr="003F7CF1" w:rsidRDefault="00583B74"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83B74" w:rsidRPr="003F7CF1" w:rsidRDefault="00583B74"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83B74" w:rsidRPr="003F7CF1" w:rsidRDefault="00583B74"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83B74" w:rsidRPr="003F7CF1" w:rsidRDefault="00583B7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83B74" w:rsidRPr="003F7CF1" w:rsidRDefault="00583B74"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83B74" w:rsidRPr="003F7CF1" w:rsidRDefault="00583B74" w:rsidP="00E80032">
                              <w:pPr>
                                <w:pStyle w:val="SourceCodeBoxText"/>
                                <w:rPr>
                                  <w:sz w:val="19"/>
                                  <w:szCs w:val="19"/>
                                  <w:lang w:val="en-US"/>
                                </w:rPr>
                              </w:pPr>
                              <w:r w:rsidRPr="003F7CF1">
                                <w:rPr>
                                  <w:sz w:val="19"/>
                                  <w:szCs w:val="19"/>
                                  <w:lang w:val="en-US"/>
                                </w:rPr>
                                <w:t>3</w:t>
                              </w:r>
                            </w:p>
                            <w:p w14:paraId="40F6D3AC" w14:textId="77777777" w:rsidR="00583B74" w:rsidRPr="003F7CF1" w:rsidRDefault="00583B74"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83B74" w:rsidRPr="003F7CF1" w:rsidRDefault="00583B7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83B74" w:rsidRPr="003F7CF1" w:rsidRDefault="00583B7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83B74" w:rsidRPr="003F7CF1" w:rsidRDefault="00583B7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83B74" w:rsidRPr="003F7CF1" w:rsidRDefault="00583B7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83B74" w:rsidRPr="003F7CF1" w:rsidRDefault="00583B7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83B74" w:rsidRPr="003F7CF1" w:rsidRDefault="00583B7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83B74" w:rsidRPr="003F7CF1" w:rsidRDefault="00583B7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83B74" w:rsidRPr="003F7CF1" w:rsidRDefault="00583B74"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83B74" w:rsidRPr="003F7CF1" w:rsidRDefault="00583B7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83B74" w:rsidRPr="003F7CF1" w:rsidRDefault="00583B74"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83B74" w:rsidRPr="003F7CF1" w:rsidRDefault="00583B74" w:rsidP="00E80032">
                        <w:pPr>
                          <w:pStyle w:val="SourceCodeBoxText"/>
                          <w:rPr>
                            <w:sz w:val="19"/>
                            <w:szCs w:val="19"/>
                            <w:lang w:val="en-US"/>
                          </w:rPr>
                        </w:pPr>
                        <w:r w:rsidRPr="003F7CF1">
                          <w:rPr>
                            <w:sz w:val="19"/>
                            <w:szCs w:val="19"/>
                            <w:lang w:val="en-US"/>
                          </w:rPr>
                          <w:t>3</w:t>
                        </w:r>
                      </w:p>
                      <w:p w14:paraId="40F6D3AC" w14:textId="77777777" w:rsidR="00583B74" w:rsidRPr="003F7CF1" w:rsidRDefault="00583B74"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83B74" w:rsidRPr="003F7CF1" w:rsidRDefault="00583B74"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83B74" w:rsidRPr="003F7CF1" w:rsidRDefault="00583B74"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83B74" w:rsidRPr="003F7CF1" w:rsidRDefault="00583B74"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83B74" w:rsidRPr="003F7CF1" w:rsidRDefault="00583B74"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83B74" w:rsidRPr="003F7CF1" w:rsidRDefault="00583B74"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83B74" w:rsidRPr="003F7CF1" w:rsidRDefault="00583B74"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83B74" w:rsidRPr="003F7CF1" w:rsidRDefault="00583B74"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83B74" w:rsidRPr="003F7CF1" w:rsidRDefault="00583B74"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83B74" w:rsidRPr="003F7CF1" w:rsidRDefault="00583B74"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83B74" w:rsidRPr="003F7CF1" w:rsidRDefault="00583B74"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83B74" w:rsidRPr="003F7CF1" w:rsidRDefault="00583B74"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83B74" w:rsidRPr="003F7CF1" w:rsidRDefault="00583B74"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83B74" w:rsidRPr="003F7CF1" w:rsidRDefault="00583B74"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56" w:name="_Toc320485613"/>
      <w:bookmarkStart w:id="757" w:name="_Toc323656725"/>
      <w:bookmarkStart w:id="758" w:name="_Toc324085463"/>
      <w:bookmarkStart w:id="759" w:name="_Toc383781115"/>
      <w:bookmarkStart w:id="760" w:name="_Toc54120082"/>
      <w:r w:rsidRPr="00D822A3">
        <w:rPr>
          <w:lang w:val="en-GB"/>
        </w:rPr>
        <w:t>Unions</w:t>
      </w:r>
      <w:bookmarkEnd w:id="756"/>
      <w:bookmarkEnd w:id="757"/>
      <w:bookmarkEnd w:id="758"/>
      <w:bookmarkEnd w:id="759"/>
      <w:bookmarkEnd w:id="760"/>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1" w:name="_Toc320485614"/>
      <w:bookmarkStart w:id="762" w:name="_Toc323656726"/>
      <w:bookmarkStart w:id="763" w:name="_Toc324085464"/>
      <w:bookmarkStart w:id="764" w:name="_Toc383781116"/>
      <w:bookmarkStart w:id="765" w:name="_Toc54120083"/>
      <w:r w:rsidRPr="00D822A3">
        <w:rPr>
          <w:lang w:val="en-GB"/>
        </w:rPr>
        <w:t>Bitfields</w:t>
      </w:r>
      <w:bookmarkEnd w:id="761"/>
      <w:bookmarkEnd w:id="762"/>
      <w:bookmarkEnd w:id="763"/>
      <w:bookmarkEnd w:id="764"/>
      <w:bookmarkEnd w:id="765"/>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66"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67" w:name="_Toc320485616"/>
      <w:bookmarkStart w:id="768" w:name="_Toc323656727"/>
      <w:bookmarkStart w:id="769" w:name="_Toc324085465"/>
      <w:bookmarkStart w:id="770" w:name="_Toc383781117"/>
      <w:bookmarkStart w:id="771" w:name="_Toc54120084"/>
      <w:r w:rsidRPr="00D822A3">
        <w:rPr>
          <w:lang w:val="en-GB"/>
        </w:rPr>
        <w:t>Structures with function pointers</w:t>
      </w:r>
      <w:bookmarkEnd w:id="767"/>
      <w:bookmarkEnd w:id="768"/>
      <w:bookmarkEnd w:id="769"/>
      <w:bookmarkEnd w:id="770"/>
      <w:bookmarkEnd w:id="771"/>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5"/>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2" w:name="_Toc320485619"/>
      <w:bookmarkStart w:id="773" w:name="_Toc323656728"/>
      <w:bookmarkStart w:id="774" w:name="_Toc324085466"/>
      <w:bookmarkStart w:id="775" w:name="_Toc383781118"/>
      <w:bookmarkStart w:id="776" w:name="_Ref383781494"/>
      <w:bookmarkStart w:id="777" w:name="_Ref383865235"/>
      <w:bookmarkStart w:id="778" w:name="_Ref383865434"/>
      <w:bookmarkStart w:id="779" w:name="_Ref383866090"/>
      <w:bookmarkStart w:id="780" w:name="_Toc54120085"/>
      <w:r w:rsidRPr="00D822A3">
        <w:rPr>
          <w:lang w:val="en-GB"/>
        </w:rPr>
        <w:t>The Preprocessor</w:t>
      </w:r>
      <w:bookmarkEnd w:id="772"/>
      <w:bookmarkEnd w:id="773"/>
      <w:bookmarkEnd w:id="774"/>
      <w:bookmarkEnd w:id="775"/>
      <w:bookmarkEnd w:id="776"/>
      <w:bookmarkEnd w:id="777"/>
      <w:bookmarkEnd w:id="778"/>
      <w:bookmarkEnd w:id="779"/>
      <w:bookmarkEnd w:id="780"/>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1" w:name="_Toc320485618"/>
      <w:bookmarkStart w:id="782" w:name="_Toc323656729"/>
      <w:bookmarkStart w:id="783" w:name="_Toc324085467"/>
      <w:bookmarkStart w:id="784" w:name="_Toc383781119"/>
      <w:bookmarkStart w:id="785" w:name="_Toc54120086"/>
      <w:bookmarkStart w:id="786" w:name="_Toc320485621"/>
      <w:r w:rsidRPr="00D822A3">
        <w:rPr>
          <w:lang w:val="en-GB"/>
        </w:rPr>
        <w:t>The Standard Library</w:t>
      </w:r>
      <w:bookmarkEnd w:id="781"/>
      <w:bookmarkEnd w:id="782"/>
      <w:bookmarkEnd w:id="783"/>
      <w:bookmarkEnd w:id="784"/>
      <w:bookmarkEnd w:id="785"/>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87" w:name="_Toc323656730"/>
      <w:bookmarkStart w:id="788" w:name="_Toc324085468"/>
      <w:bookmarkStart w:id="789" w:name="_Toc383781120"/>
      <w:bookmarkStart w:id="790" w:name="_Toc54120087"/>
      <w:r w:rsidRPr="00D822A3">
        <w:rPr>
          <w:lang w:val="en-GB"/>
        </w:rPr>
        <w:t>File Management</w:t>
      </w:r>
      <w:bookmarkEnd w:id="787"/>
      <w:bookmarkEnd w:id="788"/>
      <w:bookmarkEnd w:id="789"/>
      <w:bookmarkEnd w:id="790"/>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1" w:name="_Toc323656731"/>
      <w:bookmarkStart w:id="792" w:name="_Toc324085469"/>
      <w:bookmarkStart w:id="793" w:name="_Toc383781121"/>
      <w:bookmarkStart w:id="794" w:name="_Toc54120088"/>
      <w:r w:rsidRPr="00D822A3">
        <w:rPr>
          <w:lang w:val="en-GB"/>
        </w:rPr>
        <w:t>Program Parameters</w:t>
      </w:r>
      <w:bookmarkEnd w:id="791"/>
      <w:bookmarkEnd w:id="792"/>
      <w:bookmarkEnd w:id="793"/>
      <w:bookmarkEnd w:id="794"/>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5" w:name="_Toc323656732"/>
      <w:bookmarkStart w:id="796" w:name="_Toc324085470"/>
      <w:bookmarkStart w:id="797" w:name="_Toc383781122"/>
      <w:bookmarkStart w:id="798" w:name="_Toc54120089"/>
      <w:r w:rsidRPr="00D822A3">
        <w:rPr>
          <w:lang w:val="en-GB"/>
        </w:rPr>
        <w:t>Environment Functions</w:t>
      </w:r>
      <w:bookmarkEnd w:id="795"/>
      <w:bookmarkEnd w:id="796"/>
      <w:bookmarkEnd w:id="797"/>
      <w:bookmarkEnd w:id="798"/>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799"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0" w:author="Stefan Björnander" w:date="2012-05-06T21:51:00Z">
            <w:rPr>
              <w:color w:val="0000FF"/>
            </w:rPr>
          </w:rPrChange>
        </w:rPr>
        <w:t>void</w:t>
      </w:r>
      <w:r w:rsidRPr="00D822A3">
        <w:rPr>
          <w:lang w:val="en-GB"/>
        </w:rPr>
        <w:t xml:space="preserve"> ExitFunction(</w:t>
      </w:r>
      <w:r w:rsidRPr="00D822A3">
        <w:rPr>
          <w:color w:val="000000" w:themeColor="text1"/>
          <w:lang w:val="en-GB"/>
          <w:rPrChange w:id="801"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2"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3" w:name="_Toc323656733"/>
      <w:bookmarkStart w:id="804" w:name="_Toc324085471"/>
      <w:bookmarkStart w:id="805" w:name="_Toc383781123"/>
      <w:bookmarkStart w:id="806" w:name="_Ref383865473"/>
      <w:bookmarkStart w:id="807" w:name="_Ref383865556"/>
      <w:bookmarkStart w:id="808" w:name="_Toc54120090"/>
      <w:r w:rsidRPr="00D822A3">
        <w:rPr>
          <w:lang w:val="en-GB"/>
        </w:rPr>
        <w:t>Searching and Sorting</w:t>
      </w:r>
      <w:bookmarkEnd w:id="803"/>
      <w:bookmarkEnd w:id="804"/>
      <w:bookmarkEnd w:id="805"/>
      <w:bookmarkEnd w:id="806"/>
      <w:bookmarkEnd w:id="807"/>
      <w:bookmarkEnd w:id="808"/>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09"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1" w:author="Stefan Björnander" w:date="2012-05-06T21:51:00Z">
            <w:rPr>
              <w:color w:val="0000FF"/>
            </w:rPr>
          </w:rPrChange>
        </w:rPr>
        <w:t>const</w:t>
      </w:r>
      <w:r w:rsidRPr="00D822A3">
        <w:rPr>
          <w:lang w:val="en-GB"/>
        </w:rPr>
        <w:t xml:space="preserve"> </w:t>
      </w:r>
      <w:r w:rsidRPr="00D822A3">
        <w:rPr>
          <w:color w:val="000000" w:themeColor="text1"/>
          <w:lang w:val="en-GB"/>
          <w:rPrChange w:id="812" w:author="Stefan Björnander" w:date="2012-05-06T21:51:00Z">
            <w:rPr>
              <w:color w:val="0000FF"/>
            </w:rPr>
          </w:rPrChange>
        </w:rPr>
        <w:t>int</w:t>
      </w:r>
      <w:r w:rsidRPr="00D822A3">
        <w:rPr>
          <w:lang w:val="en-GB"/>
        </w:rPr>
        <w:t xml:space="preserve">* intPtr1, </w:t>
      </w:r>
      <w:r w:rsidRPr="00D822A3">
        <w:rPr>
          <w:color w:val="000000" w:themeColor="text1"/>
          <w:lang w:val="en-GB"/>
          <w:rPrChange w:id="813" w:author="Stefan Björnander" w:date="2012-05-06T21:51:00Z">
            <w:rPr>
              <w:color w:val="0000FF"/>
            </w:rPr>
          </w:rPrChange>
        </w:rPr>
        <w:t>const</w:t>
      </w:r>
      <w:r w:rsidRPr="00D822A3">
        <w:rPr>
          <w:lang w:val="en-GB"/>
        </w:rPr>
        <w:t xml:space="preserve"> </w:t>
      </w:r>
      <w:r w:rsidRPr="00D822A3">
        <w:rPr>
          <w:color w:val="000000" w:themeColor="text1"/>
          <w:lang w:val="en-GB"/>
          <w:rPrChange w:id="814"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5"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16"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17"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18"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0"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1"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2"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3" w:name="_Toc323656734"/>
      <w:bookmarkStart w:id="824" w:name="_Toc324085472"/>
      <w:bookmarkStart w:id="825" w:name="_Toc383781124"/>
      <w:bookmarkStart w:id="826" w:name="_Toc54120091"/>
      <w:r w:rsidRPr="00D822A3">
        <w:rPr>
          <w:lang w:val="en-GB"/>
        </w:rPr>
        <w:t xml:space="preserve">Functions with </w:t>
      </w:r>
      <w:bookmarkStart w:id="827" w:name="_Toc320485620"/>
      <w:r w:rsidRPr="00D822A3">
        <w:rPr>
          <w:lang w:val="en-GB"/>
        </w:rPr>
        <w:t>Variable Number of Parameters</w:t>
      </w:r>
      <w:bookmarkEnd w:id="823"/>
      <w:bookmarkEnd w:id="824"/>
      <w:bookmarkEnd w:id="825"/>
      <w:bookmarkEnd w:id="827"/>
      <w:bookmarkEnd w:id="826"/>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28" w:name="_Toc323656735"/>
      <w:bookmarkStart w:id="829" w:name="_Toc324085473"/>
      <w:bookmarkStart w:id="830" w:name="_Toc383781125"/>
      <w:bookmarkStart w:id="831" w:name="_Toc54120092"/>
      <w:r w:rsidRPr="00D822A3">
        <w:rPr>
          <w:lang w:val="en-GB"/>
        </w:rPr>
        <w:t>String Management</w:t>
      </w:r>
      <w:bookmarkEnd w:id="828"/>
      <w:bookmarkEnd w:id="829"/>
      <w:bookmarkEnd w:id="830"/>
      <w:bookmarkEnd w:id="831"/>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2"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3"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4" w:author="Stefan Björnander" w:date="2012-05-06T21:51:00Z">
            <w:rPr>
              <w:color w:val="0000FF"/>
            </w:rPr>
          </w:rPrChange>
        </w:rPr>
        <w:t>int</w:t>
      </w:r>
      <w:r w:rsidRPr="00D822A3">
        <w:rPr>
          <w:lang w:val="en-GB"/>
        </w:rPr>
        <w:t xml:space="preserve"> LastIndexOf(</w:t>
      </w:r>
      <w:r w:rsidRPr="00D822A3">
        <w:rPr>
          <w:color w:val="000000" w:themeColor="text1"/>
          <w:lang w:val="en-GB"/>
          <w:rPrChange w:id="835" w:author="Stefan Björnander" w:date="2012-05-06T21:51:00Z">
            <w:rPr>
              <w:color w:val="0000FF"/>
            </w:rPr>
          </w:rPrChange>
        </w:rPr>
        <w:t>char</w:t>
      </w:r>
      <w:r w:rsidRPr="00D822A3">
        <w:rPr>
          <w:lang w:val="en-GB"/>
        </w:rPr>
        <w:t xml:space="preserve"> s[], </w:t>
      </w:r>
      <w:r w:rsidRPr="00D822A3">
        <w:rPr>
          <w:color w:val="000000" w:themeColor="text1"/>
          <w:lang w:val="en-GB"/>
          <w:rPrChange w:id="836"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37" w:author="Stefan Björnander" w:date="2012-05-06T21:51:00Z">
            <w:rPr>
              <w:color w:val="A31515"/>
            </w:rPr>
          </w:rPrChange>
        </w:rPr>
        <w:t>"Hello"</w:t>
      </w:r>
      <w:r w:rsidRPr="00D822A3">
        <w:rPr>
          <w:lang w:val="en-GB"/>
        </w:rPr>
        <w:t xml:space="preserve">, s2[] = </w:t>
      </w:r>
      <w:r w:rsidRPr="00D822A3">
        <w:rPr>
          <w:color w:val="000000" w:themeColor="text1"/>
          <w:lang w:val="en-GB"/>
          <w:rPrChange w:id="838"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39"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1"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2" w:author="Stefan Björnander" w:date="2012-05-06T21:51:00Z">
            <w:rPr>
              <w:color w:val="0000FF"/>
            </w:rPr>
          </w:rPrChange>
        </w:rPr>
        <w:t>if</w:t>
      </w:r>
      <w:r w:rsidRPr="00D822A3">
        <w:rPr>
          <w:lang w:val="en-GB"/>
        </w:rPr>
        <w:t xml:space="preserve"> (sscanf(s2, </w:t>
      </w:r>
      <w:r w:rsidRPr="00D822A3">
        <w:rPr>
          <w:color w:val="000000" w:themeColor="text1"/>
          <w:lang w:val="en-GB"/>
          <w:rPrChange w:id="843"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4"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5" w:name="_Toc323656736"/>
      <w:bookmarkStart w:id="846" w:name="_Toc324085474"/>
      <w:bookmarkStart w:id="847" w:name="_Toc383781126"/>
      <w:bookmarkStart w:id="848" w:name="_Toc54120093"/>
      <w:r w:rsidRPr="00D822A3">
        <w:rPr>
          <w:lang w:val="en-GB"/>
        </w:rPr>
        <w:t>Memory Management</w:t>
      </w:r>
      <w:bookmarkEnd w:id="845"/>
      <w:bookmarkEnd w:id="846"/>
      <w:bookmarkEnd w:id="847"/>
      <w:bookmarkEnd w:id="848"/>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49"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0"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1" w:name="_Toc323656737"/>
      <w:bookmarkStart w:id="852" w:name="_Toc324085475"/>
      <w:bookmarkStart w:id="853" w:name="_Toc383781127"/>
      <w:bookmarkStart w:id="854" w:name="_Toc54120094"/>
      <w:r w:rsidRPr="00D822A3">
        <w:rPr>
          <w:lang w:val="en-GB"/>
        </w:rPr>
        <w:t>Mathematical Functions</w:t>
      </w:r>
      <w:bookmarkEnd w:id="851"/>
      <w:bookmarkEnd w:id="852"/>
      <w:bookmarkEnd w:id="853"/>
      <w:bookmarkEnd w:id="854"/>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5" w:name="_Toc320485615"/>
      <w:bookmarkStart w:id="856" w:name="_Toc323656738"/>
      <w:bookmarkStart w:id="857" w:name="_Toc324085476"/>
      <w:bookmarkStart w:id="858" w:name="_Toc383781128"/>
      <w:bookmarkStart w:id="859" w:name="_Toc54120095"/>
      <w:r w:rsidRPr="00D822A3">
        <w:rPr>
          <w:lang w:val="en-GB"/>
        </w:rPr>
        <w:t>Long Jumps</w:t>
      </w:r>
      <w:bookmarkEnd w:id="855"/>
      <w:bookmarkEnd w:id="856"/>
      <w:bookmarkEnd w:id="857"/>
      <w:bookmarkEnd w:id="858"/>
      <w:bookmarkEnd w:id="859"/>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6"/>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0" w:name="_Toc323656739"/>
      <w:bookmarkStart w:id="861" w:name="_Toc324085477"/>
      <w:bookmarkStart w:id="862" w:name="_Toc383781129"/>
      <w:bookmarkStart w:id="863" w:name="_Toc54120096"/>
      <w:r w:rsidRPr="00D822A3">
        <w:rPr>
          <w:lang w:val="en-GB"/>
        </w:rPr>
        <w:t>Time</w:t>
      </w:r>
      <w:bookmarkEnd w:id="860"/>
      <w:bookmarkEnd w:id="861"/>
      <w:bookmarkEnd w:id="862"/>
      <w:bookmarkEnd w:id="863"/>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4" w:author="Stefan Björnander" w:date="2012-05-06T21:51:00Z">
            <w:rPr>
              <w:color w:val="A31515"/>
            </w:rPr>
          </w:rPrChange>
        </w:rPr>
        <w:t>"Feb"</w:t>
      </w:r>
      <w:r w:rsidRPr="00D822A3">
        <w:rPr>
          <w:lang w:val="en-GB"/>
        </w:rPr>
        <w:t xml:space="preserve">, </w:t>
      </w:r>
      <w:r w:rsidRPr="00D822A3">
        <w:rPr>
          <w:color w:val="000000" w:themeColor="text1"/>
          <w:lang w:val="en-GB"/>
          <w:rPrChange w:id="865" w:author="Stefan Björnander" w:date="2012-05-06T21:51:00Z">
            <w:rPr>
              <w:color w:val="A31515"/>
            </w:rPr>
          </w:rPrChange>
        </w:rPr>
        <w:t>"Mar"</w:t>
      </w:r>
      <w:r w:rsidRPr="00D822A3">
        <w:rPr>
          <w:lang w:val="en-GB"/>
        </w:rPr>
        <w:t xml:space="preserve">, </w:t>
      </w:r>
      <w:r w:rsidRPr="00D822A3">
        <w:rPr>
          <w:color w:val="000000" w:themeColor="text1"/>
          <w:lang w:val="en-GB"/>
          <w:rPrChange w:id="866"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67" w:author="Stefan Björnander" w:date="2012-05-06T21:51:00Z">
            <w:rPr>
              <w:color w:val="A31515"/>
            </w:rPr>
          </w:rPrChange>
        </w:rPr>
        <w:t>"Jun"</w:t>
      </w:r>
      <w:r w:rsidRPr="00D822A3">
        <w:rPr>
          <w:lang w:val="en-GB"/>
        </w:rPr>
        <w:t xml:space="preserve">, </w:t>
      </w:r>
      <w:r w:rsidRPr="00D822A3">
        <w:rPr>
          <w:color w:val="000000" w:themeColor="text1"/>
          <w:lang w:val="en-GB"/>
          <w:rPrChange w:id="868" w:author="Stefan Björnander" w:date="2012-05-06T21:51:00Z">
            <w:rPr>
              <w:color w:val="A31515"/>
            </w:rPr>
          </w:rPrChange>
        </w:rPr>
        <w:t>"Jul"</w:t>
      </w:r>
      <w:r w:rsidRPr="00D822A3">
        <w:rPr>
          <w:lang w:val="en-GB"/>
        </w:rPr>
        <w:t xml:space="preserve">, </w:t>
      </w:r>
      <w:r w:rsidRPr="00D822A3">
        <w:rPr>
          <w:color w:val="000000" w:themeColor="text1"/>
          <w:lang w:val="en-GB"/>
          <w:rPrChange w:id="869"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0" w:author="Stefan Björnander" w:date="2012-05-06T21:51:00Z">
            <w:rPr>
              <w:color w:val="A31515"/>
            </w:rPr>
          </w:rPrChange>
        </w:rPr>
        <w:t>"Oct"</w:t>
      </w:r>
      <w:r w:rsidRPr="00D822A3">
        <w:rPr>
          <w:lang w:val="en-GB"/>
        </w:rPr>
        <w:t xml:space="preserve">, </w:t>
      </w:r>
      <w:r w:rsidRPr="00D822A3">
        <w:rPr>
          <w:color w:val="000000" w:themeColor="text1"/>
          <w:lang w:val="en-GB"/>
          <w:rPrChange w:id="871" w:author="Stefan Björnander" w:date="2012-05-06T21:51:00Z">
            <w:rPr>
              <w:color w:val="A31515"/>
            </w:rPr>
          </w:rPrChange>
        </w:rPr>
        <w:t>"Nov"</w:t>
      </w:r>
      <w:r w:rsidRPr="00D822A3">
        <w:rPr>
          <w:lang w:val="en-GB"/>
        </w:rPr>
        <w:t>,</w:t>
      </w:r>
      <w:r w:rsidRPr="00D822A3">
        <w:rPr>
          <w:color w:val="000000" w:themeColor="text1"/>
          <w:lang w:val="en-GB"/>
          <w:rPrChange w:id="872"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3" w:author="Stefan Björnander" w:date="2012-05-06T21:51:00Z">
            <w:rPr>
              <w:color w:val="A31515"/>
            </w:rPr>
          </w:rPrChange>
        </w:rPr>
        <w:t>"Mon"</w:t>
      </w:r>
      <w:r w:rsidRPr="00D822A3">
        <w:rPr>
          <w:lang w:val="en-GB"/>
        </w:rPr>
        <w:t xml:space="preserve">, </w:t>
      </w:r>
      <w:r w:rsidRPr="00D822A3">
        <w:rPr>
          <w:color w:val="000000" w:themeColor="text1"/>
          <w:lang w:val="en-GB"/>
          <w:rPrChange w:id="874" w:author="Stefan Björnander" w:date="2012-05-06T21:51:00Z">
            <w:rPr>
              <w:color w:val="A31515"/>
            </w:rPr>
          </w:rPrChange>
        </w:rPr>
        <w:t>"Tue"</w:t>
      </w:r>
      <w:r w:rsidRPr="00D822A3">
        <w:rPr>
          <w:lang w:val="en-GB"/>
        </w:rPr>
        <w:t xml:space="preserve">, </w:t>
      </w:r>
      <w:r w:rsidRPr="00D822A3">
        <w:rPr>
          <w:color w:val="000000" w:themeColor="text1"/>
          <w:lang w:val="en-GB"/>
          <w:rPrChange w:id="875"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76" w:author="Stefan Björnander" w:date="2012-05-06T21:51:00Z">
            <w:rPr>
              <w:color w:val="A31515"/>
            </w:rPr>
          </w:rPrChange>
        </w:rPr>
        <w:t>"Fri"</w:t>
      </w:r>
      <w:r w:rsidRPr="00D822A3">
        <w:rPr>
          <w:lang w:val="en-GB"/>
        </w:rPr>
        <w:t xml:space="preserve">, </w:t>
      </w:r>
      <w:r w:rsidRPr="00D822A3">
        <w:rPr>
          <w:color w:val="000000" w:themeColor="text1"/>
          <w:lang w:val="en-GB"/>
          <w:rPrChange w:id="877"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78"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79"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0"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1" w:name="_Toc323656740"/>
      <w:bookmarkStart w:id="882" w:name="_Toc324085478"/>
      <w:bookmarkStart w:id="883" w:name="_Toc383781130"/>
      <w:bookmarkStart w:id="884" w:name="_Toc54120097"/>
      <w:r w:rsidRPr="00D822A3">
        <w:rPr>
          <w:lang w:val="en-GB"/>
        </w:rPr>
        <w:t>Random Numbers</w:t>
      </w:r>
      <w:bookmarkEnd w:id="881"/>
      <w:bookmarkEnd w:id="882"/>
      <w:bookmarkEnd w:id="883"/>
      <w:bookmarkEnd w:id="884"/>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5"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87"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88" w:name="_Toc323656741"/>
      <w:bookmarkStart w:id="889" w:name="_Toc324085479"/>
      <w:bookmarkStart w:id="890" w:name="_Toc383781131"/>
      <w:bookmarkStart w:id="891" w:name="_Toc54120098"/>
      <w:r w:rsidRPr="00D822A3">
        <w:rPr>
          <w:lang w:val="en-GB"/>
        </w:rPr>
        <w:t>Limits of Integral and Floating Types</w:t>
      </w:r>
      <w:bookmarkEnd w:id="888"/>
      <w:bookmarkEnd w:id="889"/>
      <w:bookmarkEnd w:id="890"/>
      <w:bookmarkEnd w:id="891"/>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2" w:name="_Toc323656742"/>
      <w:bookmarkStart w:id="893" w:name="_Toc324085480"/>
      <w:bookmarkStart w:id="894" w:name="_Toc383781132"/>
      <w:bookmarkStart w:id="895" w:name="_Toc54120099"/>
      <w:r w:rsidRPr="00D822A3">
        <w:rPr>
          <w:lang w:val="en-GB"/>
        </w:rPr>
        <w:t>Character Functions</w:t>
      </w:r>
      <w:bookmarkEnd w:id="892"/>
      <w:bookmarkEnd w:id="893"/>
      <w:bookmarkEnd w:id="894"/>
      <w:bookmarkEnd w:id="895"/>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96"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897"/>
            <w:commentRangeStart w:id="898"/>
            <w:r w:rsidRPr="00D822A3">
              <w:rPr>
                <w:b/>
                <w:sz w:val="21"/>
                <w:szCs w:val="21"/>
                <w:lang w:val="en-GB"/>
              </w:rPr>
              <w:t>Isalnum</w:t>
            </w:r>
            <w:commentRangeEnd w:id="897"/>
            <w:r w:rsidR="00166455" w:rsidRPr="00D822A3">
              <w:rPr>
                <w:rStyle w:val="Kommentarsreferens"/>
                <w:rFonts w:eastAsia="Times New Roman" w:cs="Times New Roman"/>
                <w:lang w:val="en-GB"/>
              </w:rPr>
              <w:commentReference w:id="897"/>
            </w:r>
            <w:commentRangeEnd w:id="898"/>
            <w:r w:rsidR="00166455" w:rsidRPr="00D822A3">
              <w:rPr>
                <w:rStyle w:val="Kommentarsreferens"/>
                <w:rFonts w:eastAsia="Times New Roman" w:cs="Times New Roman"/>
                <w:lang w:val="en-GB"/>
              </w:rPr>
              <w:commentReference w:id="898"/>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899" w:name="_Toc323656743"/>
      <w:bookmarkStart w:id="900" w:name="_Toc324085481"/>
      <w:bookmarkStart w:id="901" w:name="_Toc383781133"/>
      <w:bookmarkStart w:id="902" w:name="_Toc54120100"/>
      <w:r w:rsidRPr="00D822A3">
        <w:rPr>
          <w:lang w:val="en-GB"/>
        </w:rPr>
        <w:t>Further Reading</w:t>
      </w:r>
      <w:bookmarkEnd w:id="786"/>
      <w:bookmarkEnd w:id="899"/>
      <w:bookmarkEnd w:id="900"/>
      <w:bookmarkEnd w:id="901"/>
      <w:bookmarkEnd w:id="902"/>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3" w:name="_Toc54120101"/>
      <w:r w:rsidRPr="00D822A3">
        <w:rPr>
          <w:lang w:val="en-GB"/>
        </w:rPr>
        <w:lastRenderedPageBreak/>
        <w:t>Foreword</w:t>
      </w:r>
      <w:bookmarkEnd w:id="903"/>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83B74" w:rsidRDefault="00583B74" w:rsidP="005F7461">
                              <w:pPr>
                                <w:spacing w:before="60" w:after="0"/>
                                <w:jc w:val="center"/>
                                <w:rPr>
                                  <w:lang w:val="sv-SE"/>
                                </w:rPr>
                              </w:pPr>
                              <w:r>
                                <w:rPr>
                                  <w:lang w:val="sv-SE"/>
                                </w:rPr>
                                <w:t>Preprocessor</w:t>
                              </w:r>
                            </w:p>
                            <w:p w14:paraId="04F32221" w14:textId="77777777" w:rsidR="00583B74" w:rsidRPr="00C7380D" w:rsidRDefault="00583B74"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83B74" w:rsidRPr="008541FD" w:rsidRDefault="00583B74" w:rsidP="005F7461">
                              <w:pPr>
                                <w:spacing w:before="60" w:after="0"/>
                                <w:jc w:val="center"/>
                              </w:pPr>
                              <w:r w:rsidRPr="008541FD">
                                <w:t>Source</w:t>
                              </w:r>
                              <w:r>
                                <w:t xml:space="preserve"> </w:t>
                              </w:r>
                              <w:r w:rsidRPr="008541FD">
                                <w:t>Code</w:t>
                              </w:r>
                            </w:p>
                            <w:p w14:paraId="4FCEAC5C" w14:textId="77777777" w:rsidR="00583B74" w:rsidRDefault="00583B74"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83B74" w:rsidRDefault="00583B74"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83B74" w:rsidRDefault="00583B74" w:rsidP="005F7461">
                              <w:pPr>
                                <w:pStyle w:val="Normalwebb"/>
                                <w:spacing w:before="60" w:line="256" w:lineRule="auto"/>
                                <w:jc w:val="center"/>
                              </w:pPr>
                              <w:r>
                                <w:rPr>
                                  <w:rFonts w:eastAsia="Calibri"/>
                                  <w:sz w:val="22"/>
                                  <w:szCs w:val="22"/>
                                  <w:lang w:val="en-US"/>
                                </w:rPr>
                                <w:t>Processed Code</w:t>
                              </w:r>
                            </w:p>
                            <w:p w14:paraId="14142DBC" w14:textId="77777777" w:rsidR="00583B74" w:rsidRDefault="00583B74"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83B74" w:rsidRDefault="00583B74"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83B74" w:rsidRDefault="00583B74" w:rsidP="005F7461">
                              <w:pPr>
                                <w:pStyle w:val="Normalwebb"/>
                                <w:spacing w:before="60" w:line="254" w:lineRule="auto"/>
                                <w:jc w:val="center"/>
                              </w:pPr>
                              <w:r>
                                <w:rPr>
                                  <w:rFonts w:eastAsia="Calibri"/>
                                  <w:sz w:val="22"/>
                                  <w:szCs w:val="22"/>
                                  <w:lang w:val="en-US"/>
                                </w:rPr>
                                <w:t>Syntax Tree</w:t>
                              </w:r>
                            </w:p>
                            <w:p w14:paraId="070DB26E" w14:textId="77777777" w:rsidR="00583B74" w:rsidRDefault="00583B7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83B74" w:rsidRDefault="00583B74"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83B74" w:rsidRDefault="00583B74" w:rsidP="005F7461">
                              <w:pPr>
                                <w:pStyle w:val="Normalwebb"/>
                                <w:spacing w:before="60" w:line="252" w:lineRule="auto"/>
                                <w:jc w:val="center"/>
                              </w:pPr>
                              <w:r>
                                <w:rPr>
                                  <w:rFonts w:eastAsia="Calibri"/>
                                  <w:sz w:val="22"/>
                                  <w:szCs w:val="22"/>
                                  <w:lang w:val="en-US"/>
                                </w:rPr>
                                <w:t>Optimized Syntax Tree</w:t>
                              </w:r>
                            </w:p>
                            <w:p w14:paraId="3315953C" w14:textId="77777777" w:rsidR="00583B74" w:rsidRDefault="00583B7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83B74" w:rsidRDefault="00583B74"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83B74" w:rsidRDefault="00583B74" w:rsidP="005F7461">
                              <w:pPr>
                                <w:pStyle w:val="Normalwebb"/>
                                <w:spacing w:before="60" w:line="252" w:lineRule="auto"/>
                                <w:jc w:val="center"/>
                              </w:pPr>
                              <w:r>
                                <w:rPr>
                                  <w:rFonts w:eastAsia="Calibri"/>
                                  <w:sz w:val="22"/>
                                  <w:szCs w:val="22"/>
                                  <w:lang w:val="en-US"/>
                                </w:rPr>
                                <w:t>Middle Code List</w:t>
                              </w:r>
                            </w:p>
                            <w:p w14:paraId="321C1BE9" w14:textId="77777777" w:rsidR="00583B74" w:rsidRDefault="00583B7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83B74" w:rsidRDefault="00583B74" w:rsidP="005F7461">
                              <w:pPr>
                                <w:pStyle w:val="Normalwebb"/>
                                <w:spacing w:before="60" w:line="252" w:lineRule="auto"/>
                                <w:jc w:val="center"/>
                              </w:pPr>
                              <w:r>
                                <w:rPr>
                                  <w:rFonts w:eastAsia="Calibri"/>
                                  <w:sz w:val="22"/>
                                  <w:szCs w:val="22"/>
                                  <w:lang w:val="en-US"/>
                                </w:rPr>
                                <w:t>Optimized Middle Code List</w:t>
                              </w:r>
                            </w:p>
                            <w:p w14:paraId="4CF9CB98" w14:textId="77777777" w:rsidR="00583B74" w:rsidRDefault="00583B7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83B74" w:rsidRDefault="00583B74"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83B74" w:rsidRDefault="00583B74"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83B74" w:rsidRDefault="00583B74" w:rsidP="005F7461">
                        <w:pPr>
                          <w:spacing w:before="60" w:after="0"/>
                          <w:jc w:val="center"/>
                          <w:rPr>
                            <w:lang w:val="sv-SE"/>
                          </w:rPr>
                        </w:pPr>
                        <w:r>
                          <w:rPr>
                            <w:lang w:val="sv-SE"/>
                          </w:rPr>
                          <w:t>Preprocessor</w:t>
                        </w:r>
                      </w:p>
                      <w:p w14:paraId="04F32221" w14:textId="77777777" w:rsidR="00583B74" w:rsidRPr="00C7380D" w:rsidRDefault="00583B74"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83B74" w:rsidRPr="008541FD" w:rsidRDefault="00583B74" w:rsidP="005F7461">
                        <w:pPr>
                          <w:spacing w:before="60" w:after="0"/>
                          <w:jc w:val="center"/>
                        </w:pPr>
                        <w:r w:rsidRPr="008541FD">
                          <w:t>Source</w:t>
                        </w:r>
                        <w:r>
                          <w:t xml:space="preserve"> </w:t>
                        </w:r>
                        <w:r w:rsidRPr="008541FD">
                          <w:t>Code</w:t>
                        </w:r>
                      </w:p>
                      <w:p w14:paraId="4FCEAC5C" w14:textId="77777777" w:rsidR="00583B74" w:rsidRDefault="00583B74"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83B74" w:rsidRDefault="00583B74"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83B74" w:rsidRDefault="00583B74" w:rsidP="005F7461">
                        <w:pPr>
                          <w:pStyle w:val="Normalwebb"/>
                          <w:spacing w:before="60" w:line="256" w:lineRule="auto"/>
                          <w:jc w:val="center"/>
                        </w:pPr>
                        <w:r>
                          <w:rPr>
                            <w:rFonts w:eastAsia="Calibri"/>
                            <w:sz w:val="22"/>
                            <w:szCs w:val="22"/>
                            <w:lang w:val="en-US"/>
                          </w:rPr>
                          <w:t>Processed Code</w:t>
                        </w:r>
                      </w:p>
                      <w:p w14:paraId="14142DBC" w14:textId="77777777" w:rsidR="00583B74" w:rsidRDefault="00583B74"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83B74" w:rsidRDefault="00583B74"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83B74" w:rsidRDefault="00583B74" w:rsidP="005F7461">
                        <w:pPr>
                          <w:pStyle w:val="Normalwebb"/>
                          <w:spacing w:before="60" w:line="254" w:lineRule="auto"/>
                          <w:jc w:val="center"/>
                        </w:pPr>
                        <w:r>
                          <w:rPr>
                            <w:rFonts w:eastAsia="Calibri"/>
                            <w:sz w:val="22"/>
                            <w:szCs w:val="22"/>
                            <w:lang w:val="en-US"/>
                          </w:rPr>
                          <w:t>Syntax Tree</w:t>
                        </w:r>
                      </w:p>
                      <w:p w14:paraId="070DB26E" w14:textId="77777777" w:rsidR="00583B74" w:rsidRDefault="00583B74"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83B74" w:rsidRDefault="00583B74"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83B74" w:rsidRDefault="00583B74" w:rsidP="005F7461">
                        <w:pPr>
                          <w:pStyle w:val="Normalwebb"/>
                          <w:spacing w:before="60" w:line="252" w:lineRule="auto"/>
                          <w:jc w:val="center"/>
                        </w:pPr>
                        <w:r>
                          <w:rPr>
                            <w:rFonts w:eastAsia="Calibri"/>
                            <w:sz w:val="22"/>
                            <w:szCs w:val="22"/>
                            <w:lang w:val="en-US"/>
                          </w:rPr>
                          <w:t>Optimized Syntax Tree</w:t>
                        </w:r>
                      </w:p>
                      <w:p w14:paraId="3315953C" w14:textId="77777777" w:rsidR="00583B74" w:rsidRDefault="00583B74"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83B74" w:rsidRDefault="00583B74"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83B74" w:rsidRDefault="00583B74" w:rsidP="005F7461">
                        <w:pPr>
                          <w:pStyle w:val="Normalwebb"/>
                          <w:spacing w:before="60" w:line="252" w:lineRule="auto"/>
                          <w:jc w:val="center"/>
                        </w:pPr>
                        <w:r>
                          <w:rPr>
                            <w:rFonts w:eastAsia="Calibri"/>
                            <w:sz w:val="22"/>
                            <w:szCs w:val="22"/>
                            <w:lang w:val="en-US"/>
                          </w:rPr>
                          <w:t>Middle Code List</w:t>
                        </w:r>
                      </w:p>
                      <w:p w14:paraId="321C1BE9" w14:textId="77777777" w:rsidR="00583B74" w:rsidRDefault="00583B74"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83B74" w:rsidRDefault="00583B74" w:rsidP="005F7461">
                        <w:pPr>
                          <w:pStyle w:val="Normalwebb"/>
                          <w:spacing w:before="60" w:line="252" w:lineRule="auto"/>
                          <w:jc w:val="center"/>
                        </w:pPr>
                        <w:r>
                          <w:rPr>
                            <w:rFonts w:eastAsia="Calibri"/>
                            <w:sz w:val="22"/>
                            <w:szCs w:val="22"/>
                            <w:lang w:val="en-US"/>
                          </w:rPr>
                          <w:t>Optimized Middle Code List</w:t>
                        </w:r>
                      </w:p>
                      <w:p w14:paraId="4CF9CB98" w14:textId="77777777" w:rsidR="00583B74" w:rsidRDefault="00583B74"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83B74" w:rsidRDefault="00583B74"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83B74" w:rsidRDefault="00583B74"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83B74" w:rsidRDefault="00583B74" w:rsidP="006F14D0">
                              <w:pPr>
                                <w:spacing w:before="60" w:after="0"/>
                                <w:jc w:val="center"/>
                                <w:rPr>
                                  <w:lang w:val="sv-SE"/>
                                </w:rPr>
                              </w:pPr>
                              <w:r>
                                <w:rPr>
                                  <w:lang w:val="sv-SE"/>
                                </w:rPr>
                                <w:t>Preprocessor</w:t>
                              </w:r>
                            </w:p>
                            <w:p w14:paraId="2CD90E0F" w14:textId="77777777" w:rsidR="00583B74" w:rsidRPr="00C7380D" w:rsidRDefault="00583B74"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83B74" w:rsidRPr="008541FD" w:rsidRDefault="00583B74" w:rsidP="006F14D0">
                              <w:pPr>
                                <w:spacing w:before="60" w:after="0"/>
                                <w:jc w:val="center"/>
                              </w:pPr>
                              <w:r w:rsidRPr="008541FD">
                                <w:t>Source</w:t>
                              </w:r>
                              <w:r>
                                <w:t xml:space="preserve"> </w:t>
                              </w:r>
                              <w:r w:rsidRPr="008541FD">
                                <w:t>Code</w:t>
                              </w:r>
                            </w:p>
                            <w:p w14:paraId="1314F231" w14:textId="77777777" w:rsidR="00583B74" w:rsidRDefault="00583B74"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83B74" w:rsidRDefault="00583B74"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83B74" w:rsidRDefault="00583B74" w:rsidP="006F14D0">
                              <w:pPr>
                                <w:pStyle w:val="Normalwebb"/>
                                <w:spacing w:before="60" w:line="256" w:lineRule="auto"/>
                                <w:jc w:val="center"/>
                              </w:pPr>
                              <w:r>
                                <w:rPr>
                                  <w:rFonts w:eastAsia="Calibri"/>
                                  <w:sz w:val="22"/>
                                  <w:szCs w:val="22"/>
                                  <w:lang w:val="en-US"/>
                                </w:rPr>
                                <w:t>Processed Code</w:t>
                              </w:r>
                            </w:p>
                            <w:p w14:paraId="705B7689" w14:textId="77777777" w:rsidR="00583B74" w:rsidRDefault="00583B74"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83B74" w:rsidRDefault="00583B74"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83B74" w:rsidRDefault="00583B74" w:rsidP="006F14D0">
                              <w:pPr>
                                <w:pStyle w:val="Normalwebb"/>
                                <w:spacing w:before="60" w:line="254" w:lineRule="auto"/>
                                <w:jc w:val="center"/>
                              </w:pPr>
                              <w:r>
                                <w:rPr>
                                  <w:rFonts w:eastAsia="Calibri"/>
                                  <w:sz w:val="22"/>
                                  <w:szCs w:val="22"/>
                                  <w:lang w:val="en-US"/>
                                </w:rPr>
                                <w:t>Syntax Tree</w:t>
                              </w:r>
                            </w:p>
                            <w:p w14:paraId="20988EE2" w14:textId="77777777" w:rsidR="00583B74" w:rsidRDefault="00583B7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83B74" w:rsidRDefault="00583B74"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83B74" w:rsidRDefault="00583B74" w:rsidP="006F14D0">
                              <w:pPr>
                                <w:pStyle w:val="Normalwebb"/>
                                <w:spacing w:before="60" w:line="252" w:lineRule="auto"/>
                                <w:jc w:val="center"/>
                              </w:pPr>
                              <w:r>
                                <w:rPr>
                                  <w:rFonts w:eastAsia="Calibri"/>
                                  <w:sz w:val="22"/>
                                  <w:szCs w:val="22"/>
                                  <w:lang w:val="en-US"/>
                                </w:rPr>
                                <w:t>Optimized Syntax Tree</w:t>
                              </w:r>
                            </w:p>
                            <w:p w14:paraId="35223DB0" w14:textId="77777777" w:rsidR="00583B74" w:rsidRDefault="00583B7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83B74" w:rsidRDefault="00583B74"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83B74" w:rsidRDefault="00583B74" w:rsidP="006F14D0">
                              <w:pPr>
                                <w:pStyle w:val="Normalwebb"/>
                                <w:spacing w:before="60" w:line="252" w:lineRule="auto"/>
                                <w:jc w:val="center"/>
                              </w:pPr>
                              <w:r>
                                <w:rPr>
                                  <w:rFonts w:eastAsia="Calibri"/>
                                  <w:sz w:val="22"/>
                                  <w:szCs w:val="22"/>
                                  <w:lang w:val="en-US"/>
                                </w:rPr>
                                <w:t>Middle Code List</w:t>
                              </w:r>
                            </w:p>
                            <w:p w14:paraId="5410A942" w14:textId="77777777" w:rsidR="00583B74" w:rsidRDefault="00583B7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83B74" w:rsidRDefault="00583B74" w:rsidP="006F14D0">
                              <w:pPr>
                                <w:pStyle w:val="Normalwebb"/>
                                <w:spacing w:before="60" w:line="252" w:lineRule="auto"/>
                                <w:jc w:val="center"/>
                              </w:pPr>
                              <w:r>
                                <w:rPr>
                                  <w:rFonts w:eastAsia="Calibri"/>
                                  <w:sz w:val="22"/>
                                  <w:szCs w:val="22"/>
                                  <w:lang w:val="en-US"/>
                                </w:rPr>
                                <w:t>Optimized Middle Code List</w:t>
                              </w:r>
                            </w:p>
                            <w:p w14:paraId="36F7A1DE" w14:textId="77777777" w:rsidR="00583B74" w:rsidRDefault="00583B7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83B74" w:rsidRDefault="00583B74"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83B74" w:rsidRDefault="00583B74"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83B74" w:rsidRDefault="00583B74" w:rsidP="006F14D0">
                        <w:pPr>
                          <w:spacing w:before="60" w:after="0"/>
                          <w:jc w:val="center"/>
                          <w:rPr>
                            <w:lang w:val="sv-SE"/>
                          </w:rPr>
                        </w:pPr>
                        <w:r>
                          <w:rPr>
                            <w:lang w:val="sv-SE"/>
                          </w:rPr>
                          <w:t>Preprocessor</w:t>
                        </w:r>
                      </w:p>
                      <w:p w14:paraId="2CD90E0F" w14:textId="77777777" w:rsidR="00583B74" w:rsidRPr="00C7380D" w:rsidRDefault="00583B74"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83B74" w:rsidRPr="008541FD" w:rsidRDefault="00583B74" w:rsidP="006F14D0">
                        <w:pPr>
                          <w:spacing w:before="60" w:after="0"/>
                          <w:jc w:val="center"/>
                        </w:pPr>
                        <w:r w:rsidRPr="008541FD">
                          <w:t>Source</w:t>
                        </w:r>
                        <w:r>
                          <w:t xml:space="preserve"> </w:t>
                        </w:r>
                        <w:r w:rsidRPr="008541FD">
                          <w:t>Code</w:t>
                        </w:r>
                      </w:p>
                      <w:p w14:paraId="1314F231" w14:textId="77777777" w:rsidR="00583B74" w:rsidRDefault="00583B74"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83B74" w:rsidRDefault="00583B74"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83B74" w:rsidRDefault="00583B74" w:rsidP="006F14D0">
                        <w:pPr>
                          <w:pStyle w:val="Normalwebb"/>
                          <w:spacing w:before="60" w:line="256" w:lineRule="auto"/>
                          <w:jc w:val="center"/>
                        </w:pPr>
                        <w:r>
                          <w:rPr>
                            <w:rFonts w:eastAsia="Calibri"/>
                            <w:sz w:val="22"/>
                            <w:szCs w:val="22"/>
                            <w:lang w:val="en-US"/>
                          </w:rPr>
                          <w:t>Processed Code</w:t>
                        </w:r>
                      </w:p>
                      <w:p w14:paraId="705B7689" w14:textId="77777777" w:rsidR="00583B74" w:rsidRDefault="00583B74"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83B74" w:rsidRDefault="00583B74"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83B74" w:rsidRDefault="00583B74" w:rsidP="006F14D0">
                        <w:pPr>
                          <w:pStyle w:val="Normalwebb"/>
                          <w:spacing w:before="60" w:line="254" w:lineRule="auto"/>
                          <w:jc w:val="center"/>
                        </w:pPr>
                        <w:r>
                          <w:rPr>
                            <w:rFonts w:eastAsia="Calibri"/>
                            <w:sz w:val="22"/>
                            <w:szCs w:val="22"/>
                            <w:lang w:val="en-US"/>
                          </w:rPr>
                          <w:t>Syntax Tree</w:t>
                        </w:r>
                      </w:p>
                      <w:p w14:paraId="20988EE2" w14:textId="77777777" w:rsidR="00583B74" w:rsidRDefault="00583B74"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83B74" w:rsidRDefault="00583B74"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83B74" w:rsidRDefault="00583B74" w:rsidP="006F14D0">
                        <w:pPr>
                          <w:pStyle w:val="Normalwebb"/>
                          <w:spacing w:before="60" w:line="252" w:lineRule="auto"/>
                          <w:jc w:val="center"/>
                        </w:pPr>
                        <w:r>
                          <w:rPr>
                            <w:rFonts w:eastAsia="Calibri"/>
                            <w:sz w:val="22"/>
                            <w:szCs w:val="22"/>
                            <w:lang w:val="en-US"/>
                          </w:rPr>
                          <w:t>Optimized Syntax Tree</w:t>
                        </w:r>
                      </w:p>
                      <w:p w14:paraId="35223DB0" w14:textId="77777777" w:rsidR="00583B74" w:rsidRDefault="00583B74"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83B74" w:rsidRDefault="00583B74"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83B74" w:rsidRDefault="00583B74" w:rsidP="006F14D0">
                        <w:pPr>
                          <w:pStyle w:val="Normalwebb"/>
                          <w:spacing w:before="60" w:line="252" w:lineRule="auto"/>
                          <w:jc w:val="center"/>
                        </w:pPr>
                        <w:r>
                          <w:rPr>
                            <w:rFonts w:eastAsia="Calibri"/>
                            <w:sz w:val="22"/>
                            <w:szCs w:val="22"/>
                            <w:lang w:val="en-US"/>
                          </w:rPr>
                          <w:t>Middle Code List</w:t>
                        </w:r>
                      </w:p>
                      <w:p w14:paraId="5410A942" w14:textId="77777777" w:rsidR="00583B74" w:rsidRDefault="00583B74"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83B74" w:rsidRDefault="00583B74" w:rsidP="006F14D0">
                        <w:pPr>
                          <w:pStyle w:val="Normalwebb"/>
                          <w:spacing w:before="60" w:line="252" w:lineRule="auto"/>
                          <w:jc w:val="center"/>
                        </w:pPr>
                        <w:r>
                          <w:rPr>
                            <w:rFonts w:eastAsia="Calibri"/>
                            <w:sz w:val="22"/>
                            <w:szCs w:val="22"/>
                            <w:lang w:val="en-US"/>
                          </w:rPr>
                          <w:t>Optimized Middle Code List</w:t>
                        </w:r>
                      </w:p>
                      <w:p w14:paraId="36F7A1DE" w14:textId="77777777" w:rsidR="00583B74" w:rsidRDefault="00583B74"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83B74" w:rsidRDefault="00583B74"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83B74" w:rsidRDefault="00583B74"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97" w:author="Stefan Bjornander" w:date="2015-05-23T17:42:00Z" w:initials="SB">
    <w:p w14:paraId="7086E310" w14:textId="77777777" w:rsidR="00583B74" w:rsidRDefault="00583B74">
      <w:pPr>
        <w:pStyle w:val="Kommentarer"/>
      </w:pPr>
      <w:r>
        <w:rPr>
          <w:rStyle w:val="Kommentarsreferens"/>
        </w:rPr>
        <w:annotationRef/>
      </w:r>
    </w:p>
    <w:p w14:paraId="01C1DAD9" w14:textId="77777777" w:rsidR="00583B74" w:rsidRDefault="00583B74">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898" w:author="Stefan Bjornander" w:date="2015-05-23T17:42:00Z" w:initials="SB">
    <w:p w14:paraId="04F55807" w14:textId="77777777" w:rsidR="00583B74" w:rsidRDefault="00583B74">
      <w:pPr>
        <w:pStyle w:val="Kommentarer"/>
      </w:pPr>
      <w:r>
        <w:rPr>
          <w:rStyle w:val="Kommentarsreferens"/>
        </w:rPr>
        <w:annotationRef/>
      </w:r>
    </w:p>
    <w:p w14:paraId="533EC9EE" w14:textId="77777777" w:rsidR="00583B74" w:rsidRDefault="00583B74">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83B74" w:rsidRDefault="00583B74" w:rsidP="006C7309">
      <w:pPr>
        <w:spacing w:line="240" w:lineRule="auto"/>
      </w:pPr>
      <w:r>
        <w:separator/>
      </w:r>
    </w:p>
  </w:endnote>
  <w:endnote w:type="continuationSeparator" w:id="0">
    <w:p w14:paraId="0DD18C9D" w14:textId="77777777" w:rsidR="00583B74" w:rsidRDefault="00583B74"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83B74" w:rsidRDefault="00583B74" w:rsidP="006C7309">
      <w:pPr>
        <w:spacing w:line="240" w:lineRule="auto"/>
      </w:pPr>
      <w:r>
        <w:separator/>
      </w:r>
    </w:p>
  </w:footnote>
  <w:footnote w:type="continuationSeparator" w:id="0">
    <w:p w14:paraId="0BA3DA21" w14:textId="77777777" w:rsidR="00583B74" w:rsidRDefault="00583B74" w:rsidP="006C7309">
      <w:pPr>
        <w:spacing w:line="240" w:lineRule="auto"/>
      </w:pPr>
      <w:r>
        <w:continuationSeparator/>
      </w:r>
    </w:p>
  </w:footnote>
  <w:footnote w:id="1">
    <w:p w14:paraId="09AB3D7E" w14:textId="48C364FF" w:rsidR="00583B74" w:rsidRPr="002D6FCA" w:rsidRDefault="00583B74">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2">
    <w:p w14:paraId="10319273" w14:textId="77777777" w:rsidR="00583B74" w:rsidRPr="00DB458B" w:rsidRDefault="00583B74"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3">
    <w:p w14:paraId="58CBFD86" w14:textId="63AA4163" w:rsidR="00583B74" w:rsidRDefault="00583B74"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583B74" w:rsidRPr="00DB458B" w:rsidRDefault="00583B74">
      <w:pPr>
        <w:pStyle w:val="Fotnotstext"/>
      </w:pPr>
    </w:p>
  </w:footnote>
  <w:footnote w:id="4">
    <w:p w14:paraId="3057005F" w14:textId="77777777" w:rsidR="00583B74" w:rsidRPr="00304E17" w:rsidRDefault="00583B74"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5">
    <w:p w14:paraId="2574BD6E" w14:textId="77777777" w:rsidR="00583B74" w:rsidRPr="00725EAE" w:rsidRDefault="00583B74"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6">
    <w:p w14:paraId="0A93E7E0" w14:textId="77777777" w:rsidR="00583B74" w:rsidRPr="00B4576D" w:rsidRDefault="00583B74"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7">
    <w:p w14:paraId="673337B7" w14:textId="77777777" w:rsidR="00583B74" w:rsidRPr="00080A22" w:rsidRDefault="00583B74"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8">
    <w:p w14:paraId="32ED624A" w14:textId="02CA01E8" w:rsidR="00583B74" w:rsidRDefault="00583B74"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583B74" w:rsidRDefault="00583B74" w:rsidP="00E80032">
      <w:pPr>
        <w:pStyle w:val="Code"/>
      </w:pPr>
      <w:r>
        <w:t>#define BOOL int</w:t>
      </w:r>
    </w:p>
    <w:p w14:paraId="5A8A6026" w14:textId="77777777" w:rsidR="00583B74" w:rsidRDefault="00583B74" w:rsidP="00E80032">
      <w:pPr>
        <w:pStyle w:val="Code"/>
      </w:pPr>
      <w:r>
        <w:t>#define TRUE 1</w:t>
      </w:r>
    </w:p>
    <w:p w14:paraId="09976B6C" w14:textId="77777777" w:rsidR="00583B74" w:rsidRPr="00BF232B" w:rsidRDefault="00583B74" w:rsidP="00E80032">
      <w:pPr>
        <w:pStyle w:val="Code"/>
      </w:pPr>
      <w:r>
        <w:t>#define FALSE 0</w:t>
      </w:r>
    </w:p>
  </w:footnote>
  <w:footnote w:id="9">
    <w:p w14:paraId="1100CB01" w14:textId="77777777" w:rsidR="00583B74" w:rsidRDefault="00583B74"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0">
    <w:p w14:paraId="6678A4C0" w14:textId="77777777" w:rsidR="00583B74" w:rsidRDefault="00583B74" w:rsidP="00E80032">
      <w:r>
        <w:rPr>
          <w:rStyle w:val="Fotnotsreferens"/>
        </w:rPr>
        <w:footnoteRef/>
      </w:r>
      <w:r>
        <w:t xml:space="preserve"> Depending of the compiler and its warning level settings.</w:t>
      </w:r>
    </w:p>
  </w:footnote>
  <w:footnote w:id="11">
    <w:p w14:paraId="3D554D37" w14:textId="77777777" w:rsidR="00583B74" w:rsidRPr="004679D4" w:rsidRDefault="00583B74"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2">
    <w:p w14:paraId="0C800D4D" w14:textId="77777777" w:rsidR="00583B74" w:rsidRPr="00C03AB7" w:rsidRDefault="00583B74"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3">
    <w:p w14:paraId="278B000B" w14:textId="77777777" w:rsidR="00583B74" w:rsidRPr="000C5114" w:rsidRDefault="00583B74"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4">
    <w:p w14:paraId="1A8D5AE6" w14:textId="77777777" w:rsidR="00583B74" w:rsidRPr="002343ED" w:rsidRDefault="00583B74"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5">
    <w:p w14:paraId="3BE4E62C" w14:textId="77777777" w:rsidR="00583B74" w:rsidRDefault="00583B74" w:rsidP="00E80032">
      <w:r>
        <w:rPr>
          <w:rStyle w:val="Fotnotsreferens"/>
        </w:rPr>
        <w:footnoteRef/>
      </w:r>
      <w:r>
        <w:t xml:space="preserve"> However, we have no knowledge about the actual address; it may be 10,000 or anything else.</w:t>
      </w:r>
    </w:p>
  </w:footnote>
  <w:footnote w:id="16">
    <w:p w14:paraId="575EFDCD" w14:textId="77777777" w:rsidR="00583B74" w:rsidRPr="009B0162" w:rsidRDefault="00583B74" w:rsidP="00E80032">
      <w:r>
        <w:rPr>
          <w:rStyle w:val="Fotnotsreferens"/>
        </w:rPr>
        <w:footnoteRef/>
      </w:r>
      <w:r w:rsidRPr="009B0162">
        <w:t xml:space="preserve"> In C++, the ampersand is also used</w:t>
      </w:r>
      <w:r>
        <w:t xml:space="preserve"> to define references variables, which are not included in C.</w:t>
      </w:r>
    </w:p>
  </w:footnote>
  <w:footnote w:id="17">
    <w:p w14:paraId="723B76D0" w14:textId="77777777" w:rsidR="00583B74" w:rsidRDefault="00583B74"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8">
    <w:p w14:paraId="6E4A057E" w14:textId="77777777" w:rsidR="00583B74" w:rsidRDefault="00583B74"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9">
    <w:p w14:paraId="28C19D66" w14:textId="77777777" w:rsidR="00583B74" w:rsidRPr="00E554CC" w:rsidRDefault="00583B74"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0">
    <w:p w14:paraId="26C017D1" w14:textId="77777777" w:rsidR="00583B74" w:rsidRPr="00391B01" w:rsidRDefault="00583B74"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1">
    <w:p w14:paraId="325E6486" w14:textId="77777777" w:rsidR="00583B74" w:rsidRDefault="00583B74"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2">
    <w:p w14:paraId="6A4339FA" w14:textId="77777777" w:rsidR="00583B74" w:rsidRDefault="00583B74"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3">
    <w:p w14:paraId="301408BC" w14:textId="77777777" w:rsidR="00583B74" w:rsidRDefault="00583B74" w:rsidP="00E80032">
      <w:r>
        <w:rPr>
          <w:rStyle w:val="Fotnotsreferens"/>
        </w:rPr>
        <w:footnoteRef/>
      </w:r>
      <w:r>
        <w:t xml:space="preserve"> There is no rational explanation, just accept it.</w:t>
      </w:r>
    </w:p>
  </w:footnote>
  <w:footnote w:id="24">
    <w:p w14:paraId="0B9FD0C4" w14:textId="77777777" w:rsidR="00583B74" w:rsidRDefault="00583B74"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5">
    <w:p w14:paraId="0D18B916" w14:textId="77777777" w:rsidR="00583B74" w:rsidRPr="00EF01A1" w:rsidRDefault="00583B74"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6">
    <w:p w14:paraId="08813838" w14:textId="77777777" w:rsidR="00583B74" w:rsidRPr="008655EC" w:rsidRDefault="00583B74"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A69"/>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2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4C3A"/>
    <w:rsid w:val="00944F9A"/>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C39"/>
    <w:rsid w:val="00B52E0F"/>
    <w:rsid w:val="00B52FB6"/>
    <w:rsid w:val="00B535DA"/>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E0A"/>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D34"/>
    <w:rsid w:val="00EF0D59"/>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792"/>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D92"/>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479</Pages>
  <Words>147077</Words>
  <Characters>779514</Characters>
  <Application>Microsoft Office Word</Application>
  <DocSecurity>0</DocSecurity>
  <Lines>6495</Lines>
  <Paragraphs>1849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75</cp:revision>
  <cp:lastPrinted>2017-05-07T13:41:00Z</cp:lastPrinted>
  <dcterms:created xsi:type="dcterms:W3CDTF">2020-10-23T08:23:00Z</dcterms:created>
  <dcterms:modified xsi:type="dcterms:W3CDTF">2020-10-24T16:49:00Z</dcterms:modified>
</cp:coreProperties>
</file>