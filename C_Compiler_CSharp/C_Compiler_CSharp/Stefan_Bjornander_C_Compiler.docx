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B72835">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B72835">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B72835">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B72835">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B72835">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B72835">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B72835">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B72835">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B72835">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B72835">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B72835">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B72835">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B72835">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B72835">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B72835">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B72835">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B72835">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B72835">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B72835">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B72835">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B72835">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B72835">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B72835">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B72835">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B72835">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B72835">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B72835">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B72835">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B72835">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B72835">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B72835">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B72835">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B72835">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B72835">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B72835">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B72835">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B72835">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B72835">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B72835">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B72835">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B72835" w:rsidRDefault="00B72835" w:rsidP="007016BF">
                              <w:pPr>
                                <w:spacing w:before="60" w:after="0"/>
                                <w:jc w:val="center"/>
                                <w:rPr>
                                  <w:lang w:val="sv-SE"/>
                                </w:rPr>
                              </w:pPr>
                              <w:r>
                                <w:rPr>
                                  <w:lang w:val="sv-SE"/>
                                </w:rPr>
                                <w:t>Register Preparator</w:t>
                              </w:r>
                            </w:p>
                            <w:p w14:paraId="5B7E5EAE" w14:textId="77777777" w:rsidR="00B72835" w:rsidRPr="00C7380D" w:rsidRDefault="00B72835"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B72835" w:rsidRDefault="00B72835" w:rsidP="00F52895">
                              <w:pPr>
                                <w:spacing w:before="60" w:after="0"/>
                                <w:jc w:val="center"/>
                                <w:rPr>
                                  <w:lang w:val="sv-SE"/>
                                </w:rPr>
                              </w:pPr>
                              <w:r>
                                <w:rPr>
                                  <w:lang w:val="sv-SE"/>
                                </w:rPr>
                                <w:t>Register Allocator</w:t>
                              </w:r>
                            </w:p>
                            <w:p w14:paraId="49971E8A" w14:textId="77777777" w:rsidR="00B72835" w:rsidRDefault="00B72835"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B72835" w:rsidRPr="009C410A" w:rsidRDefault="00B7283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72835" w:rsidRPr="009C410A" w:rsidRDefault="00B72835"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B72835" w:rsidRDefault="00B72835"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B72835" w:rsidRDefault="00B72835"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B72835" w:rsidRDefault="00B72835" w:rsidP="007016BF">
                              <w:pPr>
                                <w:pStyle w:val="Normalwebb"/>
                                <w:spacing w:before="60" w:line="252" w:lineRule="auto"/>
                                <w:jc w:val="center"/>
                              </w:pPr>
                              <w:r>
                                <w:rPr>
                                  <w:rFonts w:eastAsia="Calibri"/>
                                  <w:sz w:val="22"/>
                                  <w:szCs w:val="22"/>
                                  <w:lang w:val="en-US"/>
                                </w:rPr>
                                <w:t>Object Code</w:t>
                              </w:r>
                            </w:p>
                            <w:p w14:paraId="774C3A6C" w14:textId="77777777" w:rsidR="00B72835" w:rsidRDefault="00B72835"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B72835" w:rsidRDefault="00B72835"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B72835" w:rsidRDefault="00B72835"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B72835" w:rsidRDefault="00B72835" w:rsidP="007016BF">
                        <w:pPr>
                          <w:spacing w:before="60" w:after="0"/>
                          <w:jc w:val="center"/>
                          <w:rPr>
                            <w:lang w:val="sv-SE"/>
                          </w:rPr>
                        </w:pPr>
                        <w:r>
                          <w:rPr>
                            <w:lang w:val="sv-SE"/>
                          </w:rPr>
                          <w:t>Register Preparator</w:t>
                        </w:r>
                      </w:p>
                      <w:p w14:paraId="5B7E5EAE" w14:textId="77777777" w:rsidR="00B72835" w:rsidRPr="00C7380D" w:rsidRDefault="00B72835"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B72835" w:rsidRDefault="00B72835" w:rsidP="00F52895">
                        <w:pPr>
                          <w:spacing w:before="60" w:after="0"/>
                          <w:jc w:val="center"/>
                          <w:rPr>
                            <w:lang w:val="sv-SE"/>
                          </w:rPr>
                        </w:pPr>
                        <w:r>
                          <w:rPr>
                            <w:lang w:val="sv-SE"/>
                          </w:rPr>
                          <w:t>Register Allocator</w:t>
                        </w:r>
                      </w:p>
                      <w:p w14:paraId="49971E8A" w14:textId="77777777" w:rsidR="00B72835" w:rsidRDefault="00B72835"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B72835" w:rsidRPr="009C410A" w:rsidRDefault="00B7283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72835" w:rsidRPr="009C410A" w:rsidRDefault="00B72835"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B72835" w:rsidRDefault="00B72835"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B72835" w:rsidRDefault="00B72835"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B72835" w:rsidRDefault="00B72835" w:rsidP="007016BF">
                        <w:pPr>
                          <w:pStyle w:val="Normalwebb"/>
                          <w:spacing w:before="60" w:line="252" w:lineRule="auto"/>
                          <w:jc w:val="center"/>
                        </w:pPr>
                        <w:r>
                          <w:rPr>
                            <w:rFonts w:eastAsia="Calibri"/>
                            <w:sz w:val="22"/>
                            <w:szCs w:val="22"/>
                            <w:lang w:val="en-US"/>
                          </w:rPr>
                          <w:t>Object Code</w:t>
                        </w:r>
                      </w:p>
                      <w:p w14:paraId="774C3A6C" w14:textId="77777777" w:rsidR="00B72835" w:rsidRDefault="00B72835"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B72835" w:rsidRDefault="00B72835"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B72835" w:rsidRDefault="00B72835"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w:t>
      </w:r>
      <w:proofErr w:type="gramStart"/>
      <w:r w:rsidR="008008CF" w:rsidRPr="00EC76D5">
        <w:t>checking</w:t>
      </w:r>
      <w:proofErr w:type="gramEnd"/>
      <w:r w:rsidR="008008CF" w:rsidRPr="00EC76D5">
        <w:t xml:space="preserve">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proofErr w:type="spellStart"/>
      <w:r w:rsidR="002F35C1">
        <w:t>initializer</w:t>
      </w:r>
      <w:r>
        <w:t>ialize</w:t>
      </w:r>
      <w:proofErr w:type="spellEnd"/>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lastRenderedPageBreak/>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t>
      </w:r>
      <w:r w:rsidRPr="00EC76D5">
        <w:lastRenderedPageBreak/>
        <w:t xml:space="preserve">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lastRenderedPageBreak/>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lastRenderedPageBreak/>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lastRenderedPageBreak/>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lastRenderedPageBreak/>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t>
      </w:r>
      <w:r w:rsidRPr="00EC76D5">
        <w:lastRenderedPageBreak/>
        <w:t xml:space="preserve">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lastRenderedPageBreak/>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w:t>
      </w:r>
      <w:proofErr w:type="gramStart"/>
      <w:r w:rsidRPr="00EC76D5">
        <w:t>left-value</w:t>
      </w:r>
      <w:proofErr w:type="gramEnd"/>
      <w:r w:rsidRPr="00EC76D5">
        <w:t xml:space="preserv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has to be a </w:t>
      </w:r>
      <w:proofErr w:type="gramStart"/>
      <w:r w:rsidRPr="00EC76D5">
        <w:t>left-value</w:t>
      </w:r>
      <w:proofErr w:type="gramEnd"/>
      <w:r w:rsidRPr="00EC76D5">
        <w:t xml:space="preserv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t xml:space="preserve">  public static Type createArithmeticType(Sort sort) {</w:t>
      </w:r>
    </w:p>
    <w:p w14:paraId="27BA9959" w14:textId="77777777" w:rsidR="00207516" w:rsidRPr="00EC76D5" w:rsidRDefault="00207516" w:rsidP="00207516">
      <w:pPr>
        <w:pStyle w:val="Code"/>
      </w:pPr>
      <w:r w:rsidRPr="00EC76D5">
        <w:lastRenderedPageBreak/>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lastRenderedPageBreak/>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lastRenderedPageBreak/>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lastRenderedPageBreak/>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lastRenderedPageBreak/>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10FB04A8"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w:t>
        </w:r>
      </w:ins>
      <w:r w:rsidR="00F4217C">
        <w:t>initialization</w:t>
      </w:r>
      <w:ins w:id="4275" w:author="Stefan Bjornander" w:date="2015-04-25T11:38:00Z">
        <w:r w:rsidRPr="00EC76D5">
          <w:t xml:space="preserve"> list. </w:t>
        </w:r>
      </w:ins>
      <w:ins w:id="4276" w:author="Stefan Bjornander" w:date="2015-04-25T11:39:00Z">
        <w:r w:rsidR="00000353" w:rsidRPr="00EC76D5">
          <w:t xml:space="preserve">However, if the </w:t>
        </w:r>
      </w:ins>
      <w:ins w:id="4277" w:author="Stefan Bjornander" w:date="2015-04-25T11:40:00Z">
        <w:r w:rsidR="00000353" w:rsidRPr="00EC76D5">
          <w:t xml:space="preserve">array </w:t>
        </w:r>
      </w:ins>
      <w:r w:rsidR="00C37108">
        <w:t>definition</w:t>
      </w:r>
      <w:ins w:id="4278" w:author="Stefan Bjornander" w:date="2015-04-25T11:39:00Z">
        <w:r w:rsidR="00000353" w:rsidRPr="00EC76D5">
          <w:t xml:space="preserve"> </w:t>
        </w:r>
      </w:ins>
      <w:ins w:id="4279" w:author="Stefan Bjornander" w:date="2015-04-25T11:40:00Z">
        <w:r w:rsidR="00000353" w:rsidRPr="00EC76D5">
          <w:t>lacks</w:t>
        </w:r>
      </w:ins>
      <w:ins w:id="4280" w:author="Stefan Bjornander" w:date="2015-04-25T11:39:00Z">
        <w:r w:rsidR="00420086" w:rsidRPr="00EC76D5">
          <w:t xml:space="preserve"> an </w:t>
        </w:r>
      </w:ins>
      <w:r w:rsidR="00F4217C">
        <w:t>initialization</w:t>
      </w:r>
      <w:ins w:id="4281" w:author="Stefan Bjornander" w:date="2015-04-25T11:39:00Z">
        <w:r w:rsidR="00420086" w:rsidRPr="00EC76D5">
          <w:t xml:space="preserve"> list</w:t>
        </w:r>
      </w:ins>
      <w:ins w:id="4282" w:author="Stefan Bjornander" w:date="2015-04-25T11:40:00Z">
        <w:r w:rsidR="00000353" w:rsidRPr="00EC76D5">
          <w:t xml:space="preserve">, the array </w:t>
        </w:r>
      </w:ins>
      <w:ins w:id="4283" w:author="Stefan Bjornander" w:date="2015-04-25T14:31:00Z">
        <w:r w:rsidR="0020338C" w:rsidRPr="00EC76D5">
          <w:t xml:space="preserve">keeps the size zero and is considered </w:t>
        </w:r>
      </w:ins>
      <w:ins w:id="4284" w:author="Stefan Bjornander" w:date="2015-04-25T11:40:00Z">
        <w:r w:rsidR="00000353" w:rsidRPr="00EC76D5">
          <w:t>incomplete</w:t>
        </w:r>
      </w:ins>
      <w:ins w:id="4285" w:author="Stefan Bjornander" w:date="2015-04-25T11:39:00Z">
        <w:r w:rsidR="00000353" w:rsidRPr="00EC76D5">
          <w:t>.</w:t>
        </w:r>
      </w:ins>
      <w:ins w:id="4286" w:author="Stefan Bjornander" w:date="2015-04-25T14:30:00Z">
        <w:r w:rsidR="00BC2A9F" w:rsidRPr="00EC76D5">
          <w:t xml:space="preserve"> In the same</w:t>
        </w:r>
      </w:ins>
      <w:ins w:id="4287" w:author="Stefan Bjornander" w:date="2015-04-25T14:33:00Z">
        <w:r w:rsidR="00C62917" w:rsidRPr="00EC76D5">
          <w:t xml:space="preserve"> way</w:t>
        </w:r>
      </w:ins>
      <w:ins w:id="4288" w:author="Stefan Bjornander" w:date="2015-04-25T14:30:00Z">
        <w:r w:rsidR="00BC2A9F" w:rsidRPr="00EC76D5">
          <w:t xml:space="preserve">, it is possible to define only the </w:t>
        </w:r>
      </w:ins>
      <w:ins w:id="4289" w:author="Stefan Bjornander" w:date="2015-04-25T14:32:00Z">
        <w:r w:rsidR="0020338C" w:rsidRPr="00EC76D5">
          <w:t>n</w:t>
        </w:r>
      </w:ins>
      <w:ins w:id="4290" w:author="Stefan Bjornander" w:date="2015-04-25T14:33:00Z">
        <w:r w:rsidR="0020338C" w:rsidRPr="00EC76D5">
          <w:t>ame tag</w:t>
        </w:r>
      </w:ins>
      <w:ins w:id="4291" w:author="Stefan Bjornander" w:date="2015-04-25T14:30:00Z">
        <w:r w:rsidR="00BC2A9F" w:rsidRPr="00EC76D5">
          <w:t xml:space="preserve"> of a struct</w:t>
        </w:r>
      </w:ins>
      <w:ins w:id="4292" w:author="Stefan Bjornander" w:date="2015-04-25T14:33:00Z">
        <w:r w:rsidR="0020338C" w:rsidRPr="00EC76D5">
          <w:t xml:space="preserve"> or union</w:t>
        </w:r>
      </w:ins>
      <w:ins w:id="4293" w:author="Stefan Bjornander" w:date="2015-04-25T14:30:00Z">
        <w:r w:rsidR="00BC2A9F" w:rsidRPr="00EC76D5">
          <w:t xml:space="preserve">, with its </w:t>
        </w:r>
      </w:ins>
      <w:ins w:id="4294" w:author="Stefan Bjornander" w:date="2015-04-25T14:33:00Z">
        <w:r w:rsidR="0020338C" w:rsidRPr="00EC76D5">
          <w:t xml:space="preserve">member </w:t>
        </w:r>
      </w:ins>
      <w:r w:rsidR="00AA3CC2" w:rsidRPr="00EC76D5">
        <w:t>map</w:t>
      </w:r>
      <w:ins w:id="4295" w:author="Stefan Bjornander" w:date="2015-04-25T14:33:00Z">
        <w:r w:rsidR="0020338C" w:rsidRPr="00EC76D5">
          <w:t xml:space="preserve"> </w:t>
        </w:r>
      </w:ins>
      <w:ins w:id="4296" w:author="Stefan Bjornander" w:date="2015-04-25T14:30:00Z">
        <w:r w:rsidR="00BC2A9F" w:rsidRPr="00EC76D5">
          <w:t xml:space="preserve">to be defined later. </w:t>
        </w:r>
      </w:ins>
      <w:ins w:id="4297" w:author="Stefan Bjornander" w:date="2015-04-25T14:32:00Z">
        <w:r w:rsidR="0020338C" w:rsidRPr="00EC76D5">
          <w:t xml:space="preserve">In that case, the member </w:t>
        </w:r>
      </w:ins>
      <w:r w:rsidR="00AA3CC2" w:rsidRPr="00EC76D5">
        <w:t>map</w:t>
      </w:r>
      <w:ins w:id="4298" w:author="Stefan Bjornander" w:date="2015-04-25T14:32:00Z">
        <w:r w:rsidR="0020338C" w:rsidRPr="00EC76D5">
          <w:t xml:space="preserve"> is given the value null, which is keep if the </w:t>
        </w:r>
      </w:ins>
      <w:ins w:id="4299" w:author="Stefan Bjornander" w:date="2015-04-25T14:33:00Z">
        <w:r w:rsidR="00E0604A" w:rsidRPr="00EC76D5">
          <w:t xml:space="preserve">member </w:t>
        </w:r>
      </w:ins>
      <w:r w:rsidR="00356A46" w:rsidRPr="00EC76D5">
        <w:t>map</w:t>
      </w:r>
      <w:ins w:id="4300" w:author="Stefan Bjornander" w:date="2015-04-25T14:33:00Z">
        <w:r w:rsidR="00E0604A" w:rsidRPr="00EC76D5">
          <w:t xml:space="preserve"> is n</w:t>
        </w:r>
      </w:ins>
      <w:r w:rsidR="00356A46" w:rsidRPr="00EC76D5">
        <w:t>ot</w:t>
      </w:r>
      <w:ins w:id="4301" w:author="Stefan Bjornander" w:date="2015-04-25T14:33:00Z">
        <w:r w:rsidR="00E0604A" w:rsidRPr="00EC76D5">
          <w:t xml:space="preserve"> defined, and </w:t>
        </w:r>
        <w:r w:rsidR="0020338C" w:rsidRPr="00EC76D5">
          <w:t>the struct or union is consider incomplete.</w:t>
        </w:r>
      </w:ins>
      <w:ins w:id="4302"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3" w:author="Stefan Bjornander" w:date="2015-04-25T14:34:00Z">
        <w:r w:rsidR="00E0604A" w:rsidRPr="00EC76D5">
          <w:t>complete.</w:t>
        </w:r>
      </w:ins>
    </w:p>
    <w:p w14:paraId="4E45F58D" w14:textId="77777777" w:rsidR="00FE6BB6" w:rsidRPr="00EC76D5" w:rsidRDefault="00FE6BB6">
      <w:pPr>
        <w:pStyle w:val="CodeHeader"/>
        <w:rPr>
          <w:ins w:id="4304" w:author="Stefan Bjornander" w:date="2015-04-25T11:14:00Z"/>
        </w:rPr>
        <w:pPrChange w:id="4305" w:author="Stefan Bjornander" w:date="2015-04-25T11:16:00Z">
          <w:pPr>
            <w:pStyle w:val="Code"/>
          </w:pPr>
        </w:pPrChange>
      </w:pPr>
      <w:proofErr w:type="spellStart"/>
      <w:ins w:id="4306"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lastRenderedPageBreak/>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7"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8" w:author="Stefan Bjornander" w:date="2015-04-25T10:27:00Z"/>
        </w:rPr>
      </w:pPr>
      <w:bookmarkStart w:id="4309" w:name="_Toc481936356"/>
      <w:r w:rsidRPr="00EC76D5">
        <w:t>Constant and Volatile Types</w:t>
      </w:r>
      <w:bookmarkEnd w:id="4309"/>
    </w:p>
    <w:p w14:paraId="7E748C79" w14:textId="431A86FF" w:rsidR="00D11AF4" w:rsidRPr="00EC76D5" w:rsidRDefault="00D11AF4">
      <w:pPr>
        <w:rPr>
          <w:ins w:id="4310" w:author="Stefan Bjornander" w:date="2015-04-25T10:30:00Z"/>
        </w:rPr>
        <w:pPrChange w:id="4311" w:author="Stefan Bjornander" w:date="2015-04-25T10:27:00Z">
          <w:pPr>
            <w:pStyle w:val="Rubrik3"/>
          </w:pPr>
        </w:pPrChange>
      </w:pPr>
      <w:ins w:id="4312" w:author="Stefan Bjornander" w:date="2015-04-25T10:28:00Z">
        <w:r w:rsidRPr="00EC76D5">
          <w:t xml:space="preserve">Simply put, a type is constant if its field </w:t>
        </w:r>
        <w:proofErr w:type="spellStart"/>
        <w:r w:rsidRPr="00EC76D5">
          <w:rPr>
            <w:rStyle w:val="CodeInText"/>
            <w:color w:val="auto"/>
            <w:rPrChange w:id="4313" w:author="Stefan Bjornander" w:date="2015-04-25T10:28:00Z">
              <w:rPr/>
            </w:rPrChange>
          </w:rPr>
          <w:t>m_constant</w:t>
        </w:r>
        <w:proofErr w:type="spellEnd"/>
        <w:r w:rsidRPr="00EC76D5">
          <w:t xml:space="preserve"> is true. However, </w:t>
        </w:r>
      </w:ins>
      <w:r w:rsidRPr="00EC76D5">
        <w:t>a</w:t>
      </w:r>
      <w:ins w:id="4314" w:author="Stefan Bjornander" w:date="2015-04-25T10:28:00Z">
        <w:r w:rsidRPr="00EC76D5">
          <w:t xml:space="preserve"> struct or union is </w:t>
        </w:r>
      </w:ins>
      <w:ins w:id="4315" w:author="Stefan Bjornander" w:date="2015-04-25T10:29:00Z">
        <w:r w:rsidRPr="00EC76D5">
          <w:t>regarded</w:t>
        </w:r>
      </w:ins>
      <w:ins w:id="4316" w:author="Stefan Bjornander" w:date="2015-04-25T10:28:00Z">
        <w:r w:rsidRPr="00EC76D5">
          <w:t xml:space="preserve"> as </w:t>
        </w:r>
      </w:ins>
      <w:ins w:id="4317" w:author="Stefan Bjornander" w:date="2015-04-25T10:29:00Z">
        <w:r w:rsidRPr="00EC76D5">
          <w:t>constant</w:t>
        </w:r>
      </w:ins>
      <w:ins w:id="4318" w:author="Stefan Bjornander" w:date="2015-04-25T10:28:00Z">
        <w:r w:rsidRPr="00EC76D5">
          <w:t xml:space="preserve"> if </w:t>
        </w:r>
      </w:ins>
      <w:ins w:id="4319" w:author="Stefan Bjornander" w:date="2015-04-25T10:29:00Z">
        <w:r w:rsidRPr="00EC76D5">
          <w:t>it is constant</w:t>
        </w:r>
      </w:ins>
      <w:r w:rsidRPr="00EC76D5">
        <w:t xml:space="preserve"> </w:t>
      </w:r>
      <w:r w:rsidR="00310577" w:rsidRPr="00EC76D5">
        <w:t>(</w:t>
      </w:r>
      <w:proofErr w:type="spellStart"/>
      <w:ins w:id="4320" w:author="Stefan Bjornander" w:date="2015-04-25T10:29:00Z">
        <w:r w:rsidRPr="00EC76D5">
          <w:rPr>
            <w:rStyle w:val="CodeInText"/>
            <w:color w:val="auto"/>
            <w:rPrChange w:id="4321" w:author="Stefan Bjornander" w:date="2015-04-25T10:30:00Z">
              <w:rPr/>
            </w:rPrChange>
          </w:rPr>
          <w:t>m_constant</w:t>
        </w:r>
        <w:proofErr w:type="spellEnd"/>
        <w:r w:rsidRPr="00EC76D5">
          <w:t xml:space="preserve"> is true) or is any of its members if (</w:t>
        </w:r>
      </w:ins>
      <w:ins w:id="4322" w:author="Stefan Bjornander" w:date="2015-04-25T10:30:00Z">
        <w:r w:rsidRPr="00EC76D5">
          <w:t>recursively</w:t>
        </w:r>
      </w:ins>
      <w:ins w:id="4323" w:author="Stefan Bjornander" w:date="2015-04-25T10:29:00Z">
        <w:r w:rsidRPr="00EC76D5">
          <w:t>)</w:t>
        </w:r>
      </w:ins>
      <w:ins w:id="4324" w:author="Stefan Bjornander" w:date="2015-04-25T10:30:00Z">
        <w:r w:rsidRPr="00EC76D5">
          <w:t xml:space="preserve"> constant.</w:t>
        </w:r>
      </w:ins>
    </w:p>
    <w:p w14:paraId="583E0068" w14:textId="003EAC1E" w:rsidR="00D11AF4" w:rsidRPr="00EC76D5" w:rsidRDefault="00D11AF4">
      <w:pPr>
        <w:pPrChange w:id="4325" w:author="Stefan Bjornander" w:date="2015-04-25T10:27:00Z">
          <w:pPr>
            <w:pStyle w:val="Rubrik3"/>
          </w:pPr>
        </w:pPrChange>
      </w:pPr>
      <w:ins w:id="4326" w:author="Stefan Bjornander" w:date="2015-04-25T10:30:00Z">
        <w:r w:rsidRPr="00EC76D5">
          <w:t xml:space="preserve">The idea of the volatile </w:t>
        </w:r>
      </w:ins>
      <w:ins w:id="4327" w:author="Stefan Bjornander" w:date="2015-04-25T10:31:00Z">
        <w:r w:rsidRPr="00EC76D5">
          <w:t xml:space="preserve">qualifier is to </w:t>
        </w:r>
      </w:ins>
      <w:ins w:id="4328" w:author="Stefan Bjornander" w:date="2015-04-25T10:30:00Z">
        <w:r w:rsidRPr="00EC76D5">
          <w:t xml:space="preserve">prevent optimization, and since this book </w:t>
        </w:r>
      </w:ins>
      <w:ins w:id="4329"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30" w:author="Stefan Bjornander" w:date="2015-04-25T10:31:00Z">
        <w:r w:rsidRPr="00EC76D5">
          <w:t xml:space="preserve">. However, for the sake of </w:t>
        </w:r>
      </w:ins>
      <w:r w:rsidR="00AF218C" w:rsidRPr="00EC76D5">
        <w:t>compl</w:t>
      </w:r>
      <w:r w:rsidR="005B0924" w:rsidRPr="00EC76D5">
        <w:t>ete</w:t>
      </w:r>
      <w:r w:rsidR="00AF218C" w:rsidRPr="00EC76D5">
        <w:t>ness</w:t>
      </w:r>
      <w:ins w:id="4331" w:author="Stefan Bjornander" w:date="2015-04-25T10:31:00Z">
        <w:r w:rsidRPr="00EC76D5">
          <w:t xml:space="preserve"> we include the </w:t>
        </w:r>
        <w:proofErr w:type="spellStart"/>
        <w:r w:rsidRPr="00EC76D5">
          <w:rPr>
            <w:rStyle w:val="CodeInText"/>
            <w:color w:val="auto"/>
            <w:rPrChange w:id="4332" w:author="Stefan Bjornander" w:date="2015-04-25T10:32:00Z">
              <w:rPr/>
            </w:rPrChange>
          </w:rPr>
          <w:t>m_volatile</w:t>
        </w:r>
        <w:proofErr w:type="spellEnd"/>
        <w:r w:rsidRPr="00EC76D5">
          <w:t xml:space="preserve"> field in the </w:t>
        </w:r>
        <w:r w:rsidRPr="00EC76D5">
          <w:rPr>
            <w:rStyle w:val="CodeInText"/>
            <w:color w:val="auto"/>
            <w:rPrChange w:id="4333"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4" w:author="Stefan Bjornander" w:date="2015-04-25T14:35:00Z"/>
        </w:rPr>
      </w:pPr>
      <w:bookmarkStart w:id="4335" w:name="_Toc481936357"/>
      <w:ins w:id="4336" w:author="Stefan Bjornander" w:date="2015-04-25T11:16:00Z">
        <w:r w:rsidRPr="00EC76D5">
          <w:t>Equality</w:t>
        </w:r>
      </w:ins>
      <w:bookmarkEnd w:id="4335"/>
    </w:p>
    <w:p w14:paraId="3E3C9A4B" w14:textId="7D4A0212" w:rsidR="00A916C7" w:rsidRPr="00EC76D5" w:rsidRDefault="00A916C7">
      <w:pPr>
        <w:rPr>
          <w:ins w:id="4337" w:author="Stefan Bjornander" w:date="2015-04-25T11:16:00Z"/>
        </w:rPr>
        <w:pPrChange w:id="4338" w:author="Stefan Bjornander" w:date="2015-04-25T14:35:00Z">
          <w:pPr>
            <w:pStyle w:val="Code"/>
          </w:pPr>
        </w:pPrChange>
      </w:pPr>
      <w:ins w:id="4339" w:author="Stefan Bjornander" w:date="2015-04-25T14:35:00Z">
        <w:r w:rsidRPr="00EC76D5">
          <w:t>Two pointer</w:t>
        </w:r>
      </w:ins>
      <w:r w:rsidR="00416ED2" w:rsidRPr="00EC76D5">
        <w:t>s</w:t>
      </w:r>
      <w:ins w:id="4340" w:author="Stefan Bjornander" w:date="2015-04-25T14:35:00Z">
        <w:r w:rsidRPr="00EC76D5">
          <w:t xml:space="preserve"> are </w:t>
        </w:r>
      </w:ins>
      <w:r w:rsidR="00C91C59" w:rsidRPr="00EC76D5">
        <w:t>consider</w:t>
      </w:r>
      <w:r w:rsidR="00B0500C" w:rsidRPr="00EC76D5">
        <w:t>ed</w:t>
      </w:r>
      <w:r w:rsidR="00C91C59" w:rsidRPr="00EC76D5">
        <w:t xml:space="preserve"> to be </w:t>
      </w:r>
      <w:ins w:id="4341" w:author="Stefan Bjornander" w:date="2015-04-25T14:35:00Z">
        <w:r w:rsidRPr="00EC76D5">
          <w:t>equal if the type</w:t>
        </w:r>
      </w:ins>
      <w:r w:rsidR="00A3631A" w:rsidRPr="00EC76D5">
        <w:t>s</w:t>
      </w:r>
      <w:ins w:id="4342" w:author="Stefan Bjornander" w:date="2015-04-25T14:35:00Z">
        <w:r w:rsidRPr="00EC76D5">
          <w:t xml:space="preserve"> they point at are equal</w:t>
        </w:r>
      </w:ins>
      <w:ins w:id="4343" w:author="Stefan Bjornander" w:date="2015-04-25T14:56:00Z">
        <w:r w:rsidR="00B95D8D" w:rsidRPr="00EC76D5">
          <w:t xml:space="preserve">, two arrays are </w:t>
        </w:r>
      </w:ins>
      <w:r w:rsidR="00A3631A" w:rsidRPr="00EC76D5">
        <w:t xml:space="preserve">equal </w:t>
      </w:r>
      <w:ins w:id="4344" w:author="Stefan Bjornander" w:date="2015-04-25T17:26:00Z">
        <w:r w:rsidR="005F554E" w:rsidRPr="00EC76D5">
          <w:t>if</w:t>
        </w:r>
      </w:ins>
      <w:r w:rsidR="004D46B3" w:rsidRPr="00EC76D5">
        <w:t xml:space="preserve"> (1) </w:t>
      </w:r>
      <w:ins w:id="4345" w:author="Stefan Bjornander" w:date="2015-04-25T17:26:00Z">
        <w:r w:rsidR="005F554E" w:rsidRPr="00EC76D5">
          <w:t xml:space="preserve">their types are equal and </w:t>
        </w:r>
      </w:ins>
      <w:r w:rsidR="00FA23FF" w:rsidRPr="00EC76D5">
        <w:t xml:space="preserve">(2) </w:t>
      </w:r>
      <w:ins w:id="4346" w:author="Stefan Bjornander" w:date="2015-04-25T17:26:00Z">
        <w:r w:rsidR="005F554E" w:rsidRPr="00EC76D5">
          <w:t>they have the same size o</w:t>
        </w:r>
      </w:ins>
      <w:r w:rsidR="00C91C59" w:rsidRPr="00EC76D5">
        <w:t>r</w:t>
      </w:r>
      <w:ins w:id="4347" w:author="Stefan Bjornander" w:date="2015-04-25T17:26:00Z">
        <w:r w:rsidR="005F554E" w:rsidRPr="00EC76D5">
          <w:t xml:space="preserve"> </w:t>
        </w:r>
      </w:ins>
      <w:r w:rsidR="00A95671" w:rsidRPr="00EC76D5">
        <w:t>both are incomplete (their sizes are zero)</w:t>
      </w:r>
      <w:ins w:id="4348" w:author="Stefan Bjornander" w:date="2015-04-25T17:26:00Z">
        <w:r w:rsidR="005F554E" w:rsidRPr="00EC76D5">
          <w:t>.</w:t>
        </w:r>
      </w:ins>
      <w:ins w:id="4349" w:author="Stefan Bjornander" w:date="2015-04-25T14:56:00Z">
        <w:r w:rsidR="005E7A0F" w:rsidRPr="00EC76D5">
          <w:t xml:space="preserve"> </w:t>
        </w:r>
      </w:ins>
      <w:ins w:id="4350" w:author="Stefan Bjornander" w:date="2015-04-25T14:58:00Z">
        <w:r w:rsidR="005E7A0F" w:rsidRPr="00EC76D5">
          <w:t>Two struct</w:t>
        </w:r>
      </w:ins>
      <w:ins w:id="4351" w:author="Stefan Bjornander" w:date="2015-04-25T16:07:00Z">
        <w:r w:rsidR="004F1DF0" w:rsidRPr="00EC76D5">
          <w:t>s</w:t>
        </w:r>
      </w:ins>
      <w:ins w:id="4352" w:author="Stefan Bjornander" w:date="2015-04-25T14:58:00Z">
        <w:r w:rsidR="005E7A0F" w:rsidRPr="00EC76D5">
          <w:t xml:space="preserve"> or </w:t>
        </w:r>
        <w:r w:rsidR="005E7A0F" w:rsidRPr="00EC76D5">
          <w:lastRenderedPageBreak/>
          <w:t xml:space="preserve">unions are equals if </w:t>
        </w:r>
      </w:ins>
      <w:ins w:id="4353" w:author="Stefan Bjornander" w:date="2015-04-25T16:06:00Z">
        <w:r w:rsidR="00865EBC" w:rsidRPr="00EC76D5">
          <w:t xml:space="preserve">they both are incomplete </w:t>
        </w:r>
      </w:ins>
      <w:r w:rsidR="00E20A4C" w:rsidRPr="00EC76D5">
        <w:t xml:space="preserve">(their member maps are null) </w:t>
      </w:r>
      <w:ins w:id="4354" w:author="Stefan Bjornander" w:date="2015-04-25T16:06:00Z">
        <w:r w:rsidR="00865EBC" w:rsidRPr="00EC76D5">
          <w:t xml:space="preserve">or if </w:t>
        </w:r>
      </w:ins>
      <w:ins w:id="4355" w:author="Stefan Bjornander" w:date="2015-04-25T14:58:00Z">
        <w:r w:rsidR="005E7A0F" w:rsidRPr="00EC76D5">
          <w:t xml:space="preserve">their member </w:t>
        </w:r>
      </w:ins>
      <w:r w:rsidR="00E20A4C" w:rsidRPr="00EC76D5">
        <w:t>maps</w:t>
      </w:r>
      <w:ins w:id="4356" w:author="Stefan Bjornander" w:date="2015-04-25T14:58:00Z">
        <w:r w:rsidR="005E7A0F" w:rsidRPr="00EC76D5">
          <w:t xml:space="preserve"> are equal</w:t>
        </w:r>
      </w:ins>
      <w:ins w:id="4357" w:author="Stefan Bjornander" w:date="2015-04-25T16:07:00Z">
        <w:r w:rsidR="00865EBC" w:rsidRPr="00EC76D5">
          <w:t>. N</w:t>
        </w:r>
      </w:ins>
      <w:ins w:id="4358" w:author="Stefan Bjornander" w:date="2015-04-25T16:05:00Z">
        <w:r w:rsidR="0068321F" w:rsidRPr="00EC76D5">
          <w:t xml:space="preserve">ote that they </w:t>
        </w:r>
      </w:ins>
      <w:r w:rsidR="002B1668" w:rsidRPr="00EC76D5">
        <w:t xml:space="preserve">must not only </w:t>
      </w:r>
      <w:ins w:id="4359" w:author="Stefan Bjornander" w:date="2015-04-25T16:06:00Z">
        <w:r w:rsidR="0068321F" w:rsidRPr="00EC76D5">
          <w:t>have the same members, the</w:t>
        </w:r>
      </w:ins>
      <w:r w:rsidR="00CC412E" w:rsidRPr="00EC76D5">
        <w:t xml:space="preserve"> members</w:t>
      </w:r>
      <w:ins w:id="4360"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61" w:author="Stefan Bjornander" w:date="2015-04-25T16:06:00Z">
        <w:r w:rsidR="0068321F" w:rsidRPr="00EC76D5">
          <w:t>same order.</w:t>
        </w:r>
      </w:ins>
      <w:ins w:id="4362"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3" w:author="Stefan Bjornander" w:date="2015-04-25T11:16:00Z">
          <w:pPr>
            <w:pStyle w:val="Code"/>
          </w:pPr>
        </w:pPrChange>
      </w:pPr>
      <w:proofErr w:type="spellStart"/>
      <w:ins w:id="4364"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5" w:author="Stefan Bjornander" w:date="2015-04-25T11:10:00Z"/>
        </w:rPr>
      </w:pPr>
      <w:bookmarkStart w:id="4366" w:name="_Toc420166665"/>
      <w:bookmarkStart w:id="4367" w:name="_Toc477377197"/>
      <w:bookmarkStart w:id="4368" w:name="_Toc480211134"/>
      <w:bookmarkStart w:id="4369" w:name="_Toc481935003"/>
      <w:bookmarkStart w:id="4370" w:name="_Toc481935535"/>
      <w:del w:id="4371" w:author="Stefan Bjornander" w:date="2015-04-25T11:10:00Z">
        <w:r w:rsidRPr="00EC76D5" w:rsidDel="00692937">
          <w:delText>Size</w:delText>
        </w:r>
        <w:r w:rsidR="00086850" w:rsidRPr="00EC76D5" w:rsidDel="00692937">
          <w:delText>, Completeness, and Equality</w:delText>
        </w:r>
        <w:bookmarkStart w:id="4372" w:name="_Toc417811925"/>
        <w:bookmarkStart w:id="4373" w:name="_Toc417853545"/>
        <w:bookmarkStart w:id="4374" w:name="_Toc418022223"/>
        <w:bookmarkStart w:id="4375" w:name="_Toc418191605"/>
        <w:bookmarkStart w:id="4376" w:name="_Toc418192074"/>
        <w:bookmarkStart w:id="4377" w:name="_Toc418263309"/>
        <w:bookmarkStart w:id="4378" w:name="_Toc418263776"/>
        <w:bookmarkStart w:id="4379" w:name="_Toc418356956"/>
        <w:bookmarkStart w:id="4380" w:name="_Toc418360319"/>
        <w:bookmarkStart w:id="4381" w:name="_Toc418435004"/>
        <w:bookmarkStart w:id="4382" w:name="_Toc419660171"/>
        <w:bookmarkStart w:id="4383" w:name="_Toc419660634"/>
        <w:bookmarkStart w:id="4384" w:name="_Toc420134103"/>
        <w:bookmarkStart w:id="4385" w:name="_Toc420134565"/>
        <w:bookmarkStart w:id="4386" w:name="_Toc420166323"/>
        <w:bookmarkStart w:id="4387" w:name="_Toc420167093"/>
        <w:bookmarkStart w:id="4388" w:name="_Toc420302250"/>
        <w:bookmarkStart w:id="4389" w:name="_Toc420302717"/>
        <w:bookmarkStart w:id="4390" w:name="_Toc420438551"/>
        <w:bookmarkStart w:id="4391" w:name="_Toc420795989"/>
        <w:bookmarkStart w:id="4392" w:name="_Toc420874257"/>
        <w:bookmarkStart w:id="4393" w:name="_Toc420874722"/>
        <w:bookmarkStart w:id="4394" w:name="_Toc420874464"/>
        <w:bookmarkStart w:id="4395" w:name="_Toc421046552"/>
        <w:bookmarkStart w:id="4396" w:name="_Toc421047023"/>
        <w:bookmarkStart w:id="4397" w:name="_Toc477259103"/>
        <w:bookmarkStart w:id="4398" w:name="_Toc479633202"/>
        <w:bookmarkStart w:id="4399" w:name="_Toc481936358"/>
        <w:bookmarkEnd w:id="4366"/>
        <w:bookmarkEnd w:id="4367"/>
        <w:bookmarkEnd w:id="4368"/>
        <w:bookmarkEnd w:id="4369"/>
        <w:bookmarkEnd w:id="4370"/>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del>
    </w:p>
    <w:p w14:paraId="1ACB5470" w14:textId="77777777" w:rsidR="009E5C9B" w:rsidRPr="00EC76D5" w:rsidDel="00692937" w:rsidRDefault="009E5C9B" w:rsidP="009E5C9B">
      <w:pPr>
        <w:pStyle w:val="CodeHeader"/>
        <w:rPr>
          <w:del w:id="4400" w:author="Stefan Bjornander" w:date="2015-04-25T11:10:00Z"/>
        </w:rPr>
      </w:pPr>
      <w:del w:id="4401" w:author="Stefan Bjornander" w:date="2015-04-25T11:10:00Z">
        <w:r w:rsidRPr="00EC76D5" w:rsidDel="00692937">
          <w:delText>Type.java</w:delText>
        </w:r>
        <w:bookmarkStart w:id="4402" w:name="_Toc417811926"/>
        <w:bookmarkStart w:id="4403" w:name="_Toc417853546"/>
        <w:bookmarkStart w:id="4404" w:name="_Toc418022224"/>
        <w:bookmarkStart w:id="4405" w:name="_Toc418191606"/>
        <w:bookmarkStart w:id="4406" w:name="_Toc418192075"/>
        <w:bookmarkStart w:id="4407" w:name="_Toc418263310"/>
        <w:bookmarkStart w:id="4408" w:name="_Toc418263777"/>
        <w:bookmarkStart w:id="4409" w:name="_Toc418356957"/>
        <w:bookmarkStart w:id="4410" w:name="_Toc418360320"/>
        <w:bookmarkStart w:id="4411" w:name="_Toc418435005"/>
        <w:bookmarkStart w:id="4412" w:name="_Toc419660172"/>
        <w:bookmarkStart w:id="4413" w:name="_Toc419660635"/>
        <w:bookmarkStart w:id="4414" w:name="_Toc420134104"/>
        <w:bookmarkStart w:id="4415" w:name="_Toc420134566"/>
        <w:bookmarkStart w:id="4416" w:name="_Toc420166324"/>
        <w:bookmarkStart w:id="4417" w:name="_Toc420167094"/>
        <w:bookmarkStart w:id="4418" w:name="_Toc420302251"/>
        <w:bookmarkStart w:id="4419" w:name="_Toc420302718"/>
        <w:bookmarkStart w:id="4420" w:name="_Toc420438552"/>
        <w:bookmarkStart w:id="4421" w:name="_Toc420795990"/>
        <w:bookmarkStart w:id="4422" w:name="_Toc420874258"/>
        <w:bookmarkStart w:id="4423" w:name="_Toc420874723"/>
        <w:bookmarkStart w:id="4424" w:name="_Toc420874465"/>
        <w:bookmarkStart w:id="4425" w:name="_Toc421046553"/>
        <w:bookmarkStart w:id="4426" w:name="_Toc421047024"/>
        <w:bookmarkStart w:id="4427" w:name="_Toc477259104"/>
        <w:bookmarkStart w:id="4428" w:name="_Toc479633203"/>
        <w:bookmarkStart w:id="4429" w:name="_Toc481936359"/>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del>
    </w:p>
    <w:p w14:paraId="0573148C" w14:textId="77777777" w:rsidR="00397B2B" w:rsidRPr="00EC76D5" w:rsidDel="00692937" w:rsidRDefault="00397B2B" w:rsidP="00397B2B">
      <w:pPr>
        <w:pStyle w:val="Code"/>
        <w:rPr>
          <w:del w:id="4430" w:author="Stefan Bjornander" w:date="2015-04-25T11:10:00Z"/>
        </w:rPr>
      </w:pPr>
      <w:del w:id="4431" w:author="Stefan Bjornander" w:date="2015-04-25T11:10:00Z">
        <w:r w:rsidRPr="00EC76D5" w:rsidDel="00692937">
          <w:delText xml:space="preserve">  private boolean m_hasTag;</w:delText>
        </w:r>
        <w:bookmarkStart w:id="4432" w:name="_Toc417811927"/>
        <w:bookmarkStart w:id="4433" w:name="_Toc417853547"/>
        <w:bookmarkStart w:id="4434" w:name="_Toc418022225"/>
        <w:bookmarkStart w:id="4435" w:name="_Toc418191607"/>
        <w:bookmarkStart w:id="4436" w:name="_Toc418192076"/>
        <w:bookmarkStart w:id="4437" w:name="_Toc418263311"/>
        <w:bookmarkStart w:id="4438" w:name="_Toc418263778"/>
        <w:bookmarkStart w:id="4439" w:name="_Toc418356958"/>
        <w:bookmarkStart w:id="4440" w:name="_Toc418360321"/>
        <w:bookmarkStart w:id="4441" w:name="_Toc418435006"/>
        <w:bookmarkStart w:id="4442" w:name="_Toc419660173"/>
        <w:bookmarkStart w:id="4443" w:name="_Toc419660636"/>
        <w:bookmarkStart w:id="4444" w:name="_Toc420134105"/>
        <w:bookmarkStart w:id="4445" w:name="_Toc420134567"/>
        <w:bookmarkStart w:id="4446" w:name="_Toc420166325"/>
        <w:bookmarkStart w:id="4447" w:name="_Toc420167095"/>
        <w:bookmarkStart w:id="4448" w:name="_Toc420302252"/>
        <w:bookmarkStart w:id="4449" w:name="_Toc420302719"/>
        <w:bookmarkStart w:id="4450" w:name="_Toc420438553"/>
        <w:bookmarkStart w:id="4451" w:name="_Toc420795991"/>
        <w:bookmarkStart w:id="4452" w:name="_Toc420874259"/>
        <w:bookmarkStart w:id="4453" w:name="_Toc420874724"/>
        <w:bookmarkStart w:id="4454" w:name="_Toc420874466"/>
        <w:bookmarkStart w:id="4455" w:name="_Toc421046554"/>
        <w:bookmarkStart w:id="4456" w:name="_Toc421047025"/>
        <w:bookmarkStart w:id="4457" w:name="_Toc477259105"/>
        <w:bookmarkStart w:id="4458" w:name="_Toc479633204"/>
        <w:bookmarkStart w:id="4459" w:name="_Toc481936360"/>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del>
    </w:p>
    <w:p w14:paraId="2AE7F9C1" w14:textId="77777777" w:rsidR="00397B2B" w:rsidRPr="00EC76D5" w:rsidDel="00692937" w:rsidRDefault="00397B2B" w:rsidP="00397B2B">
      <w:pPr>
        <w:pStyle w:val="Code"/>
        <w:rPr>
          <w:del w:id="4460" w:author="Stefan Bjornander" w:date="2015-04-25T11:10:00Z"/>
        </w:rPr>
      </w:pPr>
      <w:del w:id="4461" w:author="Stefan Bjornander" w:date="2015-04-25T11:10:00Z">
        <w:r w:rsidRPr="00EC76D5" w:rsidDel="00692937">
          <w:delText xml:space="preserve">  private List&lt;Symb&gt; m_symbolList;</w:delText>
        </w:r>
        <w:bookmarkStart w:id="4462" w:name="_Toc417811928"/>
        <w:bookmarkStart w:id="4463" w:name="_Toc417853548"/>
        <w:bookmarkStart w:id="4464" w:name="_Toc418022226"/>
        <w:bookmarkStart w:id="4465" w:name="_Toc418191608"/>
        <w:bookmarkStart w:id="4466" w:name="_Toc418192077"/>
        <w:bookmarkStart w:id="4467" w:name="_Toc418263312"/>
        <w:bookmarkStart w:id="4468" w:name="_Toc418263779"/>
        <w:bookmarkStart w:id="4469" w:name="_Toc418356959"/>
        <w:bookmarkStart w:id="4470" w:name="_Toc418360322"/>
        <w:bookmarkStart w:id="4471" w:name="_Toc418435007"/>
        <w:bookmarkStart w:id="4472" w:name="_Toc419660174"/>
        <w:bookmarkStart w:id="4473" w:name="_Toc419660637"/>
        <w:bookmarkStart w:id="4474" w:name="_Toc420134106"/>
        <w:bookmarkStart w:id="4475" w:name="_Toc420134568"/>
        <w:bookmarkStart w:id="4476" w:name="_Toc420166326"/>
        <w:bookmarkStart w:id="4477" w:name="_Toc420167096"/>
        <w:bookmarkStart w:id="4478" w:name="_Toc420302253"/>
        <w:bookmarkStart w:id="4479" w:name="_Toc420302720"/>
        <w:bookmarkStart w:id="4480" w:name="_Toc420438554"/>
        <w:bookmarkStart w:id="4481" w:name="_Toc420795992"/>
        <w:bookmarkStart w:id="4482" w:name="_Toc420874260"/>
        <w:bookmarkStart w:id="4483" w:name="_Toc420874725"/>
        <w:bookmarkStart w:id="4484" w:name="_Toc420874467"/>
        <w:bookmarkStart w:id="4485" w:name="_Toc421046555"/>
        <w:bookmarkStart w:id="4486" w:name="_Toc421047026"/>
        <w:bookmarkStart w:id="4487" w:name="_Toc477259106"/>
        <w:bookmarkStart w:id="4488" w:name="_Toc479633205"/>
        <w:bookmarkStart w:id="4489" w:name="_Toc4819363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del>
    </w:p>
    <w:p w14:paraId="2065321D" w14:textId="77777777" w:rsidR="00397B2B" w:rsidRPr="00EC76D5" w:rsidDel="00692937" w:rsidRDefault="00397B2B" w:rsidP="00397B2B">
      <w:pPr>
        <w:pStyle w:val="Code"/>
        <w:rPr>
          <w:del w:id="4490" w:author="Stefan Bjornander" w:date="2015-04-25T11:10:00Z"/>
        </w:rPr>
      </w:pPr>
      <w:bookmarkStart w:id="4491" w:name="_Toc417811929"/>
      <w:bookmarkStart w:id="4492" w:name="_Toc417853549"/>
      <w:bookmarkStart w:id="4493" w:name="_Toc418022227"/>
      <w:bookmarkStart w:id="4494" w:name="_Toc418191609"/>
      <w:bookmarkStart w:id="4495" w:name="_Toc418192078"/>
      <w:bookmarkStart w:id="4496" w:name="_Toc418263313"/>
      <w:bookmarkStart w:id="4497" w:name="_Toc418263780"/>
      <w:bookmarkStart w:id="4498" w:name="_Toc418356960"/>
      <w:bookmarkStart w:id="4499" w:name="_Toc418360323"/>
      <w:bookmarkStart w:id="4500" w:name="_Toc418435008"/>
      <w:bookmarkStart w:id="4501" w:name="_Toc419660175"/>
      <w:bookmarkStart w:id="4502" w:name="_Toc419660638"/>
      <w:bookmarkStart w:id="4503" w:name="_Toc420134107"/>
      <w:bookmarkStart w:id="4504" w:name="_Toc420134569"/>
      <w:bookmarkStart w:id="4505" w:name="_Toc420166327"/>
      <w:bookmarkStart w:id="4506" w:name="_Toc420167097"/>
      <w:bookmarkStart w:id="4507" w:name="_Toc420302254"/>
      <w:bookmarkStart w:id="4508" w:name="_Toc420302721"/>
      <w:bookmarkStart w:id="4509" w:name="_Toc420438555"/>
      <w:bookmarkStart w:id="4510" w:name="_Toc420795993"/>
      <w:bookmarkStart w:id="4511" w:name="_Toc420874261"/>
      <w:bookmarkStart w:id="4512" w:name="_Toc420874726"/>
      <w:bookmarkStart w:id="4513" w:name="_Toc420874468"/>
      <w:bookmarkStart w:id="4514" w:name="_Toc421046556"/>
      <w:bookmarkStart w:id="4515" w:name="_Toc421047027"/>
      <w:bookmarkStart w:id="4516" w:name="_Toc477259107"/>
      <w:bookmarkStart w:id="4517" w:name="_Toc479633206"/>
      <w:bookmarkStart w:id="4518" w:name="_Toc481936362"/>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p>
    <w:p w14:paraId="65404392" w14:textId="77777777" w:rsidR="00397B2B" w:rsidRPr="00EC76D5" w:rsidDel="00692937" w:rsidRDefault="00397B2B" w:rsidP="00397B2B">
      <w:pPr>
        <w:pStyle w:val="Code"/>
        <w:rPr>
          <w:del w:id="4519" w:author="Stefan Bjornander" w:date="2015-04-25T11:10:00Z"/>
        </w:rPr>
      </w:pPr>
      <w:del w:id="4520" w:author="Stefan Bjornander" w:date="2015-04-25T11:10:00Z">
        <w:r w:rsidRPr="00EC76D5" w:rsidDel="00692937">
          <w:delText xml:space="preserve">  public static Type createStructType(List&lt;Symb&gt; symbolList, boolean hasTag) {</w:delText>
        </w:r>
        <w:bookmarkStart w:id="4521" w:name="_Toc417811930"/>
        <w:bookmarkStart w:id="4522" w:name="_Toc417853550"/>
        <w:bookmarkStart w:id="4523" w:name="_Toc418022228"/>
        <w:bookmarkStart w:id="4524" w:name="_Toc418191610"/>
        <w:bookmarkStart w:id="4525" w:name="_Toc418192079"/>
        <w:bookmarkStart w:id="4526" w:name="_Toc418263314"/>
        <w:bookmarkStart w:id="4527" w:name="_Toc418263781"/>
        <w:bookmarkStart w:id="4528" w:name="_Toc418356961"/>
        <w:bookmarkStart w:id="4529" w:name="_Toc418360324"/>
        <w:bookmarkStart w:id="4530" w:name="_Toc418435009"/>
        <w:bookmarkStart w:id="4531" w:name="_Toc419660176"/>
        <w:bookmarkStart w:id="4532" w:name="_Toc419660639"/>
        <w:bookmarkStart w:id="4533" w:name="_Toc420134108"/>
        <w:bookmarkStart w:id="4534" w:name="_Toc420134570"/>
        <w:bookmarkStart w:id="4535" w:name="_Toc420166328"/>
        <w:bookmarkStart w:id="4536" w:name="_Toc420167098"/>
        <w:bookmarkStart w:id="4537" w:name="_Toc420302255"/>
        <w:bookmarkStart w:id="4538" w:name="_Toc420302722"/>
        <w:bookmarkStart w:id="4539" w:name="_Toc420438556"/>
        <w:bookmarkStart w:id="4540" w:name="_Toc420795994"/>
        <w:bookmarkStart w:id="4541" w:name="_Toc420874262"/>
        <w:bookmarkStart w:id="4542" w:name="_Toc420874727"/>
        <w:bookmarkStart w:id="4543" w:name="_Toc420874469"/>
        <w:bookmarkStart w:id="4544" w:name="_Toc421046557"/>
        <w:bookmarkStart w:id="4545" w:name="_Toc421047028"/>
        <w:bookmarkStart w:id="4546" w:name="_Toc477259108"/>
        <w:bookmarkStart w:id="4547" w:name="_Toc479633207"/>
        <w:bookmarkStart w:id="4548" w:name="_Toc481936363"/>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del>
    </w:p>
    <w:p w14:paraId="6D6D2B5A" w14:textId="77777777" w:rsidR="00397B2B" w:rsidRPr="00EC76D5" w:rsidDel="00692937" w:rsidRDefault="00397B2B" w:rsidP="00397B2B">
      <w:pPr>
        <w:pStyle w:val="Code"/>
        <w:rPr>
          <w:del w:id="4549" w:author="Stefan Bjornander" w:date="2015-04-25T11:10:00Z"/>
        </w:rPr>
      </w:pPr>
      <w:del w:id="4550" w:author="Stefan Bjornander" w:date="2015-04-25T11:10:00Z">
        <w:r w:rsidRPr="00EC76D5" w:rsidDel="00692937">
          <w:delText xml:space="preserve">    Type structType = new Type();</w:delText>
        </w:r>
        <w:bookmarkStart w:id="4551" w:name="_Toc417811931"/>
        <w:bookmarkStart w:id="4552" w:name="_Toc417853551"/>
        <w:bookmarkStart w:id="4553" w:name="_Toc418022229"/>
        <w:bookmarkStart w:id="4554" w:name="_Toc418191611"/>
        <w:bookmarkStart w:id="4555" w:name="_Toc418192080"/>
        <w:bookmarkStart w:id="4556" w:name="_Toc418263315"/>
        <w:bookmarkStart w:id="4557" w:name="_Toc418263782"/>
        <w:bookmarkStart w:id="4558" w:name="_Toc418356962"/>
        <w:bookmarkStart w:id="4559" w:name="_Toc418360325"/>
        <w:bookmarkStart w:id="4560" w:name="_Toc418435010"/>
        <w:bookmarkStart w:id="4561" w:name="_Toc419660177"/>
        <w:bookmarkStart w:id="4562" w:name="_Toc419660640"/>
        <w:bookmarkStart w:id="4563" w:name="_Toc420134109"/>
        <w:bookmarkStart w:id="4564" w:name="_Toc420134571"/>
        <w:bookmarkStart w:id="4565" w:name="_Toc420166329"/>
        <w:bookmarkStart w:id="4566" w:name="_Toc420167099"/>
        <w:bookmarkStart w:id="4567" w:name="_Toc420302256"/>
        <w:bookmarkStart w:id="4568" w:name="_Toc420302723"/>
        <w:bookmarkStart w:id="4569" w:name="_Toc420438557"/>
        <w:bookmarkStart w:id="4570" w:name="_Toc420795995"/>
        <w:bookmarkStart w:id="4571" w:name="_Toc420874263"/>
        <w:bookmarkStart w:id="4572" w:name="_Toc420874728"/>
        <w:bookmarkStart w:id="4573" w:name="_Toc420874470"/>
        <w:bookmarkStart w:id="4574" w:name="_Toc421046558"/>
        <w:bookmarkStart w:id="4575" w:name="_Toc421047029"/>
        <w:bookmarkStart w:id="4576" w:name="_Toc477259109"/>
        <w:bookmarkStart w:id="4577" w:name="_Toc479633208"/>
        <w:bookmarkStart w:id="4578" w:name="_Toc481936364"/>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del>
    </w:p>
    <w:p w14:paraId="10250A71" w14:textId="77777777" w:rsidR="00397B2B" w:rsidRPr="00EC76D5" w:rsidDel="00692937" w:rsidRDefault="00397B2B" w:rsidP="00397B2B">
      <w:pPr>
        <w:pStyle w:val="Code"/>
        <w:rPr>
          <w:del w:id="4579" w:author="Stefan Bjornander" w:date="2015-04-25T11:10:00Z"/>
        </w:rPr>
      </w:pPr>
      <w:del w:id="4580" w:author="Stefan Bjornander" w:date="2015-04-25T11:10:00Z">
        <w:r w:rsidRPr="00EC76D5" w:rsidDel="00692937">
          <w:delText xml:space="preserve">    structType.m_sort = Sort.Struct;</w:delText>
        </w:r>
        <w:bookmarkStart w:id="4581" w:name="_Toc417811932"/>
        <w:bookmarkStart w:id="4582" w:name="_Toc417853552"/>
        <w:bookmarkStart w:id="4583" w:name="_Toc418022230"/>
        <w:bookmarkStart w:id="4584" w:name="_Toc418191612"/>
        <w:bookmarkStart w:id="4585" w:name="_Toc418192081"/>
        <w:bookmarkStart w:id="4586" w:name="_Toc418263316"/>
        <w:bookmarkStart w:id="4587" w:name="_Toc418263783"/>
        <w:bookmarkStart w:id="4588" w:name="_Toc418356963"/>
        <w:bookmarkStart w:id="4589" w:name="_Toc418360326"/>
        <w:bookmarkStart w:id="4590" w:name="_Toc418435011"/>
        <w:bookmarkStart w:id="4591" w:name="_Toc419660178"/>
        <w:bookmarkStart w:id="4592" w:name="_Toc419660641"/>
        <w:bookmarkStart w:id="4593" w:name="_Toc420134110"/>
        <w:bookmarkStart w:id="4594" w:name="_Toc420134572"/>
        <w:bookmarkStart w:id="4595" w:name="_Toc420166330"/>
        <w:bookmarkStart w:id="4596" w:name="_Toc420167100"/>
        <w:bookmarkStart w:id="4597" w:name="_Toc420302257"/>
        <w:bookmarkStart w:id="4598" w:name="_Toc420302724"/>
        <w:bookmarkStart w:id="4599" w:name="_Toc420438558"/>
        <w:bookmarkStart w:id="4600" w:name="_Toc420795996"/>
        <w:bookmarkStart w:id="4601" w:name="_Toc420874264"/>
        <w:bookmarkStart w:id="4602" w:name="_Toc420874729"/>
        <w:bookmarkStart w:id="4603" w:name="_Toc420874471"/>
        <w:bookmarkStart w:id="4604" w:name="_Toc421046559"/>
        <w:bookmarkStart w:id="4605" w:name="_Toc421047030"/>
        <w:bookmarkStart w:id="4606" w:name="_Toc477259110"/>
        <w:bookmarkStart w:id="4607" w:name="_Toc479633209"/>
        <w:bookmarkStart w:id="4608" w:name="_Toc481936365"/>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del>
    </w:p>
    <w:p w14:paraId="780E5682" w14:textId="77777777" w:rsidR="00397B2B" w:rsidRPr="00EC76D5" w:rsidDel="00692937" w:rsidRDefault="00397B2B" w:rsidP="00397B2B">
      <w:pPr>
        <w:pStyle w:val="Code"/>
        <w:rPr>
          <w:del w:id="4609" w:author="Stefan Bjornander" w:date="2015-04-25T11:10:00Z"/>
        </w:rPr>
      </w:pPr>
      <w:del w:id="4610" w:author="Stefan Bjornander" w:date="2015-04-25T11:10:00Z">
        <w:r w:rsidRPr="00EC76D5" w:rsidDel="00692937">
          <w:delText xml:space="preserve">    structType.m_hasTag = hasTag;</w:delText>
        </w:r>
        <w:bookmarkStart w:id="4611" w:name="_Toc417811933"/>
        <w:bookmarkStart w:id="4612" w:name="_Toc417853553"/>
        <w:bookmarkStart w:id="4613" w:name="_Toc418022231"/>
        <w:bookmarkStart w:id="4614" w:name="_Toc418191613"/>
        <w:bookmarkStart w:id="4615" w:name="_Toc418192082"/>
        <w:bookmarkStart w:id="4616" w:name="_Toc418263317"/>
        <w:bookmarkStart w:id="4617" w:name="_Toc418263784"/>
        <w:bookmarkStart w:id="4618" w:name="_Toc418356964"/>
        <w:bookmarkStart w:id="4619" w:name="_Toc418360327"/>
        <w:bookmarkStart w:id="4620" w:name="_Toc418435012"/>
        <w:bookmarkStart w:id="4621" w:name="_Toc419660179"/>
        <w:bookmarkStart w:id="4622" w:name="_Toc419660642"/>
        <w:bookmarkStart w:id="4623" w:name="_Toc420134111"/>
        <w:bookmarkStart w:id="4624" w:name="_Toc420134573"/>
        <w:bookmarkStart w:id="4625" w:name="_Toc420166331"/>
        <w:bookmarkStart w:id="4626" w:name="_Toc420167101"/>
        <w:bookmarkStart w:id="4627" w:name="_Toc420302258"/>
        <w:bookmarkStart w:id="4628" w:name="_Toc420302725"/>
        <w:bookmarkStart w:id="4629" w:name="_Toc420438559"/>
        <w:bookmarkStart w:id="4630" w:name="_Toc420795997"/>
        <w:bookmarkStart w:id="4631" w:name="_Toc420874265"/>
        <w:bookmarkStart w:id="4632" w:name="_Toc420874730"/>
        <w:bookmarkStart w:id="4633" w:name="_Toc420874472"/>
        <w:bookmarkStart w:id="4634" w:name="_Toc421046560"/>
        <w:bookmarkStart w:id="4635" w:name="_Toc421047031"/>
        <w:bookmarkStart w:id="4636" w:name="_Toc477259111"/>
        <w:bookmarkStart w:id="4637" w:name="_Toc479633210"/>
        <w:bookmarkStart w:id="4638" w:name="_Toc481936366"/>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del>
    </w:p>
    <w:p w14:paraId="5919A1AD" w14:textId="77777777" w:rsidR="00397B2B" w:rsidRPr="00EC76D5" w:rsidDel="00692937" w:rsidRDefault="00397B2B" w:rsidP="00397B2B">
      <w:pPr>
        <w:pStyle w:val="Code"/>
        <w:rPr>
          <w:del w:id="4639" w:author="Stefan Bjornander" w:date="2015-04-25T11:10:00Z"/>
        </w:rPr>
      </w:pPr>
      <w:del w:id="4640" w:author="Stefan Bjornander" w:date="2015-04-25T11:10:00Z">
        <w:r w:rsidRPr="00EC76D5" w:rsidDel="00692937">
          <w:delText xml:space="preserve">    structType.m_symbolList = symbolList;</w:delText>
        </w:r>
        <w:bookmarkStart w:id="4641" w:name="_Toc417811934"/>
        <w:bookmarkStart w:id="4642" w:name="_Toc417853554"/>
        <w:bookmarkStart w:id="4643" w:name="_Toc418022232"/>
        <w:bookmarkStart w:id="4644" w:name="_Toc418191614"/>
        <w:bookmarkStart w:id="4645" w:name="_Toc418192083"/>
        <w:bookmarkStart w:id="4646" w:name="_Toc418263318"/>
        <w:bookmarkStart w:id="4647" w:name="_Toc418263785"/>
        <w:bookmarkStart w:id="4648" w:name="_Toc418356965"/>
        <w:bookmarkStart w:id="4649" w:name="_Toc418360328"/>
        <w:bookmarkStart w:id="4650" w:name="_Toc418435013"/>
        <w:bookmarkStart w:id="4651" w:name="_Toc419660180"/>
        <w:bookmarkStart w:id="4652" w:name="_Toc419660643"/>
        <w:bookmarkStart w:id="4653" w:name="_Toc420134112"/>
        <w:bookmarkStart w:id="4654" w:name="_Toc420134574"/>
        <w:bookmarkStart w:id="4655" w:name="_Toc420166332"/>
        <w:bookmarkStart w:id="4656" w:name="_Toc420167102"/>
        <w:bookmarkStart w:id="4657" w:name="_Toc420302259"/>
        <w:bookmarkStart w:id="4658" w:name="_Toc420302726"/>
        <w:bookmarkStart w:id="4659" w:name="_Toc420438560"/>
        <w:bookmarkStart w:id="4660" w:name="_Toc420795998"/>
        <w:bookmarkStart w:id="4661" w:name="_Toc420874266"/>
        <w:bookmarkStart w:id="4662" w:name="_Toc420874731"/>
        <w:bookmarkStart w:id="4663" w:name="_Toc420874473"/>
        <w:bookmarkStart w:id="4664" w:name="_Toc421046561"/>
        <w:bookmarkStart w:id="4665" w:name="_Toc421047032"/>
        <w:bookmarkStart w:id="4666" w:name="_Toc477259112"/>
        <w:bookmarkStart w:id="4667" w:name="_Toc479633211"/>
        <w:bookmarkStart w:id="4668" w:name="_Toc481936367"/>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del>
    </w:p>
    <w:p w14:paraId="475C4BC7" w14:textId="77777777" w:rsidR="00397B2B" w:rsidRPr="00EC76D5" w:rsidDel="00692937" w:rsidRDefault="00397B2B" w:rsidP="00397B2B">
      <w:pPr>
        <w:pStyle w:val="Code"/>
        <w:rPr>
          <w:del w:id="4669" w:author="Stefan Bjornander" w:date="2015-04-25T11:10:00Z"/>
        </w:rPr>
      </w:pPr>
      <w:del w:id="4670" w:author="Stefan Bjornander" w:date="2015-04-25T11:10:00Z">
        <w:r w:rsidRPr="00EC76D5" w:rsidDel="00692937">
          <w:delText xml:space="preserve">    return structType;</w:delText>
        </w:r>
        <w:bookmarkStart w:id="4671" w:name="_Toc417811935"/>
        <w:bookmarkStart w:id="4672" w:name="_Toc417853555"/>
        <w:bookmarkStart w:id="4673" w:name="_Toc418022233"/>
        <w:bookmarkStart w:id="4674" w:name="_Toc418191615"/>
        <w:bookmarkStart w:id="4675" w:name="_Toc418192084"/>
        <w:bookmarkStart w:id="4676" w:name="_Toc418263319"/>
        <w:bookmarkStart w:id="4677" w:name="_Toc418263786"/>
        <w:bookmarkStart w:id="4678" w:name="_Toc418356966"/>
        <w:bookmarkStart w:id="4679" w:name="_Toc418360329"/>
        <w:bookmarkStart w:id="4680" w:name="_Toc418435014"/>
        <w:bookmarkStart w:id="4681" w:name="_Toc419660181"/>
        <w:bookmarkStart w:id="4682" w:name="_Toc419660644"/>
        <w:bookmarkStart w:id="4683" w:name="_Toc420134113"/>
        <w:bookmarkStart w:id="4684" w:name="_Toc420134575"/>
        <w:bookmarkStart w:id="4685" w:name="_Toc420166333"/>
        <w:bookmarkStart w:id="4686" w:name="_Toc420167103"/>
        <w:bookmarkStart w:id="4687" w:name="_Toc420302260"/>
        <w:bookmarkStart w:id="4688" w:name="_Toc420302727"/>
        <w:bookmarkStart w:id="4689" w:name="_Toc420438561"/>
        <w:bookmarkStart w:id="4690" w:name="_Toc420795999"/>
        <w:bookmarkStart w:id="4691" w:name="_Toc420874267"/>
        <w:bookmarkStart w:id="4692" w:name="_Toc420874732"/>
        <w:bookmarkStart w:id="4693" w:name="_Toc420874474"/>
        <w:bookmarkStart w:id="4694" w:name="_Toc421046562"/>
        <w:bookmarkStart w:id="4695" w:name="_Toc421047033"/>
        <w:bookmarkStart w:id="4696" w:name="_Toc477259113"/>
        <w:bookmarkStart w:id="4697" w:name="_Toc479633212"/>
        <w:bookmarkStart w:id="4698" w:name="_Toc481936368"/>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del>
    </w:p>
    <w:p w14:paraId="3AD3FAA5" w14:textId="77777777" w:rsidR="00397B2B" w:rsidRPr="00EC76D5" w:rsidDel="00692937" w:rsidRDefault="00397B2B" w:rsidP="00397B2B">
      <w:pPr>
        <w:pStyle w:val="Code"/>
        <w:rPr>
          <w:del w:id="4699" w:author="Stefan Bjornander" w:date="2015-04-25T11:10:00Z"/>
        </w:rPr>
      </w:pPr>
      <w:del w:id="4700" w:author="Stefan Bjornander" w:date="2015-04-25T11:10:00Z">
        <w:r w:rsidRPr="00EC76D5" w:rsidDel="00692937">
          <w:delText xml:space="preserve">  }</w:delText>
        </w:r>
        <w:bookmarkStart w:id="4701" w:name="_Toc417811936"/>
        <w:bookmarkStart w:id="4702" w:name="_Toc417853556"/>
        <w:bookmarkStart w:id="4703" w:name="_Toc418022234"/>
        <w:bookmarkStart w:id="4704" w:name="_Toc418191616"/>
        <w:bookmarkStart w:id="4705" w:name="_Toc418192085"/>
        <w:bookmarkStart w:id="4706" w:name="_Toc418263320"/>
        <w:bookmarkStart w:id="4707" w:name="_Toc418263787"/>
        <w:bookmarkStart w:id="4708" w:name="_Toc418356967"/>
        <w:bookmarkStart w:id="4709" w:name="_Toc418360330"/>
        <w:bookmarkStart w:id="4710" w:name="_Toc418435015"/>
        <w:bookmarkStart w:id="4711" w:name="_Toc419660182"/>
        <w:bookmarkStart w:id="4712" w:name="_Toc419660645"/>
        <w:bookmarkStart w:id="4713" w:name="_Toc420134114"/>
        <w:bookmarkStart w:id="4714" w:name="_Toc420134576"/>
        <w:bookmarkStart w:id="4715" w:name="_Toc420166334"/>
        <w:bookmarkStart w:id="4716" w:name="_Toc420167104"/>
        <w:bookmarkStart w:id="4717" w:name="_Toc420302261"/>
        <w:bookmarkStart w:id="4718" w:name="_Toc420302728"/>
        <w:bookmarkStart w:id="4719" w:name="_Toc420438562"/>
        <w:bookmarkStart w:id="4720" w:name="_Toc420796000"/>
        <w:bookmarkStart w:id="4721" w:name="_Toc420874268"/>
        <w:bookmarkStart w:id="4722" w:name="_Toc420874733"/>
        <w:bookmarkStart w:id="4723" w:name="_Toc420874475"/>
        <w:bookmarkStart w:id="4724" w:name="_Toc421046563"/>
        <w:bookmarkStart w:id="4725" w:name="_Toc421047034"/>
        <w:bookmarkStart w:id="4726" w:name="_Toc477259114"/>
        <w:bookmarkStart w:id="4727" w:name="_Toc479633213"/>
        <w:bookmarkStart w:id="4728" w:name="_Toc481936369"/>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del>
    </w:p>
    <w:p w14:paraId="71434E40" w14:textId="77777777" w:rsidR="00397B2B" w:rsidRPr="00EC76D5" w:rsidDel="00692937" w:rsidRDefault="00397B2B" w:rsidP="00397B2B">
      <w:pPr>
        <w:pStyle w:val="Code"/>
        <w:rPr>
          <w:del w:id="4729" w:author="Stefan Bjornander" w:date="2015-04-25T11:10:00Z"/>
        </w:rPr>
      </w:pPr>
      <w:bookmarkStart w:id="4730" w:name="_Toc417811937"/>
      <w:bookmarkStart w:id="4731" w:name="_Toc417853557"/>
      <w:bookmarkStart w:id="4732" w:name="_Toc418022235"/>
      <w:bookmarkStart w:id="4733" w:name="_Toc418191617"/>
      <w:bookmarkStart w:id="4734" w:name="_Toc418192086"/>
      <w:bookmarkStart w:id="4735" w:name="_Toc418263321"/>
      <w:bookmarkStart w:id="4736" w:name="_Toc418263788"/>
      <w:bookmarkStart w:id="4737" w:name="_Toc418356968"/>
      <w:bookmarkStart w:id="4738" w:name="_Toc418360331"/>
      <w:bookmarkStart w:id="4739" w:name="_Toc418435016"/>
      <w:bookmarkStart w:id="4740" w:name="_Toc419660183"/>
      <w:bookmarkStart w:id="4741" w:name="_Toc419660646"/>
      <w:bookmarkStart w:id="4742" w:name="_Toc420134115"/>
      <w:bookmarkStart w:id="4743" w:name="_Toc420134577"/>
      <w:bookmarkStart w:id="4744" w:name="_Toc420166335"/>
      <w:bookmarkStart w:id="4745" w:name="_Toc420167105"/>
      <w:bookmarkStart w:id="4746" w:name="_Toc420302262"/>
      <w:bookmarkStart w:id="4747" w:name="_Toc420302729"/>
      <w:bookmarkStart w:id="4748" w:name="_Toc420438563"/>
      <w:bookmarkStart w:id="4749" w:name="_Toc420796001"/>
      <w:bookmarkStart w:id="4750" w:name="_Toc420874269"/>
      <w:bookmarkStart w:id="4751" w:name="_Toc420874734"/>
      <w:bookmarkStart w:id="4752" w:name="_Toc420874476"/>
      <w:bookmarkStart w:id="4753" w:name="_Toc421046564"/>
      <w:bookmarkStart w:id="4754" w:name="_Toc421047035"/>
      <w:bookmarkStart w:id="4755" w:name="_Toc477259115"/>
      <w:bookmarkStart w:id="4756" w:name="_Toc479633214"/>
      <w:bookmarkStart w:id="4757" w:name="_Toc481936370"/>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p>
    <w:p w14:paraId="3E1DE3F0" w14:textId="77777777" w:rsidR="00397B2B" w:rsidRPr="00EC76D5" w:rsidDel="00692937" w:rsidRDefault="00397B2B" w:rsidP="00397B2B">
      <w:pPr>
        <w:pStyle w:val="Code"/>
        <w:rPr>
          <w:del w:id="4758" w:author="Stefan Bjornander" w:date="2015-04-25T11:10:00Z"/>
        </w:rPr>
      </w:pPr>
      <w:del w:id="4759" w:author="Stefan Bjornander" w:date="2015-04-25T11:10:00Z">
        <w:r w:rsidRPr="00EC76D5" w:rsidDel="00692937">
          <w:delText xml:space="preserve">  public static Type createUnionType(List&lt;Symb&gt; symbolList, boolean hasTag) {</w:delText>
        </w:r>
        <w:bookmarkStart w:id="4760" w:name="_Toc417811938"/>
        <w:bookmarkStart w:id="4761" w:name="_Toc417853558"/>
        <w:bookmarkStart w:id="4762" w:name="_Toc418022236"/>
        <w:bookmarkStart w:id="4763" w:name="_Toc418191618"/>
        <w:bookmarkStart w:id="4764" w:name="_Toc418192087"/>
        <w:bookmarkStart w:id="4765" w:name="_Toc418263322"/>
        <w:bookmarkStart w:id="4766" w:name="_Toc418263789"/>
        <w:bookmarkStart w:id="4767" w:name="_Toc418356969"/>
        <w:bookmarkStart w:id="4768" w:name="_Toc418360332"/>
        <w:bookmarkStart w:id="4769" w:name="_Toc418435017"/>
        <w:bookmarkStart w:id="4770" w:name="_Toc419660184"/>
        <w:bookmarkStart w:id="4771" w:name="_Toc419660647"/>
        <w:bookmarkStart w:id="4772" w:name="_Toc420134116"/>
        <w:bookmarkStart w:id="4773" w:name="_Toc420134578"/>
        <w:bookmarkStart w:id="4774" w:name="_Toc420166336"/>
        <w:bookmarkStart w:id="4775" w:name="_Toc420167106"/>
        <w:bookmarkStart w:id="4776" w:name="_Toc420302263"/>
        <w:bookmarkStart w:id="4777" w:name="_Toc420302730"/>
        <w:bookmarkStart w:id="4778" w:name="_Toc420438564"/>
        <w:bookmarkStart w:id="4779" w:name="_Toc420796002"/>
        <w:bookmarkStart w:id="4780" w:name="_Toc420874270"/>
        <w:bookmarkStart w:id="4781" w:name="_Toc420874735"/>
        <w:bookmarkStart w:id="4782" w:name="_Toc420874477"/>
        <w:bookmarkStart w:id="4783" w:name="_Toc421046565"/>
        <w:bookmarkStart w:id="4784" w:name="_Toc421047036"/>
        <w:bookmarkStart w:id="4785" w:name="_Toc477259116"/>
        <w:bookmarkStart w:id="4786" w:name="_Toc479633215"/>
        <w:bookmarkStart w:id="4787" w:name="_Toc481936371"/>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del>
    </w:p>
    <w:p w14:paraId="1BBE3D3D" w14:textId="77777777" w:rsidR="00397B2B" w:rsidRPr="00EC76D5" w:rsidDel="00692937" w:rsidRDefault="00397B2B" w:rsidP="00397B2B">
      <w:pPr>
        <w:pStyle w:val="Code"/>
        <w:rPr>
          <w:del w:id="4788" w:author="Stefan Bjornander" w:date="2015-04-25T11:10:00Z"/>
        </w:rPr>
      </w:pPr>
      <w:del w:id="4789" w:author="Stefan Bjornander" w:date="2015-04-25T11:10:00Z">
        <w:r w:rsidRPr="00EC76D5" w:rsidDel="00692937">
          <w:delText xml:space="preserve">    Type unionType = new Type();</w:delText>
        </w:r>
        <w:bookmarkStart w:id="4790" w:name="_Toc417811939"/>
        <w:bookmarkStart w:id="4791" w:name="_Toc417853559"/>
        <w:bookmarkStart w:id="4792" w:name="_Toc418022237"/>
        <w:bookmarkStart w:id="4793" w:name="_Toc418191619"/>
        <w:bookmarkStart w:id="4794" w:name="_Toc418192088"/>
        <w:bookmarkStart w:id="4795" w:name="_Toc418263323"/>
        <w:bookmarkStart w:id="4796" w:name="_Toc418263790"/>
        <w:bookmarkStart w:id="4797" w:name="_Toc418356970"/>
        <w:bookmarkStart w:id="4798" w:name="_Toc418360333"/>
        <w:bookmarkStart w:id="4799" w:name="_Toc418435018"/>
        <w:bookmarkStart w:id="4800" w:name="_Toc419660185"/>
        <w:bookmarkStart w:id="4801" w:name="_Toc419660648"/>
        <w:bookmarkStart w:id="4802" w:name="_Toc420134117"/>
        <w:bookmarkStart w:id="4803" w:name="_Toc420134579"/>
        <w:bookmarkStart w:id="4804" w:name="_Toc420166337"/>
        <w:bookmarkStart w:id="4805" w:name="_Toc420167107"/>
        <w:bookmarkStart w:id="4806" w:name="_Toc420302264"/>
        <w:bookmarkStart w:id="4807" w:name="_Toc420302731"/>
        <w:bookmarkStart w:id="4808" w:name="_Toc420438565"/>
        <w:bookmarkStart w:id="4809" w:name="_Toc420796003"/>
        <w:bookmarkStart w:id="4810" w:name="_Toc420874271"/>
        <w:bookmarkStart w:id="4811" w:name="_Toc420874736"/>
        <w:bookmarkStart w:id="4812" w:name="_Toc420874478"/>
        <w:bookmarkStart w:id="4813" w:name="_Toc421046566"/>
        <w:bookmarkStart w:id="4814" w:name="_Toc421047037"/>
        <w:bookmarkStart w:id="4815" w:name="_Toc477259117"/>
        <w:bookmarkStart w:id="4816" w:name="_Toc479633216"/>
        <w:bookmarkStart w:id="4817" w:name="_Toc481936372"/>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del>
    </w:p>
    <w:p w14:paraId="6C4018D6" w14:textId="77777777" w:rsidR="00397B2B" w:rsidRPr="00EC76D5" w:rsidDel="00692937" w:rsidRDefault="00397B2B" w:rsidP="00397B2B">
      <w:pPr>
        <w:pStyle w:val="Code"/>
        <w:rPr>
          <w:del w:id="4818" w:author="Stefan Bjornander" w:date="2015-04-25T11:10:00Z"/>
        </w:rPr>
      </w:pPr>
      <w:del w:id="4819" w:author="Stefan Bjornander" w:date="2015-04-25T11:10:00Z">
        <w:r w:rsidRPr="00EC76D5" w:rsidDel="00692937">
          <w:delText xml:space="preserve">    unionType.m_sort = Sort.Union;</w:delText>
        </w:r>
        <w:bookmarkStart w:id="4820" w:name="_Toc417811940"/>
        <w:bookmarkStart w:id="4821" w:name="_Toc417853560"/>
        <w:bookmarkStart w:id="4822" w:name="_Toc418022238"/>
        <w:bookmarkStart w:id="4823" w:name="_Toc418191620"/>
        <w:bookmarkStart w:id="4824" w:name="_Toc418192089"/>
        <w:bookmarkStart w:id="4825" w:name="_Toc418263324"/>
        <w:bookmarkStart w:id="4826" w:name="_Toc418263791"/>
        <w:bookmarkStart w:id="4827" w:name="_Toc418356971"/>
        <w:bookmarkStart w:id="4828" w:name="_Toc418360334"/>
        <w:bookmarkStart w:id="4829" w:name="_Toc418435019"/>
        <w:bookmarkStart w:id="4830" w:name="_Toc419660186"/>
        <w:bookmarkStart w:id="4831" w:name="_Toc419660649"/>
        <w:bookmarkStart w:id="4832" w:name="_Toc420134118"/>
        <w:bookmarkStart w:id="4833" w:name="_Toc420134580"/>
        <w:bookmarkStart w:id="4834" w:name="_Toc420166338"/>
        <w:bookmarkStart w:id="4835" w:name="_Toc420167108"/>
        <w:bookmarkStart w:id="4836" w:name="_Toc420302265"/>
        <w:bookmarkStart w:id="4837" w:name="_Toc420302732"/>
        <w:bookmarkStart w:id="4838" w:name="_Toc420438566"/>
        <w:bookmarkStart w:id="4839" w:name="_Toc420796004"/>
        <w:bookmarkStart w:id="4840" w:name="_Toc420874272"/>
        <w:bookmarkStart w:id="4841" w:name="_Toc420874737"/>
        <w:bookmarkStart w:id="4842" w:name="_Toc420874479"/>
        <w:bookmarkStart w:id="4843" w:name="_Toc421046567"/>
        <w:bookmarkStart w:id="4844" w:name="_Toc421047038"/>
        <w:bookmarkStart w:id="4845" w:name="_Toc477259118"/>
        <w:bookmarkStart w:id="4846" w:name="_Toc479633217"/>
        <w:bookmarkStart w:id="4847" w:name="_Toc481936373"/>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del>
    </w:p>
    <w:p w14:paraId="7205B51D" w14:textId="77777777" w:rsidR="00397B2B" w:rsidRPr="00EC76D5" w:rsidDel="00692937" w:rsidRDefault="00397B2B" w:rsidP="00397B2B">
      <w:pPr>
        <w:pStyle w:val="Code"/>
        <w:rPr>
          <w:del w:id="4848" w:author="Stefan Bjornander" w:date="2015-04-25T11:10:00Z"/>
        </w:rPr>
      </w:pPr>
      <w:del w:id="4849" w:author="Stefan Bjornander" w:date="2015-04-25T11:10:00Z">
        <w:r w:rsidRPr="00EC76D5" w:rsidDel="00692937">
          <w:delText xml:space="preserve">    unionType.m_hasTag = hasTag;</w:delText>
        </w:r>
        <w:bookmarkStart w:id="4850" w:name="_Toc417811941"/>
        <w:bookmarkStart w:id="4851" w:name="_Toc417853561"/>
        <w:bookmarkStart w:id="4852" w:name="_Toc418022239"/>
        <w:bookmarkStart w:id="4853" w:name="_Toc418191621"/>
        <w:bookmarkStart w:id="4854" w:name="_Toc418192090"/>
        <w:bookmarkStart w:id="4855" w:name="_Toc418263325"/>
        <w:bookmarkStart w:id="4856" w:name="_Toc418263792"/>
        <w:bookmarkStart w:id="4857" w:name="_Toc418356972"/>
        <w:bookmarkStart w:id="4858" w:name="_Toc418360335"/>
        <w:bookmarkStart w:id="4859" w:name="_Toc418435020"/>
        <w:bookmarkStart w:id="4860" w:name="_Toc419660187"/>
        <w:bookmarkStart w:id="4861" w:name="_Toc419660650"/>
        <w:bookmarkStart w:id="4862" w:name="_Toc420134119"/>
        <w:bookmarkStart w:id="4863" w:name="_Toc420134581"/>
        <w:bookmarkStart w:id="4864" w:name="_Toc420166339"/>
        <w:bookmarkStart w:id="4865" w:name="_Toc420167109"/>
        <w:bookmarkStart w:id="4866" w:name="_Toc420302266"/>
        <w:bookmarkStart w:id="4867" w:name="_Toc420302733"/>
        <w:bookmarkStart w:id="4868" w:name="_Toc420438567"/>
        <w:bookmarkStart w:id="4869" w:name="_Toc420796005"/>
        <w:bookmarkStart w:id="4870" w:name="_Toc420874273"/>
        <w:bookmarkStart w:id="4871" w:name="_Toc420874738"/>
        <w:bookmarkStart w:id="4872" w:name="_Toc420874480"/>
        <w:bookmarkStart w:id="4873" w:name="_Toc421046568"/>
        <w:bookmarkStart w:id="4874" w:name="_Toc421047039"/>
        <w:bookmarkStart w:id="4875" w:name="_Toc477259119"/>
        <w:bookmarkStart w:id="4876" w:name="_Toc479633218"/>
        <w:bookmarkStart w:id="4877" w:name="_Toc481936374"/>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del>
    </w:p>
    <w:p w14:paraId="6001FE9D" w14:textId="77777777" w:rsidR="00397B2B" w:rsidRPr="00EC76D5" w:rsidDel="00692937" w:rsidRDefault="00397B2B" w:rsidP="00397B2B">
      <w:pPr>
        <w:pStyle w:val="Code"/>
        <w:rPr>
          <w:del w:id="4878" w:author="Stefan Bjornander" w:date="2015-04-25T11:10:00Z"/>
        </w:rPr>
      </w:pPr>
      <w:del w:id="4879" w:author="Stefan Bjornander" w:date="2015-04-25T11:10:00Z">
        <w:r w:rsidRPr="00EC76D5" w:rsidDel="00692937">
          <w:delText xml:space="preserve">    unionType.m_symbolList = symbolList;</w:delText>
        </w:r>
        <w:bookmarkStart w:id="4880" w:name="_Toc417811942"/>
        <w:bookmarkStart w:id="4881" w:name="_Toc417853562"/>
        <w:bookmarkStart w:id="4882" w:name="_Toc418022240"/>
        <w:bookmarkStart w:id="4883" w:name="_Toc418191622"/>
        <w:bookmarkStart w:id="4884" w:name="_Toc418192091"/>
        <w:bookmarkStart w:id="4885" w:name="_Toc418263326"/>
        <w:bookmarkStart w:id="4886" w:name="_Toc418263793"/>
        <w:bookmarkStart w:id="4887" w:name="_Toc418356973"/>
        <w:bookmarkStart w:id="4888" w:name="_Toc418360336"/>
        <w:bookmarkStart w:id="4889" w:name="_Toc418435021"/>
        <w:bookmarkStart w:id="4890" w:name="_Toc419660188"/>
        <w:bookmarkStart w:id="4891" w:name="_Toc419660651"/>
        <w:bookmarkStart w:id="4892" w:name="_Toc420134120"/>
        <w:bookmarkStart w:id="4893" w:name="_Toc420134582"/>
        <w:bookmarkStart w:id="4894" w:name="_Toc420166340"/>
        <w:bookmarkStart w:id="4895" w:name="_Toc420167110"/>
        <w:bookmarkStart w:id="4896" w:name="_Toc420302267"/>
        <w:bookmarkStart w:id="4897" w:name="_Toc420302734"/>
        <w:bookmarkStart w:id="4898" w:name="_Toc420438568"/>
        <w:bookmarkStart w:id="4899" w:name="_Toc420796006"/>
        <w:bookmarkStart w:id="4900" w:name="_Toc420874274"/>
        <w:bookmarkStart w:id="4901" w:name="_Toc420874739"/>
        <w:bookmarkStart w:id="4902" w:name="_Toc420874481"/>
        <w:bookmarkStart w:id="4903" w:name="_Toc421046569"/>
        <w:bookmarkStart w:id="4904" w:name="_Toc421047040"/>
        <w:bookmarkStart w:id="4905" w:name="_Toc477259120"/>
        <w:bookmarkStart w:id="4906" w:name="_Toc479633219"/>
        <w:bookmarkStart w:id="4907" w:name="_Toc481936375"/>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del>
    </w:p>
    <w:p w14:paraId="4791A839" w14:textId="77777777" w:rsidR="00397B2B" w:rsidRPr="00EC76D5" w:rsidDel="00692937" w:rsidRDefault="00397B2B" w:rsidP="00397B2B">
      <w:pPr>
        <w:pStyle w:val="Code"/>
        <w:rPr>
          <w:del w:id="4908" w:author="Stefan Bjornander" w:date="2015-04-25T11:10:00Z"/>
        </w:rPr>
      </w:pPr>
      <w:del w:id="4909" w:author="Stefan Bjornander" w:date="2015-04-25T11:10:00Z">
        <w:r w:rsidRPr="00EC76D5" w:rsidDel="00692937">
          <w:delText xml:space="preserve">    return unionType;</w:delText>
        </w:r>
        <w:bookmarkStart w:id="4910" w:name="_Toc417811943"/>
        <w:bookmarkStart w:id="4911" w:name="_Toc417853563"/>
        <w:bookmarkStart w:id="4912" w:name="_Toc418022241"/>
        <w:bookmarkStart w:id="4913" w:name="_Toc418191623"/>
        <w:bookmarkStart w:id="4914" w:name="_Toc418192092"/>
        <w:bookmarkStart w:id="4915" w:name="_Toc418263327"/>
        <w:bookmarkStart w:id="4916" w:name="_Toc418263794"/>
        <w:bookmarkStart w:id="4917" w:name="_Toc418356974"/>
        <w:bookmarkStart w:id="4918" w:name="_Toc418360337"/>
        <w:bookmarkStart w:id="4919" w:name="_Toc418435022"/>
        <w:bookmarkStart w:id="4920" w:name="_Toc419660189"/>
        <w:bookmarkStart w:id="4921" w:name="_Toc419660652"/>
        <w:bookmarkStart w:id="4922" w:name="_Toc420134121"/>
        <w:bookmarkStart w:id="4923" w:name="_Toc420134583"/>
        <w:bookmarkStart w:id="4924" w:name="_Toc420166341"/>
        <w:bookmarkStart w:id="4925" w:name="_Toc420167111"/>
        <w:bookmarkStart w:id="4926" w:name="_Toc420302268"/>
        <w:bookmarkStart w:id="4927" w:name="_Toc420302735"/>
        <w:bookmarkStart w:id="4928" w:name="_Toc420438569"/>
        <w:bookmarkStart w:id="4929" w:name="_Toc420796007"/>
        <w:bookmarkStart w:id="4930" w:name="_Toc420874275"/>
        <w:bookmarkStart w:id="4931" w:name="_Toc420874740"/>
        <w:bookmarkStart w:id="4932" w:name="_Toc420874482"/>
        <w:bookmarkStart w:id="4933" w:name="_Toc421046570"/>
        <w:bookmarkStart w:id="4934" w:name="_Toc421047041"/>
        <w:bookmarkStart w:id="4935" w:name="_Toc477259121"/>
        <w:bookmarkStart w:id="4936" w:name="_Toc479633220"/>
        <w:bookmarkStart w:id="4937" w:name="_Toc481936376"/>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del>
    </w:p>
    <w:p w14:paraId="39EF6EB8" w14:textId="77777777" w:rsidR="00397B2B" w:rsidRPr="00EC76D5" w:rsidDel="00692937" w:rsidRDefault="00397B2B" w:rsidP="00397B2B">
      <w:pPr>
        <w:pStyle w:val="Code"/>
        <w:rPr>
          <w:del w:id="4938" w:author="Stefan Bjornander" w:date="2015-04-25T11:10:00Z"/>
        </w:rPr>
      </w:pPr>
      <w:del w:id="4939" w:author="Stefan Bjornander" w:date="2015-04-25T11:10:00Z">
        <w:r w:rsidRPr="00EC76D5" w:rsidDel="00692937">
          <w:delText xml:space="preserve">  }</w:delText>
        </w:r>
        <w:bookmarkStart w:id="4940" w:name="_Toc417811944"/>
        <w:bookmarkStart w:id="4941" w:name="_Toc417853564"/>
        <w:bookmarkStart w:id="4942" w:name="_Toc418022242"/>
        <w:bookmarkStart w:id="4943" w:name="_Toc418191624"/>
        <w:bookmarkStart w:id="4944" w:name="_Toc418192093"/>
        <w:bookmarkStart w:id="4945" w:name="_Toc418263328"/>
        <w:bookmarkStart w:id="4946" w:name="_Toc418263795"/>
        <w:bookmarkStart w:id="4947" w:name="_Toc418356975"/>
        <w:bookmarkStart w:id="4948" w:name="_Toc418360338"/>
        <w:bookmarkStart w:id="4949" w:name="_Toc418435023"/>
        <w:bookmarkStart w:id="4950" w:name="_Toc419660190"/>
        <w:bookmarkStart w:id="4951" w:name="_Toc419660653"/>
        <w:bookmarkStart w:id="4952" w:name="_Toc420134122"/>
        <w:bookmarkStart w:id="4953" w:name="_Toc420134584"/>
        <w:bookmarkStart w:id="4954" w:name="_Toc420166342"/>
        <w:bookmarkStart w:id="4955" w:name="_Toc420167112"/>
        <w:bookmarkStart w:id="4956" w:name="_Toc420302269"/>
        <w:bookmarkStart w:id="4957" w:name="_Toc420302736"/>
        <w:bookmarkStart w:id="4958" w:name="_Toc420438570"/>
        <w:bookmarkStart w:id="4959" w:name="_Toc420796008"/>
        <w:bookmarkStart w:id="4960" w:name="_Toc420874276"/>
        <w:bookmarkStart w:id="4961" w:name="_Toc420874741"/>
        <w:bookmarkStart w:id="4962" w:name="_Toc420874483"/>
        <w:bookmarkStart w:id="4963" w:name="_Toc421046571"/>
        <w:bookmarkStart w:id="4964" w:name="_Toc421047042"/>
        <w:bookmarkStart w:id="4965" w:name="_Toc477259122"/>
        <w:bookmarkStart w:id="4966" w:name="_Toc479633221"/>
        <w:bookmarkStart w:id="4967" w:name="_Toc481936377"/>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del>
    </w:p>
    <w:p w14:paraId="317764C8" w14:textId="77777777" w:rsidR="00397B2B" w:rsidRPr="00EC76D5" w:rsidDel="00692937" w:rsidRDefault="00397B2B" w:rsidP="00397B2B">
      <w:pPr>
        <w:pStyle w:val="Code"/>
        <w:rPr>
          <w:del w:id="4968" w:author="Stefan Bjornander" w:date="2015-04-25T11:10:00Z"/>
        </w:rPr>
      </w:pPr>
      <w:bookmarkStart w:id="4969" w:name="_Toc417811945"/>
      <w:bookmarkStart w:id="4970" w:name="_Toc417853565"/>
      <w:bookmarkStart w:id="4971" w:name="_Toc418022243"/>
      <w:bookmarkStart w:id="4972" w:name="_Toc418191625"/>
      <w:bookmarkStart w:id="4973" w:name="_Toc418192094"/>
      <w:bookmarkStart w:id="4974" w:name="_Toc418263329"/>
      <w:bookmarkStart w:id="4975" w:name="_Toc418263796"/>
      <w:bookmarkStart w:id="4976" w:name="_Toc418356976"/>
      <w:bookmarkStart w:id="4977" w:name="_Toc418360339"/>
      <w:bookmarkStart w:id="4978" w:name="_Toc418435024"/>
      <w:bookmarkStart w:id="4979" w:name="_Toc419660191"/>
      <w:bookmarkStart w:id="4980" w:name="_Toc419660654"/>
      <w:bookmarkStart w:id="4981" w:name="_Toc420134123"/>
      <w:bookmarkStart w:id="4982" w:name="_Toc420134585"/>
      <w:bookmarkStart w:id="4983" w:name="_Toc420166343"/>
      <w:bookmarkStart w:id="4984" w:name="_Toc420167113"/>
      <w:bookmarkStart w:id="4985" w:name="_Toc420302270"/>
      <w:bookmarkStart w:id="4986" w:name="_Toc420302737"/>
      <w:bookmarkStart w:id="4987" w:name="_Toc420438571"/>
      <w:bookmarkStart w:id="4988" w:name="_Toc420796009"/>
      <w:bookmarkStart w:id="4989" w:name="_Toc420874277"/>
      <w:bookmarkStart w:id="4990" w:name="_Toc420874742"/>
      <w:bookmarkStart w:id="4991" w:name="_Toc420874484"/>
      <w:bookmarkStart w:id="4992" w:name="_Toc421046572"/>
      <w:bookmarkStart w:id="4993" w:name="_Toc421047043"/>
      <w:bookmarkStart w:id="4994" w:name="_Toc477259123"/>
      <w:bookmarkStart w:id="4995" w:name="_Toc479633222"/>
      <w:bookmarkStart w:id="4996" w:name="_Toc48193637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p>
    <w:p w14:paraId="4C6221A0" w14:textId="77777777" w:rsidR="00397B2B" w:rsidRPr="00EC76D5" w:rsidDel="00692937" w:rsidRDefault="00397B2B" w:rsidP="00397B2B">
      <w:pPr>
        <w:pStyle w:val="Code"/>
        <w:rPr>
          <w:del w:id="4997" w:author="Stefan Bjornander" w:date="2015-04-25T11:10:00Z"/>
        </w:rPr>
      </w:pPr>
      <w:del w:id="4998" w:author="Stefan Bjornander" w:date="2015-04-25T11:10:00Z">
        <w:r w:rsidRPr="00EC76D5" w:rsidDel="00692937">
          <w:delText xml:space="preserve">  public List&lt;Symb&gt; getSymbolList() {</w:delText>
        </w:r>
        <w:bookmarkStart w:id="4999" w:name="_Toc417811946"/>
        <w:bookmarkStart w:id="5000" w:name="_Toc417853566"/>
        <w:bookmarkStart w:id="5001" w:name="_Toc418022244"/>
        <w:bookmarkStart w:id="5002" w:name="_Toc418191626"/>
        <w:bookmarkStart w:id="5003" w:name="_Toc418192095"/>
        <w:bookmarkStart w:id="5004" w:name="_Toc418263330"/>
        <w:bookmarkStart w:id="5005" w:name="_Toc418263797"/>
        <w:bookmarkStart w:id="5006" w:name="_Toc418356977"/>
        <w:bookmarkStart w:id="5007" w:name="_Toc418360340"/>
        <w:bookmarkStart w:id="5008" w:name="_Toc418435025"/>
        <w:bookmarkStart w:id="5009" w:name="_Toc419660192"/>
        <w:bookmarkStart w:id="5010" w:name="_Toc419660655"/>
        <w:bookmarkStart w:id="5011" w:name="_Toc420134124"/>
        <w:bookmarkStart w:id="5012" w:name="_Toc420134586"/>
        <w:bookmarkStart w:id="5013" w:name="_Toc420166344"/>
        <w:bookmarkStart w:id="5014" w:name="_Toc420167114"/>
        <w:bookmarkStart w:id="5015" w:name="_Toc420302271"/>
        <w:bookmarkStart w:id="5016" w:name="_Toc420302738"/>
        <w:bookmarkStart w:id="5017" w:name="_Toc420438572"/>
        <w:bookmarkStart w:id="5018" w:name="_Toc420796010"/>
        <w:bookmarkStart w:id="5019" w:name="_Toc420874278"/>
        <w:bookmarkStart w:id="5020" w:name="_Toc420874743"/>
        <w:bookmarkStart w:id="5021" w:name="_Toc420874485"/>
        <w:bookmarkStart w:id="5022" w:name="_Toc421046573"/>
        <w:bookmarkStart w:id="5023" w:name="_Toc421047044"/>
        <w:bookmarkStart w:id="5024" w:name="_Toc477259124"/>
        <w:bookmarkStart w:id="5025" w:name="_Toc479633223"/>
        <w:bookmarkStart w:id="5026" w:name="_Toc481936379"/>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del>
    </w:p>
    <w:p w14:paraId="6BB0D036" w14:textId="77777777" w:rsidR="00397B2B" w:rsidRPr="00EC76D5" w:rsidDel="00692937" w:rsidRDefault="00397B2B" w:rsidP="00397B2B">
      <w:pPr>
        <w:pStyle w:val="Code"/>
        <w:rPr>
          <w:del w:id="5027" w:author="Stefan Bjornander" w:date="2015-04-25T11:10:00Z"/>
        </w:rPr>
      </w:pPr>
      <w:del w:id="5028" w:author="Stefan Bjornander" w:date="2015-04-25T11:10:00Z">
        <w:r w:rsidRPr="00EC76D5" w:rsidDel="00692937">
          <w:delText xml:space="preserve">    return m_symbolList;</w:delText>
        </w:r>
        <w:bookmarkStart w:id="5029" w:name="_Toc417811947"/>
        <w:bookmarkStart w:id="5030" w:name="_Toc417853567"/>
        <w:bookmarkStart w:id="5031" w:name="_Toc418022245"/>
        <w:bookmarkStart w:id="5032" w:name="_Toc418191627"/>
        <w:bookmarkStart w:id="5033" w:name="_Toc418192096"/>
        <w:bookmarkStart w:id="5034" w:name="_Toc418263331"/>
        <w:bookmarkStart w:id="5035" w:name="_Toc418263798"/>
        <w:bookmarkStart w:id="5036" w:name="_Toc418356978"/>
        <w:bookmarkStart w:id="5037" w:name="_Toc418360341"/>
        <w:bookmarkStart w:id="5038" w:name="_Toc418435026"/>
        <w:bookmarkStart w:id="5039" w:name="_Toc419660193"/>
        <w:bookmarkStart w:id="5040" w:name="_Toc419660656"/>
        <w:bookmarkStart w:id="5041" w:name="_Toc420134125"/>
        <w:bookmarkStart w:id="5042" w:name="_Toc420134587"/>
        <w:bookmarkStart w:id="5043" w:name="_Toc420166345"/>
        <w:bookmarkStart w:id="5044" w:name="_Toc420167115"/>
        <w:bookmarkStart w:id="5045" w:name="_Toc420302272"/>
        <w:bookmarkStart w:id="5046" w:name="_Toc420302739"/>
        <w:bookmarkStart w:id="5047" w:name="_Toc420438573"/>
        <w:bookmarkStart w:id="5048" w:name="_Toc420796011"/>
        <w:bookmarkStart w:id="5049" w:name="_Toc420874279"/>
        <w:bookmarkStart w:id="5050" w:name="_Toc420874744"/>
        <w:bookmarkStart w:id="5051" w:name="_Toc420874486"/>
        <w:bookmarkStart w:id="5052" w:name="_Toc421046574"/>
        <w:bookmarkStart w:id="5053" w:name="_Toc421047045"/>
        <w:bookmarkStart w:id="5054" w:name="_Toc477259125"/>
        <w:bookmarkStart w:id="5055" w:name="_Toc479633224"/>
        <w:bookmarkStart w:id="5056" w:name="_Toc481936380"/>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del>
    </w:p>
    <w:p w14:paraId="7930A6B1" w14:textId="77777777" w:rsidR="00397B2B" w:rsidRPr="00EC76D5" w:rsidDel="00692937" w:rsidRDefault="00397B2B" w:rsidP="00397B2B">
      <w:pPr>
        <w:pStyle w:val="Code"/>
        <w:rPr>
          <w:del w:id="5057" w:author="Stefan Bjornander" w:date="2015-04-25T11:10:00Z"/>
        </w:rPr>
      </w:pPr>
      <w:del w:id="5058" w:author="Stefan Bjornander" w:date="2015-04-25T11:10:00Z">
        <w:r w:rsidRPr="00EC76D5" w:rsidDel="00692937">
          <w:delText xml:space="preserve">  }</w:delText>
        </w:r>
        <w:bookmarkStart w:id="5059" w:name="_Toc417811948"/>
        <w:bookmarkStart w:id="5060" w:name="_Toc417853568"/>
        <w:bookmarkStart w:id="5061" w:name="_Toc418022246"/>
        <w:bookmarkStart w:id="5062" w:name="_Toc418191628"/>
        <w:bookmarkStart w:id="5063" w:name="_Toc418192097"/>
        <w:bookmarkStart w:id="5064" w:name="_Toc418263332"/>
        <w:bookmarkStart w:id="5065" w:name="_Toc418263799"/>
        <w:bookmarkStart w:id="5066" w:name="_Toc418356979"/>
        <w:bookmarkStart w:id="5067" w:name="_Toc418360342"/>
        <w:bookmarkStart w:id="5068" w:name="_Toc418435027"/>
        <w:bookmarkStart w:id="5069" w:name="_Toc419660194"/>
        <w:bookmarkStart w:id="5070" w:name="_Toc419660657"/>
        <w:bookmarkStart w:id="5071" w:name="_Toc420134126"/>
        <w:bookmarkStart w:id="5072" w:name="_Toc420134588"/>
        <w:bookmarkStart w:id="5073" w:name="_Toc420166346"/>
        <w:bookmarkStart w:id="5074" w:name="_Toc420167116"/>
        <w:bookmarkStart w:id="5075" w:name="_Toc420302273"/>
        <w:bookmarkStart w:id="5076" w:name="_Toc420302740"/>
        <w:bookmarkStart w:id="5077" w:name="_Toc420438574"/>
        <w:bookmarkStart w:id="5078" w:name="_Toc420796012"/>
        <w:bookmarkStart w:id="5079" w:name="_Toc420874280"/>
        <w:bookmarkStart w:id="5080" w:name="_Toc420874745"/>
        <w:bookmarkStart w:id="5081" w:name="_Toc420874487"/>
        <w:bookmarkStart w:id="5082" w:name="_Toc421046575"/>
        <w:bookmarkStart w:id="5083" w:name="_Toc421047046"/>
        <w:bookmarkStart w:id="5084" w:name="_Toc477259126"/>
        <w:bookmarkStart w:id="5085" w:name="_Toc479633225"/>
        <w:bookmarkStart w:id="5086" w:name="_Toc481936381"/>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del>
    </w:p>
    <w:p w14:paraId="5A77D6E6" w14:textId="77777777" w:rsidR="00397B2B" w:rsidRPr="00EC76D5" w:rsidDel="00692937" w:rsidRDefault="00397B2B" w:rsidP="00397B2B">
      <w:pPr>
        <w:pStyle w:val="Code"/>
        <w:rPr>
          <w:del w:id="5087" w:author="Stefan Bjornander" w:date="2015-04-25T11:10:00Z"/>
        </w:rPr>
      </w:pPr>
      <w:bookmarkStart w:id="5088" w:name="_Toc417811949"/>
      <w:bookmarkStart w:id="5089" w:name="_Toc417853569"/>
      <w:bookmarkStart w:id="5090" w:name="_Toc418022247"/>
      <w:bookmarkStart w:id="5091" w:name="_Toc418191629"/>
      <w:bookmarkStart w:id="5092" w:name="_Toc418192098"/>
      <w:bookmarkStart w:id="5093" w:name="_Toc418263333"/>
      <w:bookmarkStart w:id="5094" w:name="_Toc418263800"/>
      <w:bookmarkStart w:id="5095" w:name="_Toc418356980"/>
      <w:bookmarkStart w:id="5096" w:name="_Toc418360343"/>
      <w:bookmarkStart w:id="5097" w:name="_Toc418435028"/>
      <w:bookmarkStart w:id="5098" w:name="_Toc419660195"/>
      <w:bookmarkStart w:id="5099" w:name="_Toc419660658"/>
      <w:bookmarkStart w:id="5100" w:name="_Toc420134127"/>
      <w:bookmarkStart w:id="5101" w:name="_Toc420134589"/>
      <w:bookmarkStart w:id="5102" w:name="_Toc420166347"/>
      <w:bookmarkStart w:id="5103" w:name="_Toc420167117"/>
      <w:bookmarkStart w:id="5104" w:name="_Toc420302274"/>
      <w:bookmarkStart w:id="5105" w:name="_Toc420302741"/>
      <w:bookmarkStart w:id="5106" w:name="_Toc420438575"/>
      <w:bookmarkStart w:id="5107" w:name="_Toc420796013"/>
      <w:bookmarkStart w:id="5108" w:name="_Toc420874281"/>
      <w:bookmarkStart w:id="5109" w:name="_Toc420874746"/>
      <w:bookmarkStart w:id="5110" w:name="_Toc420874488"/>
      <w:bookmarkStart w:id="5111" w:name="_Toc421046576"/>
      <w:bookmarkStart w:id="5112" w:name="_Toc421047047"/>
      <w:bookmarkStart w:id="5113" w:name="_Toc477259127"/>
      <w:bookmarkStart w:id="5114" w:name="_Toc479633226"/>
      <w:bookmarkStart w:id="5115" w:name="_Toc481936382"/>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p>
    <w:p w14:paraId="427C2679" w14:textId="77777777" w:rsidR="00397B2B" w:rsidRPr="00EC76D5" w:rsidDel="00692937" w:rsidRDefault="00397B2B" w:rsidP="00397B2B">
      <w:pPr>
        <w:pStyle w:val="Code"/>
        <w:rPr>
          <w:del w:id="5116" w:author="Stefan Bjornander" w:date="2015-04-25T11:10:00Z"/>
        </w:rPr>
      </w:pPr>
      <w:del w:id="5117" w:author="Stefan Bjornander" w:date="2015-04-25T11:10:00Z">
        <w:r w:rsidRPr="00EC76D5" w:rsidDel="00692937">
          <w:delText xml:space="preserve">  public boolean hasTag() {</w:delText>
        </w:r>
        <w:bookmarkStart w:id="5118" w:name="_Toc417811950"/>
        <w:bookmarkStart w:id="5119" w:name="_Toc417853570"/>
        <w:bookmarkStart w:id="5120" w:name="_Toc418022248"/>
        <w:bookmarkStart w:id="5121" w:name="_Toc418191630"/>
        <w:bookmarkStart w:id="5122" w:name="_Toc418192099"/>
        <w:bookmarkStart w:id="5123" w:name="_Toc418263334"/>
        <w:bookmarkStart w:id="5124" w:name="_Toc418263801"/>
        <w:bookmarkStart w:id="5125" w:name="_Toc418356981"/>
        <w:bookmarkStart w:id="5126" w:name="_Toc418360344"/>
        <w:bookmarkStart w:id="5127" w:name="_Toc418435029"/>
        <w:bookmarkStart w:id="5128" w:name="_Toc419660196"/>
        <w:bookmarkStart w:id="5129" w:name="_Toc419660659"/>
        <w:bookmarkStart w:id="5130" w:name="_Toc420134128"/>
        <w:bookmarkStart w:id="5131" w:name="_Toc420134590"/>
        <w:bookmarkStart w:id="5132" w:name="_Toc420166348"/>
        <w:bookmarkStart w:id="5133" w:name="_Toc420167118"/>
        <w:bookmarkStart w:id="5134" w:name="_Toc420302275"/>
        <w:bookmarkStart w:id="5135" w:name="_Toc420302742"/>
        <w:bookmarkStart w:id="5136" w:name="_Toc420438576"/>
        <w:bookmarkStart w:id="5137" w:name="_Toc420796014"/>
        <w:bookmarkStart w:id="5138" w:name="_Toc420874282"/>
        <w:bookmarkStart w:id="5139" w:name="_Toc420874747"/>
        <w:bookmarkStart w:id="5140" w:name="_Toc420874489"/>
        <w:bookmarkStart w:id="5141" w:name="_Toc421046577"/>
        <w:bookmarkStart w:id="5142" w:name="_Toc421047048"/>
        <w:bookmarkStart w:id="5143" w:name="_Toc477259128"/>
        <w:bookmarkStart w:id="5144" w:name="_Toc479633227"/>
        <w:bookmarkStart w:id="5145" w:name="_Toc481936383"/>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del>
    </w:p>
    <w:p w14:paraId="2FDCBF88" w14:textId="77777777" w:rsidR="00397B2B" w:rsidRPr="00EC76D5" w:rsidDel="00692937" w:rsidRDefault="00397B2B" w:rsidP="00397B2B">
      <w:pPr>
        <w:pStyle w:val="Code"/>
        <w:rPr>
          <w:del w:id="5146" w:author="Stefan Bjornander" w:date="2015-04-25T11:10:00Z"/>
        </w:rPr>
      </w:pPr>
      <w:del w:id="5147" w:author="Stefan Bjornander" w:date="2015-04-25T11:10:00Z">
        <w:r w:rsidRPr="00EC76D5" w:rsidDel="00692937">
          <w:delText xml:space="preserve">    return m_hasTag;</w:delText>
        </w:r>
        <w:bookmarkStart w:id="5148" w:name="_Toc417811951"/>
        <w:bookmarkStart w:id="5149" w:name="_Toc417853571"/>
        <w:bookmarkStart w:id="5150" w:name="_Toc418022249"/>
        <w:bookmarkStart w:id="5151" w:name="_Toc418191631"/>
        <w:bookmarkStart w:id="5152" w:name="_Toc418192100"/>
        <w:bookmarkStart w:id="5153" w:name="_Toc418263335"/>
        <w:bookmarkStart w:id="5154" w:name="_Toc418263802"/>
        <w:bookmarkStart w:id="5155" w:name="_Toc418356982"/>
        <w:bookmarkStart w:id="5156" w:name="_Toc418360345"/>
        <w:bookmarkStart w:id="5157" w:name="_Toc418435030"/>
        <w:bookmarkStart w:id="5158" w:name="_Toc419660197"/>
        <w:bookmarkStart w:id="5159" w:name="_Toc419660660"/>
        <w:bookmarkStart w:id="5160" w:name="_Toc420134129"/>
        <w:bookmarkStart w:id="5161" w:name="_Toc420134591"/>
        <w:bookmarkStart w:id="5162" w:name="_Toc420166349"/>
        <w:bookmarkStart w:id="5163" w:name="_Toc420167119"/>
        <w:bookmarkStart w:id="5164" w:name="_Toc420302276"/>
        <w:bookmarkStart w:id="5165" w:name="_Toc420302743"/>
        <w:bookmarkStart w:id="5166" w:name="_Toc420438577"/>
        <w:bookmarkStart w:id="5167" w:name="_Toc420796015"/>
        <w:bookmarkStart w:id="5168" w:name="_Toc420874283"/>
        <w:bookmarkStart w:id="5169" w:name="_Toc420874748"/>
        <w:bookmarkStart w:id="5170" w:name="_Toc420874490"/>
        <w:bookmarkStart w:id="5171" w:name="_Toc421046578"/>
        <w:bookmarkStart w:id="5172" w:name="_Toc421047049"/>
        <w:bookmarkStart w:id="5173" w:name="_Toc477259129"/>
        <w:bookmarkStart w:id="5174" w:name="_Toc479633228"/>
        <w:bookmarkStart w:id="5175" w:name="_Toc481936384"/>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del>
    </w:p>
    <w:p w14:paraId="42AC9A80" w14:textId="77777777" w:rsidR="00397B2B" w:rsidRPr="00EC76D5" w:rsidDel="00692937" w:rsidRDefault="00397B2B" w:rsidP="00397B2B">
      <w:pPr>
        <w:pStyle w:val="Code"/>
        <w:rPr>
          <w:del w:id="5176" w:author="Stefan Bjornander" w:date="2015-04-25T11:10:00Z"/>
        </w:rPr>
      </w:pPr>
      <w:del w:id="5177" w:author="Stefan Bjornander" w:date="2015-04-25T11:10:00Z">
        <w:r w:rsidRPr="00EC76D5" w:rsidDel="00692937">
          <w:delText xml:space="preserve">  }</w:delText>
        </w:r>
        <w:bookmarkStart w:id="5178" w:name="_Toc417811952"/>
        <w:bookmarkStart w:id="5179" w:name="_Toc417853572"/>
        <w:bookmarkStart w:id="5180" w:name="_Toc418022250"/>
        <w:bookmarkStart w:id="5181" w:name="_Toc418191632"/>
        <w:bookmarkStart w:id="5182" w:name="_Toc418192101"/>
        <w:bookmarkStart w:id="5183" w:name="_Toc418263336"/>
        <w:bookmarkStart w:id="5184" w:name="_Toc418263803"/>
        <w:bookmarkStart w:id="5185" w:name="_Toc418356983"/>
        <w:bookmarkStart w:id="5186" w:name="_Toc418360346"/>
        <w:bookmarkStart w:id="5187" w:name="_Toc418435031"/>
        <w:bookmarkStart w:id="5188" w:name="_Toc419660198"/>
        <w:bookmarkStart w:id="5189" w:name="_Toc419660661"/>
        <w:bookmarkStart w:id="5190" w:name="_Toc420134130"/>
        <w:bookmarkStart w:id="5191" w:name="_Toc420134592"/>
        <w:bookmarkStart w:id="5192" w:name="_Toc420166350"/>
        <w:bookmarkStart w:id="5193" w:name="_Toc420167120"/>
        <w:bookmarkStart w:id="5194" w:name="_Toc420302277"/>
        <w:bookmarkStart w:id="5195" w:name="_Toc420302744"/>
        <w:bookmarkStart w:id="5196" w:name="_Toc420438578"/>
        <w:bookmarkStart w:id="5197" w:name="_Toc420796016"/>
        <w:bookmarkStart w:id="5198" w:name="_Toc420874284"/>
        <w:bookmarkStart w:id="5199" w:name="_Toc420874749"/>
        <w:bookmarkStart w:id="5200" w:name="_Toc420874491"/>
        <w:bookmarkStart w:id="5201" w:name="_Toc421046579"/>
        <w:bookmarkStart w:id="5202" w:name="_Toc421047050"/>
        <w:bookmarkStart w:id="5203" w:name="_Toc477259130"/>
        <w:bookmarkStart w:id="5204" w:name="_Toc479633229"/>
        <w:bookmarkStart w:id="5205" w:name="_Toc481936385"/>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del>
    </w:p>
    <w:p w14:paraId="72AFEF06" w14:textId="77777777" w:rsidR="00397B2B" w:rsidRPr="00EC76D5" w:rsidDel="00692937" w:rsidRDefault="00397B2B" w:rsidP="00397B2B">
      <w:pPr>
        <w:pStyle w:val="Code"/>
        <w:rPr>
          <w:del w:id="5206" w:author="Stefan Bjornander" w:date="2015-04-25T11:10:00Z"/>
        </w:rPr>
      </w:pPr>
      <w:bookmarkStart w:id="5207" w:name="_Toc417811953"/>
      <w:bookmarkStart w:id="5208" w:name="_Toc417853573"/>
      <w:bookmarkStart w:id="5209" w:name="_Toc418022251"/>
      <w:bookmarkStart w:id="5210" w:name="_Toc418191633"/>
      <w:bookmarkStart w:id="5211" w:name="_Toc418192102"/>
      <w:bookmarkStart w:id="5212" w:name="_Toc418263337"/>
      <w:bookmarkStart w:id="5213" w:name="_Toc418263804"/>
      <w:bookmarkStart w:id="5214" w:name="_Toc418356984"/>
      <w:bookmarkStart w:id="5215" w:name="_Toc418360347"/>
      <w:bookmarkStart w:id="5216" w:name="_Toc418435032"/>
      <w:bookmarkStart w:id="5217" w:name="_Toc419660199"/>
      <w:bookmarkStart w:id="5218" w:name="_Toc419660662"/>
      <w:bookmarkStart w:id="5219" w:name="_Toc420134131"/>
      <w:bookmarkStart w:id="5220" w:name="_Toc420134593"/>
      <w:bookmarkStart w:id="5221" w:name="_Toc420166351"/>
      <w:bookmarkStart w:id="5222" w:name="_Toc420167121"/>
      <w:bookmarkStart w:id="5223" w:name="_Toc420302278"/>
      <w:bookmarkStart w:id="5224" w:name="_Toc420302745"/>
      <w:bookmarkStart w:id="5225" w:name="_Toc420438579"/>
      <w:bookmarkStart w:id="5226" w:name="_Toc420796017"/>
      <w:bookmarkStart w:id="5227" w:name="_Toc420874285"/>
      <w:bookmarkStart w:id="5228" w:name="_Toc420874750"/>
      <w:bookmarkStart w:id="5229" w:name="_Toc420874492"/>
      <w:bookmarkStart w:id="5230" w:name="_Toc421046580"/>
      <w:bookmarkStart w:id="5231" w:name="_Toc421047051"/>
      <w:bookmarkStart w:id="5232" w:name="_Toc477259131"/>
      <w:bookmarkStart w:id="5233" w:name="_Toc479633230"/>
      <w:bookmarkStart w:id="5234" w:name="_Toc48193638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p>
    <w:p w14:paraId="6271A0CE" w14:textId="77777777" w:rsidR="00397B2B" w:rsidRPr="00EC76D5" w:rsidDel="00692937" w:rsidRDefault="00397B2B" w:rsidP="00397B2B">
      <w:pPr>
        <w:pStyle w:val="Code"/>
        <w:rPr>
          <w:del w:id="5235" w:author="Stefan Bjornander" w:date="2015-04-25T11:10:00Z"/>
        </w:rPr>
      </w:pPr>
      <w:del w:id="5236" w:author="Stefan Bjornander" w:date="2015-04-25T11:10:00Z">
        <w:r w:rsidRPr="00EC76D5" w:rsidDel="00692937">
          <w:delText xml:space="preserve">  public Symb lookupMember(String name) {</w:delText>
        </w:r>
        <w:bookmarkStart w:id="5237" w:name="_Toc417811954"/>
        <w:bookmarkStart w:id="5238" w:name="_Toc417853574"/>
        <w:bookmarkStart w:id="5239" w:name="_Toc418022252"/>
        <w:bookmarkStart w:id="5240" w:name="_Toc418191634"/>
        <w:bookmarkStart w:id="5241" w:name="_Toc418192103"/>
        <w:bookmarkStart w:id="5242" w:name="_Toc418263338"/>
        <w:bookmarkStart w:id="5243" w:name="_Toc418263805"/>
        <w:bookmarkStart w:id="5244" w:name="_Toc418356985"/>
        <w:bookmarkStart w:id="5245" w:name="_Toc418360348"/>
        <w:bookmarkStart w:id="5246" w:name="_Toc418435033"/>
        <w:bookmarkStart w:id="5247" w:name="_Toc419660200"/>
        <w:bookmarkStart w:id="5248" w:name="_Toc419660663"/>
        <w:bookmarkStart w:id="5249" w:name="_Toc420134132"/>
        <w:bookmarkStart w:id="5250" w:name="_Toc420134594"/>
        <w:bookmarkStart w:id="5251" w:name="_Toc420166352"/>
        <w:bookmarkStart w:id="5252" w:name="_Toc420167122"/>
        <w:bookmarkStart w:id="5253" w:name="_Toc420302279"/>
        <w:bookmarkStart w:id="5254" w:name="_Toc420302746"/>
        <w:bookmarkStart w:id="5255" w:name="_Toc420438580"/>
        <w:bookmarkStart w:id="5256" w:name="_Toc420796018"/>
        <w:bookmarkStart w:id="5257" w:name="_Toc420874286"/>
        <w:bookmarkStart w:id="5258" w:name="_Toc420874751"/>
        <w:bookmarkStart w:id="5259" w:name="_Toc420874493"/>
        <w:bookmarkStart w:id="5260" w:name="_Toc421046581"/>
        <w:bookmarkStart w:id="5261" w:name="_Toc421047052"/>
        <w:bookmarkStart w:id="5262" w:name="_Toc477259132"/>
        <w:bookmarkStart w:id="5263" w:name="_Toc479633231"/>
        <w:bookmarkStart w:id="5264" w:name="_Toc481936387"/>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del>
    </w:p>
    <w:p w14:paraId="3C32E0C5" w14:textId="77777777" w:rsidR="00397B2B" w:rsidRPr="00EC76D5" w:rsidDel="00692937" w:rsidRDefault="00397B2B" w:rsidP="00397B2B">
      <w:pPr>
        <w:pStyle w:val="Code"/>
        <w:rPr>
          <w:del w:id="5265" w:author="Stefan Bjornander" w:date="2015-04-25T11:10:00Z"/>
        </w:rPr>
      </w:pPr>
      <w:del w:id="5266" w:author="Stefan Bjornander" w:date="2015-04-25T11:10:00Z">
        <w:r w:rsidRPr="00EC76D5" w:rsidDel="00692937">
          <w:delText xml:space="preserve">    if (m_symbolList != null) {</w:delText>
        </w:r>
        <w:bookmarkStart w:id="5267" w:name="_Toc417811955"/>
        <w:bookmarkStart w:id="5268" w:name="_Toc417853575"/>
        <w:bookmarkStart w:id="5269" w:name="_Toc418022253"/>
        <w:bookmarkStart w:id="5270" w:name="_Toc418191635"/>
        <w:bookmarkStart w:id="5271" w:name="_Toc418192104"/>
        <w:bookmarkStart w:id="5272" w:name="_Toc418263339"/>
        <w:bookmarkStart w:id="5273" w:name="_Toc418263806"/>
        <w:bookmarkStart w:id="5274" w:name="_Toc418356986"/>
        <w:bookmarkStart w:id="5275" w:name="_Toc418360349"/>
        <w:bookmarkStart w:id="5276" w:name="_Toc418435034"/>
        <w:bookmarkStart w:id="5277" w:name="_Toc419660201"/>
        <w:bookmarkStart w:id="5278" w:name="_Toc419660664"/>
        <w:bookmarkStart w:id="5279" w:name="_Toc420134133"/>
        <w:bookmarkStart w:id="5280" w:name="_Toc420134595"/>
        <w:bookmarkStart w:id="5281" w:name="_Toc420166353"/>
        <w:bookmarkStart w:id="5282" w:name="_Toc420167123"/>
        <w:bookmarkStart w:id="5283" w:name="_Toc420302280"/>
        <w:bookmarkStart w:id="5284" w:name="_Toc420302747"/>
        <w:bookmarkStart w:id="5285" w:name="_Toc420438581"/>
        <w:bookmarkStart w:id="5286" w:name="_Toc420796019"/>
        <w:bookmarkStart w:id="5287" w:name="_Toc420874287"/>
        <w:bookmarkStart w:id="5288" w:name="_Toc420874752"/>
        <w:bookmarkStart w:id="5289" w:name="_Toc420874494"/>
        <w:bookmarkStart w:id="5290" w:name="_Toc421046582"/>
        <w:bookmarkStart w:id="5291" w:name="_Toc421047053"/>
        <w:bookmarkStart w:id="5292" w:name="_Toc477259133"/>
        <w:bookmarkStart w:id="5293" w:name="_Toc479633232"/>
        <w:bookmarkStart w:id="5294" w:name="_Toc481936388"/>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del>
    </w:p>
    <w:p w14:paraId="06E5A88E" w14:textId="77777777" w:rsidR="00397B2B" w:rsidRPr="00EC76D5" w:rsidDel="00692937" w:rsidRDefault="00397B2B" w:rsidP="00397B2B">
      <w:pPr>
        <w:pStyle w:val="Code"/>
        <w:rPr>
          <w:del w:id="5295" w:author="Stefan Bjornander" w:date="2015-04-25T11:10:00Z"/>
        </w:rPr>
      </w:pPr>
      <w:del w:id="5296" w:author="Stefan Bjornander" w:date="2015-04-25T11:10:00Z">
        <w:r w:rsidRPr="00EC76D5" w:rsidDel="00692937">
          <w:delText xml:space="preserve">      for (Symb symbol : m_symbolList) {</w:delText>
        </w:r>
        <w:bookmarkStart w:id="5297" w:name="_Toc417811956"/>
        <w:bookmarkStart w:id="5298" w:name="_Toc417853576"/>
        <w:bookmarkStart w:id="5299" w:name="_Toc418022254"/>
        <w:bookmarkStart w:id="5300" w:name="_Toc418191636"/>
        <w:bookmarkStart w:id="5301" w:name="_Toc418192105"/>
        <w:bookmarkStart w:id="5302" w:name="_Toc418263340"/>
        <w:bookmarkStart w:id="5303" w:name="_Toc418263807"/>
        <w:bookmarkStart w:id="5304" w:name="_Toc418356987"/>
        <w:bookmarkStart w:id="5305" w:name="_Toc418360350"/>
        <w:bookmarkStart w:id="5306" w:name="_Toc418435035"/>
        <w:bookmarkStart w:id="5307" w:name="_Toc419660202"/>
        <w:bookmarkStart w:id="5308" w:name="_Toc419660665"/>
        <w:bookmarkStart w:id="5309" w:name="_Toc420134134"/>
        <w:bookmarkStart w:id="5310" w:name="_Toc420134596"/>
        <w:bookmarkStart w:id="5311" w:name="_Toc420166354"/>
        <w:bookmarkStart w:id="5312" w:name="_Toc420167124"/>
        <w:bookmarkStart w:id="5313" w:name="_Toc420302281"/>
        <w:bookmarkStart w:id="5314" w:name="_Toc420302748"/>
        <w:bookmarkStart w:id="5315" w:name="_Toc420438582"/>
        <w:bookmarkStart w:id="5316" w:name="_Toc420796020"/>
        <w:bookmarkStart w:id="5317" w:name="_Toc420874288"/>
        <w:bookmarkStart w:id="5318" w:name="_Toc420874753"/>
        <w:bookmarkStart w:id="5319" w:name="_Toc420874495"/>
        <w:bookmarkStart w:id="5320" w:name="_Toc421046583"/>
        <w:bookmarkStart w:id="5321" w:name="_Toc421047054"/>
        <w:bookmarkStart w:id="5322" w:name="_Toc477259134"/>
        <w:bookmarkStart w:id="5323" w:name="_Toc479633233"/>
        <w:bookmarkStart w:id="5324" w:name="_Toc481936389"/>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del>
    </w:p>
    <w:p w14:paraId="338011E6" w14:textId="77777777" w:rsidR="00397B2B" w:rsidRPr="00EC76D5" w:rsidDel="00692937" w:rsidRDefault="00397B2B" w:rsidP="00397B2B">
      <w:pPr>
        <w:pStyle w:val="Code"/>
        <w:rPr>
          <w:del w:id="5325" w:author="Stefan Bjornander" w:date="2015-04-25T11:10:00Z"/>
        </w:rPr>
      </w:pPr>
      <w:del w:id="5326" w:author="Stefan Bjornander" w:date="2015-04-25T11:10:00Z">
        <w:r w:rsidRPr="00EC76D5" w:rsidDel="00692937">
          <w:delText xml:space="preserve">        if (symbol.name().equals(name)) {</w:delText>
        </w:r>
        <w:bookmarkStart w:id="5327" w:name="_Toc417811957"/>
        <w:bookmarkStart w:id="5328" w:name="_Toc417853577"/>
        <w:bookmarkStart w:id="5329" w:name="_Toc418022255"/>
        <w:bookmarkStart w:id="5330" w:name="_Toc418191637"/>
        <w:bookmarkStart w:id="5331" w:name="_Toc418192106"/>
        <w:bookmarkStart w:id="5332" w:name="_Toc418263341"/>
        <w:bookmarkStart w:id="5333" w:name="_Toc418263808"/>
        <w:bookmarkStart w:id="5334" w:name="_Toc418356988"/>
        <w:bookmarkStart w:id="5335" w:name="_Toc418360351"/>
        <w:bookmarkStart w:id="5336" w:name="_Toc418435036"/>
        <w:bookmarkStart w:id="5337" w:name="_Toc419660203"/>
        <w:bookmarkStart w:id="5338" w:name="_Toc419660666"/>
        <w:bookmarkStart w:id="5339" w:name="_Toc420134135"/>
        <w:bookmarkStart w:id="5340" w:name="_Toc420134597"/>
        <w:bookmarkStart w:id="5341" w:name="_Toc420166355"/>
        <w:bookmarkStart w:id="5342" w:name="_Toc420167125"/>
        <w:bookmarkStart w:id="5343" w:name="_Toc420302282"/>
        <w:bookmarkStart w:id="5344" w:name="_Toc420302749"/>
        <w:bookmarkStart w:id="5345" w:name="_Toc420438583"/>
        <w:bookmarkStart w:id="5346" w:name="_Toc420796021"/>
        <w:bookmarkStart w:id="5347" w:name="_Toc420874289"/>
        <w:bookmarkStart w:id="5348" w:name="_Toc420874754"/>
        <w:bookmarkStart w:id="5349" w:name="_Toc420874496"/>
        <w:bookmarkStart w:id="5350" w:name="_Toc421046584"/>
        <w:bookmarkStart w:id="5351" w:name="_Toc421047055"/>
        <w:bookmarkStart w:id="5352" w:name="_Toc477259135"/>
        <w:bookmarkStart w:id="5353" w:name="_Toc479633234"/>
        <w:bookmarkStart w:id="5354" w:name="_Toc481936390"/>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del>
    </w:p>
    <w:p w14:paraId="533B74E1" w14:textId="77777777" w:rsidR="00397B2B" w:rsidRPr="00EC76D5" w:rsidDel="00692937" w:rsidRDefault="00397B2B" w:rsidP="00397B2B">
      <w:pPr>
        <w:pStyle w:val="Code"/>
        <w:rPr>
          <w:del w:id="5355" w:author="Stefan Bjornander" w:date="2015-04-25T11:10:00Z"/>
        </w:rPr>
      </w:pPr>
      <w:del w:id="5356" w:author="Stefan Bjornander" w:date="2015-04-25T11:10:00Z">
        <w:r w:rsidRPr="00EC76D5" w:rsidDel="00692937">
          <w:delText xml:space="preserve">          return symbol;</w:delText>
        </w:r>
        <w:bookmarkStart w:id="5357" w:name="_Toc417811958"/>
        <w:bookmarkStart w:id="5358" w:name="_Toc417853578"/>
        <w:bookmarkStart w:id="5359" w:name="_Toc418022256"/>
        <w:bookmarkStart w:id="5360" w:name="_Toc418191638"/>
        <w:bookmarkStart w:id="5361" w:name="_Toc418192107"/>
        <w:bookmarkStart w:id="5362" w:name="_Toc418263342"/>
        <w:bookmarkStart w:id="5363" w:name="_Toc418263809"/>
        <w:bookmarkStart w:id="5364" w:name="_Toc418356989"/>
        <w:bookmarkStart w:id="5365" w:name="_Toc418360352"/>
        <w:bookmarkStart w:id="5366" w:name="_Toc418435037"/>
        <w:bookmarkStart w:id="5367" w:name="_Toc419660204"/>
        <w:bookmarkStart w:id="5368" w:name="_Toc419660667"/>
        <w:bookmarkStart w:id="5369" w:name="_Toc420134136"/>
        <w:bookmarkStart w:id="5370" w:name="_Toc420134598"/>
        <w:bookmarkStart w:id="5371" w:name="_Toc420166356"/>
        <w:bookmarkStart w:id="5372" w:name="_Toc420167126"/>
        <w:bookmarkStart w:id="5373" w:name="_Toc420302283"/>
        <w:bookmarkStart w:id="5374" w:name="_Toc420302750"/>
        <w:bookmarkStart w:id="5375" w:name="_Toc420438584"/>
        <w:bookmarkStart w:id="5376" w:name="_Toc420796022"/>
        <w:bookmarkStart w:id="5377" w:name="_Toc420874290"/>
        <w:bookmarkStart w:id="5378" w:name="_Toc420874755"/>
        <w:bookmarkStart w:id="5379" w:name="_Toc420874497"/>
        <w:bookmarkStart w:id="5380" w:name="_Toc421046585"/>
        <w:bookmarkStart w:id="5381" w:name="_Toc421047056"/>
        <w:bookmarkStart w:id="5382" w:name="_Toc477259136"/>
        <w:bookmarkStart w:id="5383" w:name="_Toc479633235"/>
        <w:bookmarkStart w:id="5384" w:name="_Toc481936391"/>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del>
    </w:p>
    <w:p w14:paraId="2AFFAACA" w14:textId="77777777" w:rsidR="00397B2B" w:rsidRPr="00EC76D5" w:rsidDel="00692937" w:rsidRDefault="00397B2B" w:rsidP="00397B2B">
      <w:pPr>
        <w:pStyle w:val="Code"/>
        <w:rPr>
          <w:del w:id="5385" w:author="Stefan Bjornander" w:date="2015-04-25T11:10:00Z"/>
        </w:rPr>
      </w:pPr>
      <w:del w:id="5386" w:author="Stefan Bjornander" w:date="2015-04-25T11:10:00Z">
        <w:r w:rsidRPr="00EC76D5" w:rsidDel="00692937">
          <w:delText xml:space="preserve">        }</w:delText>
        </w:r>
        <w:bookmarkStart w:id="5387" w:name="_Toc417811959"/>
        <w:bookmarkStart w:id="5388" w:name="_Toc417853579"/>
        <w:bookmarkStart w:id="5389" w:name="_Toc418022257"/>
        <w:bookmarkStart w:id="5390" w:name="_Toc418191639"/>
        <w:bookmarkStart w:id="5391" w:name="_Toc418192108"/>
        <w:bookmarkStart w:id="5392" w:name="_Toc418263343"/>
        <w:bookmarkStart w:id="5393" w:name="_Toc418263810"/>
        <w:bookmarkStart w:id="5394" w:name="_Toc418356990"/>
        <w:bookmarkStart w:id="5395" w:name="_Toc418360353"/>
        <w:bookmarkStart w:id="5396" w:name="_Toc418435038"/>
        <w:bookmarkStart w:id="5397" w:name="_Toc419660205"/>
        <w:bookmarkStart w:id="5398" w:name="_Toc419660668"/>
        <w:bookmarkStart w:id="5399" w:name="_Toc420134137"/>
        <w:bookmarkStart w:id="5400" w:name="_Toc420134599"/>
        <w:bookmarkStart w:id="5401" w:name="_Toc420166357"/>
        <w:bookmarkStart w:id="5402" w:name="_Toc420167127"/>
        <w:bookmarkStart w:id="5403" w:name="_Toc420302284"/>
        <w:bookmarkStart w:id="5404" w:name="_Toc420302751"/>
        <w:bookmarkStart w:id="5405" w:name="_Toc420438585"/>
        <w:bookmarkStart w:id="5406" w:name="_Toc420796023"/>
        <w:bookmarkStart w:id="5407" w:name="_Toc420874291"/>
        <w:bookmarkStart w:id="5408" w:name="_Toc420874756"/>
        <w:bookmarkStart w:id="5409" w:name="_Toc420874498"/>
        <w:bookmarkStart w:id="5410" w:name="_Toc421046586"/>
        <w:bookmarkStart w:id="5411" w:name="_Toc421047057"/>
        <w:bookmarkStart w:id="5412" w:name="_Toc477259137"/>
        <w:bookmarkStart w:id="5413" w:name="_Toc479633236"/>
        <w:bookmarkStart w:id="5414" w:name="_Toc481936392"/>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del>
    </w:p>
    <w:p w14:paraId="2D47D310" w14:textId="77777777" w:rsidR="00397B2B" w:rsidRPr="00EC76D5" w:rsidDel="00692937" w:rsidRDefault="00397B2B" w:rsidP="00397B2B">
      <w:pPr>
        <w:pStyle w:val="Code"/>
        <w:rPr>
          <w:del w:id="5415" w:author="Stefan Bjornander" w:date="2015-04-25T11:10:00Z"/>
        </w:rPr>
      </w:pPr>
      <w:del w:id="5416" w:author="Stefan Bjornander" w:date="2015-04-25T11:10:00Z">
        <w:r w:rsidRPr="00EC76D5" w:rsidDel="00692937">
          <w:delText xml:space="preserve">      }</w:delText>
        </w:r>
        <w:bookmarkStart w:id="5417" w:name="_Toc417811960"/>
        <w:bookmarkStart w:id="5418" w:name="_Toc417853580"/>
        <w:bookmarkStart w:id="5419" w:name="_Toc418022258"/>
        <w:bookmarkStart w:id="5420" w:name="_Toc418191640"/>
        <w:bookmarkStart w:id="5421" w:name="_Toc418192109"/>
        <w:bookmarkStart w:id="5422" w:name="_Toc418263344"/>
        <w:bookmarkStart w:id="5423" w:name="_Toc418263811"/>
        <w:bookmarkStart w:id="5424" w:name="_Toc418356991"/>
        <w:bookmarkStart w:id="5425" w:name="_Toc418360354"/>
        <w:bookmarkStart w:id="5426" w:name="_Toc418435039"/>
        <w:bookmarkStart w:id="5427" w:name="_Toc419660206"/>
        <w:bookmarkStart w:id="5428" w:name="_Toc419660669"/>
        <w:bookmarkStart w:id="5429" w:name="_Toc420134138"/>
        <w:bookmarkStart w:id="5430" w:name="_Toc420134600"/>
        <w:bookmarkStart w:id="5431" w:name="_Toc420166358"/>
        <w:bookmarkStart w:id="5432" w:name="_Toc420167128"/>
        <w:bookmarkStart w:id="5433" w:name="_Toc420302285"/>
        <w:bookmarkStart w:id="5434" w:name="_Toc420302752"/>
        <w:bookmarkStart w:id="5435" w:name="_Toc420438586"/>
        <w:bookmarkStart w:id="5436" w:name="_Toc420796024"/>
        <w:bookmarkStart w:id="5437" w:name="_Toc420874292"/>
        <w:bookmarkStart w:id="5438" w:name="_Toc420874757"/>
        <w:bookmarkStart w:id="5439" w:name="_Toc420874499"/>
        <w:bookmarkStart w:id="5440" w:name="_Toc421046587"/>
        <w:bookmarkStart w:id="5441" w:name="_Toc421047058"/>
        <w:bookmarkStart w:id="5442" w:name="_Toc477259138"/>
        <w:bookmarkStart w:id="5443" w:name="_Toc479633237"/>
        <w:bookmarkStart w:id="5444" w:name="_Toc481936393"/>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del>
    </w:p>
    <w:p w14:paraId="3778D1D3" w14:textId="77777777" w:rsidR="00397B2B" w:rsidRPr="00EC76D5" w:rsidDel="00692937" w:rsidRDefault="00397B2B" w:rsidP="00397B2B">
      <w:pPr>
        <w:pStyle w:val="Code"/>
        <w:rPr>
          <w:del w:id="5445" w:author="Stefan Bjornander" w:date="2015-04-25T11:10:00Z"/>
        </w:rPr>
      </w:pPr>
      <w:del w:id="5446" w:author="Stefan Bjornander" w:date="2015-04-25T11:10:00Z">
        <w:r w:rsidRPr="00EC76D5" w:rsidDel="00692937">
          <w:delText xml:space="preserve">    }</w:delText>
        </w:r>
        <w:bookmarkStart w:id="5447" w:name="_Toc417811961"/>
        <w:bookmarkStart w:id="5448" w:name="_Toc417853581"/>
        <w:bookmarkStart w:id="5449" w:name="_Toc418022259"/>
        <w:bookmarkStart w:id="5450" w:name="_Toc418191641"/>
        <w:bookmarkStart w:id="5451" w:name="_Toc418192110"/>
        <w:bookmarkStart w:id="5452" w:name="_Toc418263345"/>
        <w:bookmarkStart w:id="5453" w:name="_Toc418263812"/>
        <w:bookmarkStart w:id="5454" w:name="_Toc418356992"/>
        <w:bookmarkStart w:id="5455" w:name="_Toc418360355"/>
        <w:bookmarkStart w:id="5456" w:name="_Toc418435040"/>
        <w:bookmarkStart w:id="5457" w:name="_Toc419660207"/>
        <w:bookmarkStart w:id="5458" w:name="_Toc419660670"/>
        <w:bookmarkStart w:id="5459" w:name="_Toc420134139"/>
        <w:bookmarkStart w:id="5460" w:name="_Toc420134601"/>
        <w:bookmarkStart w:id="5461" w:name="_Toc420166359"/>
        <w:bookmarkStart w:id="5462" w:name="_Toc420167129"/>
        <w:bookmarkStart w:id="5463" w:name="_Toc420302286"/>
        <w:bookmarkStart w:id="5464" w:name="_Toc420302753"/>
        <w:bookmarkStart w:id="5465" w:name="_Toc420438587"/>
        <w:bookmarkStart w:id="5466" w:name="_Toc420796025"/>
        <w:bookmarkStart w:id="5467" w:name="_Toc420874293"/>
        <w:bookmarkStart w:id="5468" w:name="_Toc420874758"/>
        <w:bookmarkStart w:id="5469" w:name="_Toc420874500"/>
        <w:bookmarkStart w:id="5470" w:name="_Toc421046588"/>
        <w:bookmarkStart w:id="5471" w:name="_Toc421047059"/>
        <w:bookmarkStart w:id="5472" w:name="_Toc477259139"/>
        <w:bookmarkStart w:id="5473" w:name="_Toc479633238"/>
        <w:bookmarkStart w:id="5474" w:name="_Toc481936394"/>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del>
    </w:p>
    <w:p w14:paraId="31164A4B" w14:textId="77777777" w:rsidR="00397B2B" w:rsidRPr="00EC76D5" w:rsidDel="00692937" w:rsidRDefault="00397B2B" w:rsidP="00397B2B">
      <w:pPr>
        <w:pStyle w:val="Code"/>
        <w:rPr>
          <w:del w:id="5475" w:author="Stefan Bjornander" w:date="2015-04-25T11:10:00Z"/>
        </w:rPr>
      </w:pPr>
      <w:bookmarkStart w:id="5476" w:name="_Toc417811962"/>
      <w:bookmarkStart w:id="5477" w:name="_Toc417853582"/>
      <w:bookmarkStart w:id="5478" w:name="_Toc418022260"/>
      <w:bookmarkStart w:id="5479" w:name="_Toc418191642"/>
      <w:bookmarkStart w:id="5480" w:name="_Toc418192111"/>
      <w:bookmarkStart w:id="5481" w:name="_Toc418263346"/>
      <w:bookmarkStart w:id="5482" w:name="_Toc418263813"/>
      <w:bookmarkStart w:id="5483" w:name="_Toc418356993"/>
      <w:bookmarkStart w:id="5484" w:name="_Toc418360356"/>
      <w:bookmarkStart w:id="5485" w:name="_Toc418435041"/>
      <w:bookmarkStart w:id="5486" w:name="_Toc419660208"/>
      <w:bookmarkStart w:id="5487" w:name="_Toc419660671"/>
      <w:bookmarkStart w:id="5488" w:name="_Toc420134140"/>
      <w:bookmarkStart w:id="5489" w:name="_Toc420134602"/>
      <w:bookmarkStart w:id="5490" w:name="_Toc420166360"/>
      <w:bookmarkStart w:id="5491" w:name="_Toc420167130"/>
      <w:bookmarkStart w:id="5492" w:name="_Toc420302287"/>
      <w:bookmarkStart w:id="5493" w:name="_Toc420302754"/>
      <w:bookmarkStart w:id="5494" w:name="_Toc420438588"/>
      <w:bookmarkStart w:id="5495" w:name="_Toc420796026"/>
      <w:bookmarkStart w:id="5496" w:name="_Toc420874294"/>
      <w:bookmarkStart w:id="5497" w:name="_Toc420874759"/>
      <w:bookmarkStart w:id="5498" w:name="_Toc420874501"/>
      <w:bookmarkStart w:id="5499" w:name="_Toc421046589"/>
      <w:bookmarkStart w:id="5500" w:name="_Toc421047060"/>
      <w:bookmarkStart w:id="5501" w:name="_Toc477259140"/>
      <w:bookmarkStart w:id="5502" w:name="_Toc479633239"/>
      <w:bookmarkStart w:id="5503" w:name="_Toc48193639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p>
    <w:p w14:paraId="3F2CF364" w14:textId="77777777" w:rsidR="00397B2B" w:rsidRPr="00EC76D5" w:rsidDel="00692937" w:rsidRDefault="00397B2B" w:rsidP="00397B2B">
      <w:pPr>
        <w:pStyle w:val="Code"/>
        <w:rPr>
          <w:del w:id="5504" w:author="Stefan Bjornander" w:date="2015-04-25T11:10:00Z"/>
        </w:rPr>
      </w:pPr>
      <w:del w:id="5505" w:author="Stefan Bjornander" w:date="2015-04-25T11:10:00Z">
        <w:r w:rsidRPr="00EC76D5" w:rsidDel="00692937">
          <w:delText xml:space="preserve">    return null;</w:delText>
        </w:r>
        <w:bookmarkStart w:id="5506" w:name="_Toc417811963"/>
        <w:bookmarkStart w:id="5507" w:name="_Toc417853583"/>
        <w:bookmarkStart w:id="5508" w:name="_Toc418022261"/>
        <w:bookmarkStart w:id="5509" w:name="_Toc418191643"/>
        <w:bookmarkStart w:id="5510" w:name="_Toc418192112"/>
        <w:bookmarkStart w:id="5511" w:name="_Toc418263347"/>
        <w:bookmarkStart w:id="5512" w:name="_Toc418263814"/>
        <w:bookmarkStart w:id="5513" w:name="_Toc418356994"/>
        <w:bookmarkStart w:id="5514" w:name="_Toc418360357"/>
        <w:bookmarkStart w:id="5515" w:name="_Toc418435042"/>
        <w:bookmarkStart w:id="5516" w:name="_Toc419660209"/>
        <w:bookmarkStart w:id="5517" w:name="_Toc419660672"/>
        <w:bookmarkStart w:id="5518" w:name="_Toc420134141"/>
        <w:bookmarkStart w:id="5519" w:name="_Toc420134603"/>
        <w:bookmarkStart w:id="5520" w:name="_Toc420166361"/>
        <w:bookmarkStart w:id="5521" w:name="_Toc420167131"/>
        <w:bookmarkStart w:id="5522" w:name="_Toc420302288"/>
        <w:bookmarkStart w:id="5523" w:name="_Toc420302755"/>
        <w:bookmarkStart w:id="5524" w:name="_Toc420438589"/>
        <w:bookmarkStart w:id="5525" w:name="_Toc420796027"/>
        <w:bookmarkStart w:id="5526" w:name="_Toc420874295"/>
        <w:bookmarkStart w:id="5527" w:name="_Toc420874760"/>
        <w:bookmarkStart w:id="5528" w:name="_Toc420874502"/>
        <w:bookmarkStart w:id="5529" w:name="_Toc421046590"/>
        <w:bookmarkStart w:id="5530" w:name="_Toc421047061"/>
        <w:bookmarkStart w:id="5531" w:name="_Toc477259141"/>
        <w:bookmarkStart w:id="5532" w:name="_Toc479633240"/>
        <w:bookmarkStart w:id="5533" w:name="_Toc481936396"/>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del>
    </w:p>
    <w:p w14:paraId="3A821C7E" w14:textId="77777777" w:rsidR="00237DC3" w:rsidRPr="00EC76D5" w:rsidDel="00692937" w:rsidRDefault="00397B2B" w:rsidP="00397B2B">
      <w:pPr>
        <w:pStyle w:val="Code"/>
        <w:rPr>
          <w:del w:id="5534" w:author="Stefan Bjornander" w:date="2015-04-25T11:10:00Z"/>
        </w:rPr>
      </w:pPr>
      <w:del w:id="5535" w:author="Stefan Bjornander" w:date="2015-04-25T11:10:00Z">
        <w:r w:rsidRPr="00EC76D5" w:rsidDel="00692937">
          <w:delText xml:space="preserve">  }</w:delText>
        </w:r>
        <w:bookmarkStart w:id="5536" w:name="_Toc417811964"/>
        <w:bookmarkStart w:id="5537" w:name="_Toc417853584"/>
        <w:bookmarkStart w:id="5538" w:name="_Toc418022262"/>
        <w:bookmarkStart w:id="5539" w:name="_Toc418191644"/>
        <w:bookmarkStart w:id="5540" w:name="_Toc418192113"/>
        <w:bookmarkStart w:id="5541" w:name="_Toc418263348"/>
        <w:bookmarkStart w:id="5542" w:name="_Toc418263815"/>
        <w:bookmarkStart w:id="5543" w:name="_Toc418356995"/>
        <w:bookmarkStart w:id="5544" w:name="_Toc418360358"/>
        <w:bookmarkStart w:id="5545" w:name="_Toc418435043"/>
        <w:bookmarkStart w:id="5546" w:name="_Toc419660210"/>
        <w:bookmarkStart w:id="5547" w:name="_Toc419660673"/>
        <w:bookmarkStart w:id="5548" w:name="_Toc420134142"/>
        <w:bookmarkStart w:id="5549" w:name="_Toc420134604"/>
        <w:bookmarkStart w:id="5550" w:name="_Toc420166362"/>
        <w:bookmarkStart w:id="5551" w:name="_Toc420167132"/>
        <w:bookmarkStart w:id="5552" w:name="_Toc420302289"/>
        <w:bookmarkStart w:id="5553" w:name="_Toc420302756"/>
        <w:bookmarkStart w:id="5554" w:name="_Toc420438590"/>
        <w:bookmarkStart w:id="5555" w:name="_Toc420796028"/>
        <w:bookmarkStart w:id="5556" w:name="_Toc420874296"/>
        <w:bookmarkStart w:id="5557" w:name="_Toc420874761"/>
        <w:bookmarkStart w:id="5558" w:name="_Toc420874503"/>
        <w:bookmarkStart w:id="5559" w:name="_Toc421046591"/>
        <w:bookmarkStart w:id="5560" w:name="_Toc421047062"/>
        <w:bookmarkStart w:id="5561" w:name="_Toc477259142"/>
        <w:bookmarkStart w:id="5562" w:name="_Toc479633241"/>
        <w:bookmarkStart w:id="5563" w:name="_Toc481936397"/>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del>
    </w:p>
    <w:p w14:paraId="2C8BED75" w14:textId="408CB728" w:rsidR="00237DC3" w:rsidRPr="00EC76D5" w:rsidRDefault="00B52190" w:rsidP="006A31DF">
      <w:pPr>
        <w:pStyle w:val="Rubrik3"/>
        <w:rPr>
          <w:ins w:id="5564" w:author="Stefan Bjornander" w:date="2015-04-25T11:10:00Z"/>
        </w:rPr>
      </w:pPr>
      <w:bookmarkStart w:id="5565" w:name="_Toc481936398"/>
      <w:r w:rsidRPr="00EC76D5">
        <w:t>Test Methods</w:t>
      </w:r>
      <w:bookmarkEnd w:id="5565"/>
    </w:p>
    <w:p w14:paraId="0F21799F" w14:textId="77777777" w:rsidR="00022C3D" w:rsidRPr="00EC76D5" w:rsidRDefault="009F5DB0">
      <w:pPr>
        <w:pPrChange w:id="5566" w:author="Stefan Bjornander" w:date="2015-04-25T11:10:00Z">
          <w:pPr>
            <w:pStyle w:val="Rubrik3"/>
          </w:pPr>
        </w:pPrChange>
      </w:pPr>
      <w:ins w:id="5567"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lastRenderedPageBreak/>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lastRenderedPageBreak/>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lastRenderedPageBreak/>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8" w:name="_Toc481936399"/>
      <w:r w:rsidRPr="00EC76D5">
        <w:t xml:space="preserve">Type </w:t>
      </w:r>
      <w:r w:rsidR="007B5935" w:rsidRPr="00EC76D5">
        <w:t>Cast</w:t>
      </w:r>
      <w:r w:rsidR="004A5E53" w:rsidRPr="00EC76D5">
        <w:t>ing</w:t>
      </w:r>
      <w:bookmarkEnd w:id="5568"/>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w:t>
      </w:r>
      <w:proofErr w:type="gramStart"/>
      <w:r w:rsidR="00EE517F" w:rsidRPr="00EC76D5">
        <w:t>left-value</w:t>
      </w:r>
      <w:proofErr w:type="gramEnd"/>
      <w:r w:rsidR="00EE517F" w:rsidRPr="00EC76D5">
        <w:t xml:space="preserv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lastRenderedPageBreak/>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lastRenderedPageBreak/>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lastRenderedPageBreak/>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lastRenderedPageBreak/>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9" w:name="_Toc481936400"/>
      <w:r w:rsidRPr="00EC76D5">
        <w:t>Type Promotion</w:t>
      </w:r>
      <w:bookmarkEnd w:id="5569"/>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t>unsigned int</w:t>
            </w:r>
          </w:p>
        </w:tc>
        <w:tc>
          <w:tcPr>
            <w:tcW w:w="2913" w:type="dxa"/>
          </w:tcPr>
          <w:p w14:paraId="2347B60B" w14:textId="3D1190C8" w:rsidR="003A4B19" w:rsidRPr="00EC76D5" w:rsidRDefault="003A4B19" w:rsidP="00B97307">
            <w:pPr>
              <w:pStyle w:val="NormalSingle"/>
            </w:pPr>
            <w:r w:rsidRPr="00EC76D5">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lastRenderedPageBreak/>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lastRenderedPageBreak/>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70"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70"/>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lastRenderedPageBreak/>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lastRenderedPageBreak/>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71" w:name="_Toc481936402"/>
      <w:r w:rsidRPr="00EC76D5">
        <w:lastRenderedPageBreak/>
        <w:t xml:space="preserve">The Symbol </w:t>
      </w:r>
      <w:r w:rsidR="006A31DF" w:rsidRPr="00EC76D5">
        <w:t>Table</w:t>
      </w:r>
      <w:bookmarkEnd w:id="5571"/>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2" w:name="_Toc481936403"/>
      <w:r w:rsidRPr="00EC76D5">
        <w:t>The Symb</w:t>
      </w:r>
      <w:r w:rsidR="00A66A63" w:rsidRPr="00EC76D5">
        <w:t>ol</w:t>
      </w:r>
      <w:r w:rsidRPr="00EC76D5">
        <w:t xml:space="preserve"> Class</w:t>
      </w:r>
      <w:bookmarkEnd w:id="5572"/>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3" w:author="Stefan Bjornander" w:date="2015-04-25T18:27:00Z">
        <w:r w:rsidR="007E167C" w:rsidRPr="00EC76D5">
          <w:t xml:space="preserve">If the storage specifier is omitted a global variable is regarded as static and a local variable is </w:t>
        </w:r>
      </w:ins>
      <w:ins w:id="5574" w:author="Stefan Bjornander" w:date="2015-04-25T18:28:00Z">
        <w:r w:rsidR="007E167C" w:rsidRPr="00EC76D5">
          <w:t>regarded as auto.</w:t>
        </w:r>
      </w:ins>
      <w:r w:rsidR="00201FF9" w:rsidRPr="00EC76D5">
        <w:t xml:space="preserve"> </w:t>
      </w:r>
      <w:r w:rsidR="00010E0C" w:rsidRPr="00EC76D5">
        <w:t>In this book, t</w:t>
      </w:r>
      <w:ins w:id="5575"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6"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7" w:author="Stefan Bjornander" w:date="2015-04-25T10:11:00Z">
            <w:rPr/>
          </w:rPrChange>
        </w:rPr>
        <w:t>typedef</w:t>
      </w:r>
      <w:r w:rsidRPr="00EC76D5">
        <w:t>, in the table.</w:t>
      </w:r>
      <w:ins w:id="5578"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9" w:author="Stefan Bjornander" w:date="2015-04-25T10:14:00Z">
        <w:r w:rsidR="00263543" w:rsidRPr="00EC76D5">
          <w:t xml:space="preserve"> the</w:t>
        </w:r>
        <w:r w:rsidR="00027FFA" w:rsidRPr="00EC76D5">
          <w:t xml:space="preserve"> </w:t>
        </w:r>
        <w:r w:rsidR="00027FFA" w:rsidRPr="00EC76D5">
          <w:rPr>
            <w:rStyle w:val="CodeInText"/>
            <w:rPrChange w:id="5580"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81" w:author="Stefan Bjornander" w:date="2015-04-25T16:11:00Z"/>
        </w:rPr>
        <w:pPrChange w:id="5582" w:author="Stefan Bjornander" w:date="2015-04-25T16:09:00Z">
          <w:pPr/>
        </w:pPrChange>
      </w:pPr>
      <w:bookmarkStart w:id="5583" w:name="_Toc481936404"/>
      <w:ins w:id="5584" w:author="Stefan Bjornander" w:date="2015-04-25T16:09:00Z">
        <w:r w:rsidRPr="00EC76D5">
          <w:t>Symbol Storage</w:t>
        </w:r>
      </w:ins>
      <w:bookmarkEnd w:id="5583"/>
    </w:p>
    <w:p w14:paraId="461765E5" w14:textId="77777777" w:rsidR="00E2539F" w:rsidRPr="00EC76D5" w:rsidRDefault="00100F1D">
      <w:pPr>
        <w:rPr>
          <w:ins w:id="5585" w:author="Stefan Bjornander" w:date="2015-04-25T16:22:00Z"/>
        </w:rPr>
      </w:pPr>
      <w:ins w:id="5586" w:author="Stefan Bjornander" w:date="2015-04-25T16:11:00Z">
        <w:r w:rsidRPr="00EC76D5">
          <w:t xml:space="preserve">A symbol can hold the storage </w:t>
        </w:r>
      </w:ins>
      <w:ins w:id="5587" w:author="Stefan Bjornander" w:date="2015-04-25T18:26:00Z">
        <w:r w:rsidR="00D93FF2" w:rsidRPr="00EC76D5">
          <w:rPr>
            <w:rStyle w:val="CodeInText"/>
            <w:rPrChange w:id="5588" w:author="Stefan Bjornander" w:date="2015-04-25T18:26:00Z">
              <w:rPr/>
            </w:rPrChange>
          </w:rPr>
          <w:t>Typedef</w:t>
        </w:r>
        <w:r w:rsidR="00D93FF2" w:rsidRPr="00EC76D5">
          <w:t xml:space="preserve">, </w:t>
        </w:r>
        <w:r w:rsidR="00D93FF2" w:rsidRPr="00EC76D5">
          <w:rPr>
            <w:rStyle w:val="CodeInText"/>
            <w:rPrChange w:id="5589" w:author="Stefan Bjornander" w:date="2015-04-25T18:26:00Z">
              <w:rPr/>
            </w:rPrChange>
          </w:rPr>
          <w:t>Static</w:t>
        </w:r>
        <w:r w:rsidR="00D93FF2" w:rsidRPr="00EC76D5">
          <w:t xml:space="preserve">, </w:t>
        </w:r>
        <w:r w:rsidR="00D93FF2" w:rsidRPr="00EC76D5">
          <w:rPr>
            <w:rStyle w:val="CodeInText"/>
            <w:rPrChange w:id="5590" w:author="Stefan Bjornander" w:date="2015-04-25T18:26:00Z">
              <w:rPr/>
            </w:rPrChange>
          </w:rPr>
          <w:t>Extern</w:t>
        </w:r>
        <w:r w:rsidR="00D93FF2" w:rsidRPr="00EC76D5">
          <w:t xml:space="preserve">, </w:t>
        </w:r>
        <w:r w:rsidR="00D93FF2" w:rsidRPr="00EC76D5">
          <w:rPr>
            <w:rStyle w:val="CodeInText"/>
            <w:rPrChange w:id="5591" w:author="Stefan Bjornander" w:date="2015-04-25T18:26:00Z">
              <w:rPr/>
            </w:rPrChange>
          </w:rPr>
          <w:t>A</w:t>
        </w:r>
        <w:r w:rsidR="004050FC" w:rsidRPr="00EC76D5">
          <w:rPr>
            <w:rStyle w:val="CodeInText"/>
            <w:rPrChange w:id="5592" w:author="Stefan Bjornander" w:date="2015-04-25T18:26:00Z">
              <w:rPr/>
            </w:rPrChange>
          </w:rPr>
          <w:t>uto</w:t>
        </w:r>
        <w:r w:rsidR="004050FC" w:rsidRPr="00EC76D5">
          <w:t xml:space="preserve">, and </w:t>
        </w:r>
        <w:r w:rsidR="00D93FF2" w:rsidRPr="00EC76D5">
          <w:rPr>
            <w:rStyle w:val="CodeInText"/>
            <w:rPrChange w:id="5593" w:author="Stefan Bjornander" w:date="2015-04-25T18:26:00Z">
              <w:rPr/>
            </w:rPrChange>
          </w:rPr>
          <w:t>R</w:t>
        </w:r>
        <w:r w:rsidR="004050FC" w:rsidRPr="00EC76D5">
          <w:rPr>
            <w:rStyle w:val="CodeInText"/>
            <w:rPrChange w:id="5594" w:author="Stefan Bjornander" w:date="2015-04-25T18:26:00Z">
              <w:rPr/>
            </w:rPrChange>
          </w:rPr>
          <w:t>egister</w:t>
        </w:r>
        <w:r w:rsidR="004050FC" w:rsidRPr="00EC76D5">
          <w:t>.</w:t>
        </w:r>
      </w:ins>
      <w:ins w:id="5595" w:author="Stefan Bjornander" w:date="2015-04-25T18:27:00Z">
        <w:r w:rsidR="00D93FF2" w:rsidRPr="00EC76D5">
          <w:t xml:space="preserve"> If the storage specifier is omitted, a global variable is regarded as static, and a local variable is </w:t>
        </w:r>
      </w:ins>
      <w:ins w:id="5596" w:author="Stefan Bjornander" w:date="2015-04-25T18:28:00Z">
        <w:r w:rsidR="00D93FF2" w:rsidRPr="00EC76D5">
          <w:t>regarded as auto.</w:t>
        </w:r>
        <w:r w:rsidR="00C3772C" w:rsidRPr="00EC76D5">
          <w:t xml:space="preserve"> T</w:t>
        </w:r>
      </w:ins>
      <w:ins w:id="5597"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8" w:author="Stefan Bjornander" w:date="2015-04-25T18:28:00Z">
        <w:r w:rsidR="00C3772C" w:rsidRPr="00EC76D5">
          <w:t xml:space="preserve">a </w:t>
        </w:r>
      </w:ins>
      <w:ins w:id="5599" w:author="Stefan Bjornander" w:date="2015-04-25T16:12:00Z">
        <w:r w:rsidR="005844F5" w:rsidRPr="00EC76D5">
          <w:t xml:space="preserve">symbol </w:t>
        </w:r>
        <w:r w:rsidR="005844F5" w:rsidRPr="00EC76D5">
          <w:lastRenderedPageBreak/>
          <w:t xml:space="preserve">with </w:t>
        </w:r>
      </w:ins>
      <w:ins w:id="5600" w:author="Stefan Bjornander" w:date="2015-04-25T16:11:00Z">
        <w:r w:rsidR="005844F5" w:rsidRPr="00EC76D5">
          <w:t xml:space="preserve">the Auto </w:t>
        </w:r>
      </w:ins>
      <w:ins w:id="5601" w:author="Stefan Bjornander" w:date="2015-04-25T16:12:00Z">
        <w:r w:rsidR="005844F5" w:rsidRPr="00EC76D5">
          <w:t>or</w:t>
        </w:r>
      </w:ins>
      <w:ins w:id="5602" w:author="Stefan Bjornander" w:date="2015-04-25T16:11:00Z">
        <w:r w:rsidR="005844F5" w:rsidRPr="00EC76D5">
          <w:t xml:space="preserve"> Register storage are </w:t>
        </w:r>
      </w:ins>
      <w:ins w:id="5603" w:author="Stefan Bjornander" w:date="2015-04-25T16:12:00Z">
        <w:r w:rsidR="005844F5" w:rsidRPr="00EC76D5">
          <w:t>treated equally.</w:t>
        </w:r>
      </w:ins>
      <w:ins w:id="5604" w:author="Stefan Bjornander" w:date="2015-04-25T18:29:00Z">
        <w:r w:rsidR="00B267A5" w:rsidRPr="00EC76D5">
          <w:t xml:space="preserve"> </w:t>
        </w:r>
      </w:ins>
      <w:ins w:id="5605"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6" w:author="Stefan Bjornander" w:date="2015-04-25T16:22:00Z"/>
        </w:rPr>
        <w:pPrChange w:id="5607" w:author="Stefan Bjornander" w:date="2015-04-25T16:22:00Z">
          <w:pPr/>
        </w:pPrChange>
      </w:pPr>
      <w:proofErr w:type="spellStart"/>
      <w:ins w:id="5608" w:author="Stefan Bjornander" w:date="2015-04-25T16:22:00Z">
        <w:r w:rsidRPr="00EC76D5">
          <w:t>Storage.java</w:t>
        </w:r>
        <w:proofErr w:type="spellEnd"/>
      </w:ins>
    </w:p>
    <w:p w14:paraId="2279A7FD" w14:textId="77777777" w:rsidR="004C18EE" w:rsidRPr="00EC76D5" w:rsidRDefault="004C18EE" w:rsidP="004C18EE">
      <w:pPr>
        <w:pStyle w:val="Code"/>
        <w:rPr>
          <w:ins w:id="5609" w:author="Stefan Bjornander" w:date="2015-04-25T16:22:00Z"/>
        </w:rPr>
      </w:pPr>
      <w:ins w:id="5610" w:author="Stefan Bjornander" w:date="2015-04-25T16:22:00Z">
        <w:r w:rsidRPr="00EC76D5">
          <w:t>package c_compiler;</w:t>
        </w:r>
      </w:ins>
    </w:p>
    <w:p w14:paraId="302E58F2" w14:textId="77777777" w:rsidR="004C18EE" w:rsidRPr="00EC76D5" w:rsidRDefault="004C18EE" w:rsidP="004C18EE">
      <w:pPr>
        <w:pStyle w:val="Code"/>
        <w:rPr>
          <w:ins w:id="5611" w:author="Stefan Bjornander" w:date="2015-04-25T16:22:00Z"/>
        </w:rPr>
      </w:pPr>
    </w:p>
    <w:p w14:paraId="7D17130D" w14:textId="77777777" w:rsidR="004C18EE" w:rsidRPr="00EC76D5" w:rsidRDefault="004C18EE" w:rsidP="004C18EE">
      <w:pPr>
        <w:pStyle w:val="Code"/>
        <w:rPr>
          <w:ins w:id="5612" w:author="Stefan Bjornander" w:date="2015-04-25T16:22:00Z"/>
        </w:rPr>
      </w:pPr>
      <w:ins w:id="5613" w:author="Stefan Bjornander" w:date="2015-04-25T16:22:00Z">
        <w:r w:rsidRPr="00EC76D5">
          <w:t>public enum Storage {NoStorage, Typedef, Extern,</w:t>
        </w:r>
      </w:ins>
    </w:p>
    <w:p w14:paraId="7942E370" w14:textId="77777777" w:rsidR="004C18EE" w:rsidRPr="00EC76D5" w:rsidRDefault="004C18EE">
      <w:pPr>
        <w:pStyle w:val="Code"/>
        <w:pPrChange w:id="5614" w:author="Stefan Bjornander" w:date="2015-04-25T16:22:00Z">
          <w:pPr/>
        </w:pPrChange>
      </w:pPr>
      <w:ins w:id="5615"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6" w:name="_Toc481936405"/>
      <w:r w:rsidRPr="00EC76D5">
        <w:t>The Symbol</w:t>
      </w:r>
      <w:r w:rsidR="006D194A" w:rsidRPr="00EC76D5">
        <w:t xml:space="preserve"> </w:t>
      </w:r>
      <w:r w:rsidRPr="00EC76D5">
        <w:t>Table</w:t>
      </w:r>
      <w:r w:rsidR="007839D4" w:rsidRPr="00EC76D5">
        <w:t xml:space="preserve"> Class</w:t>
      </w:r>
      <w:bookmarkEnd w:id="5616"/>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7" w:name="_Toc481936406"/>
      <w:r w:rsidRPr="00EC76D5">
        <w:t>Add</w:t>
      </w:r>
      <w:r w:rsidR="00B339B1" w:rsidRPr="00EC76D5">
        <w:t xml:space="preserve"> Symbols</w:t>
      </w:r>
      <w:bookmarkEnd w:id="5617"/>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8" w:name="_Toc481936407"/>
      <w:r w:rsidRPr="00EC76D5">
        <w:lastRenderedPageBreak/>
        <w:t>Looking Up Symbols</w:t>
      </w:r>
      <w:bookmarkEnd w:id="5618"/>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9" w:name="_Toc481936408"/>
      <w:r w:rsidRPr="00EC76D5">
        <w:t>Generate Offset</w:t>
      </w:r>
      <w:bookmarkEnd w:id="5619"/>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20" w:name="_Toc481936409"/>
      <w:r w:rsidRPr="00EC76D5">
        <w:t>Table Text</w:t>
      </w:r>
      <w:bookmarkEnd w:id="5620"/>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21" w:name="_Toc481936410"/>
      <w:r w:rsidRPr="00EC76D5">
        <w:lastRenderedPageBreak/>
        <w:t>The Syntax Tree</w:t>
      </w:r>
      <w:bookmarkEnd w:id="5621"/>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2" w:name="_Toc481936411"/>
      <w:r w:rsidRPr="00EC76D5">
        <w:lastRenderedPageBreak/>
        <w:t>Syntax Tree Optimization</w:t>
      </w:r>
      <w:bookmarkEnd w:id="5622"/>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3" w:name="_Toc481936412"/>
      <w:r w:rsidRPr="00EC76D5">
        <w:lastRenderedPageBreak/>
        <w:t>The Middle Code</w:t>
      </w:r>
      <w:bookmarkEnd w:id="5623"/>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4" w:name="_Toc481936413"/>
      <w:r w:rsidRPr="00EC76D5">
        <w:lastRenderedPageBreak/>
        <w:t>Middle Code Generation</w:t>
      </w:r>
      <w:bookmarkEnd w:id="5624"/>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5" w:author="Stefan Bjornander" w:date="2015-04-25T17:28:00Z">
        <w:r w:rsidRPr="00EC76D5">
          <w:t xml:space="preserve">to check that </w:t>
        </w:r>
      </w:ins>
      <w:del w:id="5626" w:author="Stefan Bjornander" w:date="2015-04-25T17:28:00Z">
        <w:r w:rsidRPr="00EC76D5" w:rsidDel="00A35C17">
          <w:delText>a way to make sure</w:delText>
        </w:r>
      </w:del>
      <w:ins w:id="5627" w:author="Stefan Bjornander" w:date="2015-04-25T17:27:00Z">
        <w:r w:rsidRPr="00EC76D5">
          <w:t xml:space="preserve">the </w:t>
        </w:r>
      </w:ins>
      <w:r w:rsidR="00266D64">
        <w:t>initialized</w:t>
      </w:r>
      <w:r w:rsidRPr="00EC76D5">
        <w:t xml:space="preserve"> </w:t>
      </w:r>
      <w:ins w:id="5628"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9" w:author="Stefan Bjornander" w:date="2015-04-25T17:29:00Z"/>
        </w:rPr>
        <w:pPrChange w:id="5630" w:author="Stefan Bjornander" w:date="2015-04-25T17:29:00Z">
          <w:pPr>
            <w:pStyle w:val="Code"/>
          </w:pPr>
        </w:pPrChange>
      </w:pPr>
      <w:bookmarkStart w:id="5631" w:name="_Toc481936415"/>
      <w:ins w:id="5632" w:author="Stefan Bjornander" w:date="2015-04-25T17:28:00Z">
        <w:r w:rsidRPr="00EC76D5">
          <w:t xml:space="preserve">Static </w:t>
        </w:r>
      </w:ins>
      <w:r w:rsidR="00C37108">
        <w:t>Initialization</w:t>
      </w:r>
      <w:bookmarkEnd w:id="5631"/>
    </w:p>
    <w:p w14:paraId="35D2C9AA" w14:textId="31769B89" w:rsidR="003141FA" w:rsidRPr="00EC76D5" w:rsidRDefault="003141FA">
      <w:pPr>
        <w:pPrChange w:id="5633" w:author="Stefan Bjornander" w:date="2015-04-25T17:29:00Z">
          <w:pPr>
            <w:pStyle w:val="Rubrik3"/>
          </w:pPr>
        </w:pPrChange>
      </w:pPr>
      <w:ins w:id="5634" w:author="Stefan Bjornander" w:date="2015-04-25T17:29:00Z">
        <w:r w:rsidRPr="00EC76D5">
          <w:t xml:space="preserve">Static </w:t>
        </w:r>
      </w:ins>
      <w:r w:rsidR="00F4217C">
        <w:t>initialization</w:t>
      </w:r>
      <w:ins w:id="5635" w:author="Stefan Bjornander" w:date="2015-04-25T17:29:00Z">
        <w:r w:rsidRPr="00EC76D5">
          <w:t xml:space="preserve"> occurs when a static variable </w:t>
        </w:r>
      </w:ins>
      <w:r w:rsidRPr="00EC76D5">
        <w:t>becomes</w:t>
      </w:r>
      <w:ins w:id="5636" w:author="Stefan Bjornander" w:date="2015-04-25T17:29:00Z">
        <w:r w:rsidRPr="00EC76D5">
          <w:t xml:space="preserve"> </w:t>
        </w:r>
      </w:ins>
      <w:r w:rsidR="00266D64">
        <w:t>initialized</w:t>
      </w:r>
      <w:ins w:id="5637" w:author="Stefan Bjornander" w:date="2015-04-25T17:29:00Z">
        <w:r w:rsidRPr="00EC76D5">
          <w:t>.</w:t>
        </w:r>
      </w:ins>
      <w:ins w:id="5638" w:author="Stefan Bjornander" w:date="2015-04-25T17:32:00Z">
        <w:r w:rsidRPr="00EC76D5">
          <w:t xml:space="preserve"> The </w:t>
        </w:r>
      </w:ins>
      <w:r w:rsidR="00F4217C">
        <w:t>initialization</w:t>
      </w:r>
      <w:ins w:id="5639"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40"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lastRenderedPageBreak/>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t xml:space="preserve">              int arraySize =</w:t>
      </w:r>
    </w:p>
    <w:p w14:paraId="50E8D3A1" w14:textId="77777777" w:rsidR="00197B3C" w:rsidRPr="00EC76D5" w:rsidRDefault="00197B3C" w:rsidP="00197B3C">
      <w:pPr>
        <w:pStyle w:val="Code"/>
      </w:pPr>
      <w:r w:rsidRPr="00EC76D5">
        <w:lastRenderedPageBreak/>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t xml:space="preserve">  </w:t>
      </w:r>
    </w:p>
    <w:p w14:paraId="72D0A4A3" w14:textId="77777777" w:rsidR="00197B3C" w:rsidRPr="00EC76D5" w:rsidRDefault="00197B3C" w:rsidP="00197B3C">
      <w:pPr>
        <w:pStyle w:val="Code"/>
      </w:pPr>
      <w:r w:rsidRPr="00EC76D5">
        <w:lastRenderedPageBreak/>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t xml:space="preserve">        case Signed_Int:</w:t>
      </w:r>
    </w:p>
    <w:p w14:paraId="07B9CBEB" w14:textId="77777777" w:rsidR="00197B3C" w:rsidRPr="00EC76D5" w:rsidRDefault="00197B3C" w:rsidP="00197B3C">
      <w:pPr>
        <w:pStyle w:val="Code"/>
      </w:pPr>
      <w:r w:rsidRPr="00EC76D5">
        <w:lastRenderedPageBreak/>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lastRenderedPageBreak/>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t xml:space="preserve">  </w:t>
      </w:r>
    </w:p>
    <w:p w14:paraId="2A87FEB0" w14:textId="77777777" w:rsidR="00197B3C" w:rsidRPr="00EC76D5" w:rsidRDefault="00197B3C" w:rsidP="00197B3C">
      <w:pPr>
        <w:pStyle w:val="Code"/>
      </w:pPr>
      <w:r w:rsidRPr="00EC76D5">
        <w:lastRenderedPageBreak/>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t xml:space="preserve">      }</w:t>
      </w:r>
    </w:p>
    <w:p w14:paraId="62FE6640" w14:textId="77777777" w:rsidR="00197B3C" w:rsidRPr="00EC76D5" w:rsidRDefault="00197B3C" w:rsidP="00197B3C">
      <w:pPr>
        <w:pStyle w:val="Code"/>
      </w:pPr>
      <w:r w:rsidRPr="00EC76D5">
        <w:lastRenderedPageBreak/>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t xml:space="preserve">    else if ((fromValue instanceof BigDecimal) &amp;&amp; toType.isIntegralOrPointer()) {</w:t>
      </w:r>
    </w:p>
    <w:p w14:paraId="4DFC0823" w14:textId="77777777" w:rsidR="00197B3C" w:rsidRPr="00EC76D5" w:rsidRDefault="00197B3C" w:rsidP="00197B3C">
      <w:pPr>
        <w:pStyle w:val="Code"/>
      </w:pPr>
      <w:r w:rsidRPr="00EC76D5">
        <w:lastRenderedPageBreak/>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lastRenderedPageBreak/>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lastRenderedPageBreak/>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lastRenderedPageBreak/>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41" w:author="Stefan Bjornander" w:date="2015-04-25T17:33:00Z"/>
        </w:rPr>
        <w:pPrChange w:id="5642" w:author="Stefan Bjornander" w:date="2015-04-25T17:33:00Z">
          <w:pPr>
            <w:pStyle w:val="Code"/>
          </w:pPr>
        </w:pPrChange>
      </w:pPr>
      <w:bookmarkStart w:id="5643" w:name="_Toc481936416"/>
      <w:ins w:id="5644" w:author="Stefan Bjornander" w:date="2015-04-25T17:33:00Z">
        <w:r w:rsidRPr="00EC76D5">
          <w:t xml:space="preserve">Stack </w:t>
        </w:r>
      </w:ins>
      <w:r w:rsidR="00C37108">
        <w:t>Initialization</w:t>
      </w:r>
      <w:bookmarkEnd w:id="5643"/>
    </w:p>
    <w:p w14:paraId="3BBF8D70" w14:textId="3C8AD8E2" w:rsidR="003141FA" w:rsidRPr="00EC76D5" w:rsidRDefault="003141FA">
      <w:pPr>
        <w:pPrChange w:id="5645" w:author="Stefan Bjornander" w:date="2015-04-25T17:33:00Z">
          <w:pPr>
            <w:pStyle w:val="Code"/>
          </w:pPr>
        </w:pPrChange>
      </w:pPr>
      <w:ins w:id="5646" w:author="Stefan Bjornander" w:date="2015-04-25T17:33:00Z">
        <w:r w:rsidRPr="00EC76D5">
          <w:t xml:space="preserve">Stack </w:t>
        </w:r>
      </w:ins>
      <w:r w:rsidR="00F4217C">
        <w:t>initialization</w:t>
      </w:r>
      <w:del w:id="5647" w:author="Stefan Bjornander" w:date="2015-04-25T17:33:00Z">
        <w:r w:rsidRPr="00EC76D5" w:rsidDel="004F1667">
          <w:delText xml:space="preserve">  </w:delText>
        </w:r>
      </w:del>
      <w:ins w:id="5648" w:author="Stefan Bjornander" w:date="2015-04-25T17:33:00Z">
        <w:r w:rsidRPr="00EC76D5">
          <w:t xml:space="preserve"> occurs when an auto or register </w:t>
        </w:r>
      </w:ins>
      <w:ins w:id="5649" w:author="Stefan Bjornander" w:date="2015-04-25T17:34:00Z">
        <w:r w:rsidRPr="00EC76D5">
          <w:t xml:space="preserve">variable becomes </w:t>
        </w:r>
      </w:ins>
      <w:r w:rsidR="00266D64">
        <w:t>initialized</w:t>
      </w:r>
      <w:ins w:id="5650" w:author="Stefan Bjornander" w:date="2015-04-25T17:34:00Z">
        <w:r w:rsidRPr="00EC76D5">
          <w:t xml:space="preserve">. Since the </w:t>
        </w:r>
      </w:ins>
      <w:r w:rsidR="00F4217C">
        <w:t>initialization</w:t>
      </w:r>
      <w:ins w:id="5651" w:author="Stefan Bjornander" w:date="2015-04-25T17:34:00Z">
        <w:r w:rsidRPr="00EC76D5">
          <w:t xml:space="preserve"> value can be non-</w:t>
        </w:r>
      </w:ins>
      <w:ins w:id="5652" w:author="Stefan Bjornander" w:date="2015-04-25T17:46:00Z">
        <w:r w:rsidRPr="00EC76D5">
          <w:t>constant</w:t>
        </w:r>
      </w:ins>
      <w:ins w:id="5653" w:author="Stefan Bjornander" w:date="2015-04-25T17:34:00Z">
        <w:r w:rsidRPr="00EC76D5">
          <w:t xml:space="preserve">, no memory block is created. Instead, </w:t>
        </w:r>
      </w:ins>
      <w:ins w:id="5654" w:author="Stefan Bjornander" w:date="2015-04-25T17:46:00Z">
        <w:r w:rsidRPr="00EC76D5">
          <w:t>a se</w:t>
        </w:r>
      </w:ins>
      <w:r w:rsidRPr="00EC76D5">
        <w:t>quence</w:t>
      </w:r>
      <w:ins w:id="5655" w:author="Stefan Bjornander" w:date="2015-04-25T17:46:00Z">
        <w:r w:rsidRPr="00EC76D5">
          <w:t xml:space="preserve"> of assign</w:t>
        </w:r>
      </w:ins>
      <w:r w:rsidRPr="00EC76D5">
        <w:t>ment</w:t>
      </w:r>
      <w:ins w:id="5656" w:author="Stefan Bjornander" w:date="2015-04-25T17:46:00Z">
        <w:r w:rsidRPr="00EC76D5">
          <w:t xml:space="preserve"> instruction</w:t>
        </w:r>
      </w:ins>
      <w:ins w:id="5657" w:author="Stefan Bjornander" w:date="2015-04-25T18:25:00Z">
        <w:r w:rsidRPr="00EC76D5">
          <w:t>s</w:t>
        </w:r>
      </w:ins>
      <w:ins w:id="5658" w:author="Stefan Bjornander" w:date="2015-04-25T17:46:00Z">
        <w:r w:rsidRPr="00EC76D5">
          <w:t xml:space="preserve"> is added</w:t>
        </w:r>
      </w:ins>
      <w:r w:rsidRPr="00EC76D5">
        <w:t xml:space="preserve"> to the </w:t>
      </w:r>
      <w:ins w:id="5659" w:author="Stefan Bjornander" w:date="2015-04-25T17:46:00Z">
        <w:r w:rsidRPr="00EC76D5">
          <w:t>mid</w:t>
        </w:r>
      </w:ins>
      <w:ins w:id="5660" w:author="Stefan Bjornander" w:date="2015-04-25T18:25:00Z">
        <w:r w:rsidRPr="00EC76D5">
          <w:t>dle</w:t>
        </w:r>
      </w:ins>
      <w:ins w:id="5661"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lastRenderedPageBreak/>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lastRenderedPageBreak/>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lastRenderedPageBreak/>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2" w:name="_Ref417813097"/>
      <w:bookmarkStart w:id="5663"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690443B5" w:rsidR="008F5511" w:rsidRPr="008F5511" w:rsidRDefault="008F5511" w:rsidP="008F5511">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8F5511">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8F5511">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4" w:author="Stefan Bjornander" w:date="2015-04-25T18:27:00Z">
        <w:r w:rsidR="00AE29E2">
          <w:t>If the storage specifier is omitted</w:t>
        </w:r>
      </w:ins>
      <w:r w:rsidR="00AE29E2">
        <w:t>,</w:t>
      </w:r>
      <w:ins w:id="5665" w:author="Stefan Bjornander" w:date="2015-04-25T18:27:00Z">
        <w:r w:rsidR="00AE29E2">
          <w:t xml:space="preserve"> a global </w:t>
        </w:r>
        <w:r w:rsidR="00AE29E2">
          <w:lastRenderedPageBreak/>
          <w:t xml:space="preserve">variable </w:t>
        </w:r>
      </w:ins>
      <w:r w:rsidR="00AE29E2">
        <w:t>becomes</w:t>
      </w:r>
      <w:ins w:id="5666" w:author="Stefan Bjornander" w:date="2015-04-25T18:27:00Z">
        <w:r w:rsidR="00AE29E2">
          <w:t xml:space="preserve"> static </w:t>
        </w:r>
      </w:ins>
      <w:r w:rsidR="00AE29E2">
        <w:t>while a</w:t>
      </w:r>
      <w:ins w:id="5667" w:author="Stefan Bjornander" w:date="2015-04-25T18:27:00Z">
        <w:r w:rsidR="00AE29E2">
          <w:t xml:space="preserve"> local variable </w:t>
        </w:r>
      </w:ins>
      <w:r w:rsidR="00AE29E2">
        <w:t>becomes</w:t>
      </w:r>
      <w:ins w:id="5668" w:author="Stefan Bjornander" w:date="2015-04-25T18:28:00Z">
        <w:r w:rsidR="00AE29E2">
          <w:t xml:space="preserve"> auto.</w:t>
        </w:r>
      </w:ins>
      <w:r w:rsidR="00AE29E2">
        <w:t xml:space="preserve"> In this book, t</w:t>
      </w:r>
      <w:ins w:id="5669"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70" w:author="Stefan Bjornander" w:date="2015-04-25T18:27:00Z">
        <w:r>
          <w:t xml:space="preserve">If the storage specifier is omitted a global variable is regarded as static and a local variable is </w:t>
        </w:r>
      </w:ins>
      <w:ins w:id="5671" w:author="Stefan Bjornander" w:date="2015-04-25T18:28:00Z">
        <w:r>
          <w:t>regarded as auto.</w:t>
        </w:r>
      </w:ins>
      <w:r>
        <w:t xml:space="preserve"> In this book, t</w:t>
      </w:r>
      <w:ins w:id="5672"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3" w:author="Stefan Bjornander" w:date="2015-04-25T10:11:00Z">
            <w:rPr>
              <w:rStyle w:val="CodeInText"/>
              <w:i w:val="0"/>
            </w:rPr>
          </w:rPrChange>
        </w:rPr>
        <w:t>typedef</w:t>
      </w:r>
      <w:r>
        <w:t>, in the table.</w:t>
      </w:r>
      <w:ins w:id="5674" w:author="Stefan Bjornander" w:date="2015-04-25T10:11:00Z">
        <w:r>
          <w:t xml:space="preserve"> In some compiler technique </w:t>
        </w:r>
      </w:ins>
      <w:r w:rsidR="00440B10">
        <w:t>textbooks,</w:t>
      </w:r>
      <w:ins w:id="5675" w:author="Stefan Bjornander" w:date="2015-04-25T10:11:00Z">
        <w:r>
          <w:t xml:space="preserve"> the table is called</w:t>
        </w:r>
      </w:ins>
      <w:ins w:id="5676" w:author="Stefan Bjornander" w:date="2015-04-25T10:14:00Z">
        <w:r>
          <w:t xml:space="preserve"> the </w:t>
        </w:r>
        <w:r>
          <w:rPr>
            <w:rStyle w:val="CodeInText"/>
            <w:rPrChange w:id="5677"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lastRenderedPageBreak/>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 xml:space="preserve">A symbol is </w:t>
      </w:r>
      <w:proofErr w:type="spellStart"/>
      <w:r>
        <w:rPr>
          <w:highlight w:val="white"/>
        </w:rPr>
        <w:t>addressible</w:t>
      </w:r>
      <w:proofErr w:type="spellEnd"/>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lastRenderedPageBreak/>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 xml:space="preserve">The value is given a name the </w:t>
      </w:r>
      <w:proofErr w:type="spellStart"/>
      <w:r>
        <w:rPr>
          <w:highlight w:val="white"/>
        </w:rPr>
        <w:t>reflexts</w:t>
      </w:r>
      <w:proofErr w:type="spellEnd"/>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lastRenderedPageBreak/>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lastRenderedPageBreak/>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lastRenderedPageBreak/>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77777777" w:rsidR="00516F80" w:rsidRDefault="00642ABF" w:rsidP="00516F80">
      <w:pPr>
        <w:pStyle w:val="Code"/>
        <w:rPr>
          <w:highlight w:val="white"/>
        </w:rPr>
      </w:pPr>
      <w:r w:rsidRPr="00516F80">
        <w:rPr>
          <w:highlight w:val="white"/>
        </w:rPr>
        <w:t xml:space="preserve">        Assert.ErrorA((sourceValue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27E36EFC"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134566">
        <w:t xml:space="preserve">, while the </w:t>
      </w:r>
      <w:r w:rsidR="00134566">
        <w:t>initializer</w:t>
      </w:r>
      <w:r w:rsidR="00134566">
        <w:t xml:space="preserve">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7EAB0557" w14:textId="50A34E6B" w:rsidR="00E03072" w:rsidRPr="00E03072" w:rsidRDefault="00917EA1" w:rsidP="00917EA1">
      <w:pPr>
        <w:rPr>
          <w:highlight w:val="white"/>
        </w:rPr>
      </w:pPr>
      <w:r>
        <w:rPr>
          <w:highlight w:val="white"/>
        </w:rPr>
        <w:t xml:space="preserve">If the type is an array of characters and </w:t>
      </w:r>
      <w:r w:rsidR="00386460">
        <w:rPr>
          <w:highlight w:val="white"/>
        </w:rPr>
        <w:t xml:space="preserve">the </w:t>
      </w:r>
      <w:r w:rsidR="002F35C1">
        <w:rPr>
          <w:highlight w:val="white"/>
        </w:rPr>
        <w:t>initializer</w:t>
      </w:r>
      <w:r w:rsidR="009E0C98">
        <w:rPr>
          <w:highlight w:val="white"/>
        </w:rPr>
        <w:t xml:space="preserve"> is a string, we </w:t>
      </w:r>
      <w:r w:rsidR="003E3E98">
        <w:rPr>
          <w:highlight w:val="white"/>
        </w:rPr>
        <w:t>change the initializer from a string to a list of characters.</w:t>
      </w:r>
    </w:p>
    <w:p w14:paraId="5CD2AB62" w14:textId="77777777"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03788E15" w14:textId="77777777" w:rsidR="00AE0EF5" w:rsidRPr="00E03072" w:rsidRDefault="00AE0EF5" w:rsidP="00AE0EF5">
      <w:pPr>
        <w:rPr>
          <w:highlight w:val="white"/>
        </w:rPr>
      </w:pPr>
      <w:r>
        <w:rPr>
          <w:highlight w:val="white"/>
        </w:rPr>
        <w:t>We add the terminating zero character to the string.</w:t>
      </w:r>
    </w:p>
    <w:p w14:paraId="7962D9E8" w14:textId="77777777"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5ED128F5" w14:textId="3534B408" w:rsidR="00E03072" w:rsidRPr="00E03072" w:rsidRDefault="00FB7DD0" w:rsidP="00FB7DD0">
      <w:pPr>
        <w:rPr>
          <w:highlight w:val="white"/>
        </w:rPr>
      </w:pPr>
      <w:r>
        <w:rPr>
          <w:highlight w:val="white"/>
        </w:rPr>
        <w:t xml:space="preserve">If the array size has not yet been defined, we set it the length of the string, </w:t>
      </w:r>
      <w:r w:rsidR="008E20C1">
        <w:rPr>
          <w:highlight w:val="white"/>
        </w:rPr>
        <w:t xml:space="preserve">including </w:t>
      </w:r>
      <w:r>
        <w:rPr>
          <w:highlight w:val="white"/>
        </w:rPr>
        <w:t>the terminating zero character.</w:t>
      </w:r>
    </w:p>
    <w:p w14:paraId="3DC23496" w14:textId="77777777"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0BDAD812" w14:textId="3499C1E1" w:rsidR="007E356E" w:rsidRPr="00E03072" w:rsidRDefault="007E356E" w:rsidP="007E356E">
      <w:pPr>
        <w:rPr>
          <w:highlight w:val="white"/>
        </w:rPr>
      </w:pPr>
      <w:r>
        <w:rPr>
          <w:highlight w:val="white"/>
        </w:rPr>
        <w:t xml:space="preserve">If the array size </w:t>
      </w:r>
      <w:r w:rsidR="00381CD1">
        <w:rPr>
          <w:highlight w:val="white"/>
        </w:rPr>
        <w:t>has been defined, we check that the string size does not exceed the array size.</w:t>
      </w:r>
    </w:p>
    <w:p w14:paraId="68B046FA" w14:textId="7BF11737" w:rsidR="00E03072" w:rsidRPr="00E03072" w:rsidRDefault="007A1EFD" w:rsidP="007A1EFD">
      <w:pPr>
        <w:rPr>
          <w:highlight w:val="white"/>
        </w:rPr>
      </w:pPr>
      <w:r>
        <w:rPr>
          <w:highlight w:val="white"/>
        </w:rPr>
        <w:t xml:space="preserve">We iterate </w:t>
      </w:r>
      <w:r w:rsidR="00B72835">
        <w:rPr>
          <w:highlight w:val="white"/>
        </w:rPr>
        <w:t>through</w:t>
      </w:r>
      <w:r>
        <w:rPr>
          <w:highlight w:val="white"/>
        </w:rPr>
        <w:t xml:space="preserve"> the </w:t>
      </w:r>
      <w:r w:rsidR="00404E73">
        <w:rPr>
          <w:highlight w:val="white"/>
        </w:rPr>
        <w:t>string and add a character symbol for each character.</w:t>
      </w:r>
    </w:p>
    <w:p w14:paraId="166E0344" w14:textId="244669F7" w:rsidR="00404E73" w:rsidRPr="00E03072" w:rsidRDefault="00404E73" w:rsidP="00404E73">
      <w:pPr>
        <w:rPr>
          <w:highlight w:val="white"/>
        </w:rPr>
      </w:pPr>
      <w:r>
        <w:rPr>
          <w:highlight w:val="white"/>
        </w:rPr>
        <w:t>The offset is set relative the beginning of the string.</w:t>
      </w:r>
    </w:p>
    <w:p w14:paraId="38C50C1A" w14:textId="10E29627" w:rsidR="00B1781F" w:rsidRPr="00E03072" w:rsidRDefault="00B1781F" w:rsidP="00B1781F">
      <w:pPr>
        <w:rPr>
          <w:highlight w:val="white"/>
        </w:rPr>
      </w:pPr>
      <w:r>
        <w:rPr>
          <w:highlight w:val="white"/>
        </w:rPr>
        <w:t>For each character</w:t>
      </w:r>
      <w:r w:rsidR="001B58B2">
        <w:rPr>
          <w:highlight w:val="white"/>
        </w:rPr>
        <w:t xml:space="preserve"> we add an assign instruction.</w:t>
      </w:r>
      <w:r w:rsidR="00010936">
        <w:rPr>
          <w:highlight w:val="white"/>
        </w:rPr>
        <w:t xml:space="preserve"> The initialization of the string will be a sequence of assign instructions, one for each character, including the terminating zero character.</w:t>
      </w:r>
    </w:p>
    <w:p w14:paraId="00ACF531" w14:textId="7E3B681C" w:rsidR="00DB005A" w:rsidRPr="00E03072" w:rsidRDefault="00DB005A" w:rsidP="00DB005A">
      <w:pPr>
        <w:rPr>
          <w:highlight w:val="white"/>
        </w:rPr>
      </w:pPr>
      <w:r>
        <w:rPr>
          <w:highlight w:val="white"/>
        </w:rPr>
        <w:t xml:space="preserve">If the </w:t>
      </w:r>
      <w:r w:rsidR="00586537">
        <w:rPr>
          <w:highlight w:val="white"/>
        </w:rPr>
        <w:t>initializer</w:t>
      </w:r>
      <w:r>
        <w:rPr>
          <w:highlight w:val="white"/>
        </w:rPr>
        <w:t xml:space="preserve"> is an expression</w:t>
      </w:r>
      <w:r w:rsidR="00497631">
        <w:rPr>
          <w:highlight w:val="white"/>
        </w:rPr>
        <w:t>, we cast it to the type</w:t>
      </w:r>
      <w:r w:rsidR="00A5319F">
        <w:rPr>
          <w:highlight w:val="white"/>
        </w:rPr>
        <w:t xml:space="preserve"> and</w:t>
      </w:r>
      <w:r w:rsidR="00D404CD">
        <w:rPr>
          <w:highlight w:val="white"/>
        </w:rPr>
        <w:t xml:space="preserve"> push the value to the stack in case of floating </w:t>
      </w:r>
      <w:proofErr w:type="gramStart"/>
      <w:r w:rsidR="00D404CD">
        <w:rPr>
          <w:highlight w:val="white"/>
        </w:rPr>
        <w:t>type, or</w:t>
      </w:r>
      <w:proofErr w:type="gramEnd"/>
      <w:r w:rsidR="00D404CD">
        <w:rPr>
          <w:highlight w:val="white"/>
        </w:rPr>
        <w:t xml:space="preserve"> generate an assignment instruction in case of any other type.</w:t>
      </w:r>
    </w:p>
    <w:p w14:paraId="752F9943" w14:textId="28E55940" w:rsidR="0052091C" w:rsidRPr="00E03072" w:rsidRDefault="00E352B2" w:rsidP="00E352B2">
      <w:pPr>
        <w:rPr>
          <w:highlight w:val="white"/>
        </w:rPr>
      </w:pPr>
      <w:r>
        <w:rPr>
          <w:highlight w:val="white"/>
        </w:rPr>
        <w:t>If the initializer is a</w:t>
      </w:r>
      <w:r w:rsidR="00150BCD">
        <w:rPr>
          <w:highlight w:val="white"/>
        </w:rPr>
        <w:t xml:space="preserve"> </w:t>
      </w:r>
      <w:r w:rsidR="003946D5">
        <w:rPr>
          <w:highlight w:val="white"/>
        </w:rPr>
        <w:t>is a</w:t>
      </w:r>
      <w:r w:rsidR="00753BAD">
        <w:rPr>
          <w:highlight w:val="white"/>
        </w:rPr>
        <w:t xml:space="preserve"> </w:t>
      </w:r>
      <w:r w:rsidR="003946D5">
        <w:rPr>
          <w:highlight w:val="white"/>
        </w:rPr>
        <w:t>list</w:t>
      </w:r>
      <w:r w:rsidR="003971F3">
        <w:rPr>
          <w:highlight w:val="white"/>
        </w:rPr>
        <w:t>,</w:t>
      </w:r>
      <w:r w:rsidR="003946D5">
        <w:rPr>
          <w:highlight w:val="white"/>
        </w:rPr>
        <w:t xml:space="preserve"> we must </w:t>
      </w:r>
      <w:r w:rsidR="00753BAD">
        <w:rPr>
          <w:highlight w:val="white"/>
        </w:rPr>
        <w:t xml:space="preserve">exam each </w:t>
      </w:r>
      <w:r w:rsidR="001D573D">
        <w:rPr>
          <w:highlight w:val="white"/>
        </w:rPr>
        <w:t xml:space="preserve">of its </w:t>
      </w:r>
      <w:r w:rsidR="00753BAD">
        <w:rPr>
          <w:highlight w:val="white"/>
        </w:rPr>
        <w:t>element</w:t>
      </w:r>
      <w:r w:rsidR="001D573D">
        <w:rPr>
          <w:highlight w:val="white"/>
        </w:rPr>
        <w:t>s.</w:t>
      </w:r>
      <w:r w:rsidR="003971F3">
        <w:rPr>
          <w:highlight w:val="white"/>
        </w:rPr>
        <w:t xml:space="preserve"> The type must be an array, struct or union.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lastRenderedPageBreak/>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77777777" w:rsidR="007B6ED0" w:rsidRPr="007B6ED0" w:rsidRDefault="007B6ED0" w:rsidP="007B6ED0">
      <w:pPr>
        <w:pStyle w:val="Code"/>
        <w:rPr>
          <w:highlight w:val="white"/>
        </w:rPr>
      </w:pPr>
      <w:r w:rsidRPr="007B6ED0">
        <w:rPr>
          <w:highlight w:val="white"/>
        </w:rPr>
        <w:t xml:space="preserve">      }</w:t>
      </w:r>
    </w:p>
    <w:p w14:paraId="540EEE71" w14:textId="660D3DEE" w:rsidR="00F72CC5" w:rsidRDefault="00F72CC5" w:rsidP="00F72CC5">
      <w:pPr>
        <w:rPr>
          <w:highlight w:val="white"/>
        </w:rPr>
      </w:pPr>
      <w:r>
        <w:rPr>
          <w:highlight w:val="white"/>
        </w:rPr>
        <w:t>If the type is an array,</w:t>
      </w:r>
      <w:r w:rsidR="009C7B67">
        <w:rPr>
          <w:highlight w:val="white"/>
        </w:rPr>
        <w:t xml:space="preserve"> we </w:t>
      </w:r>
      <w:r w:rsidR="008052FF">
        <w:rPr>
          <w:highlight w:val="white"/>
        </w:rPr>
        <w:t>set its size if it has not yet been defined</w:t>
      </w:r>
      <w:r w:rsidR="002A6DB9">
        <w:rPr>
          <w:highlight w:val="white"/>
        </w:rPr>
        <w:t xml:space="preserve"> or check that the list size does not exceed the array size if it has been defined.</w:t>
      </w:r>
      <w:r w:rsidR="00AD5859">
        <w:rPr>
          <w:highlight w:val="white"/>
        </w:rPr>
        <w:t xml:space="preserve"> Note that we shall not add a terminating zero character in case of an array.</w:t>
      </w:r>
    </w:p>
    <w:p w14:paraId="7991FE76" w14:textId="4395AA68" w:rsidR="009C7B67" w:rsidRPr="00E03072" w:rsidRDefault="003962E2" w:rsidP="00AD2847">
      <w:pPr>
        <w:rPr>
          <w:highlight w:val="white"/>
        </w:rPr>
      </w:pPr>
      <w:r>
        <w:rPr>
          <w:highlight w:val="white"/>
        </w:rPr>
        <w:t xml:space="preserve">We iterate </w:t>
      </w:r>
      <w:r w:rsidR="00AD2847">
        <w:rPr>
          <w:highlight w:val="white"/>
        </w:rPr>
        <w:t>through</w:t>
      </w:r>
      <w:r>
        <w:rPr>
          <w:highlight w:val="white"/>
        </w:rPr>
        <w:t xml:space="preserve"> the </w:t>
      </w:r>
      <w:r w:rsidR="00AD2847">
        <w:rPr>
          <w:highlight w:val="white"/>
        </w:rPr>
        <w:t xml:space="preserve">list and add </w:t>
      </w:r>
      <w:r w:rsidR="00FD5FC1">
        <w:rPr>
          <w:highlight w:val="white"/>
        </w:rPr>
        <w:t xml:space="preserve">the </w:t>
      </w:r>
      <w:r w:rsidR="00AD2847">
        <w:rPr>
          <w:highlight w:val="white"/>
        </w:rPr>
        <w:t>assign</w:t>
      </w:r>
      <w:r w:rsidR="00FD5FC1">
        <w:rPr>
          <w:highlight w:val="white"/>
        </w:rPr>
        <w:t xml:space="preserve">ment code for each </w:t>
      </w:r>
      <w:r w:rsidR="00592DEE">
        <w:rPr>
          <w:highlight w:val="white"/>
        </w:rPr>
        <w:t xml:space="preserve">element in the list. </w:t>
      </w:r>
      <w:r w:rsidR="00830009">
        <w:rPr>
          <w:highlight w:val="white"/>
        </w:rPr>
        <w:t>I</w:t>
      </w:r>
      <w:r w:rsidR="00592DEE">
        <w:rPr>
          <w:highlight w:val="white"/>
        </w:rPr>
        <w:t>f the list does not cover the whole array, the remaining part of the array will be uninitialized.</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7AA0A18E" w14:textId="77777777" w:rsidR="007B6ED0" w:rsidRPr="007B6ED0" w:rsidRDefault="007B6ED0" w:rsidP="007B6ED0">
      <w:pPr>
        <w:pStyle w:val="Code"/>
        <w:rPr>
          <w:highlight w:val="white"/>
        </w:rPr>
      </w:pP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6478D191" w14:textId="77777777" w:rsidR="007B6ED0" w:rsidRPr="007B6ED0" w:rsidRDefault="007B6ED0" w:rsidP="007B6ED0">
      <w:pPr>
        <w:pStyle w:val="Code"/>
        <w:rPr>
          <w:highlight w:val="white"/>
        </w:rPr>
      </w:pP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7777777" w:rsidR="007B6ED0" w:rsidRPr="007B6ED0" w:rsidRDefault="007B6ED0" w:rsidP="007B6ED0">
      <w:pPr>
        <w:pStyle w:val="Code"/>
        <w:rPr>
          <w:highlight w:val="white"/>
        </w:rPr>
      </w:pPr>
      <w:r w:rsidRPr="007B6ED0">
        <w:rPr>
          <w:highlight w:val="white"/>
        </w:rPr>
        <w:t xml:space="preserve">                Symbol subSymbol = new Symbol(toType.ArrayType, true);</w:t>
      </w:r>
    </w:p>
    <w:p w14:paraId="2C0C040C" w14:textId="77777777" w:rsidR="007B6ED0" w:rsidRPr="007B6ED0" w:rsidRDefault="007B6ED0" w:rsidP="007B6ED0">
      <w:pPr>
        <w:pStyle w:val="Code"/>
        <w:rPr>
          <w:highlight w:val="white"/>
        </w:rPr>
      </w:pPr>
      <w:r w:rsidRPr="007B6ED0">
        <w:rPr>
          <w:highlight w:val="white"/>
        </w:rPr>
        <w:t xml:space="preserve">                subSymbol.Offset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77777777" w:rsidR="007B6ED0" w:rsidRPr="007B6ED0" w:rsidRDefault="007B6ED0" w:rsidP="007B6ED0">
      <w:pPr>
        <w:pStyle w:val="Code"/>
        <w:rPr>
          <w:highlight w:val="white"/>
        </w:rPr>
      </w:pPr>
      <w:r w:rsidRPr="007B6ED0">
        <w:rPr>
          <w:highlight w:val="white"/>
        </w:rPr>
        <w:t xml:space="preserve">                subSymbol.Name = toSymbol.Name + "[" + index + "]";</w:t>
      </w:r>
    </w:p>
    <w:p w14:paraId="7DF9256E" w14:textId="77777777" w:rsidR="007B6ED0" w:rsidRPr="007B6ED0" w:rsidRDefault="007B6ED0" w:rsidP="007B6ED0">
      <w:pPr>
        <w:pStyle w:val="Code"/>
        <w:rPr>
          <w:highlight w:val="white"/>
        </w:rPr>
      </w:pPr>
      <w:r w:rsidRPr="007B6ED0">
        <w:rPr>
          <w:highlight w:val="white"/>
        </w:rPr>
        <w:t xml:space="preserve">                codeList.AddRange(GenerateAuto(subSymbol,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7EA36F1D" w14:textId="3B518308" w:rsidR="00CE3045" w:rsidRDefault="00CE3045" w:rsidP="00CE3045">
      <w:pPr>
        <w:rPr>
          <w:highlight w:val="white"/>
        </w:rPr>
      </w:pPr>
      <w:r>
        <w:rPr>
          <w:highlight w:val="white"/>
        </w:rPr>
        <w:t xml:space="preserve">We call </w:t>
      </w:r>
      <w:r w:rsidRPr="00371A7A">
        <w:rPr>
          <w:rStyle w:val="KeyWord0"/>
          <w:highlight w:val="white"/>
        </w:rPr>
        <w:t>GenerateAuto</w:t>
      </w:r>
      <w:r>
        <w:rPr>
          <w:highlight w:val="white"/>
        </w:rPr>
        <w:t xml:space="preserve"> </w:t>
      </w:r>
      <w:r w:rsidR="00371A7A">
        <w:rPr>
          <w:highlight w:val="white"/>
        </w:rPr>
        <w:t>recursively</w:t>
      </w:r>
      <w:r>
        <w:rPr>
          <w:highlight w:val="white"/>
        </w:rPr>
        <w:t>, so that potential sub lists we be properly processed.</w:t>
      </w:r>
    </w:p>
    <w:p w14:paraId="2F39B19B" w14:textId="72F0A32A" w:rsidR="00FF05E1" w:rsidRDefault="00494434" w:rsidP="005801D8">
      <w:pPr>
        <w:rPr>
          <w:highlight w:val="white"/>
        </w:rPr>
      </w:pPr>
      <w:r>
        <w:rPr>
          <w:highlight w:val="white"/>
        </w:rPr>
        <w:t>In case of a struct, we</w:t>
      </w:r>
      <w:r w:rsidR="00EA615C">
        <w:rPr>
          <w:highlight w:val="white"/>
        </w:rPr>
        <w:t xml:space="preserve"> check that </w:t>
      </w:r>
      <w:r w:rsidR="005801D8">
        <w:rPr>
          <w:highlight w:val="white"/>
        </w:rPr>
        <w:t>the list size does not exceed the number of struct members.</w:t>
      </w:r>
      <w:r w:rsidR="00FF05E1">
        <w:rPr>
          <w:highlight w:val="white"/>
        </w:rPr>
        <w:t xml:space="preserve"> If the list is shorter than the struct member map, the remaining part of the struct will be uninitialized.</w:t>
      </w:r>
    </w:p>
    <w:p w14:paraId="2DB7034D" w14:textId="1AA19E38" w:rsidR="006A16AC" w:rsidRPr="00E03072" w:rsidRDefault="006A16AC" w:rsidP="006A16AC">
      <w:pPr>
        <w:rPr>
          <w:highlight w:val="white"/>
        </w:rPr>
      </w:pPr>
      <w:r>
        <w:rPr>
          <w:highlight w:val="white"/>
        </w:rPr>
        <w:t>We load a list with the m</w:t>
      </w:r>
      <w:r w:rsidR="007253BC">
        <w:rPr>
          <w:highlight w:val="white"/>
        </w:rPr>
        <w:t>e</w:t>
      </w:r>
      <w:r>
        <w:rPr>
          <w:highlight w:val="white"/>
        </w:rPr>
        <w:t>mbers of the struct</w:t>
      </w:r>
      <w:r w:rsidR="00151317">
        <w:rPr>
          <w:highlight w:val="white"/>
        </w:rPr>
        <w:t>, which we iterate through.</w:t>
      </w:r>
    </w:p>
    <w:p w14:paraId="38495024" w14:textId="2DC50D30" w:rsidR="00467973" w:rsidRDefault="00C04431" w:rsidP="00467973">
      <w:pPr>
        <w:rPr>
          <w:highlight w:val="white"/>
        </w:rPr>
      </w:pPr>
      <w:r>
        <w:rPr>
          <w:highlight w:val="white"/>
        </w:rPr>
        <w:t>Like</w:t>
      </w:r>
      <w:r w:rsidR="00467973">
        <w:rPr>
          <w:highlight w:val="white"/>
        </w:rPr>
        <w:t xml:space="preserve"> the array case, </w:t>
      </w:r>
      <w:r w:rsidR="005170F3">
        <w:rPr>
          <w:highlight w:val="white"/>
        </w:rPr>
        <w:t>w</w:t>
      </w:r>
      <w:r w:rsidR="00467973">
        <w:rPr>
          <w:highlight w:val="white"/>
        </w:rPr>
        <w:t xml:space="preserve">e call </w:t>
      </w:r>
      <w:r w:rsidR="00467973" w:rsidRPr="00371A7A">
        <w:rPr>
          <w:rStyle w:val="KeyWord0"/>
          <w:highlight w:val="white"/>
        </w:rPr>
        <w:t>GenerateAuto</w:t>
      </w:r>
      <w:r w:rsidR="00467973">
        <w:rPr>
          <w:highlight w:val="white"/>
        </w:rPr>
        <w:t xml:space="preserve"> recursively, so that potential sub lists we be properly processed.</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lastRenderedPageBreak/>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6D583CB5" w14:textId="77777777" w:rsidR="007B6ED0" w:rsidRPr="007B6ED0" w:rsidRDefault="007B6ED0" w:rsidP="007B6ED0">
      <w:pPr>
        <w:pStyle w:val="Code"/>
        <w:rPr>
          <w:highlight w:val="white"/>
        </w:rPr>
      </w:pP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7B4C45A9" w14:textId="4973806A" w:rsidR="00E03072" w:rsidRPr="00E03072" w:rsidRDefault="00681865" w:rsidP="00681865">
      <w:pPr>
        <w:rPr>
          <w:highlight w:val="white"/>
        </w:rPr>
      </w:pPr>
      <w:r>
        <w:rPr>
          <w:highlight w:val="white"/>
        </w:rPr>
        <w:t>The union case is a bit different</w:t>
      </w:r>
      <w:r w:rsidR="008D1928">
        <w:rPr>
          <w:highlight w:val="white"/>
        </w:rPr>
        <w:t>. If a union is initialized with a list, the list must hold exactly one element.</w:t>
      </w:r>
      <w:r w:rsidR="00ED5856">
        <w:rPr>
          <w:highlight w:val="white"/>
        </w:rPr>
        <w:t xml:space="preserve"> We compare the first member of the union (the member map of a struct or union cannot be empty). </w:t>
      </w:r>
      <w:r w:rsidR="008D1928">
        <w:rPr>
          <w:highlight w:val="white"/>
        </w:rPr>
        <w:t xml:space="preserve"> </w:t>
      </w:r>
    </w:p>
    <w:p w14:paraId="64C8117E" w14:textId="4C1C9699" w:rsidR="000226E5" w:rsidRDefault="000226E5" w:rsidP="000226E5">
      <w:pPr>
        <w:rPr>
          <w:highlight w:val="white"/>
        </w:rPr>
      </w:pPr>
      <w:r>
        <w:rPr>
          <w:highlight w:val="white"/>
        </w:rPr>
        <w:t xml:space="preserve">Like the array and struct case, we call </w:t>
      </w:r>
      <w:r w:rsidRPr="00371A7A">
        <w:rPr>
          <w:rStyle w:val="KeyWord0"/>
          <w:highlight w:val="white"/>
        </w:rPr>
        <w:t>GenerateAuto</w:t>
      </w:r>
      <w:r>
        <w:rPr>
          <w:highlight w:val="white"/>
        </w:rPr>
        <w:t xml:space="preserve"> recursively, so that potential sub lists we be properly processed.</w:t>
      </w:r>
    </w:p>
    <w:p w14:paraId="2144DCC7" w14:textId="70301146" w:rsidR="00E03072" w:rsidRPr="00E03072" w:rsidRDefault="00785B15" w:rsidP="00785B15">
      <w:pPr>
        <w:rPr>
          <w:highlight w:val="white"/>
        </w:rPr>
      </w:pPr>
      <w:r>
        <w:rPr>
          <w:highlight w:val="white"/>
        </w:rPr>
        <w:t>If the type is not an array, struct, or union, we report an error, since only arrays, structs, and unions can</w:t>
      </w:r>
      <w:r w:rsidR="000A39CA">
        <w:rPr>
          <w:highlight w:val="white"/>
        </w:rPr>
        <w:t>not</w:t>
      </w:r>
      <w:r>
        <w:rPr>
          <w:highlight w:val="white"/>
        </w:rPr>
        <w:t xml:space="preserve"> be initi</w:t>
      </w:r>
      <w:r w:rsidR="000A39CA">
        <w:rPr>
          <w:highlight w:val="white"/>
        </w:rPr>
        <w:t xml:space="preserve">alized </w:t>
      </w:r>
      <w:r>
        <w:rPr>
          <w:highlight w:val="white"/>
        </w:rPr>
        <w:t>by a list.</w:t>
      </w:r>
    </w:p>
    <w:p w14:paraId="5DEB04C5" w14:textId="4ED0727D" w:rsidR="00E03072" w:rsidRPr="00E03072" w:rsidRDefault="001754DE" w:rsidP="003E2828">
      <w:pPr>
        <w:rPr>
          <w:highlight w:val="white"/>
        </w:rPr>
      </w:pPr>
      <w:r>
        <w:rPr>
          <w:highlight w:val="white"/>
        </w:rPr>
        <w:t xml:space="preserve">The result of the method is the code list holding the </w:t>
      </w:r>
      <w:r w:rsidR="003E2828">
        <w:rPr>
          <w:highlight w:val="white"/>
        </w:rPr>
        <w:t>assignment instructions of the initialization.</w:t>
      </w:r>
    </w:p>
    <w:p w14:paraId="3EC9B7BF" w14:textId="5ABFD3A1"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 xml:space="preserve">it interprets </w:t>
      </w:r>
      <w:r w:rsidR="00887961">
        <w:rPr>
          <w:highlight w:val="white"/>
        </w:rPr>
        <w:t xml:space="preserve">initialization lists an compare them to the defined type. However, </w:t>
      </w:r>
      <w:r w:rsidR="00AE10A3">
        <w:rPr>
          <w:highlight w:val="white"/>
        </w:rPr>
        <w:t>i</w:t>
      </w:r>
      <w:r w:rsidR="00887961">
        <w:rPr>
          <w:highlight w:val="white"/>
        </w:rPr>
        <w:t>t does not generate assignment instruction, but rather data blocks holdin</w:t>
      </w:r>
      <w:r w:rsidR="00917F92">
        <w:rPr>
          <w:highlight w:val="white"/>
        </w:rPr>
        <w:t>g</w:t>
      </w:r>
      <w:r w:rsidR="00887961">
        <w:rPr>
          <w:highlight w:val="white"/>
        </w:rPr>
        <w:t xml:space="preserve"> the initializations values.</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77777777" w:rsidR="00517768" w:rsidRPr="00673567" w:rsidRDefault="00517768" w:rsidP="00673567">
      <w:pPr>
        <w:pStyle w:val="Code"/>
        <w:rPr>
          <w:highlight w:val="white"/>
        </w:rPr>
      </w:pP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lastRenderedPageBreak/>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25CA4C0E" w14:textId="77777777" w:rsidR="00517768" w:rsidRPr="00673567" w:rsidRDefault="00517768" w:rsidP="00673567">
      <w:pPr>
        <w:pStyle w:val="Code"/>
        <w:rPr>
          <w:highlight w:val="white"/>
        </w:rPr>
      </w:pP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77777777" w:rsidR="00517768" w:rsidRPr="00673567" w:rsidRDefault="00517768" w:rsidP="00673567">
      <w:pPr>
        <w:pStyle w:val="Code"/>
        <w:rPr>
          <w:highlight w:val="white"/>
        </w:rPr>
      </w:pPr>
      <w:r w:rsidRPr="00673567">
        <w:rPr>
          <w:highlight w:val="white"/>
        </w:rPr>
        <w:t xml:space="preserve"> </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12CAAD19" w14:textId="77777777"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77777777" w:rsidR="00517768" w:rsidRPr="00673567" w:rsidRDefault="00517768" w:rsidP="00673567">
      <w:pPr>
        <w:pStyle w:val="Code"/>
        <w:rPr>
          <w:highlight w:val="white"/>
        </w:rPr>
      </w:pPr>
      <w:r w:rsidRPr="00673567">
        <w:rPr>
          <w:highlight w:val="white"/>
        </w:rPr>
        <w:t xml:space="preserve">        }</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77777777" w:rsidR="00517768" w:rsidRPr="00673567" w:rsidRDefault="00517768" w:rsidP="00673567">
      <w:pPr>
        <w:pStyle w:val="Code"/>
        <w:rPr>
          <w:highlight w:val="white"/>
        </w:rPr>
      </w:pPr>
      <w:r w:rsidRPr="00673567">
        <w:rPr>
          <w:highlight w:val="white"/>
        </w:rPr>
        <w:t xml:space="preserve">          Symbol toSymbol = toExpression.Symbol;</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77777777" w:rsidR="00517768" w:rsidRPr="00673567" w:rsidRDefault="00517768" w:rsidP="00673567">
      <w:pPr>
        <w:pStyle w:val="Code"/>
        <w:rPr>
          <w:highlight w:val="white"/>
        </w:rPr>
      </w:pPr>
      <w:r w:rsidRPr="00673567">
        <w:rPr>
          <w:highlight w:val="white"/>
        </w:rPr>
        <w:t xml:space="preserve">      }</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77777777" w:rsidR="00517768" w:rsidRPr="00673567" w:rsidRDefault="00517768" w:rsidP="00673567">
      <w:pPr>
        <w:pStyle w:val="Code"/>
        <w:rPr>
          <w:highlight w:val="white"/>
        </w:rPr>
      </w:pPr>
      <w:r w:rsidRPr="00673567">
        <w:rPr>
          <w:highlight w:val="white"/>
        </w:rPr>
        <w:t xml:space="preserve">      </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7777777" w:rsidR="00517768" w:rsidRPr="00673567" w:rsidRDefault="00517768" w:rsidP="00673567">
      <w:pPr>
        <w:pStyle w:val="Code"/>
        <w:rPr>
          <w:highlight w:val="white"/>
        </w:rPr>
      </w:pPr>
    </w:p>
    <w:p w14:paraId="3AC5DFB2" w14:textId="77777777" w:rsidR="00517768" w:rsidRPr="00673567" w:rsidRDefault="00517768" w:rsidP="00673567">
      <w:pPr>
        <w:pStyle w:val="Code"/>
        <w:rPr>
          <w:highlight w:val="white"/>
        </w:rPr>
      </w:pPr>
      <w:r w:rsidRPr="00673567">
        <w:rPr>
          <w:highlight w:val="white"/>
        </w:rPr>
        <w:lastRenderedPageBreak/>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7777777" w:rsidR="00517768" w:rsidRPr="00673567" w:rsidRDefault="00517768" w:rsidP="00673567">
      <w:pPr>
        <w:pStyle w:val="Code"/>
        <w:rPr>
          <w:highlight w:val="white"/>
        </w:rPr>
      </w:pP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77777777" w:rsidR="00517768" w:rsidRPr="00673567" w:rsidRDefault="00517768" w:rsidP="00673567">
      <w:pPr>
        <w:pStyle w:val="Code"/>
        <w:rPr>
          <w:highlight w:val="white"/>
        </w:rPr>
      </w:pPr>
      <w:r w:rsidRPr="00673567">
        <w:rPr>
          <w:highlight w:val="white"/>
        </w:rPr>
        <w:t xml:space="preserve">                             (fromList.Count * toType.ArrayType.Size());</w:t>
      </w:r>
    </w:p>
    <w:p w14:paraId="6E247443" w14:textId="77777777" w:rsidR="00745B55"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MiddleCode(MiddleOperator.InitializerZero,</w:t>
      </w:r>
    </w:p>
    <w:p w14:paraId="4FEF93D8" w14:textId="06DEC8D4" w:rsidR="00517768" w:rsidRPr="00673567" w:rsidRDefault="00745B55" w:rsidP="00673567">
      <w:pPr>
        <w:pStyle w:val="Code"/>
        <w:rPr>
          <w:highlight w:val="white"/>
        </w:rPr>
      </w:pPr>
      <w:r>
        <w:rPr>
          <w:highlight w:val="white"/>
        </w:rPr>
        <w:t xml:space="preserve">                                         </w:t>
      </w:r>
      <w:r w:rsidR="00517768" w:rsidRPr="00673567">
        <w:rPr>
          <w:highlight w:val="white"/>
        </w:rPr>
        <w:t xml:space="preserve"> restSize));</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77777777" w:rsidR="00517768" w:rsidRPr="00673567" w:rsidRDefault="00517768" w:rsidP="00673567">
      <w:pPr>
        <w:pStyle w:val="Code"/>
        <w:rPr>
          <w:highlight w:val="white"/>
        </w:rPr>
      </w:pPr>
      <w:r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7777777" w:rsidR="00517768" w:rsidRPr="00673567" w:rsidRDefault="00517768" w:rsidP="00673567">
      <w:pPr>
        <w:pStyle w:val="Code"/>
        <w:rPr>
          <w:highlight w:val="white"/>
        </w:rPr>
      </w:pP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0A63A1A7" w14:textId="77777777" w:rsidR="005F5A14"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MiddleCode(MiddleOperator.InitializerZero,</w:t>
      </w:r>
    </w:p>
    <w:p w14:paraId="000FB8DC" w14:textId="7224A3B0" w:rsidR="00517768" w:rsidRPr="00673567" w:rsidRDefault="005F5A14" w:rsidP="00673567">
      <w:pPr>
        <w:pStyle w:val="Code"/>
        <w:rPr>
          <w:highlight w:val="white"/>
        </w:rPr>
      </w:pPr>
      <w:r>
        <w:rPr>
          <w:highlight w:val="white"/>
        </w:rPr>
        <w:t xml:space="preserve">                                         </w:t>
      </w:r>
      <w:r w:rsidR="00517768" w:rsidRPr="00673567">
        <w:rPr>
          <w:highlight w:val="white"/>
        </w:rPr>
        <w:t xml:space="preserve"> restSize));</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6B72D4A8" w14:textId="62E6EF91"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7777777" w:rsidR="00517768" w:rsidRPr="00083493" w:rsidRDefault="00517768" w:rsidP="00083493">
      <w:pPr>
        <w:pStyle w:val="Code"/>
        <w:rPr>
          <w:highlight w:val="white"/>
        </w:rPr>
      </w:pPr>
      <w:r w:rsidRPr="00083493">
        <w:rPr>
          <w:highlight w:val="white"/>
        </w:rPr>
        <w:t xml:space="preserve">    public static List&lt;object&gt; ModifyArray(Type type, List&lt;object&gt; list) {</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77777777" w:rsidR="00517768" w:rsidRPr="00083493" w:rsidRDefault="00517768" w:rsidP="00083493">
      <w:pPr>
        <w:pStyle w:val="Code"/>
        <w:rPr>
          <w:highlight w:val="white"/>
        </w:rPr>
      </w:pPr>
      <w:r w:rsidRPr="00083493">
        <w:rPr>
          <w:highlight w:val="white"/>
        </w:rPr>
        <w:t xml:space="preserve">      int maxDimension = DimensionToSizeMap(type, dimensionToSizeMap);</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77777777" w:rsidR="00517768" w:rsidRPr="00083493" w:rsidRDefault="00517768" w:rsidP="00083493">
      <w:pPr>
        <w:pStyle w:val="Code"/>
        <w:rPr>
          <w:highlight w:val="white"/>
        </w:rPr>
      </w:pPr>
    </w:p>
    <w:p w14:paraId="3B466CD3" w14:textId="77777777" w:rsidR="00517768" w:rsidRPr="00083493" w:rsidRDefault="00517768" w:rsidP="00083493">
      <w:pPr>
        <w:pStyle w:val="Code"/>
        <w:rPr>
          <w:highlight w:val="white"/>
        </w:rPr>
      </w:pPr>
      <w:r w:rsidRPr="00083493">
        <w:rPr>
          <w:highlight w:val="white"/>
        </w:rPr>
        <w:lastRenderedPageBreak/>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77777777" w:rsidR="00517768" w:rsidRPr="00083493" w:rsidRDefault="00517768" w:rsidP="00083493">
      <w:pPr>
        <w:pStyle w:val="Code"/>
        <w:rPr>
          <w:highlight w:val="white"/>
        </w:rPr>
      </w:pP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A5A02FA" w14:textId="77777777" w:rsidR="00517768" w:rsidRPr="00083493" w:rsidRDefault="00517768" w:rsidP="00083493">
      <w:pPr>
        <w:pStyle w:val="Code"/>
        <w:rPr>
          <w:highlight w:val="white"/>
        </w:rPr>
      </w:pP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77777777" w:rsidR="00517768" w:rsidRPr="00083493" w:rsidRDefault="00517768" w:rsidP="00083493">
      <w:pPr>
        <w:pStyle w:val="Code"/>
        <w:rPr>
          <w:highlight w:val="white"/>
        </w:rPr>
      </w:pP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lastRenderedPageBreak/>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2"/>
      <w:bookmarkEnd w:id="5663"/>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678"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8"/>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9"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6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680"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680"/>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681"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81"/>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2"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2"/>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3" w:name="_Toc481936424"/>
      <w:r w:rsidRPr="00EC76D5">
        <w:t>Generation</w:t>
      </w:r>
      <w:bookmarkEnd w:id="5683"/>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4" w:name="_Ref418278230"/>
      <w:bookmarkStart w:id="5685" w:name="_Toc481936425"/>
      <w:r w:rsidRPr="00EC76D5">
        <w:t>Base Blocks Generation</w:t>
      </w:r>
      <w:bookmarkEnd w:id="5684"/>
      <w:bookmarkEnd w:id="5685"/>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6" w:name="_Toc481936426"/>
      <w:r w:rsidRPr="00EC76D5">
        <w:lastRenderedPageBreak/>
        <w:t>Live Sets Generation</w:t>
      </w:r>
      <w:bookmarkEnd w:id="5686"/>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7" w:name="_Toc481936427"/>
      <w:r w:rsidRPr="00EC76D5">
        <w:t>Path Sets</w:t>
      </w:r>
      <w:bookmarkEnd w:id="5687"/>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8" w:name="_Toc481936428"/>
      <w:r w:rsidRPr="00EC76D5">
        <w:t xml:space="preserve">Removal of </w:t>
      </w:r>
      <w:r w:rsidR="00BA6016" w:rsidRPr="00EC76D5">
        <w:t>Unused Code</w:t>
      </w:r>
      <w:bookmarkEnd w:id="5688"/>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9" w:name="_Toc481936429"/>
      <w:bookmarkStart w:id="5690" w:name="_Ref419628490"/>
      <w:r w:rsidRPr="00EC76D5">
        <w:lastRenderedPageBreak/>
        <w:t>Object Code Preparation</w:t>
      </w:r>
      <w:bookmarkEnd w:id="5689"/>
    </w:p>
    <w:p w14:paraId="754899A5" w14:textId="0065A2EE" w:rsidR="007E1080" w:rsidRPr="00EC76D5" w:rsidRDefault="001111A0" w:rsidP="00406266">
      <w:pPr>
        <w:pStyle w:val="Rubrik2"/>
      </w:pPr>
      <w:bookmarkStart w:id="5691" w:name="_Toc481936430"/>
      <w:r w:rsidRPr="00EC76D5">
        <w:t>Register</w:t>
      </w:r>
      <w:r w:rsidR="007E1080" w:rsidRPr="00EC76D5">
        <w:t xml:space="preserve"> Preparation</w:t>
      </w:r>
      <w:bookmarkEnd w:id="5691"/>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2" w:name="_Toc481936431"/>
      <w:r w:rsidRPr="00EC76D5">
        <w:lastRenderedPageBreak/>
        <w:t>Register Allocation</w:t>
      </w:r>
      <w:bookmarkEnd w:id="5692"/>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3" w:name="_Toc481936432"/>
      <w:r w:rsidRPr="00EC76D5">
        <w:lastRenderedPageBreak/>
        <w:t>Object</w:t>
      </w:r>
      <w:r w:rsidR="00AD7B52" w:rsidRPr="00EC76D5">
        <w:t xml:space="preserve"> Code Generation</w:t>
      </w:r>
      <w:bookmarkEnd w:id="5690"/>
      <w:bookmarkEnd w:id="5693"/>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4" w:name="_Toc481936433"/>
      <w:r w:rsidRPr="00EC76D5">
        <w:t xml:space="preserve">The </w:t>
      </w:r>
      <w:r w:rsidR="00C339AA" w:rsidRPr="00EC76D5">
        <w:t>Object</w:t>
      </w:r>
      <w:r w:rsidRPr="00EC76D5">
        <w:t xml:space="preserve"> Operator</w:t>
      </w:r>
      <w:bookmarkEnd w:id="5694"/>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5" w:name="_Toc481936434"/>
      <w:r w:rsidRPr="00EC76D5">
        <w:t xml:space="preserve">The </w:t>
      </w:r>
      <w:r w:rsidR="00CA4231" w:rsidRPr="00EC76D5">
        <w:t>Object</w:t>
      </w:r>
      <w:r w:rsidRPr="00EC76D5">
        <w:t xml:space="preserve"> Code</w:t>
      </w:r>
      <w:bookmarkEnd w:id="5695"/>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6" w:name="_Toc481936435"/>
      <w:r w:rsidRPr="00EC76D5">
        <w:t>Object</w:t>
      </w:r>
      <w:r w:rsidR="00663AEB" w:rsidRPr="00EC76D5">
        <w:t xml:space="preserve"> Code</w:t>
      </w:r>
      <w:r w:rsidR="00884B6D" w:rsidRPr="00EC76D5">
        <w:t xml:space="preserve"> </w:t>
      </w:r>
      <w:r w:rsidRPr="00EC76D5">
        <w:t>Generation</w:t>
      </w:r>
      <w:bookmarkEnd w:id="5696"/>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7" w:name="_Ref419650505"/>
      <w:bookmarkStart w:id="5698" w:name="_Ref419653264"/>
      <w:bookmarkStart w:id="5699" w:name="_Toc481936436"/>
      <w:r w:rsidRPr="00EC76D5">
        <w:t>Object Code Generation</w:t>
      </w:r>
      <w:bookmarkEnd w:id="5697"/>
      <w:bookmarkEnd w:id="5698"/>
      <w:bookmarkEnd w:id="5699"/>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lastRenderedPageBreak/>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lastRenderedPageBreak/>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lastRenderedPageBreak/>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lastRenderedPageBreak/>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lastRenderedPageBreak/>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700" w:name="_Ref420874022"/>
      <w:bookmarkStart w:id="5701" w:name="_Toc481936437"/>
      <w:r w:rsidRPr="00EC76D5">
        <w:lastRenderedPageBreak/>
        <w:t>The Linker</w:t>
      </w:r>
      <w:bookmarkEnd w:id="5700"/>
      <w:bookmarkEnd w:id="5701"/>
    </w:p>
    <w:p w14:paraId="08D8D409" w14:textId="58588CDE" w:rsidR="00DB29D5" w:rsidRPr="00EC76D5" w:rsidRDefault="00DB29D5" w:rsidP="00276387">
      <w:pPr>
        <w:pStyle w:val="Rubrik2"/>
      </w:pPr>
      <w:bookmarkStart w:id="5702" w:name="_Ref419646553"/>
      <w:bookmarkStart w:id="5703" w:name="_Toc481936438"/>
      <w:r w:rsidRPr="00EC76D5">
        <w:t>The Linker Class</w:t>
      </w:r>
      <w:bookmarkEnd w:id="5702"/>
      <w:bookmarkEnd w:id="5703"/>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4" w:name="_Toc481936439"/>
      <w:r w:rsidRPr="00EC76D5">
        <w:t>Generation</w:t>
      </w:r>
      <w:bookmarkEnd w:id="5704"/>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5" w:name="_Toc481936440"/>
      <w:r w:rsidRPr="00EC76D5">
        <w:lastRenderedPageBreak/>
        <w:t>Main Trace Generation</w:t>
      </w:r>
      <w:bookmarkEnd w:id="5705"/>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6" w:name="_Toc481936441"/>
      <w:r w:rsidRPr="00EC76D5">
        <w:lastRenderedPageBreak/>
        <w:t>Auxiliary Classes</w:t>
      </w:r>
      <w:bookmarkEnd w:id="5706"/>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7" w:name="_Toc481936442"/>
      <w:r w:rsidRPr="00EC76D5">
        <w:t>Error Handling</w:t>
      </w:r>
      <w:bookmarkEnd w:id="5707"/>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8" w:name="_Toc481936443"/>
      <w:r w:rsidRPr="00EC76D5">
        <w:t>Container Classes</w:t>
      </w:r>
      <w:bookmarkEnd w:id="5708"/>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9" w:name="_Toc481936444"/>
      <w:r w:rsidRPr="00EC76D5">
        <w:t xml:space="preserve">Ordered </w:t>
      </w:r>
      <w:r w:rsidR="004C5DAE" w:rsidRPr="00EC76D5">
        <w:t>Pair</w:t>
      </w:r>
      <w:bookmarkEnd w:id="5709"/>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10" w:name="_Toc481936445"/>
      <w:r w:rsidRPr="00EC76D5">
        <w:t>Unordered Pair</w:t>
      </w:r>
      <w:bookmarkEnd w:id="5710"/>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11" w:name="_Toc481936446"/>
      <w:r w:rsidRPr="00EC76D5">
        <w:t>Triple</w:t>
      </w:r>
      <w:bookmarkEnd w:id="5711"/>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2" w:name="_Toc481936447"/>
      <w:r w:rsidRPr="00EC76D5">
        <w:t>Tuple</w:t>
      </w:r>
      <w:bookmarkEnd w:id="5712"/>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3" w:name="_Toc481936448"/>
      <w:r w:rsidRPr="00EC76D5">
        <w:t xml:space="preserve">Undirected </w:t>
      </w:r>
      <w:r w:rsidR="004C5DAE" w:rsidRPr="00EC76D5">
        <w:t>Graph</w:t>
      </w:r>
      <w:bookmarkEnd w:id="5713"/>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4" w:name="_Toc481936449"/>
      <w:r w:rsidRPr="00EC76D5">
        <w:t>Addition and Removal of Vertices and Edges</w:t>
      </w:r>
      <w:bookmarkEnd w:id="5714"/>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5" w:name="_Toc481936450"/>
      <w:r w:rsidRPr="00EC76D5">
        <w:t>Graph Partition</w:t>
      </w:r>
      <w:bookmarkEnd w:id="5715"/>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proofErr w:type="spellStart"/>
      <w:r w:rsidRPr="00EC76D5">
        <w:rPr>
          <w:rStyle w:val="CodeInText"/>
        </w:rPr>
        <w:t>deepSearch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6" w:name="_Toc481936451"/>
      <w:r w:rsidRPr="00EC76D5">
        <w:t xml:space="preserve">Directed </w:t>
      </w:r>
      <w:r w:rsidR="00163CD4" w:rsidRPr="00EC76D5">
        <w:t>Graph</w:t>
      </w:r>
      <w:bookmarkEnd w:id="5716"/>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7" w:name="_Toc481936452"/>
      <w:r w:rsidRPr="00EC76D5">
        <w:lastRenderedPageBreak/>
        <w:t xml:space="preserve">The </w:t>
      </w:r>
      <w:r w:rsidR="002554E1" w:rsidRPr="00EC76D5">
        <w:t>Standard Library</w:t>
      </w:r>
      <w:bookmarkEnd w:id="5717"/>
    </w:p>
    <w:p w14:paraId="21B660CB" w14:textId="0EAC07D4" w:rsidR="00EE220E" w:rsidRPr="00EC76D5" w:rsidRDefault="00503728" w:rsidP="00265BDF">
      <w:pPr>
        <w:pStyle w:val="Rubrik2"/>
      </w:pPr>
      <w:bookmarkStart w:id="5718" w:name="_Toc481936453"/>
      <w:r w:rsidRPr="00EC76D5">
        <w:t>Integral and Floating Limits</w:t>
      </w:r>
      <w:bookmarkEnd w:id="5718"/>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9" w:name="_Toc481936454"/>
      <w:r w:rsidRPr="00EC76D5">
        <w:lastRenderedPageBreak/>
        <w:t>The A</w:t>
      </w:r>
      <w:r w:rsidR="00EE220E" w:rsidRPr="00EC76D5">
        <w:t>sser</w:t>
      </w:r>
      <w:r w:rsidR="008E5D1A" w:rsidRPr="00EC76D5">
        <w:t>t</w:t>
      </w:r>
      <w:r w:rsidRPr="00EC76D5">
        <w:t xml:space="preserve"> Macro</w:t>
      </w:r>
      <w:bookmarkEnd w:id="5719"/>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20" w:name="_Toc481936455"/>
      <w:r w:rsidRPr="00EC76D5">
        <w:t>Locale Data</w:t>
      </w:r>
      <w:bookmarkEnd w:id="5720"/>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21" w:name="_Toc481936456"/>
      <w:r w:rsidRPr="00EC76D5">
        <w:t>Character Types</w:t>
      </w:r>
      <w:bookmarkEnd w:id="5721"/>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2" w:name="_Toc481936457"/>
      <w:r w:rsidRPr="00EC76D5">
        <w:t>S</w:t>
      </w:r>
      <w:r w:rsidR="00EE220E" w:rsidRPr="00EC76D5">
        <w:t>tring</w:t>
      </w:r>
      <w:r w:rsidRPr="00EC76D5">
        <w:t>s</w:t>
      </w:r>
      <w:bookmarkEnd w:id="5722"/>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3" w:name="_Toc481936458"/>
      <w:r w:rsidRPr="00EC76D5">
        <w:t>Long Jumps</w:t>
      </w:r>
      <w:bookmarkEnd w:id="5723"/>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4" w:name="_Toc481936459"/>
      <w:r w:rsidRPr="00EC76D5">
        <w:t>Mathematical Functions</w:t>
      </w:r>
      <w:bookmarkEnd w:id="5724"/>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5" w:name="_Toc481936460"/>
      <w:r w:rsidRPr="00EC76D5">
        <w:t xml:space="preserve">Standard </w:t>
      </w:r>
      <w:proofErr w:type="spellStart"/>
      <w:r w:rsidRPr="00EC76D5">
        <w:t>Input/Output</w:t>
      </w:r>
      <w:bookmarkEnd w:id="5725"/>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6" w:name="_Toc481936461"/>
      <w:r w:rsidRPr="00EC76D5">
        <w:t>Printing</w:t>
      </w:r>
      <w:bookmarkEnd w:id="5726"/>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7" w:name="_Toc481936462"/>
      <w:r w:rsidRPr="00EC76D5">
        <w:t>Scanning</w:t>
      </w:r>
      <w:bookmarkEnd w:id="5727"/>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8" w:name="_Toc481936463"/>
      <w:r w:rsidRPr="00EC76D5">
        <w:t>F</w:t>
      </w:r>
      <w:r w:rsidR="00AF06D6" w:rsidRPr="00EC76D5">
        <w:t xml:space="preserve">ile </w:t>
      </w:r>
      <w:r w:rsidRPr="00EC76D5">
        <w:t>H</w:t>
      </w:r>
      <w:r w:rsidR="00AF06D6" w:rsidRPr="00EC76D5">
        <w:t>andling</w:t>
      </w:r>
      <w:bookmarkEnd w:id="5728"/>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9" w:name="_Toc481936464"/>
      <w:r w:rsidRPr="00EC76D5">
        <w:t>The Standard Library</w:t>
      </w:r>
      <w:bookmarkEnd w:id="5729"/>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30" w:name="_Toc481936465"/>
      <w:r w:rsidRPr="00EC76D5">
        <w:t>T</w:t>
      </w:r>
      <w:r w:rsidR="00D62A8B" w:rsidRPr="00EC76D5">
        <w:t>ime</w:t>
      </w:r>
      <w:bookmarkEnd w:id="5730"/>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31" w:name="_Ref418406175"/>
      <w:bookmarkStart w:id="5732" w:name="_Toc481936466"/>
      <w:proofErr w:type="spellStart"/>
      <w:r w:rsidRPr="00EC76D5">
        <w:lastRenderedPageBreak/>
        <w:t>Main</w:t>
      </w:r>
      <w:r w:rsidR="001B32C0" w:rsidRPr="00EC76D5">
        <w:t>.java</w:t>
      </w:r>
      <w:bookmarkEnd w:id="5731"/>
      <w:bookmarkEnd w:id="5732"/>
      <w:proofErr w:type="spellEnd"/>
    </w:p>
    <w:p w14:paraId="5A67EAB2" w14:textId="77777777" w:rsidR="007D596B" w:rsidRPr="00EC76D5" w:rsidRDefault="007D596B" w:rsidP="006A31DF">
      <w:pPr>
        <w:pStyle w:val="Rubrik1"/>
      </w:pPr>
      <w:bookmarkStart w:id="5733" w:name="_Ref417644950"/>
      <w:bookmarkStart w:id="5734" w:name="_Toc481936467"/>
      <w:r w:rsidRPr="00EC76D5">
        <w:lastRenderedPageBreak/>
        <w:t>The C Grammar</w:t>
      </w:r>
      <w:bookmarkEnd w:id="5733"/>
      <w:bookmarkEnd w:id="5734"/>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5" w:name="_Toc481936468"/>
      <w:r w:rsidRPr="00EC76D5">
        <w:t>The Preprocessor Grammar</w:t>
      </w:r>
      <w:bookmarkEnd w:id="5735"/>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6" w:name="_Toc481936469"/>
      <w:r w:rsidRPr="00EC76D5">
        <w:t xml:space="preserve">The </w:t>
      </w:r>
      <w:r w:rsidR="001C7B67" w:rsidRPr="00EC76D5">
        <w:t>Language</w:t>
      </w:r>
      <w:r w:rsidRPr="00EC76D5">
        <w:t xml:space="preserve"> Grammar</w:t>
      </w:r>
      <w:bookmarkEnd w:id="5736"/>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7" w:name="_Toc481936470"/>
      <w:r w:rsidRPr="00EC76D5">
        <w:lastRenderedPageBreak/>
        <w:t>A</w:t>
      </w:r>
      <w:r w:rsidR="00281D34" w:rsidRPr="00EC76D5">
        <w:t xml:space="preserve"> Crash Course in C</w:t>
      </w:r>
      <w:bookmarkEnd w:id="573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8" w:name="_Toc320485572"/>
      <w:bookmarkStart w:id="5739" w:name="_Toc323656681"/>
      <w:bookmarkStart w:id="5740" w:name="_Toc324085419"/>
      <w:bookmarkStart w:id="5741" w:name="_Toc383781071"/>
      <w:bookmarkStart w:id="5742" w:name="_Toc481936471"/>
      <w:r w:rsidRPr="00EC76D5">
        <w:t>The Compiler and the Linker</w:t>
      </w:r>
      <w:bookmarkEnd w:id="5738"/>
      <w:bookmarkEnd w:id="5739"/>
      <w:bookmarkEnd w:id="5740"/>
      <w:bookmarkEnd w:id="5741"/>
      <w:bookmarkEnd w:id="574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72835" w:rsidRPr="003F7CF1" w:rsidRDefault="00B7283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72835" w:rsidRPr="003F7CF1" w:rsidRDefault="00B7283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72835" w:rsidRPr="003F7CF1" w:rsidRDefault="00B7283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B72835" w:rsidRPr="003F7CF1" w:rsidRDefault="00B728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72835" w:rsidRPr="003F7CF1" w:rsidRDefault="00B7283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B72835" w:rsidRPr="003F7CF1" w:rsidRDefault="00B72835"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72835" w:rsidRPr="003F7CF1" w:rsidRDefault="00B7283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72835" w:rsidRPr="003F7CF1" w:rsidRDefault="00B7283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72835" w:rsidRPr="003F7CF1" w:rsidRDefault="00B728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72835" w:rsidRPr="003F7CF1" w:rsidRDefault="00B72835"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72835" w:rsidRPr="003F7CF1" w:rsidRDefault="00B7283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72835" w:rsidRPr="003F7CF1" w:rsidRDefault="00B72835"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B72835" w:rsidRPr="003F7CF1" w:rsidRDefault="00B728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72835" w:rsidRPr="003F7CF1" w:rsidRDefault="00B7283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B72835" w:rsidRPr="003F7CF1" w:rsidRDefault="00B72835"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72835" w:rsidRPr="003F7CF1" w:rsidRDefault="00B72835"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72835" w:rsidRPr="003F7CF1" w:rsidRDefault="00B72835"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72835" w:rsidRPr="003F7CF1" w:rsidRDefault="00B728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3" w:name="_Toc320485573"/>
      <w:bookmarkStart w:id="5744" w:name="_Toc323656682"/>
      <w:bookmarkStart w:id="5745" w:name="_Toc324085420"/>
      <w:bookmarkStart w:id="5746" w:name="_Toc383781072"/>
      <w:bookmarkStart w:id="5747" w:name="_Toc481936472"/>
      <w:r w:rsidRPr="00EC76D5">
        <w:t>The Hello-World Program</w:t>
      </w:r>
      <w:bookmarkEnd w:id="5743"/>
      <w:bookmarkEnd w:id="5744"/>
      <w:bookmarkEnd w:id="5745"/>
      <w:bookmarkEnd w:id="5746"/>
      <w:bookmarkEnd w:id="574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8" w:name="_Toc320485574"/>
      <w:bookmarkStart w:id="5749" w:name="_Toc323656683"/>
      <w:bookmarkStart w:id="5750" w:name="_Toc324085421"/>
      <w:bookmarkStart w:id="5751" w:name="_Toc383781073"/>
      <w:bookmarkStart w:id="5752" w:name="_Toc481936473"/>
      <w:r w:rsidRPr="00EC76D5">
        <w:t>Comments</w:t>
      </w:r>
      <w:bookmarkEnd w:id="5748"/>
      <w:bookmarkEnd w:id="5749"/>
      <w:bookmarkEnd w:id="5750"/>
      <w:bookmarkEnd w:id="5751"/>
      <w:bookmarkEnd w:id="575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4" w:author="Stefan Björnander" w:date="2012-05-06T23:23:00Z">
          <w:pPr>
            <w:pStyle w:val="Rubrik2"/>
          </w:pPr>
        </w:pPrChange>
      </w:pPr>
      <w:bookmarkStart w:id="5755" w:name="_Toc323656684"/>
      <w:bookmarkStart w:id="5756" w:name="_Toc324085422"/>
      <w:bookmarkStart w:id="5757" w:name="_Toc383781074"/>
      <w:bookmarkStart w:id="5758" w:name="_Toc481936474"/>
      <w:r w:rsidRPr="00EC76D5">
        <w:t>Types and Variables</w:t>
      </w:r>
      <w:bookmarkEnd w:id="5753"/>
      <w:bookmarkEnd w:id="5755"/>
      <w:bookmarkEnd w:id="5756"/>
      <w:bookmarkEnd w:id="5757"/>
      <w:bookmarkEnd w:id="5758"/>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9" w:name="_Toc320485576"/>
      <w:bookmarkStart w:id="5760" w:name="_Toc323656685"/>
      <w:bookmarkStart w:id="5761" w:name="_Toc324085423"/>
      <w:bookmarkStart w:id="5762" w:name="_Toc383781075"/>
      <w:bookmarkStart w:id="5763" w:name="_Ref383781525"/>
      <w:bookmarkStart w:id="5764" w:name="_Toc481936475"/>
      <w:r w:rsidRPr="00EC76D5">
        <w:t>Simple Types</w:t>
      </w:r>
      <w:bookmarkEnd w:id="5759"/>
      <w:bookmarkEnd w:id="5760"/>
      <w:bookmarkEnd w:id="5761"/>
      <w:bookmarkEnd w:id="5762"/>
      <w:bookmarkEnd w:id="5763"/>
      <w:bookmarkEnd w:id="5764"/>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5" w:name="_Toc320485577"/>
      <w:bookmarkStart w:id="5766" w:name="_Toc323656686"/>
      <w:bookmarkStart w:id="5767" w:name="_Toc324085424"/>
      <w:bookmarkStart w:id="5768" w:name="_Toc383781076"/>
      <w:bookmarkStart w:id="5769" w:name="_Toc481936476"/>
      <w:r w:rsidRPr="00EC76D5">
        <w:t>Variables</w:t>
      </w:r>
      <w:bookmarkEnd w:id="5765"/>
      <w:bookmarkEnd w:id="5766"/>
      <w:bookmarkEnd w:id="5767"/>
      <w:bookmarkEnd w:id="5768"/>
      <w:bookmarkEnd w:id="5769"/>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72835" w:rsidRPr="003F7CF1" w:rsidRDefault="00B728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72835" w:rsidRPr="003F7CF1" w:rsidRDefault="00B7283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72835" w:rsidRPr="003F7CF1" w:rsidRDefault="00B7283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72835" w:rsidRPr="003F7CF1" w:rsidRDefault="00B7283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72835" w:rsidRPr="003F7CF1" w:rsidRDefault="00B7283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72835" w:rsidRPr="003F7CF1" w:rsidRDefault="00B7283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72835" w:rsidRPr="003F7CF1" w:rsidRDefault="00B7283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72835" w:rsidRPr="003F7CF1" w:rsidRDefault="00B728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72835" w:rsidRPr="003F7CF1" w:rsidRDefault="00B72835"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72835" w:rsidRPr="003F7CF1" w:rsidRDefault="00B72835"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72835" w:rsidRPr="003F7CF1" w:rsidRDefault="00B72835"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72835" w:rsidRPr="003F7CF1" w:rsidRDefault="00B72835"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72835" w:rsidRPr="003F7CF1" w:rsidRDefault="00B72835"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72835" w:rsidRPr="003F7CF1" w:rsidRDefault="00B72835"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72835" w:rsidRPr="003F7CF1" w:rsidRDefault="00B72835"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72835" w:rsidRPr="003F7CF1" w:rsidRDefault="00B7283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0" w:name="_Toc320485578"/>
      <w:bookmarkStart w:id="5771" w:name="_Toc323656687"/>
      <w:bookmarkStart w:id="5772" w:name="_Toc324085425"/>
      <w:bookmarkStart w:id="5773" w:name="_Toc383781077"/>
      <w:bookmarkStart w:id="5774" w:name="_Toc481936477"/>
      <w:bookmarkStart w:id="5775" w:name="_Toc320485579"/>
      <w:r w:rsidRPr="00EC76D5">
        <w:t>Constants</w:t>
      </w:r>
      <w:bookmarkEnd w:id="5770"/>
      <w:bookmarkEnd w:id="5771"/>
      <w:bookmarkEnd w:id="5772"/>
      <w:bookmarkEnd w:id="5773"/>
      <w:bookmarkEnd w:id="5774"/>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6" w:name="_Toc323656688"/>
      <w:bookmarkStart w:id="5777" w:name="_Toc324085426"/>
      <w:bookmarkStart w:id="5778" w:name="_Toc383781078"/>
      <w:bookmarkStart w:id="5779" w:name="_Toc481936478"/>
      <w:r w:rsidRPr="00EC76D5">
        <w:t>Output</w:t>
      </w:r>
      <w:bookmarkEnd w:id="5775"/>
      <w:bookmarkEnd w:id="5776"/>
      <w:bookmarkEnd w:id="5777"/>
      <w:bookmarkEnd w:id="5778"/>
      <w:bookmarkEnd w:id="5779"/>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0" w:name="_Toc320485580"/>
      <w:bookmarkStart w:id="5781" w:name="_Toc323656689"/>
      <w:bookmarkStart w:id="5782" w:name="_Toc324085427"/>
      <w:bookmarkStart w:id="5783" w:name="_Toc383781079"/>
      <w:bookmarkStart w:id="5784" w:name="_Toc481936479"/>
      <w:r w:rsidRPr="00EC76D5">
        <w:t>Input</w:t>
      </w:r>
      <w:bookmarkEnd w:id="5780"/>
      <w:bookmarkEnd w:id="5781"/>
      <w:bookmarkEnd w:id="5782"/>
      <w:bookmarkEnd w:id="5783"/>
      <w:bookmarkEnd w:id="5784"/>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5"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6"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7" w:name="_Toc323656690"/>
      <w:bookmarkStart w:id="5788" w:name="_Toc324085428"/>
      <w:bookmarkStart w:id="5789" w:name="_Toc383781080"/>
      <w:bookmarkStart w:id="5790" w:name="_Toc481936480"/>
      <w:r w:rsidRPr="00EC76D5">
        <w:t>Enumerations</w:t>
      </w:r>
      <w:bookmarkEnd w:id="5785"/>
      <w:bookmarkEnd w:id="5787"/>
      <w:bookmarkEnd w:id="5788"/>
      <w:bookmarkEnd w:id="5789"/>
      <w:bookmarkEnd w:id="5790"/>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1" w:name="_Toc320485582"/>
      <w:bookmarkStart w:id="5792" w:name="_Toc323656691"/>
      <w:bookmarkStart w:id="5793" w:name="_Toc324085429"/>
      <w:bookmarkStart w:id="5794" w:name="_Toc383781081"/>
      <w:bookmarkStart w:id="5795" w:name="_Toc481936481"/>
      <w:r w:rsidRPr="00EC76D5">
        <w:t>Arrays</w:t>
      </w:r>
      <w:bookmarkEnd w:id="5791"/>
      <w:bookmarkEnd w:id="5792"/>
      <w:bookmarkEnd w:id="5793"/>
      <w:bookmarkEnd w:id="5794"/>
      <w:bookmarkEnd w:id="5795"/>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72835" w:rsidRPr="003F7CF1" w:rsidRDefault="00B7283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B72835" w:rsidRPr="003F7CF1" w:rsidRDefault="00B72835"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72835" w:rsidRPr="003F7CF1" w:rsidRDefault="00B7283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72835" w:rsidRPr="003F7CF1" w:rsidRDefault="00B728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72835" w:rsidRPr="003F7CF1" w:rsidRDefault="00B728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72835" w:rsidRPr="003F7CF1" w:rsidRDefault="00B728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72835" w:rsidRPr="003F7CF1" w:rsidRDefault="00B7283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72835" w:rsidRPr="003F7CF1" w:rsidRDefault="00B7283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72835" w:rsidRPr="003F7CF1" w:rsidRDefault="00B7283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72835" w:rsidRPr="003F7CF1" w:rsidRDefault="00B7283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72835" w:rsidRPr="003F7CF1" w:rsidRDefault="00B7283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72835" w:rsidRPr="003F7CF1" w:rsidRDefault="00B7283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72835" w:rsidRPr="003F7CF1" w:rsidRDefault="00B728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72835" w:rsidRPr="003F7CF1" w:rsidRDefault="00B728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72835" w:rsidRPr="003F7CF1" w:rsidRDefault="00B728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72835" w:rsidRPr="003F7CF1" w:rsidRDefault="00B728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72835" w:rsidRPr="003F7CF1" w:rsidRDefault="00B728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72835" w:rsidRPr="003F7CF1" w:rsidRDefault="00B728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72835" w:rsidRPr="003F7CF1" w:rsidRDefault="00B728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72835" w:rsidRPr="003F7CF1" w:rsidRDefault="00B728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72835" w:rsidRPr="003F7CF1" w:rsidRDefault="00B728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72835" w:rsidRPr="003F7CF1" w:rsidRDefault="00B728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72835" w:rsidRPr="003F7CF1" w:rsidRDefault="00B728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72835" w:rsidRPr="003F7CF1" w:rsidRDefault="00B728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72835" w:rsidRPr="003F7CF1" w:rsidRDefault="00B728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72835" w:rsidRPr="003F7CF1" w:rsidRDefault="00B7283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72835" w:rsidRPr="003F7CF1" w:rsidRDefault="00B728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72835" w:rsidRPr="003F7CF1" w:rsidRDefault="00B728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72835" w:rsidRPr="003F7CF1" w:rsidRDefault="00B728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72835" w:rsidRPr="003F7CF1" w:rsidRDefault="00B72835"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72835" w:rsidRPr="003F7CF1" w:rsidRDefault="00B72835"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72835" w:rsidRPr="003F7CF1" w:rsidRDefault="00B72835"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72835" w:rsidRPr="003F7CF1" w:rsidRDefault="00B72835"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72835" w:rsidRPr="003F7CF1" w:rsidRDefault="00B72835"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72835" w:rsidRPr="003F7CF1" w:rsidRDefault="00B72835"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72835" w:rsidRPr="003F7CF1" w:rsidRDefault="00B72835"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72835" w:rsidRPr="003F7CF1" w:rsidRDefault="00B72835"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72835" w:rsidRPr="003F7CF1" w:rsidRDefault="00B72835"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72835" w:rsidRPr="003F7CF1" w:rsidRDefault="00B72835"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72835" w:rsidRPr="003F7CF1" w:rsidRDefault="00B72835"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72835" w:rsidRPr="003F7CF1" w:rsidRDefault="00B72835"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72835" w:rsidRPr="003F7CF1" w:rsidRDefault="00B72835"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72835" w:rsidRPr="003F7CF1" w:rsidRDefault="00B72835"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72835" w:rsidRPr="003F7CF1" w:rsidRDefault="00B72835"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72835" w:rsidRPr="003F7CF1" w:rsidRDefault="00B72835"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72835" w:rsidRPr="003F7CF1" w:rsidRDefault="00B72835"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72835" w:rsidRPr="003F7CF1" w:rsidRDefault="00B72835"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72835" w:rsidRPr="003F7CF1" w:rsidRDefault="00B72835"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72835" w:rsidRPr="003F7CF1" w:rsidRDefault="00B72835"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72835" w:rsidRPr="003F7CF1" w:rsidRDefault="00B72835"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72835" w:rsidRPr="003F7CF1" w:rsidRDefault="00B72835"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72835" w:rsidRPr="003F7CF1" w:rsidRDefault="00B72835"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72835" w:rsidRPr="003F7CF1" w:rsidRDefault="00B72835"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72835" w:rsidRPr="003F7CF1" w:rsidRDefault="00B72835"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72835" w:rsidRPr="003F7CF1" w:rsidRDefault="00B72835"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72835" w:rsidRPr="003F7CF1" w:rsidRDefault="00B7283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72835" w:rsidRPr="003F7CF1" w:rsidRDefault="00B7283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72835" w:rsidRPr="003F7CF1" w:rsidRDefault="00B7283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72835" w:rsidRPr="003F7CF1" w:rsidRDefault="00B7283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72835" w:rsidRPr="003F7CF1" w:rsidRDefault="00B7283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72835" w:rsidRPr="003F7CF1" w:rsidRDefault="00B7283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72835" w:rsidRPr="003F7CF1" w:rsidRDefault="00B7283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72835" w:rsidRPr="003F7CF1" w:rsidRDefault="00B72835"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72835" w:rsidRPr="003F7CF1" w:rsidRDefault="00B72835"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72835" w:rsidRPr="003F7CF1" w:rsidRDefault="00B72835"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72835" w:rsidRPr="003F7CF1" w:rsidRDefault="00B72835"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72835" w:rsidRPr="003F7CF1" w:rsidRDefault="00B72835"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72835" w:rsidRPr="003F7CF1" w:rsidRDefault="00B7283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6" w:name="_Toc320485583"/>
      <w:bookmarkStart w:id="5797" w:name="_Toc323656692"/>
      <w:bookmarkStart w:id="5798" w:name="_Toc324085430"/>
      <w:bookmarkStart w:id="5799" w:name="_Toc383781082"/>
      <w:bookmarkStart w:id="5800" w:name="_Toc481936482"/>
      <w:r w:rsidRPr="00EC76D5">
        <w:t>Characters and Strings</w:t>
      </w:r>
      <w:bookmarkEnd w:id="5796"/>
      <w:bookmarkEnd w:id="5797"/>
      <w:bookmarkEnd w:id="5798"/>
      <w:bookmarkEnd w:id="5799"/>
      <w:bookmarkEnd w:id="5800"/>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72835" w:rsidRPr="003F7CF1" w:rsidRDefault="00B7283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72835" w:rsidRPr="003F7CF1" w:rsidRDefault="00B728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72835" w:rsidRPr="003F7CF1" w:rsidRDefault="00B7283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72835" w:rsidRPr="003F7CF1" w:rsidRDefault="00B7283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72835" w:rsidRPr="003F7CF1" w:rsidRDefault="00B72835"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72835" w:rsidRPr="003F7CF1" w:rsidRDefault="00B72835"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72835" w:rsidRPr="003F7CF1" w:rsidRDefault="00B72835"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72835" w:rsidRPr="003F7CF1" w:rsidRDefault="00B7283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1" w:name="_Toc323656693"/>
      <w:bookmarkStart w:id="5802" w:name="_Toc324085431"/>
      <w:bookmarkStart w:id="5803" w:name="_Toc383781083"/>
      <w:bookmarkStart w:id="5804" w:name="_Toc481936483"/>
      <w:r w:rsidRPr="00EC76D5">
        <w:t>The ASCII Table</w:t>
      </w:r>
      <w:bookmarkEnd w:id="5801"/>
      <w:bookmarkEnd w:id="5802"/>
      <w:bookmarkEnd w:id="5803"/>
      <w:bookmarkEnd w:id="5804"/>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5" w:name="_Toc320485584"/>
      <w:bookmarkStart w:id="5806" w:name="_Toc323656694"/>
      <w:bookmarkStart w:id="5807" w:name="_Toc324085432"/>
      <w:bookmarkStart w:id="5808" w:name="_Ref383780778"/>
      <w:bookmarkStart w:id="5809" w:name="_Toc383781084"/>
      <w:bookmarkStart w:id="5810" w:name="_Toc481936484"/>
      <w:r w:rsidRPr="00EC76D5">
        <w:t>Pointers</w:t>
      </w:r>
      <w:bookmarkEnd w:id="5805"/>
      <w:bookmarkEnd w:id="5806"/>
      <w:bookmarkEnd w:id="5807"/>
      <w:bookmarkEnd w:id="5808"/>
      <w:bookmarkEnd w:id="5809"/>
      <w:bookmarkEnd w:id="5810"/>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72835" w:rsidRPr="003F7CF1" w:rsidRDefault="00B7283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72835" w:rsidRPr="003F7CF1" w:rsidRDefault="00B728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72835" w:rsidRPr="003F7CF1" w:rsidRDefault="00B7283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72835" w:rsidRPr="003F7CF1" w:rsidRDefault="00B7283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72835" w:rsidRPr="003F7CF1" w:rsidRDefault="00B7283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72835" w:rsidRPr="003F7CF1" w:rsidRDefault="00B7283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72835" w:rsidRPr="003F7CF1" w:rsidRDefault="00B7283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72835" w:rsidRPr="003F7CF1" w:rsidRDefault="00B72835"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72835" w:rsidRPr="003F7CF1" w:rsidRDefault="00B72835"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72835" w:rsidRPr="003F7CF1" w:rsidRDefault="00B72835"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72835" w:rsidRPr="003F7CF1" w:rsidRDefault="00B72835"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72835" w:rsidRPr="003F7CF1" w:rsidRDefault="00B72835"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72835" w:rsidRPr="003F7CF1" w:rsidRDefault="00B72835"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72835" w:rsidRPr="003F7CF1" w:rsidRDefault="00B72835"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72835" w:rsidRPr="003F7CF1" w:rsidRDefault="00B7283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72835" w:rsidRPr="003F7CF1" w:rsidRDefault="00B7283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72835" w:rsidRPr="003F7CF1" w:rsidRDefault="00B7283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72835" w:rsidRPr="003F7CF1" w:rsidRDefault="00B728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72835" w:rsidRPr="003F7CF1" w:rsidRDefault="00B7283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72835" w:rsidRPr="003F7CF1" w:rsidRDefault="00B7283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72835" w:rsidRPr="003F7CF1" w:rsidRDefault="00B72835"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72835" w:rsidRPr="003F7CF1" w:rsidRDefault="00B72835"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72835" w:rsidRPr="003F7CF1" w:rsidRDefault="00B72835"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72835" w:rsidRPr="003F7CF1" w:rsidRDefault="00B7283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1" w:name="_Toc320485585"/>
      <w:bookmarkStart w:id="5812" w:name="_Toc323656695"/>
      <w:bookmarkStart w:id="5813" w:name="_Toc324085433"/>
      <w:bookmarkStart w:id="5814" w:name="_Toc383781085"/>
      <w:bookmarkStart w:id="5815" w:name="_Toc481936485"/>
      <w:r w:rsidRPr="00EC76D5">
        <w:t>Pointers and Dynamic Memory</w:t>
      </w:r>
      <w:bookmarkEnd w:id="5811"/>
      <w:bookmarkEnd w:id="5812"/>
      <w:bookmarkEnd w:id="5813"/>
      <w:bookmarkEnd w:id="5814"/>
      <w:bookmarkEnd w:id="5815"/>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72835" w:rsidRPr="003F7CF1" w:rsidRDefault="00B728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72835" w:rsidRPr="003F7CF1" w:rsidRDefault="00B728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72835" w:rsidRPr="003F7CF1" w:rsidRDefault="00B72835"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72835" w:rsidRPr="003F7CF1" w:rsidRDefault="00B72835"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72835" w:rsidRPr="003F7CF1" w:rsidRDefault="00B72835"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72835" w:rsidRPr="003F7CF1" w:rsidRDefault="00B728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72835" w:rsidRPr="003F7CF1" w:rsidRDefault="00B728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72835" w:rsidRPr="003F7CF1" w:rsidRDefault="00B7283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72835" w:rsidRPr="003F7CF1" w:rsidRDefault="00B7283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72835" w:rsidRPr="003F7CF1" w:rsidRDefault="00B728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72835" w:rsidRPr="003F7CF1" w:rsidRDefault="00B728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72835" w:rsidRPr="003F7CF1" w:rsidRDefault="00B728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72835" w:rsidRPr="003F7CF1" w:rsidRDefault="00B72835"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72835" w:rsidRPr="003F7CF1" w:rsidRDefault="00B72835"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72835" w:rsidRPr="003F7CF1" w:rsidRDefault="00B72835"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72835" w:rsidRPr="003F7CF1" w:rsidRDefault="00B72835"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72835" w:rsidRPr="003F7CF1" w:rsidRDefault="00B72835"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72835" w:rsidRPr="003F7CF1" w:rsidRDefault="00B72835"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72835" w:rsidRPr="003F7CF1" w:rsidRDefault="00B72835"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72835" w:rsidRPr="003F7CF1" w:rsidRDefault="00B7283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72835" w:rsidRPr="003F7CF1" w:rsidRDefault="00B728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72835" w:rsidRPr="003F7CF1" w:rsidRDefault="00B728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72835" w:rsidRPr="003F7CF1" w:rsidRDefault="00B7283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72835" w:rsidRPr="003F7CF1" w:rsidRDefault="00B728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72835" w:rsidRPr="003F7CF1" w:rsidRDefault="00B728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72835" w:rsidRPr="003F7CF1" w:rsidRDefault="00B72835"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72835" w:rsidRPr="003F7CF1" w:rsidRDefault="00B72835"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72835" w:rsidRPr="003F7CF1" w:rsidRDefault="00B72835"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72835" w:rsidRPr="003F7CF1" w:rsidRDefault="00B72835"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72835" w:rsidRPr="003F7CF1" w:rsidRDefault="00B72835"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72835" w:rsidRPr="003F7CF1" w:rsidRDefault="00B7283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72835" w:rsidRPr="003F7CF1" w:rsidRDefault="00B728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72835" w:rsidRPr="003F7CF1" w:rsidRDefault="00B7283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72835" w:rsidRPr="003F7CF1" w:rsidRDefault="00B72835"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72835" w:rsidRPr="003F7CF1" w:rsidRDefault="00B72835"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72835" w:rsidRPr="003F7CF1" w:rsidRDefault="00B72835"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72835" w:rsidRPr="003F7CF1" w:rsidRDefault="00B728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72835" w:rsidRPr="003F7CF1" w:rsidRDefault="00B72835"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72835" w:rsidRPr="003F7CF1" w:rsidRDefault="00B72835"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72835" w:rsidRPr="003F7CF1" w:rsidRDefault="00B728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72835" w:rsidRPr="003F7CF1" w:rsidRDefault="00B7283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72835" w:rsidRPr="003F7CF1" w:rsidRDefault="00B72835"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72835" w:rsidRPr="003F7CF1" w:rsidRDefault="00B72835"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72835" w:rsidRPr="003F7CF1" w:rsidRDefault="00B7283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72835" w:rsidRPr="003F7CF1" w:rsidRDefault="00B728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72835" w:rsidRPr="003F7CF1" w:rsidRDefault="00B728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72835" w:rsidRPr="003F7CF1" w:rsidRDefault="00B7283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72835" w:rsidRPr="003F7CF1" w:rsidRDefault="00B728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72835" w:rsidRPr="003F7CF1" w:rsidRDefault="00B728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72835" w:rsidRPr="003F7CF1" w:rsidRDefault="00B728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72835" w:rsidRPr="003F7CF1" w:rsidRDefault="00B728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72835" w:rsidRPr="003F7CF1" w:rsidRDefault="00B7283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72835" w:rsidRPr="003F7CF1" w:rsidRDefault="00B728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72835" w:rsidRPr="003F7CF1" w:rsidRDefault="00B728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72835" w:rsidRPr="003F7CF1" w:rsidRDefault="00B72835"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72835" w:rsidRPr="003F7CF1" w:rsidRDefault="00B72835"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72835" w:rsidRPr="003F7CF1" w:rsidRDefault="00B72835"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72835" w:rsidRPr="003F7CF1" w:rsidRDefault="00B72835"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72835" w:rsidRPr="003F7CF1" w:rsidRDefault="00B72835"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72835" w:rsidRPr="003F7CF1" w:rsidRDefault="00B72835"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72835" w:rsidRPr="003F7CF1" w:rsidRDefault="00B72835"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72835" w:rsidRPr="003F7CF1" w:rsidRDefault="00B72835"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72835" w:rsidRPr="003F7CF1" w:rsidRDefault="00B72835"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72835" w:rsidRPr="003F7CF1" w:rsidRDefault="00B72835"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72835" w:rsidRPr="003F7CF1" w:rsidRDefault="00B72835"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72835" w:rsidRPr="003F7CF1" w:rsidRDefault="00B72835"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72835" w:rsidRPr="003F7CF1" w:rsidRDefault="00B72835"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72835" w:rsidRPr="003F7CF1" w:rsidRDefault="00B72835"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6" w:name="_Toc320485586"/>
      <w:bookmarkStart w:id="5817" w:name="_Toc323656696"/>
      <w:bookmarkStart w:id="5818" w:name="_Toc324085434"/>
      <w:bookmarkStart w:id="5819" w:name="_Toc383781086"/>
      <w:bookmarkStart w:id="5820" w:name="_Toc481936486"/>
      <w:r w:rsidRPr="00EC76D5">
        <w:t>Defining our own types</w:t>
      </w:r>
      <w:bookmarkEnd w:id="5816"/>
      <w:bookmarkEnd w:id="5817"/>
      <w:bookmarkEnd w:id="5818"/>
      <w:bookmarkEnd w:id="5819"/>
      <w:bookmarkEnd w:id="5820"/>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1" w:name="_Toc320485587"/>
      <w:bookmarkStart w:id="5822" w:name="_Toc323656697"/>
      <w:bookmarkStart w:id="5823" w:name="_Toc324085435"/>
      <w:bookmarkStart w:id="5824" w:name="_Toc383781087"/>
      <w:bookmarkStart w:id="5825" w:name="_Toc481936487"/>
      <w:r w:rsidRPr="00EC76D5">
        <w:t>The Type Size</w:t>
      </w:r>
      <w:bookmarkEnd w:id="5821"/>
      <w:bookmarkEnd w:id="5822"/>
      <w:bookmarkEnd w:id="5823"/>
      <w:bookmarkEnd w:id="5824"/>
      <w:bookmarkEnd w:id="5825"/>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6"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7" w:name="_Toc320485588"/>
      <w:bookmarkStart w:id="5828" w:name="_Toc323656698"/>
      <w:bookmarkStart w:id="5829" w:name="_Toc324085436"/>
      <w:bookmarkStart w:id="5830" w:name="_Toc383781088"/>
      <w:bookmarkStart w:id="5831" w:name="_Toc481936488"/>
      <w:r w:rsidRPr="00EC76D5">
        <w:t>Expressions and Operators</w:t>
      </w:r>
      <w:bookmarkEnd w:id="5827"/>
      <w:bookmarkEnd w:id="5828"/>
      <w:bookmarkEnd w:id="5829"/>
      <w:bookmarkEnd w:id="5830"/>
      <w:bookmarkEnd w:id="5831"/>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72835" w:rsidRPr="003F7CF1" w:rsidRDefault="00B7283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24440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72835" w:rsidRPr="003F7CF1" w:rsidRDefault="00B7283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72835" w:rsidRPr="003F7CF1" w:rsidRDefault="00B7283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72835" w:rsidRPr="003F7CF1" w:rsidRDefault="00B7283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72835" w:rsidRPr="003F7CF1" w:rsidRDefault="00B7283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244403"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72835" w:rsidRPr="003F7CF1" w:rsidRDefault="00B72835"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72835" w:rsidRPr="003F7CF1" w:rsidRDefault="00B72835"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72835" w:rsidRPr="003F7CF1" w:rsidRDefault="00B7283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2" w:name="_Toc320485589"/>
      <w:bookmarkStart w:id="5833" w:name="_Toc323656699"/>
      <w:bookmarkStart w:id="5834" w:name="_Toc324085437"/>
      <w:bookmarkStart w:id="5835" w:name="_Toc383781089"/>
      <w:bookmarkStart w:id="5836" w:name="_Toc481936489"/>
      <w:r w:rsidRPr="00EC76D5">
        <w:t>Arithmetic Operators</w:t>
      </w:r>
      <w:bookmarkEnd w:id="5832"/>
      <w:bookmarkEnd w:id="5833"/>
      <w:bookmarkEnd w:id="5834"/>
      <w:bookmarkEnd w:id="5835"/>
      <w:bookmarkEnd w:id="5836"/>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7" w:name="_Toc320485590"/>
      <w:bookmarkStart w:id="5838" w:name="_Toc323656700"/>
      <w:bookmarkStart w:id="5839" w:name="_Toc324085438"/>
      <w:bookmarkStart w:id="5840" w:name="_Toc383781090"/>
      <w:bookmarkStart w:id="5841" w:name="_Toc481936490"/>
      <w:r w:rsidRPr="00EC76D5">
        <w:rPr>
          <w:rStyle w:val="Italic"/>
          <w:i w:val="0"/>
        </w:rPr>
        <w:t>Pointer Arithmetic</w:t>
      </w:r>
      <w:bookmarkEnd w:id="5837"/>
      <w:bookmarkEnd w:id="5838"/>
      <w:bookmarkEnd w:id="5839"/>
      <w:bookmarkEnd w:id="5840"/>
      <w:bookmarkEnd w:id="5841"/>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72835" w:rsidRPr="003F7CF1" w:rsidRDefault="00B7283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72835" w:rsidRPr="003F7CF1" w:rsidRDefault="00B7283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72835" w:rsidRPr="003F7CF1" w:rsidRDefault="00B7283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72835" w:rsidRPr="003F7CF1" w:rsidRDefault="00B7283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72835" w:rsidRPr="003F7CF1" w:rsidRDefault="00B7283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72835" w:rsidRPr="003F7CF1" w:rsidRDefault="00B7283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72835" w:rsidRPr="003F7CF1" w:rsidRDefault="00B7283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72835" w:rsidRPr="003F7CF1" w:rsidRDefault="00B7283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72835" w:rsidRPr="003F7CF1" w:rsidRDefault="00B7283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72835" w:rsidRPr="003F7CF1" w:rsidRDefault="00B72835"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72835" w:rsidRPr="003F7CF1" w:rsidRDefault="00B72835"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72835" w:rsidRPr="003F7CF1" w:rsidRDefault="00B72835"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72835" w:rsidRPr="003F7CF1" w:rsidRDefault="00B72835"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72835" w:rsidRPr="003F7CF1" w:rsidRDefault="00B72835"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72835" w:rsidRPr="003F7CF1" w:rsidRDefault="00B72835"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72835" w:rsidRPr="003F7CF1" w:rsidRDefault="00B72835"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72835" w:rsidRPr="003F7CF1" w:rsidRDefault="00B72835"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72835" w:rsidRPr="003F7CF1" w:rsidRDefault="00B72835"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72835" w:rsidRPr="003F7CF1" w:rsidRDefault="00B72835"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2" w:name="_Toc320485591"/>
      <w:bookmarkStart w:id="5843" w:name="_Toc323656701"/>
      <w:bookmarkStart w:id="5844" w:name="_Toc324085439"/>
      <w:bookmarkStart w:id="5845" w:name="_Toc383781091"/>
      <w:bookmarkStart w:id="5846" w:name="_Toc481936491"/>
      <w:r w:rsidRPr="00EC76D5">
        <w:t>Increment and decrement</w:t>
      </w:r>
      <w:bookmarkEnd w:id="5842"/>
      <w:bookmarkEnd w:id="5843"/>
      <w:bookmarkEnd w:id="5844"/>
      <w:bookmarkEnd w:id="5845"/>
      <w:bookmarkEnd w:id="5846"/>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7" w:name="_Toc320485592"/>
      <w:bookmarkStart w:id="5848" w:name="_Toc323656702"/>
      <w:bookmarkStart w:id="5849" w:name="_Toc324085440"/>
      <w:bookmarkStart w:id="5850" w:name="_Toc383781092"/>
      <w:bookmarkStart w:id="5851" w:name="_Toc481936492"/>
      <w:r w:rsidRPr="00EC76D5">
        <w:t>Relational Operators</w:t>
      </w:r>
      <w:bookmarkEnd w:id="5847"/>
      <w:bookmarkEnd w:id="5848"/>
      <w:bookmarkEnd w:id="5849"/>
      <w:bookmarkEnd w:id="5850"/>
      <w:bookmarkEnd w:id="5851"/>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2" w:name="_Toc320485593"/>
      <w:bookmarkStart w:id="5853" w:name="_Toc323656703"/>
      <w:bookmarkStart w:id="5854" w:name="_Toc324085441"/>
      <w:bookmarkStart w:id="5855" w:name="_Toc383781093"/>
      <w:bookmarkStart w:id="5856" w:name="_Toc481936493"/>
      <w:r w:rsidRPr="00EC76D5">
        <w:t>Logical Operators</w:t>
      </w:r>
      <w:bookmarkEnd w:id="5852"/>
      <w:bookmarkEnd w:id="5853"/>
      <w:bookmarkEnd w:id="5854"/>
      <w:bookmarkEnd w:id="5855"/>
      <w:bookmarkEnd w:id="5856"/>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7" w:name="_Toc320485594"/>
      <w:bookmarkStart w:id="5858" w:name="_Toc323656704"/>
      <w:bookmarkStart w:id="5859" w:name="_Toc324085442"/>
      <w:bookmarkStart w:id="5860" w:name="_Toc383781094"/>
      <w:bookmarkStart w:id="5861" w:name="_Toc481936494"/>
      <w:r w:rsidRPr="00EC76D5">
        <w:t>Bitwise Operators</w:t>
      </w:r>
      <w:bookmarkEnd w:id="5857"/>
      <w:bookmarkEnd w:id="5858"/>
      <w:bookmarkEnd w:id="5859"/>
      <w:bookmarkEnd w:id="5860"/>
      <w:bookmarkEnd w:id="5861"/>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324439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324439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2" w:name="_Toc320485595"/>
      <w:bookmarkStart w:id="5863" w:name="_Toc323656705"/>
      <w:bookmarkStart w:id="5864" w:name="_Toc324085443"/>
      <w:bookmarkStart w:id="5865" w:name="_Toc383781095"/>
      <w:bookmarkStart w:id="5866" w:name="_Toc481936495"/>
      <w:r w:rsidRPr="00EC76D5">
        <w:lastRenderedPageBreak/>
        <w:t>Assignment</w:t>
      </w:r>
      <w:bookmarkEnd w:id="5862"/>
      <w:bookmarkEnd w:id="5863"/>
      <w:bookmarkEnd w:id="5864"/>
      <w:bookmarkEnd w:id="5865"/>
      <w:bookmarkEnd w:id="5866"/>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7" w:name="_Toc320485596"/>
      <w:bookmarkStart w:id="5868" w:name="_Toc323656706"/>
      <w:bookmarkStart w:id="5869" w:name="_Toc324085444"/>
      <w:bookmarkStart w:id="5870" w:name="_Toc383781096"/>
      <w:bookmarkStart w:id="5871" w:name="_Toc481936496"/>
      <w:r w:rsidRPr="00EC76D5">
        <w:t>The Condition Operator</w:t>
      </w:r>
      <w:bookmarkEnd w:id="5867"/>
      <w:bookmarkEnd w:id="5868"/>
      <w:bookmarkEnd w:id="5869"/>
      <w:bookmarkEnd w:id="5870"/>
      <w:bookmarkEnd w:id="5871"/>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2" w:name="_Toc320485597"/>
      <w:bookmarkStart w:id="5873" w:name="_Toc323656707"/>
      <w:bookmarkStart w:id="5874" w:name="_Toc324085445"/>
      <w:bookmarkStart w:id="5875" w:name="_Toc383781097"/>
      <w:bookmarkStart w:id="5876" w:name="_Toc481936497"/>
      <w:r w:rsidRPr="00EC76D5">
        <w:t>Precedence and Associatively</w:t>
      </w:r>
      <w:bookmarkEnd w:id="5872"/>
      <w:bookmarkEnd w:id="5873"/>
      <w:bookmarkEnd w:id="5874"/>
      <w:bookmarkEnd w:id="5875"/>
      <w:bookmarkEnd w:id="5876"/>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7" w:name="_Toc320485598"/>
      <w:bookmarkStart w:id="5878" w:name="_Toc323656708"/>
      <w:bookmarkStart w:id="5879" w:name="_Toc324085446"/>
      <w:bookmarkStart w:id="5880" w:name="_Toc383781098"/>
      <w:bookmarkStart w:id="5881" w:name="_Toc481936498"/>
      <w:r w:rsidRPr="00EC76D5">
        <w:t>Statements</w:t>
      </w:r>
      <w:bookmarkEnd w:id="5877"/>
      <w:bookmarkEnd w:id="5878"/>
      <w:bookmarkEnd w:id="5879"/>
      <w:bookmarkEnd w:id="5880"/>
      <w:bookmarkEnd w:id="5881"/>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2" w:name="_Toc320485599"/>
      <w:bookmarkStart w:id="5883" w:name="_Toc323656709"/>
      <w:bookmarkStart w:id="5884" w:name="_Toc324085447"/>
      <w:bookmarkStart w:id="5885" w:name="_Toc383781099"/>
      <w:bookmarkStart w:id="5886" w:name="_Toc481936499"/>
      <w:r w:rsidRPr="00EC76D5">
        <w:t>Selection statements</w:t>
      </w:r>
      <w:bookmarkEnd w:id="5882"/>
      <w:bookmarkEnd w:id="5883"/>
      <w:bookmarkEnd w:id="5884"/>
      <w:bookmarkEnd w:id="5885"/>
      <w:bookmarkEnd w:id="5886"/>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7" w:name="_Toc320485600"/>
      <w:bookmarkStart w:id="5888" w:name="_Toc323656710"/>
      <w:bookmarkStart w:id="5889" w:name="_Toc324085448"/>
      <w:bookmarkStart w:id="5890" w:name="_Toc383781100"/>
      <w:bookmarkStart w:id="5891" w:name="_Toc481936500"/>
      <w:r w:rsidRPr="00EC76D5">
        <w:t>Iteration statements</w:t>
      </w:r>
      <w:bookmarkEnd w:id="5887"/>
      <w:bookmarkEnd w:id="5888"/>
      <w:bookmarkEnd w:id="5889"/>
      <w:bookmarkEnd w:id="5890"/>
      <w:bookmarkEnd w:id="5891"/>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2" w:name="_Toc320485601"/>
      <w:bookmarkStart w:id="5893" w:name="_Toc323656711"/>
      <w:bookmarkStart w:id="5894" w:name="_Toc324085449"/>
      <w:bookmarkStart w:id="5895" w:name="_Toc383781101"/>
      <w:bookmarkStart w:id="5896" w:name="_Toc481936501"/>
      <w:r w:rsidRPr="00EC76D5">
        <w:t>Jump statements</w:t>
      </w:r>
      <w:bookmarkEnd w:id="5892"/>
      <w:bookmarkEnd w:id="5893"/>
      <w:bookmarkEnd w:id="5894"/>
      <w:bookmarkEnd w:id="5895"/>
      <w:bookmarkEnd w:id="5896"/>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7" w:name="_Toc320485602"/>
      <w:bookmarkStart w:id="5898" w:name="_Toc323656712"/>
      <w:bookmarkStart w:id="5899" w:name="_Toc324085450"/>
      <w:bookmarkStart w:id="5900" w:name="_Toc383781102"/>
      <w:bookmarkStart w:id="5901" w:name="_Toc481936502"/>
      <w:r w:rsidRPr="00EC76D5">
        <w:t>Expression statements</w:t>
      </w:r>
      <w:bookmarkEnd w:id="5897"/>
      <w:bookmarkEnd w:id="5898"/>
      <w:bookmarkEnd w:id="5899"/>
      <w:bookmarkEnd w:id="5900"/>
      <w:bookmarkEnd w:id="5901"/>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2" w:name="_Toc323656713"/>
      <w:bookmarkStart w:id="5903" w:name="_Toc324085451"/>
      <w:bookmarkStart w:id="5904" w:name="_Toc383781103"/>
      <w:bookmarkStart w:id="5905" w:name="_Toc481936503"/>
      <w:r w:rsidRPr="00EC76D5">
        <w:t>Volatile</w:t>
      </w:r>
      <w:bookmarkEnd w:id="5902"/>
      <w:bookmarkEnd w:id="5903"/>
      <w:bookmarkEnd w:id="5904"/>
      <w:bookmarkEnd w:id="5905"/>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6"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7" w:author="Stefan Björnander" w:date="2012-05-06T21:16:00Z">
          <w:pPr>
            <w:pStyle w:val="CommandLine"/>
          </w:pPr>
        </w:pPrChange>
      </w:pPr>
    </w:p>
    <w:p w14:paraId="0D44E5CA" w14:textId="77777777" w:rsidR="00E80032" w:rsidRPr="00EC76D5" w:rsidRDefault="00E80032">
      <w:pPr>
        <w:pStyle w:val="Code"/>
        <w:pPrChange w:id="5908" w:author="Stefan Björnander" w:date="2012-05-06T21:16:00Z">
          <w:pPr>
            <w:pStyle w:val="CommandLine"/>
          </w:pPr>
        </w:pPrChange>
      </w:pPr>
      <w:r w:rsidRPr="00EC76D5">
        <w:rPr>
          <w:rFonts w:eastAsia="Times New Roman"/>
          <w:noProof w:val="0"/>
          <w:color w:val="000000" w:themeColor="text1"/>
          <w:rPrChange w:id="5909"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5910"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11"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2" w:name="_Toc320485603"/>
      <w:bookmarkStart w:id="5913" w:name="_Toc323656714"/>
      <w:bookmarkStart w:id="5914" w:name="_Toc324085452"/>
      <w:bookmarkStart w:id="5915" w:name="_Toc383781104"/>
      <w:bookmarkStart w:id="5916" w:name="_Toc481936504"/>
      <w:r w:rsidRPr="00EC76D5">
        <w:lastRenderedPageBreak/>
        <w:t>Functions</w:t>
      </w:r>
      <w:bookmarkEnd w:id="5912"/>
      <w:bookmarkEnd w:id="5913"/>
      <w:bookmarkEnd w:id="5914"/>
      <w:bookmarkEnd w:id="5915"/>
      <w:bookmarkEnd w:id="5916"/>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72835" w:rsidRPr="003F7CF1" w:rsidRDefault="00B7283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72835" w:rsidRPr="003F7CF1" w:rsidRDefault="00B7283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72835" w:rsidRPr="003F7CF1" w:rsidRDefault="00B7283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72835" w:rsidRPr="003F7CF1" w:rsidRDefault="00B7283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72835" w:rsidRPr="003F7CF1" w:rsidRDefault="00B72835"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72835" w:rsidRPr="003F7CF1" w:rsidRDefault="00B7283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72835" w:rsidRPr="003F7CF1" w:rsidRDefault="00B7283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72835" w:rsidRPr="003F7CF1" w:rsidRDefault="00B7283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72835" w:rsidRPr="003F7CF1" w:rsidRDefault="00B7283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72835" w:rsidRPr="003F7CF1" w:rsidRDefault="00B72835"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72835" w:rsidRPr="003F7CF1" w:rsidRDefault="00B72835"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72835" w:rsidRPr="003F7CF1" w:rsidRDefault="00B7283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7" w:name="_Toc320485604"/>
      <w:bookmarkStart w:id="5918" w:name="_Toc323656715"/>
      <w:bookmarkStart w:id="5919" w:name="_Toc324085453"/>
      <w:bookmarkStart w:id="5920" w:name="_Toc383781105"/>
      <w:bookmarkStart w:id="5921" w:name="_Toc481936505"/>
      <w:r w:rsidRPr="00EC76D5">
        <w:t>Void Functions</w:t>
      </w:r>
      <w:bookmarkEnd w:id="5917"/>
      <w:bookmarkEnd w:id="5918"/>
      <w:bookmarkEnd w:id="5919"/>
      <w:bookmarkEnd w:id="5920"/>
      <w:bookmarkEnd w:id="5921"/>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2" w:name="_Toc320485605"/>
      <w:bookmarkStart w:id="5923" w:name="_Toc323656716"/>
      <w:bookmarkStart w:id="5924" w:name="_Toc324085454"/>
      <w:bookmarkStart w:id="5925" w:name="_Toc383781106"/>
      <w:bookmarkStart w:id="5926" w:name="_Toc481936506"/>
      <w:r w:rsidRPr="00EC76D5">
        <w:t>Local and global variables</w:t>
      </w:r>
      <w:bookmarkEnd w:id="5922"/>
      <w:bookmarkEnd w:id="5923"/>
      <w:bookmarkEnd w:id="5924"/>
      <w:bookmarkEnd w:id="5925"/>
      <w:bookmarkEnd w:id="5926"/>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7" w:name="_Toc323656717"/>
      <w:bookmarkStart w:id="5928" w:name="_Toc324085455"/>
      <w:bookmarkStart w:id="5929" w:name="_Toc383781107"/>
      <w:bookmarkStart w:id="5930" w:name="_Toc481936507"/>
      <w:r w:rsidRPr="00EC76D5">
        <w:t>Inner Blocks with Local Variables</w:t>
      </w:r>
      <w:bookmarkEnd w:id="5927"/>
      <w:bookmarkEnd w:id="5928"/>
      <w:bookmarkEnd w:id="5929"/>
      <w:bookmarkEnd w:id="5930"/>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5931"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5932"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3" w:author="Stefan Björnander" w:date="2012-05-06T21:51:00Z">
            <w:rPr>
              <w:color w:val="0000FF"/>
            </w:rPr>
          </w:rPrChange>
        </w:rPr>
        <w:t>struct</w:t>
      </w:r>
      <w:r w:rsidRPr="00EC76D5">
        <w:t xml:space="preserve"> IntPair Block(</w:t>
      </w:r>
      <w:r w:rsidRPr="00EC76D5">
        <w:rPr>
          <w:color w:val="000000" w:themeColor="text1"/>
          <w:rPrChange w:id="5934"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5" w:name="_Toc320485606"/>
      <w:bookmarkStart w:id="5936" w:name="_Toc323656718"/>
      <w:bookmarkStart w:id="5937" w:name="_Toc324085456"/>
      <w:bookmarkStart w:id="5938" w:name="_Toc383781108"/>
      <w:bookmarkStart w:id="5939" w:name="_Toc481936508"/>
      <w:r w:rsidRPr="00EC76D5">
        <w:t>Call-by-Value and Call-by-Reference</w:t>
      </w:r>
      <w:bookmarkEnd w:id="5935"/>
      <w:bookmarkEnd w:id="5936"/>
      <w:bookmarkEnd w:id="5937"/>
      <w:bookmarkEnd w:id="5938"/>
      <w:bookmarkEnd w:id="5939"/>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72835" w:rsidRPr="003F7CF1" w:rsidRDefault="00B728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72835" w:rsidRPr="003F7CF1" w:rsidRDefault="00B728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72835" w:rsidRPr="003F7CF1" w:rsidRDefault="00B7283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72835" w:rsidRPr="003F7CF1" w:rsidRDefault="00B728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72835" w:rsidRPr="003F7CF1" w:rsidRDefault="00B728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72835" w:rsidRPr="003F7CF1" w:rsidRDefault="00B728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72835" w:rsidRPr="003F7CF1" w:rsidRDefault="00B7283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72835" w:rsidRPr="003F7CF1" w:rsidRDefault="00B728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72835" w:rsidRPr="003F7CF1" w:rsidRDefault="00B728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72835" w:rsidRPr="003F7CF1" w:rsidRDefault="00B728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72835" w:rsidRPr="003F7CF1" w:rsidRDefault="00B7283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72835" w:rsidRPr="003F7CF1" w:rsidRDefault="00B728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72835" w:rsidRPr="003F7CF1" w:rsidRDefault="00B728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72835" w:rsidRPr="003F7CF1" w:rsidRDefault="00B728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72835" w:rsidRPr="003F7CF1" w:rsidRDefault="00B728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72835" w:rsidRPr="003F7CF1" w:rsidRDefault="00B728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72835" w:rsidRPr="003F7CF1" w:rsidRDefault="00B728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72835" w:rsidRPr="003F7CF1" w:rsidRDefault="00B728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72835" w:rsidRPr="003F7CF1" w:rsidRDefault="00B728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72835" w:rsidRPr="003F7CF1" w:rsidRDefault="00B728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72835" w:rsidRPr="003F7CF1" w:rsidRDefault="00B728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72835" w:rsidRPr="003F7CF1" w:rsidRDefault="00B728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72835" w:rsidRPr="003F7CF1" w:rsidRDefault="00B728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72835" w:rsidRPr="003F7CF1" w:rsidRDefault="00B728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72835" w:rsidRPr="003F7CF1" w:rsidRDefault="00B728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72835" w:rsidRPr="003F7CF1" w:rsidRDefault="00B728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72835" w:rsidRPr="003F7CF1" w:rsidRDefault="00B728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72835" w:rsidRPr="003F7CF1" w:rsidRDefault="00B72835"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72835" w:rsidRPr="003F7CF1" w:rsidRDefault="00B72835"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72835" w:rsidRPr="003F7CF1" w:rsidRDefault="00B72835"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72835" w:rsidRPr="003F7CF1" w:rsidRDefault="00B72835"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72835" w:rsidRPr="003F7CF1" w:rsidRDefault="00B72835"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72835" w:rsidRPr="003F7CF1" w:rsidRDefault="00B72835"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72835" w:rsidRPr="003F7CF1" w:rsidRDefault="00B72835"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72835" w:rsidRPr="003F7CF1" w:rsidRDefault="00B72835"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72835" w:rsidRPr="003F7CF1" w:rsidRDefault="00B72835"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72835" w:rsidRPr="003F7CF1" w:rsidRDefault="00B72835"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72835" w:rsidRPr="003F7CF1" w:rsidRDefault="00B72835"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72835" w:rsidRPr="003F7CF1" w:rsidRDefault="00B72835"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72835" w:rsidRPr="003F7CF1" w:rsidRDefault="00B72835"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72835" w:rsidRPr="003F7CF1" w:rsidRDefault="00B72835"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72835" w:rsidRPr="003F7CF1" w:rsidRDefault="00B72835"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72835" w:rsidRPr="003F7CF1" w:rsidRDefault="00B72835"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72835" w:rsidRPr="003F7CF1" w:rsidRDefault="00B72835"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72835" w:rsidRPr="003F7CF1" w:rsidRDefault="00B72835"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72835" w:rsidRPr="003F7CF1" w:rsidRDefault="00B72835"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72835" w:rsidRPr="003F7CF1" w:rsidRDefault="00B72835"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72835" w:rsidRPr="003F7CF1" w:rsidRDefault="00B72835"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72835" w:rsidRPr="003F7CF1" w:rsidRDefault="00B72835"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72835" w:rsidRPr="003F7CF1" w:rsidRDefault="00B72835"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72835" w:rsidRPr="003F7CF1" w:rsidRDefault="00B72835"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72835" w:rsidRPr="003F7CF1" w:rsidRDefault="00B72835"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72835" w:rsidRPr="003F7CF1" w:rsidRDefault="00B72835"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72835" w:rsidRPr="003F7CF1" w:rsidRDefault="00B7283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72835" w:rsidRPr="003F7CF1" w:rsidRDefault="00B728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72835" w:rsidRPr="003F7CF1" w:rsidRDefault="00B728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72835" w:rsidRPr="003F7CF1" w:rsidRDefault="00B728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72835" w:rsidRPr="003F7CF1" w:rsidRDefault="00B728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72835" w:rsidRPr="003F7CF1" w:rsidRDefault="00B728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72835" w:rsidRPr="003F7CF1" w:rsidRDefault="00B728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72835" w:rsidRPr="003F7CF1" w:rsidRDefault="00B7283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72835" w:rsidRPr="003F7CF1" w:rsidRDefault="00B728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72835" w:rsidRPr="003F7CF1" w:rsidRDefault="00B728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72835" w:rsidRPr="003F7CF1" w:rsidRDefault="00B728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72835" w:rsidRPr="003F7CF1" w:rsidRDefault="00B728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72835" w:rsidRPr="003F7CF1" w:rsidRDefault="00B728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72835" w:rsidRPr="003F7CF1" w:rsidRDefault="00B728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72835" w:rsidRPr="003F7CF1" w:rsidRDefault="00B728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72835" w:rsidRPr="003F7CF1" w:rsidRDefault="00B728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72835" w:rsidRPr="003F7CF1" w:rsidRDefault="00B728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72835" w:rsidRPr="003F7CF1" w:rsidRDefault="00B728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72835" w:rsidRPr="003F7CF1" w:rsidRDefault="00B728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72835" w:rsidRPr="003F7CF1" w:rsidRDefault="00B728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72835" w:rsidRPr="003F7CF1" w:rsidRDefault="00B728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72835" w:rsidRPr="003F7CF1" w:rsidRDefault="00B7283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72835" w:rsidRPr="003F7CF1" w:rsidRDefault="00B728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72835" w:rsidRPr="003F7CF1" w:rsidRDefault="00B728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72835" w:rsidRPr="003F7CF1" w:rsidRDefault="00B728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72835" w:rsidRPr="003F7CF1" w:rsidRDefault="00B728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72835" w:rsidRPr="003F7CF1" w:rsidRDefault="00B728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72835" w:rsidRPr="003F7CF1" w:rsidRDefault="00B72835"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72835" w:rsidRPr="003F7CF1" w:rsidRDefault="00B72835"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72835" w:rsidRPr="003F7CF1" w:rsidRDefault="00B72835"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72835" w:rsidRPr="003F7CF1" w:rsidRDefault="00B72835"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72835" w:rsidRPr="003F7CF1" w:rsidRDefault="00B72835"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72835" w:rsidRPr="003F7CF1" w:rsidRDefault="00B72835"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72835" w:rsidRPr="003F7CF1" w:rsidRDefault="00B72835"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72835" w:rsidRPr="003F7CF1" w:rsidRDefault="00B72835"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72835" w:rsidRPr="003F7CF1" w:rsidRDefault="00B72835"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72835" w:rsidRPr="003F7CF1" w:rsidRDefault="00B72835"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72835" w:rsidRPr="003F7CF1" w:rsidRDefault="00B72835"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72835" w:rsidRPr="003F7CF1" w:rsidRDefault="00B72835"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72835" w:rsidRPr="003F7CF1" w:rsidRDefault="00B72835"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72835" w:rsidRPr="003F7CF1" w:rsidRDefault="00B72835"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72835" w:rsidRPr="003F7CF1" w:rsidRDefault="00B72835"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72835" w:rsidRPr="003F7CF1" w:rsidRDefault="00B72835"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72835" w:rsidRPr="003F7CF1" w:rsidRDefault="00B72835"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72835" w:rsidRPr="003F7CF1" w:rsidRDefault="00B72835"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72835" w:rsidRPr="003F7CF1" w:rsidRDefault="00B72835"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72835" w:rsidRPr="003F7CF1" w:rsidRDefault="00B72835"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72835" w:rsidRPr="003F7CF1" w:rsidRDefault="00B72835"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72835" w:rsidRPr="003F7CF1" w:rsidRDefault="00B72835"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72835" w:rsidRPr="003F7CF1" w:rsidRDefault="00B72835"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72835" w:rsidRPr="003F7CF1" w:rsidRDefault="00B72835"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72835" w:rsidRPr="003F7CF1" w:rsidRDefault="00B72835"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72835" w:rsidRPr="003F7CF1" w:rsidRDefault="00B72835"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72835" w:rsidRPr="003F7CF1" w:rsidRDefault="00B72835"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72835" w:rsidRPr="003F7CF1" w:rsidRDefault="00B72835"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72835" w:rsidRPr="003F7CF1" w:rsidRDefault="00B72835"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72835" w:rsidRPr="003F7CF1" w:rsidRDefault="00B72835"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72835" w:rsidRPr="003F7CF1" w:rsidRDefault="00B72835"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40" w:name="_Toc320485607"/>
      <w:bookmarkStart w:id="5941" w:name="_Toc323656719"/>
      <w:bookmarkStart w:id="5942" w:name="_Toc324085457"/>
      <w:bookmarkStart w:id="5943" w:name="_Toc383781109"/>
      <w:bookmarkStart w:id="5944" w:name="_Toc481936509"/>
      <w:r w:rsidRPr="00EC76D5">
        <w:t>Static, Extern, and Register Variables</w:t>
      </w:r>
      <w:bookmarkEnd w:id="5940"/>
      <w:bookmarkEnd w:id="5941"/>
      <w:bookmarkEnd w:id="5942"/>
      <w:bookmarkEnd w:id="5943"/>
      <w:bookmarkEnd w:id="5944"/>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5" w:name="_Toc320485608"/>
      <w:bookmarkStart w:id="5946" w:name="_Toc323656720"/>
      <w:bookmarkStart w:id="5947" w:name="_Toc324085458"/>
      <w:bookmarkStart w:id="5948" w:name="_Toc383781110"/>
      <w:bookmarkStart w:id="5949" w:name="_Toc481936510"/>
      <w:r w:rsidRPr="00EC76D5">
        <w:lastRenderedPageBreak/>
        <w:t>Recursion</w:t>
      </w:r>
      <w:bookmarkEnd w:id="5945"/>
      <w:bookmarkEnd w:id="5946"/>
      <w:bookmarkEnd w:id="5947"/>
      <w:bookmarkEnd w:id="5948"/>
      <w:bookmarkEnd w:id="5949"/>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324440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5950" w:name="_Toc320485609"/>
      <w:bookmarkStart w:id="5951" w:name="_Toc323656721"/>
      <w:bookmarkStart w:id="5952" w:name="_Toc324085459"/>
      <w:bookmarkStart w:id="5953" w:name="_Toc383781111"/>
      <w:bookmarkStart w:id="5954" w:name="_Toc481936511"/>
      <w:proofErr w:type="spellStart"/>
      <w:r w:rsidRPr="00EC76D5">
        <w:t>Def</w:t>
      </w:r>
      <w:r w:rsidR="002F35C1">
        <w:t>initializer</w:t>
      </w:r>
      <w:r w:rsidRPr="00EC76D5">
        <w:t>ion</w:t>
      </w:r>
      <w:proofErr w:type="spellEnd"/>
      <w:r w:rsidRPr="00EC76D5">
        <w:t xml:space="preserve"> and Declaration</w:t>
      </w:r>
      <w:bookmarkEnd w:id="5950"/>
      <w:bookmarkEnd w:id="5951"/>
      <w:bookmarkEnd w:id="5952"/>
      <w:bookmarkEnd w:id="5953"/>
      <w:bookmarkEnd w:id="5954"/>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3244401"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324440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5" w:name="_Toc320485610"/>
      <w:bookmarkStart w:id="5956" w:name="_Toc323656722"/>
      <w:bookmarkStart w:id="5957" w:name="_Toc324085460"/>
      <w:bookmarkStart w:id="5958" w:name="_Toc383781112"/>
      <w:bookmarkStart w:id="5959" w:name="_Toc481936512"/>
      <w:r w:rsidRPr="00EC76D5">
        <w:t>Higher-Order Functions</w:t>
      </w:r>
      <w:bookmarkEnd w:id="5955"/>
      <w:bookmarkEnd w:id="5956"/>
      <w:bookmarkEnd w:id="5957"/>
      <w:bookmarkEnd w:id="5958"/>
      <w:bookmarkEnd w:id="5959"/>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60" w:name="_Toc320485611"/>
      <w:bookmarkStart w:id="5961" w:name="_Toc323656723"/>
      <w:bookmarkStart w:id="5962" w:name="_Toc324085461"/>
      <w:bookmarkStart w:id="5963" w:name="_Toc383781113"/>
      <w:bookmarkStart w:id="5964" w:name="_Ref383865210"/>
      <w:bookmarkStart w:id="5965" w:name="_Toc481936513"/>
      <w:r w:rsidRPr="00EC76D5">
        <w:lastRenderedPageBreak/>
        <w:t>Structures and Linked Lists</w:t>
      </w:r>
      <w:bookmarkEnd w:id="5960"/>
      <w:bookmarkEnd w:id="5961"/>
      <w:bookmarkEnd w:id="5962"/>
      <w:bookmarkEnd w:id="5963"/>
      <w:bookmarkEnd w:id="5964"/>
      <w:bookmarkEnd w:id="5965"/>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72835" w:rsidRPr="003F7CF1" w:rsidRDefault="00B728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72835" w:rsidRPr="003F7CF1" w:rsidRDefault="00B7283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72835" w:rsidRPr="003F7CF1" w:rsidRDefault="00B7283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72835" w:rsidRPr="003F7CF1" w:rsidRDefault="00B728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72835" w:rsidRPr="003F7CF1" w:rsidRDefault="00B7283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72835" w:rsidRPr="003F7CF1" w:rsidRDefault="00B7283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72835" w:rsidRPr="003F7CF1" w:rsidRDefault="00B7283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72835" w:rsidRPr="003F7CF1" w:rsidRDefault="00B7283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72835" w:rsidRPr="003F7CF1" w:rsidRDefault="00B7283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72835" w:rsidRPr="003F7CF1" w:rsidRDefault="00B7283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72835" w:rsidRPr="003F7CF1" w:rsidRDefault="00B72835"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72835" w:rsidRPr="003F7CF1" w:rsidRDefault="00B72835"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72835" w:rsidRPr="003F7CF1" w:rsidRDefault="00B72835"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72835" w:rsidRPr="003F7CF1" w:rsidRDefault="00B72835"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72835" w:rsidRPr="003F7CF1" w:rsidRDefault="00B72835"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72835" w:rsidRPr="003F7CF1" w:rsidRDefault="00B72835"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72835" w:rsidRPr="003F7CF1" w:rsidRDefault="00B72835"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72835" w:rsidRPr="003F7CF1" w:rsidRDefault="00B72835"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72835" w:rsidRPr="003F7CF1" w:rsidRDefault="00B72835"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72835" w:rsidRPr="003F7CF1" w:rsidRDefault="00B72835"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72835" w:rsidRPr="003F7CF1" w:rsidRDefault="00B72835"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72835" w:rsidRPr="003F7CF1" w:rsidRDefault="00B72835"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72835" w:rsidRPr="003F7CF1" w:rsidRDefault="00B7283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6" w:name="_Toc320485612"/>
      <w:bookmarkStart w:id="5967" w:name="_Toc323656724"/>
      <w:bookmarkStart w:id="5968" w:name="_Toc324085462"/>
      <w:bookmarkStart w:id="5969" w:name="_Toc383781114"/>
      <w:bookmarkStart w:id="5970" w:name="_Toc481936514"/>
      <w:r w:rsidRPr="00EC76D5">
        <w:t>Stacks and Linked Lists</w:t>
      </w:r>
      <w:bookmarkEnd w:id="5966"/>
      <w:bookmarkEnd w:id="5967"/>
      <w:bookmarkEnd w:id="5968"/>
      <w:bookmarkEnd w:id="5969"/>
      <w:bookmarkEnd w:id="5970"/>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72835" w:rsidRPr="003F7CF1" w:rsidRDefault="00B728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72835" w:rsidRPr="003F7CF1" w:rsidRDefault="00B728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72835" w:rsidRPr="003F7CF1" w:rsidRDefault="00B7283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72835" w:rsidRPr="003F7CF1" w:rsidRDefault="00B72835" w:rsidP="00E80032">
                              <w:pPr>
                                <w:pStyle w:val="SourceCodeBoxText"/>
                                <w:rPr>
                                  <w:sz w:val="19"/>
                                  <w:szCs w:val="19"/>
                                  <w:lang w:val="en-US"/>
                                </w:rPr>
                              </w:pPr>
                              <w:r w:rsidRPr="003F7CF1">
                                <w:rPr>
                                  <w:sz w:val="19"/>
                                  <w:szCs w:val="19"/>
                                  <w:lang w:val="en-US"/>
                                </w:rPr>
                                <w:t>push 1</w:t>
                              </w:r>
                            </w:p>
                            <w:p w14:paraId="3C159322" w14:textId="77777777" w:rsidR="00B72835" w:rsidRPr="003F7CF1" w:rsidRDefault="00B72835" w:rsidP="00E80032">
                              <w:pPr>
                                <w:pStyle w:val="SourceCodeBoxText"/>
                                <w:rPr>
                                  <w:sz w:val="19"/>
                                  <w:szCs w:val="19"/>
                                  <w:lang w:val="en-US"/>
                                </w:rPr>
                              </w:pPr>
                              <w:r w:rsidRPr="003F7CF1">
                                <w:rPr>
                                  <w:sz w:val="19"/>
                                  <w:szCs w:val="19"/>
                                  <w:lang w:val="en-US"/>
                                </w:rPr>
                                <w:t>push 2</w:t>
                              </w:r>
                            </w:p>
                            <w:p w14:paraId="22BA48C9" w14:textId="77777777" w:rsidR="00B72835" w:rsidRPr="003F7CF1" w:rsidRDefault="00B72835" w:rsidP="00E80032">
                              <w:pPr>
                                <w:pStyle w:val="SourceCodeBoxText"/>
                                <w:rPr>
                                  <w:sz w:val="19"/>
                                  <w:szCs w:val="19"/>
                                  <w:lang w:val="en-US"/>
                                </w:rPr>
                              </w:pPr>
                              <w:r w:rsidRPr="003F7CF1">
                                <w:rPr>
                                  <w:sz w:val="19"/>
                                  <w:szCs w:val="19"/>
                                  <w:lang w:val="en-US"/>
                                </w:rPr>
                                <w:t>push 3</w:t>
                              </w:r>
                            </w:p>
                            <w:p w14:paraId="5F86FACB"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72835" w:rsidRPr="003F7CF1" w:rsidRDefault="00B72835"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72835" w:rsidRPr="003F7CF1" w:rsidRDefault="00B72835"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72835" w:rsidRPr="003F7CF1" w:rsidRDefault="00B72835"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72835" w:rsidRPr="003F7CF1" w:rsidRDefault="00B72835" w:rsidP="00E80032">
                        <w:pPr>
                          <w:pStyle w:val="SourceCodeBoxText"/>
                          <w:rPr>
                            <w:sz w:val="19"/>
                            <w:szCs w:val="19"/>
                            <w:lang w:val="en-US"/>
                          </w:rPr>
                        </w:pPr>
                        <w:r w:rsidRPr="003F7CF1">
                          <w:rPr>
                            <w:sz w:val="19"/>
                            <w:szCs w:val="19"/>
                            <w:lang w:val="en-US"/>
                          </w:rPr>
                          <w:t>push 1</w:t>
                        </w:r>
                      </w:p>
                      <w:p w14:paraId="3C159322" w14:textId="77777777" w:rsidR="00B72835" w:rsidRPr="003F7CF1" w:rsidRDefault="00B72835" w:rsidP="00E80032">
                        <w:pPr>
                          <w:pStyle w:val="SourceCodeBoxText"/>
                          <w:rPr>
                            <w:sz w:val="19"/>
                            <w:szCs w:val="19"/>
                            <w:lang w:val="en-US"/>
                          </w:rPr>
                        </w:pPr>
                        <w:r w:rsidRPr="003F7CF1">
                          <w:rPr>
                            <w:sz w:val="19"/>
                            <w:szCs w:val="19"/>
                            <w:lang w:val="en-US"/>
                          </w:rPr>
                          <w:t>push 2</w:t>
                        </w:r>
                      </w:p>
                      <w:p w14:paraId="22BA48C9" w14:textId="77777777" w:rsidR="00B72835" w:rsidRPr="003F7CF1" w:rsidRDefault="00B72835" w:rsidP="00E80032">
                        <w:pPr>
                          <w:pStyle w:val="SourceCodeBoxText"/>
                          <w:rPr>
                            <w:sz w:val="19"/>
                            <w:szCs w:val="19"/>
                            <w:lang w:val="en-US"/>
                          </w:rPr>
                        </w:pPr>
                        <w:r w:rsidRPr="003F7CF1">
                          <w:rPr>
                            <w:sz w:val="19"/>
                            <w:szCs w:val="19"/>
                            <w:lang w:val="en-US"/>
                          </w:rPr>
                          <w:t>push 3</w:t>
                        </w:r>
                      </w:p>
                      <w:p w14:paraId="5F86FACB" w14:textId="77777777" w:rsidR="00B72835" w:rsidRPr="003F7CF1" w:rsidRDefault="00B72835"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72835" w:rsidRPr="003F7CF1" w:rsidRDefault="00B728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72835" w:rsidRPr="003F7CF1" w:rsidRDefault="00B728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72835" w:rsidRPr="003F7CF1" w:rsidRDefault="00B728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72835" w:rsidRPr="003F7CF1" w:rsidRDefault="00B728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72835" w:rsidRPr="003F7CF1" w:rsidRDefault="00B728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72835" w:rsidRPr="003F7CF1" w:rsidRDefault="00B728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72835" w:rsidRPr="003F7CF1" w:rsidRDefault="00B7283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72835" w:rsidRPr="003F7CF1" w:rsidRDefault="00B728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72835" w:rsidRPr="003F7CF1" w:rsidRDefault="00B728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72835" w:rsidRPr="003F7CF1" w:rsidRDefault="00B7283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72835" w:rsidRPr="003F7CF1" w:rsidRDefault="00B72835"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72835" w:rsidRPr="003F7CF1" w:rsidRDefault="00B72835"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72835" w:rsidRPr="003F7CF1" w:rsidRDefault="00B72835"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72835" w:rsidRPr="003F7CF1" w:rsidRDefault="00B72835"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72835" w:rsidRPr="003F7CF1" w:rsidRDefault="00B72835"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72835" w:rsidRPr="003F7CF1" w:rsidRDefault="00B72835"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72835" w:rsidRPr="003F7CF1" w:rsidRDefault="00B72835"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72835" w:rsidRPr="003F7CF1" w:rsidRDefault="00B72835"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72835" w:rsidRPr="003F7CF1" w:rsidRDefault="00B72835"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72835" w:rsidRPr="003F7CF1" w:rsidRDefault="00B72835"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72835" w:rsidRPr="003F7CF1" w:rsidRDefault="00B72835"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72835" w:rsidRPr="003F7CF1" w:rsidRDefault="00B72835"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72835" w:rsidRPr="003F7CF1" w:rsidRDefault="00B72835"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72835" w:rsidRPr="003F7CF1" w:rsidRDefault="00B72835"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72835" w:rsidRPr="003F7CF1" w:rsidRDefault="00B72835"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72835" w:rsidRPr="003F7CF1" w:rsidRDefault="00B72835"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72835" w:rsidRPr="003F7CF1" w:rsidRDefault="00B72835"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72835" w:rsidRPr="003F7CF1" w:rsidRDefault="00B72835"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72835" w:rsidRPr="003F7CF1" w:rsidRDefault="00B72835"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72835" w:rsidRPr="003F7CF1" w:rsidRDefault="00B72835"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72835" w:rsidRPr="003F7CF1" w:rsidRDefault="00B72835"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72835" w:rsidRPr="003F7CF1" w:rsidRDefault="00B72835"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72835" w:rsidRPr="003F7CF1" w:rsidRDefault="00B728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B72835" w:rsidRPr="003F7CF1" w:rsidRDefault="00B72835"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72835" w:rsidRPr="003F7CF1" w:rsidRDefault="00B72835" w:rsidP="00E80032">
                              <w:pPr>
                                <w:pStyle w:val="SourceCodeBoxText"/>
                                <w:rPr>
                                  <w:sz w:val="19"/>
                                  <w:szCs w:val="19"/>
                                  <w:lang w:val="en-US"/>
                                </w:rPr>
                              </w:pPr>
                              <w:r w:rsidRPr="003F7CF1">
                                <w:rPr>
                                  <w:sz w:val="19"/>
                                  <w:szCs w:val="19"/>
                                  <w:lang w:val="en-US"/>
                                </w:rPr>
                                <w:t>3</w:t>
                              </w:r>
                            </w:p>
                            <w:p w14:paraId="40F6D3AC" w14:textId="77777777" w:rsidR="00B72835" w:rsidRPr="003F7CF1" w:rsidRDefault="00B7283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72835" w:rsidRPr="003F7CF1" w:rsidRDefault="00B728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72835" w:rsidRPr="003F7CF1" w:rsidRDefault="00B728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72835" w:rsidRPr="003F7CF1" w:rsidRDefault="00B728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72835" w:rsidRPr="003F7CF1" w:rsidRDefault="00B728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72835" w:rsidRPr="003F7CF1" w:rsidRDefault="00B728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72835" w:rsidRPr="003F7CF1" w:rsidRDefault="00B728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72835" w:rsidRPr="003F7CF1" w:rsidRDefault="00B7283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72835" w:rsidRPr="003F7CF1" w:rsidRDefault="00B72835"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72835" w:rsidRPr="003F7CF1" w:rsidRDefault="00B728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72835" w:rsidRPr="003F7CF1" w:rsidRDefault="00B72835"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72835" w:rsidRPr="003F7CF1" w:rsidRDefault="00B72835" w:rsidP="00E80032">
                        <w:pPr>
                          <w:pStyle w:val="SourceCodeBoxText"/>
                          <w:rPr>
                            <w:sz w:val="19"/>
                            <w:szCs w:val="19"/>
                            <w:lang w:val="en-US"/>
                          </w:rPr>
                        </w:pPr>
                        <w:r w:rsidRPr="003F7CF1">
                          <w:rPr>
                            <w:sz w:val="19"/>
                            <w:szCs w:val="19"/>
                            <w:lang w:val="en-US"/>
                          </w:rPr>
                          <w:t>3</w:t>
                        </w:r>
                      </w:p>
                      <w:p w14:paraId="40F6D3AC" w14:textId="77777777" w:rsidR="00B72835" w:rsidRPr="003F7CF1" w:rsidRDefault="00B72835"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72835" w:rsidRPr="003F7CF1" w:rsidRDefault="00B72835"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72835" w:rsidRPr="003F7CF1" w:rsidRDefault="00B72835"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72835" w:rsidRPr="003F7CF1" w:rsidRDefault="00B72835"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72835" w:rsidRPr="003F7CF1" w:rsidRDefault="00B72835"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72835" w:rsidRPr="003F7CF1" w:rsidRDefault="00B72835"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72835" w:rsidRPr="003F7CF1" w:rsidRDefault="00B72835"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72835" w:rsidRPr="003F7CF1" w:rsidRDefault="00B72835"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72835" w:rsidRPr="003F7CF1" w:rsidRDefault="00B72835"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72835" w:rsidRPr="003F7CF1" w:rsidRDefault="00B72835"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72835" w:rsidRPr="003F7CF1" w:rsidRDefault="00B72835"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72835" w:rsidRPr="003F7CF1" w:rsidRDefault="00B72835"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72835" w:rsidRPr="003F7CF1" w:rsidRDefault="00B72835"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72835" w:rsidRPr="003F7CF1" w:rsidRDefault="00B72835"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71" w:name="_Toc320485613"/>
      <w:bookmarkStart w:id="5972" w:name="_Toc323656725"/>
      <w:bookmarkStart w:id="5973" w:name="_Toc324085463"/>
      <w:bookmarkStart w:id="5974" w:name="_Toc383781115"/>
      <w:bookmarkStart w:id="5975" w:name="_Toc481936515"/>
      <w:r w:rsidRPr="00EC76D5">
        <w:t>Unions</w:t>
      </w:r>
      <w:bookmarkEnd w:id="5971"/>
      <w:bookmarkEnd w:id="5972"/>
      <w:bookmarkEnd w:id="5973"/>
      <w:bookmarkEnd w:id="5974"/>
      <w:bookmarkEnd w:id="5975"/>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6" w:name="_Toc320485614"/>
      <w:bookmarkStart w:id="5977" w:name="_Toc323656726"/>
      <w:bookmarkStart w:id="5978" w:name="_Toc324085464"/>
      <w:bookmarkStart w:id="5979" w:name="_Toc383781116"/>
      <w:bookmarkStart w:id="5980" w:name="_Toc481936516"/>
      <w:r w:rsidRPr="00EC76D5">
        <w:t>Bitfields</w:t>
      </w:r>
      <w:bookmarkEnd w:id="5976"/>
      <w:bookmarkEnd w:id="5977"/>
      <w:bookmarkEnd w:id="5978"/>
      <w:bookmarkEnd w:id="5979"/>
      <w:bookmarkEnd w:id="5980"/>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81"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2" w:name="_Toc320485616"/>
      <w:bookmarkStart w:id="5983" w:name="_Toc323656727"/>
      <w:bookmarkStart w:id="5984" w:name="_Toc324085465"/>
      <w:bookmarkStart w:id="5985" w:name="_Toc383781117"/>
      <w:bookmarkStart w:id="5986" w:name="_Toc481936517"/>
      <w:r w:rsidRPr="00EC76D5">
        <w:t>Structures with function pointers</w:t>
      </w:r>
      <w:bookmarkEnd w:id="5982"/>
      <w:bookmarkEnd w:id="5983"/>
      <w:bookmarkEnd w:id="5984"/>
      <w:bookmarkEnd w:id="5985"/>
      <w:bookmarkEnd w:id="5986"/>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7" w:name="_Toc320485619"/>
      <w:bookmarkStart w:id="5988" w:name="_Toc323656728"/>
      <w:bookmarkStart w:id="5989" w:name="_Toc324085466"/>
      <w:bookmarkStart w:id="5990" w:name="_Toc383781118"/>
      <w:bookmarkStart w:id="5991" w:name="_Ref383781494"/>
      <w:bookmarkStart w:id="5992" w:name="_Ref383865235"/>
      <w:bookmarkStart w:id="5993" w:name="_Ref383865434"/>
      <w:bookmarkStart w:id="5994" w:name="_Ref383866090"/>
      <w:bookmarkStart w:id="5995" w:name="_Toc481936518"/>
      <w:r w:rsidRPr="00EC76D5">
        <w:t>The Preprocessor</w:t>
      </w:r>
      <w:bookmarkEnd w:id="5987"/>
      <w:bookmarkEnd w:id="5988"/>
      <w:bookmarkEnd w:id="5989"/>
      <w:bookmarkEnd w:id="5990"/>
      <w:bookmarkEnd w:id="5991"/>
      <w:bookmarkEnd w:id="5992"/>
      <w:bookmarkEnd w:id="5993"/>
      <w:bookmarkEnd w:id="5994"/>
      <w:bookmarkEnd w:id="5995"/>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6" w:name="_Toc320485618"/>
      <w:bookmarkStart w:id="5997" w:name="_Toc323656729"/>
      <w:bookmarkStart w:id="5998" w:name="_Toc324085467"/>
      <w:bookmarkStart w:id="5999" w:name="_Toc383781119"/>
      <w:bookmarkStart w:id="6000" w:name="_Toc481936519"/>
      <w:bookmarkStart w:id="6001" w:name="_Toc320485621"/>
      <w:r w:rsidRPr="00EC76D5">
        <w:t>The Standard Library</w:t>
      </w:r>
      <w:bookmarkEnd w:id="5996"/>
      <w:bookmarkEnd w:id="5997"/>
      <w:bookmarkEnd w:id="5998"/>
      <w:bookmarkEnd w:id="5999"/>
      <w:bookmarkEnd w:id="6000"/>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2" w:name="_Toc323656730"/>
      <w:bookmarkStart w:id="6003" w:name="_Toc324085468"/>
      <w:bookmarkStart w:id="6004" w:name="_Toc383781120"/>
      <w:bookmarkStart w:id="6005" w:name="_Toc481936520"/>
      <w:r w:rsidRPr="00EC76D5">
        <w:t>File Management</w:t>
      </w:r>
      <w:bookmarkEnd w:id="6002"/>
      <w:bookmarkEnd w:id="6003"/>
      <w:bookmarkEnd w:id="6004"/>
      <w:bookmarkEnd w:id="6005"/>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6" w:name="_Toc323656731"/>
      <w:bookmarkStart w:id="6007" w:name="_Toc324085469"/>
      <w:bookmarkStart w:id="6008" w:name="_Toc383781121"/>
      <w:bookmarkStart w:id="6009" w:name="_Toc481936521"/>
      <w:r w:rsidRPr="00EC76D5">
        <w:t>Program Parameters</w:t>
      </w:r>
      <w:bookmarkEnd w:id="6006"/>
      <w:bookmarkEnd w:id="6007"/>
      <w:bookmarkEnd w:id="6008"/>
      <w:bookmarkEnd w:id="6009"/>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10"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11" w:name="_Toc323656732"/>
      <w:bookmarkStart w:id="6012" w:name="_Toc324085470"/>
      <w:bookmarkStart w:id="6013" w:name="_Toc383781122"/>
      <w:bookmarkStart w:id="6014" w:name="_Toc481936522"/>
      <w:r w:rsidRPr="00EC76D5">
        <w:t>Environment Functions</w:t>
      </w:r>
      <w:bookmarkEnd w:id="6011"/>
      <w:bookmarkEnd w:id="6012"/>
      <w:bookmarkEnd w:id="6013"/>
      <w:bookmarkEnd w:id="6014"/>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5"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6"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7" w:author="Stefan Björnander" w:date="2012-05-06T21:51:00Z">
            <w:rPr>
              <w:color w:val="0000FF"/>
            </w:rPr>
          </w:rPrChange>
        </w:rPr>
        <w:t>void</w:t>
      </w:r>
      <w:r w:rsidRPr="00EC76D5">
        <w:t xml:space="preserve"> ExitFunction(</w:t>
      </w:r>
      <w:r w:rsidRPr="00EC76D5">
        <w:rPr>
          <w:color w:val="000000" w:themeColor="text1"/>
          <w:rPrChange w:id="6018"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9"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20"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21" w:name="_Toc323656733"/>
      <w:bookmarkStart w:id="6022" w:name="_Toc324085471"/>
      <w:bookmarkStart w:id="6023" w:name="_Toc383781123"/>
      <w:bookmarkStart w:id="6024" w:name="_Ref383865473"/>
      <w:bookmarkStart w:id="6025" w:name="_Ref383865556"/>
      <w:bookmarkStart w:id="6026" w:name="_Toc481936523"/>
      <w:r w:rsidRPr="00EC76D5">
        <w:t>Searching and Sorting</w:t>
      </w:r>
      <w:bookmarkEnd w:id="6021"/>
      <w:bookmarkEnd w:id="6022"/>
      <w:bookmarkEnd w:id="6023"/>
      <w:bookmarkEnd w:id="6024"/>
      <w:bookmarkEnd w:id="6025"/>
      <w:bookmarkEnd w:id="6026"/>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7"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8" w:author="Stefan Björnander" w:date="2012-05-06T21:51:00Z">
            <w:rPr>
              <w:color w:val="0000FF"/>
            </w:rPr>
          </w:rPrChange>
        </w:rPr>
        <w:t>int</w:t>
      </w:r>
      <w:r w:rsidRPr="00EC76D5">
        <w:t xml:space="preserve"> CompareIntegers(</w:t>
      </w:r>
      <w:r w:rsidRPr="00EC76D5">
        <w:rPr>
          <w:color w:val="000000" w:themeColor="text1"/>
          <w:rPrChange w:id="6029" w:author="Stefan Björnander" w:date="2012-05-06T21:51:00Z">
            <w:rPr>
              <w:color w:val="0000FF"/>
            </w:rPr>
          </w:rPrChange>
        </w:rPr>
        <w:t>const</w:t>
      </w:r>
      <w:r w:rsidRPr="00EC76D5">
        <w:t xml:space="preserve"> </w:t>
      </w:r>
      <w:r w:rsidRPr="00EC76D5">
        <w:rPr>
          <w:color w:val="000000" w:themeColor="text1"/>
          <w:rPrChange w:id="6030" w:author="Stefan Björnander" w:date="2012-05-06T21:51:00Z">
            <w:rPr>
              <w:color w:val="0000FF"/>
            </w:rPr>
          </w:rPrChange>
        </w:rPr>
        <w:t>int</w:t>
      </w:r>
      <w:r w:rsidRPr="00EC76D5">
        <w:t xml:space="preserve">* intPtr1, </w:t>
      </w:r>
      <w:r w:rsidRPr="00EC76D5">
        <w:rPr>
          <w:color w:val="000000" w:themeColor="text1"/>
          <w:rPrChange w:id="6031" w:author="Stefan Björnander" w:date="2012-05-06T21:51:00Z">
            <w:rPr>
              <w:color w:val="0000FF"/>
            </w:rPr>
          </w:rPrChange>
        </w:rPr>
        <w:t>const</w:t>
      </w:r>
      <w:r w:rsidRPr="00EC76D5">
        <w:t xml:space="preserve"> </w:t>
      </w:r>
      <w:r w:rsidRPr="00EC76D5">
        <w:rPr>
          <w:color w:val="000000" w:themeColor="text1"/>
          <w:rPrChange w:id="6032"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3"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4"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5"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6"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7"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8"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9"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40"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41" w:name="_Toc323656734"/>
      <w:bookmarkStart w:id="6042" w:name="_Toc324085472"/>
      <w:bookmarkStart w:id="6043" w:name="_Toc383781124"/>
      <w:bookmarkStart w:id="6044" w:name="_Toc481936524"/>
      <w:r w:rsidRPr="00EC76D5">
        <w:t xml:space="preserve">Functions with </w:t>
      </w:r>
      <w:bookmarkStart w:id="6045" w:name="_Toc320485620"/>
      <w:r w:rsidRPr="00EC76D5">
        <w:t>Variable Number of Parameters</w:t>
      </w:r>
      <w:bookmarkEnd w:id="6041"/>
      <w:bookmarkEnd w:id="6042"/>
      <w:bookmarkEnd w:id="6043"/>
      <w:bookmarkEnd w:id="6044"/>
      <w:bookmarkEnd w:id="6045"/>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6" w:name="_Toc323656735"/>
      <w:bookmarkStart w:id="6047" w:name="_Toc324085473"/>
      <w:bookmarkStart w:id="6048" w:name="_Toc383781125"/>
      <w:bookmarkStart w:id="6049" w:name="_Toc481936525"/>
      <w:r w:rsidRPr="00EC76D5">
        <w:t>String Management</w:t>
      </w:r>
      <w:bookmarkEnd w:id="6046"/>
      <w:bookmarkEnd w:id="6047"/>
      <w:bookmarkEnd w:id="6048"/>
      <w:bookmarkEnd w:id="6049"/>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50" w:author="Stefan Björnander" w:date="2012-05-06T21:51:00Z">
            <w:rPr>
              <w:color w:val="0000FF"/>
            </w:rPr>
          </w:rPrChange>
        </w:rPr>
        <w:t>int</w:t>
      </w:r>
      <w:r w:rsidRPr="00EC76D5">
        <w:t xml:space="preserve"> FirstIndexOf(char s[], </w:t>
      </w:r>
      <w:r w:rsidRPr="00EC76D5">
        <w:rPr>
          <w:color w:val="000000" w:themeColor="text1"/>
          <w:rPrChange w:id="6051"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2" w:author="Stefan Björnander" w:date="2012-05-06T21:51:00Z">
            <w:rPr>
              <w:color w:val="0000FF"/>
            </w:rPr>
          </w:rPrChange>
        </w:rPr>
        <w:t>int</w:t>
      </w:r>
      <w:r w:rsidRPr="00EC76D5">
        <w:t xml:space="preserve"> LastIndexOf(</w:t>
      </w:r>
      <w:r w:rsidRPr="00EC76D5">
        <w:rPr>
          <w:color w:val="000000" w:themeColor="text1"/>
          <w:rPrChange w:id="6053" w:author="Stefan Björnander" w:date="2012-05-06T21:51:00Z">
            <w:rPr>
              <w:color w:val="0000FF"/>
            </w:rPr>
          </w:rPrChange>
        </w:rPr>
        <w:t>char</w:t>
      </w:r>
      <w:r w:rsidRPr="00EC76D5">
        <w:t xml:space="preserve"> s[], </w:t>
      </w:r>
      <w:r w:rsidRPr="00EC76D5">
        <w:rPr>
          <w:color w:val="000000" w:themeColor="text1"/>
          <w:rPrChange w:id="6054"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5" w:author="Stefan Björnander" w:date="2012-05-06T21:51:00Z">
            <w:rPr>
              <w:color w:val="A31515"/>
            </w:rPr>
          </w:rPrChange>
        </w:rPr>
        <w:t>"Hello"</w:t>
      </w:r>
      <w:r w:rsidRPr="00EC76D5">
        <w:t xml:space="preserve">, s2[] = </w:t>
      </w:r>
      <w:r w:rsidRPr="00EC76D5">
        <w:rPr>
          <w:color w:val="000000" w:themeColor="text1"/>
          <w:rPrChange w:id="6056"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7"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8"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9"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60" w:author="Stefan Björnander" w:date="2012-05-06T21:51:00Z">
            <w:rPr>
              <w:color w:val="0000FF"/>
            </w:rPr>
          </w:rPrChange>
        </w:rPr>
        <w:t>if</w:t>
      </w:r>
      <w:r w:rsidRPr="00EC76D5">
        <w:t xml:space="preserve"> (sscanf(s2, </w:t>
      </w:r>
      <w:r w:rsidRPr="00EC76D5">
        <w:rPr>
          <w:color w:val="000000" w:themeColor="text1"/>
          <w:rPrChange w:id="6061"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2"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3" w:name="_Toc323656736"/>
      <w:bookmarkStart w:id="6064" w:name="_Toc324085474"/>
      <w:bookmarkStart w:id="6065" w:name="_Toc383781126"/>
      <w:bookmarkStart w:id="6066" w:name="_Toc481936526"/>
      <w:r w:rsidRPr="00EC76D5">
        <w:t>Memory Management</w:t>
      </w:r>
      <w:bookmarkEnd w:id="6063"/>
      <w:bookmarkEnd w:id="6064"/>
      <w:bookmarkEnd w:id="6065"/>
      <w:bookmarkEnd w:id="6066"/>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7"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8"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9" w:name="_Toc323656737"/>
      <w:bookmarkStart w:id="6070" w:name="_Toc324085475"/>
      <w:bookmarkStart w:id="6071" w:name="_Toc383781127"/>
      <w:bookmarkStart w:id="6072" w:name="_Toc481936527"/>
      <w:r w:rsidRPr="00EC76D5">
        <w:t>Mathematical Functions</w:t>
      </w:r>
      <w:bookmarkEnd w:id="6069"/>
      <w:bookmarkEnd w:id="6070"/>
      <w:bookmarkEnd w:id="6071"/>
      <w:bookmarkEnd w:id="6072"/>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3" w:name="_Toc320485615"/>
      <w:bookmarkStart w:id="6074" w:name="_Toc323656738"/>
      <w:bookmarkStart w:id="6075" w:name="_Toc324085476"/>
      <w:bookmarkStart w:id="6076" w:name="_Toc383781128"/>
      <w:bookmarkStart w:id="6077" w:name="_Toc481936528"/>
      <w:r w:rsidRPr="00EC76D5">
        <w:t>Long Jumps</w:t>
      </w:r>
      <w:bookmarkEnd w:id="6073"/>
      <w:bookmarkEnd w:id="6074"/>
      <w:bookmarkEnd w:id="6075"/>
      <w:bookmarkEnd w:id="6076"/>
      <w:bookmarkEnd w:id="6077"/>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8" w:name="_Toc323656739"/>
      <w:bookmarkStart w:id="6079" w:name="_Toc324085477"/>
      <w:bookmarkStart w:id="6080" w:name="_Toc383781129"/>
      <w:bookmarkStart w:id="6081" w:name="_Toc481936529"/>
      <w:r w:rsidRPr="00EC76D5">
        <w:t>Time</w:t>
      </w:r>
      <w:bookmarkEnd w:id="6078"/>
      <w:bookmarkEnd w:id="6079"/>
      <w:bookmarkEnd w:id="6080"/>
      <w:bookmarkEnd w:id="6081"/>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2"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3" w:author="Stefan Björnander" w:date="2012-05-06T21:51:00Z">
            <w:rPr>
              <w:color w:val="A31515"/>
            </w:rPr>
          </w:rPrChange>
        </w:rPr>
        <w:t>"Feb"</w:t>
      </w:r>
      <w:r w:rsidRPr="00EC76D5">
        <w:t xml:space="preserve">, </w:t>
      </w:r>
      <w:r w:rsidRPr="00EC76D5">
        <w:rPr>
          <w:color w:val="000000" w:themeColor="text1"/>
          <w:rPrChange w:id="6084" w:author="Stefan Björnander" w:date="2012-05-06T21:51:00Z">
            <w:rPr>
              <w:color w:val="A31515"/>
            </w:rPr>
          </w:rPrChange>
        </w:rPr>
        <w:t>"Mar"</w:t>
      </w:r>
      <w:r w:rsidRPr="00EC76D5">
        <w:t xml:space="preserve">, </w:t>
      </w:r>
      <w:r w:rsidRPr="00EC76D5">
        <w:rPr>
          <w:color w:val="000000" w:themeColor="text1"/>
          <w:rPrChange w:id="6085"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6" w:author="Stefan Björnander" w:date="2012-05-06T21:51:00Z">
            <w:rPr>
              <w:color w:val="A31515"/>
            </w:rPr>
          </w:rPrChange>
        </w:rPr>
        <w:t>"Jun"</w:t>
      </w:r>
      <w:r w:rsidRPr="00EC76D5">
        <w:t xml:space="preserve">, </w:t>
      </w:r>
      <w:r w:rsidRPr="00EC76D5">
        <w:rPr>
          <w:color w:val="000000" w:themeColor="text1"/>
          <w:rPrChange w:id="6087" w:author="Stefan Björnander" w:date="2012-05-06T21:51:00Z">
            <w:rPr>
              <w:color w:val="A31515"/>
            </w:rPr>
          </w:rPrChange>
        </w:rPr>
        <w:t>"Jul"</w:t>
      </w:r>
      <w:r w:rsidRPr="00EC76D5">
        <w:t xml:space="preserve">, </w:t>
      </w:r>
      <w:r w:rsidRPr="00EC76D5">
        <w:rPr>
          <w:color w:val="000000" w:themeColor="text1"/>
          <w:rPrChange w:id="6088"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9" w:author="Stefan Björnander" w:date="2012-05-06T21:51:00Z">
            <w:rPr>
              <w:color w:val="A31515"/>
            </w:rPr>
          </w:rPrChange>
        </w:rPr>
        <w:t>"Oct"</w:t>
      </w:r>
      <w:r w:rsidRPr="00EC76D5">
        <w:t xml:space="preserve">, </w:t>
      </w:r>
      <w:r w:rsidRPr="00EC76D5">
        <w:rPr>
          <w:color w:val="000000" w:themeColor="text1"/>
          <w:rPrChange w:id="6090" w:author="Stefan Björnander" w:date="2012-05-06T21:51:00Z">
            <w:rPr>
              <w:color w:val="A31515"/>
            </w:rPr>
          </w:rPrChange>
        </w:rPr>
        <w:t>"Nov"</w:t>
      </w:r>
      <w:r w:rsidRPr="00EC76D5">
        <w:t>,</w:t>
      </w:r>
      <w:r w:rsidRPr="00EC76D5">
        <w:rPr>
          <w:color w:val="000000" w:themeColor="text1"/>
          <w:rPrChange w:id="6091"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2" w:author="Stefan Björnander" w:date="2012-05-06T21:51:00Z">
            <w:rPr>
              <w:color w:val="A31515"/>
            </w:rPr>
          </w:rPrChange>
        </w:rPr>
        <w:t>"Mon"</w:t>
      </w:r>
      <w:r w:rsidRPr="00EC76D5">
        <w:t xml:space="preserve">, </w:t>
      </w:r>
      <w:r w:rsidRPr="00EC76D5">
        <w:rPr>
          <w:color w:val="000000" w:themeColor="text1"/>
          <w:rPrChange w:id="6093" w:author="Stefan Björnander" w:date="2012-05-06T21:51:00Z">
            <w:rPr>
              <w:color w:val="A31515"/>
            </w:rPr>
          </w:rPrChange>
        </w:rPr>
        <w:t>"Tue"</w:t>
      </w:r>
      <w:r w:rsidRPr="00EC76D5">
        <w:t xml:space="preserve">, </w:t>
      </w:r>
      <w:r w:rsidRPr="00EC76D5">
        <w:rPr>
          <w:color w:val="000000" w:themeColor="text1"/>
          <w:rPrChange w:id="6094"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5" w:author="Stefan Björnander" w:date="2012-05-06T21:51:00Z">
            <w:rPr>
              <w:color w:val="A31515"/>
            </w:rPr>
          </w:rPrChange>
        </w:rPr>
        <w:t>"Fri"</w:t>
      </w:r>
      <w:r w:rsidRPr="00EC76D5">
        <w:t xml:space="preserve">, </w:t>
      </w:r>
      <w:r w:rsidRPr="00EC76D5">
        <w:rPr>
          <w:color w:val="000000" w:themeColor="text1"/>
          <w:rPrChange w:id="6096"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8"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9"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100" w:name="_Toc323656740"/>
      <w:bookmarkStart w:id="6101" w:name="_Toc324085478"/>
      <w:bookmarkStart w:id="6102" w:name="_Toc383781130"/>
      <w:bookmarkStart w:id="6103" w:name="_Toc481936530"/>
      <w:r w:rsidRPr="00EC76D5">
        <w:t>Random Numbers</w:t>
      </w:r>
      <w:bookmarkEnd w:id="6100"/>
      <w:bookmarkEnd w:id="6101"/>
      <w:bookmarkEnd w:id="6102"/>
      <w:bookmarkEnd w:id="6103"/>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w:t>
      </w:r>
      <w:proofErr w:type="gramStart"/>
      <w:r w:rsidRPr="00EC76D5">
        <w:t>In order to</w:t>
      </w:r>
      <w:proofErr w:type="gramEnd"/>
      <w:r w:rsidRPr="00EC76D5">
        <w:t xml:space="preserve">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4"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5"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6"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7" w:name="_Toc323656741"/>
      <w:bookmarkStart w:id="6108" w:name="_Toc324085479"/>
      <w:bookmarkStart w:id="6109" w:name="_Toc383781131"/>
      <w:bookmarkStart w:id="6110" w:name="_Toc481936531"/>
      <w:r w:rsidRPr="00EC76D5">
        <w:t>Limits of Integral and Floating Types</w:t>
      </w:r>
      <w:bookmarkEnd w:id="6107"/>
      <w:bookmarkEnd w:id="6108"/>
      <w:bookmarkEnd w:id="6109"/>
      <w:bookmarkEnd w:id="6110"/>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11" w:name="_Toc323656742"/>
      <w:bookmarkStart w:id="6112" w:name="_Toc324085480"/>
      <w:bookmarkStart w:id="6113" w:name="_Toc383781132"/>
      <w:bookmarkStart w:id="6114" w:name="_Toc481936532"/>
      <w:r w:rsidRPr="00EC76D5">
        <w:t>Character Functions</w:t>
      </w:r>
      <w:bookmarkEnd w:id="6111"/>
      <w:bookmarkEnd w:id="6112"/>
      <w:bookmarkEnd w:id="6113"/>
      <w:bookmarkEnd w:id="6114"/>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5"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6"/>
            <w:commentRangeStart w:id="6117"/>
            <w:proofErr w:type="spellStart"/>
            <w:r w:rsidRPr="00EC76D5">
              <w:rPr>
                <w:b/>
                <w:sz w:val="21"/>
                <w:szCs w:val="21"/>
              </w:rPr>
              <w:t>Isalnum</w:t>
            </w:r>
            <w:commentRangeEnd w:id="6116"/>
            <w:proofErr w:type="spellEnd"/>
            <w:r w:rsidR="00166455" w:rsidRPr="00EC76D5">
              <w:rPr>
                <w:rStyle w:val="Kommentarsreferens"/>
                <w:rFonts w:eastAsia="Times New Roman" w:cs="Times New Roman"/>
              </w:rPr>
              <w:commentReference w:id="6116"/>
            </w:r>
            <w:commentRangeEnd w:id="6117"/>
            <w:r w:rsidR="00166455" w:rsidRPr="00EC76D5">
              <w:rPr>
                <w:rStyle w:val="Kommentarsreferens"/>
                <w:rFonts w:eastAsia="Times New Roman" w:cs="Times New Roman"/>
              </w:rPr>
              <w:commentReference w:id="6117"/>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8" w:name="_Toc323656743"/>
      <w:bookmarkStart w:id="6119" w:name="_Toc324085481"/>
      <w:bookmarkStart w:id="6120" w:name="_Toc383781133"/>
      <w:bookmarkStart w:id="6121" w:name="_Toc481936533"/>
      <w:r w:rsidRPr="00EC76D5">
        <w:t>Further Reading</w:t>
      </w:r>
      <w:bookmarkEnd w:id="6001"/>
      <w:bookmarkEnd w:id="6118"/>
      <w:bookmarkEnd w:id="6119"/>
      <w:bookmarkEnd w:id="6120"/>
      <w:bookmarkEnd w:id="6121"/>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2" w:name="_Toc481936534"/>
      <w:r w:rsidRPr="00EC76D5">
        <w:lastRenderedPageBreak/>
        <w:t>A Crash Course in Java</w:t>
      </w:r>
      <w:bookmarkEnd w:id="6122"/>
    </w:p>
    <w:p w14:paraId="6ED6B355" w14:textId="77777777" w:rsidR="00F03D06" w:rsidRPr="00EC76D5" w:rsidRDefault="00F03D06" w:rsidP="00F03D06">
      <w:pPr>
        <w:pStyle w:val="Rubrik1"/>
        <w:numPr>
          <w:ilvl w:val="0"/>
          <w:numId w:val="0"/>
        </w:numPr>
        <w:ind w:left="720" w:hanging="720"/>
      </w:pPr>
      <w:bookmarkStart w:id="6123" w:name="_Toc481936535"/>
      <w:r w:rsidRPr="00EC76D5">
        <w:lastRenderedPageBreak/>
        <w:t>Foreword</w:t>
      </w:r>
      <w:bookmarkEnd w:id="6123"/>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w:t>
      </w:r>
      <w:proofErr w:type="gramStart"/>
      <w:r w:rsidRPr="00EC76D5">
        <w:rPr>
          <w:rFonts w:cs="Times New Roman"/>
          <w:color w:val="000000"/>
        </w:rPr>
        <w:t>mine,</w:t>
      </w:r>
      <w:proofErr w:type="gramEnd"/>
      <w:r w:rsidRPr="00EC76D5">
        <w:rPr>
          <w:rFonts w:cs="Times New Roman"/>
          <w:color w:val="000000"/>
        </w:rPr>
        <w:t xml:space="preserv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72835" w:rsidRDefault="00B72835" w:rsidP="005F7461">
                              <w:pPr>
                                <w:spacing w:before="60" w:after="0"/>
                                <w:jc w:val="center"/>
                                <w:rPr>
                                  <w:lang w:val="sv-SE"/>
                                </w:rPr>
                              </w:pPr>
                              <w:r>
                                <w:rPr>
                                  <w:lang w:val="sv-SE"/>
                                </w:rPr>
                                <w:t>Preprocessor</w:t>
                              </w:r>
                            </w:p>
                            <w:p w14:paraId="04F32221" w14:textId="77777777" w:rsidR="00B72835" w:rsidRPr="00C7380D" w:rsidRDefault="00B72835"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72835" w:rsidRPr="008541FD" w:rsidRDefault="00B72835" w:rsidP="005F7461">
                              <w:pPr>
                                <w:spacing w:before="60" w:after="0"/>
                                <w:jc w:val="center"/>
                              </w:pPr>
                              <w:r w:rsidRPr="008541FD">
                                <w:t>Source</w:t>
                              </w:r>
                              <w:r>
                                <w:t xml:space="preserve"> </w:t>
                              </w:r>
                              <w:r w:rsidRPr="008541FD">
                                <w:t>Code</w:t>
                              </w:r>
                            </w:p>
                            <w:p w14:paraId="4FCEAC5C" w14:textId="77777777" w:rsidR="00B72835" w:rsidRDefault="00B72835"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72835" w:rsidRDefault="00B72835"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72835" w:rsidRDefault="00B72835" w:rsidP="005F7461">
                              <w:pPr>
                                <w:pStyle w:val="Normalwebb"/>
                                <w:spacing w:before="60" w:line="256" w:lineRule="auto"/>
                                <w:jc w:val="center"/>
                              </w:pPr>
                              <w:r>
                                <w:rPr>
                                  <w:rFonts w:eastAsia="Calibri"/>
                                  <w:sz w:val="22"/>
                                  <w:szCs w:val="22"/>
                                  <w:lang w:val="en-US"/>
                                </w:rPr>
                                <w:t>Processed Code</w:t>
                              </w:r>
                            </w:p>
                            <w:p w14:paraId="14142DBC" w14:textId="77777777" w:rsidR="00B72835" w:rsidRDefault="00B72835"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72835" w:rsidRDefault="00B72835"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72835" w:rsidRDefault="00B72835" w:rsidP="005F7461">
                              <w:pPr>
                                <w:pStyle w:val="Normalwebb"/>
                                <w:spacing w:before="60" w:line="254" w:lineRule="auto"/>
                                <w:jc w:val="center"/>
                              </w:pPr>
                              <w:r>
                                <w:rPr>
                                  <w:rFonts w:eastAsia="Calibri"/>
                                  <w:sz w:val="22"/>
                                  <w:szCs w:val="22"/>
                                  <w:lang w:val="en-US"/>
                                </w:rPr>
                                <w:t>Syntax Tree</w:t>
                              </w:r>
                            </w:p>
                            <w:p w14:paraId="070DB26E" w14:textId="77777777" w:rsidR="00B72835" w:rsidRDefault="00B728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72835" w:rsidRDefault="00B72835"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72835" w:rsidRDefault="00B72835" w:rsidP="005F7461">
                              <w:pPr>
                                <w:pStyle w:val="Normalwebb"/>
                                <w:spacing w:before="60" w:line="252" w:lineRule="auto"/>
                                <w:jc w:val="center"/>
                              </w:pPr>
                              <w:r>
                                <w:rPr>
                                  <w:rFonts w:eastAsia="Calibri"/>
                                  <w:sz w:val="22"/>
                                  <w:szCs w:val="22"/>
                                  <w:lang w:val="en-US"/>
                                </w:rPr>
                                <w:t>Optimized Syntax Tree</w:t>
                              </w:r>
                            </w:p>
                            <w:p w14:paraId="3315953C" w14:textId="77777777" w:rsidR="00B72835" w:rsidRDefault="00B728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72835" w:rsidRDefault="00B72835"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72835" w:rsidRDefault="00B72835" w:rsidP="005F7461">
                              <w:pPr>
                                <w:pStyle w:val="Normalwebb"/>
                                <w:spacing w:before="60" w:line="252" w:lineRule="auto"/>
                                <w:jc w:val="center"/>
                              </w:pPr>
                              <w:r>
                                <w:rPr>
                                  <w:rFonts w:eastAsia="Calibri"/>
                                  <w:sz w:val="22"/>
                                  <w:szCs w:val="22"/>
                                  <w:lang w:val="en-US"/>
                                </w:rPr>
                                <w:t>Middle Code List</w:t>
                              </w:r>
                            </w:p>
                            <w:p w14:paraId="321C1BE9" w14:textId="77777777" w:rsidR="00B72835" w:rsidRDefault="00B728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72835" w:rsidRDefault="00B72835" w:rsidP="005F7461">
                              <w:pPr>
                                <w:pStyle w:val="Normalwebb"/>
                                <w:spacing w:before="60" w:line="252" w:lineRule="auto"/>
                                <w:jc w:val="center"/>
                              </w:pPr>
                              <w:r>
                                <w:rPr>
                                  <w:rFonts w:eastAsia="Calibri"/>
                                  <w:sz w:val="22"/>
                                  <w:szCs w:val="22"/>
                                  <w:lang w:val="en-US"/>
                                </w:rPr>
                                <w:t>Optimized Middle Code List</w:t>
                              </w:r>
                            </w:p>
                            <w:p w14:paraId="4CF9CB98" w14:textId="77777777" w:rsidR="00B72835" w:rsidRDefault="00B728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72835" w:rsidRDefault="00B72835"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72835" w:rsidRDefault="00B72835"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72835" w:rsidRDefault="00B72835" w:rsidP="005F7461">
                        <w:pPr>
                          <w:spacing w:before="60" w:after="0"/>
                          <w:jc w:val="center"/>
                          <w:rPr>
                            <w:lang w:val="sv-SE"/>
                          </w:rPr>
                        </w:pPr>
                        <w:r>
                          <w:rPr>
                            <w:lang w:val="sv-SE"/>
                          </w:rPr>
                          <w:t>Preprocessor</w:t>
                        </w:r>
                      </w:p>
                      <w:p w14:paraId="04F32221" w14:textId="77777777" w:rsidR="00B72835" w:rsidRPr="00C7380D" w:rsidRDefault="00B72835"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72835" w:rsidRPr="008541FD" w:rsidRDefault="00B72835" w:rsidP="005F7461">
                        <w:pPr>
                          <w:spacing w:before="60" w:after="0"/>
                          <w:jc w:val="center"/>
                        </w:pPr>
                        <w:r w:rsidRPr="008541FD">
                          <w:t>Source</w:t>
                        </w:r>
                        <w:r>
                          <w:t xml:space="preserve"> </w:t>
                        </w:r>
                        <w:r w:rsidRPr="008541FD">
                          <w:t>Code</w:t>
                        </w:r>
                      </w:p>
                      <w:p w14:paraId="4FCEAC5C" w14:textId="77777777" w:rsidR="00B72835" w:rsidRDefault="00B72835"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72835" w:rsidRDefault="00B72835"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72835" w:rsidRDefault="00B72835" w:rsidP="005F7461">
                        <w:pPr>
                          <w:pStyle w:val="Normalwebb"/>
                          <w:spacing w:before="60" w:line="256" w:lineRule="auto"/>
                          <w:jc w:val="center"/>
                        </w:pPr>
                        <w:r>
                          <w:rPr>
                            <w:rFonts w:eastAsia="Calibri"/>
                            <w:sz w:val="22"/>
                            <w:szCs w:val="22"/>
                            <w:lang w:val="en-US"/>
                          </w:rPr>
                          <w:t>Processed Code</w:t>
                        </w:r>
                      </w:p>
                      <w:p w14:paraId="14142DBC" w14:textId="77777777" w:rsidR="00B72835" w:rsidRDefault="00B72835"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72835" w:rsidRDefault="00B72835"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72835" w:rsidRDefault="00B72835" w:rsidP="005F7461">
                        <w:pPr>
                          <w:pStyle w:val="Normalwebb"/>
                          <w:spacing w:before="60" w:line="254" w:lineRule="auto"/>
                          <w:jc w:val="center"/>
                        </w:pPr>
                        <w:r>
                          <w:rPr>
                            <w:rFonts w:eastAsia="Calibri"/>
                            <w:sz w:val="22"/>
                            <w:szCs w:val="22"/>
                            <w:lang w:val="en-US"/>
                          </w:rPr>
                          <w:t>Syntax Tree</w:t>
                        </w:r>
                      </w:p>
                      <w:p w14:paraId="070DB26E" w14:textId="77777777" w:rsidR="00B72835" w:rsidRDefault="00B72835"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72835" w:rsidRDefault="00B72835"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72835" w:rsidRDefault="00B72835" w:rsidP="005F7461">
                        <w:pPr>
                          <w:pStyle w:val="Normalwebb"/>
                          <w:spacing w:before="60" w:line="252" w:lineRule="auto"/>
                          <w:jc w:val="center"/>
                        </w:pPr>
                        <w:r>
                          <w:rPr>
                            <w:rFonts w:eastAsia="Calibri"/>
                            <w:sz w:val="22"/>
                            <w:szCs w:val="22"/>
                            <w:lang w:val="en-US"/>
                          </w:rPr>
                          <w:t>Optimized Syntax Tree</w:t>
                        </w:r>
                      </w:p>
                      <w:p w14:paraId="3315953C" w14:textId="77777777" w:rsidR="00B72835" w:rsidRDefault="00B72835"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72835" w:rsidRDefault="00B72835"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72835" w:rsidRDefault="00B72835" w:rsidP="005F7461">
                        <w:pPr>
                          <w:pStyle w:val="Normalwebb"/>
                          <w:spacing w:before="60" w:line="252" w:lineRule="auto"/>
                          <w:jc w:val="center"/>
                        </w:pPr>
                        <w:r>
                          <w:rPr>
                            <w:rFonts w:eastAsia="Calibri"/>
                            <w:sz w:val="22"/>
                            <w:szCs w:val="22"/>
                            <w:lang w:val="en-US"/>
                          </w:rPr>
                          <w:t>Middle Code List</w:t>
                        </w:r>
                      </w:p>
                      <w:p w14:paraId="321C1BE9" w14:textId="77777777" w:rsidR="00B72835" w:rsidRDefault="00B72835"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72835" w:rsidRDefault="00B72835" w:rsidP="005F7461">
                        <w:pPr>
                          <w:pStyle w:val="Normalwebb"/>
                          <w:spacing w:before="60" w:line="252" w:lineRule="auto"/>
                          <w:jc w:val="center"/>
                        </w:pPr>
                        <w:r>
                          <w:rPr>
                            <w:rFonts w:eastAsia="Calibri"/>
                            <w:sz w:val="22"/>
                            <w:szCs w:val="22"/>
                            <w:lang w:val="en-US"/>
                          </w:rPr>
                          <w:t>Optimized Middle Code List</w:t>
                        </w:r>
                      </w:p>
                      <w:p w14:paraId="4CF9CB98" w14:textId="77777777" w:rsidR="00B72835" w:rsidRDefault="00B72835"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72835" w:rsidRDefault="00B72835"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72835" w:rsidRDefault="00B72835"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72835" w:rsidRDefault="00B72835" w:rsidP="006F14D0">
                              <w:pPr>
                                <w:spacing w:before="60" w:after="0"/>
                                <w:jc w:val="center"/>
                                <w:rPr>
                                  <w:lang w:val="sv-SE"/>
                                </w:rPr>
                              </w:pPr>
                              <w:r>
                                <w:rPr>
                                  <w:lang w:val="sv-SE"/>
                                </w:rPr>
                                <w:t>Preprocessor</w:t>
                              </w:r>
                            </w:p>
                            <w:p w14:paraId="2CD90E0F" w14:textId="77777777" w:rsidR="00B72835" w:rsidRPr="00C7380D" w:rsidRDefault="00B7283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72835" w:rsidRPr="008541FD" w:rsidRDefault="00B72835" w:rsidP="006F14D0">
                              <w:pPr>
                                <w:spacing w:before="60" w:after="0"/>
                                <w:jc w:val="center"/>
                              </w:pPr>
                              <w:r w:rsidRPr="008541FD">
                                <w:t>Source</w:t>
                              </w:r>
                              <w:r>
                                <w:t xml:space="preserve"> </w:t>
                              </w:r>
                              <w:r w:rsidRPr="008541FD">
                                <w:t>Code</w:t>
                              </w:r>
                            </w:p>
                            <w:p w14:paraId="1314F231" w14:textId="77777777" w:rsidR="00B72835" w:rsidRDefault="00B7283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72835" w:rsidRDefault="00B7283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72835" w:rsidRDefault="00B72835" w:rsidP="006F14D0">
                              <w:pPr>
                                <w:pStyle w:val="Normalwebb"/>
                                <w:spacing w:before="60" w:line="256" w:lineRule="auto"/>
                                <w:jc w:val="center"/>
                              </w:pPr>
                              <w:r>
                                <w:rPr>
                                  <w:rFonts w:eastAsia="Calibri"/>
                                  <w:sz w:val="22"/>
                                  <w:szCs w:val="22"/>
                                  <w:lang w:val="en-US"/>
                                </w:rPr>
                                <w:t>Processed Code</w:t>
                              </w:r>
                            </w:p>
                            <w:p w14:paraId="705B7689" w14:textId="77777777" w:rsidR="00B72835" w:rsidRDefault="00B7283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72835" w:rsidRDefault="00B72835"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72835" w:rsidRDefault="00B72835" w:rsidP="006F14D0">
                              <w:pPr>
                                <w:pStyle w:val="Normalwebb"/>
                                <w:spacing w:before="60" w:line="254" w:lineRule="auto"/>
                                <w:jc w:val="center"/>
                              </w:pPr>
                              <w:r>
                                <w:rPr>
                                  <w:rFonts w:eastAsia="Calibri"/>
                                  <w:sz w:val="22"/>
                                  <w:szCs w:val="22"/>
                                  <w:lang w:val="en-US"/>
                                </w:rPr>
                                <w:t>Syntax Tree</w:t>
                              </w:r>
                            </w:p>
                            <w:p w14:paraId="20988EE2" w14:textId="77777777" w:rsidR="00B72835" w:rsidRDefault="00B728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72835" w:rsidRDefault="00B72835"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72835" w:rsidRDefault="00B72835" w:rsidP="006F14D0">
                              <w:pPr>
                                <w:pStyle w:val="Normalwebb"/>
                                <w:spacing w:before="60" w:line="252" w:lineRule="auto"/>
                                <w:jc w:val="center"/>
                              </w:pPr>
                              <w:r>
                                <w:rPr>
                                  <w:rFonts w:eastAsia="Calibri"/>
                                  <w:sz w:val="22"/>
                                  <w:szCs w:val="22"/>
                                  <w:lang w:val="en-US"/>
                                </w:rPr>
                                <w:t>Optimized Syntax Tree</w:t>
                              </w:r>
                            </w:p>
                            <w:p w14:paraId="35223DB0" w14:textId="77777777" w:rsidR="00B72835" w:rsidRDefault="00B728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72835" w:rsidRDefault="00B72835"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72835" w:rsidRDefault="00B72835" w:rsidP="006F14D0">
                              <w:pPr>
                                <w:pStyle w:val="Normalwebb"/>
                                <w:spacing w:before="60" w:line="252" w:lineRule="auto"/>
                                <w:jc w:val="center"/>
                              </w:pPr>
                              <w:r>
                                <w:rPr>
                                  <w:rFonts w:eastAsia="Calibri"/>
                                  <w:sz w:val="22"/>
                                  <w:szCs w:val="22"/>
                                  <w:lang w:val="en-US"/>
                                </w:rPr>
                                <w:t>Middle Code List</w:t>
                              </w:r>
                            </w:p>
                            <w:p w14:paraId="5410A942" w14:textId="77777777" w:rsidR="00B72835" w:rsidRDefault="00B728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72835" w:rsidRDefault="00B72835" w:rsidP="006F14D0">
                              <w:pPr>
                                <w:pStyle w:val="Normalwebb"/>
                                <w:spacing w:before="60" w:line="252" w:lineRule="auto"/>
                                <w:jc w:val="center"/>
                              </w:pPr>
                              <w:r>
                                <w:rPr>
                                  <w:rFonts w:eastAsia="Calibri"/>
                                  <w:sz w:val="22"/>
                                  <w:szCs w:val="22"/>
                                  <w:lang w:val="en-US"/>
                                </w:rPr>
                                <w:t>Optimized Middle Code List</w:t>
                              </w:r>
                            </w:p>
                            <w:p w14:paraId="36F7A1DE" w14:textId="77777777" w:rsidR="00B72835" w:rsidRDefault="00B728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72835" w:rsidRDefault="00B7283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72835" w:rsidRDefault="00B7283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72835" w:rsidRDefault="00B72835" w:rsidP="006F14D0">
                        <w:pPr>
                          <w:spacing w:before="60" w:after="0"/>
                          <w:jc w:val="center"/>
                          <w:rPr>
                            <w:lang w:val="sv-SE"/>
                          </w:rPr>
                        </w:pPr>
                        <w:r>
                          <w:rPr>
                            <w:lang w:val="sv-SE"/>
                          </w:rPr>
                          <w:t>Preprocessor</w:t>
                        </w:r>
                      </w:p>
                      <w:p w14:paraId="2CD90E0F" w14:textId="77777777" w:rsidR="00B72835" w:rsidRPr="00C7380D" w:rsidRDefault="00B72835"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72835" w:rsidRPr="008541FD" w:rsidRDefault="00B72835" w:rsidP="006F14D0">
                        <w:pPr>
                          <w:spacing w:before="60" w:after="0"/>
                          <w:jc w:val="center"/>
                        </w:pPr>
                        <w:r w:rsidRPr="008541FD">
                          <w:t>Source</w:t>
                        </w:r>
                        <w:r>
                          <w:t xml:space="preserve"> </w:t>
                        </w:r>
                        <w:r w:rsidRPr="008541FD">
                          <w:t>Code</w:t>
                        </w:r>
                      </w:p>
                      <w:p w14:paraId="1314F231" w14:textId="77777777" w:rsidR="00B72835" w:rsidRDefault="00B72835"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72835" w:rsidRDefault="00B72835"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72835" w:rsidRDefault="00B72835" w:rsidP="006F14D0">
                        <w:pPr>
                          <w:pStyle w:val="Normalwebb"/>
                          <w:spacing w:before="60" w:line="256" w:lineRule="auto"/>
                          <w:jc w:val="center"/>
                        </w:pPr>
                        <w:r>
                          <w:rPr>
                            <w:rFonts w:eastAsia="Calibri"/>
                            <w:sz w:val="22"/>
                            <w:szCs w:val="22"/>
                            <w:lang w:val="en-US"/>
                          </w:rPr>
                          <w:t>Processed Code</w:t>
                        </w:r>
                      </w:p>
                      <w:p w14:paraId="705B7689" w14:textId="77777777" w:rsidR="00B72835" w:rsidRDefault="00B72835"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72835" w:rsidRDefault="00B72835"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72835" w:rsidRDefault="00B72835" w:rsidP="006F14D0">
                        <w:pPr>
                          <w:pStyle w:val="Normalwebb"/>
                          <w:spacing w:before="60" w:line="254" w:lineRule="auto"/>
                          <w:jc w:val="center"/>
                        </w:pPr>
                        <w:r>
                          <w:rPr>
                            <w:rFonts w:eastAsia="Calibri"/>
                            <w:sz w:val="22"/>
                            <w:szCs w:val="22"/>
                            <w:lang w:val="en-US"/>
                          </w:rPr>
                          <w:t>Syntax Tree</w:t>
                        </w:r>
                      </w:p>
                      <w:p w14:paraId="20988EE2" w14:textId="77777777" w:rsidR="00B72835" w:rsidRDefault="00B72835"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72835" w:rsidRDefault="00B72835"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72835" w:rsidRDefault="00B72835" w:rsidP="006F14D0">
                        <w:pPr>
                          <w:pStyle w:val="Normalwebb"/>
                          <w:spacing w:before="60" w:line="252" w:lineRule="auto"/>
                          <w:jc w:val="center"/>
                        </w:pPr>
                        <w:r>
                          <w:rPr>
                            <w:rFonts w:eastAsia="Calibri"/>
                            <w:sz w:val="22"/>
                            <w:szCs w:val="22"/>
                            <w:lang w:val="en-US"/>
                          </w:rPr>
                          <w:t>Optimized Syntax Tree</w:t>
                        </w:r>
                      </w:p>
                      <w:p w14:paraId="35223DB0" w14:textId="77777777" w:rsidR="00B72835" w:rsidRDefault="00B72835"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72835" w:rsidRDefault="00B72835"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72835" w:rsidRDefault="00B72835" w:rsidP="006F14D0">
                        <w:pPr>
                          <w:pStyle w:val="Normalwebb"/>
                          <w:spacing w:before="60" w:line="252" w:lineRule="auto"/>
                          <w:jc w:val="center"/>
                        </w:pPr>
                        <w:r>
                          <w:rPr>
                            <w:rFonts w:eastAsia="Calibri"/>
                            <w:sz w:val="22"/>
                            <w:szCs w:val="22"/>
                            <w:lang w:val="en-US"/>
                          </w:rPr>
                          <w:t>Middle Code List</w:t>
                        </w:r>
                      </w:p>
                      <w:p w14:paraId="5410A942" w14:textId="77777777" w:rsidR="00B72835" w:rsidRDefault="00B72835"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72835" w:rsidRDefault="00B72835" w:rsidP="006F14D0">
                        <w:pPr>
                          <w:pStyle w:val="Normalwebb"/>
                          <w:spacing w:before="60" w:line="252" w:lineRule="auto"/>
                          <w:jc w:val="center"/>
                        </w:pPr>
                        <w:r>
                          <w:rPr>
                            <w:rFonts w:eastAsia="Calibri"/>
                            <w:sz w:val="22"/>
                            <w:szCs w:val="22"/>
                            <w:lang w:val="en-US"/>
                          </w:rPr>
                          <w:t>Optimized Middle Code List</w:t>
                        </w:r>
                      </w:p>
                      <w:p w14:paraId="36F7A1DE" w14:textId="77777777" w:rsidR="00B72835" w:rsidRDefault="00B72835"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72835" w:rsidRDefault="00B72835"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72835" w:rsidRDefault="00B72835"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6" w:author="Stefan Bjornander" w:date="2015-05-23T17:42:00Z" w:initials="SB">
    <w:p w14:paraId="7086E310" w14:textId="77777777" w:rsidR="00B72835" w:rsidRDefault="00B72835">
      <w:pPr>
        <w:pStyle w:val="Kommentarer"/>
      </w:pPr>
      <w:r>
        <w:rPr>
          <w:rStyle w:val="Kommentarsreferens"/>
        </w:rPr>
        <w:annotationRef/>
      </w:r>
    </w:p>
    <w:p w14:paraId="01C1DAD9" w14:textId="77777777" w:rsidR="00B72835" w:rsidRDefault="00B72835">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117" w:author="Stefan Bjornander" w:date="2015-05-23T17:42:00Z" w:initials="SB">
    <w:p w14:paraId="04F55807" w14:textId="77777777" w:rsidR="00B72835" w:rsidRDefault="00B72835">
      <w:pPr>
        <w:pStyle w:val="Kommentarer"/>
      </w:pPr>
      <w:r>
        <w:rPr>
          <w:rStyle w:val="Kommentarsreferens"/>
        </w:rPr>
        <w:annotationRef/>
      </w:r>
    </w:p>
    <w:p w14:paraId="533EC9EE" w14:textId="77777777" w:rsidR="00B72835" w:rsidRDefault="00B72835">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94474" w14:textId="77777777" w:rsidR="00174339" w:rsidRDefault="00174339" w:rsidP="006C7309">
      <w:pPr>
        <w:spacing w:line="240" w:lineRule="auto"/>
      </w:pPr>
      <w:r>
        <w:separator/>
      </w:r>
    </w:p>
  </w:endnote>
  <w:endnote w:type="continuationSeparator" w:id="0">
    <w:p w14:paraId="69BD99DA" w14:textId="77777777" w:rsidR="00174339" w:rsidRDefault="0017433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A7F9E" w14:textId="77777777" w:rsidR="00174339" w:rsidRDefault="00174339" w:rsidP="006C7309">
      <w:pPr>
        <w:spacing w:line="240" w:lineRule="auto"/>
      </w:pPr>
      <w:r>
        <w:separator/>
      </w:r>
    </w:p>
  </w:footnote>
  <w:footnote w:type="continuationSeparator" w:id="0">
    <w:p w14:paraId="3C43968E" w14:textId="77777777" w:rsidR="00174339" w:rsidRDefault="00174339" w:rsidP="006C7309">
      <w:pPr>
        <w:spacing w:line="240" w:lineRule="auto"/>
      </w:pPr>
      <w:r>
        <w:continuationSeparator/>
      </w:r>
    </w:p>
  </w:footnote>
  <w:footnote w:id="1">
    <w:p w14:paraId="073943A1" w14:textId="0E9731C3" w:rsidR="00B72835" w:rsidRPr="00304E17" w:rsidRDefault="00B72835">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B72835" w:rsidRPr="007E20F3" w:rsidRDefault="00B72835"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B72835" w:rsidRPr="00214B10" w:rsidRDefault="00B72835"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B72835" w:rsidRPr="007E20F3" w:rsidRDefault="00B72835"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B72835" w:rsidRPr="00E01F3C" w:rsidRDefault="00B72835"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B72835" w:rsidRDefault="00B72835"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B72835" w:rsidRPr="006646C9" w:rsidRDefault="00B72835" w:rsidP="00E40B78">
      <w:pPr>
        <w:pStyle w:val="Code"/>
      </w:pPr>
      <w:r>
        <w:t>printf("int: %i, double %f", 123, 23.45);</w:t>
      </w:r>
    </w:p>
  </w:footnote>
  <w:footnote w:id="7">
    <w:p w14:paraId="185C09F4" w14:textId="77777777" w:rsidR="00B72835" w:rsidRPr="00D93CD3" w:rsidRDefault="00B72835"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B72835" w:rsidRPr="0041681A" w:rsidRDefault="00B72835">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B72835" w:rsidRPr="008A39BB" w:rsidRDefault="00B72835">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B72835" w:rsidRPr="00DB458B" w:rsidRDefault="00B72835"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B72835" w:rsidRDefault="00B72835"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B72835" w:rsidRPr="00DB458B" w:rsidRDefault="00B72835">
      <w:pPr>
        <w:pStyle w:val="Fotnotstext"/>
      </w:pPr>
    </w:p>
  </w:footnote>
  <w:footnote w:id="12">
    <w:p w14:paraId="6F2CD1AD" w14:textId="01D73667" w:rsidR="00B72835" w:rsidRPr="00615CDB" w:rsidRDefault="00B72835">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B72835" w:rsidRPr="00725EAE" w:rsidRDefault="00B7283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B72835" w:rsidRPr="00B4576D" w:rsidRDefault="00B7283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B72835" w:rsidRPr="00080A22" w:rsidRDefault="00B7283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B72835" w:rsidRDefault="00B7283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B72835" w:rsidRDefault="00B72835" w:rsidP="00E80032">
      <w:pPr>
        <w:pStyle w:val="Code"/>
      </w:pPr>
      <w:r>
        <w:t>#define BOOL int</w:t>
      </w:r>
    </w:p>
    <w:p w14:paraId="5A8A6026" w14:textId="77777777" w:rsidR="00B72835" w:rsidRDefault="00B72835" w:rsidP="00E80032">
      <w:pPr>
        <w:pStyle w:val="Code"/>
      </w:pPr>
      <w:r>
        <w:t>#define TRUE 1</w:t>
      </w:r>
    </w:p>
    <w:p w14:paraId="09976B6C" w14:textId="77777777" w:rsidR="00B72835" w:rsidRPr="00BF232B" w:rsidRDefault="00B72835" w:rsidP="00E80032">
      <w:pPr>
        <w:pStyle w:val="Code"/>
      </w:pPr>
      <w:r>
        <w:t>#define FALSE 0</w:t>
      </w:r>
    </w:p>
  </w:footnote>
  <w:footnote w:id="17">
    <w:p w14:paraId="1100CB01" w14:textId="77777777" w:rsidR="00B72835" w:rsidRDefault="00B7283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B72835" w:rsidRDefault="00B72835" w:rsidP="00E80032">
      <w:r>
        <w:rPr>
          <w:rStyle w:val="Fotnotsreferens"/>
        </w:rPr>
        <w:footnoteRef/>
      </w:r>
      <w:r>
        <w:t xml:space="preserve"> Depending of the compiler and its warning level settings.</w:t>
      </w:r>
    </w:p>
  </w:footnote>
  <w:footnote w:id="19">
    <w:p w14:paraId="3D554D37" w14:textId="77777777" w:rsidR="00B72835" w:rsidRPr="004679D4" w:rsidRDefault="00B7283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B72835" w:rsidRPr="00C03AB7" w:rsidRDefault="00B7283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B72835" w:rsidRPr="000C5114" w:rsidRDefault="00B7283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B72835" w:rsidRPr="002343ED" w:rsidRDefault="00B7283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B72835" w:rsidRDefault="00B72835" w:rsidP="00E80032">
      <w:r>
        <w:rPr>
          <w:rStyle w:val="Fotnotsreferens"/>
        </w:rPr>
        <w:footnoteRef/>
      </w:r>
      <w:r>
        <w:t xml:space="preserve"> However, we have no knowledge about the actual address; it may be 10,000 or anything else.</w:t>
      </w:r>
    </w:p>
  </w:footnote>
  <w:footnote w:id="24">
    <w:p w14:paraId="575EFDCD" w14:textId="77777777" w:rsidR="00B72835" w:rsidRPr="009B0162" w:rsidRDefault="00B72835"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B72835" w:rsidRDefault="00B7283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B72835" w:rsidRDefault="00B7283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B72835" w:rsidRPr="00E554CC" w:rsidRDefault="00B7283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B72835" w:rsidRPr="00391B01" w:rsidRDefault="00B7283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B72835" w:rsidRDefault="00B7283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B72835" w:rsidRDefault="00B7283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B72835" w:rsidRDefault="00B72835" w:rsidP="00E80032">
      <w:r>
        <w:rPr>
          <w:rStyle w:val="Fotnotsreferens"/>
        </w:rPr>
        <w:footnoteRef/>
      </w:r>
      <w:r>
        <w:t xml:space="preserve"> There is no rational explanation, just accept it.</w:t>
      </w:r>
    </w:p>
  </w:footnote>
  <w:footnote w:id="32">
    <w:p w14:paraId="0B9FD0C4" w14:textId="77777777" w:rsidR="00B72835" w:rsidRDefault="00B7283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B72835" w:rsidRPr="00EF01A1" w:rsidRDefault="00B7283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B72835" w:rsidRPr="008655EC" w:rsidRDefault="00B72835"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NKkFABeJX6g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B1D"/>
    <w:rsid w:val="000B6C0A"/>
    <w:rsid w:val="000B6E1E"/>
    <w:rsid w:val="000B76E5"/>
    <w:rsid w:val="000B796C"/>
    <w:rsid w:val="000B7A56"/>
    <w:rsid w:val="000C025E"/>
    <w:rsid w:val="000C08D3"/>
    <w:rsid w:val="000C08DE"/>
    <w:rsid w:val="000C0AC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2DC"/>
    <w:rsid w:val="000C7770"/>
    <w:rsid w:val="000C7CA0"/>
    <w:rsid w:val="000D0149"/>
    <w:rsid w:val="000D017D"/>
    <w:rsid w:val="000D034A"/>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7E"/>
    <w:rsid w:val="000F66B0"/>
    <w:rsid w:val="000F6B2E"/>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572"/>
    <w:rsid w:val="001066CA"/>
    <w:rsid w:val="00106A1B"/>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566"/>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6A14"/>
    <w:rsid w:val="001473F3"/>
    <w:rsid w:val="001476AE"/>
    <w:rsid w:val="0014792D"/>
    <w:rsid w:val="00147F72"/>
    <w:rsid w:val="001501D6"/>
    <w:rsid w:val="001506AE"/>
    <w:rsid w:val="001508B3"/>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CD4"/>
    <w:rsid w:val="00163DC1"/>
    <w:rsid w:val="00163E5A"/>
    <w:rsid w:val="001640D0"/>
    <w:rsid w:val="001640DE"/>
    <w:rsid w:val="00164131"/>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507"/>
    <w:rsid w:val="001B36BD"/>
    <w:rsid w:val="001B3717"/>
    <w:rsid w:val="001B3959"/>
    <w:rsid w:val="001B3A10"/>
    <w:rsid w:val="001B3CC4"/>
    <w:rsid w:val="001B45E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A1A"/>
    <w:rsid w:val="001C01A4"/>
    <w:rsid w:val="001C03B0"/>
    <w:rsid w:val="001C1197"/>
    <w:rsid w:val="001C1F5C"/>
    <w:rsid w:val="001C2035"/>
    <w:rsid w:val="001C229B"/>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73D"/>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857"/>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6060"/>
    <w:rsid w:val="0022676D"/>
    <w:rsid w:val="00226BDF"/>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142"/>
    <w:rsid w:val="002359E5"/>
    <w:rsid w:val="00235BAE"/>
    <w:rsid w:val="002360CD"/>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884"/>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14C7"/>
    <w:rsid w:val="00292108"/>
    <w:rsid w:val="0029261D"/>
    <w:rsid w:val="00292744"/>
    <w:rsid w:val="00292A67"/>
    <w:rsid w:val="0029308A"/>
    <w:rsid w:val="00293565"/>
    <w:rsid w:val="00294714"/>
    <w:rsid w:val="002949A1"/>
    <w:rsid w:val="00294E6A"/>
    <w:rsid w:val="0029586B"/>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E06"/>
    <w:rsid w:val="002A5FC7"/>
    <w:rsid w:val="002A66C7"/>
    <w:rsid w:val="002A6710"/>
    <w:rsid w:val="002A6AAA"/>
    <w:rsid w:val="002A6C91"/>
    <w:rsid w:val="002A6D6A"/>
    <w:rsid w:val="002A6DB9"/>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88"/>
    <w:rsid w:val="002D7262"/>
    <w:rsid w:val="002D73F8"/>
    <w:rsid w:val="002D7636"/>
    <w:rsid w:val="002D7B1F"/>
    <w:rsid w:val="002E00C1"/>
    <w:rsid w:val="002E01C1"/>
    <w:rsid w:val="002E01CA"/>
    <w:rsid w:val="002E01E4"/>
    <w:rsid w:val="002E0A78"/>
    <w:rsid w:val="002E0A93"/>
    <w:rsid w:val="002E0B81"/>
    <w:rsid w:val="002E0EBB"/>
    <w:rsid w:val="002E0FD3"/>
    <w:rsid w:val="002E1278"/>
    <w:rsid w:val="002E1309"/>
    <w:rsid w:val="002E1831"/>
    <w:rsid w:val="002E1A81"/>
    <w:rsid w:val="002E1D8C"/>
    <w:rsid w:val="002E1DAE"/>
    <w:rsid w:val="002E1EF1"/>
    <w:rsid w:val="002E236E"/>
    <w:rsid w:val="002E24BF"/>
    <w:rsid w:val="002E2513"/>
    <w:rsid w:val="002E29FB"/>
    <w:rsid w:val="002E2A37"/>
    <w:rsid w:val="002E2AE9"/>
    <w:rsid w:val="002E2E5D"/>
    <w:rsid w:val="002E32B0"/>
    <w:rsid w:val="002E33C2"/>
    <w:rsid w:val="002E343C"/>
    <w:rsid w:val="002E3652"/>
    <w:rsid w:val="002E3CDB"/>
    <w:rsid w:val="002E422B"/>
    <w:rsid w:val="002E47AF"/>
    <w:rsid w:val="002E4915"/>
    <w:rsid w:val="002E4A5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3D"/>
    <w:rsid w:val="00304AF7"/>
    <w:rsid w:val="00304B69"/>
    <w:rsid w:val="00304E17"/>
    <w:rsid w:val="0030557F"/>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1D"/>
    <w:rsid w:val="0032324E"/>
    <w:rsid w:val="0032337A"/>
    <w:rsid w:val="00323B9A"/>
    <w:rsid w:val="003241B2"/>
    <w:rsid w:val="0032483C"/>
    <w:rsid w:val="00324B53"/>
    <w:rsid w:val="00324DF6"/>
    <w:rsid w:val="00324ED3"/>
    <w:rsid w:val="00325031"/>
    <w:rsid w:val="0032506E"/>
    <w:rsid w:val="0032529C"/>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5C57"/>
    <w:rsid w:val="0036658C"/>
    <w:rsid w:val="003668DB"/>
    <w:rsid w:val="00366A07"/>
    <w:rsid w:val="00367096"/>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9AC"/>
    <w:rsid w:val="00395ABD"/>
    <w:rsid w:val="00395D57"/>
    <w:rsid w:val="00395E28"/>
    <w:rsid w:val="00396000"/>
    <w:rsid w:val="00396296"/>
    <w:rsid w:val="003962E2"/>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EDE"/>
    <w:rsid w:val="003E3851"/>
    <w:rsid w:val="003E3E98"/>
    <w:rsid w:val="003E41D7"/>
    <w:rsid w:val="003E4208"/>
    <w:rsid w:val="003E4AAF"/>
    <w:rsid w:val="003E55F9"/>
    <w:rsid w:val="003E5CB4"/>
    <w:rsid w:val="003E671C"/>
    <w:rsid w:val="003E6736"/>
    <w:rsid w:val="003E6986"/>
    <w:rsid w:val="003E7372"/>
    <w:rsid w:val="003E73E8"/>
    <w:rsid w:val="003E78F9"/>
    <w:rsid w:val="003E7CD8"/>
    <w:rsid w:val="003E7FE6"/>
    <w:rsid w:val="003F049A"/>
    <w:rsid w:val="003F0822"/>
    <w:rsid w:val="003F0AB1"/>
    <w:rsid w:val="003F0B7C"/>
    <w:rsid w:val="003F11F8"/>
    <w:rsid w:val="003F1328"/>
    <w:rsid w:val="003F1539"/>
    <w:rsid w:val="003F19DA"/>
    <w:rsid w:val="003F2683"/>
    <w:rsid w:val="003F283C"/>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C65"/>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555"/>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97A"/>
    <w:rsid w:val="00455B6C"/>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7A2"/>
    <w:rsid w:val="005219FF"/>
    <w:rsid w:val="005223AC"/>
    <w:rsid w:val="00522418"/>
    <w:rsid w:val="00522921"/>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45B0"/>
    <w:rsid w:val="005553F6"/>
    <w:rsid w:val="005558DF"/>
    <w:rsid w:val="005559F7"/>
    <w:rsid w:val="00555AF2"/>
    <w:rsid w:val="00555BBC"/>
    <w:rsid w:val="00555D55"/>
    <w:rsid w:val="005562A4"/>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712"/>
    <w:rsid w:val="005D6B52"/>
    <w:rsid w:val="005D6F45"/>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F48"/>
    <w:rsid w:val="005E406E"/>
    <w:rsid w:val="005E43B2"/>
    <w:rsid w:val="005E4444"/>
    <w:rsid w:val="005E4835"/>
    <w:rsid w:val="005E486A"/>
    <w:rsid w:val="005E4C5F"/>
    <w:rsid w:val="005E4DB2"/>
    <w:rsid w:val="005E4E33"/>
    <w:rsid w:val="005E54CB"/>
    <w:rsid w:val="005E5533"/>
    <w:rsid w:val="005E55F2"/>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C6E"/>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647"/>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27F"/>
    <w:rsid w:val="007253BC"/>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4FA"/>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4FD"/>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93"/>
    <w:rsid w:val="007B0E1F"/>
    <w:rsid w:val="007B180A"/>
    <w:rsid w:val="007B1917"/>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0"/>
    <w:rsid w:val="007B6EDC"/>
    <w:rsid w:val="007B7650"/>
    <w:rsid w:val="007B780F"/>
    <w:rsid w:val="007C08E0"/>
    <w:rsid w:val="007C0BD0"/>
    <w:rsid w:val="007C0FFA"/>
    <w:rsid w:val="007C1040"/>
    <w:rsid w:val="007C15E5"/>
    <w:rsid w:val="007C18F4"/>
    <w:rsid w:val="007C1BD6"/>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80"/>
    <w:rsid w:val="007E55A2"/>
    <w:rsid w:val="007E5CEB"/>
    <w:rsid w:val="007E5FEF"/>
    <w:rsid w:val="007E657B"/>
    <w:rsid w:val="007E670E"/>
    <w:rsid w:val="007E68B3"/>
    <w:rsid w:val="007E6B2D"/>
    <w:rsid w:val="007E7175"/>
    <w:rsid w:val="007E7504"/>
    <w:rsid w:val="007F0786"/>
    <w:rsid w:val="007F0BDC"/>
    <w:rsid w:val="007F121C"/>
    <w:rsid w:val="007F1483"/>
    <w:rsid w:val="007F15AC"/>
    <w:rsid w:val="007F19D4"/>
    <w:rsid w:val="007F1A80"/>
    <w:rsid w:val="007F1AC0"/>
    <w:rsid w:val="007F2244"/>
    <w:rsid w:val="007F229B"/>
    <w:rsid w:val="007F25B9"/>
    <w:rsid w:val="007F27A9"/>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F2B"/>
    <w:rsid w:val="008023F0"/>
    <w:rsid w:val="00802A59"/>
    <w:rsid w:val="00802D5F"/>
    <w:rsid w:val="00803479"/>
    <w:rsid w:val="00803C08"/>
    <w:rsid w:val="00804884"/>
    <w:rsid w:val="0080491C"/>
    <w:rsid w:val="00804D0F"/>
    <w:rsid w:val="00804F50"/>
    <w:rsid w:val="0080512D"/>
    <w:rsid w:val="008052D5"/>
    <w:rsid w:val="008052FF"/>
    <w:rsid w:val="0080558F"/>
    <w:rsid w:val="00805749"/>
    <w:rsid w:val="00805910"/>
    <w:rsid w:val="00805EFD"/>
    <w:rsid w:val="00806BE8"/>
    <w:rsid w:val="00806DE4"/>
    <w:rsid w:val="00806FBD"/>
    <w:rsid w:val="0080748B"/>
    <w:rsid w:val="00810376"/>
    <w:rsid w:val="008104AD"/>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D1F"/>
    <w:rsid w:val="00840014"/>
    <w:rsid w:val="0084041C"/>
    <w:rsid w:val="008404D1"/>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CB1"/>
    <w:rsid w:val="00876D3B"/>
    <w:rsid w:val="00877279"/>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1516"/>
    <w:rsid w:val="008B156F"/>
    <w:rsid w:val="008B1607"/>
    <w:rsid w:val="008B1B75"/>
    <w:rsid w:val="008B1EF5"/>
    <w:rsid w:val="008B22D2"/>
    <w:rsid w:val="008B2492"/>
    <w:rsid w:val="008B25E5"/>
    <w:rsid w:val="008B2B6F"/>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A15"/>
    <w:rsid w:val="008F1E38"/>
    <w:rsid w:val="008F1ECE"/>
    <w:rsid w:val="008F23C8"/>
    <w:rsid w:val="008F2541"/>
    <w:rsid w:val="008F2953"/>
    <w:rsid w:val="008F2CF5"/>
    <w:rsid w:val="008F3387"/>
    <w:rsid w:val="008F34D8"/>
    <w:rsid w:val="008F36BB"/>
    <w:rsid w:val="008F371F"/>
    <w:rsid w:val="008F3B1F"/>
    <w:rsid w:val="008F4398"/>
    <w:rsid w:val="008F43AA"/>
    <w:rsid w:val="008F4410"/>
    <w:rsid w:val="008F462C"/>
    <w:rsid w:val="008F491B"/>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954"/>
    <w:rsid w:val="00903ED0"/>
    <w:rsid w:val="00903F63"/>
    <w:rsid w:val="0090411D"/>
    <w:rsid w:val="00904226"/>
    <w:rsid w:val="0090451C"/>
    <w:rsid w:val="009046E4"/>
    <w:rsid w:val="00904833"/>
    <w:rsid w:val="00904934"/>
    <w:rsid w:val="00904C1F"/>
    <w:rsid w:val="009051A0"/>
    <w:rsid w:val="00905E09"/>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4EA"/>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46B"/>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1006"/>
    <w:rsid w:val="009E1020"/>
    <w:rsid w:val="009E1225"/>
    <w:rsid w:val="009E1435"/>
    <w:rsid w:val="009E18DD"/>
    <w:rsid w:val="009E1A5D"/>
    <w:rsid w:val="009E1A81"/>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6A5D"/>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2497"/>
    <w:rsid w:val="00A12499"/>
    <w:rsid w:val="00A126B6"/>
    <w:rsid w:val="00A127E1"/>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9DC"/>
    <w:rsid w:val="00A43DA5"/>
    <w:rsid w:val="00A43FEB"/>
    <w:rsid w:val="00A44141"/>
    <w:rsid w:val="00A444C3"/>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0EF5"/>
    <w:rsid w:val="00AE10A3"/>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D7B"/>
    <w:rsid w:val="00B51246"/>
    <w:rsid w:val="00B51A4B"/>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092"/>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83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697"/>
    <w:rsid w:val="00BF0FA5"/>
    <w:rsid w:val="00BF1504"/>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6C2"/>
    <w:rsid w:val="00C70CA4"/>
    <w:rsid w:val="00C70DF8"/>
    <w:rsid w:val="00C70FA1"/>
    <w:rsid w:val="00C71224"/>
    <w:rsid w:val="00C71256"/>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FF7"/>
    <w:rsid w:val="00C870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9D4"/>
    <w:rsid w:val="00CA0D51"/>
    <w:rsid w:val="00CA0D69"/>
    <w:rsid w:val="00CA10AC"/>
    <w:rsid w:val="00CA1177"/>
    <w:rsid w:val="00CA2020"/>
    <w:rsid w:val="00CA2166"/>
    <w:rsid w:val="00CA2195"/>
    <w:rsid w:val="00CA2311"/>
    <w:rsid w:val="00CA2566"/>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4CD"/>
    <w:rsid w:val="00D408AD"/>
    <w:rsid w:val="00D40EDA"/>
    <w:rsid w:val="00D414D0"/>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4AD"/>
    <w:rsid w:val="00D83A6D"/>
    <w:rsid w:val="00D8402F"/>
    <w:rsid w:val="00D84619"/>
    <w:rsid w:val="00D846D1"/>
    <w:rsid w:val="00D84B3D"/>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A78"/>
    <w:rsid w:val="00DA6ABE"/>
    <w:rsid w:val="00DA7684"/>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0D4D"/>
    <w:rsid w:val="00DC123D"/>
    <w:rsid w:val="00DC1A9A"/>
    <w:rsid w:val="00DC227A"/>
    <w:rsid w:val="00DC2435"/>
    <w:rsid w:val="00DC25E6"/>
    <w:rsid w:val="00DC29A9"/>
    <w:rsid w:val="00DC2AF5"/>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6D39"/>
    <w:rsid w:val="00DD7399"/>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1DE3"/>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2B2"/>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D6D"/>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16E"/>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5C0"/>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8A6"/>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C35"/>
    <w:rsid w:val="00EB5C74"/>
    <w:rsid w:val="00EB5FEB"/>
    <w:rsid w:val="00EB600D"/>
    <w:rsid w:val="00EB6483"/>
    <w:rsid w:val="00EB65AD"/>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55F"/>
    <w:rsid w:val="00ED0CCC"/>
    <w:rsid w:val="00ED0F79"/>
    <w:rsid w:val="00ED1645"/>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7411"/>
    <w:rsid w:val="00F279BE"/>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B1D"/>
    <w:rsid w:val="00F611CB"/>
    <w:rsid w:val="00F61516"/>
    <w:rsid w:val="00F62229"/>
    <w:rsid w:val="00F6237D"/>
    <w:rsid w:val="00F62DC5"/>
    <w:rsid w:val="00F63161"/>
    <w:rsid w:val="00F63440"/>
    <w:rsid w:val="00F63DBE"/>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DB"/>
    <w:rsid w:val="00FD45A1"/>
    <w:rsid w:val="00FD487E"/>
    <w:rsid w:val="00FD48A1"/>
    <w:rsid w:val="00FD4C49"/>
    <w:rsid w:val="00FD535B"/>
    <w:rsid w:val="00FD54C4"/>
    <w:rsid w:val="00FD598B"/>
    <w:rsid w:val="00FD5ADA"/>
    <w:rsid w:val="00FD5BCA"/>
    <w:rsid w:val="00FD5F3F"/>
    <w:rsid w:val="00FD5FC1"/>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304E"/>
    <w:rsid w:val="00FE34EC"/>
    <w:rsid w:val="00FE3522"/>
    <w:rsid w:val="00FE3C42"/>
    <w:rsid w:val="00FE4025"/>
    <w:rsid w:val="00FE412D"/>
    <w:rsid w:val="00FE437C"/>
    <w:rsid w:val="00FE49B1"/>
    <w:rsid w:val="00FE4D24"/>
    <w:rsid w:val="00FE4E0C"/>
    <w:rsid w:val="00FE517F"/>
    <w:rsid w:val="00FE574F"/>
    <w:rsid w:val="00FE6AFB"/>
    <w:rsid w:val="00FE6BB6"/>
    <w:rsid w:val="00FE6C63"/>
    <w:rsid w:val="00FE6FE8"/>
    <w:rsid w:val="00FE718D"/>
    <w:rsid w:val="00FE73FD"/>
    <w:rsid w:val="00FE745E"/>
    <w:rsid w:val="00FE74EC"/>
    <w:rsid w:val="00FE78F0"/>
    <w:rsid w:val="00FE7FBA"/>
    <w:rsid w:val="00FF0105"/>
    <w:rsid w:val="00FF04F1"/>
    <w:rsid w:val="00FF05E1"/>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0D95B-68C3-4EEE-9538-1D918968A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8766</TotalTime>
  <Pages>602</Pages>
  <Words>177312</Words>
  <Characters>939755</Characters>
  <Application>Microsoft Office Word</Application>
  <DocSecurity>0</DocSecurity>
  <Lines>7831</Lines>
  <Paragraphs>2229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1515</cp:revision>
  <cp:lastPrinted>2017-05-07T13:41:00Z</cp:lastPrinted>
  <dcterms:created xsi:type="dcterms:W3CDTF">2020-05-20T16:12:00Z</dcterms:created>
  <dcterms:modified xsi:type="dcterms:W3CDTF">2020-06-09T19:45:00Z</dcterms:modified>
</cp:coreProperties>
</file>