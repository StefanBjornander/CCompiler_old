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616924">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616924">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616924">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616924">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616924">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616924">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616924">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616924">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616924">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616924">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616924">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616924">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616924">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616924">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616924">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616924">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616924">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616924">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616924">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66BAB" w:rsidRPr="00D2146B" w:rsidRDefault="00B66BA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66BAB" w:rsidRPr="00D2146B" w:rsidRDefault="00B66BAB"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66BAB" w:rsidRDefault="00B66BA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66BAB" w:rsidRDefault="00B66BAB" w:rsidP="00942B30">
                              <w:pPr>
                                <w:spacing w:before="60" w:line="256" w:lineRule="auto"/>
                                <w:jc w:val="center"/>
                                <w:rPr>
                                  <w:sz w:val="24"/>
                                  <w:szCs w:val="24"/>
                                </w:rPr>
                              </w:pPr>
                              <w:r>
                                <w:rPr>
                                  <w:rFonts w:eastAsia="Calibri"/>
                                  <w:color w:val="000000"/>
                                  <w:sz w:val="18"/>
                                  <w:szCs w:val="18"/>
                                </w:rPr>
                                <w:t>Parser</w:t>
                              </w:r>
                            </w:p>
                            <w:p w14:paraId="1ABFD117" w14:textId="77777777" w:rsidR="00B66BAB" w:rsidRDefault="00B66BA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66BAB" w:rsidRDefault="00B66BAB" w:rsidP="003727AB">
                              <w:pPr>
                                <w:spacing w:before="60" w:line="254" w:lineRule="auto"/>
                                <w:jc w:val="center"/>
                                <w:rPr>
                                  <w:sz w:val="24"/>
                                  <w:szCs w:val="24"/>
                                </w:rPr>
                              </w:pPr>
                              <w:r>
                                <w:rPr>
                                  <w:rFonts w:eastAsia="Calibri"/>
                                  <w:color w:val="000000"/>
                                  <w:sz w:val="18"/>
                                  <w:szCs w:val="18"/>
                                </w:rPr>
                                <w:t>Scanner</w:t>
                              </w:r>
                            </w:p>
                            <w:p w14:paraId="03FD0412" w14:textId="77777777" w:rsidR="00B66BAB" w:rsidRDefault="00B66BA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66BAB" w:rsidRDefault="00B66BA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66BAB" w:rsidRDefault="00B66BAB" w:rsidP="003567A1">
                              <w:pPr>
                                <w:spacing w:before="0" w:line="252" w:lineRule="auto"/>
                                <w:jc w:val="center"/>
                                <w:rPr>
                                  <w:sz w:val="24"/>
                                  <w:szCs w:val="24"/>
                                </w:rPr>
                              </w:pPr>
                            </w:p>
                            <w:p w14:paraId="217B84F7" w14:textId="77777777" w:rsidR="00B66BAB" w:rsidRDefault="00B66BA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66BAB" w:rsidRDefault="00B66BA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66BAB" w:rsidRPr="00EF6288" w:rsidRDefault="00B66BAB"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66BAB" w:rsidRDefault="00B66BA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66BAB" w:rsidRDefault="00B66BA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66BAB" w:rsidRDefault="00B66BA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66BAB" w:rsidRPr="00E962F6" w:rsidRDefault="00B66BAB"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66BAB" w:rsidRDefault="00B66BA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66BAB" w:rsidRDefault="00B66BAB"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66BAB" w:rsidRDefault="00B66BAB"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66BAB" w:rsidRDefault="00B66BA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66BAB" w:rsidRDefault="00B66BA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66BAB" w:rsidRPr="00D2146B" w:rsidRDefault="00B66BA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66BAB" w:rsidRPr="00D2146B" w:rsidRDefault="00B66BAB"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66BAB" w:rsidRDefault="00B66BA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66BAB" w:rsidRDefault="00B66BAB" w:rsidP="00942B30">
                        <w:pPr>
                          <w:spacing w:before="60" w:line="256" w:lineRule="auto"/>
                          <w:jc w:val="center"/>
                          <w:rPr>
                            <w:sz w:val="24"/>
                            <w:szCs w:val="24"/>
                          </w:rPr>
                        </w:pPr>
                        <w:r>
                          <w:rPr>
                            <w:rFonts w:eastAsia="Calibri"/>
                            <w:color w:val="000000"/>
                            <w:sz w:val="18"/>
                            <w:szCs w:val="18"/>
                          </w:rPr>
                          <w:t>Parser</w:t>
                        </w:r>
                      </w:p>
                      <w:p w14:paraId="1ABFD117" w14:textId="77777777" w:rsidR="00B66BAB" w:rsidRDefault="00B66BA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66BAB" w:rsidRDefault="00B66BAB" w:rsidP="003727AB">
                        <w:pPr>
                          <w:spacing w:before="60" w:line="254" w:lineRule="auto"/>
                          <w:jc w:val="center"/>
                          <w:rPr>
                            <w:sz w:val="24"/>
                            <w:szCs w:val="24"/>
                          </w:rPr>
                        </w:pPr>
                        <w:r>
                          <w:rPr>
                            <w:rFonts w:eastAsia="Calibri"/>
                            <w:color w:val="000000"/>
                            <w:sz w:val="18"/>
                            <w:szCs w:val="18"/>
                          </w:rPr>
                          <w:t>Scanner</w:t>
                        </w:r>
                      </w:p>
                      <w:p w14:paraId="03FD0412" w14:textId="77777777" w:rsidR="00B66BAB" w:rsidRDefault="00B66BA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66BAB" w:rsidRDefault="00B66BA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66BAB" w:rsidRDefault="00B66BAB" w:rsidP="003567A1">
                        <w:pPr>
                          <w:spacing w:before="0" w:line="252" w:lineRule="auto"/>
                          <w:jc w:val="center"/>
                          <w:rPr>
                            <w:sz w:val="24"/>
                            <w:szCs w:val="24"/>
                          </w:rPr>
                        </w:pPr>
                      </w:p>
                      <w:p w14:paraId="217B84F7" w14:textId="77777777" w:rsidR="00B66BAB" w:rsidRDefault="00B66BA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66BAB" w:rsidRDefault="00B66BA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66BAB" w:rsidRPr="00EF6288" w:rsidRDefault="00B66BAB"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66BAB" w:rsidRDefault="00B66BA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66BAB" w:rsidRDefault="00B66BA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66BAB" w:rsidRDefault="00B66BA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66BAB" w:rsidRPr="00E962F6" w:rsidRDefault="00B66BAB"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66BAB" w:rsidRDefault="00B66BA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66BAB" w:rsidRDefault="00B66BAB"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66BAB" w:rsidRDefault="00B66BAB"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66BAB" w:rsidRDefault="00B66BA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66BAB" w:rsidRDefault="00B66BA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66BAB" w:rsidRPr="00D2146B" w:rsidRDefault="00B66BA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66BAB" w:rsidRPr="00D2146B" w:rsidRDefault="00B66BAB"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66BAB" w:rsidRDefault="00B66BA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66BAB" w:rsidRDefault="00B66BAB" w:rsidP="00541B67">
                              <w:pPr>
                                <w:spacing w:before="60" w:line="256" w:lineRule="auto"/>
                                <w:jc w:val="center"/>
                                <w:rPr>
                                  <w:sz w:val="24"/>
                                  <w:szCs w:val="24"/>
                                </w:rPr>
                              </w:pPr>
                              <w:r>
                                <w:rPr>
                                  <w:rFonts w:eastAsia="Calibri"/>
                                  <w:color w:val="000000"/>
                                  <w:sz w:val="18"/>
                                  <w:szCs w:val="18"/>
                                </w:rPr>
                                <w:t>Parser</w:t>
                              </w:r>
                            </w:p>
                            <w:p w14:paraId="738A4637" w14:textId="77777777" w:rsidR="00B66BAB" w:rsidRDefault="00B66BA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66BAB" w:rsidRDefault="00B66BAB" w:rsidP="00541B67">
                              <w:pPr>
                                <w:spacing w:before="60" w:line="254" w:lineRule="auto"/>
                                <w:jc w:val="center"/>
                                <w:rPr>
                                  <w:sz w:val="24"/>
                                  <w:szCs w:val="24"/>
                                </w:rPr>
                              </w:pPr>
                              <w:r>
                                <w:rPr>
                                  <w:rFonts w:eastAsia="Calibri"/>
                                  <w:color w:val="000000"/>
                                  <w:sz w:val="18"/>
                                  <w:szCs w:val="18"/>
                                </w:rPr>
                                <w:t>Scanner</w:t>
                              </w:r>
                            </w:p>
                            <w:p w14:paraId="1FC59E41" w14:textId="77777777" w:rsidR="00B66BAB" w:rsidRDefault="00B66BA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66BAB" w:rsidRDefault="00B66BA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66BAB" w:rsidRDefault="00B66BAB" w:rsidP="00541B67">
                              <w:pPr>
                                <w:spacing w:before="0" w:line="252" w:lineRule="auto"/>
                                <w:jc w:val="center"/>
                                <w:rPr>
                                  <w:sz w:val="24"/>
                                  <w:szCs w:val="24"/>
                                </w:rPr>
                              </w:pPr>
                            </w:p>
                            <w:p w14:paraId="1164C4DA" w14:textId="77777777" w:rsidR="00B66BAB" w:rsidRDefault="00B66BA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66BAB" w:rsidRDefault="00B66BA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66BAB" w:rsidRPr="00EF6288" w:rsidRDefault="00B66BAB"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66BAB" w:rsidRDefault="00B66BA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66BAB" w:rsidRDefault="00B66BA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66BAB" w:rsidRDefault="00B66BA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66BAB" w:rsidRPr="00E962F6" w:rsidRDefault="00B66BAB"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66BAB" w:rsidRDefault="00B66BA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66BAB" w:rsidRDefault="00B66BAB"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66BAB" w:rsidRDefault="00B66BAB"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66BAB" w:rsidRDefault="00B66BA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66BAB" w:rsidRDefault="00B66BA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66BAB" w:rsidRPr="00D2146B" w:rsidRDefault="00B66BA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66BAB" w:rsidRPr="00D2146B" w:rsidRDefault="00B66BAB"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66BAB" w:rsidRDefault="00B66BA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66BAB" w:rsidRDefault="00B66BAB" w:rsidP="00541B67">
                        <w:pPr>
                          <w:spacing w:before="60" w:line="256" w:lineRule="auto"/>
                          <w:jc w:val="center"/>
                          <w:rPr>
                            <w:sz w:val="24"/>
                            <w:szCs w:val="24"/>
                          </w:rPr>
                        </w:pPr>
                        <w:r>
                          <w:rPr>
                            <w:rFonts w:eastAsia="Calibri"/>
                            <w:color w:val="000000"/>
                            <w:sz w:val="18"/>
                            <w:szCs w:val="18"/>
                          </w:rPr>
                          <w:t>Parser</w:t>
                        </w:r>
                      </w:p>
                      <w:p w14:paraId="738A4637" w14:textId="77777777" w:rsidR="00B66BAB" w:rsidRDefault="00B66BA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66BAB" w:rsidRDefault="00B66BAB" w:rsidP="00541B67">
                        <w:pPr>
                          <w:spacing w:before="60" w:line="254" w:lineRule="auto"/>
                          <w:jc w:val="center"/>
                          <w:rPr>
                            <w:sz w:val="24"/>
                            <w:szCs w:val="24"/>
                          </w:rPr>
                        </w:pPr>
                        <w:r>
                          <w:rPr>
                            <w:rFonts w:eastAsia="Calibri"/>
                            <w:color w:val="000000"/>
                            <w:sz w:val="18"/>
                            <w:szCs w:val="18"/>
                          </w:rPr>
                          <w:t>Scanner</w:t>
                        </w:r>
                      </w:p>
                      <w:p w14:paraId="1FC59E41" w14:textId="77777777" w:rsidR="00B66BAB" w:rsidRDefault="00B66BA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66BAB" w:rsidRDefault="00B66BA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66BAB" w:rsidRDefault="00B66BAB" w:rsidP="00541B67">
                        <w:pPr>
                          <w:spacing w:before="0" w:line="252" w:lineRule="auto"/>
                          <w:jc w:val="center"/>
                          <w:rPr>
                            <w:sz w:val="24"/>
                            <w:szCs w:val="24"/>
                          </w:rPr>
                        </w:pPr>
                      </w:p>
                      <w:p w14:paraId="1164C4DA" w14:textId="77777777" w:rsidR="00B66BAB" w:rsidRDefault="00B66BA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66BAB" w:rsidRDefault="00B66BA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66BAB" w:rsidRPr="00EF6288" w:rsidRDefault="00B66BAB"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66BAB" w:rsidRDefault="00B66BA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66BAB" w:rsidRDefault="00B66BA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66BAB" w:rsidRDefault="00B66BA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66BAB" w:rsidRPr="00E962F6" w:rsidRDefault="00B66BAB"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66BAB" w:rsidRDefault="00B66BA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66BAB" w:rsidRDefault="00B66BAB"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66BAB" w:rsidRDefault="00B66BAB"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66BAB" w:rsidRDefault="00B66BA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66BAB" w:rsidRDefault="00B66BA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715"/>
            <w:gridCol w:w="2401"/>
            <w:gridCol w:w="715"/>
            <w:gridCol w:w="2402"/>
            <w:gridCol w:w="715"/>
            <w:gridCol w:w="2402"/>
            <w:gridCol w:w="71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 xml:space="preserve">The </w:t>
      </w:r>
      <w:proofErr w:type="gramStart"/>
      <w:r w:rsidRPr="00903DBA">
        <w:t>For</w:t>
      </w:r>
      <w:proofErr w:type="gramEnd"/>
      <w:r w:rsidRPr="00903DBA">
        <w:t xml:space="preserve">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proofErr w:type="gramStart"/>
      <w:r>
        <w:t>Or</w:t>
      </w:r>
      <w:proofErr w:type="gramEnd"/>
      <w:r>
        <w:t xml:space="preserve">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proofErr w:type="gramStart"/>
      <w:r>
        <w:t>And</w:t>
      </w:r>
      <w:proofErr w:type="gramEnd"/>
      <w:r>
        <w:t xml:space="preserve">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66BAB" w:rsidRPr="00D2146B" w:rsidRDefault="00B66BAB" w:rsidP="0050082D">
                              <w:pPr>
                                <w:spacing w:before="0" w:after="0"/>
                                <w:rPr>
                                  <w:sz w:val="18"/>
                                  <w:szCs w:val="18"/>
                                  <w:lang w:val="sv-SE"/>
                                </w:rPr>
                              </w:pPr>
                              <w:r>
                                <w:rPr>
                                  <w:sz w:val="18"/>
                                  <w:szCs w:val="18"/>
                                  <w:lang w:val="sv-SE"/>
                                </w:rPr>
                                <w:t>Static int globalInt</w:t>
                              </w:r>
                            </w:p>
                            <w:p w14:paraId="69A6032C" w14:textId="768161F7" w:rsidR="00B66BAB" w:rsidRDefault="00B66BAB" w:rsidP="0050082D">
                              <w:pPr>
                                <w:spacing w:before="0" w:after="0"/>
                                <w:rPr>
                                  <w:sz w:val="18"/>
                                  <w:szCs w:val="18"/>
                                  <w:lang w:val="sv-SE"/>
                                </w:rPr>
                              </w:pPr>
                              <w:r>
                                <w:rPr>
                                  <w:sz w:val="18"/>
                                  <w:szCs w:val="18"/>
                                  <w:lang w:val="sv-SE"/>
                                </w:rPr>
                                <w:t>Static int i</w:t>
                              </w:r>
                            </w:p>
                            <w:p w14:paraId="65DC2C71" w14:textId="7AEEED2D" w:rsidR="00B66BAB" w:rsidRDefault="00B66BAB" w:rsidP="0050082D">
                              <w:pPr>
                                <w:spacing w:before="0" w:after="0"/>
                                <w:rPr>
                                  <w:sz w:val="18"/>
                                  <w:szCs w:val="18"/>
                                  <w:lang w:val="sv-SE"/>
                                </w:rPr>
                              </w:pPr>
                            </w:p>
                            <w:p w14:paraId="3B0DD407" w14:textId="21D67AC3" w:rsidR="00B66BAB" w:rsidRPr="001B6705" w:rsidRDefault="00B66BA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66BAB" w:rsidRPr="00D2146B" w:rsidRDefault="00B66BA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66BAB" w:rsidRPr="00D2146B" w:rsidRDefault="00B66BA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66BAB" w:rsidRDefault="00B66BAB"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B66BAB" w:rsidRPr="00D2146B" w:rsidRDefault="00B66BAB"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B66BAB" w:rsidRDefault="00B66BAB" w:rsidP="0050082D">
                              <w:pPr>
                                <w:spacing w:before="0" w:after="0" w:line="256" w:lineRule="auto"/>
                                <w:rPr>
                                  <w:rFonts w:eastAsia="Calibri"/>
                                  <w:color w:val="000000"/>
                                  <w:sz w:val="18"/>
                                  <w:szCs w:val="18"/>
                                </w:rPr>
                              </w:pPr>
                            </w:p>
                            <w:p w14:paraId="71CC6A80" w14:textId="77C30F45" w:rsidR="00B66BAB" w:rsidRPr="00D2146B" w:rsidRDefault="00B66BAB"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B66BAB" w:rsidRPr="00D2146B" w:rsidRDefault="00B66BAB" w:rsidP="0050082D">
                              <w:pPr>
                                <w:spacing w:before="0" w:after="0" w:line="256" w:lineRule="auto"/>
                                <w:rPr>
                                  <w:sz w:val="18"/>
                                  <w:szCs w:val="18"/>
                                </w:rPr>
                              </w:pPr>
                              <w:r w:rsidRPr="00D2146B">
                                <w:rPr>
                                  <w:rFonts w:eastAsia="Calibri"/>
                                  <w:color w:val="000000"/>
                                  <w:sz w:val="18"/>
                                  <w:szCs w:val="18"/>
                                </w:rPr>
                                <w:t> </w:t>
                              </w:r>
                            </w:p>
                            <w:p w14:paraId="176D8F8E" w14:textId="77777777" w:rsidR="00B66BAB" w:rsidRPr="00D2146B" w:rsidRDefault="00B66BA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66BAB" w:rsidRPr="00D2146B" w:rsidRDefault="00B66BAB"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66BAB" w:rsidRPr="00D2146B" w:rsidRDefault="00B66BAB"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B66BAB" w:rsidRDefault="00B66BAB"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B66BAB" w:rsidRDefault="00B66BAB" w:rsidP="00073BF2">
                              <w:pPr>
                                <w:spacing w:before="0" w:after="0" w:line="254" w:lineRule="auto"/>
                                <w:rPr>
                                  <w:rFonts w:eastAsia="Calibri"/>
                                  <w:color w:val="000000"/>
                                  <w:sz w:val="18"/>
                                  <w:szCs w:val="18"/>
                                </w:rPr>
                              </w:pPr>
                            </w:p>
                            <w:p w14:paraId="55FF5C13" w14:textId="77777777" w:rsidR="00B66BAB" w:rsidRPr="00D2146B" w:rsidRDefault="00B66BAB"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B66BAB" w:rsidRPr="00D2146B" w:rsidRDefault="00B66BAB" w:rsidP="00073BF2">
                              <w:pPr>
                                <w:spacing w:before="0" w:after="0" w:line="254" w:lineRule="auto"/>
                                <w:rPr>
                                  <w:sz w:val="18"/>
                                  <w:szCs w:val="18"/>
                                </w:rPr>
                              </w:pPr>
                            </w:p>
                            <w:p w14:paraId="2347329E" w14:textId="77777777" w:rsidR="00B66BAB" w:rsidRPr="00D2146B" w:rsidRDefault="00B66BAB" w:rsidP="0050082D">
                              <w:pPr>
                                <w:spacing w:before="0" w:after="0" w:line="254" w:lineRule="auto"/>
                                <w:rPr>
                                  <w:sz w:val="18"/>
                                  <w:szCs w:val="18"/>
                                </w:rPr>
                              </w:pPr>
                              <w:r w:rsidRPr="00D2146B">
                                <w:rPr>
                                  <w:rFonts w:eastAsia="Calibri"/>
                                  <w:color w:val="000000"/>
                                  <w:sz w:val="18"/>
                                  <w:szCs w:val="18"/>
                                </w:rPr>
                                <w:t> </w:t>
                              </w:r>
                            </w:p>
                            <w:p w14:paraId="7D6DAD56" w14:textId="77777777" w:rsidR="00B66BAB" w:rsidRPr="00D2146B" w:rsidRDefault="00B66BA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66BAB" w:rsidRPr="00D2146B" w:rsidRDefault="00B66BA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66BAB" w:rsidRPr="00100F82" w:rsidRDefault="00B66BAB"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B66BAB" w:rsidRPr="00100F82" w:rsidRDefault="00B66BAB"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B66BAB" w:rsidRDefault="00B66BAB" w:rsidP="00100F82">
                              <w:pPr>
                                <w:spacing w:before="0" w:after="0" w:line="256" w:lineRule="auto"/>
                                <w:rPr>
                                  <w:rFonts w:eastAsia="Calibri"/>
                                  <w:color w:val="000000"/>
                                  <w:sz w:val="18"/>
                                  <w:szCs w:val="18"/>
                                </w:rPr>
                              </w:pPr>
                            </w:p>
                            <w:p w14:paraId="35EF25BA" w14:textId="6D9A7EDC" w:rsidR="00B66BAB" w:rsidRPr="00D2146B" w:rsidRDefault="00B66BAB"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B66BAB" w:rsidRDefault="00B66BA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66BAB" w:rsidRDefault="00B66BA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66BAB" w:rsidRDefault="00B66BAB" w:rsidP="00D44BB8">
                              <w:pPr>
                                <w:spacing w:line="252" w:lineRule="auto"/>
                              </w:pPr>
                              <w:r>
                                <w:rPr>
                                  <w:rFonts w:eastAsia="Calibri"/>
                                  <w:color w:val="000000"/>
                                  <w:sz w:val="18"/>
                                  <w:szCs w:val="18"/>
                                </w:rPr>
                                <w:t>SymbolTable.CurrentTable</w:t>
                              </w:r>
                            </w:p>
                            <w:p w14:paraId="332537CB" w14:textId="66AB52F1" w:rsidR="00B66BAB" w:rsidRDefault="00B66BAB" w:rsidP="00D44BB8">
                              <w:pPr>
                                <w:spacing w:line="252" w:lineRule="auto"/>
                              </w:pPr>
                            </w:p>
                            <w:p w14:paraId="35DA4169" w14:textId="77777777" w:rsidR="00B66BAB" w:rsidRDefault="00B66BA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66BAB" w:rsidRPr="00610E6C" w:rsidRDefault="00B66BAB"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66BAB" w:rsidRPr="00D2146B" w:rsidRDefault="00B66BAB" w:rsidP="0050082D">
                        <w:pPr>
                          <w:spacing w:before="0" w:after="0"/>
                          <w:rPr>
                            <w:sz w:val="18"/>
                            <w:szCs w:val="18"/>
                            <w:lang w:val="sv-SE"/>
                          </w:rPr>
                        </w:pPr>
                        <w:r>
                          <w:rPr>
                            <w:sz w:val="18"/>
                            <w:szCs w:val="18"/>
                            <w:lang w:val="sv-SE"/>
                          </w:rPr>
                          <w:t>Static int globalInt</w:t>
                        </w:r>
                      </w:p>
                      <w:p w14:paraId="69A6032C" w14:textId="768161F7" w:rsidR="00B66BAB" w:rsidRDefault="00B66BAB" w:rsidP="0050082D">
                        <w:pPr>
                          <w:spacing w:before="0" w:after="0"/>
                          <w:rPr>
                            <w:sz w:val="18"/>
                            <w:szCs w:val="18"/>
                            <w:lang w:val="sv-SE"/>
                          </w:rPr>
                        </w:pPr>
                        <w:r>
                          <w:rPr>
                            <w:sz w:val="18"/>
                            <w:szCs w:val="18"/>
                            <w:lang w:val="sv-SE"/>
                          </w:rPr>
                          <w:t>Static int i</w:t>
                        </w:r>
                      </w:p>
                      <w:p w14:paraId="65DC2C71" w14:textId="7AEEED2D" w:rsidR="00B66BAB" w:rsidRDefault="00B66BAB" w:rsidP="0050082D">
                        <w:pPr>
                          <w:spacing w:before="0" w:after="0"/>
                          <w:rPr>
                            <w:sz w:val="18"/>
                            <w:szCs w:val="18"/>
                            <w:lang w:val="sv-SE"/>
                          </w:rPr>
                        </w:pPr>
                      </w:p>
                      <w:p w14:paraId="3B0DD407" w14:textId="21D67AC3" w:rsidR="00B66BAB" w:rsidRPr="001B6705" w:rsidRDefault="00B66BA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66BAB" w:rsidRPr="00D2146B" w:rsidRDefault="00B66BAB"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66BAB" w:rsidRPr="00D2146B" w:rsidRDefault="00B66BA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66BAB" w:rsidRDefault="00B66BAB"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B66BAB" w:rsidRPr="00D2146B" w:rsidRDefault="00B66BAB"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B66BAB" w:rsidRDefault="00B66BAB" w:rsidP="0050082D">
                        <w:pPr>
                          <w:spacing w:before="0" w:after="0" w:line="256" w:lineRule="auto"/>
                          <w:rPr>
                            <w:rFonts w:eastAsia="Calibri"/>
                            <w:color w:val="000000"/>
                            <w:sz w:val="18"/>
                            <w:szCs w:val="18"/>
                          </w:rPr>
                        </w:pPr>
                      </w:p>
                      <w:p w14:paraId="71CC6A80" w14:textId="77C30F45" w:rsidR="00B66BAB" w:rsidRPr="00D2146B" w:rsidRDefault="00B66BAB"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B66BAB" w:rsidRPr="00D2146B" w:rsidRDefault="00B66BAB" w:rsidP="0050082D">
                        <w:pPr>
                          <w:spacing w:before="0" w:after="0" w:line="256" w:lineRule="auto"/>
                          <w:rPr>
                            <w:sz w:val="18"/>
                            <w:szCs w:val="18"/>
                          </w:rPr>
                        </w:pPr>
                        <w:r w:rsidRPr="00D2146B">
                          <w:rPr>
                            <w:rFonts w:eastAsia="Calibri"/>
                            <w:color w:val="000000"/>
                            <w:sz w:val="18"/>
                            <w:szCs w:val="18"/>
                          </w:rPr>
                          <w:t> </w:t>
                        </w:r>
                      </w:p>
                      <w:p w14:paraId="176D8F8E" w14:textId="77777777" w:rsidR="00B66BAB" w:rsidRPr="00D2146B" w:rsidRDefault="00B66BA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66BAB" w:rsidRPr="00D2146B" w:rsidRDefault="00B66BAB"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66BAB" w:rsidRPr="00D2146B" w:rsidRDefault="00B66BAB"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B66BAB" w:rsidRDefault="00B66BAB"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B66BAB" w:rsidRDefault="00B66BAB" w:rsidP="00073BF2">
                        <w:pPr>
                          <w:spacing w:before="0" w:after="0" w:line="254" w:lineRule="auto"/>
                          <w:rPr>
                            <w:rFonts w:eastAsia="Calibri"/>
                            <w:color w:val="000000"/>
                            <w:sz w:val="18"/>
                            <w:szCs w:val="18"/>
                          </w:rPr>
                        </w:pPr>
                      </w:p>
                      <w:p w14:paraId="55FF5C13" w14:textId="77777777" w:rsidR="00B66BAB" w:rsidRPr="00D2146B" w:rsidRDefault="00B66BAB"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B66BAB" w:rsidRPr="00D2146B" w:rsidRDefault="00B66BAB" w:rsidP="00073BF2">
                        <w:pPr>
                          <w:spacing w:before="0" w:after="0" w:line="254" w:lineRule="auto"/>
                          <w:rPr>
                            <w:sz w:val="18"/>
                            <w:szCs w:val="18"/>
                          </w:rPr>
                        </w:pPr>
                      </w:p>
                      <w:p w14:paraId="2347329E" w14:textId="77777777" w:rsidR="00B66BAB" w:rsidRPr="00D2146B" w:rsidRDefault="00B66BAB" w:rsidP="0050082D">
                        <w:pPr>
                          <w:spacing w:before="0" w:after="0" w:line="254" w:lineRule="auto"/>
                          <w:rPr>
                            <w:sz w:val="18"/>
                            <w:szCs w:val="18"/>
                          </w:rPr>
                        </w:pPr>
                        <w:r w:rsidRPr="00D2146B">
                          <w:rPr>
                            <w:rFonts w:eastAsia="Calibri"/>
                            <w:color w:val="000000"/>
                            <w:sz w:val="18"/>
                            <w:szCs w:val="18"/>
                          </w:rPr>
                          <w:t> </w:t>
                        </w:r>
                      </w:p>
                      <w:p w14:paraId="7D6DAD56" w14:textId="77777777" w:rsidR="00B66BAB" w:rsidRPr="00D2146B" w:rsidRDefault="00B66BA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66BAB" w:rsidRPr="00D2146B" w:rsidRDefault="00B66BA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66BAB" w:rsidRPr="00100F82" w:rsidRDefault="00B66BAB"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B66BAB" w:rsidRPr="00100F82" w:rsidRDefault="00B66BAB"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B66BAB" w:rsidRDefault="00B66BAB" w:rsidP="00100F82">
                        <w:pPr>
                          <w:spacing w:before="0" w:after="0" w:line="256" w:lineRule="auto"/>
                          <w:rPr>
                            <w:rFonts w:eastAsia="Calibri"/>
                            <w:color w:val="000000"/>
                            <w:sz w:val="18"/>
                            <w:szCs w:val="18"/>
                          </w:rPr>
                        </w:pPr>
                      </w:p>
                      <w:p w14:paraId="35EF25BA" w14:textId="6D9A7EDC" w:rsidR="00B66BAB" w:rsidRPr="00D2146B" w:rsidRDefault="00B66BAB"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B66BAB" w:rsidRDefault="00B66BAB"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66BAB" w:rsidRDefault="00B66BAB"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66BAB" w:rsidRDefault="00B66BAB" w:rsidP="00D44BB8">
                        <w:pPr>
                          <w:spacing w:line="252" w:lineRule="auto"/>
                        </w:pPr>
                        <w:r>
                          <w:rPr>
                            <w:rFonts w:eastAsia="Calibri"/>
                            <w:color w:val="000000"/>
                            <w:sz w:val="18"/>
                            <w:szCs w:val="18"/>
                          </w:rPr>
                          <w:t>SymbolTable.CurrentTable</w:t>
                        </w:r>
                      </w:p>
                      <w:p w14:paraId="332537CB" w14:textId="66AB52F1" w:rsidR="00B66BAB" w:rsidRDefault="00B66BAB" w:rsidP="00D44BB8">
                        <w:pPr>
                          <w:spacing w:line="252" w:lineRule="auto"/>
                        </w:pPr>
                      </w:p>
                      <w:p w14:paraId="35DA4169" w14:textId="77777777" w:rsidR="00B66BAB" w:rsidRDefault="00B66BAB"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66BAB" w:rsidRPr="00610E6C" w:rsidRDefault="00B66BAB"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0419098D"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lastRenderedPageBreak/>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lastRenderedPageBreak/>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t xml:space="preserve">        }</w:t>
      </w:r>
    </w:p>
    <w:p w14:paraId="3E039D14" w14:textId="77777777" w:rsidR="00703B5A" w:rsidRDefault="000E4059" w:rsidP="00B32EDD">
      <w:pPr>
        <w:rPr>
          <w:highlight w:val="white"/>
        </w:rPr>
      </w:pPr>
      <w:r>
        <w:rPr>
          <w:highlight w:val="white"/>
        </w:rPr>
        <w:lastRenderedPageBreak/>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w:t>
      </w:r>
      <w:r w:rsidR="00DA68CB" w:rsidRPr="00903DBA">
        <w:rPr>
          <w:highlight w:val="white"/>
        </w:rPr>
        <w:lastRenderedPageBreak/>
        <w:t>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lastRenderedPageBreak/>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lastRenderedPageBreak/>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lastRenderedPageBreak/>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lastRenderedPageBreak/>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lastRenderedPageBreak/>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75B9FBC6"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w:t>
      </w:r>
      <w:proofErr w:type="gramStart"/>
      <w:r>
        <w:t>look into</w:t>
      </w:r>
      <w:proofErr w:type="gramEnd"/>
      <w:r>
        <w:t xml:space="preserve"> it in Chapter </w:t>
      </w:r>
      <w:r>
        <w:fldChar w:fldCharType="begin"/>
      </w:r>
      <w:r>
        <w:instrText xml:space="preserve"> REF _Ref54009755 \r \h </w:instrText>
      </w:r>
      <w:r>
        <w:fldChar w:fldCharType="separate"/>
      </w:r>
      <w:r>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29" w:author="Stefan Bjornander" w:date="2015-04-25T10:41:00Z">
        <w:r w:rsidRPr="00903DBA">
          <w:t>Contrary</w:t>
        </w:r>
      </w:ins>
      <w:ins w:id="230" w:author="Stefan Bjornander" w:date="2015-04-25T10:40:00Z">
        <w:r w:rsidRPr="00903DBA">
          <w:t xml:space="preserve"> to some other languages, there is no logical type in C. </w:t>
        </w:r>
      </w:ins>
      <w:ins w:id="231"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2"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3" w:author="Stefan Bjornander" w:date="2015-04-25T10:42:00Z">
        <w:r w:rsidRPr="00903DBA">
          <w:t>The</w:t>
        </w:r>
      </w:ins>
      <w:r w:rsidRPr="00903DBA">
        <w:t xml:space="preserve"> logical</w:t>
      </w:r>
      <w:ins w:id="234" w:author="Stefan Bjornander" w:date="2015-04-25T10:42:00Z">
        <w:r w:rsidRPr="00903DBA">
          <w:t xml:space="preserve"> type holds the </w:t>
        </w:r>
      </w:ins>
      <w:ins w:id="235" w:author="Stefan Bjornander" w:date="2015-04-25T10:43:00Z">
        <w:r w:rsidRPr="00903DBA">
          <w:t xml:space="preserve">two </w:t>
        </w:r>
      </w:ins>
      <w:ins w:id="236" w:author="Stefan Bjornander" w:date="2015-04-25T10:42:00Z">
        <w:r w:rsidRPr="00903DBA">
          <w:t xml:space="preserve">sets </w:t>
        </w:r>
        <w:r w:rsidRPr="00903DBA">
          <w:rPr>
            <w:rStyle w:val="KeyWord0"/>
            <w:rPrChange w:id="237" w:author="Stefan Bjornander" w:date="2015-04-25T10:42:00Z">
              <w:rPr>
                <w:rStyle w:val="CodeInText"/>
              </w:rPr>
            </w:rPrChange>
          </w:rPr>
          <w:t>m_trueSet</w:t>
        </w:r>
        <w:r w:rsidRPr="00903DBA">
          <w:t xml:space="preserve"> and </w:t>
        </w:r>
        <w:r w:rsidRPr="00903DBA">
          <w:rPr>
            <w:rStyle w:val="KeyWord0"/>
            <w:rPrChange w:id="238" w:author="Stefan Bjornander" w:date="2015-04-25T10:42:00Z">
              <w:rPr>
                <w:rStyle w:val="CodeInText"/>
              </w:rPr>
            </w:rPrChange>
          </w:rPr>
          <w:t>m_falseSet</w:t>
        </w:r>
        <w:r w:rsidRPr="00903DBA">
          <w:t>, hold</w:t>
        </w:r>
      </w:ins>
      <w:r w:rsidR="003731AE">
        <w:t>ing the</w:t>
      </w:r>
      <w:ins w:id="239" w:author="Stefan Bjornander" w:date="2015-04-25T10:42:00Z">
        <w:r w:rsidRPr="00903DBA">
          <w:t xml:space="preserve"> </w:t>
        </w:r>
      </w:ins>
      <w:ins w:id="240" w:author="Stefan Bjornander" w:date="2015-04-25T10:43:00Z">
        <w:r w:rsidRPr="00903DBA">
          <w:t>middle 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6" w:author="Stefan Bjornander" w:date="2015-04-25T10:39:00Z">
        <w:r w:rsidR="00B402D5" w:rsidRPr="00903DBA">
          <w:t>The bi</w:t>
        </w:r>
      </w:ins>
      <w:r w:rsidR="00B402D5" w:rsidRPr="00903DBA">
        <w:t>t</w:t>
      </w:r>
      <w:ins w:id="247"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8" w:author="Stefan Bjornander" w:date="2015-04-25T10:39:00Z">
        <w:r w:rsidR="00B402D5" w:rsidRPr="00903DBA">
          <w:t xml:space="preserve">is used </w:t>
        </w:r>
      </w:ins>
      <w:ins w:id="249" w:author="Stefan Bjornander" w:date="2015-04-25T10:40:00Z">
        <w:r w:rsidR="00481C24" w:rsidRPr="00903DBA">
          <w:t>to set the unused bits to zero</w:t>
        </w:r>
      </w:ins>
      <w:r w:rsidR="00481C24" w:rsidRPr="00903DBA">
        <w:t xml:space="preserve"> </w:t>
      </w:r>
      <w:ins w:id="250"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1"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2" w:author="Stefan Bjornander" w:date="2015-04-25T11:02:00Z">
        <w:r w:rsidRPr="00903DBA">
          <w:t xml:space="preserve"> </w:t>
        </w:r>
      </w:ins>
      <w:r w:rsidR="00A66EE2">
        <w:t>class</w:t>
      </w:r>
      <w:ins w:id="253" w:author="Stefan Bjornander" w:date="2015-04-25T11:02:00Z">
        <w:r w:rsidRPr="00903DBA">
          <w:t>.</w:t>
        </w:r>
      </w:ins>
      <w:ins w:id="254"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type list, return type, and whther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78865BF4"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proofErr w:type="spellStart"/>
        <w:r w:rsidRPr="00903DBA">
          <w:rPr>
            <w:rStyle w:val="KeyWord0"/>
            <w:rPrChange w:id="263"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6F4865">
        <w:t>5</w:t>
      </w:r>
      <w:r w:rsidR="006F4865">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0" w:author="Stefan Bjornander" w:date="2015-04-25T11:15:00Z"/>
        </w:rPr>
        <w:pPrChange w:id="271" w:author="Stefan Bjornander" w:date="2015-04-25T14:54:00Z">
          <w:pPr>
            <w:pStyle w:val="Rubrik3"/>
          </w:pPr>
        </w:pPrChange>
      </w:pPr>
      <w:ins w:id="272" w:author="Stefan Bjornander" w:date="2015-04-25T14:54:00Z">
        <w:r w:rsidRPr="00903DBA">
          <w:t xml:space="preserve">Each type has a size, even though void </w:t>
        </w:r>
      </w:ins>
      <w:ins w:id="273" w:author="Stefan Bjornander" w:date="2015-04-25T16:04:00Z">
        <w:r w:rsidRPr="00903DBA">
          <w:t>and</w:t>
        </w:r>
      </w:ins>
      <w:ins w:id="274"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5" w:author="Stefan Bjornander" w:date="2015-04-25T14:54:00Z">
        <w:r w:rsidRPr="00903DBA">
          <w:t>. The size of an array is its size times the size of its type</w:t>
        </w:r>
      </w:ins>
      <w:ins w:id="276" w:author="Stefan Bjornander" w:date="2015-04-25T14:55:00Z">
        <w:r w:rsidRPr="00903DBA">
          <w:t xml:space="preserve">, the size of a struct is the sum of the sizes of its members, and the size of a union is the size of its </w:t>
        </w:r>
      </w:ins>
      <w:ins w:id="277" w:author="Stefan Bjornander" w:date="2015-04-25T16:04:00Z">
        <w:r w:rsidRPr="00903DBA">
          <w:t>largest</w:t>
        </w:r>
      </w:ins>
      <w:ins w:id="278" w:author="Stefan Bjornander" w:date="2015-04-25T14:55:00Z">
        <w:r w:rsidRPr="00903DBA">
          <w:t xml:space="preserve"> member. Not</w:t>
        </w:r>
      </w:ins>
      <w:ins w:id="279" w:author="Stefan Bjornander" w:date="2015-04-25T16:04:00Z">
        <w:r w:rsidRPr="00903DBA">
          <w:t>e</w:t>
        </w:r>
      </w:ins>
      <w:ins w:id="28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1" w:author="Stefan Bjornander" w:date="2015-04-25T11:37:00Z">
        <w:r w:rsidRPr="00903DBA">
          <w:t xml:space="preserve">It is possible to define an array without </w:t>
        </w:r>
      </w:ins>
      <w:ins w:id="282" w:author="Stefan Bjornander" w:date="2015-04-25T11:38:00Z">
        <w:r w:rsidRPr="00903DBA">
          <w:rPr>
            <w:noProof/>
          </w:rPr>
          <w:t xml:space="preserve">stating its size, </w:t>
        </w:r>
      </w:ins>
      <w:ins w:id="283" w:author="Stefan Bjornander" w:date="2015-04-25T14:31:00Z">
        <w:r w:rsidRPr="00903DBA">
          <w:rPr>
            <w:noProof/>
          </w:rPr>
          <w:t>in which case the array is given the size zero. I</w:t>
        </w:r>
      </w:ins>
      <w:ins w:id="284" w:author="Stefan Bjornander" w:date="2015-04-25T11:38:00Z">
        <w:r w:rsidRPr="00903DBA">
          <w:rPr>
            <w:noProof/>
          </w:rPr>
          <w:t>n that case</w:t>
        </w:r>
      </w:ins>
      <w:ins w:id="285" w:author="Stefan Bjornander" w:date="2015-04-25T14:31:00Z">
        <w:r w:rsidRPr="00903DBA">
          <w:rPr>
            <w:noProof/>
          </w:rPr>
          <w:t>,</w:t>
        </w:r>
      </w:ins>
      <w:ins w:id="286" w:author="Stefan Bjornander" w:date="2015-04-25T11:38:00Z">
        <w:r w:rsidRPr="00903DBA">
          <w:rPr>
            <w:noProof/>
          </w:rPr>
          <w:t xml:space="preserve"> </w:t>
        </w:r>
      </w:ins>
      <w:ins w:id="287" w:author="Stefan Bjornander" w:date="2015-04-25T14:31:00Z">
        <w:r w:rsidRPr="00903DBA">
          <w:rPr>
            <w:noProof/>
          </w:rPr>
          <w:t>the</w:t>
        </w:r>
      </w:ins>
      <w:ins w:id="288" w:author="Stefan Bjornander" w:date="2015-04-25T11:38:00Z">
        <w:r w:rsidRPr="00903DBA">
          <w:rPr>
            <w:noProof/>
          </w:rPr>
          <w:t xml:space="preserve"> </w:t>
        </w:r>
      </w:ins>
      <w:ins w:id="289" w:author="Stefan Bjornander" w:date="2015-04-25T14:31:00Z">
        <w:r w:rsidRPr="00903DBA">
          <w:rPr>
            <w:noProof/>
          </w:rPr>
          <w:t xml:space="preserve">array </w:t>
        </w:r>
      </w:ins>
      <w:ins w:id="290" w:author="Stefan Bjornander" w:date="2015-04-25T11:38:00Z">
        <w:r w:rsidRPr="00903DBA">
          <w:rPr>
            <w:noProof/>
          </w:rPr>
          <w:t xml:space="preserve">size must be determined by the size of its initialization list. </w:t>
        </w:r>
      </w:ins>
      <w:ins w:id="291" w:author="Stefan Bjornander" w:date="2015-04-25T11:39:00Z">
        <w:r w:rsidRPr="00903DBA">
          <w:rPr>
            <w:noProof/>
          </w:rPr>
          <w:t xml:space="preserve">However, if the </w:t>
        </w:r>
      </w:ins>
      <w:ins w:id="292" w:author="Stefan Bjornander" w:date="2015-04-25T11:40:00Z">
        <w:r w:rsidRPr="00903DBA">
          <w:rPr>
            <w:noProof/>
          </w:rPr>
          <w:t xml:space="preserve">array </w:t>
        </w:r>
      </w:ins>
      <w:ins w:id="293" w:author="Stefan Bjornander" w:date="2015-04-25T11:39:00Z">
        <w:r w:rsidRPr="00903DBA">
          <w:rPr>
            <w:noProof/>
          </w:rPr>
          <w:t xml:space="preserve">definition </w:t>
        </w:r>
      </w:ins>
      <w:ins w:id="294" w:author="Stefan Bjornander" w:date="2015-04-25T11:40:00Z">
        <w:r w:rsidRPr="00903DBA">
          <w:rPr>
            <w:noProof/>
          </w:rPr>
          <w:t>lacks</w:t>
        </w:r>
      </w:ins>
      <w:ins w:id="295" w:author="Stefan Bjornander" w:date="2015-04-25T11:39:00Z">
        <w:r w:rsidRPr="00903DBA">
          <w:rPr>
            <w:noProof/>
          </w:rPr>
          <w:t xml:space="preserve"> an initialization list</w:t>
        </w:r>
      </w:ins>
      <w:ins w:id="296" w:author="Stefan Bjornander" w:date="2015-04-25T11:40:00Z">
        <w:r w:rsidRPr="00903DBA">
          <w:rPr>
            <w:noProof/>
          </w:rPr>
          <w:t xml:space="preserve">, the array </w:t>
        </w:r>
      </w:ins>
      <w:ins w:id="297" w:author="Stefan Bjornander" w:date="2015-04-25T14:31:00Z">
        <w:r w:rsidRPr="00903DBA">
          <w:rPr>
            <w:noProof/>
          </w:rPr>
          <w:t xml:space="preserve">keeps the size zero and is considered </w:t>
        </w:r>
      </w:ins>
      <w:ins w:id="298" w:author="Stefan Bjornander" w:date="2015-04-25T11:40:00Z">
        <w:r w:rsidRPr="00903DBA">
          <w:rPr>
            <w:noProof/>
          </w:rPr>
          <w:t>incomplete</w:t>
        </w:r>
      </w:ins>
      <w:ins w:id="299" w:author="Stefan Bjornander" w:date="2015-04-25T11:39:00Z">
        <w:r w:rsidRPr="00903DBA">
          <w:rPr>
            <w:noProof/>
          </w:rPr>
          <w:t>.</w:t>
        </w:r>
      </w:ins>
      <w:ins w:id="300" w:author="Stefan Bjornander" w:date="2015-04-25T14:30:00Z">
        <w:r w:rsidRPr="00903DBA">
          <w:rPr>
            <w:noProof/>
          </w:rPr>
          <w:t xml:space="preserve"> In the same</w:t>
        </w:r>
      </w:ins>
      <w:ins w:id="301" w:author="Stefan Bjornander" w:date="2015-04-25T14:33:00Z">
        <w:r w:rsidRPr="00903DBA">
          <w:rPr>
            <w:noProof/>
          </w:rPr>
          <w:t xml:space="preserve"> way</w:t>
        </w:r>
      </w:ins>
      <w:ins w:id="302" w:author="Stefan Bjornander" w:date="2015-04-25T14:30:00Z">
        <w:r w:rsidRPr="00903DBA">
          <w:rPr>
            <w:noProof/>
          </w:rPr>
          <w:t xml:space="preserve">, it is possible to define only the </w:t>
        </w:r>
      </w:ins>
      <w:ins w:id="303" w:author="Stefan Bjornander" w:date="2015-04-25T14:32:00Z">
        <w:r w:rsidRPr="00903DBA">
          <w:rPr>
            <w:noProof/>
          </w:rPr>
          <w:t>n</w:t>
        </w:r>
      </w:ins>
      <w:ins w:id="304" w:author="Stefan Bjornander" w:date="2015-04-25T14:33:00Z">
        <w:r w:rsidRPr="00903DBA">
          <w:rPr>
            <w:noProof/>
          </w:rPr>
          <w:t>ame tag</w:t>
        </w:r>
      </w:ins>
      <w:ins w:id="305" w:author="Stefan Bjornander" w:date="2015-04-25T14:30:00Z">
        <w:r w:rsidRPr="00903DBA">
          <w:rPr>
            <w:noProof/>
          </w:rPr>
          <w:t xml:space="preserve"> of a struct</w:t>
        </w:r>
      </w:ins>
      <w:ins w:id="306" w:author="Stefan Bjornander" w:date="2015-04-25T14:33:00Z">
        <w:r w:rsidRPr="00903DBA">
          <w:rPr>
            <w:noProof/>
          </w:rPr>
          <w:t xml:space="preserve"> or union</w:t>
        </w:r>
      </w:ins>
      <w:ins w:id="307" w:author="Stefan Bjornander" w:date="2015-04-25T14:30:00Z">
        <w:r w:rsidRPr="00903DBA">
          <w:rPr>
            <w:noProof/>
          </w:rPr>
          <w:t xml:space="preserve">, with its </w:t>
        </w:r>
      </w:ins>
      <w:ins w:id="308" w:author="Stefan Bjornander" w:date="2015-04-25T14:33:00Z">
        <w:r w:rsidRPr="00903DBA">
          <w:rPr>
            <w:noProof/>
          </w:rPr>
          <w:t xml:space="preserve">member </w:t>
        </w:r>
      </w:ins>
      <w:r w:rsidRPr="00903DBA">
        <w:rPr>
          <w:noProof/>
        </w:rPr>
        <w:t>map</w:t>
      </w:r>
      <w:ins w:id="309" w:author="Stefan Bjornander" w:date="2015-04-25T14:33:00Z">
        <w:r w:rsidRPr="00903DBA">
          <w:rPr>
            <w:noProof/>
          </w:rPr>
          <w:t xml:space="preserve"> </w:t>
        </w:r>
      </w:ins>
      <w:ins w:id="310" w:author="Stefan Bjornander" w:date="2015-04-25T14:30:00Z">
        <w:r w:rsidRPr="00903DBA">
          <w:rPr>
            <w:noProof/>
          </w:rPr>
          <w:t xml:space="preserve">to be defined later. </w:t>
        </w:r>
      </w:ins>
      <w:ins w:id="311" w:author="Stefan Bjornander" w:date="2015-04-25T14:32:00Z">
        <w:r w:rsidRPr="00903DBA">
          <w:rPr>
            <w:noProof/>
          </w:rPr>
          <w:t xml:space="preserve">In that case, the member </w:t>
        </w:r>
      </w:ins>
      <w:r w:rsidRPr="00903DBA">
        <w:rPr>
          <w:noProof/>
        </w:rPr>
        <w:t>map</w:t>
      </w:r>
      <w:ins w:id="312" w:author="Stefan Bjornander" w:date="2015-04-25T14:32:00Z">
        <w:r w:rsidRPr="00903DBA">
          <w:rPr>
            <w:noProof/>
          </w:rPr>
          <w:t xml:space="preserve"> is given the value null, which is keep if the </w:t>
        </w:r>
      </w:ins>
      <w:ins w:id="313" w:author="Stefan Bjornander" w:date="2015-04-25T14:33:00Z">
        <w:r w:rsidRPr="00903DBA">
          <w:rPr>
            <w:noProof/>
          </w:rPr>
          <w:t xml:space="preserve">member </w:t>
        </w:r>
      </w:ins>
      <w:r w:rsidRPr="00903DBA">
        <w:rPr>
          <w:noProof/>
        </w:rPr>
        <w:t>map</w:t>
      </w:r>
      <w:ins w:id="314" w:author="Stefan Bjornander" w:date="2015-04-25T14:33:00Z">
        <w:r w:rsidRPr="00903DBA">
          <w:rPr>
            <w:noProof/>
          </w:rPr>
          <w:t xml:space="preserve"> is n</w:t>
        </w:r>
      </w:ins>
      <w:r w:rsidRPr="00903DBA">
        <w:rPr>
          <w:noProof/>
        </w:rPr>
        <w:t>ot</w:t>
      </w:r>
      <w:ins w:id="315" w:author="Stefan Bjornander" w:date="2015-04-25T14:33:00Z">
        <w:r w:rsidRPr="00903DBA">
          <w:rPr>
            <w:noProof/>
          </w:rPr>
          <w:t xml:space="preserve"> defined, and the struct or union is consider incomplete.</w:t>
        </w:r>
      </w:ins>
      <w:ins w:id="31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8" w:author="Stefan Bjornander" w:date="2015-04-25T10:27:00Z">
          <w:pPr>
            <w:pStyle w:val="Rubrik3"/>
          </w:pPr>
        </w:pPrChange>
      </w:pPr>
      <w:ins w:id="319" w:author="Stefan Bjornander" w:date="2015-04-25T10:30:00Z">
        <w:r w:rsidRPr="00903DBA">
          <w:t xml:space="preserve">The idea of the volatile </w:t>
        </w:r>
      </w:ins>
      <w:ins w:id="320" w:author="Stefan Bjornander" w:date="2015-04-25T10:31:00Z">
        <w:r w:rsidRPr="00903DBA">
          <w:t xml:space="preserve">qualifier is to </w:t>
        </w:r>
      </w:ins>
      <w:ins w:id="321" w:author="Stefan Bjornander" w:date="2015-04-25T10:30:00Z">
        <w:r w:rsidRPr="00903DBA">
          <w:t xml:space="preserve">prevent optimization, and since this book </w:t>
        </w:r>
      </w:ins>
      <w:ins w:id="322" w:author="Stefan Bjornander" w:date="2015-04-25T10:31:00Z">
        <w:r w:rsidRPr="00903DBA">
          <w:t>is focused on optimization techniques</w:t>
        </w:r>
      </w:ins>
      <w:r w:rsidR="001832E0" w:rsidRPr="00903DBA">
        <w:t>,</w:t>
      </w:r>
      <w:ins w:id="323" w:author="Stefan Bjornander" w:date="2015-04-25T10:31:00Z">
        <w:r w:rsidRPr="00903DBA">
          <w:t xml:space="preserve"> we have no real use for the volatile </w:t>
        </w:r>
      </w:ins>
      <w:r w:rsidRPr="00903DBA">
        <w:t>qualifier</w:t>
      </w:r>
      <w:ins w:id="324" w:author="Stefan Bjornander" w:date="2015-04-25T10:31:00Z">
        <w:r w:rsidRPr="00903DBA">
          <w:t xml:space="preserve">. However, for the sake of </w:t>
        </w:r>
      </w:ins>
      <w:r w:rsidRPr="00903DBA">
        <w:t>completeness</w:t>
      </w:r>
      <w:ins w:id="325" w:author="Stefan Bjornander" w:date="2015-04-25T10:31:00Z">
        <w:r w:rsidRPr="00903DBA">
          <w:t xml:space="preserve"> we include the </w:t>
        </w:r>
        <w:r w:rsidRPr="00903DBA">
          <w:rPr>
            <w:rStyle w:val="KeyWord0"/>
            <w:rPrChange w:id="326" w:author="Stefan Bjornander" w:date="2015-04-25T10:32:00Z">
              <w:rPr>
                <w:rStyle w:val="CodeInText"/>
              </w:rPr>
            </w:rPrChange>
          </w:rPr>
          <w:t>m_volatile</w:t>
        </w:r>
        <w:r w:rsidRPr="00903DBA">
          <w:t xml:space="preserve"> field in the </w:t>
        </w:r>
        <w:r w:rsidRPr="00903DBA">
          <w:rPr>
            <w:rStyle w:val="KeyWord0"/>
            <w:rPrChange w:id="32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8" w:author="Stefan Bjornander" w:date="2015-04-25T10:28:00Z">
        <w:r w:rsidRPr="00903DBA">
          <w:t xml:space="preserve"> type is constant if its field </w:t>
        </w:r>
        <w:r w:rsidRPr="00903DBA">
          <w:rPr>
            <w:rStyle w:val="KeyWord0"/>
            <w:rPrChange w:id="329" w:author="Stefan Bjornander" w:date="2015-04-25T10:28:00Z">
              <w:rPr>
                <w:rStyle w:val="CodeInText"/>
              </w:rPr>
            </w:rPrChange>
          </w:rPr>
          <w:t>m_constant</w:t>
        </w:r>
        <w:r w:rsidRPr="00903DBA">
          <w:t xml:space="preserve"> is true. However, </w:t>
        </w:r>
      </w:ins>
      <w:r w:rsidRPr="00903DBA">
        <w:t>a</w:t>
      </w:r>
      <w:ins w:id="330" w:author="Stefan Bjornander" w:date="2015-04-25T10:28:00Z">
        <w:r w:rsidRPr="00903DBA">
          <w:t xml:space="preserve"> struct or union is </w:t>
        </w:r>
      </w:ins>
      <w:r w:rsidR="00D96162" w:rsidRPr="00903DBA">
        <w:t>c</w:t>
      </w:r>
      <w:ins w:id="331" w:author="Stefan Bjornander" w:date="2015-04-25T10:29:00Z">
        <w:r w:rsidRPr="00903DBA">
          <w:t>onstant</w:t>
        </w:r>
      </w:ins>
      <w:ins w:id="332" w:author="Stefan Bjornander" w:date="2015-04-25T10:28:00Z">
        <w:r w:rsidRPr="00903DBA">
          <w:t xml:space="preserve"> if </w:t>
        </w:r>
      </w:ins>
      <w:ins w:id="333"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34" w:author="Stefan Bjornander" w:date="2015-04-25T10:29:00Z">
        <w:r w:rsidRPr="00903DBA">
          <w:t xml:space="preserve"> </w:t>
        </w:r>
      </w:ins>
      <w:r w:rsidR="00C04FC7" w:rsidRPr="00903DBA">
        <w:t xml:space="preserve">if </w:t>
      </w:r>
      <w:ins w:id="335" w:author="Stefan Bjornander" w:date="2015-04-25T10:29:00Z">
        <w:r w:rsidRPr="00903DBA">
          <w:t>is any of its members if (</w:t>
        </w:r>
      </w:ins>
      <w:ins w:id="336" w:author="Stefan Bjornander" w:date="2015-04-25T10:30:00Z">
        <w:r w:rsidRPr="00903DBA">
          <w:t>recursively</w:t>
        </w:r>
      </w:ins>
      <w:ins w:id="337" w:author="Stefan Bjornander" w:date="2015-04-25T10:29:00Z">
        <w:r w:rsidRPr="00903DBA">
          <w:t>)</w:t>
        </w:r>
      </w:ins>
      <w:ins w:id="33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39" w:author="Stefan Bjornander" w:date="2015-04-25T14:35:00Z">
        <w:r w:rsidRPr="00903DBA">
          <w:t>Two pointer</w:t>
        </w:r>
      </w:ins>
      <w:r w:rsidRPr="00903DBA">
        <w:rPr>
          <w:noProof/>
        </w:rPr>
        <w:t>s</w:t>
      </w:r>
      <w:ins w:id="340" w:author="Stefan Bjornander" w:date="2015-04-25T14:35:00Z">
        <w:r w:rsidRPr="00903DBA">
          <w:rPr>
            <w:noProof/>
          </w:rPr>
          <w:t xml:space="preserve"> are </w:t>
        </w:r>
      </w:ins>
      <w:r w:rsidRPr="00903DBA">
        <w:rPr>
          <w:noProof/>
        </w:rPr>
        <w:t xml:space="preserve">considered to be </w:t>
      </w:r>
      <w:ins w:id="341" w:author="Stefan Bjornander" w:date="2015-04-25T14:35:00Z">
        <w:r w:rsidRPr="00903DBA">
          <w:rPr>
            <w:noProof/>
          </w:rPr>
          <w:t>equal if the type</w:t>
        </w:r>
      </w:ins>
      <w:r w:rsidRPr="00903DBA">
        <w:rPr>
          <w:noProof/>
        </w:rPr>
        <w:t>s</w:t>
      </w:r>
      <w:ins w:id="34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3" w:author="Stefan Bjornander" w:date="2015-04-25T14:56:00Z">
        <w:r w:rsidRPr="00903DBA">
          <w:rPr>
            <w:noProof/>
          </w:rPr>
          <w:t xml:space="preserve">wo arrays are </w:t>
        </w:r>
      </w:ins>
      <w:r w:rsidRPr="00903DBA">
        <w:rPr>
          <w:noProof/>
        </w:rPr>
        <w:t xml:space="preserve">equal </w:t>
      </w:r>
      <w:ins w:id="344" w:author="Stefan Bjornander" w:date="2015-04-25T17:26:00Z">
        <w:r w:rsidRPr="00903DBA">
          <w:rPr>
            <w:noProof/>
          </w:rPr>
          <w:t>if</w:t>
        </w:r>
      </w:ins>
      <w:r w:rsidRPr="00903DBA">
        <w:rPr>
          <w:noProof/>
        </w:rPr>
        <w:t xml:space="preserve"> </w:t>
      </w:r>
      <w:ins w:id="34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6" w:author="Stefan Bjornander" w:date="2015-04-25T14:58:00Z">
        <w:r w:rsidRPr="00903DBA">
          <w:rPr>
            <w:noProof/>
          </w:rPr>
          <w:t>Two struct</w:t>
        </w:r>
      </w:ins>
      <w:ins w:id="347" w:author="Stefan Bjornander" w:date="2015-04-25T16:07:00Z">
        <w:r w:rsidRPr="00903DBA">
          <w:rPr>
            <w:noProof/>
          </w:rPr>
          <w:t>s</w:t>
        </w:r>
      </w:ins>
      <w:ins w:id="348" w:author="Stefan Bjornander" w:date="2015-04-25T14:58:00Z">
        <w:r w:rsidRPr="00903DBA">
          <w:rPr>
            <w:noProof/>
          </w:rPr>
          <w:t xml:space="preserve"> or unions are equals if </w:t>
        </w:r>
      </w:ins>
      <w:ins w:id="349" w:author="Stefan Bjornander" w:date="2015-04-25T16:06:00Z">
        <w:r w:rsidRPr="00903DBA">
          <w:rPr>
            <w:noProof/>
          </w:rPr>
          <w:t xml:space="preserve">they both are incomplete </w:t>
        </w:r>
      </w:ins>
      <w:r w:rsidRPr="00903DBA">
        <w:rPr>
          <w:noProof/>
        </w:rPr>
        <w:t xml:space="preserve">(their member maps are null) </w:t>
      </w:r>
      <w:ins w:id="350" w:author="Stefan Bjornander" w:date="2015-04-25T16:06:00Z">
        <w:r w:rsidRPr="00903DBA">
          <w:rPr>
            <w:noProof/>
          </w:rPr>
          <w:t xml:space="preserve">or if </w:t>
        </w:r>
      </w:ins>
      <w:ins w:id="351" w:author="Stefan Bjornander" w:date="2015-04-25T14:58:00Z">
        <w:r w:rsidRPr="00903DBA">
          <w:rPr>
            <w:noProof/>
          </w:rPr>
          <w:t xml:space="preserve">their member </w:t>
        </w:r>
      </w:ins>
      <w:r w:rsidRPr="00903DBA">
        <w:rPr>
          <w:noProof/>
        </w:rPr>
        <w:t>maps</w:t>
      </w:r>
      <w:ins w:id="352" w:author="Stefan Bjornander" w:date="2015-04-25T14:58:00Z">
        <w:r w:rsidRPr="00903DBA">
          <w:rPr>
            <w:noProof/>
          </w:rPr>
          <w:t xml:space="preserve"> are equal</w:t>
        </w:r>
      </w:ins>
      <w:ins w:id="353" w:author="Stefan Bjornander" w:date="2015-04-25T16:07:00Z">
        <w:r w:rsidRPr="00903DBA">
          <w:rPr>
            <w:noProof/>
          </w:rPr>
          <w:t>. N</w:t>
        </w:r>
      </w:ins>
      <w:ins w:id="354" w:author="Stefan Bjornander" w:date="2015-04-25T16:05:00Z">
        <w:r w:rsidRPr="00903DBA">
          <w:rPr>
            <w:noProof/>
          </w:rPr>
          <w:t xml:space="preserve">ote that they </w:t>
        </w:r>
      </w:ins>
      <w:r w:rsidRPr="00903DBA">
        <w:rPr>
          <w:noProof/>
        </w:rPr>
        <w:t xml:space="preserve">must not only </w:t>
      </w:r>
      <w:ins w:id="355" w:author="Stefan Bjornander" w:date="2015-04-25T16:06:00Z">
        <w:r w:rsidRPr="00903DBA">
          <w:rPr>
            <w:noProof/>
          </w:rPr>
          <w:t>have the same members, the</w:t>
        </w:r>
      </w:ins>
      <w:r w:rsidRPr="00903DBA">
        <w:rPr>
          <w:noProof/>
        </w:rPr>
        <w:t xml:space="preserve"> members</w:t>
      </w:r>
      <w:ins w:id="356" w:author="Stefan Bjornander" w:date="2015-04-25T16:06:00Z">
        <w:r w:rsidRPr="00903DBA">
          <w:rPr>
            <w:noProof/>
          </w:rPr>
          <w:t xml:space="preserve"> </w:t>
        </w:r>
      </w:ins>
      <w:r w:rsidRPr="00903DBA">
        <w:rPr>
          <w:noProof/>
        </w:rPr>
        <w:t xml:space="preserve">must also appear in the </w:t>
      </w:r>
      <w:ins w:id="35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r>
        <w:rPr>
          <w:highlight w:val="white"/>
        </w:rPr>
        <w:t>ToString</w:t>
      </w:r>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59" w:name="_Toc57656045"/>
      <w:r w:rsidRPr="00903DBA">
        <w:t>Type Size</w:t>
      </w:r>
      <w:bookmarkEnd w:id="35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54E0E0F" w:rsidR="005448D2" w:rsidRPr="00903DBA" w:rsidRDefault="002B0B56" w:rsidP="002B0B56">
      <w:pPr>
        <w:rPr>
          <w:highlight w:val="white"/>
        </w:rPr>
      </w:pPr>
      <w:r>
        <w:rPr>
          <w:highlight w:val="white"/>
        </w:rPr>
        <w:t xml:space="preserve">The type sizes for the Windows environment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C46CF">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0" w:name="_Toc57656046"/>
      <w:r w:rsidRPr="00903DBA">
        <w:t>Type Cast</w:t>
      </w:r>
      <w:bookmarkEnd w:id="360"/>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1" w:name="_Toc57656047"/>
      <w:r w:rsidRPr="00903DBA">
        <w:t>Type Promotion</w:t>
      </w:r>
      <w:bookmarkEnd w:id="361"/>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2" w:name="_Ref54016854"/>
      <w:bookmarkStart w:id="363" w:name="_Toc57656048"/>
      <w:r w:rsidRPr="00903DBA">
        <w:lastRenderedPageBreak/>
        <w:t>Constant Expression</w:t>
      </w:r>
      <w:bookmarkEnd w:id="362"/>
      <w:bookmarkEnd w:id="363"/>
    </w:p>
    <w:p w14:paraId="78866B91" w14:textId="207D8EFA" w:rsidR="005A389B" w:rsidRPr="00903DBA"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64" w:name="_Toc57656049"/>
      <w:r w:rsidRPr="00903DBA">
        <w:rPr>
          <w:highlight w:val="white"/>
        </w:rPr>
        <w:t>Relation Expressions</w:t>
      </w:r>
      <w:bookmarkEnd w:id="36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lastRenderedPageBreak/>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lastRenderedPageBreak/>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lastRenderedPageBreak/>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lastRenderedPageBreak/>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65" w:name="_Toc57656050"/>
      <w:r w:rsidRPr="00903DBA">
        <w:rPr>
          <w:highlight w:val="white"/>
        </w:rPr>
        <w:t>Arithmetic Expressions</w:t>
      </w:r>
      <w:bookmarkEnd w:id="36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lastRenderedPageBreak/>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lastRenderedPageBreak/>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lastRenderedPageBreak/>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proofErr w:type="gramStart"/>
      <w:r w:rsidR="0065171F" w:rsidRPr="00903DBA">
        <w:rPr>
          <w:highlight w:val="white"/>
        </w:rPr>
        <w:t>more simple</w:t>
      </w:r>
      <w:proofErr w:type="gramEnd"/>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lastRenderedPageBreak/>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lastRenderedPageBreak/>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lastRenderedPageBreak/>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66" w:name="_Toc57656051"/>
      <w:r w:rsidRPr="00903DBA">
        <w:rPr>
          <w:highlight w:val="white"/>
        </w:rPr>
        <w:t xml:space="preserve">Constant </w:t>
      </w:r>
      <w:r w:rsidR="0080006D" w:rsidRPr="00903DBA">
        <w:rPr>
          <w:highlight w:val="white"/>
        </w:rPr>
        <w:t>Type Cast</w:t>
      </w:r>
      <w:bookmarkEnd w:id="36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lastRenderedPageBreak/>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lastRenderedPageBreak/>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lastRenderedPageBreak/>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7" w:name="_Toc57656052"/>
      <w:r w:rsidRPr="00903DBA">
        <w:lastRenderedPageBreak/>
        <w:t xml:space="preserve">Static </w:t>
      </w:r>
      <w:r w:rsidR="00917F74" w:rsidRPr="00903DBA">
        <w:t xml:space="preserve">Address </w:t>
      </w:r>
      <w:r w:rsidRPr="00903DBA">
        <w:t>Expression</w:t>
      </w:r>
      <w:bookmarkEnd w:id="36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w:t>
      </w:r>
      <w:proofErr w:type="gramStart"/>
      <w:r w:rsidR="00C706C2" w:rsidRPr="00903DBA">
        <w:rPr>
          <w:highlight w:val="white"/>
        </w:rPr>
        <w:t>a</w:t>
      </w:r>
      <w:proofErr w:type="gramEnd"/>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68" w:name="_Toc57656053"/>
      <w:r w:rsidRPr="00903DBA">
        <w:lastRenderedPageBreak/>
        <w:t>Initialization</w:t>
      </w:r>
      <w:bookmarkEnd w:id="368"/>
    </w:p>
    <w:p w14:paraId="3E8BC185" w14:textId="127E175B" w:rsidR="00CE2068" w:rsidRPr="00903DBA" w:rsidRDefault="00A5295F" w:rsidP="00A5295F">
      <w:r w:rsidRPr="00903DBA">
        <w:t xml:space="preserve">In C, it is possible to initialize simple and compound variables. Therefore, we need </w:t>
      </w:r>
      <w:ins w:id="369" w:author="Stefan Bjornander" w:date="2015-04-25T17:28:00Z">
        <w:r w:rsidRPr="00903DBA">
          <w:t xml:space="preserve">to check that </w:t>
        </w:r>
      </w:ins>
      <w:del w:id="370" w:author="Stefan Bjornander" w:date="2015-04-25T17:28:00Z">
        <w:r w:rsidRPr="00903DBA" w:rsidDel="00A35C17">
          <w:delText>a way to make sure</w:delText>
        </w:r>
      </w:del>
      <w:ins w:id="371" w:author="Stefan Bjornander" w:date="2015-04-25T17:27:00Z">
        <w:r w:rsidRPr="00903DBA">
          <w:t xml:space="preserve">the </w:t>
        </w:r>
      </w:ins>
      <w:r w:rsidRPr="00903DBA">
        <w:t xml:space="preserve">initialized </w:t>
      </w:r>
      <w:ins w:id="37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3" w:author="Stefan Bjornander" w:date="2015-04-25T17:33:00Z"/>
        </w:rPr>
        <w:pPrChange w:id="374" w:author="Stefan Bjornander" w:date="2015-04-25T17:33:00Z">
          <w:pPr>
            <w:pStyle w:val="Code"/>
          </w:pPr>
        </w:pPrChange>
      </w:pPr>
      <w:bookmarkStart w:id="375" w:name="_Toc57656054"/>
      <w:r w:rsidRPr="00903DBA">
        <w:t>Auto</w:t>
      </w:r>
      <w:ins w:id="376" w:author="Stefan Bjornander" w:date="2015-04-25T17:33:00Z">
        <w:r w:rsidR="00A5295F" w:rsidRPr="00903DBA">
          <w:t xml:space="preserve"> </w:t>
        </w:r>
      </w:ins>
      <w:r w:rsidR="00A5295F" w:rsidRPr="00903DBA">
        <w:t>Initialization</w:t>
      </w:r>
      <w:bookmarkEnd w:id="375"/>
    </w:p>
    <w:p w14:paraId="53C92E22" w14:textId="3608C146" w:rsidR="00A5295F" w:rsidRPr="00903DBA" w:rsidRDefault="0083315B" w:rsidP="00A5295F">
      <w:r w:rsidRPr="00903DBA">
        <w:t>Auto</w:t>
      </w:r>
      <w:ins w:id="377" w:author="Stefan Bjornander" w:date="2015-04-25T17:33:00Z">
        <w:r w:rsidR="00A5295F" w:rsidRPr="00903DBA">
          <w:t xml:space="preserve"> </w:t>
        </w:r>
      </w:ins>
      <w:r w:rsidR="00A5295F" w:rsidRPr="00903DBA">
        <w:t>initialization</w:t>
      </w:r>
      <w:del w:id="378" w:author="Stefan Bjornander" w:date="2015-04-25T17:33:00Z">
        <w:r w:rsidR="00A5295F" w:rsidRPr="00903DBA" w:rsidDel="004F1667">
          <w:delText xml:space="preserve">  </w:delText>
        </w:r>
      </w:del>
      <w:ins w:id="379" w:author="Stefan Bjornander" w:date="2015-04-25T17:33:00Z">
        <w:r w:rsidR="00A5295F" w:rsidRPr="00903DBA">
          <w:t xml:space="preserve"> occurs when an auto or register </w:t>
        </w:r>
      </w:ins>
      <w:ins w:id="380" w:author="Stefan Bjornander" w:date="2015-04-25T17:34:00Z">
        <w:r w:rsidR="00A5295F" w:rsidRPr="00903DBA">
          <w:t xml:space="preserve">variable becomes </w:t>
        </w:r>
      </w:ins>
      <w:r w:rsidR="00A5295F" w:rsidRPr="00903DBA">
        <w:t>initialized</w:t>
      </w:r>
      <w:ins w:id="381" w:author="Stefan Bjornander" w:date="2015-04-25T17:34:00Z">
        <w:r w:rsidR="00A5295F" w:rsidRPr="00903DBA">
          <w:t xml:space="preserve">. Since the </w:t>
        </w:r>
      </w:ins>
      <w:r w:rsidR="00A5295F" w:rsidRPr="00903DBA">
        <w:t>initialization</w:t>
      </w:r>
      <w:ins w:id="382" w:author="Stefan Bjornander" w:date="2015-04-25T17:34:00Z">
        <w:r w:rsidR="00A5295F" w:rsidRPr="00903DBA">
          <w:t xml:space="preserve"> value can be non-</w:t>
        </w:r>
      </w:ins>
      <w:ins w:id="383" w:author="Stefan Bjornander" w:date="2015-04-25T17:46:00Z">
        <w:r w:rsidR="00A5295F" w:rsidRPr="00903DBA">
          <w:t>constant</w:t>
        </w:r>
      </w:ins>
      <w:ins w:id="384" w:author="Stefan Bjornander" w:date="2015-04-25T17:34:00Z">
        <w:r w:rsidR="00A5295F" w:rsidRPr="00903DBA">
          <w:t xml:space="preserve">, no memory block is created. Instead, </w:t>
        </w:r>
      </w:ins>
      <w:ins w:id="385" w:author="Stefan Bjornander" w:date="2015-04-25T17:46:00Z">
        <w:r w:rsidR="00A5295F" w:rsidRPr="00903DBA">
          <w:t>a se</w:t>
        </w:r>
      </w:ins>
      <w:r w:rsidR="00A5295F" w:rsidRPr="00903DBA">
        <w:t>quence</w:t>
      </w:r>
      <w:ins w:id="386" w:author="Stefan Bjornander" w:date="2015-04-25T17:46:00Z">
        <w:r w:rsidR="00A5295F" w:rsidRPr="00903DBA">
          <w:t xml:space="preserve"> of assign</w:t>
        </w:r>
      </w:ins>
      <w:r w:rsidR="00A5295F" w:rsidRPr="00903DBA">
        <w:t>ment</w:t>
      </w:r>
      <w:ins w:id="387" w:author="Stefan Bjornander" w:date="2015-04-25T17:46:00Z">
        <w:r w:rsidR="00A5295F" w:rsidRPr="00903DBA">
          <w:t xml:space="preserve"> instruction</w:t>
        </w:r>
      </w:ins>
      <w:ins w:id="388" w:author="Stefan Bjornander" w:date="2015-04-25T18:25:00Z">
        <w:r w:rsidR="00A5295F" w:rsidRPr="00903DBA">
          <w:t>s</w:t>
        </w:r>
      </w:ins>
      <w:ins w:id="389" w:author="Stefan Bjornander" w:date="2015-04-25T17:46:00Z">
        <w:r w:rsidR="00A5295F" w:rsidRPr="00903DBA">
          <w:t xml:space="preserve"> is added</w:t>
        </w:r>
      </w:ins>
      <w:r w:rsidR="00A5295F" w:rsidRPr="00903DBA">
        <w:t xml:space="preserve"> to the </w:t>
      </w:r>
      <w:ins w:id="390" w:author="Stefan Bjornander" w:date="2015-04-25T17:46:00Z">
        <w:r w:rsidR="00A5295F" w:rsidRPr="00903DBA">
          <w:t>mid</w:t>
        </w:r>
      </w:ins>
      <w:ins w:id="391" w:author="Stefan Bjornander" w:date="2015-04-25T18:25:00Z">
        <w:r w:rsidR="00A5295F" w:rsidRPr="00903DBA">
          <w:t>dle</w:t>
        </w:r>
      </w:ins>
      <w:ins w:id="39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3" w:author="Stefan Bjornander" w:date="2015-04-25T17:29:00Z"/>
        </w:rPr>
        <w:pPrChange w:id="394" w:author="Stefan Bjornander" w:date="2015-04-25T17:29:00Z">
          <w:pPr>
            <w:pStyle w:val="Code"/>
          </w:pPr>
        </w:pPrChange>
      </w:pPr>
      <w:bookmarkStart w:id="395" w:name="_Toc57656055"/>
      <w:ins w:id="396" w:author="Stefan Bjornander" w:date="2015-04-25T17:28:00Z">
        <w:r w:rsidRPr="00903DBA">
          <w:t xml:space="preserve">Static </w:t>
        </w:r>
      </w:ins>
      <w:r w:rsidRPr="00903DBA">
        <w:t>Initialization</w:t>
      </w:r>
      <w:bookmarkEnd w:id="395"/>
    </w:p>
    <w:p w14:paraId="052D947E" w14:textId="77777777" w:rsidR="0083315B" w:rsidRPr="00903DBA" w:rsidRDefault="0083315B" w:rsidP="0083315B">
      <w:ins w:id="397" w:author="Stefan Bjornander" w:date="2015-04-25T17:29:00Z">
        <w:r w:rsidRPr="00903DBA">
          <w:t xml:space="preserve">Static </w:t>
        </w:r>
      </w:ins>
      <w:r w:rsidRPr="00903DBA">
        <w:t>initialization</w:t>
      </w:r>
      <w:ins w:id="398" w:author="Stefan Bjornander" w:date="2015-04-25T17:29:00Z">
        <w:r w:rsidRPr="00903DBA">
          <w:t xml:space="preserve"> occurs when a static variable </w:t>
        </w:r>
      </w:ins>
      <w:r w:rsidRPr="00903DBA">
        <w:t>becomes</w:t>
      </w:r>
      <w:ins w:id="399" w:author="Stefan Bjornander" w:date="2015-04-25T17:29:00Z">
        <w:r w:rsidRPr="00903DBA">
          <w:t xml:space="preserve"> </w:t>
        </w:r>
      </w:ins>
      <w:r w:rsidRPr="00903DBA">
        <w:t>initialized</w:t>
      </w:r>
      <w:ins w:id="400" w:author="Stefan Bjornander" w:date="2015-04-25T17:29:00Z">
        <w:r w:rsidRPr="00903DBA">
          <w:t>.</w:t>
        </w:r>
      </w:ins>
      <w:ins w:id="401" w:author="Stefan Bjornander" w:date="2015-04-25T17:32:00Z">
        <w:r w:rsidRPr="00903DBA">
          <w:t xml:space="preserve"> The </w:t>
        </w:r>
      </w:ins>
      <w:r w:rsidRPr="00903DBA">
        <w:t>initialization</w:t>
      </w:r>
      <w:ins w:id="402"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0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4" w:name="_Toc57656056"/>
      <w:r w:rsidRPr="00903DBA">
        <w:rPr>
          <w:rStyle w:val="KeyWord0"/>
          <w:b/>
          <w:bCs/>
          <w:highlight w:val="white"/>
        </w:rPr>
        <w:t>Modify Initializer</w:t>
      </w:r>
      <w:bookmarkEnd w:id="40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5" w:name="_Ref54016586"/>
      <w:bookmarkStart w:id="406" w:name="_Ref54016644"/>
      <w:bookmarkStart w:id="407" w:name="_Toc57656057"/>
      <w:r w:rsidRPr="00903DBA">
        <w:lastRenderedPageBreak/>
        <w:t>Middle Code Optimization</w:t>
      </w:r>
      <w:bookmarkEnd w:id="216"/>
      <w:bookmarkEnd w:id="405"/>
      <w:bookmarkEnd w:id="406"/>
      <w:bookmarkEnd w:id="40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8" w:name="_Toc57656058"/>
      <w:r w:rsidRPr="00903DBA">
        <w:t>Object to Integer Addresses</w:t>
      </w:r>
      <w:bookmarkEnd w:id="40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09" w:name="_Toc57656059"/>
      <w:r>
        <w:t>Jump</w:t>
      </w:r>
      <w:r w:rsidR="001B6658" w:rsidRPr="00903DBA">
        <w:t xml:space="preserve"> Next Instructions</w:t>
      </w:r>
      <w:bookmarkEnd w:id="409"/>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1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1" w:name="_Toc57656061"/>
      <w:r>
        <w:t>Jump</w:t>
      </w:r>
      <w:r w:rsidR="00036C5E" w:rsidRPr="00903DBA">
        <w:t xml:space="preserve"> Chains</w:t>
      </w:r>
      <w:bookmarkEnd w:id="411"/>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2" w:name="_Toc57656062"/>
      <w:r w:rsidRPr="00903DBA">
        <w:t>Remove</w:t>
      </w:r>
      <w:r w:rsidR="00036C5E" w:rsidRPr="00903DBA">
        <w:t xml:space="preserve"> Unreachable Code</w:t>
      </w:r>
      <w:bookmarkEnd w:id="41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3" w:name="_Toc57656063"/>
      <w:r w:rsidRPr="00903DBA">
        <w:t>Remove Push-Pop Chains</w:t>
      </w:r>
      <w:bookmarkEnd w:id="41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4" w:name="_Toc57656064"/>
      <w:r w:rsidRPr="00903DBA">
        <w:t>Merge</w:t>
      </w:r>
      <w:r w:rsidR="00E33CCC" w:rsidRPr="00903DBA">
        <w:t xml:space="preserve"> Pop-Push Chains</w:t>
      </w:r>
      <w:bookmarkEnd w:id="41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5" w:name="_Toc57656065"/>
      <w:r w:rsidRPr="00903DBA">
        <w:t>Change Top-Pop to Pop</w:t>
      </w:r>
      <w:bookmarkEnd w:id="41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16" w:name="_Toc57656066"/>
      <w:r w:rsidRPr="00903DBA">
        <w:rPr>
          <w:highlight w:val="white"/>
        </w:rPr>
        <w:t>Merge Binary</w:t>
      </w:r>
      <w:bookmarkEnd w:id="41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7" w:name="_Toc57656067"/>
      <w:r w:rsidRPr="00903DBA">
        <w:rPr>
          <w:highlight w:val="white"/>
        </w:rPr>
        <w:t>Sema</w:t>
      </w:r>
      <w:r w:rsidR="0007123C" w:rsidRPr="00903DBA">
        <w:rPr>
          <w:highlight w:val="white"/>
        </w:rPr>
        <w:t>n</w:t>
      </w:r>
      <w:r w:rsidRPr="00903DBA">
        <w:rPr>
          <w:highlight w:val="white"/>
        </w:rPr>
        <w:t>tic Optimization</w:t>
      </w:r>
      <w:bookmarkEnd w:id="41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8" w:name="_Toc57656068"/>
      <w:r w:rsidRPr="00903DBA">
        <w:rPr>
          <w:highlight w:val="white"/>
        </w:rPr>
        <w:t>Optimize Relation Expression</w:t>
      </w:r>
      <w:bookmarkEnd w:id="418"/>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1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1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0" w:name="_Toc57656070"/>
      <w:r w:rsidRPr="00903DBA">
        <w:t>Remove Trivial Assignment</w:t>
      </w:r>
      <w:bookmarkEnd w:id="42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1" w:name="_Toc57656071"/>
      <w:r w:rsidRPr="00903DBA">
        <w:t xml:space="preserve">Remove </w:t>
      </w:r>
      <w:r w:rsidR="00F03A18" w:rsidRPr="00903DBA">
        <w:t>Cleared</w:t>
      </w:r>
      <w:r w:rsidRPr="00903DBA">
        <w:t xml:space="preserve"> Code</w:t>
      </w:r>
      <w:bookmarkEnd w:id="42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2" w:name="_Ref54016612"/>
      <w:bookmarkStart w:id="423" w:name="_Ref54016688"/>
      <w:bookmarkStart w:id="424" w:name="_Toc57656072"/>
      <w:r w:rsidRPr="00903DBA">
        <w:lastRenderedPageBreak/>
        <w:t>Assembly Code Generation</w:t>
      </w:r>
      <w:bookmarkEnd w:id="422"/>
      <w:bookmarkEnd w:id="423"/>
      <w:bookmarkEnd w:id="42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5" w:name="_Toc57656073"/>
      <w:r w:rsidRPr="00903DBA">
        <w:t>Runtime Management</w:t>
      </w:r>
      <w:bookmarkEnd w:id="42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66BAB" w:rsidRPr="00D2146B" w:rsidRDefault="00B66BA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66BAB" w:rsidRPr="00D2146B" w:rsidRDefault="00B66BAB"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B66BAB" w:rsidRPr="00D2146B" w:rsidRDefault="00B66BA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66BAB" w:rsidRPr="00D2146B" w:rsidRDefault="00B66BA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66BAB" w:rsidRPr="00D2146B" w:rsidRDefault="00B66BAB" w:rsidP="00D2146B">
                              <w:pPr>
                                <w:spacing w:before="0" w:after="0"/>
                                <w:rPr>
                                  <w:sz w:val="18"/>
                                  <w:szCs w:val="18"/>
                                  <w:lang w:val="sv-SE"/>
                                </w:rPr>
                              </w:pPr>
                              <w:r w:rsidRPr="00D2146B">
                                <w:rPr>
                                  <w:sz w:val="18"/>
                                  <w:szCs w:val="18"/>
                                  <w:lang w:val="sv-SE"/>
                                </w:rPr>
                                <w:t>Ellipse Frame Pointer</w:t>
                              </w:r>
                            </w:p>
                            <w:p w14:paraId="366E1AE1" w14:textId="757FAE9A" w:rsidR="00B66BAB" w:rsidRPr="00D2146B" w:rsidRDefault="00B66BAB" w:rsidP="00D2146B">
                              <w:pPr>
                                <w:spacing w:before="0" w:after="0"/>
                                <w:rPr>
                                  <w:sz w:val="18"/>
                                  <w:szCs w:val="18"/>
                                  <w:lang w:val="sv-SE"/>
                                </w:rPr>
                              </w:pPr>
                              <w:r w:rsidRPr="00D2146B">
                                <w:rPr>
                                  <w:sz w:val="18"/>
                                  <w:szCs w:val="18"/>
                                  <w:lang w:val="sv-SE"/>
                                </w:rPr>
                                <w:t>Regular Frame Pointer</w:t>
                              </w:r>
                            </w:p>
                            <w:p w14:paraId="3E5A4966" w14:textId="38836501" w:rsidR="00B66BAB" w:rsidRPr="00D2146B" w:rsidRDefault="00B66BA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66BAB" w:rsidRPr="00D2146B" w:rsidRDefault="00B66BAB" w:rsidP="00D2146B">
                              <w:pPr>
                                <w:spacing w:before="0" w:after="0"/>
                                <w:rPr>
                                  <w:sz w:val="18"/>
                                  <w:szCs w:val="18"/>
                                  <w:lang w:val="sv-SE"/>
                                </w:rPr>
                              </w:pPr>
                            </w:p>
                            <w:p w14:paraId="48B5950A" w14:textId="77777777" w:rsidR="00B66BAB" w:rsidRPr="00D2146B" w:rsidRDefault="00B66BA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66BAB" w:rsidRPr="00D2146B" w:rsidRDefault="00B66BA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66BAB" w:rsidRPr="00D2146B" w:rsidRDefault="00B66BA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66BAB" w:rsidRPr="00D2146B" w:rsidRDefault="00B66BA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66BAB" w:rsidRPr="00D2146B" w:rsidRDefault="00B66BA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66BAB" w:rsidRPr="00D2146B" w:rsidRDefault="00B66BAB"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66BAB" w:rsidRPr="00D2146B" w:rsidRDefault="00B66BA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 </w:t>
                              </w:r>
                            </w:p>
                            <w:p w14:paraId="2924CD49"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66BAB" w:rsidRPr="00D2146B" w:rsidRDefault="00B66BA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66BAB" w:rsidRPr="00D2146B" w:rsidRDefault="00B66BA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66BAB" w:rsidRPr="00D2146B" w:rsidRDefault="00B66BAB"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66BAB" w:rsidRPr="00D2146B" w:rsidRDefault="00B66BA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 </w:t>
                              </w:r>
                            </w:p>
                            <w:p w14:paraId="1ECBE518"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66BAB" w:rsidRPr="00D2146B" w:rsidRDefault="00B66BAB"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66BAB" w:rsidRPr="00D2146B" w:rsidRDefault="00B66BA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66BAB" w:rsidRPr="00D2146B" w:rsidRDefault="00B66BAB"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B66BAB" w:rsidRPr="00D2146B" w:rsidRDefault="00B66BA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66BAB" w:rsidRPr="00D2146B" w:rsidRDefault="00B66BA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66BAB" w:rsidRPr="00D2146B" w:rsidRDefault="00B66BAB" w:rsidP="00D2146B">
                        <w:pPr>
                          <w:spacing w:before="0" w:after="0"/>
                          <w:rPr>
                            <w:sz w:val="18"/>
                            <w:szCs w:val="18"/>
                            <w:lang w:val="sv-SE"/>
                          </w:rPr>
                        </w:pPr>
                        <w:r w:rsidRPr="00D2146B">
                          <w:rPr>
                            <w:sz w:val="18"/>
                            <w:szCs w:val="18"/>
                            <w:lang w:val="sv-SE"/>
                          </w:rPr>
                          <w:t>Ellipse Frame Pointer</w:t>
                        </w:r>
                      </w:p>
                      <w:p w14:paraId="366E1AE1" w14:textId="757FAE9A" w:rsidR="00B66BAB" w:rsidRPr="00D2146B" w:rsidRDefault="00B66BAB" w:rsidP="00D2146B">
                        <w:pPr>
                          <w:spacing w:before="0" w:after="0"/>
                          <w:rPr>
                            <w:sz w:val="18"/>
                            <w:szCs w:val="18"/>
                            <w:lang w:val="sv-SE"/>
                          </w:rPr>
                        </w:pPr>
                        <w:r w:rsidRPr="00D2146B">
                          <w:rPr>
                            <w:sz w:val="18"/>
                            <w:szCs w:val="18"/>
                            <w:lang w:val="sv-SE"/>
                          </w:rPr>
                          <w:t>Regular Frame Pointer</w:t>
                        </w:r>
                      </w:p>
                      <w:p w14:paraId="3E5A4966" w14:textId="38836501" w:rsidR="00B66BAB" w:rsidRPr="00D2146B" w:rsidRDefault="00B66BA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66BAB" w:rsidRPr="00D2146B" w:rsidRDefault="00B66BAB" w:rsidP="00D2146B">
                        <w:pPr>
                          <w:spacing w:before="0" w:after="0"/>
                          <w:rPr>
                            <w:sz w:val="18"/>
                            <w:szCs w:val="18"/>
                            <w:lang w:val="sv-SE"/>
                          </w:rPr>
                        </w:pPr>
                      </w:p>
                      <w:p w14:paraId="48B5950A" w14:textId="77777777" w:rsidR="00B66BAB" w:rsidRPr="00D2146B" w:rsidRDefault="00B66BAB"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66BAB" w:rsidRPr="00D2146B" w:rsidRDefault="00B66BAB"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66BAB" w:rsidRPr="00D2146B" w:rsidRDefault="00B66BA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66BAB" w:rsidRPr="00D2146B" w:rsidRDefault="00B66BA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66BAB" w:rsidRPr="00D2146B" w:rsidRDefault="00B66BA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66BAB" w:rsidRPr="00D2146B" w:rsidRDefault="00B66BAB"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66BAB" w:rsidRPr="00D2146B" w:rsidRDefault="00B66BA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 </w:t>
                        </w:r>
                      </w:p>
                      <w:p w14:paraId="2924CD49" w14:textId="77777777" w:rsidR="00B66BAB" w:rsidRPr="00D2146B" w:rsidRDefault="00B66BA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66BAB" w:rsidRPr="00D2146B" w:rsidRDefault="00B66BA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66BAB" w:rsidRPr="00D2146B" w:rsidRDefault="00B66BA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66BAB" w:rsidRPr="00D2146B" w:rsidRDefault="00B66BAB"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66BAB" w:rsidRPr="00D2146B" w:rsidRDefault="00B66BA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 </w:t>
                        </w:r>
                      </w:p>
                      <w:p w14:paraId="1ECBE518" w14:textId="77777777" w:rsidR="00B66BAB" w:rsidRPr="00D2146B" w:rsidRDefault="00B66BA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66BAB" w:rsidRPr="00D2146B" w:rsidRDefault="00B66BAB"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66BAB" w:rsidRPr="00D2146B" w:rsidRDefault="00B66BA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66BAB" w:rsidRDefault="00B66BAB"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B66BAB" w:rsidRDefault="00B66BA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66BAB" w:rsidRPr="00D2146B" w:rsidRDefault="00B66BA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66BAB" w:rsidRPr="00D2146B" w:rsidRDefault="00B66BA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66BAB" w:rsidRPr="00D2146B" w:rsidRDefault="00B66BA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66BAB" w:rsidRPr="00D2146B" w:rsidRDefault="00B66BA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66BAB" w:rsidRPr="00D2146B" w:rsidRDefault="00B66BAB" w:rsidP="002903DF">
                              <w:pPr>
                                <w:spacing w:before="0" w:after="0"/>
                                <w:rPr>
                                  <w:sz w:val="18"/>
                                  <w:szCs w:val="18"/>
                                  <w:lang w:val="sv-SE"/>
                                </w:rPr>
                              </w:pPr>
                              <w:r w:rsidRPr="00D2146B">
                                <w:rPr>
                                  <w:sz w:val="18"/>
                                  <w:szCs w:val="18"/>
                                  <w:lang w:val="sv-SE"/>
                                </w:rPr>
                                <w:t>Ellipse Frame Pointer</w:t>
                              </w:r>
                            </w:p>
                            <w:p w14:paraId="5718813E" w14:textId="77777777" w:rsidR="00B66BAB" w:rsidRPr="00D2146B" w:rsidRDefault="00B66BAB" w:rsidP="002903DF">
                              <w:pPr>
                                <w:spacing w:before="0" w:after="0"/>
                                <w:rPr>
                                  <w:sz w:val="18"/>
                                  <w:szCs w:val="18"/>
                                  <w:lang w:val="sv-SE"/>
                                </w:rPr>
                              </w:pPr>
                              <w:r w:rsidRPr="00D2146B">
                                <w:rPr>
                                  <w:sz w:val="18"/>
                                  <w:szCs w:val="18"/>
                                  <w:lang w:val="sv-SE"/>
                                </w:rPr>
                                <w:t>Regular Frame Pointer</w:t>
                              </w:r>
                            </w:p>
                            <w:p w14:paraId="62230721" w14:textId="77777777" w:rsidR="00B66BAB" w:rsidRPr="00D2146B" w:rsidRDefault="00B66BA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66BAB" w:rsidRPr="00D2146B" w:rsidRDefault="00B66BAB" w:rsidP="002903DF">
                              <w:pPr>
                                <w:spacing w:before="0" w:after="0"/>
                                <w:rPr>
                                  <w:sz w:val="18"/>
                                  <w:szCs w:val="18"/>
                                  <w:lang w:val="sv-SE"/>
                                </w:rPr>
                              </w:pPr>
                            </w:p>
                            <w:p w14:paraId="3BE3217A" w14:textId="77777777" w:rsidR="00B66BAB" w:rsidRPr="00D2146B" w:rsidRDefault="00B66BA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66BAB" w:rsidRPr="00D2146B" w:rsidRDefault="00B66BA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66BAB" w:rsidRDefault="00B66BA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66BAB" w:rsidRPr="00D2146B" w:rsidRDefault="00B66BAB" w:rsidP="002903DF">
                              <w:pPr>
                                <w:spacing w:before="0" w:after="0" w:line="256" w:lineRule="auto"/>
                                <w:rPr>
                                  <w:sz w:val="18"/>
                                  <w:szCs w:val="18"/>
                                </w:rPr>
                              </w:pPr>
                              <w:r>
                                <w:rPr>
                                  <w:rFonts w:eastAsia="Calibri"/>
                                  <w:color w:val="000000"/>
                                  <w:sz w:val="18"/>
                                  <w:szCs w:val="18"/>
                                </w:rPr>
                                <w:t>Elliptic parameter: 21</w:t>
                              </w:r>
                            </w:p>
                            <w:p w14:paraId="0F8126A1"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w:t>
                              </w:r>
                            </w:p>
                            <w:p w14:paraId="28313E96"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66BAB" w:rsidRPr="00D2146B" w:rsidRDefault="00B66BA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66BAB" w:rsidRPr="00D2146B" w:rsidRDefault="00B66BA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 </w:t>
                              </w:r>
                            </w:p>
                            <w:p w14:paraId="48FC4ABF"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66BAB" w:rsidRPr="00D2146B" w:rsidRDefault="00B66BAB"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66BAB" w:rsidRPr="00D2146B" w:rsidRDefault="00B66BA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66BAB" w:rsidRDefault="00B66BAB"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B66BAB" w:rsidRDefault="00B66BA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66BAB" w:rsidRPr="00D2146B" w:rsidRDefault="00B66BA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66BAB" w:rsidRPr="00D2146B" w:rsidRDefault="00B66BA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66BAB" w:rsidRPr="00D2146B" w:rsidRDefault="00B66BA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66BAB" w:rsidRPr="00D2146B" w:rsidRDefault="00B66BA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66BAB" w:rsidRPr="00D2146B" w:rsidRDefault="00B66BAB" w:rsidP="002903DF">
                        <w:pPr>
                          <w:spacing w:before="0" w:after="0"/>
                          <w:rPr>
                            <w:sz w:val="18"/>
                            <w:szCs w:val="18"/>
                            <w:lang w:val="sv-SE"/>
                          </w:rPr>
                        </w:pPr>
                        <w:r w:rsidRPr="00D2146B">
                          <w:rPr>
                            <w:sz w:val="18"/>
                            <w:szCs w:val="18"/>
                            <w:lang w:val="sv-SE"/>
                          </w:rPr>
                          <w:t>Ellipse Frame Pointer</w:t>
                        </w:r>
                      </w:p>
                      <w:p w14:paraId="5718813E" w14:textId="77777777" w:rsidR="00B66BAB" w:rsidRPr="00D2146B" w:rsidRDefault="00B66BAB" w:rsidP="002903DF">
                        <w:pPr>
                          <w:spacing w:before="0" w:after="0"/>
                          <w:rPr>
                            <w:sz w:val="18"/>
                            <w:szCs w:val="18"/>
                            <w:lang w:val="sv-SE"/>
                          </w:rPr>
                        </w:pPr>
                        <w:r w:rsidRPr="00D2146B">
                          <w:rPr>
                            <w:sz w:val="18"/>
                            <w:szCs w:val="18"/>
                            <w:lang w:val="sv-SE"/>
                          </w:rPr>
                          <w:t>Regular Frame Pointer</w:t>
                        </w:r>
                      </w:p>
                      <w:p w14:paraId="62230721" w14:textId="77777777" w:rsidR="00B66BAB" w:rsidRPr="00D2146B" w:rsidRDefault="00B66BA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66BAB" w:rsidRPr="00D2146B" w:rsidRDefault="00B66BAB" w:rsidP="002903DF">
                        <w:pPr>
                          <w:spacing w:before="0" w:after="0"/>
                          <w:rPr>
                            <w:sz w:val="18"/>
                            <w:szCs w:val="18"/>
                            <w:lang w:val="sv-SE"/>
                          </w:rPr>
                        </w:pPr>
                      </w:p>
                      <w:p w14:paraId="3BE3217A" w14:textId="77777777" w:rsidR="00B66BAB" w:rsidRPr="00D2146B" w:rsidRDefault="00B66BAB"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66BAB" w:rsidRPr="00D2146B" w:rsidRDefault="00B66BAB"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66BAB" w:rsidRDefault="00B66BA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66BAB" w:rsidRPr="00D2146B" w:rsidRDefault="00B66BAB" w:rsidP="002903DF">
                        <w:pPr>
                          <w:spacing w:before="0" w:after="0" w:line="256" w:lineRule="auto"/>
                          <w:rPr>
                            <w:sz w:val="18"/>
                            <w:szCs w:val="18"/>
                          </w:rPr>
                        </w:pPr>
                        <w:r>
                          <w:rPr>
                            <w:rFonts w:eastAsia="Calibri"/>
                            <w:color w:val="000000"/>
                            <w:sz w:val="18"/>
                            <w:szCs w:val="18"/>
                          </w:rPr>
                          <w:t>Elliptic parameter: 21</w:t>
                        </w:r>
                      </w:p>
                      <w:p w14:paraId="0F8126A1"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w:t>
                        </w:r>
                      </w:p>
                      <w:p w14:paraId="28313E96" w14:textId="77777777" w:rsidR="00B66BAB" w:rsidRPr="00D2146B" w:rsidRDefault="00B66BA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66BAB" w:rsidRPr="00D2146B" w:rsidRDefault="00B66BA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66BAB" w:rsidRPr="00D2146B" w:rsidRDefault="00B66BA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 </w:t>
                        </w:r>
                      </w:p>
                      <w:p w14:paraId="48FC4ABF" w14:textId="77777777" w:rsidR="00B66BAB" w:rsidRPr="00D2146B" w:rsidRDefault="00B66BA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66BAB" w:rsidRPr="00D2146B" w:rsidRDefault="00B66BAB"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26" w:name="_Toc57656074"/>
      <w:r w:rsidRPr="00903DBA">
        <w:t>Assembly Operator</w:t>
      </w:r>
      <w:bookmarkEnd w:id="42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7" w:name="_Toc57656075"/>
      <w:r w:rsidRPr="00903DBA">
        <w:t>Assembly Code</w:t>
      </w:r>
      <w:bookmarkEnd w:id="42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8" w:name="_Toc57656076"/>
      <w:r w:rsidRPr="00903DBA">
        <w:rPr>
          <w:highlight w:val="white"/>
        </w:rPr>
        <w:t>Assembly Code Optimization</w:t>
      </w:r>
      <w:bookmarkEnd w:id="428"/>
    </w:p>
    <w:p w14:paraId="60537E46" w14:textId="51683A8D" w:rsidR="00AE79B1" w:rsidRPr="00903DBA" w:rsidRDefault="001D1EC5" w:rsidP="00034040">
      <w:pPr>
        <w:rPr>
          <w:highlight w:val="white"/>
        </w:rPr>
      </w:pPr>
      <w:proofErr w:type="gramStart"/>
      <w:r w:rsidRPr="00903DBA">
        <w:rPr>
          <w:highlight w:val="white"/>
        </w:rPr>
        <w:t>Similar</w:t>
      </w:r>
      <w:proofErr w:type="gramEnd"/>
      <w:r w:rsidRPr="00903DBA">
        <w:rPr>
          <w:highlight w:val="white"/>
        </w:rPr>
        <w:t xml:space="preserve">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29" w:name="_Toc57656077"/>
      <w:r w:rsidRPr="00903DBA">
        <w:rPr>
          <w:highlight w:val="white"/>
        </w:rPr>
        <w:t xml:space="preserve">Operator </w:t>
      </w:r>
      <w:r w:rsidR="00CA5764" w:rsidRPr="00903DBA">
        <w:rPr>
          <w:highlight w:val="white"/>
        </w:rPr>
        <w:t>Test Methods</w:t>
      </w:r>
      <w:bookmarkEnd w:id="42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0" w:name="_Toc57656078"/>
      <w:r w:rsidRPr="00903DBA">
        <w:rPr>
          <w:highlight w:val="white"/>
        </w:rPr>
        <w:t>Register Overlapping</w:t>
      </w:r>
      <w:bookmarkEnd w:id="430"/>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w:t>
      </w:r>
      <w:proofErr w:type="gramStart"/>
      <w:r w:rsidRPr="00903DBA">
        <w:rPr>
          <w:highlight w:val="white"/>
        </w:rPr>
        <w:t>overlaps</w:t>
      </w:r>
      <w:proofErr w:type="gramEnd"/>
      <w:r w:rsidRPr="00903DBA">
        <w:rPr>
          <w:highlight w:val="white"/>
        </w:rPr>
        <w:t>. If at least one</w:t>
      </w:r>
      <w:r w:rsidR="00A829AD" w:rsidRPr="00903DBA">
        <w:rPr>
          <w:highlight w:val="white"/>
        </w:rPr>
        <w:t xml:space="preserve"> </w:t>
      </w:r>
      <w:r w:rsidRPr="00903DBA">
        <w:rPr>
          <w:highlight w:val="white"/>
        </w:rPr>
        <w:t xml:space="preserve">register is null, they do not </w:t>
      </w:r>
      <w:proofErr w:type="gramStart"/>
      <w:r w:rsidRPr="00903DBA">
        <w:rPr>
          <w:highlight w:val="white"/>
        </w:rPr>
        <w:t>overlap</w:t>
      </w:r>
      <w:proofErr w:type="gramEnd"/>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31" w:name="_Toc57656079"/>
      <w:r w:rsidRPr="00903DBA">
        <w:rPr>
          <w:highlight w:val="white"/>
        </w:rPr>
        <w:t>Register Size</w:t>
      </w:r>
      <w:bookmarkEnd w:id="43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2" w:name="_Toc57656080"/>
      <w:proofErr w:type="spellStart"/>
      <w:r w:rsidRPr="00903DBA">
        <w:rPr>
          <w:highlight w:val="white"/>
        </w:rPr>
        <w:t>ToString</w:t>
      </w:r>
      <w:bookmarkEnd w:id="43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proofErr w:type="gramStart"/>
      <w:r w:rsidR="006F6581" w:rsidRPr="00903DBA">
        <w:rPr>
          <w:highlight w:val="white"/>
        </w:rPr>
        <w:t>register</w:t>
      </w:r>
      <w:proofErr w:type="gramEnd"/>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3" w:name="_Toc57656081"/>
      <w:r w:rsidRPr="00903DBA">
        <w:t>Tracks</w:t>
      </w:r>
      <w:bookmarkEnd w:id="43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 xml:space="preserve">If at least one of the tracks’ entry lists is empty, the tracks does not </w:t>
      </w:r>
      <w:proofErr w:type="gramStart"/>
      <w:r w:rsidR="00885BC4" w:rsidRPr="00903DBA">
        <w:rPr>
          <w:highlight w:val="white"/>
        </w:rPr>
        <w:t>overlap</w:t>
      </w:r>
      <w:proofErr w:type="gramEnd"/>
      <w:r w:rsidR="00885BC4" w:rsidRPr="00903DBA">
        <w:rPr>
          <w:highlight w:val="white"/>
        </w:rPr>
        <w:t xml:space="preserve">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w:t>
      </w:r>
      <w:proofErr w:type="gramStart"/>
      <w:r w:rsidR="00032939" w:rsidRPr="00903DBA">
        <w:rPr>
          <w:highlight w:val="white"/>
        </w:rPr>
        <w:t>maximum  line</w:t>
      </w:r>
      <w:proofErr w:type="gramEnd"/>
      <w:r w:rsidR="00032939" w:rsidRPr="00903DBA">
        <w:rPr>
          <w:highlight w:val="white"/>
        </w:rPr>
        <w:t xml:space="preserv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w:t>
      </w:r>
      <w:proofErr w:type="gramStart"/>
      <w:r w:rsidR="00512DD6" w:rsidRPr="00903DBA">
        <w:rPr>
          <w:highlight w:val="white"/>
        </w:rPr>
        <w:t>have to</w:t>
      </w:r>
      <w:proofErr w:type="gramEnd"/>
      <w:r w:rsidR="00512DD6" w:rsidRPr="00903DBA">
        <w:rPr>
          <w:highlight w:val="white"/>
        </w:rPr>
        <w:t xml:space="preserve">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34" w:name="_Toc57656082"/>
      <w:r w:rsidRPr="00903DBA">
        <w:t>Register Allocation</w:t>
      </w:r>
      <w:bookmarkEnd w:id="43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xml:space="preserve">, where we sort the vertices into a list and for each </w:t>
      </w:r>
      <w:proofErr w:type="gramStart"/>
      <w:r w:rsidRPr="00903DBA">
        <w:t>vertices</w:t>
      </w:r>
      <w:proofErr w:type="gramEnd"/>
      <w:r w:rsidRPr="00903DBA">
        <w:t xml:space="preserve"> try to found a register not already allocated by any of its neighbors. If we cannot find such </w:t>
      </w:r>
      <w:proofErr w:type="gramStart"/>
      <w:r w:rsidRPr="00903DBA">
        <w:t>register</w:t>
      </w:r>
      <w:proofErr w:type="gramEnd"/>
      <w:r w:rsidRPr="00903DBA">
        <w:t xml:space="preserve">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 xml:space="preserve">If the deep search does not </w:t>
      </w:r>
      <w:proofErr w:type="gramStart"/>
      <w:r w:rsidRPr="00903DBA">
        <w:t>found</w:t>
      </w:r>
      <w:proofErr w:type="gramEnd"/>
      <w:r w:rsidRPr="00903DBA">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903DBA">
        <w:t>have to</w:t>
      </w:r>
      <w:proofErr w:type="gramEnd"/>
      <w:r w:rsidRPr="00903DBA">
        <w:t xml:space="preserve"> share we one register and that we have to add store and load instruction for the code to work. When we need to remove an </w:t>
      </w:r>
      <w:proofErr w:type="gramStart"/>
      <w:r w:rsidRPr="00903DBA">
        <w:t>edge</w:t>
      </w:r>
      <w:proofErr w:type="gramEnd"/>
      <w:r w:rsidRPr="00903DBA">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w:t>
      </w:r>
      <w:proofErr w:type="gramStart"/>
      <w:r w:rsidR="00625E52" w:rsidRPr="00903DBA">
        <w:rPr>
          <w:highlight w:val="white"/>
        </w:rPr>
        <w:t>an</w:t>
      </w:r>
      <w:proofErr w:type="gramEnd"/>
      <w:r w:rsidR="00625E52" w:rsidRPr="00903DBA">
        <w:rPr>
          <w:highlight w:val="white"/>
        </w:rPr>
        <w:t xml:space="preserve">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proofErr w:type="gramStart"/>
      <w:r w:rsidR="0034309C" w:rsidRPr="00903DBA">
        <w:rPr>
          <w:highlight w:val="white"/>
        </w:rPr>
        <w:t>is</w:t>
      </w:r>
      <w:proofErr w:type="gramEnd"/>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5" w:name="_Toc57656083"/>
      <w:r w:rsidRPr="00903DBA">
        <w:t>Assembly Code Generation</w:t>
      </w:r>
      <w:bookmarkEnd w:id="43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8" w:name="_Toc57656086"/>
      <w:r w:rsidRPr="00903DBA">
        <w:rPr>
          <w:highlight w:val="white"/>
        </w:rPr>
        <w:t>Function Calls</w:t>
      </w:r>
      <w:bookmarkEnd w:id="43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3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3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0" w:name="_Toc57656087"/>
      <w:r w:rsidRPr="00903DBA">
        <w:rPr>
          <w:highlight w:val="white"/>
        </w:rPr>
        <w:t>Loading Values into Registers</w:t>
      </w:r>
      <w:bookmarkEnd w:id="44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 xml:space="preserve">If there is no non-overlapping </w:t>
      </w:r>
      <w:proofErr w:type="gramStart"/>
      <w:r w:rsidRPr="00903DBA">
        <w:rPr>
          <w:highlight w:val="white"/>
        </w:rPr>
        <w:t>register</w:t>
      </w:r>
      <w:proofErr w:type="gramEnd"/>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42" w:name="_Toc57656089"/>
      <w:r w:rsidRPr="00903DBA">
        <w:rPr>
          <w:highlight w:val="white"/>
        </w:rPr>
        <w:t>Load and Inspect Registers</w:t>
      </w:r>
      <w:bookmarkEnd w:id="44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3" w:name="_Toc57656090"/>
      <w:r w:rsidRPr="00903DBA">
        <w:rPr>
          <w:highlight w:val="white"/>
        </w:rPr>
        <w:t>Initialization</w:t>
      </w:r>
      <w:bookmarkEnd w:id="44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4" w:name="_Toc57656091"/>
      <w:r w:rsidRPr="00903DBA">
        <w:rPr>
          <w:highlight w:val="white"/>
        </w:rPr>
        <w:t>Integral Multipl</w:t>
      </w:r>
      <w:r w:rsidR="00285456" w:rsidRPr="00903DBA">
        <w:rPr>
          <w:highlight w:val="white"/>
        </w:rPr>
        <w:t>i</w:t>
      </w:r>
      <w:r w:rsidRPr="00903DBA">
        <w:rPr>
          <w:highlight w:val="white"/>
        </w:rPr>
        <w:t>cation, Division, and Modulo</w:t>
      </w:r>
      <w:bookmarkEnd w:id="44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5" w:name="_Toc57656092"/>
      <w:r w:rsidRPr="00903DBA">
        <w:rPr>
          <w:highlight w:val="white"/>
        </w:rPr>
        <w:t>Integral Assignment and Parameters</w:t>
      </w:r>
      <w:bookmarkEnd w:id="44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6" w:name="_Toc57656093"/>
      <w:r w:rsidRPr="00903DBA">
        <w:rPr>
          <w:highlight w:val="white"/>
        </w:rPr>
        <w:t>Unary Integral Operations</w:t>
      </w:r>
      <w:bookmarkEnd w:id="44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7" w:name="_Toc57656094"/>
      <w:r w:rsidRPr="00903DBA">
        <w:rPr>
          <w:highlight w:val="white"/>
        </w:rPr>
        <w:t>Integral Binary</w:t>
      </w:r>
      <w:bookmarkEnd w:id="44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proofErr w:type="gramStart"/>
      <w:r w:rsidR="00782546" w:rsidRPr="00903DBA">
        <w:rPr>
          <w:highlight w:val="white"/>
        </w:rPr>
        <w:t>With the exception of</w:t>
      </w:r>
      <w:proofErr w:type="gramEnd"/>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8" w:name="_Toc57656095"/>
      <w:r w:rsidRPr="00903DBA">
        <w:rPr>
          <w:highlight w:val="white"/>
        </w:rPr>
        <w:t>Base and Offset</w:t>
      </w:r>
      <w:bookmarkEnd w:id="44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49" w:name="_Toc57656096"/>
      <w:r w:rsidRPr="00903DBA">
        <w:rPr>
          <w:highlight w:val="white"/>
        </w:rPr>
        <w:t>Case</w:t>
      </w:r>
      <w:bookmarkEnd w:id="44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0" w:name="_Toc57656097"/>
      <w:r w:rsidRPr="00903DBA">
        <w:rPr>
          <w:highlight w:val="white"/>
        </w:rPr>
        <w:t>Address</w:t>
      </w:r>
      <w:bookmarkEnd w:id="45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1" w:name="_Toc57656098"/>
      <w:r w:rsidRPr="00903DBA">
        <w:rPr>
          <w:highlight w:val="white"/>
        </w:rPr>
        <w:lastRenderedPageBreak/>
        <w:t>Floating Binary</w:t>
      </w:r>
      <w:bookmarkEnd w:id="451"/>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2" w:name="_Toc57656099"/>
      <w:r w:rsidRPr="00903DBA">
        <w:rPr>
          <w:highlight w:val="white"/>
        </w:rPr>
        <w:t>Floating Relation</w:t>
      </w:r>
      <w:bookmarkEnd w:id="45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3" w:name="_Toc57656100"/>
      <w:r w:rsidRPr="00903DBA">
        <w:rPr>
          <w:highlight w:val="white"/>
        </w:rPr>
        <w:t>Floating Push and Pop</w:t>
      </w:r>
      <w:bookmarkEnd w:id="45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4" w:name="_Toc57656101"/>
      <w:r w:rsidRPr="00903DBA">
        <w:rPr>
          <w:highlight w:val="white"/>
        </w:rPr>
        <w:t>Type Conversion</w:t>
      </w:r>
      <w:bookmarkEnd w:id="45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5" w:name="_Toc57656102"/>
      <w:r w:rsidRPr="00903DBA">
        <w:rPr>
          <w:highlight w:val="white"/>
        </w:rPr>
        <w:t>Struct and Union</w:t>
      </w:r>
      <w:bookmarkEnd w:id="45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6" w:name="_Toc57656103"/>
      <w:r w:rsidRPr="00903DBA">
        <w:rPr>
          <w:highlight w:val="white"/>
        </w:rPr>
        <w:t>Initialization Code</w:t>
      </w:r>
      <w:bookmarkEnd w:id="45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7" w:name="_Toc57656104"/>
      <w:r w:rsidRPr="00903DBA">
        <w:rPr>
          <w:highlight w:val="white"/>
        </w:rPr>
        <w:t>Command Line Arguments</w:t>
      </w:r>
      <w:bookmarkEnd w:id="45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66BAB" w:rsidRPr="00DF14A9" w:rsidRDefault="00B66BAB"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66BAB" w:rsidRPr="00490BCB" w:rsidRDefault="00B66BA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66BAB" w:rsidRPr="00490BCB" w:rsidRDefault="00B66BA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66BAB" w:rsidRPr="00490BCB" w:rsidRDefault="00B66BAB"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66BAB" w:rsidRPr="00490BCB" w:rsidRDefault="00B66BA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66BAB" w:rsidRPr="00490BCB" w:rsidRDefault="00B66BA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66BAB" w:rsidRPr="00490BCB" w:rsidRDefault="00B66BA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66BAB" w:rsidRPr="00090144" w:rsidRDefault="00B66BAB"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66BAB" w:rsidRPr="00090144" w:rsidRDefault="00B66BAB" w:rsidP="00B70491">
                              <w:pPr>
                                <w:spacing w:before="0" w:after="0" w:line="240" w:lineRule="auto"/>
                                <w:rPr>
                                  <w:rFonts w:eastAsia="Calibri"/>
                                  <w:color w:val="000000"/>
                                </w:rPr>
                              </w:pPr>
                              <w:r w:rsidRPr="00090144">
                                <w:rPr>
                                  <w:rFonts w:eastAsia="Calibri"/>
                                  <w:color w:val="000000"/>
                                </w:rPr>
                                <w:t>Frame pointer of</w:t>
                              </w:r>
                            </w:p>
                            <w:p w14:paraId="77E191A3" w14:textId="77777777" w:rsidR="00B66BAB" w:rsidRPr="00090144" w:rsidRDefault="00B66BA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66BAB" w:rsidRPr="00090144" w:rsidRDefault="00B66BA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66BAB" w:rsidRPr="00090144" w:rsidRDefault="00B66BAB"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66BAB" w:rsidRPr="00090144" w:rsidRDefault="00B66BAB"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66BAB" w:rsidRPr="00090144" w:rsidRDefault="00B66BAB"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66BAB" w:rsidRDefault="00B66BA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66BAB" w:rsidRDefault="00B66BA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66BAB" w:rsidRDefault="00B66BA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66BAB" w:rsidRDefault="00B66BA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66BAB" w:rsidRPr="00DF14A9" w:rsidRDefault="00B66BAB"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66BAB" w:rsidRPr="00490BCB" w:rsidRDefault="00B66BA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66BAB" w:rsidRPr="00490BCB" w:rsidRDefault="00B66BA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66BAB" w:rsidRPr="00490BCB" w:rsidRDefault="00B66BAB"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66BAB" w:rsidRPr="00490BCB" w:rsidRDefault="00B66BA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66BAB" w:rsidRPr="00490BCB" w:rsidRDefault="00B66BA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66BAB" w:rsidRPr="00490BCB" w:rsidRDefault="00B66BA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66BAB" w:rsidRPr="00490BCB" w:rsidRDefault="00B66BA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66BAB" w:rsidRPr="00090144" w:rsidRDefault="00B66BAB"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66BAB" w:rsidRPr="00090144" w:rsidRDefault="00B66BAB" w:rsidP="00B70491">
                        <w:pPr>
                          <w:spacing w:before="0" w:after="0" w:line="240" w:lineRule="auto"/>
                          <w:rPr>
                            <w:rFonts w:eastAsia="Calibri"/>
                            <w:color w:val="000000"/>
                          </w:rPr>
                        </w:pPr>
                        <w:r w:rsidRPr="00090144">
                          <w:rPr>
                            <w:rFonts w:eastAsia="Calibri"/>
                            <w:color w:val="000000"/>
                          </w:rPr>
                          <w:t>Frame pointer of</w:t>
                        </w:r>
                      </w:p>
                      <w:p w14:paraId="77E191A3" w14:textId="77777777" w:rsidR="00B66BAB" w:rsidRPr="00090144" w:rsidRDefault="00B66BAB"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66BAB" w:rsidRPr="00090144" w:rsidRDefault="00B66BA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66BAB" w:rsidRPr="00090144" w:rsidRDefault="00B66BAB"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66BAB" w:rsidRPr="00090144" w:rsidRDefault="00B66BAB"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66BAB" w:rsidRPr="00090144" w:rsidRDefault="00B66BAB"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66BAB" w:rsidRDefault="00B66BAB"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66BAB" w:rsidRDefault="00B66BAB"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66BAB" w:rsidRDefault="00B66BAB"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66BAB" w:rsidRDefault="00B66BAB"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58" w:name="_Toc57656105"/>
      <w:r w:rsidRPr="00903DBA">
        <w:rPr>
          <w:highlight w:val="white"/>
        </w:rPr>
        <w:t>Text List</w:t>
      </w:r>
      <w:bookmarkEnd w:id="45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59" w:name="_Ref54009755"/>
      <w:bookmarkStart w:id="460" w:name="_Toc57656106"/>
      <w:bookmarkStart w:id="461" w:name="_Ref420874022"/>
      <w:r w:rsidRPr="00903DBA">
        <w:lastRenderedPageBreak/>
        <w:t>Executable Code Generation</w:t>
      </w:r>
      <w:bookmarkEnd w:id="459"/>
      <w:bookmarkEnd w:id="46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20EE366F" w:rsidR="009D716B" w:rsidRPr="00903DBA" w:rsidRDefault="009D716B" w:rsidP="009D716B">
      <w:pPr>
        <w:pStyle w:val="Rubrik2"/>
      </w:pPr>
      <w:bookmarkStart w:id="462" w:name="_Toc57656107"/>
      <w:r w:rsidRPr="00903DBA">
        <w:t xml:space="preserve">The </w:t>
      </w:r>
      <w:r w:rsidR="00E6483C" w:rsidRPr="00903DBA">
        <w:t>Windows Mode</w:t>
      </w:r>
      <w:bookmarkEnd w:id="46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66BAB" w:rsidRPr="00DF14A9" w:rsidRDefault="00B66BAB"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66BAB" w:rsidRPr="00490BCB" w:rsidRDefault="00B66BA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66BAB" w:rsidRPr="00490BCB" w:rsidRDefault="00B66BAB"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66BAB" w:rsidRPr="00490BCB" w:rsidRDefault="00B66BA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66BAB" w:rsidRPr="00490BCB" w:rsidRDefault="00B66BA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66BAB" w:rsidRPr="00090144" w:rsidRDefault="00B66BAB"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66BAB" w:rsidRPr="00090144" w:rsidRDefault="00B66BAB" w:rsidP="00605AE9">
                              <w:pPr>
                                <w:spacing w:before="0" w:after="0" w:line="240" w:lineRule="auto"/>
                                <w:rPr>
                                  <w:rFonts w:eastAsia="Calibri"/>
                                  <w:color w:val="000000"/>
                                </w:rPr>
                              </w:pPr>
                              <w:r w:rsidRPr="00090144">
                                <w:rPr>
                                  <w:rFonts w:eastAsia="Calibri"/>
                                  <w:color w:val="000000"/>
                                </w:rPr>
                                <w:t>Frame pointer of</w:t>
                              </w:r>
                            </w:p>
                            <w:p w14:paraId="68E90914" w14:textId="77777777" w:rsidR="00B66BAB" w:rsidRPr="00090144" w:rsidRDefault="00B66BA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66BAB" w:rsidRPr="00090144" w:rsidRDefault="00B66BA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66BAB" w:rsidRPr="00090144" w:rsidRDefault="00B66BAB"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66BAB" w:rsidRPr="00090144" w:rsidRDefault="00B66BAB"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66BAB" w:rsidRPr="00090144" w:rsidRDefault="00B66BAB"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66BAB" w:rsidRDefault="00B66BA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66BAB" w:rsidRDefault="00B66BA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66BAB" w:rsidRDefault="00B66BA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66BAB" w:rsidRDefault="00B66BA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66BAB" w:rsidRDefault="00B66BA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66BAB" w:rsidRDefault="00B66BA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66BAB" w:rsidRPr="00582B75" w:rsidRDefault="00B66BA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66BAB" w:rsidRPr="00490BCB" w:rsidRDefault="00B66BA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66BAB" w:rsidRPr="00490BCB" w:rsidRDefault="00B66BA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66BAB" w:rsidRDefault="00B66BA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66BAB" w:rsidRPr="00E55D4A" w:rsidRDefault="00B66BAB"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66BAB" w:rsidRDefault="00B66BA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66BAB" w:rsidRDefault="00B66BA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66BAB" w:rsidRDefault="00B66BA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66BAB" w:rsidRDefault="00B66BA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66BAB" w:rsidRDefault="00B66BA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66BAB" w:rsidRDefault="00B66BA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66BAB" w:rsidRDefault="00B66BA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66BAB" w:rsidRDefault="00B66BA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66BAB" w:rsidRDefault="00B66BA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66BAB" w:rsidRDefault="00B66BA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66BAB" w:rsidRDefault="00B66BA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66BAB" w:rsidRDefault="00B66BA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66BAB" w:rsidRDefault="00B66BA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66BAB" w:rsidRDefault="00B66BA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66BAB" w:rsidRDefault="00B66BAB" w:rsidP="00496983">
                              <w:pPr>
                                <w:spacing w:before="0" w:line="257" w:lineRule="auto"/>
                                <w:jc w:val="center"/>
                                <w:rPr>
                                  <w:sz w:val="24"/>
                                  <w:szCs w:val="24"/>
                                </w:rPr>
                              </w:pPr>
                              <w:r>
                                <w:rPr>
                                  <w:rFonts w:eastAsia="Calibri"/>
                                  <w:color w:val="000000"/>
                                  <w:sz w:val="16"/>
                                  <w:szCs w:val="16"/>
                                </w:rPr>
                                <w:t>129</w:t>
                              </w:r>
                            </w:p>
                            <w:p w14:paraId="3E4A06D3" w14:textId="77777777" w:rsidR="00B66BAB" w:rsidRDefault="00B66BA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66BAB" w:rsidRDefault="00B66BA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66BAB" w:rsidRDefault="00B66BA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66BAB" w:rsidRDefault="00B66BA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66BAB" w:rsidRDefault="00B66BAB" w:rsidP="006A7496">
                              <w:pPr>
                                <w:spacing w:before="100" w:line="257" w:lineRule="auto"/>
                                <w:jc w:val="left"/>
                                <w:rPr>
                                  <w:sz w:val="24"/>
                                  <w:szCs w:val="24"/>
                                </w:rPr>
                              </w:pPr>
                              <w:r>
                                <w:rPr>
                                  <w:rFonts w:eastAsia="Calibri"/>
                                  <w:color w:val="000000"/>
                                  <w:sz w:val="16"/>
                                  <w:szCs w:val="16"/>
                                </w:rPr>
                                <w:t>Before</w:t>
                              </w:r>
                            </w:p>
                            <w:p w14:paraId="6B197F32" w14:textId="77777777" w:rsidR="00B66BAB" w:rsidRDefault="00B66BA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66BAB" w:rsidRDefault="00B66BAB" w:rsidP="006A7496">
                              <w:pPr>
                                <w:spacing w:before="100" w:line="256" w:lineRule="auto"/>
                                <w:rPr>
                                  <w:sz w:val="24"/>
                                  <w:szCs w:val="24"/>
                                </w:rPr>
                              </w:pPr>
                              <w:r>
                                <w:rPr>
                                  <w:rFonts w:eastAsia="Calibri"/>
                                  <w:color w:val="000000"/>
                                  <w:sz w:val="16"/>
                                  <w:szCs w:val="16"/>
                                </w:rPr>
                                <w:t>After</w:t>
                              </w:r>
                            </w:p>
                            <w:p w14:paraId="7E3E04C8" w14:textId="77777777" w:rsidR="00B66BAB" w:rsidRDefault="00B66BA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66BAB" w:rsidRPr="00DF14A9" w:rsidRDefault="00B66BAB"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66BAB" w:rsidRPr="00490BCB" w:rsidRDefault="00B66BA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66BAB" w:rsidRPr="00490BCB" w:rsidRDefault="00B66BAB"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66BAB" w:rsidRPr="00490BCB" w:rsidRDefault="00B66BA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66BAB" w:rsidRPr="00490BCB" w:rsidRDefault="00B66BA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66BAB" w:rsidRPr="00490BCB" w:rsidRDefault="00B66BA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66BAB" w:rsidRPr="00090144" w:rsidRDefault="00B66BAB"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66BAB" w:rsidRPr="00090144" w:rsidRDefault="00B66BAB" w:rsidP="00605AE9">
                        <w:pPr>
                          <w:spacing w:before="0" w:after="0" w:line="240" w:lineRule="auto"/>
                          <w:rPr>
                            <w:rFonts w:eastAsia="Calibri"/>
                            <w:color w:val="000000"/>
                          </w:rPr>
                        </w:pPr>
                        <w:r w:rsidRPr="00090144">
                          <w:rPr>
                            <w:rFonts w:eastAsia="Calibri"/>
                            <w:color w:val="000000"/>
                          </w:rPr>
                          <w:t>Frame pointer of</w:t>
                        </w:r>
                      </w:p>
                      <w:p w14:paraId="68E90914" w14:textId="77777777" w:rsidR="00B66BAB" w:rsidRPr="00090144" w:rsidRDefault="00B66BAB"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66BAB" w:rsidRPr="00090144" w:rsidRDefault="00B66BA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66BAB" w:rsidRPr="00090144" w:rsidRDefault="00B66BAB"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66BAB" w:rsidRPr="00090144" w:rsidRDefault="00B66BAB"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66BAB" w:rsidRPr="00090144" w:rsidRDefault="00B66BAB"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66BAB" w:rsidRDefault="00B66BAB"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66BAB" w:rsidRDefault="00B66BAB"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66BAB" w:rsidRDefault="00B66BAB"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66BAB" w:rsidRDefault="00B66BAB"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66BAB" w:rsidRDefault="00B66BAB"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66BAB" w:rsidRDefault="00B66BA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66BAB" w:rsidRPr="00582B75" w:rsidRDefault="00B66BAB"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66BAB" w:rsidRPr="00490BCB" w:rsidRDefault="00B66BA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66BAB" w:rsidRPr="00490BCB" w:rsidRDefault="00B66BA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66BAB" w:rsidRDefault="00B66BAB"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66BAB" w:rsidRPr="00E55D4A" w:rsidRDefault="00B66BAB"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66BAB" w:rsidRDefault="00B66BAB"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66BAB" w:rsidRDefault="00B66BAB"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66BAB" w:rsidRDefault="00B66BAB"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66BAB" w:rsidRDefault="00B66BAB"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66BAB" w:rsidRDefault="00B66BAB"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66BAB" w:rsidRDefault="00B66BAB"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66BAB" w:rsidRDefault="00B66BAB"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66BAB" w:rsidRDefault="00B66BAB"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66BAB" w:rsidRDefault="00B66BAB"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66BAB" w:rsidRDefault="00B66BAB"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66BAB" w:rsidRDefault="00B66BAB"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66BAB" w:rsidRDefault="00B66BAB"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66BAB" w:rsidRDefault="00B66BAB"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66BAB" w:rsidRDefault="00B66BAB"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66BAB" w:rsidRDefault="00B66BAB" w:rsidP="00496983">
                        <w:pPr>
                          <w:spacing w:before="0" w:line="257" w:lineRule="auto"/>
                          <w:jc w:val="center"/>
                          <w:rPr>
                            <w:sz w:val="24"/>
                            <w:szCs w:val="24"/>
                          </w:rPr>
                        </w:pPr>
                        <w:r>
                          <w:rPr>
                            <w:rFonts w:eastAsia="Calibri"/>
                            <w:color w:val="000000"/>
                            <w:sz w:val="16"/>
                            <w:szCs w:val="16"/>
                          </w:rPr>
                          <w:t>129</w:t>
                        </w:r>
                      </w:p>
                      <w:p w14:paraId="3E4A06D3" w14:textId="77777777" w:rsidR="00B66BAB" w:rsidRDefault="00B66BAB"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66BAB" w:rsidRDefault="00B66BAB"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66BAB" w:rsidRDefault="00B66BAB"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66BAB" w:rsidRDefault="00B66BAB"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66BAB" w:rsidRDefault="00B66BAB" w:rsidP="006A7496">
                        <w:pPr>
                          <w:spacing w:before="100" w:line="257" w:lineRule="auto"/>
                          <w:jc w:val="left"/>
                          <w:rPr>
                            <w:sz w:val="24"/>
                            <w:szCs w:val="24"/>
                          </w:rPr>
                        </w:pPr>
                        <w:r>
                          <w:rPr>
                            <w:rFonts w:eastAsia="Calibri"/>
                            <w:color w:val="000000"/>
                            <w:sz w:val="16"/>
                            <w:szCs w:val="16"/>
                          </w:rPr>
                          <w:t>Before</w:t>
                        </w:r>
                      </w:p>
                      <w:p w14:paraId="6B197F32" w14:textId="77777777" w:rsidR="00B66BAB" w:rsidRDefault="00B66BAB"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66BAB" w:rsidRDefault="00B66BAB" w:rsidP="006A7496">
                        <w:pPr>
                          <w:spacing w:before="100" w:line="256" w:lineRule="auto"/>
                          <w:rPr>
                            <w:sz w:val="24"/>
                            <w:szCs w:val="24"/>
                          </w:rPr>
                        </w:pPr>
                        <w:r>
                          <w:rPr>
                            <w:rFonts w:eastAsia="Calibri"/>
                            <w:color w:val="000000"/>
                            <w:sz w:val="16"/>
                            <w:szCs w:val="16"/>
                          </w:rPr>
                          <w:t>After</w:t>
                        </w:r>
                      </w:p>
                      <w:p w14:paraId="7E3E04C8" w14:textId="77777777" w:rsidR="00B66BAB" w:rsidRDefault="00B66BAB"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903DBA">
        <w:rPr>
          <w:highlight w:val="white"/>
        </w:rPr>
        <w:t>are</w:t>
      </w:r>
      <w:proofErr w:type="gramEnd"/>
      <w:r w:rsidRPr="00903DBA">
        <w:rPr>
          <w:highlight w:val="white"/>
        </w:rPr>
        <w:t xml:space="preserv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proofErr w:type="gramStart"/>
      <w:r w:rsidRPr="00903DBA">
        <w:rPr>
          <w:highlight w:val="white"/>
        </w:rPr>
        <w:t>address</w:t>
      </w:r>
      <w:proofErr w:type="gramEnd"/>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 xml:space="preserve">The code for the Windows environment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616924"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616924"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616924"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616924"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616924"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616924"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616924"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616924"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616924"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616924"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616924"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616924"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616924"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616924"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61692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61692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61692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616924"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616924"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616924"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616924"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616924"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616924"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31" w:name="_Toc57656162"/>
      <w:bookmarkStart w:id="532" w:name="_Ref57656298"/>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3"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4" w:name="_Toc49764472"/>
      <w:bookmarkStart w:id="535" w:name="_Toc57656163"/>
      <w:r w:rsidRPr="00903DBA">
        <w:t>The Preprocessor Grammar</w:t>
      </w:r>
      <w:bookmarkEnd w:id="534"/>
      <w:bookmarkEnd w:id="535"/>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6" w:name="_Toc49764473"/>
      <w:bookmarkStart w:id="537" w:name="_Toc57656164"/>
      <w:r w:rsidRPr="00903DBA">
        <w:t>The Language Grammar</w:t>
      </w:r>
      <w:bookmarkEnd w:id="536"/>
      <w:bookmarkEnd w:id="537"/>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8" w:name="_Toc57656165"/>
      <w:bookmarkStart w:id="539" w:name="_Ref57657966"/>
      <w:r>
        <w:lastRenderedPageBreak/>
        <w:t xml:space="preserve"> T</w:t>
      </w:r>
      <w:r w:rsidRPr="00903DBA">
        <w:t xml:space="preserve">he </w:t>
      </w:r>
      <w:r w:rsidRPr="00903DBA">
        <w:rPr>
          <w:highlight w:val="white"/>
        </w:rPr>
        <w:t xml:space="preserve">Gardens Point </w:t>
      </w:r>
      <w:r w:rsidR="00CB7A05">
        <w:t>Tools</w:t>
      </w:r>
      <w:bookmarkEnd w:id="533"/>
      <w:bookmarkEnd w:id="538"/>
      <w:bookmarkEnd w:id="539"/>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0" w:name="_Toc57656166"/>
      <w:r w:rsidRPr="00903DBA">
        <w:t>The Language</w:t>
      </w:r>
      <w:bookmarkEnd w:id="54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1" w:name="_Toc57656167"/>
      <w:r w:rsidRPr="00903DBA">
        <w:lastRenderedPageBreak/>
        <w:t>The Grammar</w:t>
      </w:r>
      <w:bookmarkEnd w:id="54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2" w:name="_Toc57656168"/>
      <w:proofErr w:type="spellStart"/>
      <w:r w:rsidRPr="00903DBA">
        <w:t>GPPG</w:t>
      </w:r>
      <w:bookmarkEnd w:id="542"/>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4" w:name="_Toc57656169"/>
      <w:proofErr w:type="spellStart"/>
      <w:r w:rsidRPr="00903DBA">
        <w:lastRenderedPageBreak/>
        <w:t>JPlex</w:t>
      </w:r>
      <w:bookmarkEnd w:id="543"/>
      <w:bookmarkEnd w:id="544"/>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5" w:name="_Toc57656170"/>
      <w:r w:rsidRPr="00903DBA">
        <w:t>Main</w:t>
      </w:r>
      <w:bookmarkEnd w:id="545"/>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6" w:name="_Toc57656171"/>
      <w:r w:rsidRPr="00903DBA">
        <w:rPr>
          <w:lang w:val="en-US"/>
        </w:rPr>
        <w:lastRenderedPageBreak/>
        <w:t>Auxiliary Classes</w:t>
      </w:r>
      <w:bookmarkEnd w:id="54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7" w:name="_Toc57656172"/>
      <w:r w:rsidRPr="00903DBA">
        <w:t>Error Handling</w:t>
      </w:r>
      <w:bookmarkEnd w:id="54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8" w:name="_Toc57656173"/>
      <w:r w:rsidRPr="00903DBA">
        <w:t>Container Classes</w:t>
      </w:r>
      <w:bookmarkEnd w:id="54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49" w:name="_Toc57656174"/>
      <w:r w:rsidRPr="00903DBA">
        <w:t>Ordered Pair</w:t>
      </w:r>
      <w:bookmarkEnd w:id="54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0" w:name="_Toc57656175"/>
      <w:r w:rsidRPr="00903DBA">
        <w:t>Graph</w:t>
      </w:r>
      <w:bookmarkEnd w:id="55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1" w:name="_Toc57656176"/>
      <w:r w:rsidRPr="00903DBA">
        <w:t>Addition and Removal of Vertices and Edges</w:t>
      </w:r>
      <w:bookmarkEnd w:id="55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2" w:name="_Toc57656177"/>
      <w:r w:rsidRPr="00903DBA">
        <w:t>Graph Partition</w:t>
      </w:r>
      <w:bookmarkEnd w:id="552"/>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3" w:name="_Toc32312748"/>
      <w:bookmarkStart w:id="554" w:name="_Toc128724229"/>
      <w:bookmarkStart w:id="555" w:name="_Toc323656800"/>
      <w:bookmarkStart w:id="556" w:name="_Toc324085682"/>
      <w:bookmarkStart w:id="557" w:name="_Ref324113434"/>
      <w:bookmarkStart w:id="558" w:name="_Toc324680324"/>
      <w:bookmarkStart w:id="559" w:name="_Toc57656178"/>
      <w:bookmarkStart w:id="560" w:name="_Ref57658095"/>
      <w:r w:rsidRPr="00903DBA">
        <w:rPr>
          <w:lang w:val="en-US"/>
        </w:rPr>
        <w:lastRenderedPageBreak/>
        <w:t>The ASCII Table</w:t>
      </w:r>
      <w:bookmarkEnd w:id="553"/>
      <w:bookmarkEnd w:id="554"/>
      <w:bookmarkEnd w:id="555"/>
      <w:bookmarkEnd w:id="556"/>
      <w:bookmarkEnd w:id="557"/>
      <w:bookmarkEnd w:id="558"/>
      <w:bookmarkEnd w:id="559"/>
      <w:bookmarkEnd w:id="56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1" w:name="_Toc57656179"/>
      <w:r w:rsidRPr="00903DBA">
        <w:rPr>
          <w:lang w:val="en-US"/>
        </w:rPr>
        <w:lastRenderedPageBreak/>
        <w:t>A</w:t>
      </w:r>
      <w:r w:rsidR="00281D34" w:rsidRPr="00903DBA">
        <w:rPr>
          <w:lang w:val="en-US"/>
        </w:rPr>
        <w:t xml:space="preserve"> Crash Course in C</w:t>
      </w:r>
      <w:bookmarkEnd w:id="56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2" w:name="_Toc320485572"/>
      <w:bookmarkStart w:id="563" w:name="_Toc323656681"/>
      <w:bookmarkStart w:id="564" w:name="_Toc324085419"/>
      <w:bookmarkStart w:id="565" w:name="_Toc383781071"/>
      <w:bookmarkStart w:id="566" w:name="_Toc57656180"/>
      <w:r w:rsidRPr="00903DBA">
        <w:t>The Compiler and the Linker</w:t>
      </w:r>
      <w:bookmarkEnd w:id="562"/>
      <w:bookmarkEnd w:id="563"/>
      <w:bookmarkEnd w:id="564"/>
      <w:bookmarkEnd w:id="565"/>
      <w:bookmarkEnd w:id="56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66BAB" w:rsidRPr="003F7CF1" w:rsidRDefault="00B66BA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66BAB" w:rsidRPr="003F7CF1" w:rsidRDefault="00B66BA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66BAB" w:rsidRPr="003F7CF1" w:rsidRDefault="00B66BA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66BAB" w:rsidRPr="003F7CF1" w:rsidRDefault="00B66BA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66BAB" w:rsidRPr="003F7CF1" w:rsidRDefault="00B66BA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66BAB" w:rsidRPr="003F7CF1" w:rsidRDefault="00B66BAB"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66BAB" w:rsidRPr="003F7CF1" w:rsidRDefault="00B66BA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66BAB" w:rsidRPr="003F7CF1" w:rsidRDefault="00B66BA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66BAB" w:rsidRPr="003F7CF1" w:rsidRDefault="00B66BA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66BAB" w:rsidRPr="003F7CF1" w:rsidRDefault="00B66BAB"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66BAB" w:rsidRPr="003F7CF1" w:rsidRDefault="00B66BA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66BAB" w:rsidRPr="003F7CF1" w:rsidRDefault="00B66BAB"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66BAB" w:rsidRPr="003F7CF1" w:rsidRDefault="00B66BA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66BAB" w:rsidRPr="003F7CF1" w:rsidRDefault="00B66BA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66BAB" w:rsidRPr="003F7CF1" w:rsidRDefault="00B66BAB"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66BAB" w:rsidRPr="003F7CF1" w:rsidRDefault="00B66BAB"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66BAB" w:rsidRPr="003F7CF1" w:rsidRDefault="00B66BAB"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66BAB" w:rsidRPr="003F7CF1" w:rsidRDefault="00B66BA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7" w:name="_Toc320485573"/>
      <w:bookmarkStart w:id="568" w:name="_Toc323656682"/>
      <w:bookmarkStart w:id="569" w:name="_Toc324085420"/>
      <w:bookmarkStart w:id="570" w:name="_Toc383781072"/>
      <w:bookmarkStart w:id="571" w:name="_Toc57656181"/>
      <w:r w:rsidRPr="00903DBA">
        <w:t>The Hello-World Program</w:t>
      </w:r>
      <w:bookmarkEnd w:id="567"/>
      <w:bookmarkEnd w:id="568"/>
      <w:bookmarkEnd w:id="569"/>
      <w:bookmarkEnd w:id="570"/>
      <w:bookmarkEnd w:id="57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2" w:name="_Toc320485574"/>
      <w:bookmarkStart w:id="573" w:name="_Toc323656683"/>
      <w:bookmarkStart w:id="574" w:name="_Toc324085421"/>
      <w:bookmarkStart w:id="575" w:name="_Toc383781073"/>
      <w:bookmarkStart w:id="576" w:name="_Toc57656182"/>
      <w:r w:rsidRPr="00903DBA">
        <w:lastRenderedPageBreak/>
        <w:t>Comments</w:t>
      </w:r>
      <w:bookmarkEnd w:id="572"/>
      <w:bookmarkEnd w:id="573"/>
      <w:bookmarkEnd w:id="574"/>
      <w:bookmarkEnd w:id="575"/>
      <w:bookmarkEnd w:id="57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7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8" w:name="_Toc323656684"/>
      <w:bookmarkStart w:id="579" w:name="_Toc324085422"/>
      <w:bookmarkStart w:id="580" w:name="_Toc383781074"/>
      <w:bookmarkStart w:id="581" w:name="_Toc57656183"/>
      <w:r w:rsidRPr="00903DBA">
        <w:t>Types and Variables</w:t>
      </w:r>
      <w:bookmarkEnd w:id="577"/>
      <w:bookmarkEnd w:id="578"/>
      <w:bookmarkEnd w:id="579"/>
      <w:bookmarkEnd w:id="580"/>
      <w:bookmarkEnd w:id="58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 w:name="_Toc320485576"/>
      <w:bookmarkStart w:id="583" w:name="_Toc323656685"/>
      <w:bookmarkStart w:id="584" w:name="_Toc324085423"/>
      <w:bookmarkStart w:id="585" w:name="_Toc383781075"/>
      <w:bookmarkStart w:id="586" w:name="_Ref383781525"/>
      <w:bookmarkStart w:id="587" w:name="_Toc57656184"/>
      <w:r w:rsidRPr="00903DBA">
        <w:t>Simple Types</w:t>
      </w:r>
      <w:bookmarkEnd w:id="582"/>
      <w:bookmarkEnd w:id="583"/>
      <w:bookmarkEnd w:id="584"/>
      <w:bookmarkEnd w:id="585"/>
      <w:bookmarkEnd w:id="586"/>
      <w:bookmarkEnd w:id="58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77"/>
      <w:bookmarkStart w:id="589" w:name="_Toc323656686"/>
      <w:bookmarkStart w:id="590" w:name="_Toc324085424"/>
      <w:bookmarkStart w:id="591" w:name="_Toc383781076"/>
      <w:bookmarkStart w:id="592" w:name="_Toc57656185"/>
      <w:r w:rsidRPr="00903DBA">
        <w:t>Variables</w:t>
      </w:r>
      <w:bookmarkEnd w:id="588"/>
      <w:bookmarkEnd w:id="589"/>
      <w:bookmarkEnd w:id="590"/>
      <w:bookmarkEnd w:id="591"/>
      <w:bookmarkEnd w:id="59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66BAB" w:rsidRPr="003F7CF1" w:rsidRDefault="00B66BA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66BAB" w:rsidRPr="003F7CF1" w:rsidRDefault="00B66BA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66BAB" w:rsidRPr="003F7CF1" w:rsidRDefault="00B66BA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66BAB" w:rsidRPr="003F7CF1" w:rsidRDefault="00B66BA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66BAB" w:rsidRPr="003F7CF1" w:rsidRDefault="00B66BA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66BAB" w:rsidRPr="003F7CF1" w:rsidRDefault="00B66BA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66BAB" w:rsidRPr="003F7CF1" w:rsidRDefault="00B66BA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66BAB" w:rsidRPr="003F7CF1" w:rsidRDefault="00B66BA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66BAB" w:rsidRPr="003F7CF1" w:rsidRDefault="00B66BAB"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66BAB" w:rsidRPr="003F7CF1" w:rsidRDefault="00B66BAB"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66BAB" w:rsidRPr="003F7CF1" w:rsidRDefault="00B66BAB"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66BAB" w:rsidRPr="003F7CF1" w:rsidRDefault="00B66BAB"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66BAB" w:rsidRPr="003F7CF1" w:rsidRDefault="00B66BAB"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66BAB" w:rsidRPr="003F7CF1" w:rsidRDefault="00B66BAB"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66BAB" w:rsidRPr="003F7CF1" w:rsidRDefault="00B66BAB"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66BAB" w:rsidRPr="003F7CF1" w:rsidRDefault="00B66BA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78"/>
      <w:bookmarkStart w:id="594" w:name="_Toc323656687"/>
      <w:bookmarkStart w:id="595" w:name="_Toc324085425"/>
      <w:bookmarkStart w:id="596" w:name="_Toc383781077"/>
      <w:bookmarkStart w:id="597" w:name="_Toc57656186"/>
      <w:bookmarkStart w:id="598" w:name="_Toc320485579"/>
      <w:r w:rsidRPr="00903DBA">
        <w:t>Constants</w:t>
      </w:r>
      <w:bookmarkEnd w:id="593"/>
      <w:bookmarkEnd w:id="594"/>
      <w:bookmarkEnd w:id="595"/>
      <w:bookmarkEnd w:id="596"/>
      <w:bookmarkEnd w:id="59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 w:name="_Toc323656688"/>
      <w:bookmarkStart w:id="600" w:name="_Toc324085426"/>
      <w:bookmarkStart w:id="601" w:name="_Toc383781078"/>
      <w:bookmarkStart w:id="602" w:name="_Toc57656187"/>
      <w:r w:rsidRPr="00903DBA">
        <w:t>Output</w:t>
      </w:r>
      <w:bookmarkEnd w:id="598"/>
      <w:bookmarkEnd w:id="599"/>
      <w:bookmarkEnd w:id="600"/>
      <w:bookmarkEnd w:id="601"/>
      <w:bookmarkEnd w:id="602"/>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80"/>
      <w:bookmarkStart w:id="604" w:name="_Toc323656689"/>
      <w:bookmarkStart w:id="605" w:name="_Toc324085427"/>
      <w:bookmarkStart w:id="606" w:name="_Toc383781079"/>
      <w:bookmarkStart w:id="607" w:name="_Toc57656188"/>
      <w:r w:rsidRPr="00903DBA">
        <w:t>Input</w:t>
      </w:r>
      <w:bookmarkEnd w:id="603"/>
      <w:bookmarkEnd w:id="604"/>
      <w:bookmarkEnd w:id="605"/>
      <w:bookmarkEnd w:id="606"/>
      <w:bookmarkEnd w:id="607"/>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8"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0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3656690"/>
      <w:bookmarkStart w:id="611" w:name="_Toc324085428"/>
      <w:bookmarkStart w:id="612" w:name="_Toc383781080"/>
      <w:bookmarkStart w:id="613" w:name="_Toc57656189"/>
      <w:r w:rsidRPr="00903DBA">
        <w:t>Enumerations</w:t>
      </w:r>
      <w:bookmarkEnd w:id="608"/>
      <w:bookmarkEnd w:id="610"/>
      <w:bookmarkEnd w:id="611"/>
      <w:bookmarkEnd w:id="612"/>
      <w:bookmarkEnd w:id="61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82"/>
      <w:bookmarkStart w:id="615" w:name="_Toc323656691"/>
      <w:bookmarkStart w:id="616" w:name="_Toc324085429"/>
      <w:bookmarkStart w:id="617" w:name="_Toc383781081"/>
      <w:bookmarkStart w:id="618" w:name="_Toc57656190"/>
      <w:r w:rsidRPr="00903DBA">
        <w:lastRenderedPageBreak/>
        <w:t>Arrays</w:t>
      </w:r>
      <w:bookmarkEnd w:id="614"/>
      <w:bookmarkEnd w:id="615"/>
      <w:bookmarkEnd w:id="616"/>
      <w:bookmarkEnd w:id="617"/>
      <w:bookmarkEnd w:id="61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66BAB" w:rsidRPr="003F7CF1" w:rsidRDefault="00B66BA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66BAB" w:rsidRPr="003F7CF1" w:rsidRDefault="00B66BAB"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66BAB" w:rsidRPr="003F7CF1" w:rsidRDefault="00B66BA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66BAB" w:rsidRPr="003F7CF1" w:rsidRDefault="00B66BA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66BAB" w:rsidRPr="003F7CF1" w:rsidRDefault="00B66BA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66BAB" w:rsidRPr="003F7CF1" w:rsidRDefault="00B66BA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66BAB" w:rsidRPr="003F7CF1" w:rsidRDefault="00B66BA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66BAB" w:rsidRPr="003F7CF1" w:rsidRDefault="00B66BA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66BAB" w:rsidRPr="003F7CF1" w:rsidRDefault="00B66BA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66BAB" w:rsidRPr="003F7CF1" w:rsidRDefault="00B66BA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66BAB" w:rsidRPr="003F7CF1" w:rsidRDefault="00B66BA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66BAB" w:rsidRPr="003F7CF1" w:rsidRDefault="00B66BA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66BAB" w:rsidRPr="003F7CF1" w:rsidRDefault="00B66BA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66BAB" w:rsidRPr="003F7CF1" w:rsidRDefault="00B66BA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66BAB" w:rsidRPr="003F7CF1" w:rsidRDefault="00B66BA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66BAB" w:rsidRPr="003F7CF1" w:rsidRDefault="00B66BA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66BAB" w:rsidRPr="003F7CF1" w:rsidRDefault="00B66BA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66BAB" w:rsidRPr="003F7CF1" w:rsidRDefault="00B66BA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66BAB" w:rsidRPr="003F7CF1" w:rsidRDefault="00B66BA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66BAB" w:rsidRPr="003F7CF1" w:rsidRDefault="00B66BA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66BAB" w:rsidRPr="003F7CF1" w:rsidRDefault="00B66BA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66BAB" w:rsidRPr="003F7CF1" w:rsidRDefault="00B66BA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66BAB" w:rsidRPr="003F7CF1" w:rsidRDefault="00B66BA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66BAB" w:rsidRPr="003F7CF1" w:rsidRDefault="00B66BA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66BAB" w:rsidRPr="003F7CF1" w:rsidRDefault="00B66BA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66BAB" w:rsidRPr="003F7CF1" w:rsidRDefault="00B66BA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66BAB" w:rsidRPr="003F7CF1" w:rsidRDefault="00B66BA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66BAB" w:rsidRPr="003F7CF1" w:rsidRDefault="00B66BA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66BAB" w:rsidRPr="003F7CF1" w:rsidRDefault="00B66BA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66BAB" w:rsidRPr="003F7CF1" w:rsidRDefault="00B66BAB"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66BAB" w:rsidRPr="003F7CF1" w:rsidRDefault="00B66BAB"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66BAB" w:rsidRPr="003F7CF1" w:rsidRDefault="00B66BAB"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66BAB" w:rsidRPr="003F7CF1" w:rsidRDefault="00B66BAB"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66BAB" w:rsidRPr="003F7CF1" w:rsidRDefault="00B66BAB"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66BAB" w:rsidRPr="003F7CF1" w:rsidRDefault="00B66BAB"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66BAB" w:rsidRPr="003F7CF1" w:rsidRDefault="00B66BAB"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66BAB" w:rsidRPr="003F7CF1" w:rsidRDefault="00B66BAB"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66BAB" w:rsidRPr="003F7CF1" w:rsidRDefault="00B66BAB"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66BAB" w:rsidRPr="003F7CF1" w:rsidRDefault="00B66BAB"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66BAB" w:rsidRPr="003F7CF1" w:rsidRDefault="00B66BAB"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66BAB" w:rsidRPr="003F7CF1" w:rsidRDefault="00B66BAB"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66BAB" w:rsidRPr="003F7CF1" w:rsidRDefault="00B66BAB"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66BAB" w:rsidRPr="003F7CF1" w:rsidRDefault="00B66BAB"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66BAB" w:rsidRPr="003F7CF1" w:rsidRDefault="00B66BAB"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66BAB" w:rsidRPr="003F7CF1" w:rsidRDefault="00B66BAB"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66BAB" w:rsidRPr="003F7CF1" w:rsidRDefault="00B66BAB"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66BAB" w:rsidRPr="003F7CF1" w:rsidRDefault="00B66BAB"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66BAB" w:rsidRPr="003F7CF1" w:rsidRDefault="00B66BAB"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66BAB" w:rsidRPr="003F7CF1" w:rsidRDefault="00B66BAB"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66BAB" w:rsidRPr="003F7CF1" w:rsidRDefault="00B66BAB"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66BAB" w:rsidRPr="003F7CF1" w:rsidRDefault="00B66BAB"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66BAB" w:rsidRPr="003F7CF1" w:rsidRDefault="00B66BAB"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66BAB" w:rsidRPr="003F7CF1" w:rsidRDefault="00B66BAB"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66BAB" w:rsidRPr="003F7CF1" w:rsidRDefault="00B66BAB"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66BAB" w:rsidRPr="003F7CF1" w:rsidRDefault="00B66BAB"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66BAB" w:rsidRPr="003F7CF1" w:rsidRDefault="00B66BA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66BAB" w:rsidRPr="003F7CF1" w:rsidRDefault="00B66BA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66BAB" w:rsidRPr="003F7CF1" w:rsidRDefault="00B66BA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66BAB" w:rsidRPr="003F7CF1" w:rsidRDefault="00B66BA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66BAB" w:rsidRPr="003F7CF1" w:rsidRDefault="00B66BA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66BAB" w:rsidRPr="003F7CF1" w:rsidRDefault="00B66BA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66BAB" w:rsidRPr="003F7CF1" w:rsidRDefault="00B66BA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66BAB" w:rsidRPr="003F7CF1" w:rsidRDefault="00B66BAB"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66BAB" w:rsidRPr="003F7CF1" w:rsidRDefault="00B66BAB"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66BAB" w:rsidRPr="003F7CF1" w:rsidRDefault="00B66BAB"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66BAB" w:rsidRPr="003F7CF1" w:rsidRDefault="00B66BAB"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66BAB" w:rsidRPr="003F7CF1" w:rsidRDefault="00B66BAB"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66BAB" w:rsidRPr="003F7CF1" w:rsidRDefault="00B66BA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9" w:name="_Toc320485583"/>
      <w:bookmarkStart w:id="620" w:name="_Toc323656692"/>
      <w:bookmarkStart w:id="621" w:name="_Toc324085430"/>
      <w:bookmarkStart w:id="622" w:name="_Toc383781082"/>
      <w:bookmarkStart w:id="623" w:name="_Toc57656191"/>
      <w:r w:rsidRPr="00903DBA">
        <w:t>Characters and Strings</w:t>
      </w:r>
      <w:bookmarkEnd w:id="619"/>
      <w:bookmarkEnd w:id="620"/>
      <w:bookmarkEnd w:id="621"/>
      <w:bookmarkEnd w:id="622"/>
      <w:bookmarkEnd w:id="62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66BAB" w:rsidRPr="003F7CF1" w:rsidRDefault="00B66BA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66BAB" w:rsidRPr="003F7CF1" w:rsidRDefault="00B66BA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66BAB" w:rsidRPr="003F7CF1" w:rsidRDefault="00B66BA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66BAB" w:rsidRPr="003F7CF1" w:rsidRDefault="00B66BA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66BAB" w:rsidRPr="003F7CF1" w:rsidRDefault="00B66BAB"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66BAB" w:rsidRPr="003F7CF1" w:rsidRDefault="00B66BAB"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66BAB" w:rsidRPr="003F7CF1" w:rsidRDefault="00B66BAB"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66BAB" w:rsidRPr="003F7CF1" w:rsidRDefault="00B66BA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3656693"/>
      <w:bookmarkStart w:id="625" w:name="_Toc324085431"/>
      <w:bookmarkStart w:id="626" w:name="_Toc383781083"/>
      <w:bookmarkStart w:id="627" w:name="_Toc57656192"/>
      <w:r w:rsidRPr="00903DBA">
        <w:lastRenderedPageBreak/>
        <w:t>The ASCII Table</w:t>
      </w:r>
      <w:bookmarkEnd w:id="624"/>
      <w:bookmarkEnd w:id="625"/>
      <w:bookmarkEnd w:id="626"/>
      <w:bookmarkEnd w:id="627"/>
    </w:p>
    <w:p w14:paraId="3B8A786D" w14:textId="10B8EE2E"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Cs/>
        </w:rPr>
        <w:t>Fel</w:t>
      </w:r>
      <w:proofErr w:type="spellEnd"/>
      <w:r w:rsidR="005F7BC3" w:rsidRPr="00903DBA">
        <w:rPr>
          <w:bCs/>
        </w:rPr>
        <w:t xml:space="preserve">! </w:t>
      </w:r>
      <w:proofErr w:type="spellStart"/>
      <w:r w:rsidR="005F7BC3" w:rsidRPr="00903DBA">
        <w:rPr>
          <w:bCs/>
        </w:rPr>
        <w:t>Hittar</w:t>
      </w:r>
      <w:proofErr w:type="spellEnd"/>
      <w:r w:rsidR="005F7BC3" w:rsidRPr="00903DBA">
        <w:rPr>
          <w:bCs/>
        </w:rPr>
        <w:t xml:space="preserve"> </w:t>
      </w:r>
      <w:proofErr w:type="spellStart"/>
      <w:r w:rsidR="005F7BC3" w:rsidRPr="00903DBA">
        <w:rPr>
          <w:bCs/>
        </w:rPr>
        <w:t>inte</w:t>
      </w:r>
      <w:proofErr w:type="spellEnd"/>
      <w:r w:rsidR="005F7BC3" w:rsidRPr="00903DBA">
        <w:rPr>
          <w:bCs/>
        </w:rPr>
        <w:t xml:space="preserve"> </w:t>
      </w:r>
      <w:proofErr w:type="spellStart"/>
      <w:r w:rsidR="005F7BC3" w:rsidRPr="00903DBA">
        <w:rPr>
          <w:bCs/>
        </w:rPr>
        <w:t>referenskälla</w:t>
      </w:r>
      <w:proofErr w:type="spellEnd"/>
      <w:r w:rsidR="005F7BC3" w:rsidRPr="00903DBA">
        <w:rPr>
          <w:bCs/>
        </w:rPr>
        <w:t>.</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84"/>
      <w:bookmarkStart w:id="629" w:name="_Toc323656694"/>
      <w:bookmarkStart w:id="630" w:name="_Toc324085432"/>
      <w:bookmarkStart w:id="631" w:name="_Ref383780778"/>
      <w:bookmarkStart w:id="632" w:name="_Toc383781084"/>
      <w:bookmarkStart w:id="633" w:name="_Toc57656193"/>
      <w:r w:rsidRPr="00903DBA">
        <w:t>Pointers</w:t>
      </w:r>
      <w:bookmarkEnd w:id="628"/>
      <w:bookmarkEnd w:id="629"/>
      <w:bookmarkEnd w:id="630"/>
      <w:bookmarkEnd w:id="631"/>
      <w:bookmarkEnd w:id="632"/>
      <w:bookmarkEnd w:id="63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66BAB" w:rsidRPr="003F7CF1" w:rsidRDefault="00B66BA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66BAB" w:rsidRPr="003F7CF1" w:rsidRDefault="00B66BA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66BAB" w:rsidRPr="003F7CF1" w:rsidRDefault="00B66BA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66BAB" w:rsidRPr="003F7CF1" w:rsidRDefault="00B66BA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66BAB" w:rsidRPr="003F7CF1" w:rsidRDefault="00B66BA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66BAB" w:rsidRPr="003F7CF1" w:rsidRDefault="00B66BA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66BAB" w:rsidRPr="003F7CF1" w:rsidRDefault="00B66BAB"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66BAB" w:rsidRPr="003F7CF1" w:rsidRDefault="00B66BAB"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66BAB" w:rsidRPr="003F7CF1" w:rsidRDefault="00B66BAB"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66BAB" w:rsidRPr="003F7CF1" w:rsidRDefault="00B66BAB"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66BAB" w:rsidRPr="003F7CF1" w:rsidRDefault="00B66BAB"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66BAB" w:rsidRPr="003F7CF1" w:rsidRDefault="00B66BAB"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66BAB" w:rsidRPr="003F7CF1" w:rsidRDefault="00B66BA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66BAB" w:rsidRPr="003F7CF1" w:rsidRDefault="00B66BA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66BAB" w:rsidRPr="003F7CF1" w:rsidRDefault="00B66BA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66BAB" w:rsidRPr="003F7CF1" w:rsidRDefault="00B66BA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66BAB" w:rsidRPr="003F7CF1" w:rsidRDefault="00B66BA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66BAB" w:rsidRPr="003F7CF1" w:rsidRDefault="00B66BAB"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66BAB" w:rsidRPr="003F7CF1" w:rsidRDefault="00B66BAB"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66BAB" w:rsidRPr="003F7CF1" w:rsidRDefault="00B66BA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0485585"/>
      <w:bookmarkStart w:id="635" w:name="_Toc323656695"/>
      <w:bookmarkStart w:id="636" w:name="_Toc324085433"/>
      <w:bookmarkStart w:id="637" w:name="_Toc383781085"/>
      <w:bookmarkStart w:id="638" w:name="_Toc57656194"/>
      <w:r w:rsidRPr="00903DBA">
        <w:t>Pointers and Dynamic Memory</w:t>
      </w:r>
      <w:bookmarkEnd w:id="634"/>
      <w:bookmarkEnd w:id="635"/>
      <w:bookmarkEnd w:id="636"/>
      <w:bookmarkEnd w:id="637"/>
      <w:bookmarkEnd w:id="63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66BAB" w:rsidRPr="003F7CF1" w:rsidRDefault="00B66BA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66BAB" w:rsidRPr="003F7CF1" w:rsidRDefault="00B66BAB"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66BAB" w:rsidRPr="003F7CF1" w:rsidRDefault="00B66BAB"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66BAB" w:rsidRPr="003F7CF1" w:rsidRDefault="00B66BA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66BAB" w:rsidRPr="003F7CF1" w:rsidRDefault="00B66BA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66BAB" w:rsidRPr="003F7CF1" w:rsidRDefault="00B66BA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66BAB" w:rsidRPr="003F7CF1" w:rsidRDefault="00B66BA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66BAB" w:rsidRPr="003F7CF1" w:rsidRDefault="00B66BA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66BAB" w:rsidRPr="003F7CF1" w:rsidRDefault="00B66BA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66BAB" w:rsidRPr="003F7CF1" w:rsidRDefault="00B66BAB"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66BAB" w:rsidRPr="003F7CF1" w:rsidRDefault="00B66BAB"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66BAB" w:rsidRPr="003F7CF1" w:rsidRDefault="00B66BAB"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66BAB" w:rsidRPr="003F7CF1" w:rsidRDefault="00B66BAB"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66BAB" w:rsidRPr="003F7CF1" w:rsidRDefault="00B66BAB"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66BAB" w:rsidRPr="003F7CF1" w:rsidRDefault="00B66BAB"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66BAB" w:rsidRPr="003F7CF1" w:rsidRDefault="00B66BA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66BAB" w:rsidRPr="003F7CF1" w:rsidRDefault="00B66BA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66BAB" w:rsidRPr="003F7CF1" w:rsidRDefault="00B66BA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66BAB" w:rsidRPr="003F7CF1" w:rsidRDefault="00B66BA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66BAB" w:rsidRPr="003F7CF1" w:rsidRDefault="00B66BA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66BAB" w:rsidRPr="003F7CF1" w:rsidRDefault="00B66BAB"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66BAB" w:rsidRPr="003F7CF1" w:rsidRDefault="00B66BAB"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66BAB" w:rsidRPr="003F7CF1" w:rsidRDefault="00B66BAB"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66BAB" w:rsidRPr="003F7CF1" w:rsidRDefault="00B66BAB"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66BAB" w:rsidRPr="003F7CF1" w:rsidRDefault="00B66BA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66BAB" w:rsidRPr="003F7CF1" w:rsidRDefault="00B66BA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66BAB" w:rsidRPr="003F7CF1" w:rsidRDefault="00B66BAB"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66BAB" w:rsidRPr="003F7CF1" w:rsidRDefault="00B66BAB"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66BAB" w:rsidRPr="003F7CF1" w:rsidRDefault="00B66BAB"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66BAB" w:rsidRPr="003F7CF1" w:rsidRDefault="00B66BA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66BAB" w:rsidRPr="003F7CF1" w:rsidRDefault="00B66BAB"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66BAB" w:rsidRPr="003F7CF1" w:rsidRDefault="00B66BA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66BAB" w:rsidRPr="003F7CF1" w:rsidRDefault="00B66BA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66BAB" w:rsidRPr="003F7CF1" w:rsidRDefault="00B66BA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66BAB" w:rsidRPr="003F7CF1" w:rsidRDefault="00B66BA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66BAB" w:rsidRPr="003F7CF1" w:rsidRDefault="00B66BA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66BAB" w:rsidRPr="003F7CF1" w:rsidRDefault="00B66BA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66BAB" w:rsidRPr="003F7CF1" w:rsidRDefault="00B66BAB"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66BAB" w:rsidRPr="003F7CF1" w:rsidRDefault="00B66BAB"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66BAB" w:rsidRPr="003F7CF1" w:rsidRDefault="00B66BAB"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66BAB" w:rsidRPr="003F7CF1" w:rsidRDefault="00B66BAB"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66BAB" w:rsidRPr="003F7CF1" w:rsidRDefault="00B66BAB"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66BAB" w:rsidRPr="003F7CF1" w:rsidRDefault="00B66BAB"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66BAB" w:rsidRPr="003F7CF1" w:rsidRDefault="00B66BAB"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66BAB" w:rsidRPr="003F7CF1" w:rsidRDefault="00B66BAB"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66BAB" w:rsidRPr="003F7CF1" w:rsidRDefault="00B66BAB"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66BAB" w:rsidRPr="003F7CF1" w:rsidRDefault="00B66BAB"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66BAB" w:rsidRPr="003F7CF1" w:rsidRDefault="00B66BAB"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66BAB" w:rsidRPr="003F7CF1" w:rsidRDefault="00B66BAB"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66BAB" w:rsidRPr="003F7CF1" w:rsidRDefault="00B66BAB"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9" w:name="_Toc320485586"/>
      <w:bookmarkStart w:id="640" w:name="_Toc323656696"/>
      <w:bookmarkStart w:id="641" w:name="_Toc324085434"/>
      <w:bookmarkStart w:id="642" w:name="_Toc383781086"/>
      <w:bookmarkStart w:id="643" w:name="_Toc57656195"/>
      <w:r w:rsidRPr="00903DBA">
        <w:t>Defining our own types</w:t>
      </w:r>
      <w:bookmarkEnd w:id="639"/>
      <w:bookmarkEnd w:id="640"/>
      <w:bookmarkEnd w:id="641"/>
      <w:bookmarkEnd w:id="642"/>
      <w:bookmarkEnd w:id="64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7"/>
      <w:bookmarkStart w:id="645" w:name="_Toc323656697"/>
      <w:bookmarkStart w:id="646" w:name="_Toc324085435"/>
      <w:bookmarkStart w:id="647" w:name="_Toc383781087"/>
      <w:bookmarkStart w:id="648" w:name="_Toc57656196"/>
      <w:r w:rsidRPr="00903DBA">
        <w:t>The Type Size</w:t>
      </w:r>
      <w:bookmarkEnd w:id="644"/>
      <w:bookmarkEnd w:id="645"/>
      <w:bookmarkEnd w:id="646"/>
      <w:bookmarkEnd w:id="647"/>
      <w:bookmarkEnd w:id="648"/>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4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0" w:name="_Toc320485588"/>
      <w:bookmarkStart w:id="651" w:name="_Toc323656698"/>
      <w:bookmarkStart w:id="652" w:name="_Toc324085436"/>
      <w:bookmarkStart w:id="653" w:name="_Toc383781088"/>
      <w:bookmarkStart w:id="654" w:name="_Toc57656197"/>
      <w:r w:rsidRPr="00903DBA">
        <w:t>Expressions and Operators</w:t>
      </w:r>
      <w:bookmarkEnd w:id="650"/>
      <w:bookmarkEnd w:id="651"/>
      <w:bookmarkEnd w:id="652"/>
      <w:bookmarkEnd w:id="653"/>
      <w:bookmarkEnd w:id="65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66BAB" w:rsidRPr="003F7CF1" w:rsidRDefault="00B66BA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30658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66BAB" w:rsidRPr="003F7CF1" w:rsidRDefault="00B66BA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66BAB" w:rsidRPr="003F7CF1" w:rsidRDefault="00B66BA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66BAB" w:rsidRPr="003F7CF1" w:rsidRDefault="00B66BA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66BAB" w:rsidRPr="003F7CF1" w:rsidRDefault="00B66BA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30658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66BAB" w:rsidRPr="003F7CF1" w:rsidRDefault="00B66BAB"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66BAB" w:rsidRPr="003F7CF1" w:rsidRDefault="00B66BAB"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66BAB" w:rsidRPr="003F7CF1" w:rsidRDefault="00B66BA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9"/>
      <w:bookmarkStart w:id="656" w:name="_Toc323656699"/>
      <w:bookmarkStart w:id="657" w:name="_Toc324085437"/>
      <w:bookmarkStart w:id="658" w:name="_Toc383781089"/>
      <w:bookmarkStart w:id="659" w:name="_Toc57656198"/>
      <w:r w:rsidRPr="00903DBA">
        <w:t>Arithmetic Operators</w:t>
      </w:r>
      <w:bookmarkEnd w:id="655"/>
      <w:bookmarkEnd w:id="656"/>
      <w:bookmarkEnd w:id="657"/>
      <w:bookmarkEnd w:id="658"/>
      <w:bookmarkEnd w:id="65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0" w:name="_Toc320485590"/>
      <w:bookmarkStart w:id="661" w:name="_Toc323656700"/>
      <w:bookmarkStart w:id="662" w:name="_Toc324085438"/>
      <w:bookmarkStart w:id="663" w:name="_Toc383781090"/>
      <w:bookmarkStart w:id="664" w:name="_Toc57656199"/>
      <w:r w:rsidRPr="00903DBA">
        <w:rPr>
          <w:rStyle w:val="Italic"/>
          <w:i w:val="0"/>
        </w:rPr>
        <w:t>Pointer Arithmetic</w:t>
      </w:r>
      <w:bookmarkEnd w:id="660"/>
      <w:bookmarkEnd w:id="661"/>
      <w:bookmarkEnd w:id="662"/>
      <w:bookmarkEnd w:id="663"/>
      <w:bookmarkEnd w:id="66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66BAB" w:rsidRPr="003F7CF1" w:rsidRDefault="00B66BA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66BAB" w:rsidRPr="003F7CF1" w:rsidRDefault="00B66BA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66BAB" w:rsidRPr="003F7CF1" w:rsidRDefault="00B66BA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66BAB" w:rsidRPr="003F7CF1" w:rsidRDefault="00B66BA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66BAB" w:rsidRPr="003F7CF1" w:rsidRDefault="00B66BA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66BAB" w:rsidRPr="003F7CF1" w:rsidRDefault="00B66BA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66BAB" w:rsidRPr="003F7CF1" w:rsidRDefault="00B66BA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66BAB" w:rsidRPr="003F7CF1" w:rsidRDefault="00B66BA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66BAB" w:rsidRPr="003F7CF1" w:rsidRDefault="00B66BA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66BAB" w:rsidRPr="003F7CF1" w:rsidRDefault="00B66BAB"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66BAB" w:rsidRPr="003F7CF1" w:rsidRDefault="00B66BAB"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66BAB" w:rsidRPr="003F7CF1" w:rsidRDefault="00B66BAB"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66BAB" w:rsidRPr="003F7CF1" w:rsidRDefault="00B66BAB"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66BAB" w:rsidRPr="003F7CF1" w:rsidRDefault="00B66BAB"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66BAB" w:rsidRPr="003F7CF1" w:rsidRDefault="00B66BAB"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66BAB" w:rsidRPr="003F7CF1" w:rsidRDefault="00B66BAB"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66BAB" w:rsidRPr="003F7CF1" w:rsidRDefault="00B66BAB"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66BAB" w:rsidRPr="003F7CF1" w:rsidRDefault="00B66BAB"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66BAB" w:rsidRPr="003F7CF1" w:rsidRDefault="00B66BAB"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91"/>
      <w:bookmarkStart w:id="666" w:name="_Toc323656701"/>
      <w:bookmarkStart w:id="667" w:name="_Toc324085439"/>
      <w:bookmarkStart w:id="668" w:name="_Toc383781091"/>
      <w:bookmarkStart w:id="669" w:name="_Toc57656200"/>
      <w:r w:rsidRPr="00903DBA">
        <w:lastRenderedPageBreak/>
        <w:t>Increment and decrement</w:t>
      </w:r>
      <w:bookmarkEnd w:id="665"/>
      <w:bookmarkEnd w:id="666"/>
      <w:bookmarkEnd w:id="667"/>
      <w:bookmarkEnd w:id="668"/>
      <w:bookmarkEnd w:id="66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0" w:name="_Toc320485592"/>
      <w:bookmarkStart w:id="671" w:name="_Toc323656702"/>
      <w:bookmarkStart w:id="672" w:name="_Toc324085440"/>
      <w:bookmarkStart w:id="673" w:name="_Toc383781092"/>
      <w:bookmarkStart w:id="674" w:name="_Toc57656201"/>
      <w:r w:rsidRPr="00903DBA">
        <w:t>Relational Operators</w:t>
      </w:r>
      <w:bookmarkEnd w:id="670"/>
      <w:bookmarkEnd w:id="671"/>
      <w:bookmarkEnd w:id="672"/>
      <w:bookmarkEnd w:id="673"/>
      <w:bookmarkEnd w:id="67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3"/>
      <w:bookmarkStart w:id="676" w:name="_Toc323656703"/>
      <w:bookmarkStart w:id="677" w:name="_Toc324085441"/>
      <w:bookmarkStart w:id="678" w:name="_Toc383781093"/>
      <w:bookmarkStart w:id="679" w:name="_Toc57656202"/>
      <w:r w:rsidRPr="00903DBA">
        <w:t>Logical Operators</w:t>
      </w:r>
      <w:bookmarkEnd w:id="675"/>
      <w:bookmarkEnd w:id="676"/>
      <w:bookmarkEnd w:id="677"/>
      <w:bookmarkEnd w:id="678"/>
      <w:bookmarkEnd w:id="67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4"/>
      <w:bookmarkStart w:id="681" w:name="_Toc323656704"/>
      <w:bookmarkStart w:id="682" w:name="_Toc324085442"/>
      <w:bookmarkStart w:id="683" w:name="_Toc383781094"/>
      <w:bookmarkStart w:id="684" w:name="_Toc57656203"/>
      <w:r w:rsidRPr="00903DBA">
        <w:t>Bitwise Operators</w:t>
      </w:r>
      <w:bookmarkEnd w:id="680"/>
      <w:bookmarkEnd w:id="681"/>
      <w:bookmarkEnd w:id="682"/>
      <w:bookmarkEnd w:id="683"/>
      <w:bookmarkEnd w:id="68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4pt" o:ole="">
            <v:imagedata r:id="rId12" o:title=""/>
          </v:shape>
          <o:OLEObject Type="Embed" ProgID="Equation.3" ShapeID="_x0000_i1027" DrawAspect="Content" ObjectID="_1669306576"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4pt" o:ole="">
            <v:imagedata r:id="rId14" o:title=""/>
          </v:shape>
          <o:OLEObject Type="Embed" ProgID="Equation.3" ShapeID="_x0000_i1028" DrawAspect="Content" ObjectID="_1669306577"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5"/>
      <w:bookmarkStart w:id="686" w:name="_Toc323656705"/>
      <w:bookmarkStart w:id="687" w:name="_Toc324085443"/>
      <w:bookmarkStart w:id="688" w:name="_Toc383781095"/>
      <w:bookmarkStart w:id="689" w:name="_Toc57656204"/>
      <w:r w:rsidRPr="00903DBA">
        <w:t>Assignment</w:t>
      </w:r>
      <w:bookmarkEnd w:id="685"/>
      <w:bookmarkEnd w:id="686"/>
      <w:bookmarkEnd w:id="687"/>
      <w:bookmarkEnd w:id="688"/>
      <w:bookmarkEnd w:id="68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6"/>
      <w:bookmarkStart w:id="691" w:name="_Toc323656706"/>
      <w:bookmarkStart w:id="692" w:name="_Toc324085444"/>
      <w:bookmarkStart w:id="693" w:name="_Toc383781096"/>
      <w:bookmarkStart w:id="694" w:name="_Toc57656205"/>
      <w:r w:rsidRPr="00903DBA">
        <w:t>The Condition Operator</w:t>
      </w:r>
      <w:bookmarkEnd w:id="690"/>
      <w:bookmarkEnd w:id="691"/>
      <w:bookmarkEnd w:id="692"/>
      <w:bookmarkEnd w:id="693"/>
      <w:bookmarkEnd w:id="69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7"/>
      <w:bookmarkStart w:id="696" w:name="_Toc323656707"/>
      <w:bookmarkStart w:id="697" w:name="_Toc324085445"/>
      <w:bookmarkStart w:id="698" w:name="_Toc383781097"/>
      <w:bookmarkStart w:id="699" w:name="_Toc57656206"/>
      <w:r w:rsidRPr="00903DBA">
        <w:t>Precedence and Associatively</w:t>
      </w:r>
      <w:bookmarkEnd w:id="695"/>
      <w:bookmarkEnd w:id="696"/>
      <w:bookmarkEnd w:id="697"/>
      <w:bookmarkEnd w:id="698"/>
      <w:bookmarkEnd w:id="69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0" w:name="_Toc320485598"/>
      <w:bookmarkStart w:id="701" w:name="_Toc323656708"/>
      <w:bookmarkStart w:id="702" w:name="_Toc324085446"/>
      <w:bookmarkStart w:id="703" w:name="_Toc383781098"/>
      <w:bookmarkStart w:id="704" w:name="_Toc57656207"/>
      <w:r w:rsidRPr="00903DBA">
        <w:t>Statements</w:t>
      </w:r>
      <w:bookmarkEnd w:id="700"/>
      <w:bookmarkEnd w:id="701"/>
      <w:bookmarkEnd w:id="702"/>
      <w:bookmarkEnd w:id="703"/>
      <w:bookmarkEnd w:id="70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9"/>
      <w:bookmarkStart w:id="706" w:name="_Toc323656709"/>
      <w:bookmarkStart w:id="707" w:name="_Toc324085447"/>
      <w:bookmarkStart w:id="708" w:name="_Toc383781099"/>
      <w:bookmarkStart w:id="709" w:name="_Toc57656208"/>
      <w:r w:rsidRPr="00903DBA">
        <w:t>Selection statements</w:t>
      </w:r>
      <w:bookmarkEnd w:id="705"/>
      <w:bookmarkEnd w:id="706"/>
      <w:bookmarkEnd w:id="707"/>
      <w:bookmarkEnd w:id="708"/>
      <w:bookmarkEnd w:id="70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0" w:name="_Toc320485600"/>
      <w:bookmarkStart w:id="711" w:name="_Toc323656710"/>
      <w:bookmarkStart w:id="712" w:name="_Toc324085448"/>
      <w:bookmarkStart w:id="713" w:name="_Toc383781100"/>
      <w:bookmarkStart w:id="714" w:name="_Toc57656209"/>
      <w:r w:rsidRPr="00903DBA">
        <w:t>Iteration statements</w:t>
      </w:r>
      <w:bookmarkEnd w:id="710"/>
      <w:bookmarkEnd w:id="711"/>
      <w:bookmarkEnd w:id="712"/>
      <w:bookmarkEnd w:id="713"/>
      <w:bookmarkEnd w:id="71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601"/>
      <w:bookmarkStart w:id="716" w:name="_Toc323656711"/>
      <w:bookmarkStart w:id="717" w:name="_Toc324085449"/>
      <w:bookmarkStart w:id="718" w:name="_Toc383781101"/>
      <w:bookmarkStart w:id="719" w:name="_Toc57656210"/>
      <w:r w:rsidRPr="00903DBA">
        <w:t>Jump statements</w:t>
      </w:r>
      <w:bookmarkEnd w:id="715"/>
      <w:bookmarkEnd w:id="716"/>
      <w:bookmarkEnd w:id="717"/>
      <w:bookmarkEnd w:id="718"/>
      <w:bookmarkEnd w:id="71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2"/>
      <w:bookmarkStart w:id="721" w:name="_Toc323656712"/>
      <w:bookmarkStart w:id="722" w:name="_Toc324085450"/>
      <w:bookmarkStart w:id="723" w:name="_Toc383781102"/>
      <w:bookmarkStart w:id="724" w:name="_Toc57656211"/>
      <w:r w:rsidRPr="00903DBA">
        <w:t>Expression statements</w:t>
      </w:r>
      <w:bookmarkEnd w:id="720"/>
      <w:bookmarkEnd w:id="721"/>
      <w:bookmarkEnd w:id="722"/>
      <w:bookmarkEnd w:id="723"/>
      <w:bookmarkEnd w:id="72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3656713"/>
      <w:bookmarkStart w:id="726" w:name="_Toc324085451"/>
      <w:bookmarkStart w:id="727" w:name="_Toc383781103"/>
      <w:bookmarkStart w:id="728" w:name="_Toc57656212"/>
      <w:r w:rsidRPr="00903DBA">
        <w:t>Volatile</w:t>
      </w:r>
      <w:bookmarkEnd w:id="725"/>
      <w:bookmarkEnd w:id="726"/>
      <w:bookmarkEnd w:id="727"/>
      <w:bookmarkEnd w:id="72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2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0" w:author="Stefan Björnander" w:date="2012-05-06T21:16:00Z">
          <w:pPr>
            <w:pStyle w:val="CommandLine"/>
          </w:pPr>
        </w:pPrChange>
      </w:pPr>
    </w:p>
    <w:p w14:paraId="0D44E5CA" w14:textId="77777777" w:rsidR="00E80032" w:rsidRPr="00903DBA" w:rsidRDefault="00E80032">
      <w:pPr>
        <w:pStyle w:val="Code"/>
        <w:pPrChange w:id="731" w:author="Stefan Björnander" w:date="2012-05-06T21:16:00Z">
          <w:pPr>
            <w:pStyle w:val="CommandLine"/>
          </w:pPr>
        </w:pPrChange>
      </w:pPr>
      <w:r w:rsidRPr="00903DBA">
        <w:rPr>
          <w:rFonts w:eastAsia="Times New Roman"/>
          <w:noProof w:val="0"/>
          <w:color w:val="000000" w:themeColor="text1"/>
          <w:rPrChange w:id="732"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3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5" w:name="_Toc320485603"/>
      <w:bookmarkStart w:id="736" w:name="_Toc323656714"/>
      <w:bookmarkStart w:id="737" w:name="_Toc324085452"/>
      <w:bookmarkStart w:id="738" w:name="_Toc383781104"/>
      <w:bookmarkStart w:id="739" w:name="_Toc57656213"/>
      <w:r w:rsidRPr="00903DBA">
        <w:t>Functions</w:t>
      </w:r>
      <w:bookmarkEnd w:id="735"/>
      <w:bookmarkEnd w:id="736"/>
      <w:bookmarkEnd w:id="737"/>
      <w:bookmarkEnd w:id="738"/>
      <w:bookmarkEnd w:id="73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66BAB" w:rsidRPr="003F7CF1" w:rsidRDefault="00B66BA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66BAB" w:rsidRPr="003F7CF1" w:rsidRDefault="00B66BA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66BAB" w:rsidRPr="003F7CF1" w:rsidRDefault="00B66BAB"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66BAB" w:rsidRPr="003F7CF1" w:rsidRDefault="00B66BA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66BAB" w:rsidRPr="003F7CF1" w:rsidRDefault="00B66BAB"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66BAB" w:rsidRPr="003F7CF1" w:rsidRDefault="00B66BAB"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66BAB" w:rsidRPr="003F7CF1" w:rsidRDefault="00B66BA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66BAB" w:rsidRPr="003F7CF1" w:rsidRDefault="00B66BA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66BAB" w:rsidRPr="003F7CF1" w:rsidRDefault="00B66BA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66BAB" w:rsidRPr="003F7CF1" w:rsidRDefault="00B66BAB"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66BAB" w:rsidRPr="003F7CF1" w:rsidRDefault="00B66BAB"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66BAB" w:rsidRPr="003F7CF1" w:rsidRDefault="00B66BA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0" w:name="_Toc320485604"/>
      <w:bookmarkStart w:id="741" w:name="_Toc323656715"/>
      <w:bookmarkStart w:id="742" w:name="_Toc324085453"/>
      <w:bookmarkStart w:id="743" w:name="_Toc383781105"/>
      <w:bookmarkStart w:id="744" w:name="_Toc57656214"/>
      <w:r w:rsidRPr="00903DBA">
        <w:t>Void Functions</w:t>
      </w:r>
      <w:bookmarkEnd w:id="740"/>
      <w:bookmarkEnd w:id="741"/>
      <w:bookmarkEnd w:id="742"/>
      <w:bookmarkEnd w:id="743"/>
      <w:bookmarkEnd w:id="74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5" w:name="_Toc320485605"/>
      <w:bookmarkStart w:id="746" w:name="_Toc323656716"/>
      <w:bookmarkStart w:id="747" w:name="_Toc324085454"/>
      <w:bookmarkStart w:id="748" w:name="_Toc383781106"/>
      <w:bookmarkStart w:id="749" w:name="_Toc57656215"/>
      <w:r w:rsidRPr="00903DBA">
        <w:t>Local and global variables</w:t>
      </w:r>
      <w:bookmarkEnd w:id="745"/>
      <w:bookmarkEnd w:id="746"/>
      <w:bookmarkEnd w:id="747"/>
      <w:bookmarkEnd w:id="748"/>
      <w:bookmarkEnd w:id="74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0" w:name="_Toc323656717"/>
      <w:bookmarkStart w:id="751" w:name="_Toc324085455"/>
      <w:bookmarkStart w:id="752" w:name="_Toc383781107"/>
      <w:bookmarkStart w:id="753" w:name="_Toc57656216"/>
      <w:r w:rsidRPr="00903DBA">
        <w:t>Inner Blocks with Local Variables</w:t>
      </w:r>
      <w:bookmarkEnd w:id="750"/>
      <w:bookmarkEnd w:id="751"/>
      <w:bookmarkEnd w:id="752"/>
      <w:bookmarkEnd w:id="753"/>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5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Block(</w:t>
      </w:r>
      <w:r w:rsidRPr="00903DBA">
        <w:rPr>
          <w:color w:val="000000" w:themeColor="text1"/>
          <w:rPrChange w:id="75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8" w:name="_Toc320485606"/>
      <w:bookmarkStart w:id="759" w:name="_Toc323656718"/>
      <w:bookmarkStart w:id="760" w:name="_Toc324085456"/>
      <w:bookmarkStart w:id="761" w:name="_Toc383781108"/>
      <w:bookmarkStart w:id="762" w:name="_Toc57656217"/>
      <w:r w:rsidRPr="00903DBA">
        <w:t>Call-by-Value and Call-by-Reference</w:t>
      </w:r>
      <w:bookmarkEnd w:id="758"/>
      <w:bookmarkEnd w:id="759"/>
      <w:bookmarkEnd w:id="760"/>
      <w:bookmarkEnd w:id="761"/>
      <w:bookmarkEnd w:id="76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66BAB" w:rsidRPr="003F7CF1" w:rsidRDefault="00B66BA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66BAB" w:rsidRPr="003F7CF1" w:rsidRDefault="00B66BA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66BAB" w:rsidRPr="003F7CF1" w:rsidRDefault="00B66BA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66BAB" w:rsidRPr="003F7CF1" w:rsidRDefault="00B66BA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66BAB" w:rsidRPr="003F7CF1" w:rsidRDefault="00B66BA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66BAB" w:rsidRPr="003F7CF1" w:rsidRDefault="00B66BA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66BAB" w:rsidRPr="003F7CF1" w:rsidRDefault="00B66BA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66BAB" w:rsidRPr="003F7CF1" w:rsidRDefault="00B66BA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66BAB" w:rsidRPr="003F7CF1" w:rsidRDefault="00B66BA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66BAB" w:rsidRPr="003F7CF1" w:rsidRDefault="00B66BA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66BAB" w:rsidRPr="003F7CF1" w:rsidRDefault="00B66BA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66BAB" w:rsidRPr="003F7CF1" w:rsidRDefault="00B66BA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66BAB" w:rsidRPr="003F7CF1" w:rsidRDefault="00B66BA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66BAB" w:rsidRPr="003F7CF1" w:rsidRDefault="00B66BA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66BAB" w:rsidRPr="003F7CF1" w:rsidRDefault="00B66BA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66BAB" w:rsidRPr="003F7CF1" w:rsidRDefault="00B66BA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66BAB" w:rsidRPr="003F7CF1" w:rsidRDefault="00B66BAB"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66BAB" w:rsidRPr="003F7CF1" w:rsidRDefault="00B66BAB"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66BAB" w:rsidRPr="003F7CF1" w:rsidRDefault="00B66BAB"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66BAB" w:rsidRPr="003F7CF1" w:rsidRDefault="00B66BAB"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66BAB" w:rsidRPr="003F7CF1" w:rsidRDefault="00B66BAB"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66BAB" w:rsidRPr="003F7CF1" w:rsidRDefault="00B66BAB"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66BAB" w:rsidRPr="003F7CF1" w:rsidRDefault="00B66BAB"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66BAB" w:rsidRPr="003F7CF1" w:rsidRDefault="00B66BAB"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66BAB" w:rsidRPr="003F7CF1" w:rsidRDefault="00B66BAB"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66BAB" w:rsidRPr="003F7CF1" w:rsidRDefault="00B66BAB"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66BAB" w:rsidRPr="003F7CF1" w:rsidRDefault="00B66BAB"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66BAB" w:rsidRPr="003F7CF1" w:rsidRDefault="00B66BAB"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66BAB" w:rsidRPr="003F7CF1" w:rsidRDefault="00B66BAB"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66BAB" w:rsidRPr="003F7CF1" w:rsidRDefault="00B66BAB"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66BAB" w:rsidRPr="003F7CF1" w:rsidRDefault="00B66BAB"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66BAB" w:rsidRPr="003F7CF1" w:rsidRDefault="00B66BAB"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66BAB" w:rsidRPr="003F7CF1" w:rsidRDefault="00B66BAB"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66BAB" w:rsidRPr="003F7CF1" w:rsidRDefault="00B66BAB"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66BAB" w:rsidRPr="003F7CF1" w:rsidRDefault="00B66BAB"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66BAB" w:rsidRPr="003F7CF1" w:rsidRDefault="00B66BAB"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66BAB" w:rsidRPr="003F7CF1" w:rsidRDefault="00B66BAB"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66BAB" w:rsidRPr="003F7CF1" w:rsidRDefault="00B66BAB"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66BAB" w:rsidRPr="003F7CF1" w:rsidRDefault="00B66BAB"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66BAB" w:rsidRPr="003F7CF1" w:rsidRDefault="00B66BAB"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66BAB" w:rsidRPr="003F7CF1" w:rsidRDefault="00B66BAB"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66BAB" w:rsidRPr="003F7CF1" w:rsidRDefault="00B66BAB"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66BAB" w:rsidRPr="003F7CF1" w:rsidRDefault="00B66BA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66BAB" w:rsidRPr="003F7CF1" w:rsidRDefault="00B66BA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66BAB" w:rsidRPr="003F7CF1" w:rsidRDefault="00B66BA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66BAB" w:rsidRPr="003F7CF1" w:rsidRDefault="00B66BA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66BAB" w:rsidRPr="003F7CF1" w:rsidRDefault="00B66BA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66BAB" w:rsidRPr="003F7CF1" w:rsidRDefault="00B66BA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66BAB" w:rsidRPr="003F7CF1" w:rsidRDefault="00B66BA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66BAB" w:rsidRPr="003F7CF1" w:rsidRDefault="00B66BA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66BAB" w:rsidRPr="003F7CF1" w:rsidRDefault="00B66BA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66BAB" w:rsidRPr="003F7CF1" w:rsidRDefault="00B66BA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66BAB" w:rsidRPr="003F7CF1" w:rsidRDefault="00B66BA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66BAB" w:rsidRPr="003F7CF1" w:rsidRDefault="00B66BA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66BAB" w:rsidRPr="003F7CF1" w:rsidRDefault="00B66BA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66BAB" w:rsidRPr="003F7CF1" w:rsidRDefault="00B66BA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66BAB" w:rsidRPr="003F7CF1" w:rsidRDefault="00B66BA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66BAB" w:rsidRPr="003F7CF1" w:rsidRDefault="00B66BA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66BAB" w:rsidRPr="003F7CF1" w:rsidRDefault="00B66BA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66BAB" w:rsidRPr="003F7CF1" w:rsidRDefault="00B66BA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66BAB" w:rsidRPr="003F7CF1" w:rsidRDefault="00B66BA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66BAB" w:rsidRPr="003F7CF1" w:rsidRDefault="00B66BA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66BAB" w:rsidRPr="003F7CF1" w:rsidRDefault="00B66BAB"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66BAB" w:rsidRPr="003F7CF1" w:rsidRDefault="00B66BAB"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66BAB" w:rsidRPr="003F7CF1" w:rsidRDefault="00B66BAB"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66BAB" w:rsidRPr="003F7CF1" w:rsidRDefault="00B66BAB"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66BAB" w:rsidRPr="003F7CF1" w:rsidRDefault="00B66BAB"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66BAB" w:rsidRPr="003F7CF1" w:rsidRDefault="00B66BAB"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66BAB" w:rsidRPr="003F7CF1" w:rsidRDefault="00B66BAB"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66BAB" w:rsidRPr="003F7CF1" w:rsidRDefault="00B66BAB"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66BAB" w:rsidRPr="003F7CF1" w:rsidRDefault="00B66BAB"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66BAB" w:rsidRPr="003F7CF1" w:rsidRDefault="00B66BAB"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66BAB" w:rsidRPr="003F7CF1" w:rsidRDefault="00B66BAB"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66BAB" w:rsidRPr="003F7CF1" w:rsidRDefault="00B66BAB"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66BAB" w:rsidRPr="003F7CF1" w:rsidRDefault="00B66BAB"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66BAB" w:rsidRPr="003F7CF1" w:rsidRDefault="00B66BAB"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66BAB" w:rsidRPr="003F7CF1" w:rsidRDefault="00B66BAB"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66BAB" w:rsidRPr="003F7CF1" w:rsidRDefault="00B66BAB"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66BAB" w:rsidRPr="003F7CF1" w:rsidRDefault="00B66BAB"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66BAB" w:rsidRPr="003F7CF1" w:rsidRDefault="00B66BAB"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66BAB" w:rsidRPr="003F7CF1" w:rsidRDefault="00B66BAB"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66BAB" w:rsidRPr="003F7CF1" w:rsidRDefault="00B66BAB"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66BAB" w:rsidRPr="003F7CF1" w:rsidRDefault="00B66BAB"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66BAB" w:rsidRPr="003F7CF1" w:rsidRDefault="00B66BAB"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66BAB" w:rsidRPr="003F7CF1" w:rsidRDefault="00B66BAB"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66BAB" w:rsidRPr="003F7CF1" w:rsidRDefault="00B66BAB"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66BAB" w:rsidRPr="003F7CF1" w:rsidRDefault="00B66BAB"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66BAB" w:rsidRPr="003F7CF1" w:rsidRDefault="00B66BAB"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66BAB" w:rsidRPr="003F7CF1" w:rsidRDefault="00B66BAB"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66BAB" w:rsidRPr="003F7CF1" w:rsidRDefault="00B66BAB"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66BAB" w:rsidRPr="003F7CF1" w:rsidRDefault="00B66BAB"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66BAB" w:rsidRPr="003F7CF1" w:rsidRDefault="00B66BAB"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66BAB" w:rsidRPr="003F7CF1" w:rsidRDefault="00B66BAB"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3" w:name="_Toc320485607"/>
      <w:bookmarkStart w:id="764" w:name="_Toc323656719"/>
      <w:bookmarkStart w:id="765" w:name="_Toc324085457"/>
      <w:bookmarkStart w:id="766" w:name="_Toc383781109"/>
      <w:bookmarkStart w:id="767" w:name="_Toc57656218"/>
      <w:r w:rsidRPr="00903DBA">
        <w:t>Static, Extern, and Register Variables</w:t>
      </w:r>
      <w:bookmarkEnd w:id="763"/>
      <w:bookmarkEnd w:id="764"/>
      <w:bookmarkEnd w:id="765"/>
      <w:bookmarkEnd w:id="766"/>
      <w:bookmarkEnd w:id="767"/>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8" w:name="_Toc320485608"/>
      <w:bookmarkStart w:id="769" w:name="_Toc323656720"/>
      <w:bookmarkStart w:id="770" w:name="_Toc324085458"/>
      <w:bookmarkStart w:id="771" w:name="_Toc383781110"/>
      <w:bookmarkStart w:id="772" w:name="_Toc57656219"/>
      <w:r w:rsidRPr="00903DBA">
        <w:t>Recursion</w:t>
      </w:r>
      <w:bookmarkEnd w:id="768"/>
      <w:bookmarkEnd w:id="769"/>
      <w:bookmarkEnd w:id="770"/>
      <w:bookmarkEnd w:id="771"/>
      <w:bookmarkEnd w:id="77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6pt;height:12pt" o:ole="" fillcolor="window">
            <v:imagedata r:id="rId16" o:title=""/>
          </v:shape>
          <o:OLEObject Type="Embed" ProgID="Equation.3" ShapeID="_x0000_i1029" DrawAspect="Content" ObjectID="_1669306578"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3" w:name="_Toc320485609"/>
      <w:bookmarkStart w:id="774" w:name="_Toc323656721"/>
      <w:bookmarkStart w:id="775" w:name="_Toc324085459"/>
      <w:bookmarkStart w:id="776" w:name="_Toc383781111"/>
      <w:bookmarkStart w:id="777" w:name="_Toc57656220"/>
      <w:r w:rsidRPr="00903DBA">
        <w:t>Definition</w:t>
      </w:r>
      <w:r w:rsidR="00E80032" w:rsidRPr="00903DBA">
        <w:t xml:space="preserve"> and Declaration</w:t>
      </w:r>
      <w:bookmarkEnd w:id="773"/>
      <w:bookmarkEnd w:id="774"/>
      <w:bookmarkEnd w:id="775"/>
      <w:bookmarkEnd w:id="776"/>
      <w:bookmarkEnd w:id="77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306579"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306580"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8" w:name="_Toc320485610"/>
      <w:bookmarkStart w:id="779" w:name="_Toc323656722"/>
      <w:bookmarkStart w:id="780" w:name="_Toc324085460"/>
      <w:bookmarkStart w:id="781" w:name="_Toc383781112"/>
      <w:bookmarkStart w:id="782" w:name="_Toc57656221"/>
      <w:r w:rsidRPr="00903DBA">
        <w:t>Higher-Order Functions</w:t>
      </w:r>
      <w:bookmarkEnd w:id="778"/>
      <w:bookmarkEnd w:id="779"/>
      <w:bookmarkEnd w:id="780"/>
      <w:bookmarkEnd w:id="781"/>
      <w:bookmarkEnd w:id="78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3" w:name="_Toc320485611"/>
      <w:bookmarkStart w:id="784" w:name="_Toc323656723"/>
      <w:bookmarkStart w:id="785" w:name="_Toc324085461"/>
      <w:bookmarkStart w:id="786" w:name="_Toc383781113"/>
      <w:bookmarkStart w:id="787" w:name="_Ref383865210"/>
      <w:bookmarkStart w:id="788" w:name="_Toc57656222"/>
      <w:r w:rsidRPr="00903DBA">
        <w:t>Structures and Linked Lists</w:t>
      </w:r>
      <w:bookmarkEnd w:id="783"/>
      <w:bookmarkEnd w:id="784"/>
      <w:bookmarkEnd w:id="785"/>
      <w:bookmarkEnd w:id="786"/>
      <w:bookmarkEnd w:id="787"/>
      <w:bookmarkEnd w:id="78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66BAB" w:rsidRPr="003F7CF1" w:rsidRDefault="00B66BA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66BAB" w:rsidRPr="003F7CF1" w:rsidRDefault="00B66BA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66BAB" w:rsidRPr="003F7CF1" w:rsidRDefault="00B66BAB"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66BAB" w:rsidRPr="003F7CF1" w:rsidRDefault="00B66BA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66BAB" w:rsidRPr="003F7CF1" w:rsidRDefault="00B66BA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66BAB" w:rsidRPr="003F7CF1" w:rsidRDefault="00B66BAB"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66BAB" w:rsidRPr="003F7CF1" w:rsidRDefault="00B66BA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66BAB" w:rsidRPr="003F7CF1" w:rsidRDefault="00B66BA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66BAB" w:rsidRPr="003F7CF1" w:rsidRDefault="00B66BAB"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66BAB" w:rsidRPr="003F7CF1" w:rsidRDefault="00B66BA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66BAB" w:rsidRPr="003F7CF1" w:rsidRDefault="00B66BAB"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66BAB" w:rsidRPr="003F7CF1" w:rsidRDefault="00B66BAB"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66BAB" w:rsidRPr="003F7CF1" w:rsidRDefault="00B66BAB" w:rsidP="00E80032">
                        <w:pPr>
                          <w:pStyle w:val="Picture"/>
                          <w:rPr>
                            <w:sz w:val="19"/>
                            <w:szCs w:val="19"/>
                          </w:rPr>
                        </w:pPr>
                        <w:proofErr w:type="spellStart"/>
                        <w:r>
                          <w:rPr>
                            <w:sz w:val="19"/>
                            <w:szCs w:val="19"/>
                          </w:rPr>
                          <w:t>nextPtr</w:t>
                        </w:r>
                        <w:proofErr w:type="spellEnd"/>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66BAB" w:rsidRPr="003F7CF1" w:rsidRDefault="00B66BAB"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66BAB" w:rsidRPr="003F7CF1" w:rsidRDefault="00B66BAB"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66BAB" w:rsidRPr="003F7CF1" w:rsidRDefault="00B66BAB"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66BAB" w:rsidRPr="003F7CF1" w:rsidRDefault="00B66BAB" w:rsidP="00E80032">
                        <w:pPr>
                          <w:pStyle w:val="Picture"/>
                          <w:rPr>
                            <w:sz w:val="19"/>
                            <w:szCs w:val="19"/>
                          </w:rPr>
                        </w:pPr>
                        <w:proofErr w:type="spellStart"/>
                        <w:r>
                          <w:rPr>
                            <w:sz w:val="19"/>
                            <w:szCs w:val="19"/>
                          </w:rPr>
                          <w:t>nextPtr</w:t>
                        </w:r>
                        <w:proofErr w:type="spellEnd"/>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66BAB" w:rsidRPr="003F7CF1" w:rsidRDefault="00B66BAB"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66BAB" w:rsidRPr="003F7CF1" w:rsidRDefault="00B66BAB"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66BAB" w:rsidRPr="003F7CF1" w:rsidRDefault="00B66BAB"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66BAB" w:rsidRPr="003F7CF1" w:rsidRDefault="00B66BAB" w:rsidP="00E80032">
                        <w:pPr>
                          <w:pStyle w:val="Picture"/>
                          <w:rPr>
                            <w:sz w:val="19"/>
                            <w:szCs w:val="19"/>
                          </w:rPr>
                        </w:pPr>
                        <w:proofErr w:type="spellStart"/>
                        <w:r>
                          <w:rPr>
                            <w:sz w:val="19"/>
                            <w:szCs w:val="19"/>
                          </w:rPr>
                          <w:t>nextPtr</w:t>
                        </w:r>
                        <w:proofErr w:type="spellEnd"/>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66BAB" w:rsidRPr="003F7CF1" w:rsidRDefault="00B66BAB"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66BAB" w:rsidRPr="003F7CF1" w:rsidRDefault="00B66BA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89" w:name="_Toc320485612"/>
      <w:bookmarkStart w:id="790" w:name="_Toc323656724"/>
      <w:bookmarkStart w:id="791" w:name="_Toc324085462"/>
      <w:bookmarkStart w:id="792" w:name="_Toc383781114"/>
      <w:bookmarkStart w:id="793" w:name="_Toc57656223"/>
      <w:r w:rsidRPr="00903DBA">
        <w:t>Stacks and Linked Lists</w:t>
      </w:r>
      <w:bookmarkEnd w:id="789"/>
      <w:bookmarkEnd w:id="790"/>
      <w:bookmarkEnd w:id="791"/>
      <w:bookmarkEnd w:id="792"/>
      <w:bookmarkEnd w:id="79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66BAB" w:rsidRPr="003F7CF1" w:rsidRDefault="00B66BA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66BAB" w:rsidRPr="003F7CF1" w:rsidRDefault="00B66BA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66BAB" w:rsidRPr="003F7CF1" w:rsidRDefault="00B66BA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66BAB" w:rsidRPr="003F7CF1" w:rsidRDefault="00B66BAB" w:rsidP="00E80032">
                              <w:pPr>
                                <w:pStyle w:val="SourceCodeBoxText"/>
                                <w:rPr>
                                  <w:sz w:val="19"/>
                                  <w:szCs w:val="19"/>
                                  <w:lang w:val="en-US"/>
                                </w:rPr>
                              </w:pPr>
                              <w:r w:rsidRPr="003F7CF1">
                                <w:rPr>
                                  <w:sz w:val="19"/>
                                  <w:szCs w:val="19"/>
                                  <w:lang w:val="en-US"/>
                                </w:rPr>
                                <w:t>push 1</w:t>
                              </w:r>
                            </w:p>
                            <w:p w14:paraId="3C159322" w14:textId="77777777" w:rsidR="00B66BAB" w:rsidRPr="003F7CF1" w:rsidRDefault="00B66BAB" w:rsidP="00E80032">
                              <w:pPr>
                                <w:pStyle w:val="SourceCodeBoxText"/>
                                <w:rPr>
                                  <w:sz w:val="19"/>
                                  <w:szCs w:val="19"/>
                                  <w:lang w:val="en-US"/>
                                </w:rPr>
                              </w:pPr>
                              <w:r w:rsidRPr="003F7CF1">
                                <w:rPr>
                                  <w:sz w:val="19"/>
                                  <w:szCs w:val="19"/>
                                  <w:lang w:val="en-US"/>
                                </w:rPr>
                                <w:t>push 2</w:t>
                              </w:r>
                            </w:p>
                            <w:p w14:paraId="22BA48C9" w14:textId="77777777" w:rsidR="00B66BAB" w:rsidRPr="003F7CF1" w:rsidRDefault="00B66BAB" w:rsidP="00E80032">
                              <w:pPr>
                                <w:pStyle w:val="SourceCodeBoxText"/>
                                <w:rPr>
                                  <w:sz w:val="19"/>
                                  <w:szCs w:val="19"/>
                                  <w:lang w:val="en-US"/>
                                </w:rPr>
                              </w:pPr>
                              <w:r w:rsidRPr="003F7CF1">
                                <w:rPr>
                                  <w:sz w:val="19"/>
                                  <w:szCs w:val="19"/>
                                  <w:lang w:val="en-US"/>
                                </w:rPr>
                                <w:t>push 3</w:t>
                              </w:r>
                            </w:p>
                            <w:p w14:paraId="5F86FACB"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66BAB" w:rsidRPr="003F7CF1" w:rsidRDefault="00B66BAB"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66BAB" w:rsidRPr="003F7CF1" w:rsidRDefault="00B66BAB"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66BAB" w:rsidRPr="003F7CF1" w:rsidRDefault="00B66BAB"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66BAB" w:rsidRPr="003F7CF1" w:rsidRDefault="00B66BAB" w:rsidP="00E80032">
                        <w:pPr>
                          <w:pStyle w:val="SourceCodeBoxText"/>
                          <w:rPr>
                            <w:sz w:val="19"/>
                            <w:szCs w:val="19"/>
                            <w:lang w:val="en-US"/>
                          </w:rPr>
                        </w:pPr>
                        <w:r w:rsidRPr="003F7CF1">
                          <w:rPr>
                            <w:sz w:val="19"/>
                            <w:szCs w:val="19"/>
                            <w:lang w:val="en-US"/>
                          </w:rPr>
                          <w:t>push 1</w:t>
                        </w:r>
                      </w:p>
                      <w:p w14:paraId="3C159322" w14:textId="77777777" w:rsidR="00B66BAB" w:rsidRPr="003F7CF1" w:rsidRDefault="00B66BAB" w:rsidP="00E80032">
                        <w:pPr>
                          <w:pStyle w:val="SourceCodeBoxText"/>
                          <w:rPr>
                            <w:sz w:val="19"/>
                            <w:szCs w:val="19"/>
                            <w:lang w:val="en-US"/>
                          </w:rPr>
                        </w:pPr>
                        <w:r w:rsidRPr="003F7CF1">
                          <w:rPr>
                            <w:sz w:val="19"/>
                            <w:szCs w:val="19"/>
                            <w:lang w:val="en-US"/>
                          </w:rPr>
                          <w:t>push 2</w:t>
                        </w:r>
                      </w:p>
                      <w:p w14:paraId="22BA48C9" w14:textId="77777777" w:rsidR="00B66BAB" w:rsidRPr="003F7CF1" w:rsidRDefault="00B66BAB" w:rsidP="00E80032">
                        <w:pPr>
                          <w:pStyle w:val="SourceCodeBoxText"/>
                          <w:rPr>
                            <w:sz w:val="19"/>
                            <w:szCs w:val="19"/>
                            <w:lang w:val="en-US"/>
                          </w:rPr>
                        </w:pPr>
                        <w:r w:rsidRPr="003F7CF1">
                          <w:rPr>
                            <w:sz w:val="19"/>
                            <w:szCs w:val="19"/>
                            <w:lang w:val="en-US"/>
                          </w:rPr>
                          <w:t>push 3</w:t>
                        </w:r>
                      </w:p>
                      <w:p w14:paraId="5F86FACB" w14:textId="77777777" w:rsidR="00B66BAB" w:rsidRPr="003F7CF1" w:rsidRDefault="00B66BAB"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66BAB" w:rsidRPr="003F7CF1" w:rsidRDefault="00B66BA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66BAB" w:rsidRPr="003F7CF1" w:rsidRDefault="00B66BA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66BAB" w:rsidRPr="003F7CF1" w:rsidRDefault="00B66BA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66BAB" w:rsidRPr="003F7CF1" w:rsidRDefault="00B66BA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66BAB" w:rsidRPr="003F7CF1" w:rsidRDefault="00B66BAB"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66BAB" w:rsidRPr="003F7CF1" w:rsidRDefault="00B66BAB"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66BAB" w:rsidRPr="003F7CF1" w:rsidRDefault="00B66BAB"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66BAB" w:rsidRPr="003F7CF1" w:rsidRDefault="00B66BAB"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66BAB" w:rsidRPr="003F7CF1" w:rsidRDefault="00B66BAB"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66BAB" w:rsidRPr="003F7CF1" w:rsidRDefault="00B66BAB"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66BAB" w:rsidRPr="003F7CF1" w:rsidRDefault="00B66BAB"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66BAB" w:rsidRPr="003F7CF1" w:rsidRDefault="00B66BAB"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66BAB" w:rsidRPr="003F7CF1" w:rsidRDefault="00B66BAB"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66BAB" w:rsidRPr="003F7CF1" w:rsidRDefault="00B66BAB"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66BAB" w:rsidRPr="003F7CF1" w:rsidRDefault="00B66BAB"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66BAB" w:rsidRPr="003F7CF1" w:rsidRDefault="00B66BAB"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66BAB" w:rsidRPr="003F7CF1" w:rsidRDefault="00B66BAB"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66BAB" w:rsidRPr="003F7CF1" w:rsidRDefault="00B66BAB" w:rsidP="00E80032">
                        <w:pPr>
                          <w:pStyle w:val="Picture"/>
                          <w:rPr>
                            <w:sz w:val="19"/>
                            <w:szCs w:val="19"/>
                          </w:rPr>
                        </w:pPr>
                        <w:proofErr w:type="spellStart"/>
                        <w:r>
                          <w:rPr>
                            <w:sz w:val="19"/>
                            <w:szCs w:val="19"/>
                          </w:rPr>
                          <w:t>cellPtr2</w:t>
                        </w:r>
                        <w:proofErr w:type="spellEnd"/>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66BAB" w:rsidRPr="003F7CF1" w:rsidRDefault="00B66BAB"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66BAB" w:rsidRPr="003F7CF1" w:rsidRDefault="00B66BAB"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66BAB" w:rsidRPr="003F7CF1" w:rsidRDefault="00B66BAB" w:rsidP="00E80032">
                              <w:pPr>
                                <w:pStyle w:val="SourceCodeBoxText"/>
                                <w:rPr>
                                  <w:sz w:val="19"/>
                                  <w:szCs w:val="19"/>
                                  <w:lang w:val="en-US"/>
                                </w:rPr>
                              </w:pPr>
                              <w:r w:rsidRPr="003F7CF1">
                                <w:rPr>
                                  <w:sz w:val="19"/>
                                  <w:szCs w:val="19"/>
                                  <w:lang w:val="en-US"/>
                                </w:rPr>
                                <w:t>3</w:t>
                              </w:r>
                            </w:p>
                            <w:p w14:paraId="40F6D3AC" w14:textId="77777777" w:rsidR="00B66BAB" w:rsidRPr="003F7CF1" w:rsidRDefault="00B66BA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66BAB" w:rsidRPr="003F7CF1" w:rsidRDefault="00B66BA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66BAB" w:rsidRPr="003F7CF1" w:rsidRDefault="00B66BA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66BAB" w:rsidRPr="003F7CF1" w:rsidRDefault="00B66BA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66BAB" w:rsidRPr="003F7CF1" w:rsidRDefault="00B66BAB"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66BAB" w:rsidRPr="003F7CF1" w:rsidRDefault="00B66BA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66BAB" w:rsidRPr="003F7CF1" w:rsidRDefault="00B66BAB"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66BAB" w:rsidRPr="003F7CF1" w:rsidRDefault="00B66BAB" w:rsidP="00E80032">
                        <w:pPr>
                          <w:pStyle w:val="SourceCodeBoxText"/>
                          <w:rPr>
                            <w:sz w:val="19"/>
                            <w:szCs w:val="19"/>
                            <w:lang w:val="en-US"/>
                          </w:rPr>
                        </w:pPr>
                        <w:r w:rsidRPr="003F7CF1">
                          <w:rPr>
                            <w:sz w:val="19"/>
                            <w:szCs w:val="19"/>
                            <w:lang w:val="en-US"/>
                          </w:rPr>
                          <w:t>3</w:t>
                        </w:r>
                      </w:p>
                      <w:p w14:paraId="40F6D3AC" w14:textId="77777777" w:rsidR="00B66BAB" w:rsidRPr="003F7CF1" w:rsidRDefault="00B66BAB"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66BAB" w:rsidRPr="003F7CF1" w:rsidRDefault="00B66BAB"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66BAB" w:rsidRPr="003F7CF1" w:rsidRDefault="00B66BAB"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66BAB" w:rsidRPr="003F7CF1" w:rsidRDefault="00B66BAB"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66BAB" w:rsidRPr="003F7CF1" w:rsidRDefault="00B66BAB"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66BAB" w:rsidRPr="003F7CF1" w:rsidRDefault="00B66BA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66BAB" w:rsidRPr="003F7CF1" w:rsidRDefault="00B66BAB"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66BAB" w:rsidRPr="003F7CF1" w:rsidRDefault="00B66BAB"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66BAB" w:rsidRPr="003F7CF1" w:rsidRDefault="00B66BAB" w:rsidP="00E80032">
                        <w:pPr>
                          <w:pStyle w:val="Picture"/>
                        </w:pPr>
                        <w:proofErr w:type="spellStart"/>
                        <w:r w:rsidRPr="003F7CF1">
                          <w:t>m_</w:t>
                        </w:r>
                        <w:r>
                          <w:t>value</w:t>
                        </w:r>
                        <w:proofErr w:type="spellEnd"/>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66BAB" w:rsidRPr="003F7CF1" w:rsidRDefault="00B66BAB"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66BAB" w:rsidRPr="003F7CF1" w:rsidRDefault="00B66BAB"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903DBA" w:rsidRDefault="00E80032" w:rsidP="007C7CB2">
      <w:pPr>
        <w:pStyle w:val="Rubrik3"/>
      </w:pPr>
      <w:bookmarkStart w:id="794" w:name="_Toc320485613"/>
      <w:bookmarkStart w:id="795" w:name="_Toc323656725"/>
      <w:bookmarkStart w:id="796" w:name="_Toc324085463"/>
      <w:bookmarkStart w:id="797" w:name="_Toc383781115"/>
      <w:bookmarkStart w:id="798" w:name="_Toc57656224"/>
      <w:r w:rsidRPr="00903DBA">
        <w:t>Unions</w:t>
      </w:r>
      <w:bookmarkEnd w:id="794"/>
      <w:bookmarkEnd w:id="795"/>
      <w:bookmarkEnd w:id="796"/>
      <w:bookmarkEnd w:id="797"/>
      <w:bookmarkEnd w:id="79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799" w:name="_Toc320485614"/>
      <w:bookmarkStart w:id="800" w:name="_Toc323656726"/>
      <w:bookmarkStart w:id="801" w:name="_Toc324085464"/>
      <w:bookmarkStart w:id="802" w:name="_Toc383781116"/>
      <w:bookmarkStart w:id="803" w:name="_Toc57656225"/>
      <w:r w:rsidRPr="00903DBA">
        <w:t>Bitfields</w:t>
      </w:r>
      <w:bookmarkEnd w:id="799"/>
      <w:bookmarkEnd w:id="800"/>
      <w:bookmarkEnd w:id="801"/>
      <w:bookmarkEnd w:id="802"/>
      <w:bookmarkEnd w:id="80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5" w:name="_Toc320485616"/>
      <w:bookmarkStart w:id="806" w:name="_Toc323656727"/>
      <w:bookmarkStart w:id="807" w:name="_Toc324085465"/>
      <w:bookmarkStart w:id="808" w:name="_Toc383781117"/>
      <w:bookmarkStart w:id="809" w:name="_Toc57656226"/>
      <w:r w:rsidRPr="00903DBA">
        <w:t>Structures with function pointers</w:t>
      </w:r>
      <w:bookmarkEnd w:id="805"/>
      <w:bookmarkEnd w:id="806"/>
      <w:bookmarkEnd w:id="807"/>
      <w:bookmarkEnd w:id="808"/>
      <w:bookmarkEnd w:id="80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0" w:name="_Toc320485619"/>
      <w:bookmarkStart w:id="811" w:name="_Toc323656728"/>
      <w:bookmarkStart w:id="812" w:name="_Toc324085466"/>
      <w:bookmarkStart w:id="813" w:name="_Toc383781118"/>
      <w:bookmarkStart w:id="814" w:name="_Ref383781494"/>
      <w:bookmarkStart w:id="815" w:name="_Ref383865235"/>
      <w:bookmarkStart w:id="816" w:name="_Ref383865434"/>
      <w:bookmarkStart w:id="817" w:name="_Ref383866090"/>
      <w:bookmarkStart w:id="818" w:name="_Toc57656227"/>
      <w:r w:rsidRPr="00903DBA">
        <w:t>The Preprocessor</w:t>
      </w:r>
      <w:bookmarkEnd w:id="810"/>
      <w:bookmarkEnd w:id="811"/>
      <w:bookmarkEnd w:id="812"/>
      <w:bookmarkEnd w:id="813"/>
      <w:bookmarkEnd w:id="814"/>
      <w:bookmarkEnd w:id="815"/>
      <w:bookmarkEnd w:id="816"/>
      <w:bookmarkEnd w:id="817"/>
      <w:bookmarkEnd w:id="81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19" w:name="_Toc320485618"/>
      <w:bookmarkStart w:id="820" w:name="_Toc323656729"/>
      <w:bookmarkStart w:id="821" w:name="_Toc324085467"/>
      <w:bookmarkStart w:id="822" w:name="_Toc383781119"/>
      <w:bookmarkStart w:id="823" w:name="_Toc57656228"/>
      <w:bookmarkStart w:id="824" w:name="_Toc320485621"/>
      <w:r w:rsidRPr="00903DBA">
        <w:t>The Standard Library</w:t>
      </w:r>
      <w:bookmarkEnd w:id="819"/>
      <w:bookmarkEnd w:id="820"/>
      <w:bookmarkEnd w:id="821"/>
      <w:bookmarkEnd w:id="822"/>
      <w:bookmarkEnd w:id="82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5" w:name="_Toc323656730"/>
      <w:bookmarkStart w:id="826" w:name="_Toc324085468"/>
      <w:bookmarkStart w:id="827" w:name="_Toc383781120"/>
      <w:bookmarkStart w:id="828" w:name="_Toc57656229"/>
      <w:r w:rsidRPr="00903DBA">
        <w:t>File Management</w:t>
      </w:r>
      <w:bookmarkEnd w:id="825"/>
      <w:bookmarkEnd w:id="826"/>
      <w:bookmarkEnd w:id="827"/>
      <w:bookmarkEnd w:id="82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29" w:name="_Toc323656731"/>
      <w:bookmarkStart w:id="830" w:name="_Toc324085469"/>
      <w:bookmarkStart w:id="831" w:name="_Toc383781121"/>
      <w:bookmarkStart w:id="832" w:name="_Toc57656230"/>
      <w:r w:rsidRPr="00903DBA">
        <w:t>Program Parameters</w:t>
      </w:r>
      <w:bookmarkEnd w:id="829"/>
      <w:bookmarkEnd w:id="830"/>
      <w:bookmarkEnd w:id="831"/>
      <w:bookmarkEnd w:id="83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3" w:name="_Toc323656732"/>
      <w:bookmarkStart w:id="834" w:name="_Toc324085470"/>
      <w:bookmarkStart w:id="835" w:name="_Toc383781122"/>
      <w:bookmarkStart w:id="836" w:name="_Toc57656231"/>
      <w:r w:rsidRPr="00903DBA">
        <w:t>Environment Functions</w:t>
      </w:r>
      <w:bookmarkEnd w:id="833"/>
      <w:bookmarkEnd w:id="834"/>
      <w:bookmarkEnd w:id="835"/>
      <w:bookmarkEnd w:id="83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8" w:author="Stefan Björnander" w:date="2012-05-06T21:51:00Z">
            <w:rPr>
              <w:color w:val="0000FF"/>
            </w:rPr>
          </w:rPrChange>
        </w:rPr>
        <w:t>void</w:t>
      </w:r>
      <w:r w:rsidRPr="00903DBA">
        <w:t xml:space="preserve"> ExitFunction(</w:t>
      </w:r>
      <w:r w:rsidRPr="00903DBA">
        <w:rPr>
          <w:color w:val="000000" w:themeColor="text1"/>
          <w:rPrChange w:id="83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1" w:name="_Toc323656733"/>
      <w:bookmarkStart w:id="842" w:name="_Toc324085471"/>
      <w:bookmarkStart w:id="843" w:name="_Toc383781123"/>
      <w:bookmarkStart w:id="844" w:name="_Ref383865473"/>
      <w:bookmarkStart w:id="845" w:name="_Ref383865556"/>
      <w:bookmarkStart w:id="846" w:name="_Toc57656232"/>
      <w:r w:rsidRPr="00903DBA">
        <w:lastRenderedPageBreak/>
        <w:t>Searching and Sorting</w:t>
      </w:r>
      <w:bookmarkEnd w:id="841"/>
      <w:bookmarkEnd w:id="842"/>
      <w:bookmarkEnd w:id="843"/>
      <w:bookmarkEnd w:id="844"/>
      <w:bookmarkEnd w:id="845"/>
      <w:bookmarkEnd w:id="846"/>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int</w:t>
      </w:r>
      <w:r w:rsidRPr="00903DBA">
        <w:t xml:space="preserve"> CompareIntegers(</w:t>
      </w:r>
      <w:r w:rsidRPr="00903DBA">
        <w:rPr>
          <w:color w:val="000000" w:themeColor="text1"/>
          <w:rPrChange w:id="849" w:author="Stefan Björnander" w:date="2012-05-06T21:51:00Z">
            <w:rPr>
              <w:color w:val="0000FF"/>
            </w:rPr>
          </w:rPrChange>
        </w:rPr>
        <w:t>const</w:t>
      </w:r>
      <w:r w:rsidRPr="00903DBA">
        <w:t xml:space="preserve"> </w:t>
      </w:r>
      <w:r w:rsidRPr="00903DBA">
        <w:rPr>
          <w:color w:val="000000" w:themeColor="text1"/>
          <w:rPrChange w:id="850" w:author="Stefan Björnander" w:date="2012-05-06T21:51:00Z">
            <w:rPr>
              <w:color w:val="0000FF"/>
            </w:rPr>
          </w:rPrChange>
        </w:rPr>
        <w:t>int</w:t>
      </w:r>
      <w:r w:rsidRPr="00903DBA">
        <w:t xml:space="preserve">* intPtr1, </w:t>
      </w:r>
      <w:r w:rsidRPr="00903DBA">
        <w:rPr>
          <w:color w:val="000000" w:themeColor="text1"/>
          <w:rPrChange w:id="851" w:author="Stefan Björnander" w:date="2012-05-06T21:51:00Z">
            <w:rPr>
              <w:color w:val="0000FF"/>
            </w:rPr>
          </w:rPrChange>
        </w:rPr>
        <w:t>const</w:t>
      </w:r>
      <w:r w:rsidRPr="00903DBA">
        <w:t xml:space="preserve"> </w:t>
      </w:r>
      <w:r w:rsidRPr="00903DBA">
        <w:rPr>
          <w:color w:val="000000" w:themeColor="text1"/>
          <w:rPrChange w:id="85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5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1" w:name="_Toc323656734"/>
      <w:bookmarkStart w:id="862" w:name="_Toc324085472"/>
      <w:bookmarkStart w:id="863" w:name="_Toc383781124"/>
      <w:bookmarkStart w:id="864" w:name="_Toc57656233"/>
      <w:r w:rsidRPr="00903DBA">
        <w:t xml:space="preserve">Functions with </w:t>
      </w:r>
      <w:bookmarkStart w:id="865" w:name="_Toc320485620"/>
      <w:r w:rsidRPr="00903DBA">
        <w:t>Variable Number of Parameters</w:t>
      </w:r>
      <w:bookmarkEnd w:id="861"/>
      <w:bookmarkEnd w:id="862"/>
      <w:bookmarkEnd w:id="863"/>
      <w:bookmarkEnd w:id="865"/>
      <w:bookmarkEnd w:id="86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6" w:name="_Toc323656735"/>
      <w:bookmarkStart w:id="867" w:name="_Toc324085473"/>
      <w:bookmarkStart w:id="868" w:name="_Toc383781125"/>
      <w:bookmarkStart w:id="869" w:name="_Toc57656234"/>
      <w:r w:rsidRPr="00903DBA">
        <w:t>String Management</w:t>
      </w:r>
      <w:bookmarkEnd w:id="866"/>
      <w:bookmarkEnd w:id="867"/>
      <w:bookmarkEnd w:id="868"/>
      <w:bookmarkEnd w:id="869"/>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0" w:author="Stefan Björnander" w:date="2012-05-06T21:51:00Z">
            <w:rPr>
              <w:color w:val="0000FF"/>
            </w:rPr>
          </w:rPrChange>
        </w:rPr>
        <w:t>int</w:t>
      </w:r>
      <w:r w:rsidRPr="00903DBA">
        <w:t xml:space="preserve"> FirstIndexOf(char s[], </w:t>
      </w:r>
      <w:r w:rsidRPr="00903DBA">
        <w:rPr>
          <w:color w:val="000000" w:themeColor="text1"/>
          <w:rPrChange w:id="87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2" w:author="Stefan Björnander" w:date="2012-05-06T21:51:00Z">
            <w:rPr>
              <w:color w:val="0000FF"/>
            </w:rPr>
          </w:rPrChange>
        </w:rPr>
        <w:t>int</w:t>
      </w:r>
      <w:r w:rsidRPr="00903DBA">
        <w:t xml:space="preserve"> LastIndexOf(</w:t>
      </w:r>
      <w:r w:rsidRPr="00903DBA">
        <w:rPr>
          <w:color w:val="000000" w:themeColor="text1"/>
          <w:rPrChange w:id="873" w:author="Stefan Björnander" w:date="2012-05-06T21:51:00Z">
            <w:rPr>
              <w:color w:val="0000FF"/>
            </w:rPr>
          </w:rPrChange>
        </w:rPr>
        <w:t>char</w:t>
      </w:r>
      <w:r w:rsidRPr="00903DBA">
        <w:t xml:space="preserve"> s[], </w:t>
      </w:r>
      <w:r w:rsidRPr="00903DBA">
        <w:rPr>
          <w:color w:val="000000" w:themeColor="text1"/>
          <w:rPrChange w:id="87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5" w:author="Stefan Björnander" w:date="2012-05-06T21:51:00Z">
            <w:rPr>
              <w:color w:val="A31515"/>
            </w:rPr>
          </w:rPrChange>
        </w:rPr>
        <w:t>"Hello"</w:t>
      </w:r>
      <w:r w:rsidRPr="00903DBA">
        <w:t xml:space="preserve">, s2[] = </w:t>
      </w:r>
      <w:r w:rsidRPr="00903DBA">
        <w:rPr>
          <w:color w:val="000000" w:themeColor="text1"/>
          <w:rPrChange w:id="87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7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if</w:t>
      </w:r>
      <w:r w:rsidRPr="00903DBA">
        <w:t xml:space="preserve"> (sscanf(s2, </w:t>
      </w:r>
      <w:r w:rsidRPr="00903DBA">
        <w:rPr>
          <w:color w:val="000000" w:themeColor="text1"/>
          <w:rPrChange w:id="88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3" w:name="_Toc323656736"/>
      <w:bookmarkStart w:id="884" w:name="_Toc324085474"/>
      <w:bookmarkStart w:id="885" w:name="_Toc383781126"/>
      <w:bookmarkStart w:id="886" w:name="_Toc57656235"/>
      <w:r w:rsidRPr="00903DBA">
        <w:t>Memory Management</w:t>
      </w:r>
      <w:bookmarkEnd w:id="883"/>
      <w:bookmarkEnd w:id="884"/>
      <w:bookmarkEnd w:id="885"/>
      <w:bookmarkEnd w:id="886"/>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89" w:name="_Toc323656737"/>
      <w:bookmarkStart w:id="890" w:name="_Toc324085475"/>
      <w:bookmarkStart w:id="891" w:name="_Toc383781127"/>
      <w:bookmarkStart w:id="892" w:name="_Toc57656236"/>
      <w:r w:rsidRPr="00903DBA">
        <w:lastRenderedPageBreak/>
        <w:t>Mathematical Functions</w:t>
      </w:r>
      <w:bookmarkEnd w:id="889"/>
      <w:bookmarkEnd w:id="890"/>
      <w:bookmarkEnd w:id="891"/>
      <w:bookmarkEnd w:id="89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3" w:name="_Toc320485615"/>
      <w:bookmarkStart w:id="894" w:name="_Toc323656738"/>
      <w:bookmarkStart w:id="895" w:name="_Toc324085476"/>
      <w:bookmarkStart w:id="896" w:name="_Toc383781128"/>
      <w:bookmarkStart w:id="897" w:name="_Toc57656237"/>
      <w:r w:rsidRPr="00903DBA">
        <w:t>Long Jumps</w:t>
      </w:r>
      <w:bookmarkEnd w:id="893"/>
      <w:bookmarkEnd w:id="894"/>
      <w:bookmarkEnd w:id="895"/>
      <w:bookmarkEnd w:id="896"/>
      <w:bookmarkEnd w:id="897"/>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8" w:name="_Toc323656739"/>
      <w:bookmarkStart w:id="899" w:name="_Toc324085477"/>
      <w:bookmarkStart w:id="900" w:name="_Toc383781129"/>
      <w:bookmarkStart w:id="901" w:name="_Toc57656238"/>
      <w:r w:rsidRPr="00903DBA">
        <w:t>Time</w:t>
      </w:r>
      <w:bookmarkEnd w:id="898"/>
      <w:bookmarkEnd w:id="899"/>
      <w:bookmarkEnd w:id="900"/>
      <w:bookmarkEnd w:id="90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2" w:author="Stefan Björnander" w:date="2012-05-06T21:51:00Z">
            <w:rPr>
              <w:color w:val="A31515"/>
            </w:rPr>
          </w:rPrChange>
        </w:rPr>
        <w:t>"Feb"</w:t>
      </w:r>
      <w:r w:rsidRPr="00903DBA">
        <w:t xml:space="preserve">, </w:t>
      </w:r>
      <w:r w:rsidRPr="00903DBA">
        <w:rPr>
          <w:color w:val="000000" w:themeColor="text1"/>
          <w:rPrChange w:id="903" w:author="Stefan Björnander" w:date="2012-05-06T21:51:00Z">
            <w:rPr>
              <w:color w:val="A31515"/>
            </w:rPr>
          </w:rPrChange>
        </w:rPr>
        <w:t>"Mar"</w:t>
      </w:r>
      <w:r w:rsidRPr="00903DBA">
        <w:t xml:space="preserve">, </w:t>
      </w:r>
      <w:r w:rsidRPr="00903DBA">
        <w:rPr>
          <w:color w:val="000000" w:themeColor="text1"/>
          <w:rPrChange w:id="90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5" w:author="Stefan Björnander" w:date="2012-05-06T21:51:00Z">
            <w:rPr>
              <w:color w:val="A31515"/>
            </w:rPr>
          </w:rPrChange>
        </w:rPr>
        <w:t>"Jun"</w:t>
      </w:r>
      <w:r w:rsidRPr="00903DBA">
        <w:t xml:space="preserve">, </w:t>
      </w:r>
      <w:r w:rsidRPr="00903DBA">
        <w:rPr>
          <w:color w:val="000000" w:themeColor="text1"/>
          <w:rPrChange w:id="906" w:author="Stefan Björnander" w:date="2012-05-06T21:51:00Z">
            <w:rPr>
              <w:color w:val="A31515"/>
            </w:rPr>
          </w:rPrChange>
        </w:rPr>
        <w:t>"Jul"</w:t>
      </w:r>
      <w:r w:rsidRPr="00903DBA">
        <w:t xml:space="preserve">, </w:t>
      </w:r>
      <w:r w:rsidRPr="00903DBA">
        <w:rPr>
          <w:color w:val="000000" w:themeColor="text1"/>
          <w:rPrChange w:id="90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8" w:author="Stefan Björnander" w:date="2012-05-06T21:51:00Z">
            <w:rPr>
              <w:color w:val="A31515"/>
            </w:rPr>
          </w:rPrChange>
        </w:rPr>
        <w:t>"Oct"</w:t>
      </w:r>
      <w:r w:rsidRPr="00903DBA">
        <w:t xml:space="preserve">, </w:t>
      </w:r>
      <w:r w:rsidRPr="00903DBA">
        <w:rPr>
          <w:color w:val="000000" w:themeColor="text1"/>
          <w:rPrChange w:id="909" w:author="Stefan Björnander" w:date="2012-05-06T21:51:00Z">
            <w:rPr>
              <w:color w:val="A31515"/>
            </w:rPr>
          </w:rPrChange>
        </w:rPr>
        <w:t>"Nov"</w:t>
      </w:r>
      <w:r w:rsidRPr="00903DBA">
        <w:t>,</w:t>
      </w:r>
      <w:r w:rsidRPr="00903DBA">
        <w:rPr>
          <w:color w:val="000000" w:themeColor="text1"/>
          <w:rPrChange w:id="91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1" w:author="Stefan Björnander" w:date="2012-05-06T21:51:00Z">
            <w:rPr>
              <w:color w:val="A31515"/>
            </w:rPr>
          </w:rPrChange>
        </w:rPr>
        <w:t>"Mon"</w:t>
      </w:r>
      <w:r w:rsidRPr="00903DBA">
        <w:t xml:space="preserve">, </w:t>
      </w:r>
      <w:r w:rsidRPr="00903DBA">
        <w:rPr>
          <w:color w:val="000000" w:themeColor="text1"/>
          <w:rPrChange w:id="912" w:author="Stefan Björnander" w:date="2012-05-06T21:51:00Z">
            <w:rPr>
              <w:color w:val="A31515"/>
            </w:rPr>
          </w:rPrChange>
        </w:rPr>
        <w:t>"Tue"</w:t>
      </w:r>
      <w:r w:rsidRPr="00903DBA">
        <w:t xml:space="preserve">, </w:t>
      </w:r>
      <w:r w:rsidRPr="00903DBA">
        <w:rPr>
          <w:color w:val="000000" w:themeColor="text1"/>
          <w:rPrChange w:id="91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4" w:author="Stefan Björnander" w:date="2012-05-06T21:51:00Z">
            <w:rPr>
              <w:color w:val="A31515"/>
            </w:rPr>
          </w:rPrChange>
        </w:rPr>
        <w:t>"Fri"</w:t>
      </w:r>
      <w:r w:rsidRPr="00903DBA">
        <w:t xml:space="preserve">, </w:t>
      </w:r>
      <w:r w:rsidRPr="00903DBA">
        <w:rPr>
          <w:color w:val="000000" w:themeColor="text1"/>
          <w:rPrChange w:id="91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19" w:name="_Toc323656740"/>
      <w:bookmarkStart w:id="920" w:name="_Toc324085478"/>
      <w:bookmarkStart w:id="921" w:name="_Toc383781130"/>
      <w:bookmarkStart w:id="922" w:name="_Toc57656239"/>
      <w:r w:rsidRPr="00903DBA">
        <w:t>Random Numbers</w:t>
      </w:r>
      <w:bookmarkEnd w:id="919"/>
      <w:bookmarkEnd w:id="920"/>
      <w:bookmarkEnd w:id="921"/>
      <w:bookmarkEnd w:id="92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4"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6" w:name="_Toc323656741"/>
      <w:bookmarkStart w:id="927" w:name="_Toc324085479"/>
      <w:bookmarkStart w:id="928" w:name="_Toc383781131"/>
      <w:bookmarkStart w:id="929" w:name="_Toc57656240"/>
      <w:r w:rsidRPr="00903DBA">
        <w:t>Limits of Integral and Floating Types</w:t>
      </w:r>
      <w:bookmarkEnd w:id="926"/>
      <w:bookmarkEnd w:id="927"/>
      <w:bookmarkEnd w:id="928"/>
      <w:bookmarkEnd w:id="92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0" w:name="_Toc323656742"/>
      <w:bookmarkStart w:id="931" w:name="_Toc324085480"/>
      <w:bookmarkStart w:id="932" w:name="_Toc383781132"/>
      <w:bookmarkStart w:id="933" w:name="_Toc57656241"/>
      <w:r w:rsidRPr="00903DBA">
        <w:t>Character Functions</w:t>
      </w:r>
      <w:bookmarkEnd w:id="930"/>
      <w:bookmarkEnd w:id="931"/>
      <w:bookmarkEnd w:id="932"/>
      <w:bookmarkEnd w:id="93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5"/>
            <w:commentRangeStart w:id="936"/>
            <w:proofErr w:type="spellStart"/>
            <w:r w:rsidRPr="00903DBA">
              <w:rPr>
                <w:b/>
                <w:sz w:val="21"/>
                <w:szCs w:val="21"/>
              </w:rPr>
              <w:t>Isalnum</w:t>
            </w:r>
            <w:commentRangeEnd w:id="935"/>
            <w:proofErr w:type="spellEnd"/>
            <w:r w:rsidR="00166455" w:rsidRPr="00903DBA">
              <w:rPr>
                <w:rStyle w:val="Kommentarsreferens"/>
                <w:rFonts w:eastAsia="Times New Roman" w:cs="Times New Roman"/>
              </w:rPr>
              <w:commentReference w:id="935"/>
            </w:r>
            <w:commentRangeEnd w:id="936"/>
            <w:r w:rsidR="00166455" w:rsidRPr="00903DBA">
              <w:rPr>
                <w:rStyle w:val="Kommentarsreferens"/>
                <w:rFonts w:eastAsia="Times New Roman" w:cs="Times New Roman"/>
              </w:rPr>
              <w:commentReference w:id="93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7" w:name="_Toc323656743"/>
      <w:bookmarkStart w:id="938" w:name="_Toc324085481"/>
      <w:bookmarkStart w:id="939" w:name="_Toc383781133"/>
      <w:bookmarkStart w:id="940" w:name="_Toc57656242"/>
      <w:r w:rsidRPr="00903DBA">
        <w:t>Further Reading</w:t>
      </w:r>
      <w:bookmarkEnd w:id="824"/>
      <w:bookmarkEnd w:id="937"/>
      <w:bookmarkEnd w:id="938"/>
      <w:bookmarkEnd w:id="939"/>
      <w:bookmarkEnd w:id="94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1" w:name="_Toc57656243"/>
      <w:r w:rsidRPr="00903DBA">
        <w:lastRenderedPageBreak/>
        <w:t>Foreword</w:t>
      </w:r>
      <w:bookmarkEnd w:id="94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66BAB" w:rsidRDefault="00B66BAB" w:rsidP="00E65FE6">
                              <w:pPr>
                                <w:rPr>
                                  <w:lang w:val="sv-SE"/>
                                </w:rPr>
                              </w:pPr>
                              <w:r>
                                <w:rPr>
                                  <w:lang w:val="sv-SE"/>
                                </w:rPr>
                                <w:t>Preprocessor</w:t>
                              </w:r>
                            </w:p>
                            <w:p w14:paraId="04F32221" w14:textId="77777777" w:rsidR="00B66BAB" w:rsidRPr="00C7380D" w:rsidRDefault="00B66BAB"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66BAB" w:rsidRPr="008541FD" w:rsidRDefault="00B66BAB" w:rsidP="00E65FE6">
                              <w:r w:rsidRPr="008541FD">
                                <w:t>Source</w:t>
                              </w:r>
                              <w:r>
                                <w:t xml:space="preserve"> </w:t>
                              </w:r>
                              <w:r w:rsidRPr="008541FD">
                                <w:t>Code</w:t>
                              </w:r>
                            </w:p>
                            <w:p w14:paraId="4FCEAC5C" w14:textId="77777777" w:rsidR="00B66BAB" w:rsidRDefault="00B66BAB"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66BAB" w:rsidRDefault="00B66BAB"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66BAB" w:rsidRDefault="00B66BAB" w:rsidP="00E65FE6">
                              <w:r>
                                <w:t>Processed Code</w:t>
                              </w:r>
                            </w:p>
                            <w:p w14:paraId="14142DBC" w14:textId="77777777" w:rsidR="00B66BAB" w:rsidRDefault="00B66BA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66BAB" w:rsidRDefault="00B66BAB" w:rsidP="00E65FE6">
                              <w:r>
                                <w:t xml:space="preserve">Syntax Tree </w:t>
                              </w:r>
                              <w:proofErr w:type="spellStart"/>
                              <w:r>
                                <w:t>Optimister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66BAB" w:rsidRDefault="00B66BAB" w:rsidP="00E65FE6">
                              <w:r>
                                <w:t>Syntax Tree</w:t>
                              </w:r>
                            </w:p>
                            <w:p w14:paraId="070DB26E" w14:textId="77777777" w:rsidR="00B66BAB" w:rsidRDefault="00B66BA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66BAB" w:rsidRDefault="00B66BAB"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66BAB" w:rsidRDefault="00B66BAB" w:rsidP="00E65FE6">
                              <w:r>
                                <w:t>Optimized Syntax Tree</w:t>
                              </w:r>
                            </w:p>
                            <w:p w14:paraId="3315953C" w14:textId="77777777" w:rsidR="00B66BAB" w:rsidRDefault="00B66BA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66BAB" w:rsidRDefault="00B66BAB"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66BAB" w:rsidRDefault="00B66BAB" w:rsidP="00E65FE6">
                              <w:r>
                                <w:t>Middle Code List</w:t>
                              </w:r>
                            </w:p>
                            <w:p w14:paraId="321C1BE9" w14:textId="77777777" w:rsidR="00B66BAB" w:rsidRDefault="00B66BA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66BAB" w:rsidRDefault="00B66BAB" w:rsidP="00E65FE6">
                              <w:r>
                                <w:t>Optimized Middle Code List</w:t>
                              </w:r>
                            </w:p>
                            <w:p w14:paraId="4CF9CB98" w14:textId="77777777" w:rsidR="00B66BAB" w:rsidRDefault="00B66BA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66BAB" w:rsidRDefault="00B66BAB"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66BAB" w:rsidRDefault="00B66BAB"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66BAB" w:rsidRDefault="00B66BAB" w:rsidP="00E65FE6">
                        <w:pPr>
                          <w:rPr>
                            <w:lang w:val="sv-SE"/>
                          </w:rPr>
                        </w:pPr>
                        <w:r>
                          <w:rPr>
                            <w:lang w:val="sv-SE"/>
                          </w:rPr>
                          <w:t>Preprocessor</w:t>
                        </w:r>
                      </w:p>
                      <w:p w14:paraId="04F32221" w14:textId="77777777" w:rsidR="00B66BAB" w:rsidRPr="00C7380D" w:rsidRDefault="00B66BAB"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66BAB" w:rsidRPr="008541FD" w:rsidRDefault="00B66BAB" w:rsidP="00E65FE6">
                        <w:r w:rsidRPr="008541FD">
                          <w:t>Source</w:t>
                        </w:r>
                        <w:r>
                          <w:t xml:space="preserve"> </w:t>
                        </w:r>
                        <w:r w:rsidRPr="008541FD">
                          <w:t>Code</w:t>
                        </w:r>
                      </w:p>
                      <w:p w14:paraId="4FCEAC5C" w14:textId="77777777" w:rsidR="00B66BAB" w:rsidRDefault="00B66BAB"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66BAB" w:rsidRDefault="00B66BAB"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66BAB" w:rsidRDefault="00B66BAB" w:rsidP="00E65FE6">
                        <w:r>
                          <w:t>Processed Code</w:t>
                        </w:r>
                      </w:p>
                      <w:p w14:paraId="14142DBC" w14:textId="77777777" w:rsidR="00B66BAB" w:rsidRDefault="00B66BAB"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66BAB" w:rsidRDefault="00B66BAB" w:rsidP="00E65FE6">
                        <w:r>
                          <w:t xml:space="preserve">Syntax Tree </w:t>
                        </w:r>
                        <w:proofErr w:type="spellStart"/>
                        <w:r>
                          <w:t>Optimister</w:t>
                        </w:r>
                        <w:proofErr w:type="spellEnd"/>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66BAB" w:rsidRDefault="00B66BAB" w:rsidP="00E65FE6">
                        <w:r>
                          <w:t>Syntax Tree</w:t>
                        </w:r>
                      </w:p>
                      <w:p w14:paraId="070DB26E" w14:textId="77777777" w:rsidR="00B66BAB" w:rsidRDefault="00B66BAB"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66BAB" w:rsidRDefault="00B66BAB"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66BAB" w:rsidRDefault="00B66BAB" w:rsidP="00E65FE6">
                        <w:r>
                          <w:t>Optimized Syntax Tree</w:t>
                        </w:r>
                      </w:p>
                      <w:p w14:paraId="3315953C" w14:textId="77777777" w:rsidR="00B66BAB" w:rsidRDefault="00B66BAB"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66BAB" w:rsidRDefault="00B66BAB"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66BAB" w:rsidRDefault="00B66BAB" w:rsidP="00E65FE6">
                        <w:r>
                          <w:t>Middle Code List</w:t>
                        </w:r>
                      </w:p>
                      <w:p w14:paraId="321C1BE9" w14:textId="77777777" w:rsidR="00B66BAB" w:rsidRDefault="00B66BAB"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66BAB" w:rsidRDefault="00B66BAB" w:rsidP="00E65FE6">
                        <w:r>
                          <w:t>Optimized Middle Code List</w:t>
                        </w:r>
                      </w:p>
                      <w:p w14:paraId="4CF9CB98" w14:textId="77777777" w:rsidR="00B66BAB" w:rsidRDefault="00B66BAB"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66BAB" w:rsidRDefault="00B66BAB"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66BAB" w:rsidRDefault="00B66BAB"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66BAB" w:rsidRDefault="00B66BAB" w:rsidP="006F14D0">
                              <w:pPr>
                                <w:spacing w:before="60" w:after="0"/>
                                <w:jc w:val="center"/>
                                <w:rPr>
                                  <w:lang w:val="sv-SE"/>
                                </w:rPr>
                              </w:pPr>
                              <w:r>
                                <w:rPr>
                                  <w:lang w:val="sv-SE"/>
                                </w:rPr>
                                <w:t>Preprocessor</w:t>
                              </w:r>
                            </w:p>
                            <w:p w14:paraId="2CD90E0F" w14:textId="77777777" w:rsidR="00B66BAB" w:rsidRPr="00C7380D" w:rsidRDefault="00B66BA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66BAB" w:rsidRPr="008541FD" w:rsidRDefault="00B66BAB" w:rsidP="006F14D0">
                              <w:pPr>
                                <w:spacing w:before="60" w:after="0"/>
                                <w:jc w:val="center"/>
                              </w:pPr>
                              <w:r w:rsidRPr="008541FD">
                                <w:t>Source</w:t>
                              </w:r>
                              <w:r>
                                <w:t xml:space="preserve"> </w:t>
                              </w:r>
                              <w:r w:rsidRPr="008541FD">
                                <w:t>Code</w:t>
                              </w:r>
                            </w:p>
                            <w:p w14:paraId="1314F231" w14:textId="77777777" w:rsidR="00B66BAB" w:rsidRDefault="00B66BA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66BAB" w:rsidRDefault="00B66BA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66BAB" w:rsidRDefault="00B66BAB" w:rsidP="006F14D0">
                              <w:pPr>
                                <w:pStyle w:val="Normalwebb"/>
                                <w:spacing w:before="60" w:line="256" w:lineRule="auto"/>
                                <w:jc w:val="center"/>
                              </w:pPr>
                              <w:r>
                                <w:rPr>
                                  <w:rFonts w:eastAsia="Calibri"/>
                                  <w:sz w:val="22"/>
                                  <w:szCs w:val="22"/>
                                  <w:lang w:val="en-US"/>
                                </w:rPr>
                                <w:t>Processed Code</w:t>
                              </w:r>
                            </w:p>
                            <w:p w14:paraId="705B7689" w14:textId="77777777" w:rsidR="00B66BAB" w:rsidRDefault="00B66BA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66BAB" w:rsidRDefault="00B66BAB"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66BAB" w:rsidRDefault="00B66BAB" w:rsidP="006F14D0">
                              <w:pPr>
                                <w:pStyle w:val="Normalwebb"/>
                                <w:spacing w:before="60" w:line="254" w:lineRule="auto"/>
                                <w:jc w:val="center"/>
                              </w:pPr>
                              <w:r>
                                <w:rPr>
                                  <w:rFonts w:eastAsia="Calibri"/>
                                  <w:sz w:val="22"/>
                                  <w:szCs w:val="22"/>
                                  <w:lang w:val="en-US"/>
                                </w:rPr>
                                <w:t>Syntax Tree</w:t>
                              </w:r>
                            </w:p>
                            <w:p w14:paraId="20988EE2" w14:textId="77777777" w:rsidR="00B66BAB" w:rsidRDefault="00B66BA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66BAB" w:rsidRDefault="00B66BA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66BAB" w:rsidRDefault="00B66BAB" w:rsidP="006F14D0">
                              <w:pPr>
                                <w:pStyle w:val="Normalwebb"/>
                                <w:spacing w:before="60" w:line="252" w:lineRule="auto"/>
                                <w:jc w:val="center"/>
                              </w:pPr>
                              <w:r>
                                <w:rPr>
                                  <w:rFonts w:eastAsia="Calibri"/>
                                  <w:sz w:val="22"/>
                                  <w:szCs w:val="22"/>
                                  <w:lang w:val="en-US"/>
                                </w:rPr>
                                <w:t>Optimized Syntax Tree</w:t>
                              </w:r>
                            </w:p>
                            <w:p w14:paraId="35223DB0" w14:textId="77777777" w:rsidR="00B66BAB" w:rsidRDefault="00B66BA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66BAB" w:rsidRDefault="00B66BA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66BAB" w:rsidRDefault="00B66BAB" w:rsidP="006F14D0">
                              <w:pPr>
                                <w:pStyle w:val="Normalwebb"/>
                                <w:spacing w:before="60" w:line="252" w:lineRule="auto"/>
                                <w:jc w:val="center"/>
                              </w:pPr>
                              <w:r>
                                <w:rPr>
                                  <w:rFonts w:eastAsia="Calibri"/>
                                  <w:sz w:val="22"/>
                                  <w:szCs w:val="22"/>
                                  <w:lang w:val="en-US"/>
                                </w:rPr>
                                <w:t>Middle Code List</w:t>
                              </w:r>
                            </w:p>
                            <w:p w14:paraId="5410A942" w14:textId="77777777" w:rsidR="00B66BAB" w:rsidRDefault="00B66BA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66BAB" w:rsidRDefault="00B66BAB" w:rsidP="006F14D0">
                              <w:pPr>
                                <w:pStyle w:val="Normalwebb"/>
                                <w:spacing w:before="60" w:line="252" w:lineRule="auto"/>
                                <w:jc w:val="center"/>
                              </w:pPr>
                              <w:r>
                                <w:rPr>
                                  <w:rFonts w:eastAsia="Calibri"/>
                                  <w:sz w:val="22"/>
                                  <w:szCs w:val="22"/>
                                  <w:lang w:val="en-US"/>
                                </w:rPr>
                                <w:t>Optimized Middle Code List</w:t>
                              </w:r>
                            </w:p>
                            <w:p w14:paraId="36F7A1DE" w14:textId="77777777" w:rsidR="00B66BAB" w:rsidRDefault="00B66BA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66BAB" w:rsidRDefault="00B66BA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66BAB" w:rsidRDefault="00B66BA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66BAB" w:rsidRDefault="00B66BAB" w:rsidP="006F14D0">
                        <w:pPr>
                          <w:spacing w:before="60" w:after="0"/>
                          <w:jc w:val="center"/>
                          <w:rPr>
                            <w:lang w:val="sv-SE"/>
                          </w:rPr>
                        </w:pPr>
                        <w:r>
                          <w:rPr>
                            <w:lang w:val="sv-SE"/>
                          </w:rPr>
                          <w:t>Preprocessor</w:t>
                        </w:r>
                      </w:p>
                      <w:p w14:paraId="2CD90E0F" w14:textId="77777777" w:rsidR="00B66BAB" w:rsidRPr="00C7380D" w:rsidRDefault="00B66BAB"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66BAB" w:rsidRPr="008541FD" w:rsidRDefault="00B66BAB" w:rsidP="006F14D0">
                        <w:pPr>
                          <w:spacing w:before="60" w:after="0"/>
                          <w:jc w:val="center"/>
                        </w:pPr>
                        <w:r w:rsidRPr="008541FD">
                          <w:t>Source</w:t>
                        </w:r>
                        <w:r>
                          <w:t xml:space="preserve"> </w:t>
                        </w:r>
                        <w:r w:rsidRPr="008541FD">
                          <w:t>Code</w:t>
                        </w:r>
                      </w:p>
                      <w:p w14:paraId="1314F231" w14:textId="77777777" w:rsidR="00B66BAB" w:rsidRDefault="00B66BAB"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66BAB" w:rsidRDefault="00B66BAB"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66BAB" w:rsidRDefault="00B66BAB" w:rsidP="006F14D0">
                        <w:pPr>
                          <w:pStyle w:val="Normalwebb"/>
                          <w:spacing w:before="60" w:line="256" w:lineRule="auto"/>
                          <w:jc w:val="center"/>
                        </w:pPr>
                        <w:r>
                          <w:rPr>
                            <w:rFonts w:eastAsia="Calibri"/>
                            <w:sz w:val="22"/>
                            <w:szCs w:val="22"/>
                            <w:lang w:val="en-US"/>
                          </w:rPr>
                          <w:t>Processed Code</w:t>
                        </w:r>
                      </w:p>
                      <w:p w14:paraId="705B7689" w14:textId="77777777" w:rsidR="00B66BAB" w:rsidRDefault="00B66BAB"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66BAB" w:rsidRDefault="00B66BAB"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66BAB" w:rsidRDefault="00B66BAB" w:rsidP="006F14D0">
                        <w:pPr>
                          <w:pStyle w:val="Normalwebb"/>
                          <w:spacing w:before="60" w:line="254" w:lineRule="auto"/>
                          <w:jc w:val="center"/>
                        </w:pPr>
                        <w:r>
                          <w:rPr>
                            <w:rFonts w:eastAsia="Calibri"/>
                            <w:sz w:val="22"/>
                            <w:szCs w:val="22"/>
                            <w:lang w:val="en-US"/>
                          </w:rPr>
                          <w:t>Syntax Tree</w:t>
                        </w:r>
                      </w:p>
                      <w:p w14:paraId="20988EE2" w14:textId="77777777" w:rsidR="00B66BAB" w:rsidRDefault="00B66BAB"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66BAB" w:rsidRDefault="00B66BA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66BAB" w:rsidRDefault="00B66BAB" w:rsidP="006F14D0">
                        <w:pPr>
                          <w:pStyle w:val="Normalwebb"/>
                          <w:spacing w:before="60" w:line="252" w:lineRule="auto"/>
                          <w:jc w:val="center"/>
                        </w:pPr>
                        <w:r>
                          <w:rPr>
                            <w:rFonts w:eastAsia="Calibri"/>
                            <w:sz w:val="22"/>
                            <w:szCs w:val="22"/>
                            <w:lang w:val="en-US"/>
                          </w:rPr>
                          <w:t>Optimized Syntax Tree</w:t>
                        </w:r>
                      </w:p>
                      <w:p w14:paraId="35223DB0" w14:textId="77777777" w:rsidR="00B66BAB" w:rsidRDefault="00B66BAB"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66BAB" w:rsidRDefault="00B66BA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66BAB" w:rsidRDefault="00B66BAB" w:rsidP="006F14D0">
                        <w:pPr>
                          <w:pStyle w:val="Normalwebb"/>
                          <w:spacing w:before="60" w:line="252" w:lineRule="auto"/>
                          <w:jc w:val="center"/>
                        </w:pPr>
                        <w:r>
                          <w:rPr>
                            <w:rFonts w:eastAsia="Calibri"/>
                            <w:sz w:val="22"/>
                            <w:szCs w:val="22"/>
                            <w:lang w:val="en-US"/>
                          </w:rPr>
                          <w:t>Middle Code List</w:t>
                        </w:r>
                      </w:p>
                      <w:p w14:paraId="5410A942" w14:textId="77777777" w:rsidR="00B66BAB" w:rsidRDefault="00B66BAB"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66BAB" w:rsidRDefault="00B66BAB" w:rsidP="006F14D0">
                        <w:pPr>
                          <w:pStyle w:val="Normalwebb"/>
                          <w:spacing w:before="60" w:line="252" w:lineRule="auto"/>
                          <w:jc w:val="center"/>
                        </w:pPr>
                        <w:r>
                          <w:rPr>
                            <w:rFonts w:eastAsia="Calibri"/>
                            <w:sz w:val="22"/>
                            <w:szCs w:val="22"/>
                            <w:lang w:val="en-US"/>
                          </w:rPr>
                          <w:t>Optimized Middle Code List</w:t>
                        </w:r>
                      </w:p>
                      <w:p w14:paraId="36F7A1DE" w14:textId="77777777" w:rsidR="00B66BAB" w:rsidRDefault="00B66BAB"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66BAB" w:rsidRDefault="00B66BAB"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66BAB" w:rsidRDefault="00B66BAB"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5" w:author="Stefan Bjornander" w:date="2015-05-23T17:42:00Z" w:initials="SB">
    <w:p w14:paraId="7086E310" w14:textId="77777777" w:rsidR="00B66BAB" w:rsidRDefault="00B66BAB">
      <w:pPr>
        <w:pStyle w:val="Kommentarer"/>
      </w:pPr>
      <w:r>
        <w:rPr>
          <w:rStyle w:val="Kommentarsreferens"/>
        </w:rPr>
        <w:annotationRef/>
      </w:r>
    </w:p>
    <w:p w14:paraId="01C1DAD9" w14:textId="77777777" w:rsidR="00B66BAB" w:rsidRDefault="00B66BAB">
      <w:pPr>
        <w:pStyle w:val="Kommentarer"/>
      </w:pPr>
      <w:r>
        <w:rPr>
          <w:b/>
          <w:sz w:val="21"/>
          <w:szCs w:val="21"/>
        </w:rPr>
        <w:pict w14:anchorId="5BD8B1F4">
          <v:shape id="_x0000_i1033" type="#_x0000_t75" style="width:36pt;height:6.6pt" o:ole="" strokeweight="0">
            <v:stroke endcap="round"/>
            <v:imagedata r:id="rId1" o:title=""/>
            <v:path shadowok="f" fillok="f" insetpenok="f"/>
            <o:lock v:ext="edit" rotation="t" verticies="t" text="t" shapetype="t"/>
            <o:ink i="AAB=&#10;" annotation="t"/>
          </v:shape>
        </w:pict>
      </w:r>
    </w:p>
  </w:comment>
  <w:comment w:id="936" w:author="Stefan Bjornander" w:date="2015-05-23T17:42:00Z" w:initials="SB">
    <w:p w14:paraId="04F55807" w14:textId="77777777" w:rsidR="00B66BAB" w:rsidRDefault="00B66BAB">
      <w:pPr>
        <w:pStyle w:val="Kommentarer"/>
      </w:pPr>
      <w:r>
        <w:rPr>
          <w:rStyle w:val="Kommentarsreferens"/>
        </w:rPr>
        <w:annotationRef/>
      </w:r>
    </w:p>
    <w:p w14:paraId="533EC9EE" w14:textId="77777777" w:rsidR="00B66BAB" w:rsidRDefault="00B66BAB">
      <w:pPr>
        <w:pStyle w:val="Kommentarer"/>
      </w:pPr>
      <w:r>
        <w:rPr>
          <w:b/>
          <w:sz w:val="21"/>
          <w:szCs w:val="21"/>
        </w:rPr>
        <w:pict w14:anchorId="232FB768">
          <v:shape id="_x0000_i1035" type="#_x0000_t75" style="width:36pt;height:6.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66BAB" w:rsidRDefault="00B66BAB" w:rsidP="006C7309">
      <w:pPr>
        <w:spacing w:line="240" w:lineRule="auto"/>
      </w:pPr>
      <w:r>
        <w:separator/>
      </w:r>
    </w:p>
  </w:endnote>
  <w:endnote w:type="continuationSeparator" w:id="0">
    <w:p w14:paraId="0DD18C9D" w14:textId="77777777" w:rsidR="00B66BAB" w:rsidRDefault="00B66BA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66BAB" w:rsidRDefault="00B66BAB" w:rsidP="006C7309">
      <w:pPr>
        <w:spacing w:line="240" w:lineRule="auto"/>
      </w:pPr>
      <w:r>
        <w:separator/>
      </w:r>
    </w:p>
  </w:footnote>
  <w:footnote w:type="continuationSeparator" w:id="0">
    <w:p w14:paraId="0BA3DA21" w14:textId="77777777" w:rsidR="00B66BAB" w:rsidRDefault="00B66BAB" w:rsidP="006C7309">
      <w:pPr>
        <w:spacing w:line="240" w:lineRule="auto"/>
      </w:pPr>
      <w:r>
        <w:continuationSeparator/>
      </w:r>
    </w:p>
  </w:footnote>
  <w:footnote w:id="1">
    <w:p w14:paraId="2574BD6E" w14:textId="77777777" w:rsidR="00B66BAB" w:rsidRPr="00725EAE" w:rsidRDefault="00B66BA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66BAB" w:rsidRPr="00B4576D" w:rsidRDefault="00B66BA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66BAB" w:rsidRPr="00080A22" w:rsidRDefault="00B66BA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B66BAB" w:rsidRDefault="00B66BA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B66BAB" w:rsidRDefault="00B66BAB" w:rsidP="00E80032">
      <w:pPr>
        <w:pStyle w:val="Code"/>
      </w:pPr>
      <w:r>
        <w:t>#define BOOL int</w:t>
      </w:r>
    </w:p>
    <w:p w14:paraId="5A8A6026" w14:textId="77777777" w:rsidR="00B66BAB" w:rsidRDefault="00B66BAB" w:rsidP="00E80032">
      <w:pPr>
        <w:pStyle w:val="Code"/>
      </w:pPr>
      <w:r>
        <w:t>#define TRUE 1</w:t>
      </w:r>
    </w:p>
    <w:p w14:paraId="09976B6C" w14:textId="77777777" w:rsidR="00B66BAB" w:rsidRPr="00BF232B" w:rsidRDefault="00B66BAB" w:rsidP="00E80032">
      <w:pPr>
        <w:pStyle w:val="Code"/>
      </w:pPr>
      <w:r>
        <w:t>#define FALSE 0</w:t>
      </w:r>
    </w:p>
  </w:footnote>
  <w:footnote w:id="5">
    <w:p w14:paraId="1100CB01" w14:textId="77777777" w:rsidR="00B66BAB" w:rsidRDefault="00B66BA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66BAB" w:rsidRDefault="00B66BAB" w:rsidP="00E80032">
      <w:r>
        <w:rPr>
          <w:rStyle w:val="Fotnotsreferens"/>
        </w:rPr>
        <w:footnoteRef/>
      </w:r>
      <w:r>
        <w:t xml:space="preserve"> Depending of the compiler and its warning level settings.</w:t>
      </w:r>
    </w:p>
  </w:footnote>
  <w:footnote w:id="7">
    <w:p w14:paraId="3D554D37" w14:textId="77777777" w:rsidR="00B66BAB" w:rsidRPr="004679D4" w:rsidRDefault="00B66BA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66BAB" w:rsidRPr="00C03AB7" w:rsidRDefault="00B66BA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66BAB" w:rsidRPr="000C5114" w:rsidRDefault="00B66BA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66BAB" w:rsidRPr="002343ED" w:rsidRDefault="00B66BA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66BAB" w:rsidRDefault="00B66BAB" w:rsidP="00E80032">
      <w:r>
        <w:rPr>
          <w:rStyle w:val="Fotnotsreferens"/>
        </w:rPr>
        <w:footnoteRef/>
      </w:r>
      <w:r>
        <w:t xml:space="preserve"> However, we have no knowledge about the actual address; it may be 10,000 or anything else.</w:t>
      </w:r>
    </w:p>
  </w:footnote>
  <w:footnote w:id="12">
    <w:p w14:paraId="575EFDCD" w14:textId="77777777" w:rsidR="00B66BAB" w:rsidRPr="009B0162" w:rsidRDefault="00B66BAB"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66BAB" w:rsidRDefault="00B66BA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66BAB" w:rsidRDefault="00B66BA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66BAB" w:rsidRPr="00E554CC" w:rsidRDefault="00B66BA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66BAB" w:rsidRPr="00391B01" w:rsidRDefault="00B66BA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66BAB" w:rsidRDefault="00B66BA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66BAB" w:rsidRDefault="00B66BA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66BAB" w:rsidRDefault="00B66BAB" w:rsidP="00E80032">
      <w:r>
        <w:rPr>
          <w:rStyle w:val="Fotnotsreferens"/>
        </w:rPr>
        <w:footnoteRef/>
      </w:r>
      <w:r>
        <w:t xml:space="preserve"> There is no rational explanation, just accept it.</w:t>
      </w:r>
    </w:p>
  </w:footnote>
  <w:footnote w:id="20">
    <w:p w14:paraId="0B9FD0C4" w14:textId="77777777" w:rsidR="00B66BAB" w:rsidRDefault="00B66BA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66BAB" w:rsidRPr="00EF01A1" w:rsidRDefault="00B66BA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66BAB" w:rsidRPr="008655EC" w:rsidRDefault="00B66BA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6A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D67"/>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36F"/>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481</Pages>
  <Words>148470</Words>
  <Characters>786893</Characters>
  <Application>Microsoft Office Word</Application>
  <DocSecurity>0</DocSecurity>
  <Lines>6557</Lines>
  <Paragraphs>1866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417</cp:revision>
  <cp:lastPrinted>2017-05-07T13:41:00Z</cp:lastPrinted>
  <dcterms:created xsi:type="dcterms:W3CDTF">2020-12-01T10:01:00Z</dcterms:created>
  <dcterms:modified xsi:type="dcterms:W3CDTF">2020-12-12T18:25:00Z</dcterms:modified>
</cp:coreProperties>
</file>