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0781CE5C" w14:textId="48B28175" w:rsidR="00461860" w:rsidRDefault="00CB5140">
          <w:pPr>
            <w:pStyle w:val="Innehll1"/>
            <w:rPr>
              <w:rFonts w:asciiTheme="minorHAnsi" w:eastAsiaTheme="minorEastAsia" w:hAnsiTheme="minorHAnsi"/>
              <w:noProof/>
              <w:color w:val="auto"/>
              <w:lang w:val="sv-SE" w:eastAsia="sv-SE"/>
            </w:rPr>
          </w:pPr>
          <w:r w:rsidRPr="00903DBA">
            <w:fldChar w:fldCharType="begin"/>
          </w:r>
          <w:r w:rsidRPr="00903DBA">
            <w:instrText xml:space="preserve"> TOC \o "1-3" \h \z \u </w:instrText>
          </w:r>
          <w:r w:rsidRPr="00903DBA">
            <w:fldChar w:fldCharType="separate"/>
          </w:r>
          <w:hyperlink w:anchor="_Toc59126052" w:history="1">
            <w:r w:rsidR="00461860" w:rsidRPr="00CB763D">
              <w:rPr>
                <w:rStyle w:val="Hyperlnk"/>
                <w:noProof/>
              </w:rPr>
              <w:t>1.</w:t>
            </w:r>
            <w:r w:rsidR="00461860">
              <w:rPr>
                <w:rFonts w:asciiTheme="minorHAnsi" w:eastAsiaTheme="minorEastAsia" w:hAnsiTheme="minorHAnsi"/>
                <w:noProof/>
                <w:color w:val="auto"/>
                <w:lang w:val="sv-SE" w:eastAsia="sv-SE"/>
              </w:rPr>
              <w:tab/>
            </w:r>
            <w:r w:rsidR="00461860" w:rsidRPr="00CB763D">
              <w:rPr>
                <w:rStyle w:val="Hyperlnk"/>
                <w:noProof/>
              </w:rPr>
              <w:t>Introduction</w:t>
            </w:r>
            <w:r w:rsidR="00461860">
              <w:rPr>
                <w:noProof/>
                <w:webHidden/>
              </w:rPr>
              <w:tab/>
            </w:r>
            <w:r w:rsidR="00461860">
              <w:rPr>
                <w:noProof/>
                <w:webHidden/>
              </w:rPr>
              <w:fldChar w:fldCharType="begin"/>
            </w:r>
            <w:r w:rsidR="00461860">
              <w:rPr>
                <w:noProof/>
                <w:webHidden/>
              </w:rPr>
              <w:instrText xml:space="preserve"> PAGEREF _Toc59126052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19D654C6" w14:textId="1C7BA40B"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53"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Overview</w:t>
            </w:r>
            <w:r w:rsidR="00461860">
              <w:rPr>
                <w:noProof/>
                <w:webHidden/>
              </w:rPr>
              <w:tab/>
            </w:r>
            <w:r w:rsidR="00461860">
              <w:rPr>
                <w:noProof/>
                <w:webHidden/>
              </w:rPr>
              <w:fldChar w:fldCharType="begin"/>
            </w:r>
            <w:r w:rsidR="00461860">
              <w:rPr>
                <w:noProof/>
                <w:webHidden/>
              </w:rPr>
              <w:instrText xml:space="preserve"> PAGEREF _Toc59126053 \h </w:instrText>
            </w:r>
            <w:r w:rsidR="00461860">
              <w:rPr>
                <w:noProof/>
                <w:webHidden/>
              </w:rPr>
            </w:r>
            <w:r w:rsidR="00461860">
              <w:rPr>
                <w:noProof/>
                <w:webHidden/>
              </w:rPr>
              <w:fldChar w:fldCharType="separate"/>
            </w:r>
            <w:r w:rsidR="00461860">
              <w:rPr>
                <w:noProof/>
                <w:webHidden/>
              </w:rPr>
              <w:t>12</w:t>
            </w:r>
            <w:r w:rsidR="00461860">
              <w:rPr>
                <w:noProof/>
                <w:webHidden/>
              </w:rPr>
              <w:fldChar w:fldCharType="end"/>
            </w:r>
          </w:hyperlink>
        </w:p>
        <w:p w14:paraId="4E7EEFFE" w14:textId="7D141528"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54"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The Compiler Phases</w:t>
            </w:r>
            <w:r w:rsidR="00461860">
              <w:rPr>
                <w:noProof/>
                <w:webHidden/>
              </w:rPr>
              <w:tab/>
            </w:r>
            <w:r w:rsidR="00461860">
              <w:rPr>
                <w:noProof/>
                <w:webHidden/>
              </w:rPr>
              <w:fldChar w:fldCharType="begin"/>
            </w:r>
            <w:r w:rsidR="00461860">
              <w:rPr>
                <w:noProof/>
                <w:webHidden/>
              </w:rPr>
              <w:instrText xml:space="preserve"> PAGEREF _Toc59126054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6C9C8B9" w14:textId="5422B02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5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_Toc59126055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36265F2A" w14:textId="4D8BF5C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5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_Toc59126056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91D8EC5" w14:textId="710F8CD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5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Parsing and Middle Code Generation</w:t>
            </w:r>
            <w:r w:rsidR="00461860">
              <w:rPr>
                <w:noProof/>
                <w:webHidden/>
              </w:rPr>
              <w:tab/>
            </w:r>
            <w:r w:rsidR="00461860">
              <w:rPr>
                <w:noProof/>
                <w:webHidden/>
              </w:rPr>
              <w:fldChar w:fldCharType="begin"/>
            </w:r>
            <w:r w:rsidR="00461860">
              <w:rPr>
                <w:noProof/>
                <w:webHidden/>
              </w:rPr>
              <w:instrText xml:space="preserve"> PAGEREF _Toc59126057 \h </w:instrText>
            </w:r>
            <w:r w:rsidR="00461860">
              <w:rPr>
                <w:noProof/>
                <w:webHidden/>
              </w:rPr>
            </w:r>
            <w:r w:rsidR="00461860">
              <w:rPr>
                <w:noProof/>
                <w:webHidden/>
              </w:rPr>
              <w:fldChar w:fldCharType="separate"/>
            </w:r>
            <w:r w:rsidR="00461860">
              <w:rPr>
                <w:noProof/>
                <w:webHidden/>
              </w:rPr>
              <w:t>13</w:t>
            </w:r>
            <w:r w:rsidR="00461860">
              <w:rPr>
                <w:noProof/>
                <w:webHidden/>
              </w:rPr>
              <w:fldChar w:fldCharType="end"/>
            </w:r>
          </w:hyperlink>
        </w:p>
        <w:p w14:paraId="7DFB0476" w14:textId="5C8CC10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58"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_Toc59126058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21E72E76" w14:textId="234D947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59"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_Toc59126059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CEE27A1" w14:textId="14C776C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0"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Static Address</w:t>
            </w:r>
            <w:r w:rsidR="00461860">
              <w:rPr>
                <w:noProof/>
                <w:webHidden/>
              </w:rPr>
              <w:tab/>
            </w:r>
            <w:r w:rsidR="00461860">
              <w:rPr>
                <w:noProof/>
                <w:webHidden/>
              </w:rPr>
              <w:fldChar w:fldCharType="begin"/>
            </w:r>
            <w:r w:rsidR="00461860">
              <w:rPr>
                <w:noProof/>
                <w:webHidden/>
              </w:rPr>
              <w:instrText xml:space="preserve"> PAGEREF _Toc59126060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17731F43" w14:textId="71A3E51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1" w:history="1">
            <w:r w:rsidR="00461860" w:rsidRPr="00CB763D">
              <w:rPr>
                <w:rStyle w:val="Hyperlnk"/>
                <w:noProof/>
              </w:rPr>
              <w:t>1.2.7.</w:t>
            </w:r>
            <w:r w:rsidR="00461860">
              <w:rPr>
                <w:rFonts w:asciiTheme="minorHAnsi" w:eastAsiaTheme="minorEastAsia" w:hAnsiTheme="minorHAnsi"/>
                <w:noProof/>
                <w:color w:val="auto"/>
                <w:lang w:val="sv-SE" w:eastAsia="sv-SE"/>
              </w:rPr>
              <w:tab/>
            </w:r>
            <w:r w:rsidR="00461860" w:rsidRPr="00CB763D">
              <w:rPr>
                <w:rStyle w:val="Hyperlnk"/>
                <w:noProof/>
              </w:rPr>
              <w:t>Declarators and Declaration Specifiers</w:t>
            </w:r>
            <w:r w:rsidR="00461860">
              <w:rPr>
                <w:noProof/>
                <w:webHidden/>
              </w:rPr>
              <w:tab/>
            </w:r>
            <w:r w:rsidR="00461860">
              <w:rPr>
                <w:noProof/>
                <w:webHidden/>
              </w:rPr>
              <w:fldChar w:fldCharType="begin"/>
            </w:r>
            <w:r w:rsidR="00461860">
              <w:rPr>
                <w:noProof/>
                <w:webHidden/>
              </w:rPr>
              <w:instrText xml:space="preserve"> PAGEREF _Toc59126061 \h </w:instrText>
            </w:r>
            <w:r w:rsidR="00461860">
              <w:rPr>
                <w:noProof/>
                <w:webHidden/>
              </w:rPr>
            </w:r>
            <w:r w:rsidR="00461860">
              <w:rPr>
                <w:noProof/>
                <w:webHidden/>
              </w:rPr>
              <w:fldChar w:fldCharType="separate"/>
            </w:r>
            <w:r w:rsidR="00461860">
              <w:rPr>
                <w:noProof/>
                <w:webHidden/>
              </w:rPr>
              <w:t>14</w:t>
            </w:r>
            <w:r w:rsidR="00461860">
              <w:rPr>
                <w:noProof/>
                <w:webHidden/>
              </w:rPr>
              <w:fldChar w:fldCharType="end"/>
            </w:r>
          </w:hyperlink>
        </w:p>
        <w:p w14:paraId="368303AA" w14:textId="33241F6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2" w:history="1">
            <w:r w:rsidR="00461860" w:rsidRPr="00CB763D">
              <w:rPr>
                <w:rStyle w:val="Hyperlnk"/>
                <w:noProof/>
              </w:rPr>
              <w:t>1.2.8.</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_Toc59126062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5B305EAF" w14:textId="46D3C36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3" w:history="1">
            <w:r w:rsidR="00461860" w:rsidRPr="00CB763D">
              <w:rPr>
                <w:rStyle w:val="Hyperlnk"/>
                <w:noProof/>
              </w:rPr>
              <w:t>1.2.9.</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_Toc59126063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9AD35D1" w14:textId="335A1D2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4" w:history="1">
            <w:r w:rsidR="00461860" w:rsidRPr="00CB763D">
              <w:rPr>
                <w:rStyle w:val="Hyperlnk"/>
                <w:noProof/>
              </w:rPr>
              <w:t>1.2.10.</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_Toc59126064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34F66F63" w14:textId="1B65F06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5"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_Toc59126065 \h </w:instrText>
            </w:r>
            <w:r w:rsidR="00461860">
              <w:rPr>
                <w:noProof/>
                <w:webHidden/>
              </w:rPr>
            </w:r>
            <w:r w:rsidR="00461860">
              <w:rPr>
                <w:noProof/>
                <w:webHidden/>
              </w:rPr>
              <w:fldChar w:fldCharType="separate"/>
            </w:r>
            <w:r w:rsidR="00461860">
              <w:rPr>
                <w:noProof/>
                <w:webHidden/>
              </w:rPr>
              <w:t>15</w:t>
            </w:r>
            <w:r w:rsidR="00461860">
              <w:rPr>
                <w:noProof/>
                <w:webHidden/>
              </w:rPr>
              <w:fldChar w:fldCharType="end"/>
            </w:r>
          </w:hyperlink>
        </w:p>
        <w:p w14:paraId="6D1C0859" w14:textId="22E8012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6"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The Object Code Generator and Linker</w:t>
            </w:r>
            <w:r w:rsidR="00461860">
              <w:rPr>
                <w:noProof/>
                <w:webHidden/>
              </w:rPr>
              <w:tab/>
            </w:r>
            <w:r w:rsidR="00461860">
              <w:rPr>
                <w:noProof/>
                <w:webHidden/>
              </w:rPr>
              <w:fldChar w:fldCharType="begin"/>
            </w:r>
            <w:r w:rsidR="00461860">
              <w:rPr>
                <w:noProof/>
                <w:webHidden/>
              </w:rPr>
              <w:instrText xml:space="preserve"> PAGEREF _Toc59126066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677920F0" w14:textId="06BF064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7"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_Toc59126067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2CF17287" w14:textId="57EC3E7B"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68"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The Main Class</w:t>
            </w:r>
            <w:r w:rsidR="00461860">
              <w:rPr>
                <w:noProof/>
                <w:webHidden/>
              </w:rPr>
              <w:tab/>
            </w:r>
            <w:r w:rsidR="00461860">
              <w:rPr>
                <w:noProof/>
                <w:webHidden/>
              </w:rPr>
              <w:fldChar w:fldCharType="begin"/>
            </w:r>
            <w:r w:rsidR="00461860">
              <w:rPr>
                <w:noProof/>
                <w:webHidden/>
              </w:rPr>
              <w:instrText xml:space="preserve"> PAGEREF _Toc59126068 \h </w:instrText>
            </w:r>
            <w:r w:rsidR="00461860">
              <w:rPr>
                <w:noProof/>
                <w:webHidden/>
              </w:rPr>
            </w:r>
            <w:r w:rsidR="00461860">
              <w:rPr>
                <w:noProof/>
                <w:webHidden/>
              </w:rPr>
              <w:fldChar w:fldCharType="separate"/>
            </w:r>
            <w:r w:rsidR="00461860">
              <w:rPr>
                <w:noProof/>
                <w:webHidden/>
              </w:rPr>
              <w:t>16</w:t>
            </w:r>
            <w:r w:rsidR="00461860">
              <w:rPr>
                <w:noProof/>
                <w:webHidden/>
              </w:rPr>
              <w:fldChar w:fldCharType="end"/>
            </w:r>
          </w:hyperlink>
        </w:p>
        <w:p w14:paraId="45C368A1" w14:textId="0F170A2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69"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Generating the Assembly File</w:t>
            </w:r>
            <w:r w:rsidR="00461860">
              <w:rPr>
                <w:noProof/>
                <w:webHidden/>
              </w:rPr>
              <w:tab/>
            </w:r>
            <w:r w:rsidR="00461860">
              <w:rPr>
                <w:noProof/>
                <w:webHidden/>
              </w:rPr>
              <w:fldChar w:fldCharType="begin"/>
            </w:r>
            <w:r w:rsidR="00461860">
              <w:rPr>
                <w:noProof/>
                <w:webHidden/>
              </w:rPr>
              <w:instrText xml:space="preserve"> PAGEREF _Toc59126069 \h </w:instrText>
            </w:r>
            <w:r w:rsidR="00461860">
              <w:rPr>
                <w:noProof/>
                <w:webHidden/>
              </w:rPr>
            </w:r>
            <w:r w:rsidR="00461860">
              <w:rPr>
                <w:noProof/>
                <w:webHidden/>
              </w:rPr>
              <w:fldChar w:fldCharType="separate"/>
            </w:r>
            <w:r w:rsidR="00461860">
              <w:rPr>
                <w:noProof/>
                <w:webHidden/>
              </w:rPr>
              <w:t>17</w:t>
            </w:r>
            <w:r w:rsidR="00461860">
              <w:rPr>
                <w:noProof/>
                <w:webHidden/>
              </w:rPr>
              <w:fldChar w:fldCharType="end"/>
            </w:r>
          </w:hyperlink>
        </w:p>
        <w:p w14:paraId="7491BC2E" w14:textId="4CA7CCA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70" w:history="1">
            <w:r w:rsidR="00461860" w:rsidRPr="00CB763D">
              <w:rPr>
                <w:rStyle w:val="Hyperlnk"/>
                <w:noProof/>
                <w:highlight w:val="white"/>
              </w:rPr>
              <w:t>1.3.1.</w:t>
            </w:r>
            <w:r w:rsidR="00461860">
              <w:rPr>
                <w:rFonts w:asciiTheme="minorHAnsi" w:eastAsiaTheme="minorEastAsia" w:hAnsiTheme="minorHAnsi"/>
                <w:noProof/>
                <w:color w:val="auto"/>
                <w:lang w:val="sv-SE" w:eastAsia="sv-SE"/>
              </w:rPr>
              <w:tab/>
            </w:r>
            <w:r w:rsidR="00461860" w:rsidRPr="00CB763D">
              <w:rPr>
                <w:rStyle w:val="Hyperlnk"/>
                <w:noProof/>
                <w:highlight w:val="white"/>
              </w:rPr>
              <w:t>Generate the Make File</w:t>
            </w:r>
            <w:r w:rsidR="00461860">
              <w:rPr>
                <w:noProof/>
                <w:webHidden/>
              </w:rPr>
              <w:tab/>
            </w:r>
            <w:r w:rsidR="00461860">
              <w:rPr>
                <w:noProof/>
                <w:webHidden/>
              </w:rPr>
              <w:fldChar w:fldCharType="begin"/>
            </w:r>
            <w:r w:rsidR="00461860">
              <w:rPr>
                <w:noProof/>
                <w:webHidden/>
              </w:rPr>
              <w:instrText xml:space="preserve"> PAGEREF _Toc59126070 \h </w:instrText>
            </w:r>
            <w:r w:rsidR="00461860">
              <w:rPr>
                <w:noProof/>
                <w:webHidden/>
              </w:rPr>
            </w:r>
            <w:r w:rsidR="00461860">
              <w:rPr>
                <w:noProof/>
                <w:webHidden/>
              </w:rPr>
              <w:fldChar w:fldCharType="separate"/>
            </w:r>
            <w:r w:rsidR="00461860">
              <w:rPr>
                <w:noProof/>
                <w:webHidden/>
              </w:rPr>
              <w:t>20</w:t>
            </w:r>
            <w:r w:rsidR="00461860">
              <w:rPr>
                <w:noProof/>
                <w:webHidden/>
              </w:rPr>
              <w:fldChar w:fldCharType="end"/>
            </w:r>
          </w:hyperlink>
        </w:p>
        <w:p w14:paraId="15ED2CCC" w14:textId="1DD88DD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71" w:history="1">
            <w:r w:rsidR="00461860" w:rsidRPr="00CB763D">
              <w:rPr>
                <w:rStyle w:val="Hyperlnk"/>
                <w:noProof/>
                <w:highlight w:val="white"/>
              </w:rPr>
              <w:t>1.3.2.</w:t>
            </w:r>
            <w:r w:rsidR="00461860">
              <w:rPr>
                <w:rFonts w:asciiTheme="minorHAnsi" w:eastAsiaTheme="minorEastAsia" w:hAnsiTheme="minorHAnsi"/>
                <w:noProof/>
                <w:color w:val="auto"/>
                <w:lang w:val="sv-SE" w:eastAsia="sv-SE"/>
              </w:rPr>
              <w:tab/>
            </w:r>
            <w:r w:rsidR="00461860" w:rsidRPr="00CB763D">
              <w:rPr>
                <w:rStyle w:val="Hyperlnk"/>
                <w:noProof/>
                <w:highlight w:val="white"/>
              </w:rPr>
              <w:t>Is the Object File Fresh?</w:t>
            </w:r>
            <w:r w:rsidR="00461860">
              <w:rPr>
                <w:noProof/>
                <w:webHidden/>
              </w:rPr>
              <w:tab/>
            </w:r>
            <w:r w:rsidR="00461860">
              <w:rPr>
                <w:noProof/>
                <w:webHidden/>
              </w:rPr>
              <w:fldChar w:fldCharType="begin"/>
            </w:r>
            <w:r w:rsidR="00461860">
              <w:rPr>
                <w:noProof/>
                <w:webHidden/>
              </w:rPr>
              <w:instrText xml:space="preserve"> PAGEREF _Toc59126071 \h </w:instrText>
            </w:r>
            <w:r w:rsidR="00461860">
              <w:rPr>
                <w:noProof/>
                <w:webHidden/>
              </w:rPr>
            </w:r>
            <w:r w:rsidR="00461860">
              <w:rPr>
                <w:noProof/>
                <w:webHidden/>
              </w:rPr>
              <w:fldChar w:fldCharType="separate"/>
            </w:r>
            <w:r w:rsidR="00461860">
              <w:rPr>
                <w:noProof/>
                <w:webHidden/>
              </w:rPr>
              <w:t>22</w:t>
            </w:r>
            <w:r w:rsidR="00461860">
              <w:rPr>
                <w:noProof/>
                <w:webHidden/>
              </w:rPr>
              <w:fldChar w:fldCharType="end"/>
            </w:r>
          </w:hyperlink>
        </w:p>
        <w:p w14:paraId="46DC39CB" w14:textId="754102C2" w:rsidR="00461860" w:rsidRDefault="00CF334C">
          <w:pPr>
            <w:pStyle w:val="Innehll1"/>
            <w:rPr>
              <w:rFonts w:asciiTheme="minorHAnsi" w:eastAsiaTheme="minorEastAsia" w:hAnsiTheme="minorHAnsi"/>
              <w:noProof/>
              <w:color w:val="auto"/>
              <w:lang w:val="sv-SE" w:eastAsia="sv-SE"/>
            </w:rPr>
          </w:pPr>
          <w:hyperlink w:anchor="_Toc59126072" w:history="1">
            <w:r w:rsidR="00461860" w:rsidRPr="00CB763D">
              <w:rPr>
                <w:rStyle w:val="Hyperlnk"/>
                <w:noProof/>
              </w:rPr>
              <w:t>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_Toc59126072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09A1F69E" w14:textId="111E5664"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73" w:history="1">
            <w:r w:rsidR="00461860" w:rsidRPr="00CB763D">
              <w:rPr>
                <w:rStyle w:val="Hyperlnk"/>
                <w:noProof/>
              </w:rPr>
              <w:t>2.1.</w:t>
            </w:r>
            <w:r w:rsidR="00461860">
              <w:rPr>
                <w:rFonts w:asciiTheme="minorHAnsi" w:eastAsiaTheme="minorEastAsia" w:hAnsiTheme="minorHAnsi"/>
                <w:noProof/>
                <w:color w:val="auto"/>
                <w:lang w:val="sv-SE" w:eastAsia="sv-SE"/>
              </w:rPr>
              <w:tab/>
            </w:r>
            <w:r w:rsidR="00461860" w:rsidRPr="00CB763D">
              <w:rPr>
                <w:rStyle w:val="Hyperlnk"/>
                <w:noProof/>
              </w:rPr>
              <w:t>Slash Sequences</w:t>
            </w:r>
            <w:r w:rsidR="00461860">
              <w:rPr>
                <w:noProof/>
                <w:webHidden/>
              </w:rPr>
              <w:tab/>
            </w:r>
            <w:r w:rsidR="00461860">
              <w:rPr>
                <w:noProof/>
                <w:webHidden/>
              </w:rPr>
              <w:fldChar w:fldCharType="begin"/>
            </w:r>
            <w:r w:rsidR="00461860">
              <w:rPr>
                <w:noProof/>
                <w:webHidden/>
              </w:rPr>
              <w:instrText xml:space="preserve"> PAGEREF _Toc59126073 \h </w:instrText>
            </w:r>
            <w:r w:rsidR="00461860">
              <w:rPr>
                <w:noProof/>
                <w:webHidden/>
              </w:rPr>
            </w:r>
            <w:r w:rsidR="00461860">
              <w:rPr>
                <w:noProof/>
                <w:webHidden/>
              </w:rPr>
              <w:fldChar w:fldCharType="separate"/>
            </w:r>
            <w:r w:rsidR="00461860">
              <w:rPr>
                <w:noProof/>
                <w:webHidden/>
              </w:rPr>
              <w:t>25</w:t>
            </w:r>
            <w:r w:rsidR="00461860">
              <w:rPr>
                <w:noProof/>
                <w:webHidden/>
              </w:rPr>
              <w:fldChar w:fldCharType="end"/>
            </w:r>
          </w:hyperlink>
        </w:p>
        <w:p w14:paraId="257EC505" w14:textId="681315E1"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74" w:history="1">
            <w:r w:rsidR="00461860" w:rsidRPr="00CB763D">
              <w:rPr>
                <w:rStyle w:val="Hyperlnk"/>
                <w:noProof/>
              </w:rPr>
              <w:t>2.2.</w:t>
            </w:r>
            <w:r w:rsidR="00461860">
              <w:rPr>
                <w:rFonts w:asciiTheme="minorHAnsi" w:eastAsiaTheme="minorEastAsia" w:hAnsiTheme="minorHAnsi"/>
                <w:noProof/>
                <w:color w:val="auto"/>
                <w:lang w:val="sv-SE" w:eastAsia="sv-SE"/>
              </w:rPr>
              <w:tab/>
            </w:r>
            <w:r w:rsidR="00461860" w:rsidRPr="00CB763D">
              <w:rPr>
                <w:rStyle w:val="Hyperlnk"/>
                <w:noProof/>
              </w:rPr>
              <w:t>The typedef-name Problem</w:t>
            </w:r>
            <w:r w:rsidR="00461860">
              <w:rPr>
                <w:noProof/>
                <w:webHidden/>
              </w:rPr>
              <w:tab/>
            </w:r>
            <w:r w:rsidR="00461860">
              <w:rPr>
                <w:noProof/>
                <w:webHidden/>
              </w:rPr>
              <w:fldChar w:fldCharType="begin"/>
            </w:r>
            <w:r w:rsidR="00461860">
              <w:rPr>
                <w:noProof/>
                <w:webHidden/>
              </w:rPr>
              <w:instrText xml:space="preserve"> PAGEREF _Toc59126074 \h </w:instrText>
            </w:r>
            <w:r w:rsidR="00461860">
              <w:rPr>
                <w:noProof/>
                <w:webHidden/>
              </w:rPr>
            </w:r>
            <w:r w:rsidR="00461860">
              <w:rPr>
                <w:noProof/>
                <w:webHidden/>
              </w:rPr>
              <w:fldChar w:fldCharType="separate"/>
            </w:r>
            <w:r w:rsidR="00461860">
              <w:rPr>
                <w:noProof/>
                <w:webHidden/>
              </w:rPr>
              <w:t>27</w:t>
            </w:r>
            <w:r w:rsidR="00461860">
              <w:rPr>
                <w:noProof/>
                <w:webHidden/>
              </w:rPr>
              <w:fldChar w:fldCharType="end"/>
            </w:r>
          </w:hyperlink>
        </w:p>
        <w:p w14:paraId="0B591E72" w14:textId="0CC483D2"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75" w:history="1">
            <w:r w:rsidR="00461860" w:rsidRPr="00CB763D">
              <w:rPr>
                <w:rStyle w:val="Hyperlnk"/>
                <w:noProof/>
              </w:rPr>
              <w:t>2.3.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_Toc59126075 \h </w:instrText>
            </w:r>
            <w:r w:rsidR="00461860">
              <w:rPr>
                <w:noProof/>
                <w:webHidden/>
              </w:rPr>
            </w:r>
            <w:r w:rsidR="00461860">
              <w:rPr>
                <w:noProof/>
                <w:webHidden/>
              </w:rPr>
              <w:fldChar w:fldCharType="separate"/>
            </w:r>
            <w:r w:rsidR="00461860">
              <w:rPr>
                <w:noProof/>
                <w:webHidden/>
              </w:rPr>
              <w:t>28</w:t>
            </w:r>
            <w:r w:rsidR="00461860">
              <w:rPr>
                <w:noProof/>
                <w:webHidden/>
              </w:rPr>
              <w:fldChar w:fldCharType="end"/>
            </w:r>
          </w:hyperlink>
        </w:p>
        <w:p w14:paraId="74F1B5C8" w14:textId="1B2628F9" w:rsidR="00461860" w:rsidRDefault="00CF334C">
          <w:pPr>
            <w:pStyle w:val="Innehll1"/>
            <w:rPr>
              <w:rFonts w:asciiTheme="minorHAnsi" w:eastAsiaTheme="minorEastAsia" w:hAnsiTheme="minorHAnsi"/>
              <w:noProof/>
              <w:color w:val="auto"/>
              <w:lang w:val="sv-SE" w:eastAsia="sv-SE"/>
            </w:rPr>
          </w:pPr>
          <w:hyperlink w:anchor="_Toc59126076" w:history="1">
            <w:r w:rsidR="00461860" w:rsidRPr="00CB763D">
              <w:rPr>
                <w:rStyle w:val="Hyperlnk"/>
                <w:noProof/>
              </w:rPr>
              <w:t>3.</w:t>
            </w:r>
            <w:r w:rsidR="00461860">
              <w:rPr>
                <w:rFonts w:asciiTheme="minorHAnsi" w:eastAsiaTheme="minorEastAsia" w:hAnsiTheme="minorHAnsi"/>
                <w:noProof/>
                <w:color w:val="auto"/>
                <w:lang w:val="sv-SE" w:eastAsia="sv-SE"/>
              </w:rPr>
              <w:tab/>
            </w:r>
            <w:r w:rsidR="00461860" w:rsidRPr="00CB763D">
              <w:rPr>
                <w:rStyle w:val="Hyperlnk"/>
                <w:noProof/>
              </w:rPr>
              <w:t>Parsing</w:t>
            </w:r>
            <w:r w:rsidR="00461860">
              <w:rPr>
                <w:noProof/>
                <w:webHidden/>
              </w:rPr>
              <w:tab/>
            </w:r>
            <w:r w:rsidR="00461860">
              <w:rPr>
                <w:noProof/>
                <w:webHidden/>
              </w:rPr>
              <w:fldChar w:fldCharType="begin"/>
            </w:r>
            <w:r w:rsidR="00461860">
              <w:rPr>
                <w:noProof/>
                <w:webHidden/>
              </w:rPr>
              <w:instrText xml:space="preserve"> PAGEREF _Toc59126076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77D7A699" w14:textId="0E724D5E"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77" w:history="1">
            <w:r w:rsidR="00461860" w:rsidRPr="00CB763D">
              <w:rPr>
                <w:rStyle w:val="Hyperlnk"/>
                <w:noProof/>
              </w:rPr>
              <w:t>3.1.</w:t>
            </w:r>
            <w:r w:rsidR="00461860">
              <w:rPr>
                <w:rFonts w:asciiTheme="minorHAnsi" w:eastAsiaTheme="minorEastAsia" w:hAnsiTheme="minorHAnsi"/>
                <w:noProof/>
                <w:color w:val="auto"/>
                <w:lang w:val="sv-SE" w:eastAsia="sv-SE"/>
              </w:rPr>
              <w:tab/>
            </w:r>
            <w:r w:rsidR="00461860" w:rsidRPr="00CB763D">
              <w:rPr>
                <w:rStyle w:val="Hyperlnk"/>
                <w:noProof/>
              </w:rPr>
              <w:t>The MiddleOperator Enumeration</w:t>
            </w:r>
            <w:r w:rsidR="00461860">
              <w:rPr>
                <w:noProof/>
                <w:webHidden/>
              </w:rPr>
              <w:tab/>
            </w:r>
            <w:r w:rsidR="00461860">
              <w:rPr>
                <w:noProof/>
                <w:webHidden/>
              </w:rPr>
              <w:fldChar w:fldCharType="begin"/>
            </w:r>
            <w:r w:rsidR="00461860">
              <w:rPr>
                <w:noProof/>
                <w:webHidden/>
              </w:rPr>
              <w:instrText xml:space="preserve"> PAGEREF _Toc59126077 \h </w:instrText>
            </w:r>
            <w:r w:rsidR="00461860">
              <w:rPr>
                <w:noProof/>
                <w:webHidden/>
              </w:rPr>
            </w:r>
            <w:r w:rsidR="00461860">
              <w:rPr>
                <w:noProof/>
                <w:webHidden/>
              </w:rPr>
              <w:fldChar w:fldCharType="separate"/>
            </w:r>
            <w:r w:rsidR="00461860">
              <w:rPr>
                <w:noProof/>
                <w:webHidden/>
              </w:rPr>
              <w:t>36</w:t>
            </w:r>
            <w:r w:rsidR="00461860">
              <w:rPr>
                <w:noProof/>
                <w:webHidden/>
              </w:rPr>
              <w:fldChar w:fldCharType="end"/>
            </w:r>
          </w:hyperlink>
        </w:p>
        <w:p w14:paraId="271F3FFB" w14:textId="50E22D60"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78" w:history="1">
            <w:r w:rsidR="00461860" w:rsidRPr="00CB763D">
              <w:rPr>
                <w:rStyle w:val="Hyperlnk"/>
                <w:noProof/>
              </w:rPr>
              <w:t>3.2.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_Toc59126078 \h </w:instrText>
            </w:r>
            <w:r w:rsidR="00461860">
              <w:rPr>
                <w:noProof/>
                <w:webHidden/>
              </w:rPr>
            </w:r>
            <w:r w:rsidR="00461860">
              <w:rPr>
                <w:noProof/>
                <w:webHidden/>
              </w:rPr>
              <w:fldChar w:fldCharType="separate"/>
            </w:r>
            <w:r w:rsidR="00461860">
              <w:rPr>
                <w:noProof/>
                <w:webHidden/>
              </w:rPr>
              <w:t>39</w:t>
            </w:r>
            <w:r w:rsidR="00461860">
              <w:rPr>
                <w:noProof/>
                <w:webHidden/>
              </w:rPr>
              <w:fldChar w:fldCharType="end"/>
            </w:r>
          </w:hyperlink>
        </w:p>
        <w:p w14:paraId="74E65885" w14:textId="14C4E11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79" w:history="1">
            <w:r w:rsidR="00461860" w:rsidRPr="00CB763D">
              <w:rPr>
                <w:rStyle w:val="Hyperlnk"/>
                <w:noProof/>
              </w:rPr>
              <w:t>3.2.1.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_Toc59126079 \h </w:instrText>
            </w:r>
            <w:r w:rsidR="00461860">
              <w:rPr>
                <w:noProof/>
                <w:webHidden/>
              </w:rPr>
            </w:r>
            <w:r w:rsidR="00461860">
              <w:rPr>
                <w:noProof/>
                <w:webHidden/>
              </w:rPr>
              <w:fldChar w:fldCharType="separate"/>
            </w:r>
            <w:r w:rsidR="00461860">
              <w:rPr>
                <w:noProof/>
                <w:webHidden/>
              </w:rPr>
              <w:t>40</w:t>
            </w:r>
            <w:r w:rsidR="00461860">
              <w:rPr>
                <w:noProof/>
                <w:webHidden/>
              </w:rPr>
              <w:fldChar w:fldCharType="end"/>
            </w:r>
          </w:hyperlink>
        </w:p>
        <w:p w14:paraId="43DEEC70" w14:textId="583EA7D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0" w:history="1">
            <w:r w:rsidR="00461860" w:rsidRPr="00CB763D">
              <w:rPr>
                <w:rStyle w:val="Hyperlnk"/>
                <w:noProof/>
                <w:highlight w:val="white"/>
              </w:rPr>
              <w:t>3.2.2.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_Toc59126080 \h </w:instrText>
            </w:r>
            <w:r w:rsidR="00461860">
              <w:rPr>
                <w:noProof/>
                <w:webHidden/>
              </w:rPr>
            </w:r>
            <w:r w:rsidR="00461860">
              <w:rPr>
                <w:noProof/>
                <w:webHidden/>
              </w:rPr>
              <w:fldChar w:fldCharType="separate"/>
            </w:r>
            <w:r w:rsidR="00461860">
              <w:rPr>
                <w:noProof/>
                <w:webHidden/>
              </w:rPr>
              <w:t>41</w:t>
            </w:r>
            <w:r w:rsidR="00461860">
              <w:rPr>
                <w:noProof/>
                <w:webHidden/>
              </w:rPr>
              <w:fldChar w:fldCharType="end"/>
            </w:r>
          </w:hyperlink>
        </w:p>
        <w:p w14:paraId="5A2163EC" w14:textId="557F0D4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1" w:history="1">
            <w:r w:rsidR="00461860" w:rsidRPr="00CB763D">
              <w:rPr>
                <w:rStyle w:val="Hyperlnk"/>
                <w:noProof/>
                <w:highlight w:val="white"/>
              </w:rPr>
              <w:t>3.2.3.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_Toc59126081 \h </w:instrText>
            </w:r>
            <w:r w:rsidR="00461860">
              <w:rPr>
                <w:noProof/>
                <w:webHidden/>
              </w:rPr>
            </w:r>
            <w:r w:rsidR="00461860">
              <w:rPr>
                <w:noProof/>
                <w:webHidden/>
              </w:rPr>
              <w:fldChar w:fldCharType="separate"/>
            </w:r>
            <w:r w:rsidR="00461860">
              <w:rPr>
                <w:noProof/>
                <w:webHidden/>
              </w:rPr>
              <w:t>42</w:t>
            </w:r>
            <w:r w:rsidR="00461860">
              <w:rPr>
                <w:noProof/>
                <w:webHidden/>
              </w:rPr>
              <w:fldChar w:fldCharType="end"/>
            </w:r>
          </w:hyperlink>
        </w:p>
        <w:p w14:paraId="4E032967" w14:textId="614301B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2" w:history="1">
            <w:r w:rsidR="00461860" w:rsidRPr="00CB763D">
              <w:rPr>
                <w:rStyle w:val="Hyperlnk"/>
                <w:noProof/>
                <w:highlight w:val="white"/>
              </w:rPr>
              <w:t>3.2.4.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_Toc59126082 \h </w:instrText>
            </w:r>
            <w:r w:rsidR="00461860">
              <w:rPr>
                <w:noProof/>
                <w:webHidden/>
              </w:rPr>
            </w:r>
            <w:r w:rsidR="00461860">
              <w:rPr>
                <w:noProof/>
                <w:webHidden/>
              </w:rPr>
              <w:fldChar w:fldCharType="separate"/>
            </w:r>
            <w:r w:rsidR="00461860">
              <w:rPr>
                <w:noProof/>
                <w:webHidden/>
              </w:rPr>
              <w:t>43</w:t>
            </w:r>
            <w:r w:rsidR="00461860">
              <w:rPr>
                <w:noProof/>
                <w:webHidden/>
              </w:rPr>
              <w:fldChar w:fldCharType="end"/>
            </w:r>
          </w:hyperlink>
        </w:p>
        <w:p w14:paraId="6A5837FF" w14:textId="61A37B7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3" w:history="1">
            <w:r w:rsidR="00461860" w:rsidRPr="00CB763D">
              <w:rPr>
                <w:rStyle w:val="Hyperlnk"/>
                <w:noProof/>
                <w:highlight w:val="white"/>
              </w:rPr>
              <w:t>3.2.5.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Declarators</w:t>
            </w:r>
            <w:r w:rsidR="00461860">
              <w:rPr>
                <w:noProof/>
                <w:webHidden/>
              </w:rPr>
              <w:tab/>
            </w:r>
            <w:r w:rsidR="00461860">
              <w:rPr>
                <w:noProof/>
                <w:webHidden/>
              </w:rPr>
              <w:fldChar w:fldCharType="begin"/>
            </w:r>
            <w:r w:rsidR="00461860">
              <w:rPr>
                <w:noProof/>
                <w:webHidden/>
              </w:rPr>
              <w:instrText xml:space="preserve"> PAGEREF _Toc59126083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55691AD6" w14:textId="05016AF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4" w:history="1">
            <w:r w:rsidR="00461860" w:rsidRPr="00CB763D">
              <w:rPr>
                <w:rStyle w:val="Hyperlnk"/>
                <w:noProof/>
                <w:highlight w:val="white"/>
              </w:rPr>
              <w:t>3.2.6.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Declarators</w:t>
            </w:r>
            <w:r w:rsidR="00461860">
              <w:rPr>
                <w:noProof/>
                <w:webHidden/>
              </w:rPr>
              <w:tab/>
            </w:r>
            <w:r w:rsidR="00461860">
              <w:rPr>
                <w:noProof/>
                <w:webHidden/>
              </w:rPr>
              <w:fldChar w:fldCharType="begin"/>
            </w:r>
            <w:r w:rsidR="00461860">
              <w:rPr>
                <w:noProof/>
                <w:webHidden/>
              </w:rPr>
              <w:instrText xml:space="preserve"> PAGEREF _Toc59126084 \h </w:instrText>
            </w:r>
            <w:r w:rsidR="00461860">
              <w:rPr>
                <w:noProof/>
                <w:webHidden/>
              </w:rPr>
            </w:r>
            <w:r w:rsidR="00461860">
              <w:rPr>
                <w:noProof/>
                <w:webHidden/>
              </w:rPr>
              <w:fldChar w:fldCharType="separate"/>
            </w:r>
            <w:r w:rsidR="00461860">
              <w:rPr>
                <w:noProof/>
                <w:webHidden/>
              </w:rPr>
              <w:t>45</w:t>
            </w:r>
            <w:r w:rsidR="00461860">
              <w:rPr>
                <w:noProof/>
                <w:webHidden/>
              </w:rPr>
              <w:fldChar w:fldCharType="end"/>
            </w:r>
          </w:hyperlink>
        </w:p>
        <w:p w14:paraId="3C375E7B" w14:textId="6ADB8F6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5" w:history="1">
            <w:r w:rsidR="00461860" w:rsidRPr="00CB763D">
              <w:rPr>
                <w:rStyle w:val="Hyperlnk"/>
                <w:noProof/>
                <w:highlight w:val="white"/>
              </w:rPr>
              <w:t>3.2.7.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_Toc59126085 \h </w:instrText>
            </w:r>
            <w:r w:rsidR="00461860">
              <w:rPr>
                <w:noProof/>
                <w:webHidden/>
              </w:rPr>
            </w:r>
            <w:r w:rsidR="00461860">
              <w:rPr>
                <w:noProof/>
                <w:webHidden/>
              </w:rPr>
              <w:fldChar w:fldCharType="separate"/>
            </w:r>
            <w:r w:rsidR="00461860">
              <w:rPr>
                <w:noProof/>
                <w:webHidden/>
              </w:rPr>
              <w:t>46</w:t>
            </w:r>
            <w:r w:rsidR="00461860">
              <w:rPr>
                <w:noProof/>
                <w:webHidden/>
              </w:rPr>
              <w:fldChar w:fldCharType="end"/>
            </w:r>
          </w:hyperlink>
        </w:p>
        <w:p w14:paraId="33306D40" w14:textId="550803F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6" w:history="1">
            <w:r w:rsidR="00461860" w:rsidRPr="00CB763D">
              <w:rPr>
                <w:rStyle w:val="Hyperlnk"/>
                <w:noProof/>
                <w:highlight w:val="white"/>
              </w:rPr>
              <w:t>3.2.8.</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_Toc59126086 \h </w:instrText>
            </w:r>
            <w:r w:rsidR="00461860">
              <w:rPr>
                <w:noProof/>
                <w:webHidden/>
              </w:rPr>
            </w:r>
            <w:r w:rsidR="00461860">
              <w:rPr>
                <w:noProof/>
                <w:webHidden/>
              </w:rPr>
              <w:fldChar w:fldCharType="separate"/>
            </w:r>
            <w:r w:rsidR="00461860">
              <w:rPr>
                <w:noProof/>
                <w:webHidden/>
              </w:rPr>
              <w:t>48</w:t>
            </w:r>
            <w:r w:rsidR="00461860">
              <w:rPr>
                <w:noProof/>
                <w:webHidden/>
              </w:rPr>
              <w:fldChar w:fldCharType="end"/>
            </w:r>
          </w:hyperlink>
        </w:p>
        <w:p w14:paraId="63DBFE8C" w14:textId="0E91561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7" w:history="1">
            <w:r w:rsidR="00461860" w:rsidRPr="00CB763D">
              <w:rPr>
                <w:rStyle w:val="Hyperlnk"/>
                <w:noProof/>
                <w:highlight w:val="white"/>
              </w:rPr>
              <w:t>3.2.9.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_Toc59126087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09C139F2" w14:textId="5A974C58"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088" w:history="1">
            <w:r w:rsidR="00461860" w:rsidRPr="00CB763D">
              <w:rPr>
                <w:rStyle w:val="Hyperlnk"/>
                <w:noProof/>
                <w:highlight w:val="white"/>
              </w:rPr>
              <w:t>3.3.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_Toc59126088 \h </w:instrText>
            </w:r>
            <w:r w:rsidR="00461860">
              <w:rPr>
                <w:noProof/>
                <w:webHidden/>
              </w:rPr>
            </w:r>
            <w:r w:rsidR="00461860">
              <w:rPr>
                <w:noProof/>
                <w:webHidden/>
              </w:rPr>
              <w:fldChar w:fldCharType="separate"/>
            </w:r>
            <w:r w:rsidR="00461860">
              <w:rPr>
                <w:noProof/>
                <w:webHidden/>
              </w:rPr>
              <w:t>49</w:t>
            </w:r>
            <w:r w:rsidR="00461860">
              <w:rPr>
                <w:noProof/>
                <w:webHidden/>
              </w:rPr>
              <w:fldChar w:fldCharType="end"/>
            </w:r>
          </w:hyperlink>
        </w:p>
        <w:p w14:paraId="54D8C0C5" w14:textId="301E84F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89"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Problem</w:t>
            </w:r>
            <w:r w:rsidR="00461860">
              <w:rPr>
                <w:noProof/>
                <w:webHidden/>
              </w:rPr>
              <w:tab/>
            </w:r>
            <w:r w:rsidR="00461860">
              <w:rPr>
                <w:noProof/>
                <w:webHidden/>
              </w:rPr>
              <w:fldChar w:fldCharType="begin"/>
            </w:r>
            <w:r w:rsidR="00461860">
              <w:rPr>
                <w:noProof/>
                <w:webHidden/>
              </w:rPr>
              <w:instrText xml:space="preserve"> PAGEREF _Toc59126089 \h </w:instrText>
            </w:r>
            <w:r w:rsidR="00461860">
              <w:rPr>
                <w:noProof/>
                <w:webHidden/>
              </w:rPr>
            </w:r>
            <w:r w:rsidR="00461860">
              <w:rPr>
                <w:noProof/>
                <w:webHidden/>
              </w:rPr>
              <w:fldChar w:fldCharType="separate"/>
            </w:r>
            <w:r w:rsidR="00461860">
              <w:rPr>
                <w:noProof/>
                <w:webHidden/>
              </w:rPr>
              <w:t>50</w:t>
            </w:r>
            <w:r w:rsidR="00461860">
              <w:rPr>
                <w:noProof/>
                <w:webHidden/>
              </w:rPr>
              <w:fldChar w:fldCharType="end"/>
            </w:r>
          </w:hyperlink>
        </w:p>
        <w:p w14:paraId="1A6826D3" w14:textId="736A0D7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0"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Forward-Jump Problem (Backpatching)</w:t>
            </w:r>
            <w:r w:rsidR="00461860">
              <w:rPr>
                <w:noProof/>
                <w:webHidden/>
              </w:rPr>
              <w:tab/>
            </w:r>
            <w:r w:rsidR="00461860">
              <w:rPr>
                <w:noProof/>
                <w:webHidden/>
              </w:rPr>
              <w:fldChar w:fldCharType="begin"/>
            </w:r>
            <w:r w:rsidR="00461860">
              <w:rPr>
                <w:noProof/>
                <w:webHidden/>
              </w:rPr>
              <w:instrText xml:space="preserve"> PAGEREF _Toc59126090 \h </w:instrText>
            </w:r>
            <w:r w:rsidR="00461860">
              <w:rPr>
                <w:noProof/>
                <w:webHidden/>
              </w:rPr>
            </w:r>
            <w:r w:rsidR="00461860">
              <w:rPr>
                <w:noProof/>
                <w:webHidden/>
              </w:rPr>
              <w:fldChar w:fldCharType="separate"/>
            </w:r>
            <w:r w:rsidR="00461860">
              <w:rPr>
                <w:noProof/>
                <w:webHidden/>
              </w:rPr>
              <w:t>51</w:t>
            </w:r>
            <w:r w:rsidR="00461860">
              <w:rPr>
                <w:noProof/>
                <w:webHidden/>
              </w:rPr>
              <w:fldChar w:fldCharType="end"/>
            </w:r>
          </w:hyperlink>
        </w:p>
        <w:p w14:paraId="28A63DA7" w14:textId="019932A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1" w:history="1">
            <w:r w:rsidR="00461860" w:rsidRPr="00CB763D">
              <w:rPr>
                <w:rStyle w:val="Hyperlnk"/>
                <w:noProof/>
                <w:highlight w:val="white"/>
              </w:rPr>
              <w:t>3.3.2.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Statement Class</w:t>
            </w:r>
            <w:r w:rsidR="00461860">
              <w:rPr>
                <w:noProof/>
                <w:webHidden/>
              </w:rPr>
              <w:tab/>
            </w:r>
            <w:r w:rsidR="00461860">
              <w:rPr>
                <w:noProof/>
                <w:webHidden/>
              </w:rPr>
              <w:fldChar w:fldCharType="begin"/>
            </w:r>
            <w:r w:rsidR="00461860">
              <w:rPr>
                <w:noProof/>
                <w:webHidden/>
              </w:rPr>
              <w:instrText xml:space="preserve"> PAGEREF _Toc59126091 \h </w:instrText>
            </w:r>
            <w:r w:rsidR="00461860">
              <w:rPr>
                <w:noProof/>
                <w:webHidden/>
              </w:rPr>
            </w:r>
            <w:r w:rsidR="00461860">
              <w:rPr>
                <w:noProof/>
                <w:webHidden/>
              </w:rPr>
              <w:fldChar w:fldCharType="separate"/>
            </w:r>
            <w:r w:rsidR="00461860">
              <w:rPr>
                <w:noProof/>
                <w:webHidden/>
              </w:rPr>
              <w:t>53</w:t>
            </w:r>
            <w:r w:rsidR="00461860">
              <w:rPr>
                <w:noProof/>
                <w:webHidden/>
              </w:rPr>
              <w:fldChar w:fldCharType="end"/>
            </w:r>
          </w:hyperlink>
        </w:p>
        <w:p w14:paraId="0C97F0B6" w14:textId="6D51F38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2"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_Toc59126092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3BFA1CB5" w14:textId="3D0625AD"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3"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_Toc59126093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52C1423" w14:textId="61AD0AC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4"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If-Else Statement</w:t>
            </w:r>
            <w:r w:rsidR="00461860">
              <w:rPr>
                <w:noProof/>
                <w:webHidden/>
              </w:rPr>
              <w:tab/>
            </w:r>
            <w:r w:rsidR="00461860">
              <w:rPr>
                <w:noProof/>
                <w:webHidden/>
              </w:rPr>
              <w:fldChar w:fldCharType="begin"/>
            </w:r>
            <w:r w:rsidR="00461860">
              <w:rPr>
                <w:noProof/>
                <w:webHidden/>
              </w:rPr>
              <w:instrText xml:space="preserve"> PAGEREF _Toc59126094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70D4807" w14:textId="1FC8295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5"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_Toc59126095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2390E8B2" w14:textId="27CE143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6" w:history="1">
            <w:r w:rsidR="00461860" w:rsidRPr="00CB763D">
              <w:rPr>
                <w:rStyle w:val="Hyperlnk"/>
                <w:noProof/>
                <w:highlight w:val="white"/>
              </w:rPr>
              <w:t>3.3.3.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Case Statement</w:t>
            </w:r>
            <w:r w:rsidR="00461860">
              <w:rPr>
                <w:noProof/>
                <w:webHidden/>
              </w:rPr>
              <w:tab/>
            </w:r>
            <w:r w:rsidR="00461860">
              <w:rPr>
                <w:noProof/>
                <w:webHidden/>
              </w:rPr>
              <w:fldChar w:fldCharType="begin"/>
            </w:r>
            <w:r w:rsidR="00461860">
              <w:rPr>
                <w:noProof/>
                <w:webHidden/>
              </w:rPr>
              <w:instrText xml:space="preserve"> PAGEREF _Toc59126096 \h </w:instrText>
            </w:r>
            <w:r w:rsidR="00461860">
              <w:rPr>
                <w:noProof/>
                <w:webHidden/>
              </w:rPr>
            </w:r>
            <w:r w:rsidR="00461860">
              <w:rPr>
                <w:noProof/>
                <w:webHidden/>
              </w:rPr>
              <w:fldChar w:fldCharType="separate"/>
            </w:r>
            <w:r w:rsidR="00461860">
              <w:rPr>
                <w:noProof/>
                <w:webHidden/>
              </w:rPr>
              <w:t>54</w:t>
            </w:r>
            <w:r w:rsidR="00461860">
              <w:rPr>
                <w:noProof/>
                <w:webHidden/>
              </w:rPr>
              <w:fldChar w:fldCharType="end"/>
            </w:r>
          </w:hyperlink>
        </w:p>
        <w:p w14:paraId="093BB854" w14:textId="03790C6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7" w:history="1">
            <w:r w:rsidR="00461860" w:rsidRPr="00CB763D">
              <w:rPr>
                <w:rStyle w:val="Hyperlnk"/>
                <w:noProof/>
              </w:rPr>
              <w:t>3.3.1.</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_Toc59126097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B22D1" w14:textId="6E809B5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8" w:history="1">
            <w:r w:rsidR="00461860" w:rsidRPr="00CB763D">
              <w:rPr>
                <w:rStyle w:val="Hyperlnk"/>
                <w:noProof/>
              </w:rPr>
              <w:t>3.3.2.</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_Toc59126098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53137D86" w14:textId="79C4084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099" w:history="1">
            <w:r w:rsidR="00461860" w:rsidRPr="00CB763D">
              <w:rPr>
                <w:rStyle w:val="Hyperlnk"/>
                <w:noProof/>
              </w:rPr>
              <w:t>3.3.3.</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_Toc59126099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2DC3501A" w14:textId="207B410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0" w:history="1">
            <w:r w:rsidR="00461860" w:rsidRPr="00CB763D">
              <w:rPr>
                <w:rStyle w:val="Hyperlnk"/>
                <w:noProof/>
              </w:rPr>
              <w:t>3.3.4.</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_Toc59126100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8E4C7CB" w14:textId="09929A4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1" w:history="1">
            <w:r w:rsidR="00461860" w:rsidRPr="00CB763D">
              <w:rPr>
                <w:rStyle w:val="Hyperlnk"/>
                <w:noProof/>
              </w:rPr>
              <w:t>3.3.5.</w:t>
            </w:r>
            <w:r w:rsidR="00461860">
              <w:rPr>
                <w:rFonts w:asciiTheme="minorHAnsi" w:eastAsiaTheme="minorEastAsia" w:hAnsiTheme="minorHAnsi"/>
                <w:noProof/>
                <w:color w:val="auto"/>
                <w:lang w:val="sv-SE" w:eastAsia="sv-SE"/>
              </w:rPr>
              <w:tab/>
            </w:r>
            <w:r w:rsidR="00461860" w:rsidRPr="00CB763D">
              <w:rPr>
                <w:rStyle w:val="Hyperlnk"/>
                <w:noProof/>
              </w:rPr>
              <w:t>Label and Jump Statement</w:t>
            </w:r>
            <w:r w:rsidR="00461860">
              <w:rPr>
                <w:noProof/>
                <w:webHidden/>
              </w:rPr>
              <w:tab/>
            </w:r>
            <w:r w:rsidR="00461860">
              <w:rPr>
                <w:noProof/>
                <w:webHidden/>
              </w:rPr>
              <w:fldChar w:fldCharType="begin"/>
            </w:r>
            <w:r w:rsidR="00461860">
              <w:rPr>
                <w:noProof/>
                <w:webHidden/>
              </w:rPr>
              <w:instrText xml:space="preserve"> PAGEREF _Toc59126101 \h </w:instrText>
            </w:r>
            <w:r w:rsidR="00461860">
              <w:rPr>
                <w:noProof/>
                <w:webHidden/>
              </w:rPr>
            </w:r>
            <w:r w:rsidR="00461860">
              <w:rPr>
                <w:noProof/>
                <w:webHidden/>
              </w:rPr>
              <w:fldChar w:fldCharType="separate"/>
            </w:r>
            <w:r w:rsidR="00461860">
              <w:rPr>
                <w:noProof/>
                <w:webHidden/>
              </w:rPr>
              <w:t>55</w:t>
            </w:r>
            <w:r w:rsidR="00461860">
              <w:rPr>
                <w:noProof/>
                <w:webHidden/>
              </w:rPr>
              <w:fldChar w:fldCharType="end"/>
            </w:r>
          </w:hyperlink>
        </w:p>
        <w:p w14:paraId="3BD18220" w14:textId="7814877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2" w:history="1">
            <w:r w:rsidR="00461860" w:rsidRPr="00CB763D">
              <w:rPr>
                <w:rStyle w:val="Hyperlnk"/>
                <w:noProof/>
              </w:rPr>
              <w:t>3.3.6.</w:t>
            </w:r>
            <w:r w:rsidR="00461860">
              <w:rPr>
                <w:rFonts w:asciiTheme="minorHAnsi" w:eastAsiaTheme="minorEastAsia" w:hAnsiTheme="minorHAnsi"/>
                <w:noProof/>
                <w:color w:val="auto"/>
                <w:lang w:val="sv-SE" w:eastAsia="sv-SE"/>
              </w:rPr>
              <w:tab/>
            </w:r>
            <w:r w:rsidR="00461860" w:rsidRPr="00CB763D">
              <w:rPr>
                <w:rStyle w:val="Hyperlnk"/>
                <w:noProof/>
              </w:rPr>
              <w:t>The Return Statement</w:t>
            </w:r>
            <w:r w:rsidR="00461860">
              <w:rPr>
                <w:noProof/>
                <w:webHidden/>
              </w:rPr>
              <w:tab/>
            </w:r>
            <w:r w:rsidR="00461860">
              <w:rPr>
                <w:noProof/>
                <w:webHidden/>
              </w:rPr>
              <w:fldChar w:fldCharType="begin"/>
            </w:r>
            <w:r w:rsidR="00461860">
              <w:rPr>
                <w:noProof/>
                <w:webHidden/>
              </w:rPr>
              <w:instrText xml:space="preserve"> PAGEREF _Toc59126102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6F79D51F" w14:textId="1931099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3" w:history="1">
            <w:r w:rsidR="00461860" w:rsidRPr="00CB763D">
              <w:rPr>
                <w:rStyle w:val="Hyperlnk"/>
                <w:noProof/>
              </w:rPr>
              <w:t>3.3.7.</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Statements</w:t>
            </w:r>
            <w:r w:rsidR="00461860">
              <w:rPr>
                <w:noProof/>
                <w:webHidden/>
              </w:rPr>
              <w:tab/>
            </w:r>
            <w:r w:rsidR="00461860">
              <w:rPr>
                <w:noProof/>
                <w:webHidden/>
              </w:rPr>
              <w:fldChar w:fldCharType="begin"/>
            </w:r>
            <w:r w:rsidR="00461860">
              <w:rPr>
                <w:noProof/>
                <w:webHidden/>
              </w:rPr>
              <w:instrText xml:space="preserve"> PAGEREF _Toc59126103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2FF1FBC0" w14:textId="55F068A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4" w:history="1">
            <w:r w:rsidR="00461860" w:rsidRPr="00CB763D">
              <w:rPr>
                <w:rStyle w:val="Hyperlnk"/>
                <w:noProof/>
              </w:rPr>
              <w:t>3.3.8.</w:t>
            </w:r>
            <w:r w:rsidR="00461860">
              <w:rPr>
                <w:rFonts w:asciiTheme="minorHAnsi" w:eastAsiaTheme="minorEastAsia" w:hAnsiTheme="minorHAnsi"/>
                <w:noProof/>
                <w:color w:val="auto"/>
                <w:lang w:val="sv-SE" w:eastAsia="sv-SE"/>
              </w:rPr>
              <w:tab/>
            </w:r>
            <w:r w:rsidR="00461860" w:rsidRPr="00CB763D">
              <w:rPr>
                <w:rStyle w:val="Hyperlnk"/>
                <w:noProof/>
              </w:rPr>
              <w:t>Block Statements</w:t>
            </w:r>
            <w:r w:rsidR="00461860">
              <w:rPr>
                <w:noProof/>
                <w:webHidden/>
              </w:rPr>
              <w:tab/>
            </w:r>
            <w:r w:rsidR="00461860">
              <w:rPr>
                <w:noProof/>
                <w:webHidden/>
              </w:rPr>
              <w:fldChar w:fldCharType="begin"/>
            </w:r>
            <w:r w:rsidR="00461860">
              <w:rPr>
                <w:noProof/>
                <w:webHidden/>
              </w:rPr>
              <w:instrText xml:space="preserve"> PAGEREF _Toc59126104 \h </w:instrText>
            </w:r>
            <w:r w:rsidR="00461860">
              <w:rPr>
                <w:noProof/>
                <w:webHidden/>
              </w:rPr>
            </w:r>
            <w:r w:rsidR="00461860">
              <w:rPr>
                <w:noProof/>
                <w:webHidden/>
              </w:rPr>
              <w:fldChar w:fldCharType="separate"/>
            </w:r>
            <w:r w:rsidR="00461860">
              <w:rPr>
                <w:noProof/>
                <w:webHidden/>
              </w:rPr>
              <w:t>56</w:t>
            </w:r>
            <w:r w:rsidR="00461860">
              <w:rPr>
                <w:noProof/>
                <w:webHidden/>
              </w:rPr>
              <w:fldChar w:fldCharType="end"/>
            </w:r>
          </w:hyperlink>
        </w:p>
        <w:p w14:paraId="7153C765" w14:textId="1B5CBB6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5" w:history="1">
            <w:r w:rsidR="00461860" w:rsidRPr="00CB763D">
              <w:rPr>
                <w:rStyle w:val="Hyperlnk"/>
                <w:noProof/>
              </w:rPr>
              <w:t>3.3.9.</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_Toc59126105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361554F2" w14:textId="224D7E6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6" w:history="1">
            <w:r w:rsidR="00461860" w:rsidRPr="00CB763D">
              <w:rPr>
                <w:rStyle w:val="Hyperlnk"/>
                <w:noProof/>
              </w:rPr>
              <w:t>3.3.10.</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_Toc59126106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6B688714" w14:textId="21BA960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7" w:history="1">
            <w:r w:rsidR="00461860" w:rsidRPr="00CB763D">
              <w:rPr>
                <w:rStyle w:val="Hyperlnk"/>
                <w:noProof/>
              </w:rPr>
              <w:t>3.3.11.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_Toc59126107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2412E8D4" w14:textId="60A388B0"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08" w:history="1">
            <w:r w:rsidR="00461860" w:rsidRPr="00CB763D">
              <w:rPr>
                <w:rStyle w:val="Hyperlnk"/>
                <w:noProof/>
              </w:rPr>
              <w:t>3.4.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_Toc59126108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047AC97D" w14:textId="55C32F9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09" w:history="1">
            <w:r w:rsidR="00461860" w:rsidRPr="00CB763D">
              <w:rPr>
                <w:rStyle w:val="Hyperlnk"/>
                <w:noProof/>
                <w:highlight w:val="white"/>
              </w:rPr>
              <w:t>3.4.1.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Expression Class (Short and Long List)</w:t>
            </w:r>
            <w:r w:rsidR="00461860">
              <w:rPr>
                <w:noProof/>
                <w:webHidden/>
              </w:rPr>
              <w:tab/>
            </w:r>
            <w:r w:rsidR="00461860">
              <w:rPr>
                <w:noProof/>
                <w:webHidden/>
              </w:rPr>
              <w:fldChar w:fldCharType="begin"/>
            </w:r>
            <w:r w:rsidR="00461860">
              <w:rPr>
                <w:noProof/>
                <w:webHidden/>
              </w:rPr>
              <w:instrText xml:space="preserve"> PAGEREF _Toc59126109 \h </w:instrText>
            </w:r>
            <w:r w:rsidR="00461860">
              <w:rPr>
                <w:noProof/>
                <w:webHidden/>
              </w:rPr>
            </w:r>
            <w:r w:rsidR="00461860">
              <w:rPr>
                <w:noProof/>
                <w:webHidden/>
              </w:rPr>
              <w:fldChar w:fldCharType="separate"/>
            </w:r>
            <w:r w:rsidR="00461860">
              <w:rPr>
                <w:noProof/>
                <w:webHidden/>
              </w:rPr>
              <w:t>57</w:t>
            </w:r>
            <w:r w:rsidR="00461860">
              <w:rPr>
                <w:noProof/>
                <w:webHidden/>
              </w:rPr>
              <w:fldChar w:fldCharType="end"/>
            </w:r>
          </w:hyperlink>
        </w:p>
        <w:p w14:paraId="759063EC" w14:textId="08F5CA5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0"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Optional Expressions</w:t>
            </w:r>
            <w:r w:rsidR="00461860">
              <w:rPr>
                <w:noProof/>
                <w:webHidden/>
              </w:rPr>
              <w:tab/>
            </w:r>
            <w:r w:rsidR="00461860">
              <w:rPr>
                <w:noProof/>
                <w:webHidden/>
              </w:rPr>
              <w:fldChar w:fldCharType="begin"/>
            </w:r>
            <w:r w:rsidR="00461860">
              <w:rPr>
                <w:noProof/>
                <w:webHidden/>
              </w:rPr>
              <w:instrText xml:space="preserve"> PAGEREF _Toc59126110 \h </w:instrText>
            </w:r>
            <w:r w:rsidR="00461860">
              <w:rPr>
                <w:noProof/>
                <w:webHidden/>
              </w:rPr>
            </w:r>
            <w:r w:rsidR="00461860">
              <w:rPr>
                <w:noProof/>
                <w:webHidden/>
              </w:rPr>
              <w:fldChar w:fldCharType="separate"/>
            </w:r>
            <w:r w:rsidR="00461860">
              <w:rPr>
                <w:noProof/>
                <w:webHidden/>
              </w:rPr>
              <w:t>58</w:t>
            </w:r>
            <w:r w:rsidR="00461860">
              <w:rPr>
                <w:noProof/>
                <w:webHidden/>
              </w:rPr>
              <w:fldChar w:fldCharType="end"/>
            </w:r>
          </w:hyperlink>
        </w:p>
        <w:p w14:paraId="3F5658AF" w14:textId="0BF0C08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1" w:history="1">
            <w:r w:rsidR="00461860" w:rsidRPr="00CB763D">
              <w:rPr>
                <w:rStyle w:val="Hyperlnk"/>
                <w:noProof/>
                <w:highlight w:val="white"/>
              </w:rPr>
              <w:t>3.4.3.</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_Toc59126111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E950677" w14:textId="5CABDF8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2" w:history="1">
            <w:r w:rsidR="00461860" w:rsidRPr="00CB763D">
              <w:rPr>
                <w:rStyle w:val="Hyperlnk"/>
                <w:noProof/>
              </w:rPr>
              <w:t>3.4.4.</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_Toc59126112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6625FBB7" w14:textId="6BE9945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3"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_Toc59126113 \h </w:instrText>
            </w:r>
            <w:r w:rsidR="00461860">
              <w:rPr>
                <w:noProof/>
                <w:webHidden/>
              </w:rPr>
            </w:r>
            <w:r w:rsidR="00461860">
              <w:rPr>
                <w:noProof/>
                <w:webHidden/>
              </w:rPr>
              <w:fldChar w:fldCharType="separate"/>
            </w:r>
            <w:r w:rsidR="00461860">
              <w:rPr>
                <w:noProof/>
                <w:webHidden/>
              </w:rPr>
              <w:t>59</w:t>
            </w:r>
            <w:r w:rsidR="00461860">
              <w:rPr>
                <w:noProof/>
                <w:webHidden/>
              </w:rPr>
              <w:fldChar w:fldCharType="end"/>
            </w:r>
          </w:hyperlink>
        </w:p>
        <w:p w14:paraId="5A367851" w14:textId="417349C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4"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_Toc59126114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76B29749" w14:textId="11CBE2E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5"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Logical Expressions</w:t>
            </w:r>
            <w:r w:rsidR="00461860">
              <w:rPr>
                <w:noProof/>
                <w:webHidden/>
              </w:rPr>
              <w:tab/>
            </w:r>
            <w:r w:rsidR="00461860">
              <w:rPr>
                <w:noProof/>
                <w:webHidden/>
              </w:rPr>
              <w:fldChar w:fldCharType="begin"/>
            </w:r>
            <w:r w:rsidR="00461860">
              <w:rPr>
                <w:noProof/>
                <w:webHidden/>
              </w:rPr>
              <w:instrText xml:space="preserve"> PAGEREF _Toc59126115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C62BFE2" w14:textId="7EC4463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6" w:history="1">
            <w:r w:rsidR="00461860" w:rsidRPr="00CB763D">
              <w:rPr>
                <w:rStyle w:val="Hyperlnk"/>
                <w:noProof/>
                <w:highlight w:val="white"/>
              </w:rPr>
              <w:t>3.4.2.</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_Toc59126116 \h </w:instrText>
            </w:r>
            <w:r w:rsidR="00461860">
              <w:rPr>
                <w:noProof/>
                <w:webHidden/>
              </w:rPr>
            </w:r>
            <w:r w:rsidR="00461860">
              <w:rPr>
                <w:noProof/>
                <w:webHidden/>
              </w:rPr>
              <w:fldChar w:fldCharType="separate"/>
            </w:r>
            <w:r w:rsidR="00461860">
              <w:rPr>
                <w:noProof/>
                <w:webHidden/>
              </w:rPr>
              <w:t>60</w:t>
            </w:r>
            <w:r w:rsidR="00461860">
              <w:rPr>
                <w:noProof/>
                <w:webHidden/>
              </w:rPr>
              <w:fldChar w:fldCharType="end"/>
            </w:r>
          </w:hyperlink>
        </w:p>
        <w:p w14:paraId="33681E63" w14:textId="53FAB9A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7" w:history="1">
            <w:r w:rsidR="00461860" w:rsidRPr="00CB763D">
              <w:rPr>
                <w:rStyle w:val="Hyperlnk"/>
                <w:noProof/>
              </w:rPr>
              <w:t>3.4.1.</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_Toc59126117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3C629B46" w14:textId="368C5D1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8" w:history="1">
            <w:r w:rsidR="00461860" w:rsidRPr="00CB763D">
              <w:rPr>
                <w:rStyle w:val="Hyperlnk"/>
                <w:noProof/>
              </w:rPr>
              <w:t>3.4.2.</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_Toc59126118 \h </w:instrText>
            </w:r>
            <w:r w:rsidR="00461860">
              <w:rPr>
                <w:noProof/>
                <w:webHidden/>
              </w:rPr>
            </w:r>
            <w:r w:rsidR="00461860">
              <w:rPr>
                <w:noProof/>
                <w:webHidden/>
              </w:rPr>
              <w:fldChar w:fldCharType="separate"/>
            </w:r>
            <w:r w:rsidR="00461860">
              <w:rPr>
                <w:noProof/>
                <w:webHidden/>
              </w:rPr>
              <w:t>61</w:t>
            </w:r>
            <w:r w:rsidR="00461860">
              <w:rPr>
                <w:noProof/>
                <w:webHidden/>
              </w:rPr>
              <w:fldChar w:fldCharType="end"/>
            </w:r>
          </w:hyperlink>
        </w:p>
        <w:p w14:paraId="2DEBA812" w14:textId="65C56CF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19" w:history="1">
            <w:r w:rsidR="00461860" w:rsidRPr="00CB763D">
              <w:rPr>
                <w:rStyle w:val="Hyperlnk"/>
                <w:noProof/>
              </w:rPr>
              <w:t>3.4.3.</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_Toc59126119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449B73A2" w14:textId="19E5C47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0" w:history="1">
            <w:r w:rsidR="00461860" w:rsidRPr="00CB763D">
              <w:rPr>
                <w:rStyle w:val="Hyperlnk"/>
                <w:noProof/>
                <w:highlight w:val="white"/>
              </w:rPr>
              <w:t>3.4.4.</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w:t>
            </w:r>
            <w:r w:rsidR="00461860">
              <w:rPr>
                <w:noProof/>
                <w:webHidden/>
              </w:rPr>
              <w:tab/>
            </w:r>
            <w:r w:rsidR="00461860">
              <w:rPr>
                <w:noProof/>
                <w:webHidden/>
              </w:rPr>
              <w:fldChar w:fldCharType="begin"/>
            </w:r>
            <w:r w:rsidR="00461860">
              <w:rPr>
                <w:noProof/>
                <w:webHidden/>
              </w:rPr>
              <w:instrText xml:space="preserve"> PAGEREF _Toc59126120 \h </w:instrText>
            </w:r>
            <w:r w:rsidR="00461860">
              <w:rPr>
                <w:noProof/>
                <w:webHidden/>
              </w:rPr>
            </w:r>
            <w:r w:rsidR="00461860">
              <w:rPr>
                <w:noProof/>
                <w:webHidden/>
              </w:rPr>
              <w:fldChar w:fldCharType="separate"/>
            </w:r>
            <w:r w:rsidR="00461860">
              <w:rPr>
                <w:noProof/>
                <w:webHidden/>
              </w:rPr>
              <w:t>62</w:t>
            </w:r>
            <w:r w:rsidR="00461860">
              <w:rPr>
                <w:noProof/>
                <w:webHidden/>
              </w:rPr>
              <w:fldChar w:fldCharType="end"/>
            </w:r>
          </w:hyperlink>
        </w:p>
        <w:p w14:paraId="1AAFF76E" w14:textId="632C871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1" w:history="1">
            <w:r w:rsidR="00461860" w:rsidRPr="00CB763D">
              <w:rPr>
                <w:rStyle w:val="Hyperlnk"/>
                <w:noProof/>
              </w:rPr>
              <w:t>3.4.5.</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_Toc59126121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BB3E7D0" w14:textId="29B373A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2" w:history="1">
            <w:r w:rsidR="00461860" w:rsidRPr="00CB763D">
              <w:rPr>
                <w:rStyle w:val="Hyperlnk"/>
                <w:noProof/>
              </w:rPr>
              <w:t>3.4.6.</w:t>
            </w:r>
            <w:r w:rsidR="00461860">
              <w:rPr>
                <w:rFonts w:asciiTheme="minorHAnsi" w:eastAsiaTheme="minorEastAsia" w:hAnsiTheme="minorHAnsi"/>
                <w:noProof/>
                <w:color w:val="auto"/>
                <w:lang w:val="sv-SE" w:eastAsia="sv-SE"/>
              </w:rPr>
              <w:tab/>
            </w:r>
            <w:r w:rsidR="00461860" w:rsidRPr="00CB763D">
              <w:rPr>
                <w:rStyle w:val="Hyperlnk"/>
                <w:noProof/>
              </w:rPr>
              <w:t>Prefix Expression</w:t>
            </w:r>
            <w:r w:rsidR="00461860">
              <w:rPr>
                <w:noProof/>
                <w:webHidden/>
              </w:rPr>
              <w:tab/>
            </w:r>
            <w:r w:rsidR="00461860">
              <w:rPr>
                <w:noProof/>
                <w:webHidden/>
              </w:rPr>
              <w:fldChar w:fldCharType="begin"/>
            </w:r>
            <w:r w:rsidR="00461860">
              <w:rPr>
                <w:noProof/>
                <w:webHidden/>
              </w:rPr>
              <w:instrText xml:space="preserve"> PAGEREF _Toc59126122 \h </w:instrText>
            </w:r>
            <w:r w:rsidR="00461860">
              <w:rPr>
                <w:noProof/>
                <w:webHidden/>
              </w:rPr>
            </w:r>
            <w:r w:rsidR="00461860">
              <w:rPr>
                <w:noProof/>
                <w:webHidden/>
              </w:rPr>
              <w:fldChar w:fldCharType="separate"/>
            </w:r>
            <w:r w:rsidR="00461860">
              <w:rPr>
                <w:noProof/>
                <w:webHidden/>
              </w:rPr>
              <w:t>63</w:t>
            </w:r>
            <w:r w:rsidR="00461860">
              <w:rPr>
                <w:noProof/>
                <w:webHidden/>
              </w:rPr>
              <w:fldChar w:fldCharType="end"/>
            </w:r>
          </w:hyperlink>
        </w:p>
        <w:p w14:paraId="6FD100E2" w14:textId="3CA0751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3" w:history="1">
            <w:r w:rsidR="00461860" w:rsidRPr="00CB763D">
              <w:rPr>
                <w:rStyle w:val="Hyperlnk"/>
                <w:noProof/>
                <w:highlight w:val="white"/>
              </w:rPr>
              <w:t>3.4.7.</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Expression</w:t>
            </w:r>
            <w:r w:rsidR="00461860">
              <w:rPr>
                <w:noProof/>
                <w:webHidden/>
              </w:rPr>
              <w:tab/>
            </w:r>
            <w:r w:rsidR="00461860">
              <w:rPr>
                <w:noProof/>
                <w:webHidden/>
              </w:rPr>
              <w:fldChar w:fldCharType="begin"/>
            </w:r>
            <w:r w:rsidR="00461860">
              <w:rPr>
                <w:noProof/>
                <w:webHidden/>
              </w:rPr>
              <w:instrText xml:space="preserve"> PAGEREF _Toc59126123 \h </w:instrText>
            </w:r>
            <w:r w:rsidR="00461860">
              <w:rPr>
                <w:noProof/>
                <w:webHidden/>
              </w:rPr>
            </w:r>
            <w:r w:rsidR="00461860">
              <w:rPr>
                <w:noProof/>
                <w:webHidden/>
              </w:rPr>
              <w:fldChar w:fldCharType="separate"/>
            </w:r>
            <w:r w:rsidR="00461860">
              <w:rPr>
                <w:noProof/>
                <w:webHidden/>
              </w:rPr>
              <w:t>64</w:t>
            </w:r>
            <w:r w:rsidR="00461860">
              <w:rPr>
                <w:noProof/>
                <w:webHidden/>
              </w:rPr>
              <w:fldChar w:fldCharType="end"/>
            </w:r>
          </w:hyperlink>
        </w:p>
        <w:p w14:paraId="401BD4B7" w14:textId="5A0F37E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4" w:history="1">
            <w:r w:rsidR="00461860" w:rsidRPr="00CB763D">
              <w:rPr>
                <w:rStyle w:val="Hyperlnk"/>
                <w:noProof/>
                <w:highlight w:val="white"/>
              </w:rPr>
              <w:t>3.4.8.</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_Toc59126124 \h </w:instrText>
            </w:r>
            <w:r w:rsidR="00461860">
              <w:rPr>
                <w:noProof/>
                <w:webHidden/>
              </w:rPr>
            </w:r>
            <w:r w:rsidR="00461860">
              <w:rPr>
                <w:noProof/>
                <w:webHidden/>
              </w:rPr>
              <w:fldChar w:fldCharType="separate"/>
            </w:r>
            <w:r w:rsidR="00461860">
              <w:rPr>
                <w:noProof/>
                <w:webHidden/>
              </w:rPr>
              <w:t>65</w:t>
            </w:r>
            <w:r w:rsidR="00461860">
              <w:rPr>
                <w:noProof/>
                <w:webHidden/>
              </w:rPr>
              <w:fldChar w:fldCharType="end"/>
            </w:r>
          </w:hyperlink>
        </w:p>
        <w:p w14:paraId="06BC38A4" w14:textId="19B44445" w:rsidR="00461860" w:rsidRDefault="00CF334C">
          <w:pPr>
            <w:pStyle w:val="Innehll1"/>
            <w:rPr>
              <w:rFonts w:asciiTheme="minorHAnsi" w:eastAsiaTheme="minorEastAsia" w:hAnsiTheme="minorHAnsi"/>
              <w:noProof/>
              <w:color w:val="auto"/>
              <w:lang w:val="sv-SE" w:eastAsia="sv-SE"/>
            </w:rPr>
          </w:pPr>
          <w:hyperlink w:anchor="_Toc59126125" w:history="1">
            <w:r w:rsidR="00461860" w:rsidRPr="00CB763D">
              <w:rPr>
                <w:rStyle w:val="Hyperlnk"/>
                <w:noProof/>
              </w:rPr>
              <w:t>4.</w:t>
            </w:r>
            <w:r w:rsidR="00461860">
              <w:rPr>
                <w:rFonts w:asciiTheme="minorHAnsi" w:eastAsiaTheme="minorEastAsia" w:hAnsiTheme="minorHAnsi"/>
                <w:noProof/>
                <w:color w:val="auto"/>
                <w:lang w:val="sv-SE" w:eastAsia="sv-SE"/>
              </w:rPr>
              <w:tab/>
            </w:r>
            <w:r w:rsidR="00461860" w:rsidRPr="00CB763D">
              <w:rPr>
                <w:rStyle w:val="Hyperlnk"/>
                <w:noProof/>
              </w:rPr>
              <w:t>Middle Code Generation</w:t>
            </w:r>
            <w:r w:rsidR="00461860">
              <w:rPr>
                <w:noProof/>
                <w:webHidden/>
              </w:rPr>
              <w:tab/>
            </w:r>
            <w:r w:rsidR="00461860">
              <w:rPr>
                <w:noProof/>
                <w:webHidden/>
              </w:rPr>
              <w:fldChar w:fldCharType="begin"/>
            </w:r>
            <w:r w:rsidR="00461860">
              <w:rPr>
                <w:noProof/>
                <w:webHidden/>
              </w:rPr>
              <w:instrText xml:space="preserve"> PAGEREF _Toc59126125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7DD59BFA" w14:textId="5833A407"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26" w:history="1">
            <w:r w:rsidR="00461860" w:rsidRPr="00CB763D">
              <w:rPr>
                <w:rStyle w:val="Hyperlnk"/>
                <w:noProof/>
              </w:rPr>
              <w:t>4.1.</w:t>
            </w:r>
            <w:r w:rsidR="00461860">
              <w:rPr>
                <w:rFonts w:asciiTheme="minorHAnsi" w:eastAsiaTheme="minorEastAsia" w:hAnsiTheme="minorHAnsi"/>
                <w:noProof/>
                <w:color w:val="auto"/>
                <w:lang w:val="sv-SE" w:eastAsia="sv-SE"/>
              </w:rPr>
              <w:tab/>
            </w:r>
            <w:r w:rsidR="00461860" w:rsidRPr="00CB763D">
              <w:rPr>
                <w:rStyle w:val="Hyperlnk"/>
                <w:noProof/>
              </w:rPr>
              <w:t>The MiddleCode Class</w:t>
            </w:r>
            <w:r w:rsidR="00461860">
              <w:rPr>
                <w:noProof/>
                <w:webHidden/>
              </w:rPr>
              <w:tab/>
            </w:r>
            <w:r w:rsidR="00461860">
              <w:rPr>
                <w:noProof/>
                <w:webHidden/>
              </w:rPr>
              <w:fldChar w:fldCharType="begin"/>
            </w:r>
            <w:r w:rsidR="00461860">
              <w:rPr>
                <w:noProof/>
                <w:webHidden/>
              </w:rPr>
              <w:instrText xml:space="preserve"> PAGEREF _Toc59126126 \h </w:instrText>
            </w:r>
            <w:r w:rsidR="00461860">
              <w:rPr>
                <w:noProof/>
                <w:webHidden/>
              </w:rPr>
            </w:r>
            <w:r w:rsidR="00461860">
              <w:rPr>
                <w:noProof/>
                <w:webHidden/>
              </w:rPr>
              <w:fldChar w:fldCharType="separate"/>
            </w:r>
            <w:r w:rsidR="00461860">
              <w:rPr>
                <w:noProof/>
                <w:webHidden/>
              </w:rPr>
              <w:t>67</w:t>
            </w:r>
            <w:r w:rsidR="00461860">
              <w:rPr>
                <w:noProof/>
                <w:webHidden/>
              </w:rPr>
              <w:fldChar w:fldCharType="end"/>
            </w:r>
          </w:hyperlink>
        </w:p>
        <w:p w14:paraId="06CDD310" w14:textId="10FF4D7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7"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Backpatching</w:t>
            </w:r>
            <w:r w:rsidR="00461860">
              <w:rPr>
                <w:noProof/>
                <w:webHidden/>
              </w:rPr>
              <w:tab/>
            </w:r>
            <w:r w:rsidR="00461860">
              <w:rPr>
                <w:noProof/>
                <w:webHidden/>
              </w:rPr>
              <w:fldChar w:fldCharType="begin"/>
            </w:r>
            <w:r w:rsidR="00461860">
              <w:rPr>
                <w:noProof/>
                <w:webHidden/>
              </w:rPr>
              <w:instrText xml:space="preserve"> PAGEREF _Toc59126127 \h </w:instrText>
            </w:r>
            <w:r w:rsidR="00461860">
              <w:rPr>
                <w:noProof/>
                <w:webHidden/>
              </w:rPr>
            </w:r>
            <w:r w:rsidR="00461860">
              <w:rPr>
                <w:noProof/>
                <w:webHidden/>
              </w:rPr>
              <w:fldChar w:fldCharType="separate"/>
            </w:r>
            <w:r w:rsidR="00461860">
              <w:rPr>
                <w:noProof/>
                <w:webHidden/>
              </w:rPr>
              <w:t>70</w:t>
            </w:r>
            <w:r w:rsidR="00461860">
              <w:rPr>
                <w:noProof/>
                <w:webHidden/>
              </w:rPr>
              <w:fldChar w:fldCharType="end"/>
            </w:r>
          </w:hyperlink>
        </w:p>
        <w:p w14:paraId="2126CF6D" w14:textId="0CDAE0BD"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28" w:history="1">
            <w:r w:rsidR="00461860" w:rsidRPr="00CB763D">
              <w:rPr>
                <w:rStyle w:val="Hyperlnk"/>
                <w:noProof/>
              </w:rPr>
              <w:t>4.2.</w:t>
            </w:r>
            <w:r w:rsidR="00461860">
              <w:rPr>
                <w:rFonts w:asciiTheme="minorHAnsi" w:eastAsiaTheme="minorEastAsia" w:hAnsiTheme="minorHAnsi"/>
                <w:noProof/>
                <w:color w:val="auto"/>
                <w:lang w:val="sv-SE" w:eastAsia="sv-SE"/>
              </w:rPr>
              <w:tab/>
            </w:r>
            <w:r w:rsidR="00461860" w:rsidRPr="00CB763D">
              <w:rPr>
                <w:rStyle w:val="Hyperlnk"/>
                <w:noProof/>
              </w:rPr>
              <w:t>Declarations</w:t>
            </w:r>
            <w:r w:rsidR="00461860">
              <w:rPr>
                <w:noProof/>
                <w:webHidden/>
              </w:rPr>
              <w:tab/>
            </w:r>
            <w:r w:rsidR="00461860">
              <w:rPr>
                <w:noProof/>
                <w:webHidden/>
              </w:rPr>
              <w:fldChar w:fldCharType="begin"/>
            </w:r>
            <w:r w:rsidR="00461860">
              <w:rPr>
                <w:noProof/>
                <w:webHidden/>
              </w:rPr>
              <w:instrText xml:space="preserve"> PAGEREF _Toc59126128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8F04E6E" w14:textId="6F1D98E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29" w:history="1">
            <w:r w:rsidR="00461860" w:rsidRPr="00CB763D">
              <w:rPr>
                <w:rStyle w:val="Hyperlnk"/>
                <w:noProof/>
              </w:rPr>
              <w:t>4.2.1.</w:t>
            </w:r>
            <w:r w:rsidR="00461860">
              <w:rPr>
                <w:rFonts w:asciiTheme="minorHAnsi" w:eastAsiaTheme="minorEastAsia" w:hAnsiTheme="minorHAnsi"/>
                <w:noProof/>
                <w:color w:val="auto"/>
                <w:lang w:val="sv-SE" w:eastAsia="sv-SE"/>
              </w:rPr>
              <w:tab/>
            </w:r>
            <w:r w:rsidR="00461860" w:rsidRPr="00CB763D">
              <w:rPr>
                <w:rStyle w:val="Hyperlnk"/>
                <w:noProof/>
              </w:rPr>
              <w:t>Function Definition</w:t>
            </w:r>
            <w:r w:rsidR="00461860">
              <w:rPr>
                <w:noProof/>
                <w:webHidden/>
              </w:rPr>
              <w:tab/>
            </w:r>
            <w:r w:rsidR="00461860">
              <w:rPr>
                <w:noProof/>
                <w:webHidden/>
              </w:rPr>
              <w:fldChar w:fldCharType="begin"/>
            </w:r>
            <w:r w:rsidR="00461860">
              <w:rPr>
                <w:noProof/>
                <w:webHidden/>
              </w:rPr>
              <w:instrText xml:space="preserve"> PAGEREF _Toc59126129 \h </w:instrText>
            </w:r>
            <w:r w:rsidR="00461860">
              <w:rPr>
                <w:noProof/>
                <w:webHidden/>
              </w:rPr>
            </w:r>
            <w:r w:rsidR="00461860">
              <w:rPr>
                <w:noProof/>
                <w:webHidden/>
              </w:rPr>
              <w:fldChar w:fldCharType="separate"/>
            </w:r>
            <w:r w:rsidR="00461860">
              <w:rPr>
                <w:noProof/>
                <w:webHidden/>
              </w:rPr>
              <w:t>71</w:t>
            </w:r>
            <w:r w:rsidR="00461860">
              <w:rPr>
                <w:noProof/>
                <w:webHidden/>
              </w:rPr>
              <w:fldChar w:fldCharType="end"/>
            </w:r>
          </w:hyperlink>
        </w:p>
        <w:p w14:paraId="65FDB6E3" w14:textId="6265FE5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0" w:history="1">
            <w:r w:rsidR="00461860" w:rsidRPr="00CB763D">
              <w:rPr>
                <w:rStyle w:val="Hyperlnk"/>
                <w:noProof/>
                <w:highlight w:val="white"/>
              </w:rPr>
              <w:t>4.2.2.</w:t>
            </w:r>
            <w:r w:rsidR="00461860">
              <w:rPr>
                <w:rFonts w:asciiTheme="minorHAnsi" w:eastAsiaTheme="minorEastAsia" w:hAnsiTheme="minorHAnsi"/>
                <w:noProof/>
                <w:color w:val="auto"/>
                <w:lang w:val="sv-SE" w:eastAsia="sv-SE"/>
              </w:rPr>
              <w:tab/>
            </w:r>
            <w:r w:rsidR="00461860" w:rsidRPr="00CB763D">
              <w:rPr>
                <w:rStyle w:val="Hyperlnk"/>
                <w:noProof/>
                <w:highlight w:val="white"/>
              </w:rPr>
              <w:t>Specifier List</w:t>
            </w:r>
            <w:r w:rsidR="00461860">
              <w:rPr>
                <w:noProof/>
                <w:webHidden/>
              </w:rPr>
              <w:tab/>
            </w:r>
            <w:r w:rsidR="00461860">
              <w:rPr>
                <w:noProof/>
                <w:webHidden/>
              </w:rPr>
              <w:fldChar w:fldCharType="begin"/>
            </w:r>
            <w:r w:rsidR="00461860">
              <w:rPr>
                <w:noProof/>
                <w:webHidden/>
              </w:rPr>
              <w:instrText xml:space="preserve"> PAGEREF _Toc59126130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515E1601" w14:textId="4CCC2B7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1" w:history="1">
            <w:r w:rsidR="00461860" w:rsidRPr="00CB763D">
              <w:rPr>
                <w:rStyle w:val="Hyperlnk"/>
                <w:noProof/>
                <w:highlight w:val="white"/>
              </w:rPr>
              <w:t>4.2.3.</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Structs and Unions</w:t>
            </w:r>
            <w:r w:rsidR="00461860">
              <w:rPr>
                <w:noProof/>
                <w:webHidden/>
              </w:rPr>
              <w:tab/>
            </w:r>
            <w:r w:rsidR="00461860">
              <w:rPr>
                <w:noProof/>
                <w:webHidden/>
              </w:rPr>
              <w:fldChar w:fldCharType="begin"/>
            </w:r>
            <w:r w:rsidR="00461860">
              <w:rPr>
                <w:noProof/>
                <w:webHidden/>
              </w:rPr>
              <w:instrText xml:space="preserve"> PAGEREF _Toc59126131 \h </w:instrText>
            </w:r>
            <w:r w:rsidR="00461860">
              <w:rPr>
                <w:noProof/>
                <w:webHidden/>
              </w:rPr>
            </w:r>
            <w:r w:rsidR="00461860">
              <w:rPr>
                <w:noProof/>
                <w:webHidden/>
              </w:rPr>
              <w:fldChar w:fldCharType="separate"/>
            </w:r>
            <w:r w:rsidR="00461860">
              <w:rPr>
                <w:noProof/>
                <w:webHidden/>
              </w:rPr>
              <w:t>75</w:t>
            </w:r>
            <w:r w:rsidR="00461860">
              <w:rPr>
                <w:noProof/>
                <w:webHidden/>
              </w:rPr>
              <w:fldChar w:fldCharType="end"/>
            </w:r>
          </w:hyperlink>
        </w:p>
        <w:p w14:paraId="217F01A7" w14:textId="755FC09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2" w:history="1">
            <w:r w:rsidR="00461860" w:rsidRPr="00CB763D">
              <w:rPr>
                <w:rStyle w:val="Hyperlnk"/>
                <w:noProof/>
                <w:highlight w:val="white"/>
              </w:rPr>
              <w:t>4.2.4.</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w:t>
            </w:r>
            <w:r w:rsidR="00461860">
              <w:rPr>
                <w:noProof/>
                <w:webHidden/>
              </w:rPr>
              <w:tab/>
            </w:r>
            <w:r w:rsidR="00461860">
              <w:rPr>
                <w:noProof/>
                <w:webHidden/>
              </w:rPr>
              <w:fldChar w:fldCharType="begin"/>
            </w:r>
            <w:r w:rsidR="00461860">
              <w:rPr>
                <w:noProof/>
                <w:webHidden/>
              </w:rPr>
              <w:instrText xml:space="preserve"> PAGEREF _Toc59126132 \h </w:instrText>
            </w:r>
            <w:r w:rsidR="00461860">
              <w:rPr>
                <w:noProof/>
                <w:webHidden/>
              </w:rPr>
            </w:r>
            <w:r w:rsidR="00461860">
              <w:rPr>
                <w:noProof/>
                <w:webHidden/>
              </w:rPr>
              <w:fldChar w:fldCharType="separate"/>
            </w:r>
            <w:r w:rsidR="00461860">
              <w:rPr>
                <w:noProof/>
                <w:webHidden/>
              </w:rPr>
              <w:t>76</w:t>
            </w:r>
            <w:r w:rsidR="00461860">
              <w:rPr>
                <w:noProof/>
                <w:webHidden/>
              </w:rPr>
              <w:fldChar w:fldCharType="end"/>
            </w:r>
          </w:hyperlink>
        </w:p>
        <w:p w14:paraId="206F1C9E" w14:textId="452C42E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3" w:history="1">
            <w:r w:rsidR="00461860" w:rsidRPr="00CB763D">
              <w:rPr>
                <w:rStyle w:val="Hyperlnk"/>
                <w:noProof/>
                <w:highlight w:val="white"/>
              </w:rPr>
              <w:t>4.2.5.</w:t>
            </w:r>
            <w:r w:rsidR="00461860">
              <w:rPr>
                <w:rFonts w:asciiTheme="minorHAnsi" w:eastAsiaTheme="minorEastAsia" w:hAnsiTheme="minorHAnsi"/>
                <w:noProof/>
                <w:color w:val="auto"/>
                <w:lang w:val="sv-SE" w:eastAsia="sv-SE"/>
              </w:rPr>
              <w:tab/>
            </w:r>
            <w:r w:rsidR="00461860" w:rsidRPr="00CB763D">
              <w:rPr>
                <w:rStyle w:val="Hyperlnk"/>
                <w:noProof/>
                <w:highlight w:val="white"/>
              </w:rPr>
              <w:t>Declarator</w:t>
            </w:r>
            <w:r w:rsidR="00461860">
              <w:rPr>
                <w:noProof/>
                <w:webHidden/>
              </w:rPr>
              <w:tab/>
            </w:r>
            <w:r w:rsidR="00461860">
              <w:rPr>
                <w:noProof/>
                <w:webHidden/>
              </w:rPr>
              <w:fldChar w:fldCharType="begin"/>
            </w:r>
            <w:r w:rsidR="00461860">
              <w:rPr>
                <w:noProof/>
                <w:webHidden/>
              </w:rPr>
              <w:instrText xml:space="preserve"> PAGEREF _Toc59126133 \h </w:instrText>
            </w:r>
            <w:r w:rsidR="00461860">
              <w:rPr>
                <w:noProof/>
                <w:webHidden/>
              </w:rPr>
            </w:r>
            <w:r w:rsidR="00461860">
              <w:rPr>
                <w:noProof/>
                <w:webHidden/>
              </w:rPr>
              <w:fldChar w:fldCharType="separate"/>
            </w:r>
            <w:r w:rsidR="00461860">
              <w:rPr>
                <w:noProof/>
                <w:webHidden/>
              </w:rPr>
              <w:t>77</w:t>
            </w:r>
            <w:r w:rsidR="00461860">
              <w:rPr>
                <w:noProof/>
                <w:webHidden/>
              </w:rPr>
              <w:fldChar w:fldCharType="end"/>
            </w:r>
          </w:hyperlink>
        </w:p>
        <w:p w14:paraId="61A98EAC" w14:textId="53F74AC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4" w:history="1">
            <w:r w:rsidR="00461860" w:rsidRPr="00CB763D">
              <w:rPr>
                <w:rStyle w:val="Hyperlnk"/>
                <w:noProof/>
                <w:highlight w:val="white"/>
              </w:rPr>
              <w:t>4.2.6.</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 declarator</w:t>
            </w:r>
            <w:r w:rsidR="00461860">
              <w:rPr>
                <w:noProof/>
                <w:webHidden/>
              </w:rPr>
              <w:tab/>
            </w:r>
            <w:r w:rsidR="00461860">
              <w:rPr>
                <w:noProof/>
                <w:webHidden/>
              </w:rPr>
              <w:fldChar w:fldCharType="begin"/>
            </w:r>
            <w:r w:rsidR="00461860">
              <w:rPr>
                <w:noProof/>
                <w:webHidden/>
              </w:rPr>
              <w:instrText xml:space="preserve"> PAGEREF _Toc59126134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40D33BF1" w14:textId="7E53CEC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5" w:history="1">
            <w:r w:rsidR="00461860" w:rsidRPr="00CB763D">
              <w:rPr>
                <w:rStyle w:val="Hyperlnk"/>
                <w:noProof/>
                <w:highlight w:val="white"/>
              </w:rPr>
              <w:t>4.2.7.</w:t>
            </w:r>
            <w:r w:rsidR="00461860">
              <w:rPr>
                <w:rFonts w:asciiTheme="minorHAnsi" w:eastAsiaTheme="minorEastAsia" w:hAnsiTheme="minorHAnsi"/>
                <w:noProof/>
                <w:color w:val="auto"/>
                <w:lang w:val="sv-SE" w:eastAsia="sv-SE"/>
              </w:rPr>
              <w:tab/>
            </w:r>
            <w:r w:rsidR="00461860" w:rsidRPr="00CB763D">
              <w:rPr>
                <w:rStyle w:val="Hyperlnk"/>
                <w:noProof/>
                <w:highlight w:val="white"/>
              </w:rPr>
              <w:t>Direct Declarator</w:t>
            </w:r>
            <w:r w:rsidR="00461860">
              <w:rPr>
                <w:noProof/>
                <w:webHidden/>
              </w:rPr>
              <w:tab/>
            </w:r>
            <w:r w:rsidR="00461860">
              <w:rPr>
                <w:noProof/>
                <w:webHidden/>
              </w:rPr>
              <w:fldChar w:fldCharType="begin"/>
            </w:r>
            <w:r w:rsidR="00461860">
              <w:rPr>
                <w:noProof/>
                <w:webHidden/>
              </w:rPr>
              <w:instrText xml:space="preserve"> PAGEREF _Toc59126135 \h </w:instrText>
            </w:r>
            <w:r w:rsidR="00461860">
              <w:rPr>
                <w:noProof/>
                <w:webHidden/>
              </w:rPr>
            </w:r>
            <w:r w:rsidR="00461860">
              <w:rPr>
                <w:noProof/>
                <w:webHidden/>
              </w:rPr>
              <w:fldChar w:fldCharType="separate"/>
            </w:r>
            <w:r w:rsidR="00461860">
              <w:rPr>
                <w:noProof/>
                <w:webHidden/>
              </w:rPr>
              <w:t>80</w:t>
            </w:r>
            <w:r w:rsidR="00461860">
              <w:rPr>
                <w:noProof/>
                <w:webHidden/>
              </w:rPr>
              <w:fldChar w:fldCharType="end"/>
            </w:r>
          </w:hyperlink>
        </w:p>
        <w:p w14:paraId="02AF7621" w14:textId="5D8929C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6" w:history="1">
            <w:r w:rsidR="00461860" w:rsidRPr="00CB763D">
              <w:rPr>
                <w:rStyle w:val="Hyperlnk"/>
                <w:noProof/>
                <w:highlight w:val="white"/>
              </w:rPr>
              <w:t>4.2.8.</w:t>
            </w:r>
            <w:r w:rsidR="00461860">
              <w:rPr>
                <w:rFonts w:asciiTheme="minorHAnsi" w:eastAsiaTheme="minorEastAsia" w:hAnsiTheme="minorHAnsi"/>
                <w:noProof/>
                <w:color w:val="auto"/>
                <w:lang w:val="sv-SE" w:eastAsia="sv-SE"/>
              </w:rPr>
              <w:tab/>
            </w:r>
            <w:r w:rsidR="00461860" w:rsidRPr="00CB763D">
              <w:rPr>
                <w:rStyle w:val="Hyperlnk"/>
                <w:noProof/>
                <w:highlight w:val="white"/>
              </w:rPr>
              <w:t>Parameters</w:t>
            </w:r>
            <w:r w:rsidR="00461860">
              <w:rPr>
                <w:noProof/>
                <w:webHidden/>
              </w:rPr>
              <w:tab/>
            </w:r>
            <w:r w:rsidR="00461860">
              <w:rPr>
                <w:noProof/>
                <w:webHidden/>
              </w:rPr>
              <w:fldChar w:fldCharType="begin"/>
            </w:r>
            <w:r w:rsidR="00461860">
              <w:rPr>
                <w:noProof/>
                <w:webHidden/>
              </w:rPr>
              <w:instrText xml:space="preserve"> PAGEREF _Toc59126136 \h </w:instrText>
            </w:r>
            <w:r w:rsidR="00461860">
              <w:rPr>
                <w:noProof/>
                <w:webHidden/>
              </w:rPr>
            </w:r>
            <w:r w:rsidR="00461860">
              <w:rPr>
                <w:noProof/>
                <w:webHidden/>
              </w:rPr>
              <w:fldChar w:fldCharType="separate"/>
            </w:r>
            <w:r w:rsidR="00461860">
              <w:rPr>
                <w:noProof/>
                <w:webHidden/>
              </w:rPr>
              <w:t>82</w:t>
            </w:r>
            <w:r w:rsidR="00461860">
              <w:rPr>
                <w:noProof/>
                <w:webHidden/>
              </w:rPr>
              <w:fldChar w:fldCharType="end"/>
            </w:r>
          </w:hyperlink>
        </w:p>
        <w:p w14:paraId="205380D8" w14:textId="6FD8189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7" w:history="1">
            <w:r w:rsidR="00461860" w:rsidRPr="00CB763D">
              <w:rPr>
                <w:rStyle w:val="Hyperlnk"/>
                <w:noProof/>
                <w:highlight w:val="white"/>
              </w:rPr>
              <w:t>4.2.9.</w:t>
            </w:r>
            <w:r w:rsidR="00461860">
              <w:rPr>
                <w:rFonts w:asciiTheme="minorHAnsi" w:eastAsiaTheme="minorEastAsia" w:hAnsiTheme="minorHAnsi"/>
                <w:noProof/>
                <w:color w:val="auto"/>
                <w:lang w:val="sv-SE" w:eastAsia="sv-SE"/>
              </w:rPr>
              <w:tab/>
            </w:r>
            <w:r w:rsidR="00461860" w:rsidRPr="00CB763D">
              <w:rPr>
                <w:rStyle w:val="Hyperlnk"/>
                <w:noProof/>
                <w:highlight w:val="white"/>
              </w:rPr>
              <w:t>Abstract Declarator</w:t>
            </w:r>
            <w:r w:rsidR="00461860">
              <w:rPr>
                <w:noProof/>
                <w:webHidden/>
              </w:rPr>
              <w:tab/>
            </w:r>
            <w:r w:rsidR="00461860">
              <w:rPr>
                <w:noProof/>
                <w:webHidden/>
              </w:rPr>
              <w:fldChar w:fldCharType="begin"/>
            </w:r>
            <w:r w:rsidR="00461860">
              <w:rPr>
                <w:noProof/>
                <w:webHidden/>
              </w:rPr>
              <w:instrText xml:space="preserve"> PAGEREF _Toc59126137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E82A26E" w14:textId="244C719F"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38" w:history="1">
            <w:r w:rsidR="00461860" w:rsidRPr="00CB763D">
              <w:rPr>
                <w:rStyle w:val="Hyperlnk"/>
                <w:noProof/>
                <w:highlight w:val="white"/>
              </w:rPr>
              <w:t>4.3.</w:t>
            </w:r>
            <w:r w:rsidR="00461860">
              <w:rPr>
                <w:rFonts w:asciiTheme="minorHAnsi" w:eastAsiaTheme="minorEastAsia" w:hAnsiTheme="minorHAnsi"/>
                <w:noProof/>
                <w:color w:val="auto"/>
                <w:lang w:val="sv-SE" w:eastAsia="sv-SE"/>
              </w:rPr>
              <w:tab/>
            </w:r>
            <w:r w:rsidR="00461860" w:rsidRPr="00CB763D">
              <w:rPr>
                <w:rStyle w:val="Hyperlnk"/>
                <w:noProof/>
                <w:highlight w:val="white"/>
              </w:rPr>
              <w:t>Statements</w:t>
            </w:r>
            <w:r w:rsidR="00461860">
              <w:rPr>
                <w:noProof/>
                <w:webHidden/>
              </w:rPr>
              <w:tab/>
            </w:r>
            <w:r w:rsidR="00461860">
              <w:rPr>
                <w:noProof/>
                <w:webHidden/>
              </w:rPr>
              <w:fldChar w:fldCharType="begin"/>
            </w:r>
            <w:r w:rsidR="00461860">
              <w:rPr>
                <w:noProof/>
                <w:webHidden/>
              </w:rPr>
              <w:instrText xml:space="preserve"> PAGEREF _Toc59126138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49E3D23" w14:textId="7C3AC80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39"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The If Statement</w:t>
            </w:r>
            <w:r w:rsidR="00461860">
              <w:rPr>
                <w:noProof/>
                <w:webHidden/>
              </w:rPr>
              <w:tab/>
            </w:r>
            <w:r w:rsidR="00461860">
              <w:rPr>
                <w:noProof/>
                <w:webHidden/>
              </w:rPr>
              <w:fldChar w:fldCharType="begin"/>
            </w:r>
            <w:r w:rsidR="00461860">
              <w:rPr>
                <w:noProof/>
                <w:webHidden/>
              </w:rPr>
              <w:instrText xml:space="preserve"> PAGEREF _Toc59126139 \h </w:instrText>
            </w:r>
            <w:r w:rsidR="00461860">
              <w:rPr>
                <w:noProof/>
                <w:webHidden/>
              </w:rPr>
            </w:r>
            <w:r w:rsidR="00461860">
              <w:rPr>
                <w:noProof/>
                <w:webHidden/>
              </w:rPr>
              <w:fldChar w:fldCharType="separate"/>
            </w:r>
            <w:r w:rsidR="00461860">
              <w:rPr>
                <w:noProof/>
                <w:webHidden/>
              </w:rPr>
              <w:t>83</w:t>
            </w:r>
            <w:r w:rsidR="00461860">
              <w:rPr>
                <w:noProof/>
                <w:webHidden/>
              </w:rPr>
              <w:fldChar w:fldCharType="end"/>
            </w:r>
          </w:hyperlink>
        </w:p>
        <w:p w14:paraId="359C4620" w14:textId="0F2BAAD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0" w:history="1">
            <w:r w:rsidR="00461860" w:rsidRPr="00CB763D">
              <w:rPr>
                <w:rStyle w:val="Hyperlnk"/>
                <w:noProof/>
                <w:highlight w:val="white"/>
              </w:rPr>
              <w:t>4.3.2.</w:t>
            </w:r>
            <w:r w:rsidR="00461860">
              <w:rPr>
                <w:rFonts w:asciiTheme="minorHAnsi" w:eastAsiaTheme="minorEastAsia" w:hAnsiTheme="minorHAnsi"/>
                <w:noProof/>
                <w:color w:val="auto"/>
                <w:lang w:val="sv-SE" w:eastAsia="sv-SE"/>
              </w:rPr>
              <w:tab/>
            </w:r>
            <w:r w:rsidR="00461860" w:rsidRPr="00CB763D">
              <w:rPr>
                <w:rStyle w:val="Hyperlnk"/>
                <w:noProof/>
                <w:highlight w:val="white"/>
              </w:rPr>
              <w:t>The If-Else Statement</w:t>
            </w:r>
            <w:r w:rsidR="00461860">
              <w:rPr>
                <w:noProof/>
                <w:webHidden/>
              </w:rPr>
              <w:tab/>
            </w:r>
            <w:r w:rsidR="00461860">
              <w:rPr>
                <w:noProof/>
                <w:webHidden/>
              </w:rPr>
              <w:fldChar w:fldCharType="begin"/>
            </w:r>
            <w:r w:rsidR="00461860">
              <w:rPr>
                <w:noProof/>
                <w:webHidden/>
              </w:rPr>
              <w:instrText xml:space="preserve"> PAGEREF _Toc59126140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473B0E5E" w14:textId="2E4CB13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1" w:history="1">
            <w:r w:rsidR="00461860" w:rsidRPr="00CB763D">
              <w:rPr>
                <w:rStyle w:val="Hyperlnk"/>
                <w:noProof/>
              </w:rPr>
              <w:t>4.3.3.</w:t>
            </w:r>
            <w:r w:rsidR="00461860">
              <w:rPr>
                <w:rFonts w:asciiTheme="minorHAnsi" w:eastAsiaTheme="minorEastAsia" w:hAnsiTheme="minorHAnsi"/>
                <w:noProof/>
                <w:color w:val="auto"/>
                <w:lang w:val="sv-SE" w:eastAsia="sv-SE"/>
              </w:rPr>
              <w:tab/>
            </w:r>
            <w:r w:rsidR="00461860" w:rsidRPr="00CB763D">
              <w:rPr>
                <w:rStyle w:val="Hyperlnk"/>
                <w:noProof/>
              </w:rPr>
              <w:t>The Switch Statement</w:t>
            </w:r>
            <w:r w:rsidR="00461860">
              <w:rPr>
                <w:noProof/>
                <w:webHidden/>
              </w:rPr>
              <w:tab/>
            </w:r>
            <w:r w:rsidR="00461860">
              <w:rPr>
                <w:noProof/>
                <w:webHidden/>
              </w:rPr>
              <w:fldChar w:fldCharType="begin"/>
            </w:r>
            <w:r w:rsidR="00461860">
              <w:rPr>
                <w:noProof/>
                <w:webHidden/>
              </w:rPr>
              <w:instrText xml:space="preserve"> PAGEREF _Toc59126141 \h </w:instrText>
            </w:r>
            <w:r w:rsidR="00461860">
              <w:rPr>
                <w:noProof/>
                <w:webHidden/>
              </w:rPr>
            </w:r>
            <w:r w:rsidR="00461860">
              <w:rPr>
                <w:noProof/>
                <w:webHidden/>
              </w:rPr>
              <w:fldChar w:fldCharType="separate"/>
            </w:r>
            <w:r w:rsidR="00461860">
              <w:rPr>
                <w:noProof/>
                <w:webHidden/>
              </w:rPr>
              <w:t>84</w:t>
            </w:r>
            <w:r w:rsidR="00461860">
              <w:rPr>
                <w:noProof/>
                <w:webHidden/>
              </w:rPr>
              <w:fldChar w:fldCharType="end"/>
            </w:r>
          </w:hyperlink>
        </w:p>
        <w:p w14:paraId="3FA316B2" w14:textId="4CD2273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2" w:history="1">
            <w:r w:rsidR="00461860" w:rsidRPr="00CB763D">
              <w:rPr>
                <w:rStyle w:val="Hyperlnk"/>
                <w:noProof/>
              </w:rPr>
              <w:t>4.3.4.</w:t>
            </w:r>
            <w:r w:rsidR="00461860">
              <w:rPr>
                <w:rFonts w:asciiTheme="minorHAnsi" w:eastAsiaTheme="minorEastAsia" w:hAnsiTheme="minorHAnsi"/>
                <w:noProof/>
                <w:color w:val="auto"/>
                <w:lang w:val="sv-SE" w:eastAsia="sv-SE"/>
              </w:rPr>
              <w:tab/>
            </w:r>
            <w:r w:rsidR="00461860" w:rsidRPr="00CB763D">
              <w:rPr>
                <w:rStyle w:val="Hyperlnk"/>
                <w:noProof/>
              </w:rPr>
              <w:t>The Case Statement</w:t>
            </w:r>
            <w:r w:rsidR="00461860">
              <w:rPr>
                <w:noProof/>
                <w:webHidden/>
              </w:rPr>
              <w:tab/>
            </w:r>
            <w:r w:rsidR="00461860">
              <w:rPr>
                <w:noProof/>
                <w:webHidden/>
              </w:rPr>
              <w:fldChar w:fldCharType="begin"/>
            </w:r>
            <w:r w:rsidR="00461860">
              <w:rPr>
                <w:noProof/>
                <w:webHidden/>
              </w:rPr>
              <w:instrText xml:space="preserve"> PAGEREF _Toc59126142 \h </w:instrText>
            </w:r>
            <w:r w:rsidR="00461860">
              <w:rPr>
                <w:noProof/>
                <w:webHidden/>
              </w:rPr>
            </w:r>
            <w:r w:rsidR="00461860">
              <w:rPr>
                <w:noProof/>
                <w:webHidden/>
              </w:rPr>
              <w:fldChar w:fldCharType="separate"/>
            </w:r>
            <w:r w:rsidR="00461860">
              <w:rPr>
                <w:noProof/>
                <w:webHidden/>
              </w:rPr>
              <w:t>86</w:t>
            </w:r>
            <w:r w:rsidR="00461860">
              <w:rPr>
                <w:noProof/>
                <w:webHidden/>
              </w:rPr>
              <w:fldChar w:fldCharType="end"/>
            </w:r>
          </w:hyperlink>
        </w:p>
        <w:p w14:paraId="6EAA8FBD" w14:textId="6EE3AFE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3" w:history="1">
            <w:r w:rsidR="00461860" w:rsidRPr="00CB763D">
              <w:rPr>
                <w:rStyle w:val="Hyperlnk"/>
                <w:noProof/>
              </w:rPr>
              <w:t>4.3.5.</w:t>
            </w:r>
            <w:r w:rsidR="00461860">
              <w:rPr>
                <w:rFonts w:asciiTheme="minorHAnsi" w:eastAsiaTheme="minorEastAsia" w:hAnsiTheme="minorHAnsi"/>
                <w:noProof/>
                <w:color w:val="auto"/>
                <w:lang w:val="sv-SE" w:eastAsia="sv-SE"/>
              </w:rPr>
              <w:tab/>
            </w:r>
            <w:r w:rsidR="00461860" w:rsidRPr="00CB763D">
              <w:rPr>
                <w:rStyle w:val="Hyperlnk"/>
                <w:noProof/>
              </w:rPr>
              <w:t>The Default Statement</w:t>
            </w:r>
            <w:r w:rsidR="00461860">
              <w:rPr>
                <w:noProof/>
                <w:webHidden/>
              </w:rPr>
              <w:tab/>
            </w:r>
            <w:r w:rsidR="00461860">
              <w:rPr>
                <w:noProof/>
                <w:webHidden/>
              </w:rPr>
              <w:fldChar w:fldCharType="begin"/>
            </w:r>
            <w:r w:rsidR="00461860">
              <w:rPr>
                <w:noProof/>
                <w:webHidden/>
              </w:rPr>
              <w:instrText xml:space="preserve"> PAGEREF _Toc59126143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20594723" w14:textId="131759D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4" w:history="1">
            <w:r w:rsidR="00461860" w:rsidRPr="00CB763D">
              <w:rPr>
                <w:rStyle w:val="Hyperlnk"/>
                <w:noProof/>
              </w:rPr>
              <w:t>4.3.6.</w:t>
            </w:r>
            <w:r w:rsidR="00461860">
              <w:rPr>
                <w:rFonts w:asciiTheme="minorHAnsi" w:eastAsiaTheme="minorEastAsia" w:hAnsiTheme="minorHAnsi"/>
                <w:noProof/>
                <w:color w:val="auto"/>
                <w:lang w:val="sv-SE" w:eastAsia="sv-SE"/>
              </w:rPr>
              <w:tab/>
            </w:r>
            <w:r w:rsidR="00461860" w:rsidRPr="00CB763D">
              <w:rPr>
                <w:rStyle w:val="Hyperlnk"/>
                <w:noProof/>
              </w:rPr>
              <w:t>The While Statement</w:t>
            </w:r>
            <w:r w:rsidR="00461860">
              <w:rPr>
                <w:noProof/>
                <w:webHidden/>
              </w:rPr>
              <w:tab/>
            </w:r>
            <w:r w:rsidR="00461860">
              <w:rPr>
                <w:noProof/>
                <w:webHidden/>
              </w:rPr>
              <w:fldChar w:fldCharType="begin"/>
            </w:r>
            <w:r w:rsidR="00461860">
              <w:rPr>
                <w:noProof/>
                <w:webHidden/>
              </w:rPr>
              <w:instrText xml:space="preserve"> PAGEREF _Toc59126144 \h </w:instrText>
            </w:r>
            <w:r w:rsidR="00461860">
              <w:rPr>
                <w:noProof/>
                <w:webHidden/>
              </w:rPr>
            </w:r>
            <w:r w:rsidR="00461860">
              <w:rPr>
                <w:noProof/>
                <w:webHidden/>
              </w:rPr>
              <w:fldChar w:fldCharType="separate"/>
            </w:r>
            <w:r w:rsidR="00461860">
              <w:rPr>
                <w:noProof/>
                <w:webHidden/>
              </w:rPr>
              <w:t>87</w:t>
            </w:r>
            <w:r w:rsidR="00461860">
              <w:rPr>
                <w:noProof/>
                <w:webHidden/>
              </w:rPr>
              <w:fldChar w:fldCharType="end"/>
            </w:r>
          </w:hyperlink>
        </w:p>
        <w:p w14:paraId="1C0ADEC3" w14:textId="0CB14EE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5" w:history="1">
            <w:r w:rsidR="00461860" w:rsidRPr="00CB763D">
              <w:rPr>
                <w:rStyle w:val="Hyperlnk"/>
                <w:noProof/>
              </w:rPr>
              <w:t>4.3.7.</w:t>
            </w:r>
            <w:r w:rsidR="00461860">
              <w:rPr>
                <w:rFonts w:asciiTheme="minorHAnsi" w:eastAsiaTheme="minorEastAsia" w:hAnsiTheme="minorHAnsi"/>
                <w:noProof/>
                <w:color w:val="auto"/>
                <w:lang w:val="sv-SE" w:eastAsia="sv-SE"/>
              </w:rPr>
              <w:tab/>
            </w:r>
            <w:r w:rsidR="00461860" w:rsidRPr="00CB763D">
              <w:rPr>
                <w:rStyle w:val="Hyperlnk"/>
                <w:noProof/>
              </w:rPr>
              <w:t>The Do Statement</w:t>
            </w:r>
            <w:r w:rsidR="00461860">
              <w:rPr>
                <w:noProof/>
                <w:webHidden/>
              </w:rPr>
              <w:tab/>
            </w:r>
            <w:r w:rsidR="00461860">
              <w:rPr>
                <w:noProof/>
                <w:webHidden/>
              </w:rPr>
              <w:fldChar w:fldCharType="begin"/>
            </w:r>
            <w:r w:rsidR="00461860">
              <w:rPr>
                <w:noProof/>
                <w:webHidden/>
              </w:rPr>
              <w:instrText xml:space="preserve"> PAGEREF _Toc59126145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68109888" w14:textId="222D0D7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6" w:history="1">
            <w:r w:rsidR="00461860" w:rsidRPr="00CB763D">
              <w:rPr>
                <w:rStyle w:val="Hyperlnk"/>
                <w:noProof/>
              </w:rPr>
              <w:t>4.3.8.</w:t>
            </w:r>
            <w:r w:rsidR="00461860">
              <w:rPr>
                <w:rFonts w:asciiTheme="minorHAnsi" w:eastAsiaTheme="minorEastAsia" w:hAnsiTheme="minorHAnsi"/>
                <w:noProof/>
                <w:color w:val="auto"/>
                <w:lang w:val="sv-SE" w:eastAsia="sv-SE"/>
              </w:rPr>
              <w:tab/>
            </w:r>
            <w:r w:rsidR="00461860" w:rsidRPr="00CB763D">
              <w:rPr>
                <w:rStyle w:val="Hyperlnk"/>
                <w:noProof/>
              </w:rPr>
              <w:t>The For Statement</w:t>
            </w:r>
            <w:r w:rsidR="00461860">
              <w:rPr>
                <w:noProof/>
                <w:webHidden/>
              </w:rPr>
              <w:tab/>
            </w:r>
            <w:r w:rsidR="00461860">
              <w:rPr>
                <w:noProof/>
                <w:webHidden/>
              </w:rPr>
              <w:fldChar w:fldCharType="begin"/>
            </w:r>
            <w:r w:rsidR="00461860">
              <w:rPr>
                <w:noProof/>
                <w:webHidden/>
              </w:rPr>
              <w:instrText xml:space="preserve"> PAGEREF _Toc59126146 \h </w:instrText>
            </w:r>
            <w:r w:rsidR="00461860">
              <w:rPr>
                <w:noProof/>
                <w:webHidden/>
              </w:rPr>
            </w:r>
            <w:r w:rsidR="00461860">
              <w:rPr>
                <w:noProof/>
                <w:webHidden/>
              </w:rPr>
              <w:fldChar w:fldCharType="separate"/>
            </w:r>
            <w:r w:rsidR="00461860">
              <w:rPr>
                <w:noProof/>
                <w:webHidden/>
              </w:rPr>
              <w:t>88</w:t>
            </w:r>
            <w:r w:rsidR="00461860">
              <w:rPr>
                <w:noProof/>
                <w:webHidden/>
              </w:rPr>
              <w:fldChar w:fldCharType="end"/>
            </w:r>
          </w:hyperlink>
        </w:p>
        <w:p w14:paraId="5FB8945D" w14:textId="13E614B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7" w:history="1">
            <w:r w:rsidR="00461860" w:rsidRPr="00CB763D">
              <w:rPr>
                <w:rStyle w:val="Hyperlnk"/>
                <w:noProof/>
              </w:rPr>
              <w:t>4.3.9.</w:t>
            </w:r>
            <w:r w:rsidR="00461860">
              <w:rPr>
                <w:rFonts w:asciiTheme="minorHAnsi" w:eastAsiaTheme="minorEastAsia" w:hAnsiTheme="minorHAnsi"/>
                <w:noProof/>
                <w:color w:val="auto"/>
                <w:lang w:val="sv-SE" w:eastAsia="sv-SE"/>
              </w:rPr>
              <w:tab/>
            </w:r>
            <w:r w:rsidR="00461860" w:rsidRPr="00CB763D">
              <w:rPr>
                <w:rStyle w:val="Hyperlnk"/>
                <w:noProof/>
              </w:rPr>
              <w:t>The Label and Goto Statements</w:t>
            </w:r>
            <w:r w:rsidR="00461860">
              <w:rPr>
                <w:noProof/>
                <w:webHidden/>
              </w:rPr>
              <w:tab/>
            </w:r>
            <w:r w:rsidR="00461860">
              <w:rPr>
                <w:noProof/>
                <w:webHidden/>
              </w:rPr>
              <w:fldChar w:fldCharType="begin"/>
            </w:r>
            <w:r w:rsidR="00461860">
              <w:rPr>
                <w:noProof/>
                <w:webHidden/>
              </w:rPr>
              <w:instrText xml:space="preserve"> PAGEREF _Toc59126147 \h </w:instrText>
            </w:r>
            <w:r w:rsidR="00461860">
              <w:rPr>
                <w:noProof/>
                <w:webHidden/>
              </w:rPr>
            </w:r>
            <w:r w:rsidR="00461860">
              <w:rPr>
                <w:noProof/>
                <w:webHidden/>
              </w:rPr>
              <w:fldChar w:fldCharType="separate"/>
            </w:r>
            <w:r w:rsidR="00461860">
              <w:rPr>
                <w:noProof/>
                <w:webHidden/>
              </w:rPr>
              <w:t>89</w:t>
            </w:r>
            <w:r w:rsidR="00461860">
              <w:rPr>
                <w:noProof/>
                <w:webHidden/>
              </w:rPr>
              <w:fldChar w:fldCharType="end"/>
            </w:r>
          </w:hyperlink>
        </w:p>
        <w:p w14:paraId="47209065" w14:textId="388C741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8" w:history="1">
            <w:r w:rsidR="00461860" w:rsidRPr="00CB763D">
              <w:rPr>
                <w:rStyle w:val="Hyperlnk"/>
                <w:noProof/>
              </w:rPr>
              <w:t>4.3.10.</w:t>
            </w:r>
            <w:r w:rsidR="00461860">
              <w:rPr>
                <w:rFonts w:asciiTheme="minorHAnsi" w:eastAsiaTheme="minorEastAsia" w:hAnsiTheme="minorHAnsi"/>
                <w:noProof/>
                <w:color w:val="auto"/>
                <w:lang w:val="sv-SE" w:eastAsia="sv-SE"/>
              </w:rPr>
              <w:tab/>
            </w:r>
            <w:r w:rsidR="00461860" w:rsidRPr="00CB763D">
              <w:rPr>
                <w:rStyle w:val="Hyperlnk"/>
                <w:noProof/>
              </w:rPr>
              <w:t>Return Statement</w:t>
            </w:r>
            <w:r w:rsidR="00461860">
              <w:rPr>
                <w:noProof/>
                <w:webHidden/>
              </w:rPr>
              <w:tab/>
            </w:r>
            <w:r w:rsidR="00461860">
              <w:rPr>
                <w:noProof/>
                <w:webHidden/>
              </w:rPr>
              <w:fldChar w:fldCharType="begin"/>
            </w:r>
            <w:r w:rsidR="00461860">
              <w:rPr>
                <w:noProof/>
                <w:webHidden/>
              </w:rPr>
              <w:instrText xml:space="preserve"> PAGEREF _Toc59126148 \h </w:instrText>
            </w:r>
            <w:r w:rsidR="00461860">
              <w:rPr>
                <w:noProof/>
                <w:webHidden/>
              </w:rPr>
            </w:r>
            <w:r w:rsidR="00461860">
              <w:rPr>
                <w:noProof/>
                <w:webHidden/>
              </w:rPr>
              <w:fldChar w:fldCharType="separate"/>
            </w:r>
            <w:r w:rsidR="00461860">
              <w:rPr>
                <w:noProof/>
                <w:webHidden/>
              </w:rPr>
              <w:t>90</w:t>
            </w:r>
            <w:r w:rsidR="00461860">
              <w:rPr>
                <w:noProof/>
                <w:webHidden/>
              </w:rPr>
              <w:fldChar w:fldCharType="end"/>
            </w:r>
          </w:hyperlink>
        </w:p>
        <w:p w14:paraId="47506003" w14:textId="5F06C2C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49" w:history="1">
            <w:r w:rsidR="00461860" w:rsidRPr="00CB763D">
              <w:rPr>
                <w:rStyle w:val="Hyperlnk"/>
                <w:noProof/>
              </w:rPr>
              <w:t>4.3.11.</w:t>
            </w:r>
            <w:r w:rsidR="00461860">
              <w:rPr>
                <w:rFonts w:asciiTheme="minorHAnsi" w:eastAsiaTheme="minorEastAsia" w:hAnsiTheme="minorHAnsi"/>
                <w:noProof/>
                <w:color w:val="auto"/>
                <w:lang w:val="sv-SE" w:eastAsia="sv-SE"/>
              </w:rPr>
              <w:tab/>
            </w:r>
            <w:r w:rsidR="00461860" w:rsidRPr="00CB763D">
              <w:rPr>
                <w:rStyle w:val="Hyperlnk"/>
                <w:noProof/>
              </w:rPr>
              <w:t>Optional Expression Statement</w:t>
            </w:r>
            <w:r w:rsidR="00461860">
              <w:rPr>
                <w:noProof/>
                <w:webHidden/>
              </w:rPr>
              <w:tab/>
            </w:r>
            <w:r w:rsidR="00461860">
              <w:rPr>
                <w:noProof/>
                <w:webHidden/>
              </w:rPr>
              <w:fldChar w:fldCharType="begin"/>
            </w:r>
            <w:r w:rsidR="00461860">
              <w:rPr>
                <w:noProof/>
                <w:webHidden/>
              </w:rPr>
              <w:instrText xml:space="preserve"> PAGEREF _Toc59126149 \h </w:instrText>
            </w:r>
            <w:r w:rsidR="00461860">
              <w:rPr>
                <w:noProof/>
                <w:webHidden/>
              </w:rPr>
            </w:r>
            <w:r w:rsidR="00461860">
              <w:rPr>
                <w:noProof/>
                <w:webHidden/>
              </w:rPr>
              <w:fldChar w:fldCharType="separate"/>
            </w:r>
            <w:r w:rsidR="00461860">
              <w:rPr>
                <w:noProof/>
                <w:webHidden/>
              </w:rPr>
              <w:t>91</w:t>
            </w:r>
            <w:r w:rsidR="00461860">
              <w:rPr>
                <w:noProof/>
                <w:webHidden/>
              </w:rPr>
              <w:fldChar w:fldCharType="end"/>
            </w:r>
          </w:hyperlink>
        </w:p>
        <w:p w14:paraId="71802D73" w14:textId="6402397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0" w:history="1">
            <w:r w:rsidR="00461860" w:rsidRPr="00CB763D">
              <w:rPr>
                <w:rStyle w:val="Hyperlnk"/>
                <w:noProof/>
              </w:rPr>
              <w:t>4.3.12.</w:t>
            </w:r>
            <w:r w:rsidR="00461860">
              <w:rPr>
                <w:rFonts w:asciiTheme="minorHAnsi" w:eastAsiaTheme="minorEastAsia" w:hAnsiTheme="minorHAnsi"/>
                <w:noProof/>
                <w:color w:val="auto"/>
                <w:lang w:val="sv-SE" w:eastAsia="sv-SE"/>
              </w:rPr>
              <w:tab/>
            </w:r>
            <w:r w:rsidR="00461860" w:rsidRPr="00CB763D">
              <w:rPr>
                <w:rStyle w:val="Hyperlnk"/>
                <w:noProof/>
              </w:rPr>
              <w:t>Jump Register Statements</w:t>
            </w:r>
            <w:r w:rsidR="00461860">
              <w:rPr>
                <w:noProof/>
                <w:webHidden/>
              </w:rPr>
              <w:tab/>
            </w:r>
            <w:r w:rsidR="00461860">
              <w:rPr>
                <w:noProof/>
                <w:webHidden/>
              </w:rPr>
              <w:fldChar w:fldCharType="begin"/>
            </w:r>
            <w:r w:rsidR="00461860">
              <w:rPr>
                <w:noProof/>
                <w:webHidden/>
              </w:rPr>
              <w:instrText xml:space="preserve"> PAGEREF _Toc59126150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5C973A" w14:textId="49F107C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1"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Interrupt Statements</w:t>
            </w:r>
            <w:r w:rsidR="00461860">
              <w:rPr>
                <w:noProof/>
                <w:webHidden/>
              </w:rPr>
              <w:tab/>
            </w:r>
            <w:r w:rsidR="00461860">
              <w:rPr>
                <w:noProof/>
                <w:webHidden/>
              </w:rPr>
              <w:fldChar w:fldCharType="begin"/>
            </w:r>
            <w:r w:rsidR="00461860">
              <w:rPr>
                <w:noProof/>
                <w:webHidden/>
              </w:rPr>
              <w:instrText xml:space="preserve"> PAGEREF _Toc59126151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44226F0D" w14:textId="6295F61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2" w:history="1">
            <w:r w:rsidR="00461860" w:rsidRPr="00CB763D">
              <w:rPr>
                <w:rStyle w:val="Hyperlnk"/>
                <w:noProof/>
              </w:rPr>
              <w:t>4.3.1.</w:t>
            </w:r>
            <w:r w:rsidR="00461860">
              <w:rPr>
                <w:rFonts w:asciiTheme="minorHAnsi" w:eastAsiaTheme="minorEastAsia" w:hAnsiTheme="minorHAnsi"/>
                <w:noProof/>
                <w:color w:val="auto"/>
                <w:lang w:val="sv-SE" w:eastAsia="sv-SE"/>
              </w:rPr>
              <w:tab/>
            </w:r>
            <w:r w:rsidR="00461860" w:rsidRPr="00CB763D">
              <w:rPr>
                <w:rStyle w:val="Hyperlnk"/>
                <w:noProof/>
              </w:rPr>
              <w:t>System Call Statements</w:t>
            </w:r>
            <w:r w:rsidR="00461860">
              <w:rPr>
                <w:noProof/>
                <w:webHidden/>
              </w:rPr>
              <w:tab/>
            </w:r>
            <w:r w:rsidR="00461860">
              <w:rPr>
                <w:noProof/>
                <w:webHidden/>
              </w:rPr>
              <w:fldChar w:fldCharType="begin"/>
            </w:r>
            <w:r w:rsidR="00461860">
              <w:rPr>
                <w:noProof/>
                <w:webHidden/>
              </w:rPr>
              <w:instrText xml:space="preserve"> PAGEREF _Toc59126152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780B1D89" w14:textId="6E63FA0C"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53" w:history="1">
            <w:r w:rsidR="00461860" w:rsidRPr="00CB763D">
              <w:rPr>
                <w:rStyle w:val="Hyperlnk"/>
                <w:noProof/>
              </w:rPr>
              <w:t>4.4.</w:t>
            </w:r>
            <w:r w:rsidR="00461860">
              <w:rPr>
                <w:rFonts w:asciiTheme="minorHAnsi" w:eastAsiaTheme="minorEastAsia" w:hAnsiTheme="minorHAnsi"/>
                <w:noProof/>
                <w:color w:val="auto"/>
                <w:lang w:val="sv-SE" w:eastAsia="sv-SE"/>
              </w:rPr>
              <w:tab/>
            </w:r>
            <w:r w:rsidR="00461860" w:rsidRPr="00CB763D">
              <w:rPr>
                <w:rStyle w:val="Hyperlnk"/>
                <w:noProof/>
              </w:rPr>
              <w:t>Expressions</w:t>
            </w:r>
            <w:r w:rsidR="00461860">
              <w:rPr>
                <w:noProof/>
                <w:webHidden/>
              </w:rPr>
              <w:tab/>
            </w:r>
            <w:r w:rsidR="00461860">
              <w:rPr>
                <w:noProof/>
                <w:webHidden/>
              </w:rPr>
              <w:fldChar w:fldCharType="begin"/>
            </w:r>
            <w:r w:rsidR="00461860">
              <w:rPr>
                <w:noProof/>
                <w:webHidden/>
              </w:rPr>
              <w:instrText xml:space="preserve"> PAGEREF _Toc59126153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5D790C7A" w14:textId="3DA69E7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4"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The Comma Expression</w:t>
            </w:r>
            <w:r w:rsidR="00461860">
              <w:rPr>
                <w:noProof/>
                <w:webHidden/>
              </w:rPr>
              <w:tab/>
            </w:r>
            <w:r w:rsidR="00461860">
              <w:rPr>
                <w:noProof/>
                <w:webHidden/>
              </w:rPr>
              <w:fldChar w:fldCharType="begin"/>
            </w:r>
            <w:r w:rsidR="00461860">
              <w:rPr>
                <w:noProof/>
                <w:webHidden/>
              </w:rPr>
              <w:instrText xml:space="preserve"> PAGEREF _Toc59126154 \h </w:instrText>
            </w:r>
            <w:r w:rsidR="00461860">
              <w:rPr>
                <w:noProof/>
                <w:webHidden/>
              </w:rPr>
            </w:r>
            <w:r w:rsidR="00461860">
              <w:rPr>
                <w:noProof/>
                <w:webHidden/>
              </w:rPr>
              <w:fldChar w:fldCharType="separate"/>
            </w:r>
            <w:r w:rsidR="00461860">
              <w:rPr>
                <w:noProof/>
                <w:webHidden/>
              </w:rPr>
              <w:t>92</w:t>
            </w:r>
            <w:r w:rsidR="00461860">
              <w:rPr>
                <w:noProof/>
                <w:webHidden/>
              </w:rPr>
              <w:fldChar w:fldCharType="end"/>
            </w:r>
          </w:hyperlink>
        </w:p>
        <w:p w14:paraId="07E079F8" w14:textId="3113B4F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5"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The Assignment Expression</w:t>
            </w:r>
            <w:r w:rsidR="00461860">
              <w:rPr>
                <w:noProof/>
                <w:webHidden/>
              </w:rPr>
              <w:tab/>
            </w:r>
            <w:r w:rsidR="00461860">
              <w:rPr>
                <w:noProof/>
                <w:webHidden/>
              </w:rPr>
              <w:fldChar w:fldCharType="begin"/>
            </w:r>
            <w:r w:rsidR="00461860">
              <w:rPr>
                <w:noProof/>
                <w:webHidden/>
              </w:rPr>
              <w:instrText xml:space="preserve"> PAGEREF _Toc59126155 \h </w:instrText>
            </w:r>
            <w:r w:rsidR="00461860">
              <w:rPr>
                <w:noProof/>
                <w:webHidden/>
              </w:rPr>
            </w:r>
            <w:r w:rsidR="00461860">
              <w:rPr>
                <w:noProof/>
                <w:webHidden/>
              </w:rPr>
              <w:fldChar w:fldCharType="separate"/>
            </w:r>
            <w:r w:rsidR="00461860">
              <w:rPr>
                <w:noProof/>
                <w:webHidden/>
              </w:rPr>
              <w:t>93</w:t>
            </w:r>
            <w:r w:rsidR="00461860">
              <w:rPr>
                <w:noProof/>
                <w:webHidden/>
              </w:rPr>
              <w:fldChar w:fldCharType="end"/>
            </w:r>
          </w:hyperlink>
        </w:p>
        <w:p w14:paraId="49B3C3CF" w14:textId="01FD2D3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6"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The Condition Expression</w:t>
            </w:r>
            <w:r w:rsidR="00461860">
              <w:rPr>
                <w:noProof/>
                <w:webHidden/>
              </w:rPr>
              <w:tab/>
            </w:r>
            <w:r w:rsidR="00461860">
              <w:rPr>
                <w:noProof/>
                <w:webHidden/>
              </w:rPr>
              <w:fldChar w:fldCharType="begin"/>
            </w:r>
            <w:r w:rsidR="00461860">
              <w:rPr>
                <w:noProof/>
                <w:webHidden/>
              </w:rPr>
              <w:instrText xml:space="preserve"> PAGEREF _Toc59126156 \h </w:instrText>
            </w:r>
            <w:r w:rsidR="00461860">
              <w:rPr>
                <w:noProof/>
                <w:webHidden/>
              </w:rPr>
            </w:r>
            <w:r w:rsidR="00461860">
              <w:rPr>
                <w:noProof/>
                <w:webHidden/>
              </w:rPr>
              <w:fldChar w:fldCharType="separate"/>
            </w:r>
            <w:r w:rsidR="00461860">
              <w:rPr>
                <w:noProof/>
                <w:webHidden/>
              </w:rPr>
              <w:t>95</w:t>
            </w:r>
            <w:r w:rsidR="00461860">
              <w:rPr>
                <w:noProof/>
                <w:webHidden/>
              </w:rPr>
              <w:fldChar w:fldCharType="end"/>
            </w:r>
          </w:hyperlink>
        </w:p>
        <w:p w14:paraId="106BB631" w14:textId="1DCEFAB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7"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_Toc59126157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0F392F0D" w14:textId="0EB17B0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8" w:history="1">
            <w:r w:rsidR="00461860" w:rsidRPr="00CB763D">
              <w:rPr>
                <w:rStyle w:val="Hyperlnk"/>
                <w:noProof/>
              </w:rPr>
              <w:t>4.4.5.</w:t>
            </w:r>
            <w:r w:rsidR="00461860">
              <w:rPr>
                <w:rFonts w:asciiTheme="minorHAnsi" w:eastAsiaTheme="minorEastAsia" w:hAnsiTheme="minorHAnsi"/>
                <w:noProof/>
                <w:color w:val="auto"/>
                <w:lang w:val="sv-SE" w:eastAsia="sv-SE"/>
              </w:rPr>
              <w:tab/>
            </w:r>
            <w:r w:rsidR="00461860" w:rsidRPr="00CB763D">
              <w:rPr>
                <w:rStyle w:val="Hyperlnk"/>
                <w:noProof/>
              </w:rPr>
              <w:t>The Logical Or Expression</w:t>
            </w:r>
            <w:r w:rsidR="00461860">
              <w:rPr>
                <w:noProof/>
                <w:webHidden/>
              </w:rPr>
              <w:tab/>
            </w:r>
            <w:r w:rsidR="00461860">
              <w:rPr>
                <w:noProof/>
                <w:webHidden/>
              </w:rPr>
              <w:fldChar w:fldCharType="begin"/>
            </w:r>
            <w:r w:rsidR="00461860">
              <w:rPr>
                <w:noProof/>
                <w:webHidden/>
              </w:rPr>
              <w:instrText xml:space="preserve"> PAGEREF _Toc59126158 \h </w:instrText>
            </w:r>
            <w:r w:rsidR="00461860">
              <w:rPr>
                <w:noProof/>
                <w:webHidden/>
              </w:rPr>
            </w:r>
            <w:r w:rsidR="00461860">
              <w:rPr>
                <w:noProof/>
                <w:webHidden/>
              </w:rPr>
              <w:fldChar w:fldCharType="separate"/>
            </w:r>
            <w:r w:rsidR="00461860">
              <w:rPr>
                <w:noProof/>
                <w:webHidden/>
              </w:rPr>
              <w:t>98</w:t>
            </w:r>
            <w:r w:rsidR="00461860">
              <w:rPr>
                <w:noProof/>
                <w:webHidden/>
              </w:rPr>
              <w:fldChar w:fldCharType="end"/>
            </w:r>
          </w:hyperlink>
        </w:p>
        <w:p w14:paraId="1FCEB082" w14:textId="3BCCE96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59" w:history="1">
            <w:r w:rsidR="00461860" w:rsidRPr="00CB763D">
              <w:rPr>
                <w:rStyle w:val="Hyperlnk"/>
                <w:noProof/>
              </w:rPr>
              <w:t>4.4.1.</w:t>
            </w:r>
            <w:r w:rsidR="00461860">
              <w:rPr>
                <w:rFonts w:asciiTheme="minorHAnsi" w:eastAsiaTheme="minorEastAsia" w:hAnsiTheme="minorHAnsi"/>
                <w:noProof/>
                <w:color w:val="auto"/>
                <w:lang w:val="sv-SE" w:eastAsia="sv-SE"/>
              </w:rPr>
              <w:tab/>
            </w:r>
            <w:r w:rsidR="00461860" w:rsidRPr="00CB763D">
              <w:rPr>
                <w:rStyle w:val="Hyperlnk"/>
                <w:noProof/>
              </w:rPr>
              <w:t>The Logical And Expression</w:t>
            </w:r>
            <w:r w:rsidR="00461860">
              <w:rPr>
                <w:noProof/>
                <w:webHidden/>
              </w:rPr>
              <w:tab/>
            </w:r>
            <w:r w:rsidR="00461860">
              <w:rPr>
                <w:noProof/>
                <w:webHidden/>
              </w:rPr>
              <w:fldChar w:fldCharType="begin"/>
            </w:r>
            <w:r w:rsidR="00461860">
              <w:rPr>
                <w:noProof/>
                <w:webHidden/>
              </w:rPr>
              <w:instrText xml:space="preserve"> PAGEREF _Toc59126159 \h </w:instrText>
            </w:r>
            <w:r w:rsidR="00461860">
              <w:rPr>
                <w:noProof/>
                <w:webHidden/>
              </w:rPr>
            </w:r>
            <w:r w:rsidR="00461860">
              <w:rPr>
                <w:noProof/>
                <w:webHidden/>
              </w:rPr>
              <w:fldChar w:fldCharType="separate"/>
            </w:r>
            <w:r w:rsidR="00461860">
              <w:rPr>
                <w:noProof/>
                <w:webHidden/>
              </w:rPr>
              <w:t>99</w:t>
            </w:r>
            <w:r w:rsidR="00461860">
              <w:rPr>
                <w:noProof/>
                <w:webHidden/>
              </w:rPr>
              <w:fldChar w:fldCharType="end"/>
            </w:r>
          </w:hyperlink>
        </w:p>
        <w:p w14:paraId="57563A33" w14:textId="072AC86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0" w:history="1">
            <w:r w:rsidR="00461860" w:rsidRPr="00CB763D">
              <w:rPr>
                <w:rStyle w:val="Hyperlnk"/>
                <w:noProof/>
                <w:highlight w:val="white"/>
              </w:rPr>
              <w:t>1.1.1.</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Expressions</w:t>
            </w:r>
            <w:r w:rsidR="00461860">
              <w:rPr>
                <w:noProof/>
                <w:webHidden/>
              </w:rPr>
              <w:tab/>
            </w:r>
            <w:r w:rsidR="00461860">
              <w:rPr>
                <w:noProof/>
                <w:webHidden/>
              </w:rPr>
              <w:fldChar w:fldCharType="begin"/>
            </w:r>
            <w:r w:rsidR="00461860">
              <w:rPr>
                <w:noProof/>
                <w:webHidden/>
              </w:rPr>
              <w:instrText xml:space="preserve"> PAGEREF _Toc59126160 \h </w:instrText>
            </w:r>
            <w:r w:rsidR="00461860">
              <w:rPr>
                <w:noProof/>
                <w:webHidden/>
              </w:rPr>
            </w:r>
            <w:r w:rsidR="00461860">
              <w:rPr>
                <w:noProof/>
                <w:webHidden/>
              </w:rPr>
              <w:fldChar w:fldCharType="separate"/>
            </w:r>
            <w:r w:rsidR="00461860">
              <w:rPr>
                <w:noProof/>
                <w:webHidden/>
              </w:rPr>
              <w:t>100</w:t>
            </w:r>
            <w:r w:rsidR="00461860">
              <w:rPr>
                <w:noProof/>
                <w:webHidden/>
              </w:rPr>
              <w:fldChar w:fldCharType="end"/>
            </w:r>
          </w:hyperlink>
        </w:p>
        <w:p w14:paraId="2203A19A" w14:textId="6C04AAD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1" w:history="1">
            <w:r w:rsidR="00461860" w:rsidRPr="00CB763D">
              <w:rPr>
                <w:rStyle w:val="Hyperlnk"/>
                <w:noProof/>
              </w:rPr>
              <w:t>4.4.2.</w:t>
            </w:r>
            <w:r w:rsidR="00461860">
              <w:rPr>
                <w:rFonts w:asciiTheme="minorHAnsi" w:eastAsiaTheme="minorEastAsia" w:hAnsiTheme="minorHAnsi"/>
                <w:noProof/>
                <w:color w:val="auto"/>
                <w:lang w:val="sv-SE" w:eastAsia="sv-SE"/>
              </w:rPr>
              <w:tab/>
            </w:r>
            <w:r w:rsidR="00461860" w:rsidRPr="00CB763D">
              <w:rPr>
                <w:rStyle w:val="Hyperlnk"/>
                <w:noProof/>
              </w:rPr>
              <w:t>Shift Expression</w:t>
            </w:r>
            <w:r w:rsidR="00461860">
              <w:rPr>
                <w:noProof/>
                <w:webHidden/>
              </w:rPr>
              <w:tab/>
            </w:r>
            <w:r w:rsidR="00461860">
              <w:rPr>
                <w:noProof/>
                <w:webHidden/>
              </w:rPr>
              <w:fldChar w:fldCharType="begin"/>
            </w:r>
            <w:r w:rsidR="00461860">
              <w:rPr>
                <w:noProof/>
                <w:webHidden/>
              </w:rPr>
              <w:instrText xml:space="preserve"> PAGEREF _Toc59126161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005B5A14" w14:textId="1392E1B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2"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Equality and Relation Expressions</w:t>
            </w:r>
            <w:r w:rsidR="00461860">
              <w:rPr>
                <w:noProof/>
                <w:webHidden/>
              </w:rPr>
              <w:tab/>
            </w:r>
            <w:r w:rsidR="00461860">
              <w:rPr>
                <w:noProof/>
                <w:webHidden/>
              </w:rPr>
              <w:fldChar w:fldCharType="begin"/>
            </w:r>
            <w:r w:rsidR="00461860">
              <w:rPr>
                <w:noProof/>
                <w:webHidden/>
              </w:rPr>
              <w:instrText xml:space="preserve"> PAGEREF _Toc59126162 \h </w:instrText>
            </w:r>
            <w:r w:rsidR="00461860">
              <w:rPr>
                <w:noProof/>
                <w:webHidden/>
              </w:rPr>
            </w:r>
            <w:r w:rsidR="00461860">
              <w:rPr>
                <w:noProof/>
                <w:webHidden/>
              </w:rPr>
              <w:fldChar w:fldCharType="separate"/>
            </w:r>
            <w:r w:rsidR="00461860">
              <w:rPr>
                <w:noProof/>
                <w:webHidden/>
              </w:rPr>
              <w:t>101</w:t>
            </w:r>
            <w:r w:rsidR="00461860">
              <w:rPr>
                <w:noProof/>
                <w:webHidden/>
              </w:rPr>
              <w:fldChar w:fldCharType="end"/>
            </w:r>
          </w:hyperlink>
        </w:p>
        <w:p w14:paraId="4B9B6F88" w14:textId="12C5E76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3" w:history="1">
            <w:r w:rsidR="00461860" w:rsidRPr="00CB763D">
              <w:rPr>
                <w:rStyle w:val="Hyperlnk"/>
                <w:noProof/>
              </w:rPr>
              <w:t>4.4.4.</w:t>
            </w:r>
            <w:r w:rsidR="00461860">
              <w:rPr>
                <w:rFonts w:asciiTheme="minorHAnsi" w:eastAsiaTheme="minorEastAsia" w:hAnsiTheme="minorHAnsi"/>
                <w:noProof/>
                <w:color w:val="auto"/>
                <w:lang w:val="sv-SE" w:eastAsia="sv-SE"/>
              </w:rPr>
              <w:tab/>
            </w:r>
            <w:r w:rsidR="00461860" w:rsidRPr="00CB763D">
              <w:rPr>
                <w:rStyle w:val="Hyperlnk"/>
                <w:noProof/>
              </w:rPr>
              <w:t>Addition and Subtraction Expression</w:t>
            </w:r>
            <w:r w:rsidR="00461860">
              <w:rPr>
                <w:noProof/>
                <w:webHidden/>
              </w:rPr>
              <w:tab/>
            </w:r>
            <w:r w:rsidR="00461860">
              <w:rPr>
                <w:noProof/>
                <w:webHidden/>
              </w:rPr>
              <w:fldChar w:fldCharType="begin"/>
            </w:r>
            <w:r w:rsidR="00461860">
              <w:rPr>
                <w:noProof/>
                <w:webHidden/>
              </w:rPr>
              <w:instrText xml:space="preserve"> PAGEREF _Toc59126163 \h </w:instrText>
            </w:r>
            <w:r w:rsidR="00461860">
              <w:rPr>
                <w:noProof/>
                <w:webHidden/>
              </w:rPr>
            </w:r>
            <w:r w:rsidR="00461860">
              <w:rPr>
                <w:noProof/>
                <w:webHidden/>
              </w:rPr>
              <w:fldChar w:fldCharType="separate"/>
            </w:r>
            <w:r w:rsidR="00461860">
              <w:rPr>
                <w:noProof/>
                <w:webHidden/>
              </w:rPr>
              <w:t>103</w:t>
            </w:r>
            <w:r w:rsidR="00461860">
              <w:rPr>
                <w:noProof/>
                <w:webHidden/>
              </w:rPr>
              <w:fldChar w:fldCharType="end"/>
            </w:r>
          </w:hyperlink>
        </w:p>
        <w:p w14:paraId="25128C13" w14:textId="410344A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4" w:history="1">
            <w:r w:rsidR="00461860" w:rsidRPr="00CB763D">
              <w:rPr>
                <w:rStyle w:val="Hyperlnk"/>
                <w:noProof/>
                <w:highlight w:val="white"/>
              </w:rPr>
              <w:t>4.4.5.</w:t>
            </w:r>
            <w:r w:rsidR="00461860">
              <w:rPr>
                <w:rFonts w:asciiTheme="minorHAnsi" w:eastAsiaTheme="minorEastAsia" w:hAnsiTheme="minorHAnsi"/>
                <w:noProof/>
                <w:color w:val="auto"/>
                <w:lang w:val="sv-SE" w:eastAsia="sv-SE"/>
              </w:rPr>
              <w:tab/>
            </w:r>
            <w:r w:rsidR="00461860" w:rsidRPr="00CB763D">
              <w:rPr>
                <w:rStyle w:val="Hyperlnk"/>
                <w:noProof/>
                <w:highlight w:val="white"/>
              </w:rPr>
              <w:t>Multiplication Expressions // XXX</w:t>
            </w:r>
            <w:r w:rsidR="00461860">
              <w:rPr>
                <w:noProof/>
                <w:webHidden/>
              </w:rPr>
              <w:tab/>
            </w:r>
            <w:r w:rsidR="00461860">
              <w:rPr>
                <w:noProof/>
                <w:webHidden/>
              </w:rPr>
              <w:fldChar w:fldCharType="begin"/>
            </w:r>
            <w:r w:rsidR="00461860">
              <w:rPr>
                <w:noProof/>
                <w:webHidden/>
              </w:rPr>
              <w:instrText xml:space="preserve"> PAGEREF _Toc59126164 \h </w:instrText>
            </w:r>
            <w:r w:rsidR="00461860">
              <w:rPr>
                <w:noProof/>
                <w:webHidden/>
              </w:rPr>
            </w:r>
            <w:r w:rsidR="00461860">
              <w:rPr>
                <w:noProof/>
                <w:webHidden/>
              </w:rPr>
              <w:fldChar w:fldCharType="separate"/>
            </w:r>
            <w:r w:rsidR="00461860">
              <w:rPr>
                <w:noProof/>
                <w:webHidden/>
              </w:rPr>
              <w:t>106</w:t>
            </w:r>
            <w:r w:rsidR="00461860">
              <w:rPr>
                <w:noProof/>
                <w:webHidden/>
              </w:rPr>
              <w:fldChar w:fldCharType="end"/>
            </w:r>
          </w:hyperlink>
        </w:p>
        <w:p w14:paraId="53948AB2" w14:textId="4E15132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5" w:history="1">
            <w:r w:rsidR="00461860" w:rsidRPr="00CB763D">
              <w:rPr>
                <w:rStyle w:val="Hyperlnk"/>
                <w:noProof/>
              </w:rPr>
              <w:t>4.4.6.</w:t>
            </w:r>
            <w:r w:rsidR="00461860">
              <w:rPr>
                <w:rFonts w:asciiTheme="minorHAnsi" w:eastAsiaTheme="minorEastAsia" w:hAnsiTheme="minorHAnsi"/>
                <w:noProof/>
                <w:color w:val="auto"/>
                <w:lang w:val="sv-SE" w:eastAsia="sv-SE"/>
              </w:rPr>
              <w:tab/>
            </w:r>
            <w:r w:rsidR="00461860" w:rsidRPr="00CB763D">
              <w:rPr>
                <w:rStyle w:val="Hyperlnk"/>
                <w:noProof/>
              </w:rPr>
              <w:t>Cast Expressions</w:t>
            </w:r>
            <w:r w:rsidR="00461860">
              <w:rPr>
                <w:noProof/>
                <w:webHidden/>
              </w:rPr>
              <w:tab/>
            </w:r>
            <w:r w:rsidR="00461860">
              <w:rPr>
                <w:noProof/>
                <w:webHidden/>
              </w:rPr>
              <w:fldChar w:fldCharType="begin"/>
            </w:r>
            <w:r w:rsidR="00461860">
              <w:rPr>
                <w:noProof/>
                <w:webHidden/>
              </w:rPr>
              <w:instrText xml:space="preserve"> PAGEREF _Toc59126165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0499A7AF" w14:textId="487481D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6" w:history="1">
            <w:r w:rsidR="00461860" w:rsidRPr="00CB763D">
              <w:rPr>
                <w:rStyle w:val="Hyperlnk"/>
                <w:noProof/>
              </w:rPr>
              <w:t>4.4.7.</w:t>
            </w:r>
            <w:r w:rsidR="00461860">
              <w:rPr>
                <w:rFonts w:asciiTheme="minorHAnsi" w:eastAsiaTheme="minorEastAsia" w:hAnsiTheme="minorHAnsi"/>
                <w:noProof/>
                <w:color w:val="auto"/>
                <w:lang w:val="sv-SE" w:eastAsia="sv-SE"/>
              </w:rPr>
              <w:tab/>
            </w:r>
            <w:r w:rsidR="00461860" w:rsidRPr="00CB763D">
              <w:rPr>
                <w:rStyle w:val="Hyperlnk"/>
                <w:noProof/>
              </w:rPr>
              <w:t>Unary Addition Expressions</w:t>
            </w:r>
            <w:r w:rsidR="00461860">
              <w:rPr>
                <w:noProof/>
                <w:webHidden/>
              </w:rPr>
              <w:tab/>
            </w:r>
            <w:r w:rsidR="00461860">
              <w:rPr>
                <w:noProof/>
                <w:webHidden/>
              </w:rPr>
              <w:fldChar w:fldCharType="begin"/>
            </w:r>
            <w:r w:rsidR="00461860">
              <w:rPr>
                <w:noProof/>
                <w:webHidden/>
              </w:rPr>
              <w:instrText xml:space="preserve"> PAGEREF _Toc59126166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15C28FF6" w14:textId="137F946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7" w:history="1">
            <w:r w:rsidR="00461860" w:rsidRPr="00CB763D">
              <w:rPr>
                <w:rStyle w:val="Hyperlnk"/>
                <w:noProof/>
                <w:highlight w:val="white"/>
              </w:rPr>
              <w:t>4.4.8.</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Not Expression</w:t>
            </w:r>
            <w:r w:rsidR="00461860">
              <w:rPr>
                <w:noProof/>
                <w:webHidden/>
              </w:rPr>
              <w:tab/>
            </w:r>
            <w:r w:rsidR="00461860">
              <w:rPr>
                <w:noProof/>
                <w:webHidden/>
              </w:rPr>
              <w:fldChar w:fldCharType="begin"/>
            </w:r>
            <w:r w:rsidR="00461860">
              <w:rPr>
                <w:noProof/>
                <w:webHidden/>
              </w:rPr>
              <w:instrText xml:space="preserve"> PAGEREF _Toc59126167 \h </w:instrText>
            </w:r>
            <w:r w:rsidR="00461860">
              <w:rPr>
                <w:noProof/>
                <w:webHidden/>
              </w:rPr>
            </w:r>
            <w:r w:rsidR="00461860">
              <w:rPr>
                <w:noProof/>
                <w:webHidden/>
              </w:rPr>
              <w:fldChar w:fldCharType="separate"/>
            </w:r>
            <w:r w:rsidR="00461860">
              <w:rPr>
                <w:noProof/>
                <w:webHidden/>
              </w:rPr>
              <w:t>107</w:t>
            </w:r>
            <w:r w:rsidR="00461860">
              <w:rPr>
                <w:noProof/>
                <w:webHidden/>
              </w:rPr>
              <w:fldChar w:fldCharType="end"/>
            </w:r>
          </w:hyperlink>
        </w:p>
        <w:p w14:paraId="64198A5C" w14:textId="7F5E801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8" w:history="1">
            <w:r w:rsidR="00461860" w:rsidRPr="00CB763D">
              <w:rPr>
                <w:rStyle w:val="Hyperlnk"/>
                <w:noProof/>
                <w:highlight w:val="white"/>
              </w:rPr>
              <w:t>4.4.9.</w:t>
            </w:r>
            <w:r w:rsidR="00461860">
              <w:rPr>
                <w:rFonts w:asciiTheme="minorHAnsi" w:eastAsiaTheme="minorEastAsia" w:hAnsiTheme="minorHAnsi"/>
                <w:noProof/>
                <w:color w:val="auto"/>
                <w:lang w:val="sv-SE" w:eastAsia="sv-SE"/>
              </w:rPr>
              <w:tab/>
            </w:r>
            <w:r w:rsidR="00461860" w:rsidRPr="00CB763D">
              <w:rPr>
                <w:rStyle w:val="Hyperlnk"/>
                <w:noProof/>
                <w:highlight w:val="white"/>
              </w:rPr>
              <w:t>Bitwise Not Expression</w:t>
            </w:r>
            <w:r w:rsidR="00461860">
              <w:rPr>
                <w:noProof/>
                <w:webHidden/>
              </w:rPr>
              <w:tab/>
            </w:r>
            <w:r w:rsidR="00461860">
              <w:rPr>
                <w:noProof/>
                <w:webHidden/>
              </w:rPr>
              <w:fldChar w:fldCharType="begin"/>
            </w:r>
            <w:r w:rsidR="00461860">
              <w:rPr>
                <w:noProof/>
                <w:webHidden/>
              </w:rPr>
              <w:instrText xml:space="preserve"> PAGEREF _Toc59126168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42DDDBE4" w14:textId="0CD8CDC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69" w:history="1">
            <w:r w:rsidR="00461860" w:rsidRPr="00CB763D">
              <w:rPr>
                <w:rStyle w:val="Hyperlnk"/>
                <w:noProof/>
                <w:highlight w:val="white"/>
              </w:rPr>
              <w:t>4.4.10.</w:t>
            </w:r>
            <w:r w:rsidR="00461860">
              <w:rPr>
                <w:rFonts w:asciiTheme="minorHAnsi" w:eastAsiaTheme="minorEastAsia" w:hAnsiTheme="minorHAnsi"/>
                <w:noProof/>
                <w:color w:val="auto"/>
                <w:lang w:val="sv-SE" w:eastAsia="sv-SE"/>
              </w:rPr>
              <w:tab/>
            </w:r>
            <w:r w:rsidR="00461860" w:rsidRPr="00CB763D">
              <w:rPr>
                <w:rStyle w:val="Hyperlnk"/>
                <w:noProof/>
                <w:highlight w:val="white"/>
              </w:rPr>
              <w:t>The sizeof Expression</w:t>
            </w:r>
            <w:r w:rsidR="00461860">
              <w:rPr>
                <w:noProof/>
                <w:webHidden/>
              </w:rPr>
              <w:tab/>
            </w:r>
            <w:r w:rsidR="00461860">
              <w:rPr>
                <w:noProof/>
                <w:webHidden/>
              </w:rPr>
              <w:fldChar w:fldCharType="begin"/>
            </w:r>
            <w:r w:rsidR="00461860">
              <w:rPr>
                <w:noProof/>
                <w:webHidden/>
              </w:rPr>
              <w:instrText xml:space="preserve"> PAGEREF _Toc59126169 \h </w:instrText>
            </w:r>
            <w:r w:rsidR="00461860">
              <w:rPr>
                <w:noProof/>
                <w:webHidden/>
              </w:rPr>
            </w:r>
            <w:r w:rsidR="00461860">
              <w:rPr>
                <w:noProof/>
                <w:webHidden/>
              </w:rPr>
              <w:fldChar w:fldCharType="separate"/>
            </w:r>
            <w:r w:rsidR="00461860">
              <w:rPr>
                <w:noProof/>
                <w:webHidden/>
              </w:rPr>
              <w:t>108</w:t>
            </w:r>
            <w:r w:rsidR="00461860">
              <w:rPr>
                <w:noProof/>
                <w:webHidden/>
              </w:rPr>
              <w:fldChar w:fldCharType="end"/>
            </w:r>
          </w:hyperlink>
        </w:p>
        <w:p w14:paraId="544985F4" w14:textId="6D7C205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0" w:history="1">
            <w:r w:rsidR="00461860" w:rsidRPr="00CB763D">
              <w:rPr>
                <w:rStyle w:val="Hyperlnk"/>
                <w:noProof/>
                <w:highlight w:val="white"/>
              </w:rPr>
              <w:t>4.4.11.</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 Expression // XXX</w:t>
            </w:r>
            <w:r w:rsidR="00461860">
              <w:rPr>
                <w:noProof/>
                <w:webHidden/>
              </w:rPr>
              <w:tab/>
            </w:r>
            <w:r w:rsidR="00461860">
              <w:rPr>
                <w:noProof/>
                <w:webHidden/>
              </w:rPr>
              <w:fldChar w:fldCharType="begin"/>
            </w:r>
            <w:r w:rsidR="00461860">
              <w:rPr>
                <w:noProof/>
                <w:webHidden/>
              </w:rPr>
              <w:instrText xml:space="preserve"> PAGEREF _Toc59126170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23A4D076" w14:textId="4DD0AEC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1" w:history="1">
            <w:r w:rsidR="00461860" w:rsidRPr="00CB763D">
              <w:rPr>
                <w:rStyle w:val="Hyperlnk"/>
                <w:noProof/>
                <w:highlight w:val="white"/>
              </w:rPr>
              <w:t>4.4.12.</w:t>
            </w:r>
            <w:r w:rsidR="00461860">
              <w:rPr>
                <w:rFonts w:asciiTheme="minorHAnsi" w:eastAsiaTheme="minorEastAsia" w:hAnsiTheme="minorHAnsi"/>
                <w:noProof/>
                <w:color w:val="auto"/>
                <w:lang w:val="sv-SE" w:eastAsia="sv-SE"/>
              </w:rPr>
              <w:tab/>
            </w:r>
            <w:r w:rsidR="00461860" w:rsidRPr="00CB763D">
              <w:rPr>
                <w:rStyle w:val="Hyperlnk"/>
                <w:noProof/>
                <w:highlight w:val="white"/>
              </w:rPr>
              <w:t>Dereference Expression</w:t>
            </w:r>
            <w:r w:rsidR="00461860">
              <w:rPr>
                <w:noProof/>
                <w:webHidden/>
              </w:rPr>
              <w:tab/>
            </w:r>
            <w:r w:rsidR="00461860">
              <w:rPr>
                <w:noProof/>
                <w:webHidden/>
              </w:rPr>
              <w:fldChar w:fldCharType="begin"/>
            </w:r>
            <w:r w:rsidR="00461860">
              <w:rPr>
                <w:noProof/>
                <w:webHidden/>
              </w:rPr>
              <w:instrText xml:space="preserve"> PAGEREF _Toc59126171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04DE0B26" w14:textId="2EF77D2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2" w:history="1">
            <w:r w:rsidR="00461860" w:rsidRPr="00CB763D">
              <w:rPr>
                <w:rStyle w:val="Hyperlnk"/>
                <w:noProof/>
                <w:highlight w:val="white"/>
              </w:rPr>
              <w:t>4.4.13.</w:t>
            </w:r>
            <w:r w:rsidR="00461860">
              <w:rPr>
                <w:rFonts w:asciiTheme="minorHAnsi" w:eastAsiaTheme="minorEastAsia" w:hAnsiTheme="minorHAnsi"/>
                <w:noProof/>
                <w:color w:val="auto"/>
                <w:lang w:val="sv-SE" w:eastAsia="sv-SE"/>
              </w:rPr>
              <w:tab/>
            </w:r>
            <w:r w:rsidR="00461860" w:rsidRPr="00CB763D">
              <w:rPr>
                <w:rStyle w:val="Hyperlnk"/>
                <w:noProof/>
                <w:highlight w:val="white"/>
              </w:rPr>
              <w:t>Prefix Increment and Decrement Expression</w:t>
            </w:r>
            <w:r w:rsidR="00461860">
              <w:rPr>
                <w:noProof/>
                <w:webHidden/>
              </w:rPr>
              <w:tab/>
            </w:r>
            <w:r w:rsidR="00461860">
              <w:rPr>
                <w:noProof/>
                <w:webHidden/>
              </w:rPr>
              <w:fldChar w:fldCharType="begin"/>
            </w:r>
            <w:r w:rsidR="00461860">
              <w:rPr>
                <w:noProof/>
                <w:webHidden/>
              </w:rPr>
              <w:instrText xml:space="preserve"> PAGEREF _Toc59126172 \h </w:instrText>
            </w:r>
            <w:r w:rsidR="00461860">
              <w:rPr>
                <w:noProof/>
                <w:webHidden/>
              </w:rPr>
            </w:r>
            <w:r w:rsidR="00461860">
              <w:rPr>
                <w:noProof/>
                <w:webHidden/>
              </w:rPr>
              <w:fldChar w:fldCharType="separate"/>
            </w:r>
            <w:r w:rsidR="00461860">
              <w:rPr>
                <w:noProof/>
                <w:webHidden/>
              </w:rPr>
              <w:t>109</w:t>
            </w:r>
            <w:r w:rsidR="00461860">
              <w:rPr>
                <w:noProof/>
                <w:webHidden/>
              </w:rPr>
              <w:fldChar w:fldCharType="end"/>
            </w:r>
          </w:hyperlink>
        </w:p>
        <w:p w14:paraId="555E60D5" w14:textId="3A17A05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3" w:history="1">
            <w:r w:rsidR="00461860" w:rsidRPr="00CB763D">
              <w:rPr>
                <w:rStyle w:val="Hyperlnk"/>
                <w:noProof/>
                <w:highlight w:val="white"/>
              </w:rPr>
              <w:t>4.4.14.</w:t>
            </w:r>
            <w:r w:rsidR="00461860">
              <w:rPr>
                <w:rFonts w:asciiTheme="minorHAnsi" w:eastAsiaTheme="minorEastAsia" w:hAnsiTheme="minorHAnsi"/>
                <w:noProof/>
                <w:color w:val="auto"/>
                <w:lang w:val="sv-SE" w:eastAsia="sv-SE"/>
              </w:rPr>
              <w:tab/>
            </w:r>
            <w:r w:rsidR="00461860" w:rsidRPr="00CB763D">
              <w:rPr>
                <w:rStyle w:val="Hyperlnk"/>
                <w:noProof/>
                <w:highlight w:val="white"/>
              </w:rPr>
              <w:t>Postfix Increment and Decrement Expression</w:t>
            </w:r>
            <w:r w:rsidR="00461860">
              <w:rPr>
                <w:noProof/>
                <w:webHidden/>
              </w:rPr>
              <w:tab/>
            </w:r>
            <w:r w:rsidR="00461860">
              <w:rPr>
                <w:noProof/>
                <w:webHidden/>
              </w:rPr>
              <w:fldChar w:fldCharType="begin"/>
            </w:r>
            <w:r w:rsidR="00461860">
              <w:rPr>
                <w:noProof/>
                <w:webHidden/>
              </w:rPr>
              <w:instrText xml:space="preserve"> PAGEREF _Toc59126173 \h </w:instrText>
            </w:r>
            <w:r w:rsidR="00461860">
              <w:rPr>
                <w:noProof/>
                <w:webHidden/>
              </w:rPr>
            </w:r>
            <w:r w:rsidR="00461860">
              <w:rPr>
                <w:noProof/>
                <w:webHidden/>
              </w:rPr>
              <w:fldChar w:fldCharType="separate"/>
            </w:r>
            <w:r w:rsidR="00461860">
              <w:rPr>
                <w:noProof/>
                <w:webHidden/>
              </w:rPr>
              <w:t>111</w:t>
            </w:r>
            <w:r w:rsidR="00461860">
              <w:rPr>
                <w:noProof/>
                <w:webHidden/>
              </w:rPr>
              <w:fldChar w:fldCharType="end"/>
            </w:r>
          </w:hyperlink>
        </w:p>
        <w:p w14:paraId="20B5B5C8" w14:textId="6E30FAC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4" w:history="1">
            <w:r w:rsidR="00461860" w:rsidRPr="00CB763D">
              <w:rPr>
                <w:rStyle w:val="Hyperlnk"/>
                <w:noProof/>
                <w:highlight w:val="white"/>
              </w:rPr>
              <w:t>4.4.15.</w:t>
            </w:r>
            <w:r w:rsidR="00461860">
              <w:rPr>
                <w:rFonts w:asciiTheme="minorHAnsi" w:eastAsiaTheme="minorEastAsia" w:hAnsiTheme="minorHAnsi"/>
                <w:noProof/>
                <w:color w:val="auto"/>
                <w:lang w:val="sv-SE" w:eastAsia="sv-SE"/>
              </w:rPr>
              <w:tab/>
            </w:r>
            <w:r w:rsidR="00461860" w:rsidRPr="00CB763D">
              <w:rPr>
                <w:rStyle w:val="Hyperlnk"/>
                <w:noProof/>
                <w:highlight w:val="white"/>
              </w:rPr>
              <w:t>Arrow Expression</w:t>
            </w:r>
            <w:r w:rsidR="00461860">
              <w:rPr>
                <w:noProof/>
                <w:webHidden/>
              </w:rPr>
              <w:tab/>
            </w:r>
            <w:r w:rsidR="00461860">
              <w:rPr>
                <w:noProof/>
                <w:webHidden/>
              </w:rPr>
              <w:fldChar w:fldCharType="begin"/>
            </w:r>
            <w:r w:rsidR="00461860">
              <w:rPr>
                <w:noProof/>
                <w:webHidden/>
              </w:rPr>
              <w:instrText xml:space="preserve"> PAGEREF _Toc59126174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760B6A6E" w14:textId="0C1BC04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5" w:history="1">
            <w:r w:rsidR="00461860" w:rsidRPr="00CB763D">
              <w:rPr>
                <w:rStyle w:val="Hyperlnk"/>
                <w:noProof/>
                <w:highlight w:val="white"/>
              </w:rPr>
              <w:t>4.4.16.</w:t>
            </w:r>
            <w:r w:rsidR="00461860">
              <w:rPr>
                <w:rFonts w:asciiTheme="minorHAnsi" w:eastAsiaTheme="minorEastAsia" w:hAnsiTheme="minorHAnsi"/>
                <w:noProof/>
                <w:color w:val="auto"/>
                <w:lang w:val="sv-SE" w:eastAsia="sv-SE"/>
              </w:rPr>
              <w:tab/>
            </w:r>
            <w:r w:rsidR="00461860" w:rsidRPr="00CB763D">
              <w:rPr>
                <w:rStyle w:val="Hyperlnk"/>
                <w:noProof/>
                <w:highlight w:val="white"/>
              </w:rPr>
              <w:t>Index Expression</w:t>
            </w:r>
            <w:r w:rsidR="00461860">
              <w:rPr>
                <w:noProof/>
                <w:webHidden/>
              </w:rPr>
              <w:tab/>
            </w:r>
            <w:r w:rsidR="00461860">
              <w:rPr>
                <w:noProof/>
                <w:webHidden/>
              </w:rPr>
              <w:fldChar w:fldCharType="begin"/>
            </w:r>
            <w:r w:rsidR="00461860">
              <w:rPr>
                <w:noProof/>
                <w:webHidden/>
              </w:rPr>
              <w:instrText xml:space="preserve"> PAGEREF _Toc59126175 \h </w:instrText>
            </w:r>
            <w:r w:rsidR="00461860">
              <w:rPr>
                <w:noProof/>
                <w:webHidden/>
              </w:rPr>
            </w:r>
            <w:r w:rsidR="00461860">
              <w:rPr>
                <w:noProof/>
                <w:webHidden/>
              </w:rPr>
              <w:fldChar w:fldCharType="separate"/>
            </w:r>
            <w:r w:rsidR="00461860">
              <w:rPr>
                <w:noProof/>
                <w:webHidden/>
              </w:rPr>
              <w:t>112</w:t>
            </w:r>
            <w:r w:rsidR="00461860">
              <w:rPr>
                <w:noProof/>
                <w:webHidden/>
              </w:rPr>
              <w:fldChar w:fldCharType="end"/>
            </w:r>
          </w:hyperlink>
        </w:p>
        <w:p w14:paraId="2EFF07AE" w14:textId="373455E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6" w:history="1">
            <w:r w:rsidR="00461860" w:rsidRPr="00CB763D">
              <w:rPr>
                <w:rStyle w:val="Hyperlnk"/>
                <w:noProof/>
                <w:highlight w:val="white"/>
              </w:rPr>
              <w:t>4.4.1.</w:t>
            </w:r>
            <w:r w:rsidR="00461860">
              <w:rPr>
                <w:rFonts w:asciiTheme="minorHAnsi" w:eastAsiaTheme="minorEastAsia" w:hAnsiTheme="minorHAnsi"/>
                <w:noProof/>
                <w:color w:val="auto"/>
                <w:lang w:val="sv-SE" w:eastAsia="sv-SE"/>
              </w:rPr>
              <w:tab/>
            </w:r>
            <w:r w:rsidR="00461860" w:rsidRPr="00CB763D">
              <w:rPr>
                <w:rStyle w:val="Hyperlnk"/>
                <w:noProof/>
                <w:highlight w:val="white"/>
              </w:rPr>
              <w:t>Dot Expression</w:t>
            </w:r>
            <w:r w:rsidR="00461860">
              <w:rPr>
                <w:noProof/>
                <w:webHidden/>
              </w:rPr>
              <w:tab/>
            </w:r>
            <w:r w:rsidR="00461860">
              <w:rPr>
                <w:noProof/>
                <w:webHidden/>
              </w:rPr>
              <w:fldChar w:fldCharType="begin"/>
            </w:r>
            <w:r w:rsidR="00461860">
              <w:rPr>
                <w:noProof/>
                <w:webHidden/>
              </w:rPr>
              <w:instrText xml:space="preserve"> PAGEREF _Toc59126176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08D672A9" w14:textId="65FEBD8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7" w:history="1">
            <w:r w:rsidR="00461860" w:rsidRPr="00CB763D">
              <w:rPr>
                <w:rStyle w:val="Hyperlnk"/>
                <w:noProof/>
                <w:highlight w:val="white"/>
              </w:rPr>
              <w:t>4.4.2.</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 Expression</w:t>
            </w:r>
            <w:r w:rsidR="00461860">
              <w:rPr>
                <w:noProof/>
                <w:webHidden/>
              </w:rPr>
              <w:tab/>
            </w:r>
            <w:r w:rsidR="00461860">
              <w:rPr>
                <w:noProof/>
                <w:webHidden/>
              </w:rPr>
              <w:fldChar w:fldCharType="begin"/>
            </w:r>
            <w:r w:rsidR="00461860">
              <w:rPr>
                <w:noProof/>
                <w:webHidden/>
              </w:rPr>
              <w:instrText xml:space="preserve"> PAGEREF _Toc59126177 \h </w:instrText>
            </w:r>
            <w:r w:rsidR="00461860">
              <w:rPr>
                <w:noProof/>
                <w:webHidden/>
              </w:rPr>
            </w:r>
            <w:r w:rsidR="00461860">
              <w:rPr>
                <w:noProof/>
                <w:webHidden/>
              </w:rPr>
              <w:fldChar w:fldCharType="separate"/>
            </w:r>
            <w:r w:rsidR="00461860">
              <w:rPr>
                <w:noProof/>
                <w:webHidden/>
              </w:rPr>
              <w:t>114</w:t>
            </w:r>
            <w:r w:rsidR="00461860">
              <w:rPr>
                <w:noProof/>
                <w:webHidden/>
              </w:rPr>
              <w:fldChar w:fldCharType="end"/>
            </w:r>
          </w:hyperlink>
        </w:p>
        <w:p w14:paraId="25F965B5" w14:textId="4D64AF8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8" w:history="1">
            <w:r w:rsidR="00461860" w:rsidRPr="00CB763D">
              <w:rPr>
                <w:rStyle w:val="Hyperlnk"/>
                <w:noProof/>
              </w:rPr>
              <w:t>4.4.3.</w:t>
            </w:r>
            <w:r w:rsidR="00461860">
              <w:rPr>
                <w:rFonts w:asciiTheme="minorHAnsi" w:eastAsiaTheme="minorEastAsia" w:hAnsiTheme="minorHAnsi"/>
                <w:noProof/>
                <w:color w:val="auto"/>
                <w:lang w:val="sv-SE" w:eastAsia="sv-SE"/>
              </w:rPr>
              <w:tab/>
            </w:r>
            <w:r w:rsidR="00461860" w:rsidRPr="00CB763D">
              <w:rPr>
                <w:rStyle w:val="Hyperlnk"/>
                <w:noProof/>
              </w:rPr>
              <w:t>Argument Expression List</w:t>
            </w:r>
            <w:r w:rsidR="00461860">
              <w:rPr>
                <w:noProof/>
                <w:webHidden/>
              </w:rPr>
              <w:tab/>
            </w:r>
            <w:r w:rsidR="00461860">
              <w:rPr>
                <w:noProof/>
                <w:webHidden/>
              </w:rPr>
              <w:fldChar w:fldCharType="begin"/>
            </w:r>
            <w:r w:rsidR="00461860">
              <w:rPr>
                <w:noProof/>
                <w:webHidden/>
              </w:rPr>
              <w:instrText xml:space="preserve"> PAGEREF _Toc59126178 \h </w:instrText>
            </w:r>
            <w:r w:rsidR="00461860">
              <w:rPr>
                <w:noProof/>
                <w:webHidden/>
              </w:rPr>
            </w:r>
            <w:r w:rsidR="00461860">
              <w:rPr>
                <w:noProof/>
                <w:webHidden/>
              </w:rPr>
              <w:fldChar w:fldCharType="separate"/>
            </w:r>
            <w:r w:rsidR="00461860">
              <w:rPr>
                <w:noProof/>
                <w:webHidden/>
              </w:rPr>
              <w:t>117</w:t>
            </w:r>
            <w:r w:rsidR="00461860">
              <w:rPr>
                <w:noProof/>
                <w:webHidden/>
              </w:rPr>
              <w:fldChar w:fldCharType="end"/>
            </w:r>
          </w:hyperlink>
        </w:p>
        <w:p w14:paraId="6BBF9FF3" w14:textId="32FB793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79" w:history="1">
            <w:r w:rsidR="00461860" w:rsidRPr="00CB763D">
              <w:rPr>
                <w:rStyle w:val="Hyperlnk"/>
                <w:noProof/>
                <w:highlight w:val="white"/>
              </w:rPr>
              <w:t>4.4.4.</w:t>
            </w:r>
            <w:r w:rsidR="00461860">
              <w:rPr>
                <w:rFonts w:asciiTheme="minorHAnsi" w:eastAsiaTheme="minorEastAsia" w:hAnsiTheme="minorHAnsi"/>
                <w:noProof/>
                <w:color w:val="auto"/>
                <w:lang w:val="sv-SE" w:eastAsia="sv-SE"/>
              </w:rPr>
              <w:tab/>
            </w:r>
            <w:r w:rsidR="00461860" w:rsidRPr="00CB763D">
              <w:rPr>
                <w:rStyle w:val="Hyperlnk"/>
                <w:noProof/>
                <w:highlight w:val="white"/>
              </w:rPr>
              <w:t>Primary Expressions</w:t>
            </w:r>
            <w:r w:rsidR="00461860">
              <w:rPr>
                <w:noProof/>
                <w:webHidden/>
              </w:rPr>
              <w:tab/>
            </w:r>
            <w:r w:rsidR="00461860">
              <w:rPr>
                <w:noProof/>
                <w:webHidden/>
              </w:rPr>
              <w:fldChar w:fldCharType="begin"/>
            </w:r>
            <w:r w:rsidR="00461860">
              <w:rPr>
                <w:noProof/>
                <w:webHidden/>
              </w:rPr>
              <w:instrText xml:space="preserve"> PAGEREF _Toc59126179 \h </w:instrText>
            </w:r>
            <w:r w:rsidR="00461860">
              <w:rPr>
                <w:noProof/>
                <w:webHidden/>
              </w:rPr>
            </w:r>
            <w:r w:rsidR="00461860">
              <w:rPr>
                <w:noProof/>
                <w:webHidden/>
              </w:rPr>
              <w:fldChar w:fldCharType="separate"/>
            </w:r>
            <w:r w:rsidR="00461860">
              <w:rPr>
                <w:noProof/>
                <w:webHidden/>
              </w:rPr>
              <w:t>118</w:t>
            </w:r>
            <w:r w:rsidR="00461860">
              <w:rPr>
                <w:noProof/>
                <w:webHidden/>
              </w:rPr>
              <w:fldChar w:fldCharType="end"/>
            </w:r>
          </w:hyperlink>
        </w:p>
        <w:p w14:paraId="31682D42" w14:textId="2789A8F9" w:rsidR="00461860" w:rsidRDefault="00CF334C">
          <w:pPr>
            <w:pStyle w:val="Innehll1"/>
            <w:rPr>
              <w:rFonts w:asciiTheme="minorHAnsi" w:eastAsiaTheme="minorEastAsia" w:hAnsiTheme="minorHAnsi"/>
              <w:noProof/>
              <w:color w:val="auto"/>
              <w:lang w:val="sv-SE" w:eastAsia="sv-SE"/>
            </w:rPr>
          </w:pPr>
          <w:hyperlink w:anchor="_Toc59126180" w:history="1">
            <w:r w:rsidR="00461860" w:rsidRPr="00CB763D">
              <w:rPr>
                <w:rStyle w:val="Hyperlnk"/>
                <w:noProof/>
              </w:rPr>
              <w:t>5.</w:t>
            </w:r>
            <w:r w:rsidR="00461860">
              <w:rPr>
                <w:rFonts w:asciiTheme="minorHAnsi" w:eastAsiaTheme="minorEastAsia" w:hAnsiTheme="minorHAnsi"/>
                <w:noProof/>
                <w:color w:val="auto"/>
                <w:lang w:val="sv-SE" w:eastAsia="sv-SE"/>
              </w:rPr>
              <w:tab/>
            </w:r>
            <w:r w:rsidR="00461860" w:rsidRPr="00CB763D">
              <w:rPr>
                <w:rStyle w:val="Hyperlnk"/>
                <w:noProof/>
              </w:rPr>
              <w:t>Declaration Specifiers and Declarators</w:t>
            </w:r>
            <w:r w:rsidR="00461860">
              <w:rPr>
                <w:noProof/>
                <w:webHidden/>
              </w:rPr>
              <w:tab/>
            </w:r>
            <w:r w:rsidR="00461860">
              <w:rPr>
                <w:noProof/>
                <w:webHidden/>
              </w:rPr>
              <w:fldChar w:fldCharType="begin"/>
            </w:r>
            <w:r w:rsidR="00461860">
              <w:rPr>
                <w:noProof/>
                <w:webHidden/>
              </w:rPr>
              <w:instrText xml:space="preserve"> PAGEREF _Toc59126180 \h </w:instrText>
            </w:r>
            <w:r w:rsidR="00461860">
              <w:rPr>
                <w:noProof/>
                <w:webHidden/>
              </w:rPr>
            </w:r>
            <w:r w:rsidR="00461860">
              <w:rPr>
                <w:noProof/>
                <w:webHidden/>
              </w:rPr>
              <w:fldChar w:fldCharType="separate"/>
            </w:r>
            <w:r w:rsidR="00461860">
              <w:rPr>
                <w:noProof/>
                <w:webHidden/>
              </w:rPr>
              <w:t>120</w:t>
            </w:r>
            <w:r w:rsidR="00461860">
              <w:rPr>
                <w:noProof/>
                <w:webHidden/>
              </w:rPr>
              <w:fldChar w:fldCharType="end"/>
            </w:r>
          </w:hyperlink>
        </w:p>
        <w:p w14:paraId="049CF9BF" w14:textId="19C11A6C"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81" w:history="1">
            <w:r w:rsidR="00461860" w:rsidRPr="00CB763D">
              <w:rPr>
                <w:rStyle w:val="Hyperlnk"/>
                <w:noProof/>
              </w:rPr>
              <w:t>5.1.</w:t>
            </w:r>
            <w:r w:rsidR="00461860">
              <w:rPr>
                <w:rFonts w:asciiTheme="minorHAnsi" w:eastAsiaTheme="minorEastAsia" w:hAnsiTheme="minorHAnsi"/>
                <w:noProof/>
                <w:color w:val="auto"/>
                <w:lang w:val="sv-SE" w:eastAsia="sv-SE"/>
              </w:rPr>
              <w:tab/>
            </w:r>
            <w:r w:rsidR="00461860" w:rsidRPr="00CB763D">
              <w:rPr>
                <w:rStyle w:val="Hyperlnk"/>
                <w:noProof/>
              </w:rPr>
              <w:t>Declarators</w:t>
            </w:r>
            <w:r w:rsidR="00461860">
              <w:rPr>
                <w:noProof/>
                <w:webHidden/>
              </w:rPr>
              <w:tab/>
            </w:r>
            <w:r w:rsidR="00461860">
              <w:rPr>
                <w:noProof/>
                <w:webHidden/>
              </w:rPr>
              <w:fldChar w:fldCharType="begin"/>
            </w:r>
            <w:r w:rsidR="00461860">
              <w:rPr>
                <w:noProof/>
                <w:webHidden/>
              </w:rPr>
              <w:instrText xml:space="preserve"> PAGEREF _Toc59126181 \h </w:instrText>
            </w:r>
            <w:r w:rsidR="00461860">
              <w:rPr>
                <w:noProof/>
                <w:webHidden/>
              </w:rPr>
            </w:r>
            <w:r w:rsidR="00461860">
              <w:rPr>
                <w:noProof/>
                <w:webHidden/>
              </w:rPr>
              <w:fldChar w:fldCharType="separate"/>
            </w:r>
            <w:r w:rsidR="00461860">
              <w:rPr>
                <w:noProof/>
                <w:webHidden/>
              </w:rPr>
              <w:t>126</w:t>
            </w:r>
            <w:r w:rsidR="00461860">
              <w:rPr>
                <w:noProof/>
                <w:webHidden/>
              </w:rPr>
              <w:fldChar w:fldCharType="end"/>
            </w:r>
          </w:hyperlink>
        </w:p>
        <w:p w14:paraId="1525D3C7" w14:textId="6A607938" w:rsidR="00461860" w:rsidRDefault="00CF334C">
          <w:pPr>
            <w:pStyle w:val="Innehll1"/>
            <w:rPr>
              <w:rFonts w:asciiTheme="minorHAnsi" w:eastAsiaTheme="minorEastAsia" w:hAnsiTheme="minorHAnsi"/>
              <w:noProof/>
              <w:color w:val="auto"/>
              <w:lang w:val="sv-SE" w:eastAsia="sv-SE"/>
            </w:rPr>
          </w:pPr>
          <w:hyperlink w:anchor="_Toc59126182" w:history="1">
            <w:r w:rsidR="00461860" w:rsidRPr="00CB763D">
              <w:rPr>
                <w:rStyle w:val="Hyperlnk"/>
                <w:noProof/>
              </w:rPr>
              <w:t>6.</w:t>
            </w:r>
            <w:r w:rsidR="00461860">
              <w:rPr>
                <w:rFonts w:asciiTheme="minorHAnsi" w:eastAsiaTheme="minorEastAsia" w:hAnsiTheme="minorHAnsi"/>
                <w:noProof/>
                <w:color w:val="auto"/>
                <w:lang w:val="sv-SE" w:eastAsia="sv-SE"/>
              </w:rPr>
              <w:tab/>
            </w:r>
            <w:r w:rsidR="00461860" w:rsidRPr="00CB763D">
              <w:rPr>
                <w:rStyle w:val="Hyperlnk"/>
                <w:noProof/>
              </w:rPr>
              <w:t>The Symbol Table</w:t>
            </w:r>
            <w:r w:rsidR="00461860">
              <w:rPr>
                <w:noProof/>
                <w:webHidden/>
              </w:rPr>
              <w:tab/>
            </w:r>
            <w:r w:rsidR="00461860">
              <w:rPr>
                <w:noProof/>
                <w:webHidden/>
              </w:rPr>
              <w:fldChar w:fldCharType="begin"/>
            </w:r>
            <w:r w:rsidR="00461860">
              <w:rPr>
                <w:noProof/>
                <w:webHidden/>
              </w:rPr>
              <w:instrText xml:space="preserve"> PAGEREF _Toc59126182 \h </w:instrText>
            </w:r>
            <w:r w:rsidR="00461860">
              <w:rPr>
                <w:noProof/>
                <w:webHidden/>
              </w:rPr>
            </w:r>
            <w:r w:rsidR="00461860">
              <w:rPr>
                <w:noProof/>
                <w:webHidden/>
              </w:rPr>
              <w:fldChar w:fldCharType="separate"/>
            </w:r>
            <w:r w:rsidR="00461860">
              <w:rPr>
                <w:noProof/>
                <w:webHidden/>
              </w:rPr>
              <w:t>128</w:t>
            </w:r>
            <w:r w:rsidR="00461860">
              <w:rPr>
                <w:noProof/>
                <w:webHidden/>
              </w:rPr>
              <w:fldChar w:fldCharType="end"/>
            </w:r>
          </w:hyperlink>
        </w:p>
        <w:p w14:paraId="673A4664" w14:textId="1CFE8FE6"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83" w:history="1">
            <w:r w:rsidR="00461860" w:rsidRPr="00CB763D">
              <w:rPr>
                <w:rStyle w:val="Hyperlnk"/>
                <w:noProof/>
              </w:rPr>
              <w:t>6.1.</w:t>
            </w:r>
            <w:r w:rsidR="00461860">
              <w:rPr>
                <w:rFonts w:asciiTheme="minorHAnsi" w:eastAsiaTheme="minorEastAsia" w:hAnsiTheme="minorHAnsi"/>
                <w:noProof/>
                <w:color w:val="auto"/>
                <w:lang w:val="sv-SE" w:eastAsia="sv-SE"/>
              </w:rPr>
              <w:tab/>
            </w:r>
            <w:r w:rsidR="00461860" w:rsidRPr="00CB763D">
              <w:rPr>
                <w:rStyle w:val="Hyperlnk"/>
                <w:noProof/>
              </w:rPr>
              <w:t>The Symbol</w:t>
            </w:r>
            <w:r w:rsidR="00461860">
              <w:rPr>
                <w:noProof/>
                <w:webHidden/>
              </w:rPr>
              <w:tab/>
            </w:r>
            <w:r w:rsidR="00461860">
              <w:rPr>
                <w:noProof/>
                <w:webHidden/>
              </w:rPr>
              <w:fldChar w:fldCharType="begin"/>
            </w:r>
            <w:r w:rsidR="00461860">
              <w:rPr>
                <w:noProof/>
                <w:webHidden/>
              </w:rPr>
              <w:instrText xml:space="preserve"> PAGEREF _Toc59126183 \h </w:instrText>
            </w:r>
            <w:r w:rsidR="00461860">
              <w:rPr>
                <w:noProof/>
                <w:webHidden/>
              </w:rPr>
            </w:r>
            <w:r w:rsidR="00461860">
              <w:rPr>
                <w:noProof/>
                <w:webHidden/>
              </w:rPr>
              <w:fldChar w:fldCharType="separate"/>
            </w:r>
            <w:r w:rsidR="00461860">
              <w:rPr>
                <w:noProof/>
                <w:webHidden/>
              </w:rPr>
              <w:t>134</w:t>
            </w:r>
            <w:r w:rsidR="00461860">
              <w:rPr>
                <w:noProof/>
                <w:webHidden/>
              </w:rPr>
              <w:fldChar w:fldCharType="end"/>
            </w:r>
          </w:hyperlink>
        </w:p>
        <w:p w14:paraId="41AB6702" w14:textId="579AA5BA"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84" w:history="1">
            <w:r w:rsidR="00461860" w:rsidRPr="00CB763D">
              <w:rPr>
                <w:rStyle w:val="Hyperlnk"/>
                <w:noProof/>
              </w:rPr>
              <w:t>6.2.</w:t>
            </w:r>
            <w:r w:rsidR="00461860">
              <w:rPr>
                <w:rFonts w:asciiTheme="minorHAnsi" w:eastAsiaTheme="minorEastAsia" w:hAnsiTheme="minorHAnsi"/>
                <w:noProof/>
                <w:color w:val="auto"/>
                <w:lang w:val="sv-SE" w:eastAsia="sv-SE"/>
              </w:rPr>
              <w:tab/>
            </w:r>
            <w:r w:rsidR="00461860" w:rsidRPr="00CB763D">
              <w:rPr>
                <w:rStyle w:val="Hyperlnk"/>
                <w:noProof/>
              </w:rPr>
              <w:t>The Static Symbol</w:t>
            </w:r>
            <w:r w:rsidR="00461860">
              <w:rPr>
                <w:noProof/>
                <w:webHidden/>
              </w:rPr>
              <w:tab/>
            </w:r>
            <w:r w:rsidR="00461860">
              <w:rPr>
                <w:noProof/>
                <w:webHidden/>
              </w:rPr>
              <w:fldChar w:fldCharType="begin"/>
            </w:r>
            <w:r w:rsidR="00461860">
              <w:rPr>
                <w:noProof/>
                <w:webHidden/>
              </w:rPr>
              <w:instrText xml:space="preserve"> PAGEREF _Toc59126184 \h </w:instrText>
            </w:r>
            <w:r w:rsidR="00461860">
              <w:rPr>
                <w:noProof/>
                <w:webHidden/>
              </w:rPr>
            </w:r>
            <w:r w:rsidR="00461860">
              <w:rPr>
                <w:noProof/>
                <w:webHidden/>
              </w:rPr>
              <w:fldChar w:fldCharType="separate"/>
            </w:r>
            <w:r w:rsidR="00461860">
              <w:rPr>
                <w:noProof/>
                <w:webHidden/>
              </w:rPr>
              <w:t>140</w:t>
            </w:r>
            <w:r w:rsidR="00461860">
              <w:rPr>
                <w:noProof/>
                <w:webHidden/>
              </w:rPr>
              <w:fldChar w:fldCharType="end"/>
            </w:r>
          </w:hyperlink>
        </w:p>
        <w:p w14:paraId="679B9B28" w14:textId="1FC444F7" w:rsidR="00461860" w:rsidRDefault="00CF334C">
          <w:pPr>
            <w:pStyle w:val="Innehll1"/>
            <w:rPr>
              <w:rFonts w:asciiTheme="minorHAnsi" w:eastAsiaTheme="minorEastAsia" w:hAnsiTheme="minorHAnsi"/>
              <w:noProof/>
              <w:color w:val="auto"/>
              <w:lang w:val="sv-SE" w:eastAsia="sv-SE"/>
            </w:rPr>
          </w:pPr>
          <w:hyperlink w:anchor="_Toc59126185" w:history="1">
            <w:r w:rsidR="00461860" w:rsidRPr="00CB763D">
              <w:rPr>
                <w:rStyle w:val="Hyperlnk"/>
                <w:noProof/>
              </w:rPr>
              <w:t>7.</w:t>
            </w:r>
            <w:r w:rsidR="00461860">
              <w:rPr>
                <w:rFonts w:asciiTheme="minorHAnsi" w:eastAsiaTheme="minorEastAsia" w:hAnsiTheme="minorHAnsi"/>
                <w:noProof/>
                <w:color w:val="auto"/>
                <w:lang w:val="sv-SE" w:eastAsia="sv-SE"/>
              </w:rPr>
              <w:tab/>
            </w:r>
            <w:r w:rsidR="00461860" w:rsidRPr="00CB763D">
              <w:rPr>
                <w:rStyle w:val="Hyperlnk"/>
                <w:noProof/>
              </w:rPr>
              <w:t>The Type System</w:t>
            </w:r>
            <w:r w:rsidR="00461860">
              <w:rPr>
                <w:noProof/>
                <w:webHidden/>
              </w:rPr>
              <w:tab/>
            </w:r>
            <w:r w:rsidR="00461860">
              <w:rPr>
                <w:noProof/>
                <w:webHidden/>
              </w:rPr>
              <w:fldChar w:fldCharType="begin"/>
            </w:r>
            <w:r w:rsidR="00461860">
              <w:rPr>
                <w:noProof/>
                <w:webHidden/>
              </w:rPr>
              <w:instrText xml:space="preserve"> PAGEREF _Toc59126185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79C28CB" w14:textId="70485ED0"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86" w:history="1">
            <w:r w:rsidR="00461860" w:rsidRPr="00CB763D">
              <w:rPr>
                <w:rStyle w:val="Hyperlnk"/>
                <w:noProof/>
              </w:rPr>
              <w:t>7.1.</w:t>
            </w:r>
            <w:r w:rsidR="00461860">
              <w:rPr>
                <w:rFonts w:asciiTheme="minorHAnsi" w:eastAsiaTheme="minorEastAsia" w:hAnsiTheme="minorHAnsi"/>
                <w:noProof/>
                <w:color w:val="auto"/>
                <w:lang w:val="sv-SE" w:eastAsia="sv-SE"/>
              </w:rPr>
              <w:tab/>
            </w:r>
            <w:r w:rsidR="00461860" w:rsidRPr="00CB763D">
              <w:rPr>
                <w:rStyle w:val="Hyperlnk"/>
                <w:noProof/>
              </w:rPr>
              <w:t>The Sort Enumeration</w:t>
            </w:r>
            <w:r w:rsidR="00461860">
              <w:rPr>
                <w:noProof/>
                <w:webHidden/>
              </w:rPr>
              <w:tab/>
            </w:r>
            <w:r w:rsidR="00461860">
              <w:rPr>
                <w:noProof/>
                <w:webHidden/>
              </w:rPr>
              <w:fldChar w:fldCharType="begin"/>
            </w:r>
            <w:r w:rsidR="00461860">
              <w:rPr>
                <w:noProof/>
                <w:webHidden/>
              </w:rPr>
              <w:instrText xml:space="preserve"> PAGEREF _Toc59126186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1CD5D6BB" w14:textId="06738BB6"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187" w:history="1">
            <w:r w:rsidR="00461860" w:rsidRPr="00CB763D">
              <w:rPr>
                <w:rStyle w:val="Hyperlnk"/>
                <w:noProof/>
              </w:rPr>
              <w:t>7.2.</w:t>
            </w:r>
            <w:r w:rsidR="00461860">
              <w:rPr>
                <w:rFonts w:asciiTheme="minorHAnsi" w:eastAsiaTheme="minorEastAsia" w:hAnsiTheme="minorHAnsi"/>
                <w:noProof/>
                <w:color w:val="auto"/>
                <w:lang w:val="sv-SE" w:eastAsia="sv-SE"/>
              </w:rPr>
              <w:tab/>
            </w:r>
            <w:r w:rsidR="00461860" w:rsidRPr="00CB763D">
              <w:rPr>
                <w:rStyle w:val="Hyperlnk"/>
                <w:noProof/>
              </w:rPr>
              <w:t>The Type Class</w:t>
            </w:r>
            <w:r w:rsidR="00461860">
              <w:rPr>
                <w:noProof/>
                <w:webHidden/>
              </w:rPr>
              <w:tab/>
            </w:r>
            <w:r w:rsidR="00461860">
              <w:rPr>
                <w:noProof/>
                <w:webHidden/>
              </w:rPr>
              <w:fldChar w:fldCharType="begin"/>
            </w:r>
            <w:r w:rsidR="00461860">
              <w:rPr>
                <w:noProof/>
                <w:webHidden/>
              </w:rPr>
              <w:instrText xml:space="preserve"> PAGEREF _Toc59126187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529B7563" w14:textId="27C41AE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88" w:history="1">
            <w:r w:rsidR="00461860" w:rsidRPr="00CB763D">
              <w:rPr>
                <w:rStyle w:val="Hyperlnk"/>
                <w:noProof/>
                <w:highlight w:val="white"/>
              </w:rPr>
              <w:t>7.2.1.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Floating, and String</w:t>
            </w:r>
            <w:r w:rsidR="00461860">
              <w:rPr>
                <w:noProof/>
                <w:webHidden/>
              </w:rPr>
              <w:tab/>
            </w:r>
            <w:r w:rsidR="00461860">
              <w:rPr>
                <w:noProof/>
                <w:webHidden/>
              </w:rPr>
              <w:fldChar w:fldCharType="begin"/>
            </w:r>
            <w:r w:rsidR="00461860">
              <w:rPr>
                <w:noProof/>
                <w:webHidden/>
              </w:rPr>
              <w:instrText xml:space="preserve"> PAGEREF _Toc59126188 \h </w:instrText>
            </w:r>
            <w:r w:rsidR="00461860">
              <w:rPr>
                <w:noProof/>
                <w:webHidden/>
              </w:rPr>
            </w:r>
            <w:r w:rsidR="00461860">
              <w:rPr>
                <w:noProof/>
                <w:webHidden/>
              </w:rPr>
              <w:fldChar w:fldCharType="separate"/>
            </w:r>
            <w:r w:rsidR="00461860">
              <w:rPr>
                <w:noProof/>
                <w:webHidden/>
              </w:rPr>
              <w:t>143</w:t>
            </w:r>
            <w:r w:rsidR="00461860">
              <w:rPr>
                <w:noProof/>
                <w:webHidden/>
              </w:rPr>
              <w:fldChar w:fldCharType="end"/>
            </w:r>
          </w:hyperlink>
        </w:p>
        <w:p w14:paraId="30F32C4F" w14:textId="3B4C3B1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89" w:history="1">
            <w:r w:rsidR="00461860" w:rsidRPr="00CB763D">
              <w:rPr>
                <w:rStyle w:val="Hyperlnk"/>
                <w:noProof/>
                <w:highlight w:val="white"/>
              </w:rPr>
              <w:t>7.2.2.</w:t>
            </w:r>
            <w:r w:rsidR="00461860">
              <w:rPr>
                <w:rFonts w:asciiTheme="minorHAnsi" w:eastAsiaTheme="minorEastAsia" w:hAnsiTheme="minorHAnsi"/>
                <w:noProof/>
                <w:color w:val="auto"/>
                <w:lang w:val="sv-SE" w:eastAsia="sv-SE"/>
              </w:rPr>
              <w:tab/>
            </w:r>
            <w:r w:rsidR="00461860" w:rsidRPr="00CB763D">
              <w:rPr>
                <w:rStyle w:val="Hyperlnk"/>
                <w:noProof/>
                <w:highlight w:val="white"/>
              </w:rPr>
              <w:t>Logical Types</w:t>
            </w:r>
            <w:r w:rsidR="00461860">
              <w:rPr>
                <w:noProof/>
                <w:webHidden/>
              </w:rPr>
              <w:tab/>
            </w:r>
            <w:r w:rsidR="00461860">
              <w:rPr>
                <w:noProof/>
                <w:webHidden/>
              </w:rPr>
              <w:fldChar w:fldCharType="begin"/>
            </w:r>
            <w:r w:rsidR="00461860">
              <w:rPr>
                <w:noProof/>
                <w:webHidden/>
              </w:rPr>
              <w:instrText xml:space="preserve"> PAGEREF _Toc59126189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7BF7A844" w14:textId="4C58D06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0" w:history="1">
            <w:r w:rsidR="00461860" w:rsidRPr="00CB763D">
              <w:rPr>
                <w:rStyle w:val="Hyperlnk"/>
                <w:noProof/>
                <w:highlight w:val="white"/>
              </w:rPr>
              <w:t>7.2.3.</w:t>
            </w:r>
            <w:r w:rsidR="00461860">
              <w:rPr>
                <w:rFonts w:asciiTheme="minorHAnsi" w:eastAsiaTheme="minorEastAsia" w:hAnsiTheme="minorHAnsi"/>
                <w:noProof/>
                <w:color w:val="auto"/>
                <w:lang w:val="sv-SE" w:eastAsia="sv-SE"/>
              </w:rPr>
              <w:tab/>
            </w:r>
            <w:r w:rsidR="00461860" w:rsidRPr="00CB763D">
              <w:rPr>
                <w:rStyle w:val="Hyperlnk"/>
                <w:noProof/>
                <w:highlight w:val="white"/>
              </w:rPr>
              <w:t>Bitfields</w:t>
            </w:r>
            <w:r w:rsidR="00461860">
              <w:rPr>
                <w:noProof/>
                <w:webHidden/>
              </w:rPr>
              <w:tab/>
            </w:r>
            <w:r w:rsidR="00461860">
              <w:rPr>
                <w:noProof/>
                <w:webHidden/>
              </w:rPr>
              <w:fldChar w:fldCharType="begin"/>
            </w:r>
            <w:r w:rsidR="00461860">
              <w:rPr>
                <w:noProof/>
                <w:webHidden/>
              </w:rPr>
              <w:instrText xml:space="preserve"> PAGEREF _Toc59126190 \h </w:instrText>
            </w:r>
            <w:r w:rsidR="00461860">
              <w:rPr>
                <w:noProof/>
                <w:webHidden/>
              </w:rPr>
            </w:r>
            <w:r w:rsidR="00461860">
              <w:rPr>
                <w:noProof/>
                <w:webHidden/>
              </w:rPr>
              <w:fldChar w:fldCharType="separate"/>
            </w:r>
            <w:r w:rsidR="00461860">
              <w:rPr>
                <w:noProof/>
                <w:webHidden/>
              </w:rPr>
              <w:t>145</w:t>
            </w:r>
            <w:r w:rsidR="00461860">
              <w:rPr>
                <w:noProof/>
                <w:webHidden/>
              </w:rPr>
              <w:fldChar w:fldCharType="end"/>
            </w:r>
          </w:hyperlink>
        </w:p>
        <w:p w14:paraId="66FF232D" w14:textId="6C82408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1" w:history="1">
            <w:r w:rsidR="00461860" w:rsidRPr="00CB763D">
              <w:rPr>
                <w:rStyle w:val="Hyperlnk"/>
                <w:noProof/>
                <w:highlight w:val="white"/>
              </w:rPr>
              <w:t>7.2.4.</w:t>
            </w:r>
            <w:r w:rsidR="00461860">
              <w:rPr>
                <w:rFonts w:asciiTheme="minorHAnsi" w:eastAsiaTheme="minorEastAsia" w:hAnsiTheme="minorHAnsi"/>
                <w:noProof/>
                <w:color w:val="auto"/>
                <w:lang w:val="sv-SE" w:eastAsia="sv-SE"/>
              </w:rPr>
              <w:tab/>
            </w:r>
            <w:r w:rsidR="00461860" w:rsidRPr="00CB763D">
              <w:rPr>
                <w:rStyle w:val="Hyperlnk"/>
                <w:noProof/>
                <w:highlight w:val="white"/>
              </w:rPr>
              <w:t>Pointers</w:t>
            </w:r>
            <w:r w:rsidR="00461860">
              <w:rPr>
                <w:noProof/>
                <w:webHidden/>
              </w:rPr>
              <w:tab/>
            </w:r>
            <w:r w:rsidR="00461860">
              <w:rPr>
                <w:noProof/>
                <w:webHidden/>
              </w:rPr>
              <w:fldChar w:fldCharType="begin"/>
            </w:r>
            <w:r w:rsidR="00461860">
              <w:rPr>
                <w:noProof/>
                <w:webHidden/>
              </w:rPr>
              <w:instrText xml:space="preserve"> PAGEREF _Toc59126191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64F55388" w14:textId="3FE2441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2" w:history="1">
            <w:r w:rsidR="00461860" w:rsidRPr="00CB763D">
              <w:rPr>
                <w:rStyle w:val="Hyperlnk"/>
                <w:noProof/>
                <w:highlight w:val="white"/>
              </w:rPr>
              <w:t>7.2.5.</w:t>
            </w:r>
            <w:r w:rsidR="00461860">
              <w:rPr>
                <w:rFonts w:asciiTheme="minorHAnsi" w:eastAsiaTheme="minorEastAsia" w:hAnsiTheme="minorHAnsi"/>
                <w:noProof/>
                <w:color w:val="auto"/>
                <w:lang w:val="sv-SE" w:eastAsia="sv-SE"/>
              </w:rPr>
              <w:tab/>
            </w:r>
            <w:r w:rsidR="00461860" w:rsidRPr="00CB763D">
              <w:rPr>
                <w:rStyle w:val="Hyperlnk"/>
                <w:noProof/>
                <w:highlight w:val="white"/>
              </w:rPr>
              <w:t>Arrays</w:t>
            </w:r>
            <w:r w:rsidR="00461860">
              <w:rPr>
                <w:noProof/>
                <w:webHidden/>
              </w:rPr>
              <w:tab/>
            </w:r>
            <w:r w:rsidR="00461860">
              <w:rPr>
                <w:noProof/>
                <w:webHidden/>
              </w:rPr>
              <w:fldChar w:fldCharType="begin"/>
            </w:r>
            <w:r w:rsidR="00461860">
              <w:rPr>
                <w:noProof/>
                <w:webHidden/>
              </w:rPr>
              <w:instrText xml:space="preserve"> PAGEREF _Toc59126192 \h </w:instrText>
            </w:r>
            <w:r w:rsidR="00461860">
              <w:rPr>
                <w:noProof/>
                <w:webHidden/>
              </w:rPr>
            </w:r>
            <w:r w:rsidR="00461860">
              <w:rPr>
                <w:noProof/>
                <w:webHidden/>
              </w:rPr>
              <w:fldChar w:fldCharType="separate"/>
            </w:r>
            <w:r w:rsidR="00461860">
              <w:rPr>
                <w:noProof/>
                <w:webHidden/>
              </w:rPr>
              <w:t>146</w:t>
            </w:r>
            <w:r w:rsidR="00461860">
              <w:rPr>
                <w:noProof/>
                <w:webHidden/>
              </w:rPr>
              <w:fldChar w:fldCharType="end"/>
            </w:r>
          </w:hyperlink>
        </w:p>
        <w:p w14:paraId="32926E9C" w14:textId="28D9095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3" w:history="1">
            <w:r w:rsidR="00461860" w:rsidRPr="00CB763D">
              <w:rPr>
                <w:rStyle w:val="Hyperlnk"/>
                <w:noProof/>
                <w:highlight w:val="white"/>
              </w:rPr>
              <w:t>7.2.6.</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Functions</w:t>
            </w:r>
            <w:r w:rsidR="00461860">
              <w:rPr>
                <w:noProof/>
                <w:webHidden/>
              </w:rPr>
              <w:tab/>
            </w:r>
            <w:r w:rsidR="00461860">
              <w:rPr>
                <w:noProof/>
                <w:webHidden/>
              </w:rPr>
              <w:fldChar w:fldCharType="begin"/>
            </w:r>
            <w:r w:rsidR="00461860">
              <w:rPr>
                <w:noProof/>
                <w:webHidden/>
              </w:rPr>
              <w:instrText xml:space="preserve"> PAGEREF _Toc59126193 \h </w:instrText>
            </w:r>
            <w:r w:rsidR="00461860">
              <w:rPr>
                <w:noProof/>
                <w:webHidden/>
              </w:rPr>
            </w:r>
            <w:r w:rsidR="00461860">
              <w:rPr>
                <w:noProof/>
                <w:webHidden/>
              </w:rPr>
              <w:fldChar w:fldCharType="separate"/>
            </w:r>
            <w:r w:rsidR="00461860">
              <w:rPr>
                <w:noProof/>
                <w:webHidden/>
              </w:rPr>
              <w:t>147</w:t>
            </w:r>
            <w:r w:rsidR="00461860">
              <w:rPr>
                <w:noProof/>
                <w:webHidden/>
              </w:rPr>
              <w:fldChar w:fldCharType="end"/>
            </w:r>
          </w:hyperlink>
        </w:p>
        <w:p w14:paraId="36AA2738" w14:textId="54E3AD5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4" w:history="1">
            <w:r w:rsidR="00461860" w:rsidRPr="00CB763D">
              <w:rPr>
                <w:rStyle w:val="Hyperlnk"/>
                <w:noProof/>
              </w:rPr>
              <w:t>7.2.7.</w:t>
            </w:r>
            <w:r w:rsidR="00461860">
              <w:rPr>
                <w:rFonts w:asciiTheme="minorHAnsi" w:eastAsiaTheme="minorEastAsia" w:hAnsiTheme="minorHAnsi"/>
                <w:noProof/>
                <w:color w:val="auto"/>
                <w:lang w:val="sv-SE" w:eastAsia="sv-SE"/>
              </w:rPr>
              <w:tab/>
            </w:r>
            <w:r w:rsidR="00461860" w:rsidRPr="00CB763D">
              <w:rPr>
                <w:rStyle w:val="Hyperlnk"/>
                <w:noProof/>
              </w:rPr>
              <w:t>Structs and Unions</w:t>
            </w:r>
            <w:r w:rsidR="00461860">
              <w:rPr>
                <w:noProof/>
                <w:webHidden/>
              </w:rPr>
              <w:tab/>
            </w:r>
            <w:r w:rsidR="00461860">
              <w:rPr>
                <w:noProof/>
                <w:webHidden/>
              </w:rPr>
              <w:fldChar w:fldCharType="begin"/>
            </w:r>
            <w:r w:rsidR="00461860">
              <w:rPr>
                <w:noProof/>
                <w:webHidden/>
              </w:rPr>
              <w:instrText xml:space="preserve"> PAGEREF _Toc59126194 \h </w:instrText>
            </w:r>
            <w:r w:rsidR="00461860">
              <w:rPr>
                <w:noProof/>
                <w:webHidden/>
              </w:rPr>
            </w:r>
            <w:r w:rsidR="00461860">
              <w:rPr>
                <w:noProof/>
                <w:webHidden/>
              </w:rPr>
              <w:fldChar w:fldCharType="separate"/>
            </w:r>
            <w:r w:rsidR="00461860">
              <w:rPr>
                <w:noProof/>
                <w:webHidden/>
              </w:rPr>
              <w:t>149</w:t>
            </w:r>
            <w:r w:rsidR="00461860">
              <w:rPr>
                <w:noProof/>
                <w:webHidden/>
              </w:rPr>
              <w:fldChar w:fldCharType="end"/>
            </w:r>
          </w:hyperlink>
        </w:p>
        <w:p w14:paraId="38AF734D" w14:textId="1478D50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5" w:history="1">
            <w:r w:rsidR="00461860" w:rsidRPr="00CB763D">
              <w:rPr>
                <w:rStyle w:val="Hyperlnk"/>
                <w:noProof/>
                <w:highlight w:val="white"/>
              </w:rPr>
              <w:t>7.2.8.</w:t>
            </w:r>
            <w:r w:rsidR="00461860">
              <w:rPr>
                <w:rFonts w:asciiTheme="minorHAnsi" w:eastAsiaTheme="minorEastAsia" w:hAnsiTheme="minorHAnsi"/>
                <w:noProof/>
                <w:color w:val="auto"/>
                <w:lang w:val="sv-SE" w:eastAsia="sv-SE"/>
              </w:rPr>
              <w:tab/>
            </w:r>
            <w:r w:rsidR="00461860" w:rsidRPr="00CB763D">
              <w:rPr>
                <w:rStyle w:val="Hyperlnk"/>
                <w:noProof/>
                <w:highlight w:val="white"/>
              </w:rPr>
              <w:t>Enumerations</w:t>
            </w:r>
            <w:r w:rsidR="00461860">
              <w:rPr>
                <w:noProof/>
                <w:webHidden/>
              </w:rPr>
              <w:tab/>
            </w:r>
            <w:r w:rsidR="00461860">
              <w:rPr>
                <w:noProof/>
                <w:webHidden/>
              </w:rPr>
              <w:fldChar w:fldCharType="begin"/>
            </w:r>
            <w:r w:rsidR="00461860">
              <w:rPr>
                <w:noProof/>
                <w:webHidden/>
              </w:rPr>
              <w:instrText xml:space="preserve"> PAGEREF _Toc59126195 \h </w:instrText>
            </w:r>
            <w:r w:rsidR="00461860">
              <w:rPr>
                <w:noProof/>
                <w:webHidden/>
              </w:rPr>
            </w:r>
            <w:r w:rsidR="00461860">
              <w:rPr>
                <w:noProof/>
                <w:webHidden/>
              </w:rPr>
              <w:fldChar w:fldCharType="separate"/>
            </w:r>
            <w:r w:rsidR="00461860">
              <w:rPr>
                <w:noProof/>
                <w:webHidden/>
              </w:rPr>
              <w:t>150</w:t>
            </w:r>
            <w:r w:rsidR="00461860">
              <w:rPr>
                <w:noProof/>
                <w:webHidden/>
              </w:rPr>
              <w:fldChar w:fldCharType="end"/>
            </w:r>
          </w:hyperlink>
        </w:p>
        <w:p w14:paraId="3DE7104A" w14:textId="08EDC55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6" w:history="1">
            <w:r w:rsidR="00461860" w:rsidRPr="00CB763D">
              <w:rPr>
                <w:rStyle w:val="Hyperlnk"/>
                <w:noProof/>
                <w:highlight w:val="white"/>
              </w:rPr>
              <w:t>7.2.9.</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_Toc59126196 \h </w:instrText>
            </w:r>
            <w:r w:rsidR="00461860">
              <w:rPr>
                <w:noProof/>
                <w:webHidden/>
              </w:rPr>
            </w:r>
            <w:r w:rsidR="00461860">
              <w:rPr>
                <w:noProof/>
                <w:webHidden/>
              </w:rPr>
              <w:fldChar w:fldCharType="separate"/>
            </w:r>
            <w:r w:rsidR="00461860">
              <w:rPr>
                <w:noProof/>
                <w:webHidden/>
              </w:rPr>
              <w:t>151</w:t>
            </w:r>
            <w:r w:rsidR="00461860">
              <w:rPr>
                <w:noProof/>
                <w:webHidden/>
              </w:rPr>
              <w:fldChar w:fldCharType="end"/>
            </w:r>
          </w:hyperlink>
        </w:p>
        <w:p w14:paraId="6468AD04" w14:textId="4D063D1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7" w:history="1">
            <w:r w:rsidR="00461860" w:rsidRPr="00CB763D">
              <w:rPr>
                <w:rStyle w:val="Hyperlnk"/>
                <w:noProof/>
                <w:highlight w:val="white"/>
              </w:rPr>
              <w:t>7.2.10.</w:t>
            </w:r>
            <w:r w:rsidR="00461860">
              <w:rPr>
                <w:rFonts w:asciiTheme="minorHAnsi" w:eastAsiaTheme="minorEastAsia" w:hAnsiTheme="minorHAnsi"/>
                <w:noProof/>
                <w:color w:val="auto"/>
                <w:lang w:val="sv-SE" w:eastAsia="sv-SE"/>
              </w:rPr>
              <w:tab/>
            </w:r>
            <w:r w:rsidR="00461860" w:rsidRPr="00CB763D">
              <w:rPr>
                <w:rStyle w:val="Hyperlnk"/>
                <w:noProof/>
                <w:highlight w:val="white"/>
              </w:rPr>
              <w:t>Complete Types</w:t>
            </w:r>
            <w:r w:rsidR="00461860">
              <w:rPr>
                <w:noProof/>
                <w:webHidden/>
              </w:rPr>
              <w:tab/>
            </w:r>
            <w:r w:rsidR="00461860">
              <w:rPr>
                <w:noProof/>
                <w:webHidden/>
              </w:rPr>
              <w:fldChar w:fldCharType="begin"/>
            </w:r>
            <w:r w:rsidR="00461860">
              <w:rPr>
                <w:noProof/>
                <w:webHidden/>
              </w:rPr>
              <w:instrText xml:space="preserve"> PAGEREF _Toc59126197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EC24CE5" w14:textId="05AD9E3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8" w:history="1">
            <w:r w:rsidR="00461860" w:rsidRPr="00CB763D">
              <w:rPr>
                <w:rStyle w:val="Hyperlnk"/>
                <w:noProof/>
                <w:highlight w:val="white"/>
              </w:rPr>
              <w:t>7.2.11.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and Volatile</w:t>
            </w:r>
            <w:r w:rsidR="00461860">
              <w:rPr>
                <w:noProof/>
                <w:webHidden/>
              </w:rPr>
              <w:tab/>
            </w:r>
            <w:r w:rsidR="00461860">
              <w:rPr>
                <w:noProof/>
                <w:webHidden/>
              </w:rPr>
              <w:fldChar w:fldCharType="begin"/>
            </w:r>
            <w:r w:rsidR="00461860">
              <w:rPr>
                <w:noProof/>
                <w:webHidden/>
              </w:rPr>
              <w:instrText xml:space="preserve"> PAGEREF _Toc59126198 \h </w:instrText>
            </w:r>
            <w:r w:rsidR="00461860">
              <w:rPr>
                <w:noProof/>
                <w:webHidden/>
              </w:rPr>
            </w:r>
            <w:r w:rsidR="00461860">
              <w:rPr>
                <w:noProof/>
                <w:webHidden/>
              </w:rPr>
              <w:fldChar w:fldCharType="separate"/>
            </w:r>
            <w:r w:rsidR="00461860">
              <w:rPr>
                <w:noProof/>
                <w:webHidden/>
              </w:rPr>
              <w:t>152</w:t>
            </w:r>
            <w:r w:rsidR="00461860">
              <w:rPr>
                <w:noProof/>
                <w:webHidden/>
              </w:rPr>
              <w:fldChar w:fldCharType="end"/>
            </w:r>
          </w:hyperlink>
        </w:p>
        <w:p w14:paraId="1F0CA9E3" w14:textId="528CD78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199" w:history="1">
            <w:r w:rsidR="00461860" w:rsidRPr="00CB763D">
              <w:rPr>
                <w:rStyle w:val="Hyperlnk"/>
                <w:noProof/>
                <w:highlight w:val="white"/>
              </w:rPr>
              <w:t>7.2.12.</w:t>
            </w:r>
            <w:r w:rsidR="00461860">
              <w:rPr>
                <w:rFonts w:asciiTheme="minorHAnsi" w:eastAsiaTheme="minorEastAsia" w:hAnsiTheme="minorHAnsi"/>
                <w:noProof/>
                <w:color w:val="auto"/>
                <w:lang w:val="sv-SE" w:eastAsia="sv-SE"/>
              </w:rPr>
              <w:tab/>
            </w:r>
            <w:r w:rsidR="00461860" w:rsidRPr="00CB763D">
              <w:rPr>
                <w:rStyle w:val="Hyperlnk"/>
                <w:noProof/>
                <w:highlight w:val="white"/>
              </w:rPr>
              <w:t>Hash Code and Equals</w:t>
            </w:r>
            <w:r w:rsidR="00461860">
              <w:rPr>
                <w:noProof/>
                <w:webHidden/>
              </w:rPr>
              <w:tab/>
            </w:r>
            <w:r w:rsidR="00461860">
              <w:rPr>
                <w:noProof/>
                <w:webHidden/>
              </w:rPr>
              <w:fldChar w:fldCharType="begin"/>
            </w:r>
            <w:r w:rsidR="00461860">
              <w:rPr>
                <w:noProof/>
                <w:webHidden/>
              </w:rPr>
              <w:instrText xml:space="preserve"> PAGEREF _Toc59126199 \h </w:instrText>
            </w:r>
            <w:r w:rsidR="00461860">
              <w:rPr>
                <w:noProof/>
                <w:webHidden/>
              </w:rPr>
            </w:r>
            <w:r w:rsidR="00461860">
              <w:rPr>
                <w:noProof/>
                <w:webHidden/>
              </w:rPr>
              <w:fldChar w:fldCharType="separate"/>
            </w:r>
            <w:r w:rsidR="00461860">
              <w:rPr>
                <w:noProof/>
                <w:webHidden/>
              </w:rPr>
              <w:t>153</w:t>
            </w:r>
            <w:r w:rsidR="00461860">
              <w:rPr>
                <w:noProof/>
                <w:webHidden/>
              </w:rPr>
              <w:fldChar w:fldCharType="end"/>
            </w:r>
          </w:hyperlink>
        </w:p>
        <w:p w14:paraId="43DE21E3" w14:textId="6E79C27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00" w:history="1">
            <w:r w:rsidR="00461860" w:rsidRPr="00CB763D">
              <w:rPr>
                <w:rStyle w:val="Hyperlnk"/>
                <w:noProof/>
                <w:highlight w:val="white"/>
              </w:rPr>
              <w:t>7.2.13.</w:t>
            </w:r>
            <w:r w:rsidR="00461860">
              <w:rPr>
                <w:rFonts w:asciiTheme="minorHAnsi" w:eastAsiaTheme="minorEastAsia" w:hAnsiTheme="minorHAnsi"/>
                <w:noProof/>
                <w:color w:val="auto"/>
                <w:lang w:val="sv-SE" w:eastAsia="sv-SE"/>
              </w:rPr>
              <w:tab/>
            </w:r>
            <w:r w:rsidR="00461860" w:rsidRPr="00CB763D">
              <w:rPr>
                <w:rStyle w:val="Hyperlnk"/>
                <w:noProof/>
                <w:highlight w:val="white"/>
              </w:rPr>
              <w:t>Predefined Types</w:t>
            </w:r>
            <w:r w:rsidR="00461860">
              <w:rPr>
                <w:noProof/>
                <w:webHidden/>
              </w:rPr>
              <w:tab/>
            </w:r>
            <w:r w:rsidR="00461860">
              <w:rPr>
                <w:noProof/>
                <w:webHidden/>
              </w:rPr>
              <w:fldChar w:fldCharType="begin"/>
            </w:r>
            <w:r w:rsidR="00461860">
              <w:rPr>
                <w:noProof/>
                <w:webHidden/>
              </w:rPr>
              <w:instrText xml:space="preserve"> PAGEREF _Toc59126200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BC6D2B0" w14:textId="2AFF4FF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01" w:history="1">
            <w:r w:rsidR="00461860" w:rsidRPr="00CB763D">
              <w:rPr>
                <w:rStyle w:val="Hyperlnk"/>
                <w:noProof/>
                <w:highlight w:val="white"/>
              </w:rPr>
              <w:t>7.2.14.</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_Toc59126201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558D7FE1" w14:textId="44864B15"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202" w:history="1">
            <w:r w:rsidR="00461860" w:rsidRPr="00CB763D">
              <w:rPr>
                <w:rStyle w:val="Hyperlnk"/>
                <w:noProof/>
              </w:rPr>
              <w:t>7.3.</w:t>
            </w:r>
            <w:r w:rsidR="00461860">
              <w:rPr>
                <w:rFonts w:asciiTheme="minorHAnsi" w:eastAsiaTheme="minorEastAsia" w:hAnsiTheme="minorHAnsi"/>
                <w:noProof/>
                <w:color w:val="auto"/>
                <w:lang w:val="sv-SE" w:eastAsia="sv-SE"/>
              </w:rPr>
              <w:tab/>
            </w:r>
            <w:r w:rsidR="00461860" w:rsidRPr="00CB763D">
              <w:rPr>
                <w:rStyle w:val="Hyperlnk"/>
                <w:noProof/>
              </w:rPr>
              <w:t>Type Size</w:t>
            </w:r>
            <w:r w:rsidR="00461860">
              <w:rPr>
                <w:noProof/>
                <w:webHidden/>
              </w:rPr>
              <w:tab/>
            </w:r>
            <w:r w:rsidR="00461860">
              <w:rPr>
                <w:noProof/>
                <w:webHidden/>
              </w:rPr>
              <w:fldChar w:fldCharType="begin"/>
            </w:r>
            <w:r w:rsidR="00461860">
              <w:rPr>
                <w:noProof/>
                <w:webHidden/>
              </w:rPr>
              <w:instrText xml:space="preserve"> PAGEREF _Toc59126202 \h </w:instrText>
            </w:r>
            <w:r w:rsidR="00461860">
              <w:rPr>
                <w:noProof/>
                <w:webHidden/>
              </w:rPr>
            </w:r>
            <w:r w:rsidR="00461860">
              <w:rPr>
                <w:noProof/>
                <w:webHidden/>
              </w:rPr>
              <w:fldChar w:fldCharType="separate"/>
            </w:r>
            <w:r w:rsidR="00461860">
              <w:rPr>
                <w:noProof/>
                <w:webHidden/>
              </w:rPr>
              <w:t>154</w:t>
            </w:r>
            <w:r w:rsidR="00461860">
              <w:rPr>
                <w:noProof/>
                <w:webHidden/>
              </w:rPr>
              <w:fldChar w:fldCharType="end"/>
            </w:r>
          </w:hyperlink>
        </w:p>
        <w:p w14:paraId="306FC1B1" w14:textId="194B1C7C"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203" w:history="1">
            <w:r w:rsidR="00461860" w:rsidRPr="00CB763D">
              <w:rPr>
                <w:rStyle w:val="Hyperlnk"/>
                <w:noProof/>
              </w:rPr>
              <w:t>7.4.</w:t>
            </w:r>
            <w:r w:rsidR="00461860">
              <w:rPr>
                <w:rFonts w:asciiTheme="minorHAnsi" w:eastAsiaTheme="minorEastAsia" w:hAnsiTheme="minorHAnsi"/>
                <w:noProof/>
                <w:color w:val="auto"/>
                <w:lang w:val="sv-SE" w:eastAsia="sv-SE"/>
              </w:rPr>
              <w:tab/>
            </w:r>
            <w:r w:rsidR="00461860" w:rsidRPr="00CB763D">
              <w:rPr>
                <w:rStyle w:val="Hyperlnk"/>
                <w:noProof/>
              </w:rPr>
              <w:t>Type Casting</w:t>
            </w:r>
            <w:r w:rsidR="00461860">
              <w:rPr>
                <w:noProof/>
                <w:webHidden/>
              </w:rPr>
              <w:tab/>
            </w:r>
            <w:r w:rsidR="00461860">
              <w:rPr>
                <w:noProof/>
                <w:webHidden/>
              </w:rPr>
              <w:fldChar w:fldCharType="begin"/>
            </w:r>
            <w:r w:rsidR="00461860">
              <w:rPr>
                <w:noProof/>
                <w:webHidden/>
              </w:rPr>
              <w:instrText xml:space="preserve"> PAGEREF _Toc59126203 \h </w:instrText>
            </w:r>
            <w:r w:rsidR="00461860">
              <w:rPr>
                <w:noProof/>
                <w:webHidden/>
              </w:rPr>
            </w:r>
            <w:r w:rsidR="00461860">
              <w:rPr>
                <w:noProof/>
                <w:webHidden/>
              </w:rPr>
              <w:fldChar w:fldCharType="separate"/>
            </w:r>
            <w:r w:rsidR="00461860">
              <w:rPr>
                <w:noProof/>
                <w:webHidden/>
              </w:rPr>
              <w:t>157</w:t>
            </w:r>
            <w:r w:rsidR="00461860">
              <w:rPr>
                <w:noProof/>
                <w:webHidden/>
              </w:rPr>
              <w:fldChar w:fldCharType="end"/>
            </w:r>
          </w:hyperlink>
        </w:p>
        <w:p w14:paraId="4A666CCE" w14:textId="652FF0D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04" w:history="1">
            <w:r w:rsidR="00461860" w:rsidRPr="00CB763D">
              <w:rPr>
                <w:rStyle w:val="Hyperlnk"/>
                <w:noProof/>
                <w:highlight w:val="white"/>
              </w:rPr>
              <w:t>7.4.1.</w:t>
            </w:r>
            <w:r w:rsidR="00461860">
              <w:rPr>
                <w:rFonts w:asciiTheme="minorHAnsi" w:eastAsiaTheme="minorEastAsia" w:hAnsiTheme="minorHAnsi"/>
                <w:noProof/>
                <w:color w:val="auto"/>
                <w:lang w:val="sv-SE" w:eastAsia="sv-SE"/>
              </w:rPr>
              <w:tab/>
            </w:r>
            <w:r w:rsidR="00461860" w:rsidRPr="00CB763D">
              <w:rPr>
                <w:rStyle w:val="Hyperlnk"/>
                <w:noProof/>
                <w:highlight w:val="white"/>
              </w:rPr>
              <w:t>Implicit Cast</w:t>
            </w:r>
            <w:r w:rsidR="00461860">
              <w:rPr>
                <w:noProof/>
                <w:webHidden/>
              </w:rPr>
              <w:tab/>
            </w:r>
            <w:r w:rsidR="00461860">
              <w:rPr>
                <w:noProof/>
                <w:webHidden/>
              </w:rPr>
              <w:fldChar w:fldCharType="begin"/>
            </w:r>
            <w:r w:rsidR="00461860">
              <w:rPr>
                <w:noProof/>
                <w:webHidden/>
              </w:rPr>
              <w:instrText xml:space="preserve"> PAGEREF _Toc59126204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5668FBF1" w14:textId="625A395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05" w:history="1">
            <w:r w:rsidR="00461860" w:rsidRPr="00CB763D">
              <w:rPr>
                <w:rStyle w:val="Hyperlnk"/>
                <w:noProof/>
                <w:highlight w:val="white"/>
              </w:rPr>
              <w:t>7.4.2.</w:t>
            </w:r>
            <w:r w:rsidR="00461860">
              <w:rPr>
                <w:rFonts w:asciiTheme="minorHAnsi" w:eastAsiaTheme="minorEastAsia" w:hAnsiTheme="minorHAnsi"/>
                <w:noProof/>
                <w:color w:val="auto"/>
                <w:lang w:val="sv-SE" w:eastAsia="sv-SE"/>
              </w:rPr>
              <w:tab/>
            </w:r>
            <w:r w:rsidR="00461860" w:rsidRPr="00CB763D">
              <w:rPr>
                <w:rStyle w:val="Hyperlnk"/>
                <w:noProof/>
                <w:highlight w:val="white"/>
              </w:rPr>
              <w:t>Explicit Cast</w:t>
            </w:r>
            <w:r w:rsidR="00461860">
              <w:rPr>
                <w:noProof/>
                <w:webHidden/>
              </w:rPr>
              <w:tab/>
            </w:r>
            <w:r w:rsidR="00461860">
              <w:rPr>
                <w:noProof/>
                <w:webHidden/>
              </w:rPr>
              <w:fldChar w:fldCharType="begin"/>
            </w:r>
            <w:r w:rsidR="00461860">
              <w:rPr>
                <w:noProof/>
                <w:webHidden/>
              </w:rPr>
              <w:instrText xml:space="preserve"> PAGEREF _Toc59126205 \h </w:instrText>
            </w:r>
            <w:r w:rsidR="00461860">
              <w:rPr>
                <w:noProof/>
                <w:webHidden/>
              </w:rPr>
            </w:r>
            <w:r w:rsidR="00461860">
              <w:rPr>
                <w:noProof/>
                <w:webHidden/>
              </w:rPr>
              <w:fldChar w:fldCharType="separate"/>
            </w:r>
            <w:r w:rsidR="00461860">
              <w:rPr>
                <w:noProof/>
                <w:webHidden/>
              </w:rPr>
              <w:t>158</w:t>
            </w:r>
            <w:r w:rsidR="00461860">
              <w:rPr>
                <w:noProof/>
                <w:webHidden/>
              </w:rPr>
              <w:fldChar w:fldCharType="end"/>
            </w:r>
          </w:hyperlink>
        </w:p>
        <w:p w14:paraId="149635FA" w14:textId="69FCC98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06" w:history="1">
            <w:r w:rsidR="00461860" w:rsidRPr="00CB763D">
              <w:rPr>
                <w:rStyle w:val="Hyperlnk"/>
                <w:noProof/>
              </w:rPr>
              <w:t>7.4.3.</w:t>
            </w:r>
            <w:r w:rsidR="00461860">
              <w:rPr>
                <w:rFonts w:asciiTheme="minorHAnsi" w:eastAsiaTheme="minorEastAsia" w:hAnsiTheme="minorHAnsi"/>
                <w:noProof/>
                <w:color w:val="auto"/>
                <w:lang w:val="sv-SE" w:eastAsia="sv-SE"/>
              </w:rPr>
              <w:tab/>
            </w:r>
            <w:r w:rsidR="00461860" w:rsidRPr="00CB763D">
              <w:rPr>
                <w:rStyle w:val="Hyperlnk"/>
                <w:noProof/>
              </w:rPr>
              <w:t>Type Promotion</w:t>
            </w:r>
            <w:r w:rsidR="00461860">
              <w:rPr>
                <w:noProof/>
                <w:webHidden/>
              </w:rPr>
              <w:tab/>
            </w:r>
            <w:r w:rsidR="00461860">
              <w:rPr>
                <w:noProof/>
                <w:webHidden/>
              </w:rPr>
              <w:fldChar w:fldCharType="begin"/>
            </w:r>
            <w:r w:rsidR="00461860">
              <w:rPr>
                <w:noProof/>
                <w:webHidden/>
              </w:rPr>
              <w:instrText xml:space="preserve"> PAGEREF _Toc59126206 \h </w:instrText>
            </w:r>
            <w:r w:rsidR="00461860">
              <w:rPr>
                <w:noProof/>
                <w:webHidden/>
              </w:rPr>
            </w:r>
            <w:r w:rsidR="00461860">
              <w:rPr>
                <w:noProof/>
                <w:webHidden/>
              </w:rPr>
              <w:fldChar w:fldCharType="separate"/>
            </w:r>
            <w:r w:rsidR="00461860">
              <w:rPr>
                <w:noProof/>
                <w:webHidden/>
              </w:rPr>
              <w:t>162</w:t>
            </w:r>
            <w:r w:rsidR="00461860">
              <w:rPr>
                <w:noProof/>
                <w:webHidden/>
              </w:rPr>
              <w:fldChar w:fldCharType="end"/>
            </w:r>
          </w:hyperlink>
        </w:p>
        <w:p w14:paraId="61A18119" w14:textId="4C7E96C1" w:rsidR="00461860" w:rsidRDefault="00CF334C">
          <w:pPr>
            <w:pStyle w:val="Innehll1"/>
            <w:rPr>
              <w:rFonts w:asciiTheme="minorHAnsi" w:eastAsiaTheme="minorEastAsia" w:hAnsiTheme="minorHAnsi"/>
              <w:noProof/>
              <w:color w:val="auto"/>
              <w:lang w:val="sv-SE" w:eastAsia="sv-SE"/>
            </w:rPr>
          </w:pPr>
          <w:hyperlink w:anchor="_Toc59126207" w:history="1">
            <w:r w:rsidR="00461860" w:rsidRPr="00CB763D">
              <w:rPr>
                <w:rStyle w:val="Hyperlnk"/>
                <w:noProof/>
              </w:rPr>
              <w:t>8.</w:t>
            </w:r>
            <w:r w:rsidR="00461860">
              <w:rPr>
                <w:rFonts w:asciiTheme="minorHAnsi" w:eastAsiaTheme="minorEastAsia" w:hAnsiTheme="minorHAnsi"/>
                <w:noProof/>
                <w:color w:val="auto"/>
                <w:lang w:val="sv-SE" w:eastAsia="sv-SE"/>
              </w:rPr>
              <w:tab/>
            </w:r>
            <w:r w:rsidR="00461860" w:rsidRPr="00CB763D">
              <w:rPr>
                <w:rStyle w:val="Hyperlnk"/>
                <w:noProof/>
              </w:rPr>
              <w:t>Constant Expression</w:t>
            </w:r>
            <w:r w:rsidR="00461860">
              <w:rPr>
                <w:noProof/>
                <w:webHidden/>
              </w:rPr>
              <w:tab/>
            </w:r>
            <w:r w:rsidR="00461860">
              <w:rPr>
                <w:noProof/>
                <w:webHidden/>
              </w:rPr>
              <w:fldChar w:fldCharType="begin"/>
            </w:r>
            <w:r w:rsidR="00461860">
              <w:rPr>
                <w:noProof/>
                <w:webHidden/>
              </w:rPr>
              <w:instrText xml:space="preserve"> PAGEREF _Toc59126207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BE28EA7" w14:textId="7FCEEEB4"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208" w:history="1">
            <w:r w:rsidR="00461860" w:rsidRPr="00CB763D">
              <w:rPr>
                <w:rStyle w:val="Hyperlnk"/>
                <w:noProof/>
              </w:rPr>
              <w:t>8.1.</w:t>
            </w:r>
            <w:r w:rsidR="00461860">
              <w:rPr>
                <w:rFonts w:asciiTheme="minorHAnsi" w:eastAsiaTheme="minorEastAsia" w:hAnsiTheme="minorHAnsi"/>
                <w:noProof/>
                <w:color w:val="auto"/>
                <w:lang w:val="sv-SE" w:eastAsia="sv-SE"/>
              </w:rPr>
              <w:tab/>
            </w:r>
            <w:r w:rsidR="00461860" w:rsidRPr="00CB763D">
              <w:rPr>
                <w:rStyle w:val="Hyperlnk"/>
                <w:noProof/>
              </w:rPr>
              <w:t>Unary and Binary Expressions</w:t>
            </w:r>
            <w:r w:rsidR="00461860">
              <w:rPr>
                <w:noProof/>
                <w:webHidden/>
              </w:rPr>
              <w:tab/>
            </w:r>
            <w:r w:rsidR="00461860">
              <w:rPr>
                <w:noProof/>
                <w:webHidden/>
              </w:rPr>
              <w:fldChar w:fldCharType="begin"/>
            </w:r>
            <w:r w:rsidR="00461860">
              <w:rPr>
                <w:noProof/>
                <w:webHidden/>
              </w:rPr>
              <w:instrText xml:space="preserve"> PAGEREF _Toc59126208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0D8745BB" w14:textId="3F17118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09" w:history="1">
            <w:r w:rsidR="00461860" w:rsidRPr="00CB763D">
              <w:rPr>
                <w:rStyle w:val="Hyperlnk"/>
                <w:noProof/>
                <w:highlight w:val="white"/>
              </w:rPr>
              <w:t>8.1.1.</w:t>
            </w:r>
            <w:r w:rsidR="00461860">
              <w:rPr>
                <w:rFonts w:asciiTheme="minorHAnsi" w:eastAsiaTheme="minorEastAsia" w:hAnsiTheme="minorHAnsi"/>
                <w:noProof/>
                <w:color w:val="auto"/>
                <w:lang w:val="sv-SE" w:eastAsia="sv-SE"/>
              </w:rPr>
              <w:tab/>
            </w:r>
            <w:r w:rsidR="00461860" w:rsidRPr="00CB763D">
              <w:rPr>
                <w:rStyle w:val="Hyperlnk"/>
                <w:noProof/>
                <w:highlight w:val="white"/>
              </w:rPr>
              <w:t>Relation Expressions</w:t>
            </w:r>
            <w:r w:rsidR="00461860">
              <w:rPr>
                <w:noProof/>
                <w:webHidden/>
              </w:rPr>
              <w:tab/>
            </w:r>
            <w:r w:rsidR="00461860">
              <w:rPr>
                <w:noProof/>
                <w:webHidden/>
              </w:rPr>
              <w:fldChar w:fldCharType="begin"/>
            </w:r>
            <w:r w:rsidR="00461860">
              <w:rPr>
                <w:noProof/>
                <w:webHidden/>
              </w:rPr>
              <w:instrText xml:space="preserve"> PAGEREF _Toc59126209 \h </w:instrText>
            </w:r>
            <w:r w:rsidR="00461860">
              <w:rPr>
                <w:noProof/>
                <w:webHidden/>
              </w:rPr>
            </w:r>
            <w:r w:rsidR="00461860">
              <w:rPr>
                <w:noProof/>
                <w:webHidden/>
              </w:rPr>
              <w:fldChar w:fldCharType="separate"/>
            </w:r>
            <w:r w:rsidR="00461860">
              <w:rPr>
                <w:noProof/>
                <w:webHidden/>
              </w:rPr>
              <w:t>164</w:t>
            </w:r>
            <w:r w:rsidR="00461860">
              <w:rPr>
                <w:noProof/>
                <w:webHidden/>
              </w:rPr>
              <w:fldChar w:fldCharType="end"/>
            </w:r>
          </w:hyperlink>
        </w:p>
        <w:p w14:paraId="198ADF18" w14:textId="76A923A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0" w:history="1">
            <w:r w:rsidR="00461860" w:rsidRPr="00CB763D">
              <w:rPr>
                <w:rStyle w:val="Hyperlnk"/>
                <w:noProof/>
                <w:highlight w:val="white"/>
              </w:rPr>
              <w:t>8.1.2.</w:t>
            </w:r>
            <w:r w:rsidR="00461860">
              <w:rPr>
                <w:rFonts w:asciiTheme="minorHAnsi" w:eastAsiaTheme="minorEastAsia" w:hAnsiTheme="minorHAnsi"/>
                <w:noProof/>
                <w:color w:val="auto"/>
                <w:lang w:val="sv-SE" w:eastAsia="sv-SE"/>
              </w:rPr>
              <w:tab/>
            </w:r>
            <w:r w:rsidR="00461860" w:rsidRPr="00CB763D">
              <w:rPr>
                <w:rStyle w:val="Hyperlnk"/>
                <w:noProof/>
                <w:highlight w:val="white"/>
              </w:rPr>
              <w:t>Arithmetic Expressions</w:t>
            </w:r>
            <w:r w:rsidR="00461860">
              <w:rPr>
                <w:noProof/>
                <w:webHidden/>
              </w:rPr>
              <w:tab/>
            </w:r>
            <w:r w:rsidR="00461860">
              <w:rPr>
                <w:noProof/>
                <w:webHidden/>
              </w:rPr>
              <w:fldChar w:fldCharType="begin"/>
            </w:r>
            <w:r w:rsidR="00461860">
              <w:rPr>
                <w:noProof/>
                <w:webHidden/>
              </w:rPr>
              <w:instrText xml:space="preserve"> PAGEREF _Toc59126210 \h </w:instrText>
            </w:r>
            <w:r w:rsidR="00461860">
              <w:rPr>
                <w:noProof/>
                <w:webHidden/>
              </w:rPr>
            </w:r>
            <w:r w:rsidR="00461860">
              <w:rPr>
                <w:noProof/>
                <w:webHidden/>
              </w:rPr>
              <w:fldChar w:fldCharType="separate"/>
            </w:r>
            <w:r w:rsidR="00461860">
              <w:rPr>
                <w:noProof/>
                <w:webHidden/>
              </w:rPr>
              <w:t>168</w:t>
            </w:r>
            <w:r w:rsidR="00461860">
              <w:rPr>
                <w:noProof/>
                <w:webHidden/>
              </w:rPr>
              <w:fldChar w:fldCharType="end"/>
            </w:r>
          </w:hyperlink>
        </w:p>
        <w:p w14:paraId="7F9D4C1E" w14:textId="57292EF4" w:rsidR="00461860" w:rsidRDefault="00CF334C">
          <w:pPr>
            <w:pStyle w:val="Innehll2"/>
            <w:tabs>
              <w:tab w:val="left" w:pos="880"/>
              <w:tab w:val="right" w:leader="dot" w:pos="9350"/>
            </w:tabs>
            <w:rPr>
              <w:rFonts w:asciiTheme="minorHAnsi" w:eastAsiaTheme="minorEastAsia" w:hAnsiTheme="minorHAnsi"/>
              <w:noProof/>
              <w:color w:val="auto"/>
              <w:lang w:val="sv-SE" w:eastAsia="sv-SE"/>
            </w:rPr>
          </w:pPr>
          <w:hyperlink w:anchor="_Toc59126211" w:history="1">
            <w:r w:rsidR="00461860" w:rsidRPr="00CB763D">
              <w:rPr>
                <w:rStyle w:val="Hyperlnk"/>
                <w:noProof/>
                <w:highlight w:val="white"/>
              </w:rPr>
              <w:t>8.2.</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Type Cast</w:t>
            </w:r>
            <w:r w:rsidR="00461860">
              <w:rPr>
                <w:noProof/>
                <w:webHidden/>
              </w:rPr>
              <w:tab/>
            </w:r>
            <w:r w:rsidR="00461860">
              <w:rPr>
                <w:noProof/>
                <w:webHidden/>
              </w:rPr>
              <w:fldChar w:fldCharType="begin"/>
            </w:r>
            <w:r w:rsidR="00461860">
              <w:rPr>
                <w:noProof/>
                <w:webHidden/>
              </w:rPr>
              <w:instrText xml:space="preserve"> PAGEREF _Toc59126211 \h </w:instrText>
            </w:r>
            <w:r w:rsidR="00461860">
              <w:rPr>
                <w:noProof/>
                <w:webHidden/>
              </w:rPr>
            </w:r>
            <w:r w:rsidR="00461860">
              <w:rPr>
                <w:noProof/>
                <w:webHidden/>
              </w:rPr>
              <w:fldChar w:fldCharType="separate"/>
            </w:r>
            <w:r w:rsidR="00461860">
              <w:rPr>
                <w:noProof/>
                <w:webHidden/>
              </w:rPr>
              <w:t>174</w:t>
            </w:r>
            <w:r w:rsidR="00461860">
              <w:rPr>
                <w:noProof/>
                <w:webHidden/>
              </w:rPr>
              <w:fldChar w:fldCharType="end"/>
            </w:r>
          </w:hyperlink>
        </w:p>
        <w:p w14:paraId="507E2823" w14:textId="0C530C5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2" w:history="1">
            <w:r w:rsidR="00461860" w:rsidRPr="00CB763D">
              <w:rPr>
                <w:rStyle w:val="Hyperlnk"/>
                <w:noProof/>
                <w:highlight w:val="white"/>
              </w:rPr>
              <w:t>8.2.1.</w:t>
            </w:r>
            <w:r w:rsidR="00461860">
              <w:rPr>
                <w:rFonts w:asciiTheme="minorHAnsi" w:eastAsiaTheme="minorEastAsia" w:hAnsiTheme="minorHAnsi"/>
                <w:noProof/>
                <w:color w:val="auto"/>
                <w:lang w:val="sv-SE" w:eastAsia="sv-SE"/>
              </w:rPr>
              <w:tab/>
            </w:r>
            <w:r w:rsidR="00461860" w:rsidRPr="00CB763D">
              <w:rPr>
                <w:rStyle w:val="Hyperlnk"/>
                <w:noProof/>
                <w:highlight w:val="white"/>
              </w:rPr>
              <w:t>Constant Value</w:t>
            </w:r>
            <w:r w:rsidR="00461860">
              <w:rPr>
                <w:noProof/>
                <w:webHidden/>
              </w:rPr>
              <w:tab/>
            </w:r>
            <w:r w:rsidR="00461860">
              <w:rPr>
                <w:noProof/>
                <w:webHidden/>
              </w:rPr>
              <w:fldChar w:fldCharType="begin"/>
            </w:r>
            <w:r w:rsidR="00461860">
              <w:rPr>
                <w:noProof/>
                <w:webHidden/>
              </w:rPr>
              <w:instrText xml:space="preserve"> PAGEREF _Toc59126212 \h </w:instrText>
            </w:r>
            <w:r w:rsidR="00461860">
              <w:rPr>
                <w:noProof/>
                <w:webHidden/>
              </w:rPr>
            </w:r>
            <w:r w:rsidR="00461860">
              <w:rPr>
                <w:noProof/>
                <w:webHidden/>
              </w:rPr>
              <w:fldChar w:fldCharType="separate"/>
            </w:r>
            <w:r w:rsidR="00461860">
              <w:rPr>
                <w:noProof/>
                <w:webHidden/>
              </w:rPr>
              <w:t>176</w:t>
            </w:r>
            <w:r w:rsidR="00461860">
              <w:rPr>
                <w:noProof/>
                <w:webHidden/>
              </w:rPr>
              <w:fldChar w:fldCharType="end"/>
            </w:r>
          </w:hyperlink>
        </w:p>
        <w:p w14:paraId="12D6AFB1" w14:textId="14CE8EE0" w:rsidR="00461860" w:rsidRDefault="00CF334C">
          <w:pPr>
            <w:pStyle w:val="Innehll1"/>
            <w:rPr>
              <w:rFonts w:asciiTheme="minorHAnsi" w:eastAsiaTheme="minorEastAsia" w:hAnsiTheme="minorHAnsi"/>
              <w:noProof/>
              <w:color w:val="auto"/>
              <w:lang w:val="sv-SE" w:eastAsia="sv-SE"/>
            </w:rPr>
          </w:pPr>
          <w:hyperlink w:anchor="_Toc59126213" w:history="1">
            <w:r w:rsidR="00461860" w:rsidRPr="00CB763D">
              <w:rPr>
                <w:rStyle w:val="Hyperlnk"/>
                <w:noProof/>
              </w:rPr>
              <w:t>9.</w:t>
            </w:r>
            <w:r w:rsidR="00461860">
              <w:rPr>
                <w:rFonts w:asciiTheme="minorHAnsi" w:eastAsiaTheme="minorEastAsia" w:hAnsiTheme="minorHAnsi"/>
                <w:noProof/>
                <w:color w:val="auto"/>
                <w:lang w:val="sv-SE" w:eastAsia="sv-SE"/>
              </w:rPr>
              <w:tab/>
            </w:r>
            <w:r w:rsidR="00461860" w:rsidRPr="00CB763D">
              <w:rPr>
                <w:rStyle w:val="Hyperlnk"/>
                <w:noProof/>
              </w:rPr>
              <w:t>Static Address Expression</w:t>
            </w:r>
            <w:r w:rsidR="00461860">
              <w:rPr>
                <w:noProof/>
                <w:webHidden/>
              </w:rPr>
              <w:tab/>
            </w:r>
            <w:r w:rsidR="00461860">
              <w:rPr>
                <w:noProof/>
                <w:webHidden/>
              </w:rPr>
              <w:fldChar w:fldCharType="begin"/>
            </w:r>
            <w:r w:rsidR="00461860">
              <w:rPr>
                <w:noProof/>
                <w:webHidden/>
              </w:rPr>
              <w:instrText xml:space="preserve"> PAGEREF _Toc59126213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511EDF22" w14:textId="7435646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4"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Static Value and Address</w:t>
            </w:r>
            <w:r w:rsidR="00461860">
              <w:rPr>
                <w:noProof/>
                <w:webHidden/>
              </w:rPr>
              <w:tab/>
            </w:r>
            <w:r w:rsidR="00461860">
              <w:rPr>
                <w:noProof/>
                <w:webHidden/>
              </w:rPr>
              <w:fldChar w:fldCharType="begin"/>
            </w:r>
            <w:r w:rsidR="00461860">
              <w:rPr>
                <w:noProof/>
                <w:webHidden/>
              </w:rPr>
              <w:instrText xml:space="preserve"> PAGEREF _Toc59126214 \h </w:instrText>
            </w:r>
            <w:r w:rsidR="00461860">
              <w:rPr>
                <w:noProof/>
                <w:webHidden/>
              </w:rPr>
            </w:r>
            <w:r w:rsidR="00461860">
              <w:rPr>
                <w:noProof/>
                <w:webHidden/>
              </w:rPr>
              <w:fldChar w:fldCharType="separate"/>
            </w:r>
            <w:r w:rsidR="00461860">
              <w:rPr>
                <w:noProof/>
                <w:webHidden/>
              </w:rPr>
              <w:t>178</w:t>
            </w:r>
            <w:r w:rsidR="00461860">
              <w:rPr>
                <w:noProof/>
                <w:webHidden/>
              </w:rPr>
              <w:fldChar w:fldCharType="end"/>
            </w:r>
          </w:hyperlink>
        </w:p>
        <w:p w14:paraId="28630048" w14:textId="569E9B2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5" w:history="1">
            <w:r w:rsidR="00461860" w:rsidRPr="00CB763D">
              <w:rPr>
                <w:rStyle w:val="Hyperlnk"/>
                <w:noProof/>
              </w:rPr>
              <w:t>9.1.2.</w:t>
            </w:r>
            <w:r w:rsidR="00461860">
              <w:rPr>
                <w:rFonts w:asciiTheme="minorHAnsi" w:eastAsiaTheme="minorEastAsia" w:hAnsiTheme="minorHAnsi"/>
                <w:noProof/>
                <w:color w:val="auto"/>
                <w:lang w:val="sv-SE" w:eastAsia="sv-SE"/>
              </w:rPr>
              <w:tab/>
            </w:r>
            <w:r w:rsidR="00461860" w:rsidRPr="00CB763D">
              <w:rPr>
                <w:rStyle w:val="Hyperlnk"/>
                <w:noProof/>
              </w:rPr>
              <w:t>Static Expression</w:t>
            </w:r>
            <w:r w:rsidR="00461860">
              <w:rPr>
                <w:noProof/>
                <w:webHidden/>
              </w:rPr>
              <w:tab/>
            </w:r>
            <w:r w:rsidR="00461860">
              <w:rPr>
                <w:noProof/>
                <w:webHidden/>
              </w:rPr>
              <w:fldChar w:fldCharType="begin"/>
            </w:r>
            <w:r w:rsidR="00461860">
              <w:rPr>
                <w:noProof/>
                <w:webHidden/>
              </w:rPr>
              <w:instrText xml:space="preserve"> PAGEREF _Toc59126215 \h </w:instrText>
            </w:r>
            <w:r w:rsidR="00461860">
              <w:rPr>
                <w:noProof/>
                <w:webHidden/>
              </w:rPr>
            </w:r>
            <w:r w:rsidR="00461860">
              <w:rPr>
                <w:noProof/>
                <w:webHidden/>
              </w:rPr>
              <w:fldChar w:fldCharType="separate"/>
            </w:r>
            <w:r w:rsidR="00461860">
              <w:rPr>
                <w:noProof/>
                <w:webHidden/>
              </w:rPr>
              <w:t>179</w:t>
            </w:r>
            <w:r w:rsidR="00461860">
              <w:rPr>
                <w:noProof/>
                <w:webHidden/>
              </w:rPr>
              <w:fldChar w:fldCharType="end"/>
            </w:r>
          </w:hyperlink>
        </w:p>
        <w:p w14:paraId="790E9754" w14:textId="5384A3F3" w:rsidR="00461860" w:rsidRDefault="00CF334C">
          <w:pPr>
            <w:pStyle w:val="Innehll1"/>
            <w:rPr>
              <w:rFonts w:asciiTheme="minorHAnsi" w:eastAsiaTheme="minorEastAsia" w:hAnsiTheme="minorHAnsi"/>
              <w:noProof/>
              <w:color w:val="auto"/>
              <w:lang w:val="sv-SE" w:eastAsia="sv-SE"/>
            </w:rPr>
          </w:pPr>
          <w:hyperlink w:anchor="_Toc59126216" w:history="1">
            <w:r w:rsidR="00461860" w:rsidRPr="00CB763D">
              <w:rPr>
                <w:rStyle w:val="Hyperlnk"/>
                <w:noProof/>
              </w:rPr>
              <w:t>10.</w:t>
            </w:r>
            <w:r w:rsidR="00461860">
              <w:rPr>
                <w:rFonts w:asciiTheme="minorHAnsi" w:eastAsiaTheme="minorEastAsia" w:hAnsiTheme="minorHAnsi"/>
                <w:noProof/>
                <w:color w:val="auto"/>
                <w:lang w:val="sv-SE" w:eastAsia="sv-SE"/>
              </w:rPr>
              <w:tab/>
            </w:r>
            <w:r w:rsidR="00461860" w:rsidRPr="00CB763D">
              <w:rPr>
                <w:rStyle w:val="Hyperlnk"/>
                <w:noProof/>
              </w:rPr>
              <w:t>Initialization</w:t>
            </w:r>
            <w:r w:rsidR="00461860">
              <w:rPr>
                <w:noProof/>
                <w:webHidden/>
              </w:rPr>
              <w:tab/>
            </w:r>
            <w:r w:rsidR="00461860">
              <w:rPr>
                <w:noProof/>
                <w:webHidden/>
              </w:rPr>
              <w:fldChar w:fldCharType="begin"/>
            </w:r>
            <w:r w:rsidR="00461860">
              <w:rPr>
                <w:noProof/>
                <w:webHidden/>
              </w:rPr>
              <w:instrText xml:space="preserve"> PAGEREF _Toc59126216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FD0752A" w14:textId="2EAA7B3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7"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Auto Initialization</w:t>
            </w:r>
            <w:r w:rsidR="00461860">
              <w:rPr>
                <w:noProof/>
                <w:webHidden/>
              </w:rPr>
              <w:tab/>
            </w:r>
            <w:r w:rsidR="00461860">
              <w:rPr>
                <w:noProof/>
                <w:webHidden/>
              </w:rPr>
              <w:fldChar w:fldCharType="begin"/>
            </w:r>
            <w:r w:rsidR="00461860">
              <w:rPr>
                <w:noProof/>
                <w:webHidden/>
              </w:rPr>
              <w:instrText xml:space="preserve"> PAGEREF _Toc59126217 \h </w:instrText>
            </w:r>
            <w:r w:rsidR="00461860">
              <w:rPr>
                <w:noProof/>
                <w:webHidden/>
              </w:rPr>
            </w:r>
            <w:r w:rsidR="00461860">
              <w:rPr>
                <w:noProof/>
                <w:webHidden/>
              </w:rPr>
              <w:fldChar w:fldCharType="separate"/>
            </w:r>
            <w:r w:rsidR="00461860">
              <w:rPr>
                <w:noProof/>
                <w:webHidden/>
              </w:rPr>
              <w:t>183</w:t>
            </w:r>
            <w:r w:rsidR="00461860">
              <w:rPr>
                <w:noProof/>
                <w:webHidden/>
              </w:rPr>
              <w:fldChar w:fldCharType="end"/>
            </w:r>
          </w:hyperlink>
        </w:p>
        <w:p w14:paraId="3B2BABA4" w14:textId="6A3B1B4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Static Initialization</w:t>
            </w:r>
            <w:r w:rsidR="00461860">
              <w:rPr>
                <w:noProof/>
                <w:webHidden/>
              </w:rPr>
              <w:tab/>
            </w:r>
            <w:r w:rsidR="00461860">
              <w:rPr>
                <w:noProof/>
                <w:webHidden/>
              </w:rPr>
              <w:fldChar w:fldCharType="begin"/>
            </w:r>
            <w:r w:rsidR="00461860">
              <w:rPr>
                <w:noProof/>
                <w:webHidden/>
              </w:rPr>
              <w:instrText xml:space="preserve"> PAGEREF _Toc59126218 \h </w:instrText>
            </w:r>
            <w:r w:rsidR="00461860">
              <w:rPr>
                <w:noProof/>
                <w:webHidden/>
              </w:rPr>
            </w:r>
            <w:r w:rsidR="00461860">
              <w:rPr>
                <w:noProof/>
                <w:webHidden/>
              </w:rPr>
              <w:fldChar w:fldCharType="separate"/>
            </w:r>
            <w:r w:rsidR="00461860">
              <w:rPr>
                <w:noProof/>
                <w:webHidden/>
              </w:rPr>
              <w:t>186</w:t>
            </w:r>
            <w:r w:rsidR="00461860">
              <w:rPr>
                <w:noProof/>
                <w:webHidden/>
              </w:rPr>
              <w:fldChar w:fldCharType="end"/>
            </w:r>
          </w:hyperlink>
        </w:p>
        <w:p w14:paraId="15649530" w14:textId="6E826E9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19" w:history="1">
            <w:r w:rsidR="00461860" w:rsidRPr="00CB763D">
              <w:rPr>
                <w:rStyle w:val="Hyperlnk"/>
                <w:noProof/>
                <w:highlight w:val="white"/>
              </w:rPr>
              <w:t>10.1.2.</w:t>
            </w:r>
            <w:r w:rsidR="00461860">
              <w:rPr>
                <w:rFonts w:asciiTheme="minorHAnsi" w:eastAsiaTheme="minorEastAsia" w:hAnsiTheme="minorHAnsi"/>
                <w:noProof/>
                <w:color w:val="auto"/>
                <w:lang w:val="sv-SE" w:eastAsia="sv-SE"/>
              </w:rPr>
              <w:tab/>
            </w:r>
            <w:r w:rsidR="00461860" w:rsidRPr="00CB763D">
              <w:rPr>
                <w:rStyle w:val="Hyperlnk"/>
                <w:bCs/>
                <w:noProof/>
                <w:highlight w:val="white"/>
              </w:rPr>
              <w:t>Modify Initializer</w:t>
            </w:r>
            <w:r w:rsidR="00461860">
              <w:rPr>
                <w:noProof/>
                <w:webHidden/>
              </w:rPr>
              <w:tab/>
            </w:r>
            <w:r w:rsidR="00461860">
              <w:rPr>
                <w:noProof/>
                <w:webHidden/>
              </w:rPr>
              <w:fldChar w:fldCharType="begin"/>
            </w:r>
            <w:r w:rsidR="00461860">
              <w:rPr>
                <w:noProof/>
                <w:webHidden/>
              </w:rPr>
              <w:instrText xml:space="preserve"> PAGEREF _Toc59126219 \h </w:instrText>
            </w:r>
            <w:r w:rsidR="00461860">
              <w:rPr>
                <w:noProof/>
                <w:webHidden/>
              </w:rPr>
            </w:r>
            <w:r w:rsidR="00461860">
              <w:rPr>
                <w:noProof/>
                <w:webHidden/>
              </w:rPr>
              <w:fldChar w:fldCharType="separate"/>
            </w:r>
            <w:r w:rsidR="00461860">
              <w:rPr>
                <w:noProof/>
                <w:webHidden/>
              </w:rPr>
              <w:t>189</w:t>
            </w:r>
            <w:r w:rsidR="00461860">
              <w:rPr>
                <w:noProof/>
                <w:webHidden/>
              </w:rPr>
              <w:fldChar w:fldCharType="end"/>
            </w:r>
          </w:hyperlink>
        </w:p>
        <w:p w14:paraId="4EBC0769" w14:textId="3044DF2B" w:rsidR="00461860" w:rsidRDefault="00CF334C">
          <w:pPr>
            <w:pStyle w:val="Innehll1"/>
            <w:rPr>
              <w:rFonts w:asciiTheme="minorHAnsi" w:eastAsiaTheme="minorEastAsia" w:hAnsiTheme="minorHAnsi"/>
              <w:noProof/>
              <w:color w:val="auto"/>
              <w:lang w:val="sv-SE" w:eastAsia="sv-SE"/>
            </w:rPr>
          </w:pPr>
          <w:hyperlink w:anchor="_Toc59126220" w:history="1">
            <w:r w:rsidR="00461860" w:rsidRPr="00CB763D">
              <w:rPr>
                <w:rStyle w:val="Hyperlnk"/>
                <w:noProof/>
              </w:rPr>
              <w:t>11.</w:t>
            </w:r>
            <w:r w:rsidR="00461860">
              <w:rPr>
                <w:rFonts w:asciiTheme="minorHAnsi" w:eastAsiaTheme="minorEastAsia" w:hAnsiTheme="minorHAnsi"/>
                <w:noProof/>
                <w:color w:val="auto"/>
                <w:lang w:val="sv-SE" w:eastAsia="sv-SE"/>
              </w:rPr>
              <w:tab/>
            </w:r>
            <w:r w:rsidR="00461860" w:rsidRPr="00CB763D">
              <w:rPr>
                <w:rStyle w:val="Hyperlnk"/>
                <w:noProof/>
              </w:rPr>
              <w:t>Middle Code Optimization</w:t>
            </w:r>
            <w:r w:rsidR="00461860">
              <w:rPr>
                <w:noProof/>
                <w:webHidden/>
              </w:rPr>
              <w:tab/>
            </w:r>
            <w:r w:rsidR="00461860">
              <w:rPr>
                <w:noProof/>
                <w:webHidden/>
              </w:rPr>
              <w:fldChar w:fldCharType="begin"/>
            </w:r>
            <w:r w:rsidR="00461860">
              <w:rPr>
                <w:noProof/>
                <w:webHidden/>
              </w:rPr>
              <w:instrText xml:space="preserve"> PAGEREF _Toc59126220 \h </w:instrText>
            </w:r>
            <w:r w:rsidR="00461860">
              <w:rPr>
                <w:noProof/>
                <w:webHidden/>
              </w:rPr>
            </w:r>
            <w:r w:rsidR="00461860">
              <w:rPr>
                <w:noProof/>
                <w:webHidden/>
              </w:rPr>
              <w:fldChar w:fldCharType="separate"/>
            </w:r>
            <w:r w:rsidR="00461860">
              <w:rPr>
                <w:noProof/>
                <w:webHidden/>
              </w:rPr>
              <w:t>192</w:t>
            </w:r>
            <w:r w:rsidR="00461860">
              <w:rPr>
                <w:noProof/>
                <w:webHidden/>
              </w:rPr>
              <w:fldChar w:fldCharType="end"/>
            </w:r>
          </w:hyperlink>
        </w:p>
        <w:p w14:paraId="1E753118" w14:textId="4439D58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1"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Object to Integer Addresses</w:t>
            </w:r>
            <w:r w:rsidR="00461860">
              <w:rPr>
                <w:noProof/>
                <w:webHidden/>
              </w:rPr>
              <w:tab/>
            </w:r>
            <w:r w:rsidR="00461860">
              <w:rPr>
                <w:noProof/>
                <w:webHidden/>
              </w:rPr>
              <w:fldChar w:fldCharType="begin"/>
            </w:r>
            <w:r w:rsidR="00461860">
              <w:rPr>
                <w:noProof/>
                <w:webHidden/>
              </w:rPr>
              <w:instrText xml:space="preserve"> PAGEREF _Toc59126221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10E9396B" w14:textId="0791327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2"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Jump Next Instructions</w:t>
            </w:r>
            <w:r w:rsidR="00461860">
              <w:rPr>
                <w:noProof/>
                <w:webHidden/>
              </w:rPr>
              <w:tab/>
            </w:r>
            <w:r w:rsidR="00461860">
              <w:rPr>
                <w:noProof/>
                <w:webHidden/>
              </w:rPr>
              <w:fldChar w:fldCharType="begin"/>
            </w:r>
            <w:r w:rsidR="00461860">
              <w:rPr>
                <w:noProof/>
                <w:webHidden/>
              </w:rPr>
              <w:instrText xml:space="preserve"> PAGEREF _Toc59126222 \h </w:instrText>
            </w:r>
            <w:r w:rsidR="00461860">
              <w:rPr>
                <w:noProof/>
                <w:webHidden/>
              </w:rPr>
            </w:r>
            <w:r w:rsidR="00461860">
              <w:rPr>
                <w:noProof/>
                <w:webHidden/>
              </w:rPr>
              <w:fldChar w:fldCharType="separate"/>
            </w:r>
            <w:r w:rsidR="00461860">
              <w:rPr>
                <w:noProof/>
                <w:webHidden/>
              </w:rPr>
              <w:t>193</w:t>
            </w:r>
            <w:r w:rsidR="00461860">
              <w:rPr>
                <w:noProof/>
                <w:webHidden/>
              </w:rPr>
              <w:fldChar w:fldCharType="end"/>
            </w:r>
          </w:hyperlink>
        </w:p>
        <w:p w14:paraId="5E4C6D39" w14:textId="2835D38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3"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Next-Double Jump Statements</w:t>
            </w:r>
            <w:r w:rsidR="00461860">
              <w:rPr>
                <w:noProof/>
                <w:webHidden/>
              </w:rPr>
              <w:tab/>
            </w:r>
            <w:r w:rsidR="00461860">
              <w:rPr>
                <w:noProof/>
                <w:webHidden/>
              </w:rPr>
              <w:fldChar w:fldCharType="begin"/>
            </w:r>
            <w:r w:rsidR="00461860">
              <w:rPr>
                <w:noProof/>
                <w:webHidden/>
              </w:rPr>
              <w:instrText xml:space="preserve"> PAGEREF _Toc59126223 \h </w:instrText>
            </w:r>
            <w:r w:rsidR="00461860">
              <w:rPr>
                <w:noProof/>
                <w:webHidden/>
              </w:rPr>
            </w:r>
            <w:r w:rsidR="00461860">
              <w:rPr>
                <w:noProof/>
                <w:webHidden/>
              </w:rPr>
              <w:fldChar w:fldCharType="separate"/>
            </w:r>
            <w:r w:rsidR="00461860">
              <w:rPr>
                <w:noProof/>
                <w:webHidden/>
              </w:rPr>
              <w:t>194</w:t>
            </w:r>
            <w:r w:rsidR="00461860">
              <w:rPr>
                <w:noProof/>
                <w:webHidden/>
              </w:rPr>
              <w:fldChar w:fldCharType="end"/>
            </w:r>
          </w:hyperlink>
        </w:p>
        <w:p w14:paraId="35071C1E" w14:textId="2D59F0F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4" w:history="1">
            <w:r w:rsidR="00461860" w:rsidRPr="00CB763D">
              <w:rPr>
                <w:rStyle w:val="Hyperlnk"/>
                <w:noProof/>
              </w:rPr>
              <w:t>11.1.4.</w:t>
            </w:r>
            <w:r w:rsidR="00461860">
              <w:rPr>
                <w:rFonts w:asciiTheme="minorHAnsi" w:eastAsiaTheme="minorEastAsia" w:hAnsiTheme="minorHAnsi"/>
                <w:noProof/>
                <w:color w:val="auto"/>
                <w:lang w:val="sv-SE" w:eastAsia="sv-SE"/>
              </w:rPr>
              <w:tab/>
            </w:r>
            <w:r w:rsidR="00461860" w:rsidRPr="00CB763D">
              <w:rPr>
                <w:rStyle w:val="Hyperlnk"/>
                <w:noProof/>
              </w:rPr>
              <w:t>Jump Chains</w:t>
            </w:r>
            <w:r w:rsidR="00461860">
              <w:rPr>
                <w:noProof/>
                <w:webHidden/>
              </w:rPr>
              <w:tab/>
            </w:r>
            <w:r w:rsidR="00461860">
              <w:rPr>
                <w:noProof/>
                <w:webHidden/>
              </w:rPr>
              <w:fldChar w:fldCharType="begin"/>
            </w:r>
            <w:r w:rsidR="00461860">
              <w:rPr>
                <w:noProof/>
                <w:webHidden/>
              </w:rPr>
              <w:instrText xml:space="preserve"> PAGEREF _Toc59126224 \h </w:instrText>
            </w:r>
            <w:r w:rsidR="00461860">
              <w:rPr>
                <w:noProof/>
                <w:webHidden/>
              </w:rPr>
            </w:r>
            <w:r w:rsidR="00461860">
              <w:rPr>
                <w:noProof/>
                <w:webHidden/>
              </w:rPr>
              <w:fldChar w:fldCharType="separate"/>
            </w:r>
            <w:r w:rsidR="00461860">
              <w:rPr>
                <w:noProof/>
                <w:webHidden/>
              </w:rPr>
              <w:t>195</w:t>
            </w:r>
            <w:r w:rsidR="00461860">
              <w:rPr>
                <w:noProof/>
                <w:webHidden/>
              </w:rPr>
              <w:fldChar w:fldCharType="end"/>
            </w:r>
          </w:hyperlink>
        </w:p>
        <w:p w14:paraId="6CCE80C4" w14:textId="509E862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5" w:history="1">
            <w:r w:rsidR="00461860" w:rsidRPr="00CB763D">
              <w:rPr>
                <w:rStyle w:val="Hyperlnk"/>
                <w:noProof/>
              </w:rPr>
              <w:t>11.1.5.</w:t>
            </w:r>
            <w:r w:rsidR="00461860">
              <w:rPr>
                <w:rFonts w:asciiTheme="minorHAnsi" w:eastAsiaTheme="minorEastAsia" w:hAnsiTheme="minorHAnsi"/>
                <w:noProof/>
                <w:color w:val="auto"/>
                <w:lang w:val="sv-SE" w:eastAsia="sv-SE"/>
              </w:rPr>
              <w:tab/>
            </w:r>
            <w:r w:rsidR="00461860" w:rsidRPr="00CB763D">
              <w:rPr>
                <w:rStyle w:val="Hyperlnk"/>
                <w:noProof/>
              </w:rPr>
              <w:t>Remove Unreachable Code</w:t>
            </w:r>
            <w:r w:rsidR="00461860">
              <w:rPr>
                <w:noProof/>
                <w:webHidden/>
              </w:rPr>
              <w:tab/>
            </w:r>
            <w:r w:rsidR="00461860">
              <w:rPr>
                <w:noProof/>
                <w:webHidden/>
              </w:rPr>
              <w:fldChar w:fldCharType="begin"/>
            </w:r>
            <w:r w:rsidR="00461860">
              <w:rPr>
                <w:noProof/>
                <w:webHidden/>
              </w:rPr>
              <w:instrText xml:space="preserve"> PAGEREF _Toc59126225 \h </w:instrText>
            </w:r>
            <w:r w:rsidR="00461860">
              <w:rPr>
                <w:noProof/>
                <w:webHidden/>
              </w:rPr>
            </w:r>
            <w:r w:rsidR="00461860">
              <w:rPr>
                <w:noProof/>
                <w:webHidden/>
              </w:rPr>
              <w:fldChar w:fldCharType="separate"/>
            </w:r>
            <w:r w:rsidR="00461860">
              <w:rPr>
                <w:noProof/>
                <w:webHidden/>
              </w:rPr>
              <w:t>196</w:t>
            </w:r>
            <w:r w:rsidR="00461860">
              <w:rPr>
                <w:noProof/>
                <w:webHidden/>
              </w:rPr>
              <w:fldChar w:fldCharType="end"/>
            </w:r>
          </w:hyperlink>
        </w:p>
        <w:p w14:paraId="492EBF30" w14:textId="61EEF44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6"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Remove Push-Pop Chains</w:t>
            </w:r>
            <w:r w:rsidR="00461860">
              <w:rPr>
                <w:noProof/>
                <w:webHidden/>
              </w:rPr>
              <w:tab/>
            </w:r>
            <w:r w:rsidR="00461860">
              <w:rPr>
                <w:noProof/>
                <w:webHidden/>
              </w:rPr>
              <w:fldChar w:fldCharType="begin"/>
            </w:r>
            <w:r w:rsidR="00461860">
              <w:rPr>
                <w:noProof/>
                <w:webHidden/>
              </w:rPr>
              <w:instrText xml:space="preserve"> PAGEREF _Toc59126226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21696224" w14:textId="2BC1E91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7"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Merge Pop-Push Chains</w:t>
            </w:r>
            <w:r w:rsidR="00461860">
              <w:rPr>
                <w:noProof/>
                <w:webHidden/>
              </w:rPr>
              <w:tab/>
            </w:r>
            <w:r w:rsidR="00461860">
              <w:rPr>
                <w:noProof/>
                <w:webHidden/>
              </w:rPr>
              <w:fldChar w:fldCharType="begin"/>
            </w:r>
            <w:r w:rsidR="00461860">
              <w:rPr>
                <w:noProof/>
                <w:webHidden/>
              </w:rPr>
              <w:instrText xml:space="preserve"> PAGEREF _Toc59126227 \h </w:instrText>
            </w:r>
            <w:r w:rsidR="00461860">
              <w:rPr>
                <w:noProof/>
                <w:webHidden/>
              </w:rPr>
            </w:r>
            <w:r w:rsidR="00461860">
              <w:rPr>
                <w:noProof/>
                <w:webHidden/>
              </w:rPr>
              <w:fldChar w:fldCharType="separate"/>
            </w:r>
            <w:r w:rsidR="00461860">
              <w:rPr>
                <w:noProof/>
                <w:webHidden/>
              </w:rPr>
              <w:t>197</w:t>
            </w:r>
            <w:r w:rsidR="00461860">
              <w:rPr>
                <w:noProof/>
                <w:webHidden/>
              </w:rPr>
              <w:fldChar w:fldCharType="end"/>
            </w:r>
          </w:hyperlink>
        </w:p>
        <w:p w14:paraId="62E6C06A" w14:textId="39FB6A8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8"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Change Top-Pop to Pop</w:t>
            </w:r>
            <w:r w:rsidR="00461860">
              <w:rPr>
                <w:noProof/>
                <w:webHidden/>
              </w:rPr>
              <w:tab/>
            </w:r>
            <w:r w:rsidR="00461860">
              <w:rPr>
                <w:noProof/>
                <w:webHidden/>
              </w:rPr>
              <w:fldChar w:fldCharType="begin"/>
            </w:r>
            <w:r w:rsidR="00461860">
              <w:rPr>
                <w:noProof/>
                <w:webHidden/>
              </w:rPr>
              <w:instrText xml:space="preserve"> PAGEREF _Toc59126228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49708B55" w14:textId="605DD2F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29" w:history="1">
            <w:r w:rsidR="00461860" w:rsidRPr="00CB763D">
              <w:rPr>
                <w:rStyle w:val="Hyperlnk"/>
                <w:noProof/>
                <w:highlight w:val="white"/>
              </w:rPr>
              <w:t>11.1.3.</w:t>
            </w:r>
            <w:r w:rsidR="00461860">
              <w:rPr>
                <w:rFonts w:asciiTheme="minorHAnsi" w:eastAsiaTheme="minorEastAsia" w:hAnsiTheme="minorHAnsi"/>
                <w:noProof/>
                <w:color w:val="auto"/>
                <w:lang w:val="sv-SE" w:eastAsia="sv-SE"/>
              </w:rPr>
              <w:tab/>
            </w:r>
            <w:r w:rsidR="00461860" w:rsidRPr="00CB763D">
              <w:rPr>
                <w:rStyle w:val="Hyperlnk"/>
                <w:noProof/>
                <w:highlight w:val="white"/>
              </w:rPr>
              <w:t>Merge Binary</w:t>
            </w:r>
            <w:r w:rsidR="00461860">
              <w:rPr>
                <w:noProof/>
                <w:webHidden/>
              </w:rPr>
              <w:tab/>
            </w:r>
            <w:r w:rsidR="00461860">
              <w:rPr>
                <w:noProof/>
                <w:webHidden/>
              </w:rPr>
              <w:fldChar w:fldCharType="begin"/>
            </w:r>
            <w:r w:rsidR="00461860">
              <w:rPr>
                <w:noProof/>
                <w:webHidden/>
              </w:rPr>
              <w:instrText xml:space="preserve"> PAGEREF _Toc59126229 \h </w:instrText>
            </w:r>
            <w:r w:rsidR="00461860">
              <w:rPr>
                <w:noProof/>
                <w:webHidden/>
              </w:rPr>
            </w:r>
            <w:r w:rsidR="00461860">
              <w:rPr>
                <w:noProof/>
                <w:webHidden/>
              </w:rPr>
              <w:fldChar w:fldCharType="separate"/>
            </w:r>
            <w:r w:rsidR="00461860">
              <w:rPr>
                <w:noProof/>
                <w:webHidden/>
              </w:rPr>
              <w:t>198</w:t>
            </w:r>
            <w:r w:rsidR="00461860">
              <w:rPr>
                <w:noProof/>
                <w:webHidden/>
              </w:rPr>
              <w:fldChar w:fldCharType="end"/>
            </w:r>
          </w:hyperlink>
        </w:p>
        <w:p w14:paraId="7D9E1A23" w14:textId="24AB510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30" w:history="1">
            <w:r w:rsidR="00461860" w:rsidRPr="00CB763D">
              <w:rPr>
                <w:rStyle w:val="Hyperlnk"/>
                <w:noProof/>
                <w:highlight w:val="white"/>
              </w:rPr>
              <w:t>11.1.4.</w:t>
            </w:r>
            <w:r w:rsidR="00461860">
              <w:rPr>
                <w:rFonts w:asciiTheme="minorHAnsi" w:eastAsiaTheme="minorEastAsia" w:hAnsiTheme="minorHAnsi"/>
                <w:noProof/>
                <w:color w:val="auto"/>
                <w:lang w:val="sv-SE" w:eastAsia="sv-SE"/>
              </w:rPr>
              <w:tab/>
            </w:r>
            <w:r w:rsidR="00461860" w:rsidRPr="00CB763D">
              <w:rPr>
                <w:rStyle w:val="Hyperlnk"/>
                <w:noProof/>
                <w:highlight w:val="white"/>
              </w:rPr>
              <w:t>Semantic Optimization</w:t>
            </w:r>
            <w:r w:rsidR="00461860">
              <w:rPr>
                <w:noProof/>
                <w:webHidden/>
              </w:rPr>
              <w:tab/>
            </w:r>
            <w:r w:rsidR="00461860">
              <w:rPr>
                <w:noProof/>
                <w:webHidden/>
              </w:rPr>
              <w:fldChar w:fldCharType="begin"/>
            </w:r>
            <w:r w:rsidR="00461860">
              <w:rPr>
                <w:noProof/>
                <w:webHidden/>
              </w:rPr>
              <w:instrText xml:space="preserve"> PAGEREF _Toc59126230 \h </w:instrText>
            </w:r>
            <w:r w:rsidR="00461860">
              <w:rPr>
                <w:noProof/>
                <w:webHidden/>
              </w:rPr>
            </w:r>
            <w:r w:rsidR="00461860">
              <w:rPr>
                <w:noProof/>
                <w:webHidden/>
              </w:rPr>
              <w:fldChar w:fldCharType="separate"/>
            </w:r>
            <w:r w:rsidR="00461860">
              <w:rPr>
                <w:noProof/>
                <w:webHidden/>
              </w:rPr>
              <w:t>199</w:t>
            </w:r>
            <w:r w:rsidR="00461860">
              <w:rPr>
                <w:noProof/>
                <w:webHidden/>
              </w:rPr>
              <w:fldChar w:fldCharType="end"/>
            </w:r>
          </w:hyperlink>
        </w:p>
        <w:p w14:paraId="355D9DE3" w14:textId="7E54D79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31" w:history="1">
            <w:r w:rsidR="00461860" w:rsidRPr="00CB763D">
              <w:rPr>
                <w:rStyle w:val="Hyperlnk"/>
                <w:noProof/>
                <w:highlight w:val="white"/>
              </w:rPr>
              <w:t>11.1.5.</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Relation Expression</w:t>
            </w:r>
            <w:r w:rsidR="00461860">
              <w:rPr>
                <w:noProof/>
                <w:webHidden/>
              </w:rPr>
              <w:tab/>
            </w:r>
            <w:r w:rsidR="00461860">
              <w:rPr>
                <w:noProof/>
                <w:webHidden/>
              </w:rPr>
              <w:fldChar w:fldCharType="begin"/>
            </w:r>
            <w:r w:rsidR="00461860">
              <w:rPr>
                <w:noProof/>
                <w:webHidden/>
              </w:rPr>
              <w:instrText xml:space="preserve"> PAGEREF _Toc59126231 \h </w:instrText>
            </w:r>
            <w:r w:rsidR="00461860">
              <w:rPr>
                <w:noProof/>
                <w:webHidden/>
              </w:rPr>
            </w:r>
            <w:r w:rsidR="00461860">
              <w:rPr>
                <w:noProof/>
                <w:webHidden/>
              </w:rPr>
              <w:fldChar w:fldCharType="separate"/>
            </w:r>
            <w:r w:rsidR="00461860">
              <w:rPr>
                <w:noProof/>
                <w:webHidden/>
              </w:rPr>
              <w:t>202</w:t>
            </w:r>
            <w:r w:rsidR="00461860">
              <w:rPr>
                <w:noProof/>
                <w:webHidden/>
              </w:rPr>
              <w:fldChar w:fldCharType="end"/>
            </w:r>
          </w:hyperlink>
        </w:p>
        <w:p w14:paraId="637ED9F7" w14:textId="50121A5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32" w:history="1">
            <w:r w:rsidR="00461860" w:rsidRPr="00CB763D">
              <w:rPr>
                <w:rStyle w:val="Hyperlnk"/>
                <w:noProof/>
                <w:highlight w:val="white"/>
              </w:rPr>
              <w:t>11.1.1.</w:t>
            </w:r>
            <w:r w:rsidR="00461860">
              <w:rPr>
                <w:rFonts w:asciiTheme="minorHAnsi" w:eastAsiaTheme="minorEastAsia" w:hAnsiTheme="minorHAnsi"/>
                <w:noProof/>
                <w:color w:val="auto"/>
                <w:lang w:val="sv-SE" w:eastAsia="sv-SE"/>
              </w:rPr>
              <w:tab/>
            </w:r>
            <w:r w:rsidR="00461860" w:rsidRPr="00CB763D">
              <w:rPr>
                <w:rStyle w:val="Hyperlnk"/>
                <w:noProof/>
                <w:highlight w:val="white"/>
              </w:rPr>
              <w:t>Optimize Communicative Expression</w:t>
            </w:r>
            <w:r w:rsidR="00461860">
              <w:rPr>
                <w:noProof/>
                <w:webHidden/>
              </w:rPr>
              <w:tab/>
            </w:r>
            <w:r w:rsidR="00461860">
              <w:rPr>
                <w:noProof/>
                <w:webHidden/>
              </w:rPr>
              <w:fldChar w:fldCharType="begin"/>
            </w:r>
            <w:r w:rsidR="00461860">
              <w:rPr>
                <w:noProof/>
                <w:webHidden/>
              </w:rPr>
              <w:instrText xml:space="preserve"> PAGEREF _Toc59126232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47CC408" w14:textId="4D6CAC1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33" w:history="1">
            <w:r w:rsidR="00461860" w:rsidRPr="00CB763D">
              <w:rPr>
                <w:rStyle w:val="Hyperlnk"/>
                <w:noProof/>
              </w:rPr>
              <w:t>11.1.2.</w:t>
            </w:r>
            <w:r w:rsidR="00461860">
              <w:rPr>
                <w:rFonts w:asciiTheme="minorHAnsi" w:eastAsiaTheme="minorEastAsia" w:hAnsiTheme="minorHAnsi"/>
                <w:noProof/>
                <w:color w:val="auto"/>
                <w:lang w:val="sv-SE" w:eastAsia="sv-SE"/>
              </w:rPr>
              <w:tab/>
            </w:r>
            <w:r w:rsidR="00461860" w:rsidRPr="00CB763D">
              <w:rPr>
                <w:rStyle w:val="Hyperlnk"/>
                <w:noProof/>
              </w:rPr>
              <w:t>Remove Trivial Assignment</w:t>
            </w:r>
            <w:r w:rsidR="00461860">
              <w:rPr>
                <w:noProof/>
                <w:webHidden/>
              </w:rPr>
              <w:tab/>
            </w:r>
            <w:r w:rsidR="00461860">
              <w:rPr>
                <w:noProof/>
                <w:webHidden/>
              </w:rPr>
              <w:fldChar w:fldCharType="begin"/>
            </w:r>
            <w:r w:rsidR="00461860">
              <w:rPr>
                <w:noProof/>
                <w:webHidden/>
              </w:rPr>
              <w:instrText xml:space="preserve"> PAGEREF _Toc59126233 \h </w:instrText>
            </w:r>
            <w:r w:rsidR="00461860">
              <w:rPr>
                <w:noProof/>
                <w:webHidden/>
              </w:rPr>
            </w:r>
            <w:r w:rsidR="00461860">
              <w:rPr>
                <w:noProof/>
                <w:webHidden/>
              </w:rPr>
              <w:fldChar w:fldCharType="separate"/>
            </w:r>
            <w:r w:rsidR="00461860">
              <w:rPr>
                <w:noProof/>
                <w:webHidden/>
              </w:rPr>
              <w:t>203</w:t>
            </w:r>
            <w:r w:rsidR="00461860">
              <w:rPr>
                <w:noProof/>
                <w:webHidden/>
              </w:rPr>
              <w:fldChar w:fldCharType="end"/>
            </w:r>
          </w:hyperlink>
        </w:p>
        <w:p w14:paraId="11791E95" w14:textId="1641C48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34" w:history="1">
            <w:r w:rsidR="00461860" w:rsidRPr="00CB763D">
              <w:rPr>
                <w:rStyle w:val="Hyperlnk"/>
                <w:noProof/>
              </w:rPr>
              <w:t>11.1.3.</w:t>
            </w:r>
            <w:r w:rsidR="00461860">
              <w:rPr>
                <w:rFonts w:asciiTheme="minorHAnsi" w:eastAsiaTheme="minorEastAsia" w:hAnsiTheme="minorHAnsi"/>
                <w:noProof/>
                <w:color w:val="auto"/>
                <w:lang w:val="sv-SE" w:eastAsia="sv-SE"/>
              </w:rPr>
              <w:tab/>
            </w:r>
            <w:r w:rsidR="00461860" w:rsidRPr="00CB763D">
              <w:rPr>
                <w:rStyle w:val="Hyperlnk"/>
                <w:noProof/>
              </w:rPr>
              <w:t>Remove Cleared Code</w:t>
            </w:r>
            <w:r w:rsidR="00461860">
              <w:rPr>
                <w:noProof/>
                <w:webHidden/>
              </w:rPr>
              <w:tab/>
            </w:r>
            <w:r w:rsidR="00461860">
              <w:rPr>
                <w:noProof/>
                <w:webHidden/>
              </w:rPr>
              <w:fldChar w:fldCharType="begin"/>
            </w:r>
            <w:r w:rsidR="00461860">
              <w:rPr>
                <w:noProof/>
                <w:webHidden/>
              </w:rPr>
              <w:instrText xml:space="preserve"> PAGEREF _Toc59126234 \h </w:instrText>
            </w:r>
            <w:r w:rsidR="00461860">
              <w:rPr>
                <w:noProof/>
                <w:webHidden/>
              </w:rPr>
            </w:r>
            <w:r w:rsidR="00461860">
              <w:rPr>
                <w:noProof/>
                <w:webHidden/>
              </w:rPr>
              <w:fldChar w:fldCharType="separate"/>
            </w:r>
            <w:r w:rsidR="00461860">
              <w:rPr>
                <w:noProof/>
                <w:webHidden/>
              </w:rPr>
              <w:t>204</w:t>
            </w:r>
            <w:r w:rsidR="00461860">
              <w:rPr>
                <w:noProof/>
                <w:webHidden/>
              </w:rPr>
              <w:fldChar w:fldCharType="end"/>
            </w:r>
          </w:hyperlink>
        </w:p>
        <w:p w14:paraId="6E96EC07" w14:textId="78228DDD" w:rsidR="00461860" w:rsidRDefault="00CF334C">
          <w:pPr>
            <w:pStyle w:val="Innehll1"/>
            <w:rPr>
              <w:rFonts w:asciiTheme="minorHAnsi" w:eastAsiaTheme="minorEastAsia" w:hAnsiTheme="minorHAnsi"/>
              <w:noProof/>
              <w:color w:val="auto"/>
              <w:lang w:val="sv-SE" w:eastAsia="sv-SE"/>
            </w:rPr>
          </w:pPr>
          <w:hyperlink w:anchor="_Toc59126235" w:history="1">
            <w:r w:rsidR="00461860" w:rsidRPr="00CB763D">
              <w:rPr>
                <w:rStyle w:val="Hyperlnk"/>
                <w:noProof/>
              </w:rPr>
              <w:t>12.</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_Toc59126235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2EE9C7B3" w14:textId="59484187"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36" w:history="1">
            <w:r w:rsidR="00461860" w:rsidRPr="00CB763D">
              <w:rPr>
                <w:rStyle w:val="Hyperlnk"/>
                <w:noProof/>
              </w:rPr>
              <w:t>12.1.</w:t>
            </w:r>
            <w:r w:rsidR="00461860">
              <w:rPr>
                <w:rFonts w:asciiTheme="minorHAnsi" w:eastAsiaTheme="minorEastAsia" w:hAnsiTheme="minorHAnsi"/>
                <w:noProof/>
                <w:color w:val="auto"/>
                <w:lang w:val="sv-SE" w:eastAsia="sv-SE"/>
              </w:rPr>
              <w:tab/>
            </w:r>
            <w:r w:rsidR="00461860" w:rsidRPr="00CB763D">
              <w:rPr>
                <w:rStyle w:val="Hyperlnk"/>
                <w:noProof/>
              </w:rPr>
              <w:t>Runtime Management</w:t>
            </w:r>
            <w:r w:rsidR="00461860">
              <w:rPr>
                <w:noProof/>
                <w:webHidden/>
              </w:rPr>
              <w:tab/>
            </w:r>
            <w:r w:rsidR="00461860">
              <w:rPr>
                <w:noProof/>
                <w:webHidden/>
              </w:rPr>
              <w:fldChar w:fldCharType="begin"/>
            </w:r>
            <w:r w:rsidR="00461860">
              <w:rPr>
                <w:noProof/>
                <w:webHidden/>
              </w:rPr>
              <w:instrText xml:space="preserve"> PAGEREF _Toc59126236 \h </w:instrText>
            </w:r>
            <w:r w:rsidR="00461860">
              <w:rPr>
                <w:noProof/>
                <w:webHidden/>
              </w:rPr>
            </w:r>
            <w:r w:rsidR="00461860">
              <w:rPr>
                <w:noProof/>
                <w:webHidden/>
              </w:rPr>
              <w:fldChar w:fldCharType="separate"/>
            </w:r>
            <w:r w:rsidR="00461860">
              <w:rPr>
                <w:noProof/>
                <w:webHidden/>
              </w:rPr>
              <w:t>205</w:t>
            </w:r>
            <w:r w:rsidR="00461860">
              <w:rPr>
                <w:noProof/>
                <w:webHidden/>
              </w:rPr>
              <w:fldChar w:fldCharType="end"/>
            </w:r>
          </w:hyperlink>
        </w:p>
        <w:p w14:paraId="599EDAF1" w14:textId="11BA00CC"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37" w:history="1">
            <w:r w:rsidR="00461860" w:rsidRPr="00CB763D">
              <w:rPr>
                <w:rStyle w:val="Hyperlnk"/>
                <w:noProof/>
              </w:rPr>
              <w:t>12.2.</w:t>
            </w:r>
            <w:r w:rsidR="00461860">
              <w:rPr>
                <w:rFonts w:asciiTheme="minorHAnsi" w:eastAsiaTheme="minorEastAsia" w:hAnsiTheme="minorHAnsi"/>
                <w:noProof/>
                <w:color w:val="auto"/>
                <w:lang w:val="sv-SE" w:eastAsia="sv-SE"/>
              </w:rPr>
              <w:tab/>
            </w:r>
            <w:r w:rsidR="00461860" w:rsidRPr="00CB763D">
              <w:rPr>
                <w:rStyle w:val="Hyperlnk"/>
                <w:noProof/>
              </w:rPr>
              <w:t>Assembly Operator</w:t>
            </w:r>
            <w:r w:rsidR="00461860">
              <w:rPr>
                <w:noProof/>
                <w:webHidden/>
              </w:rPr>
              <w:tab/>
            </w:r>
            <w:r w:rsidR="00461860">
              <w:rPr>
                <w:noProof/>
                <w:webHidden/>
              </w:rPr>
              <w:fldChar w:fldCharType="begin"/>
            </w:r>
            <w:r w:rsidR="00461860">
              <w:rPr>
                <w:noProof/>
                <w:webHidden/>
              </w:rPr>
              <w:instrText xml:space="preserve"> PAGEREF _Toc59126237 \h </w:instrText>
            </w:r>
            <w:r w:rsidR="00461860">
              <w:rPr>
                <w:noProof/>
                <w:webHidden/>
              </w:rPr>
            </w:r>
            <w:r w:rsidR="00461860">
              <w:rPr>
                <w:noProof/>
                <w:webHidden/>
              </w:rPr>
              <w:fldChar w:fldCharType="separate"/>
            </w:r>
            <w:r w:rsidR="00461860">
              <w:rPr>
                <w:noProof/>
                <w:webHidden/>
              </w:rPr>
              <w:t>207</w:t>
            </w:r>
            <w:r w:rsidR="00461860">
              <w:rPr>
                <w:noProof/>
                <w:webHidden/>
              </w:rPr>
              <w:fldChar w:fldCharType="end"/>
            </w:r>
          </w:hyperlink>
        </w:p>
        <w:p w14:paraId="3E42433E" w14:textId="27A93C53"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38" w:history="1">
            <w:r w:rsidR="00461860" w:rsidRPr="00CB763D">
              <w:rPr>
                <w:rStyle w:val="Hyperlnk"/>
                <w:noProof/>
              </w:rPr>
              <w:t>12.3.</w:t>
            </w:r>
            <w:r w:rsidR="00461860">
              <w:rPr>
                <w:rFonts w:asciiTheme="minorHAnsi" w:eastAsiaTheme="minorEastAsia" w:hAnsiTheme="minorHAnsi"/>
                <w:noProof/>
                <w:color w:val="auto"/>
                <w:lang w:val="sv-SE" w:eastAsia="sv-SE"/>
              </w:rPr>
              <w:tab/>
            </w:r>
            <w:r w:rsidR="00461860" w:rsidRPr="00CB763D">
              <w:rPr>
                <w:rStyle w:val="Hyperlnk"/>
                <w:noProof/>
              </w:rPr>
              <w:t>Assembly Code</w:t>
            </w:r>
            <w:r w:rsidR="00461860">
              <w:rPr>
                <w:noProof/>
                <w:webHidden/>
              </w:rPr>
              <w:tab/>
            </w:r>
            <w:r w:rsidR="00461860">
              <w:rPr>
                <w:noProof/>
                <w:webHidden/>
              </w:rPr>
              <w:fldChar w:fldCharType="begin"/>
            </w:r>
            <w:r w:rsidR="00461860">
              <w:rPr>
                <w:noProof/>
                <w:webHidden/>
              </w:rPr>
              <w:instrText xml:space="preserve"> PAGEREF _Toc59126238 \h </w:instrText>
            </w:r>
            <w:r w:rsidR="00461860">
              <w:rPr>
                <w:noProof/>
                <w:webHidden/>
              </w:rPr>
            </w:r>
            <w:r w:rsidR="00461860">
              <w:rPr>
                <w:noProof/>
                <w:webHidden/>
              </w:rPr>
              <w:fldChar w:fldCharType="separate"/>
            </w:r>
            <w:r w:rsidR="00461860">
              <w:rPr>
                <w:noProof/>
                <w:webHidden/>
              </w:rPr>
              <w:t>208</w:t>
            </w:r>
            <w:r w:rsidR="00461860">
              <w:rPr>
                <w:noProof/>
                <w:webHidden/>
              </w:rPr>
              <w:fldChar w:fldCharType="end"/>
            </w:r>
          </w:hyperlink>
        </w:p>
        <w:p w14:paraId="0F1A6663" w14:textId="767F026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39" w:history="1">
            <w:r w:rsidR="00461860" w:rsidRPr="00CB763D">
              <w:rPr>
                <w:rStyle w:val="Hyperlnk"/>
                <w:noProof/>
                <w:highlight w:val="white"/>
              </w:rPr>
              <w:t>12.3.1.</w:t>
            </w:r>
            <w:r w:rsidR="00461860">
              <w:rPr>
                <w:rFonts w:asciiTheme="minorHAnsi" w:eastAsiaTheme="minorEastAsia" w:hAnsiTheme="minorHAnsi"/>
                <w:noProof/>
                <w:color w:val="auto"/>
                <w:lang w:val="sv-SE" w:eastAsia="sv-SE"/>
              </w:rPr>
              <w:tab/>
            </w:r>
            <w:r w:rsidR="00461860" w:rsidRPr="00CB763D">
              <w:rPr>
                <w:rStyle w:val="Hyperlnk"/>
                <w:noProof/>
                <w:highlight w:val="white"/>
              </w:rPr>
              <w:t>Assembly Code Optimization</w:t>
            </w:r>
            <w:r w:rsidR="00461860">
              <w:rPr>
                <w:noProof/>
                <w:webHidden/>
              </w:rPr>
              <w:tab/>
            </w:r>
            <w:r w:rsidR="00461860">
              <w:rPr>
                <w:noProof/>
                <w:webHidden/>
              </w:rPr>
              <w:fldChar w:fldCharType="begin"/>
            </w:r>
            <w:r w:rsidR="00461860">
              <w:rPr>
                <w:noProof/>
                <w:webHidden/>
              </w:rPr>
              <w:instrText xml:space="preserve"> PAGEREF _Toc59126239 \h </w:instrText>
            </w:r>
            <w:r w:rsidR="00461860">
              <w:rPr>
                <w:noProof/>
                <w:webHidden/>
              </w:rPr>
            </w:r>
            <w:r w:rsidR="00461860">
              <w:rPr>
                <w:noProof/>
                <w:webHidden/>
              </w:rPr>
              <w:fldChar w:fldCharType="separate"/>
            </w:r>
            <w:r w:rsidR="00461860">
              <w:rPr>
                <w:noProof/>
                <w:webHidden/>
              </w:rPr>
              <w:t>209</w:t>
            </w:r>
            <w:r w:rsidR="00461860">
              <w:rPr>
                <w:noProof/>
                <w:webHidden/>
              </w:rPr>
              <w:fldChar w:fldCharType="end"/>
            </w:r>
          </w:hyperlink>
        </w:p>
        <w:p w14:paraId="02D694AC" w14:textId="582E43C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0" w:history="1">
            <w:r w:rsidR="00461860" w:rsidRPr="00CB763D">
              <w:rPr>
                <w:rStyle w:val="Hyperlnk"/>
                <w:noProof/>
                <w:highlight w:val="white"/>
              </w:rPr>
              <w:t>12.3.2.</w:t>
            </w:r>
            <w:r w:rsidR="00461860">
              <w:rPr>
                <w:rFonts w:asciiTheme="minorHAnsi" w:eastAsiaTheme="minorEastAsia" w:hAnsiTheme="minorHAnsi"/>
                <w:noProof/>
                <w:color w:val="auto"/>
                <w:lang w:val="sv-SE" w:eastAsia="sv-SE"/>
              </w:rPr>
              <w:tab/>
            </w:r>
            <w:r w:rsidR="00461860" w:rsidRPr="00CB763D">
              <w:rPr>
                <w:rStyle w:val="Hyperlnk"/>
                <w:noProof/>
                <w:highlight w:val="white"/>
              </w:rPr>
              <w:t>Operator Test Methods</w:t>
            </w:r>
            <w:r w:rsidR="00461860">
              <w:rPr>
                <w:noProof/>
                <w:webHidden/>
              </w:rPr>
              <w:tab/>
            </w:r>
            <w:r w:rsidR="00461860">
              <w:rPr>
                <w:noProof/>
                <w:webHidden/>
              </w:rPr>
              <w:fldChar w:fldCharType="begin"/>
            </w:r>
            <w:r w:rsidR="00461860">
              <w:rPr>
                <w:noProof/>
                <w:webHidden/>
              </w:rPr>
              <w:instrText xml:space="preserve"> PAGEREF _Toc59126240 \h </w:instrText>
            </w:r>
            <w:r w:rsidR="00461860">
              <w:rPr>
                <w:noProof/>
                <w:webHidden/>
              </w:rPr>
            </w:r>
            <w:r w:rsidR="00461860">
              <w:rPr>
                <w:noProof/>
                <w:webHidden/>
              </w:rPr>
              <w:fldChar w:fldCharType="separate"/>
            </w:r>
            <w:r w:rsidR="00461860">
              <w:rPr>
                <w:noProof/>
                <w:webHidden/>
              </w:rPr>
              <w:t>211</w:t>
            </w:r>
            <w:r w:rsidR="00461860">
              <w:rPr>
                <w:noProof/>
                <w:webHidden/>
              </w:rPr>
              <w:fldChar w:fldCharType="end"/>
            </w:r>
          </w:hyperlink>
        </w:p>
        <w:p w14:paraId="7D124081" w14:textId="4E8A296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1" w:history="1">
            <w:r w:rsidR="00461860" w:rsidRPr="00CB763D">
              <w:rPr>
                <w:rStyle w:val="Hyperlnk"/>
                <w:noProof/>
                <w:highlight w:val="white"/>
              </w:rPr>
              <w:t>12.3.3.</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Overlapping</w:t>
            </w:r>
            <w:r w:rsidR="00461860">
              <w:rPr>
                <w:noProof/>
                <w:webHidden/>
              </w:rPr>
              <w:tab/>
            </w:r>
            <w:r w:rsidR="00461860">
              <w:rPr>
                <w:noProof/>
                <w:webHidden/>
              </w:rPr>
              <w:fldChar w:fldCharType="begin"/>
            </w:r>
            <w:r w:rsidR="00461860">
              <w:rPr>
                <w:noProof/>
                <w:webHidden/>
              </w:rPr>
              <w:instrText xml:space="preserve"> PAGEREF _Toc59126241 \h </w:instrText>
            </w:r>
            <w:r w:rsidR="00461860">
              <w:rPr>
                <w:noProof/>
                <w:webHidden/>
              </w:rPr>
            </w:r>
            <w:r w:rsidR="00461860">
              <w:rPr>
                <w:noProof/>
                <w:webHidden/>
              </w:rPr>
              <w:fldChar w:fldCharType="separate"/>
            </w:r>
            <w:r w:rsidR="00461860">
              <w:rPr>
                <w:noProof/>
                <w:webHidden/>
              </w:rPr>
              <w:t>212</w:t>
            </w:r>
            <w:r w:rsidR="00461860">
              <w:rPr>
                <w:noProof/>
                <w:webHidden/>
              </w:rPr>
              <w:fldChar w:fldCharType="end"/>
            </w:r>
          </w:hyperlink>
        </w:p>
        <w:p w14:paraId="404193A5" w14:textId="469FD7C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2" w:history="1">
            <w:r w:rsidR="00461860" w:rsidRPr="00CB763D">
              <w:rPr>
                <w:rStyle w:val="Hyperlnk"/>
                <w:noProof/>
                <w:highlight w:val="white"/>
              </w:rPr>
              <w:t>12.3.4.</w:t>
            </w:r>
            <w:r w:rsidR="00461860">
              <w:rPr>
                <w:rFonts w:asciiTheme="minorHAnsi" w:eastAsiaTheme="minorEastAsia" w:hAnsiTheme="minorHAnsi"/>
                <w:noProof/>
                <w:color w:val="auto"/>
                <w:lang w:val="sv-SE" w:eastAsia="sv-SE"/>
              </w:rPr>
              <w:tab/>
            </w:r>
            <w:r w:rsidR="00461860" w:rsidRPr="00CB763D">
              <w:rPr>
                <w:rStyle w:val="Hyperlnk"/>
                <w:noProof/>
                <w:highlight w:val="white"/>
              </w:rPr>
              <w:t>Register Size</w:t>
            </w:r>
            <w:r w:rsidR="00461860">
              <w:rPr>
                <w:noProof/>
                <w:webHidden/>
              </w:rPr>
              <w:tab/>
            </w:r>
            <w:r w:rsidR="00461860">
              <w:rPr>
                <w:noProof/>
                <w:webHidden/>
              </w:rPr>
              <w:fldChar w:fldCharType="begin"/>
            </w:r>
            <w:r w:rsidR="00461860">
              <w:rPr>
                <w:noProof/>
                <w:webHidden/>
              </w:rPr>
              <w:instrText xml:space="preserve"> PAGEREF _Toc59126242 \h </w:instrText>
            </w:r>
            <w:r w:rsidR="00461860">
              <w:rPr>
                <w:noProof/>
                <w:webHidden/>
              </w:rPr>
            </w:r>
            <w:r w:rsidR="00461860">
              <w:rPr>
                <w:noProof/>
                <w:webHidden/>
              </w:rPr>
              <w:fldChar w:fldCharType="separate"/>
            </w:r>
            <w:r w:rsidR="00461860">
              <w:rPr>
                <w:noProof/>
                <w:webHidden/>
              </w:rPr>
              <w:t>213</w:t>
            </w:r>
            <w:r w:rsidR="00461860">
              <w:rPr>
                <w:noProof/>
                <w:webHidden/>
              </w:rPr>
              <w:fldChar w:fldCharType="end"/>
            </w:r>
          </w:hyperlink>
        </w:p>
        <w:p w14:paraId="2EC9F862" w14:textId="37A4B91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3" w:history="1">
            <w:r w:rsidR="00461860" w:rsidRPr="00CB763D">
              <w:rPr>
                <w:rStyle w:val="Hyperlnk"/>
                <w:noProof/>
                <w:highlight w:val="white"/>
              </w:rPr>
              <w:t>12.3.5.</w:t>
            </w:r>
            <w:r w:rsidR="00461860">
              <w:rPr>
                <w:rFonts w:asciiTheme="minorHAnsi" w:eastAsiaTheme="minorEastAsia" w:hAnsiTheme="minorHAnsi"/>
                <w:noProof/>
                <w:color w:val="auto"/>
                <w:lang w:val="sv-SE" w:eastAsia="sv-SE"/>
              </w:rPr>
              <w:tab/>
            </w:r>
            <w:r w:rsidR="00461860" w:rsidRPr="00CB763D">
              <w:rPr>
                <w:rStyle w:val="Hyperlnk"/>
                <w:noProof/>
                <w:highlight w:val="white"/>
              </w:rPr>
              <w:t>ToString</w:t>
            </w:r>
            <w:r w:rsidR="00461860">
              <w:rPr>
                <w:noProof/>
                <w:webHidden/>
              </w:rPr>
              <w:tab/>
            </w:r>
            <w:r w:rsidR="00461860">
              <w:rPr>
                <w:noProof/>
                <w:webHidden/>
              </w:rPr>
              <w:fldChar w:fldCharType="begin"/>
            </w:r>
            <w:r w:rsidR="00461860">
              <w:rPr>
                <w:noProof/>
                <w:webHidden/>
              </w:rPr>
              <w:instrText xml:space="preserve"> PAGEREF _Toc59126243 \h </w:instrText>
            </w:r>
            <w:r w:rsidR="00461860">
              <w:rPr>
                <w:noProof/>
                <w:webHidden/>
              </w:rPr>
            </w:r>
            <w:r w:rsidR="00461860">
              <w:rPr>
                <w:noProof/>
                <w:webHidden/>
              </w:rPr>
              <w:fldChar w:fldCharType="separate"/>
            </w:r>
            <w:r w:rsidR="00461860">
              <w:rPr>
                <w:noProof/>
                <w:webHidden/>
              </w:rPr>
              <w:t>216</w:t>
            </w:r>
            <w:r w:rsidR="00461860">
              <w:rPr>
                <w:noProof/>
                <w:webHidden/>
              </w:rPr>
              <w:fldChar w:fldCharType="end"/>
            </w:r>
          </w:hyperlink>
        </w:p>
        <w:p w14:paraId="154AA078" w14:textId="3B357AFB"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44" w:history="1">
            <w:r w:rsidR="00461860" w:rsidRPr="00CB763D">
              <w:rPr>
                <w:rStyle w:val="Hyperlnk"/>
                <w:noProof/>
              </w:rPr>
              <w:t>12.4.</w:t>
            </w:r>
            <w:r w:rsidR="00461860">
              <w:rPr>
                <w:rFonts w:asciiTheme="minorHAnsi" w:eastAsiaTheme="minorEastAsia" w:hAnsiTheme="minorHAnsi"/>
                <w:noProof/>
                <w:color w:val="auto"/>
                <w:lang w:val="sv-SE" w:eastAsia="sv-SE"/>
              </w:rPr>
              <w:tab/>
            </w:r>
            <w:r w:rsidR="00461860" w:rsidRPr="00CB763D">
              <w:rPr>
                <w:rStyle w:val="Hyperlnk"/>
                <w:noProof/>
              </w:rPr>
              <w:t>Tracks</w:t>
            </w:r>
            <w:r w:rsidR="00461860">
              <w:rPr>
                <w:noProof/>
                <w:webHidden/>
              </w:rPr>
              <w:tab/>
            </w:r>
            <w:r w:rsidR="00461860">
              <w:rPr>
                <w:noProof/>
                <w:webHidden/>
              </w:rPr>
              <w:fldChar w:fldCharType="begin"/>
            </w:r>
            <w:r w:rsidR="00461860">
              <w:rPr>
                <w:noProof/>
                <w:webHidden/>
              </w:rPr>
              <w:instrText xml:space="preserve"> PAGEREF _Toc59126244 \h </w:instrText>
            </w:r>
            <w:r w:rsidR="00461860">
              <w:rPr>
                <w:noProof/>
                <w:webHidden/>
              </w:rPr>
            </w:r>
            <w:r w:rsidR="00461860">
              <w:rPr>
                <w:noProof/>
                <w:webHidden/>
              </w:rPr>
              <w:fldChar w:fldCharType="separate"/>
            </w:r>
            <w:r w:rsidR="00461860">
              <w:rPr>
                <w:noProof/>
                <w:webHidden/>
              </w:rPr>
              <w:t>220</w:t>
            </w:r>
            <w:r w:rsidR="00461860">
              <w:rPr>
                <w:noProof/>
                <w:webHidden/>
              </w:rPr>
              <w:fldChar w:fldCharType="end"/>
            </w:r>
          </w:hyperlink>
        </w:p>
        <w:p w14:paraId="6AFADF67" w14:textId="168488F0"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45" w:history="1">
            <w:r w:rsidR="00461860" w:rsidRPr="00CB763D">
              <w:rPr>
                <w:rStyle w:val="Hyperlnk"/>
                <w:noProof/>
              </w:rPr>
              <w:t>12.5.</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_Toc59126245 \h </w:instrText>
            </w:r>
            <w:r w:rsidR="00461860">
              <w:rPr>
                <w:noProof/>
                <w:webHidden/>
              </w:rPr>
            </w:r>
            <w:r w:rsidR="00461860">
              <w:rPr>
                <w:noProof/>
                <w:webHidden/>
              </w:rPr>
              <w:fldChar w:fldCharType="separate"/>
            </w:r>
            <w:r w:rsidR="00461860">
              <w:rPr>
                <w:noProof/>
                <w:webHidden/>
              </w:rPr>
              <w:t>222</w:t>
            </w:r>
            <w:r w:rsidR="00461860">
              <w:rPr>
                <w:noProof/>
                <w:webHidden/>
              </w:rPr>
              <w:fldChar w:fldCharType="end"/>
            </w:r>
          </w:hyperlink>
        </w:p>
        <w:p w14:paraId="35595B05" w14:textId="527D2B43"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46" w:history="1">
            <w:r w:rsidR="00461860" w:rsidRPr="00CB763D">
              <w:rPr>
                <w:rStyle w:val="Hyperlnk"/>
                <w:noProof/>
              </w:rPr>
              <w:t>12.6.</w:t>
            </w:r>
            <w:r w:rsidR="00461860">
              <w:rPr>
                <w:rFonts w:asciiTheme="minorHAnsi" w:eastAsiaTheme="minorEastAsia" w:hAnsiTheme="minorHAnsi"/>
                <w:noProof/>
                <w:color w:val="auto"/>
                <w:lang w:val="sv-SE" w:eastAsia="sv-SE"/>
              </w:rPr>
              <w:tab/>
            </w:r>
            <w:r w:rsidR="00461860" w:rsidRPr="00CB763D">
              <w:rPr>
                <w:rStyle w:val="Hyperlnk"/>
                <w:noProof/>
              </w:rPr>
              <w:t>Assembly Code Generation</w:t>
            </w:r>
            <w:r w:rsidR="00461860">
              <w:rPr>
                <w:noProof/>
                <w:webHidden/>
              </w:rPr>
              <w:tab/>
            </w:r>
            <w:r w:rsidR="00461860">
              <w:rPr>
                <w:noProof/>
                <w:webHidden/>
              </w:rPr>
              <w:fldChar w:fldCharType="begin"/>
            </w:r>
            <w:r w:rsidR="00461860">
              <w:rPr>
                <w:noProof/>
                <w:webHidden/>
              </w:rPr>
              <w:instrText xml:space="preserve"> PAGEREF _Toc59126246 \h </w:instrText>
            </w:r>
            <w:r w:rsidR="00461860">
              <w:rPr>
                <w:noProof/>
                <w:webHidden/>
              </w:rPr>
            </w:r>
            <w:r w:rsidR="00461860">
              <w:rPr>
                <w:noProof/>
                <w:webHidden/>
              </w:rPr>
              <w:fldChar w:fldCharType="separate"/>
            </w:r>
            <w:r w:rsidR="00461860">
              <w:rPr>
                <w:noProof/>
                <w:webHidden/>
              </w:rPr>
              <w:t>227</w:t>
            </w:r>
            <w:r w:rsidR="00461860">
              <w:rPr>
                <w:noProof/>
                <w:webHidden/>
              </w:rPr>
              <w:fldChar w:fldCharType="end"/>
            </w:r>
          </w:hyperlink>
        </w:p>
        <w:p w14:paraId="4005982C" w14:textId="3A32D90D"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7"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The Long Switch Statement</w:t>
            </w:r>
            <w:r w:rsidR="00461860">
              <w:rPr>
                <w:noProof/>
                <w:webHidden/>
              </w:rPr>
              <w:tab/>
            </w:r>
            <w:r w:rsidR="00461860">
              <w:rPr>
                <w:noProof/>
                <w:webHidden/>
              </w:rPr>
              <w:fldChar w:fldCharType="begin"/>
            </w:r>
            <w:r w:rsidR="00461860">
              <w:rPr>
                <w:noProof/>
                <w:webHidden/>
              </w:rPr>
              <w:instrText xml:space="preserve"> PAGEREF _Toc59126247 \h </w:instrText>
            </w:r>
            <w:r w:rsidR="00461860">
              <w:rPr>
                <w:noProof/>
                <w:webHidden/>
              </w:rPr>
            </w:r>
            <w:r w:rsidR="00461860">
              <w:rPr>
                <w:noProof/>
                <w:webHidden/>
              </w:rPr>
              <w:fldChar w:fldCharType="separate"/>
            </w:r>
            <w:r w:rsidR="00461860">
              <w:rPr>
                <w:noProof/>
                <w:webHidden/>
              </w:rPr>
              <w:t>228</w:t>
            </w:r>
            <w:r w:rsidR="00461860">
              <w:rPr>
                <w:noProof/>
                <w:webHidden/>
              </w:rPr>
              <w:fldChar w:fldCharType="end"/>
            </w:r>
          </w:hyperlink>
        </w:p>
        <w:p w14:paraId="31ABA328" w14:textId="2D92145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8"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Track Set Generation</w:t>
            </w:r>
            <w:r w:rsidR="00461860">
              <w:rPr>
                <w:noProof/>
                <w:webHidden/>
              </w:rPr>
              <w:tab/>
            </w:r>
            <w:r w:rsidR="00461860">
              <w:rPr>
                <w:noProof/>
                <w:webHidden/>
              </w:rPr>
              <w:fldChar w:fldCharType="begin"/>
            </w:r>
            <w:r w:rsidR="00461860">
              <w:rPr>
                <w:noProof/>
                <w:webHidden/>
              </w:rPr>
              <w:instrText xml:space="preserve"> PAGEREF _Toc59126248 \h </w:instrText>
            </w:r>
            <w:r w:rsidR="00461860">
              <w:rPr>
                <w:noProof/>
                <w:webHidden/>
              </w:rPr>
            </w:r>
            <w:r w:rsidR="00461860">
              <w:rPr>
                <w:noProof/>
                <w:webHidden/>
              </w:rPr>
              <w:fldChar w:fldCharType="separate"/>
            </w:r>
            <w:r w:rsidR="00461860">
              <w:rPr>
                <w:noProof/>
                <w:webHidden/>
              </w:rPr>
              <w:t>233</w:t>
            </w:r>
            <w:r w:rsidR="00461860">
              <w:rPr>
                <w:noProof/>
                <w:webHidden/>
              </w:rPr>
              <w:fldChar w:fldCharType="end"/>
            </w:r>
          </w:hyperlink>
        </w:p>
        <w:p w14:paraId="209F00D6" w14:textId="47B7245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49"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Calls</w:t>
            </w:r>
            <w:r w:rsidR="00461860">
              <w:rPr>
                <w:noProof/>
                <w:webHidden/>
              </w:rPr>
              <w:tab/>
            </w:r>
            <w:r w:rsidR="00461860">
              <w:rPr>
                <w:noProof/>
                <w:webHidden/>
              </w:rPr>
              <w:fldChar w:fldCharType="begin"/>
            </w:r>
            <w:r w:rsidR="00461860">
              <w:rPr>
                <w:noProof/>
                <w:webHidden/>
              </w:rPr>
              <w:instrText xml:space="preserve"> PAGEREF _Toc59126249 \h </w:instrText>
            </w:r>
            <w:r w:rsidR="00461860">
              <w:rPr>
                <w:noProof/>
                <w:webHidden/>
              </w:rPr>
            </w:r>
            <w:r w:rsidR="00461860">
              <w:rPr>
                <w:noProof/>
                <w:webHidden/>
              </w:rPr>
              <w:fldChar w:fldCharType="separate"/>
            </w:r>
            <w:r w:rsidR="00461860">
              <w:rPr>
                <w:noProof/>
                <w:webHidden/>
              </w:rPr>
              <w:t>234</w:t>
            </w:r>
            <w:r w:rsidR="00461860">
              <w:rPr>
                <w:noProof/>
                <w:webHidden/>
              </w:rPr>
              <w:fldChar w:fldCharType="end"/>
            </w:r>
          </w:hyperlink>
        </w:p>
        <w:p w14:paraId="0EEFDA47" w14:textId="2F78BEF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0"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Loading Values into Registers</w:t>
            </w:r>
            <w:r w:rsidR="00461860">
              <w:rPr>
                <w:noProof/>
                <w:webHidden/>
              </w:rPr>
              <w:tab/>
            </w:r>
            <w:r w:rsidR="00461860">
              <w:rPr>
                <w:noProof/>
                <w:webHidden/>
              </w:rPr>
              <w:fldChar w:fldCharType="begin"/>
            </w:r>
            <w:r w:rsidR="00461860">
              <w:rPr>
                <w:noProof/>
                <w:webHidden/>
              </w:rPr>
              <w:instrText xml:space="preserve"> PAGEREF _Toc59126250 \h </w:instrText>
            </w:r>
            <w:r w:rsidR="00461860">
              <w:rPr>
                <w:noProof/>
                <w:webHidden/>
              </w:rPr>
            </w:r>
            <w:r w:rsidR="00461860">
              <w:rPr>
                <w:noProof/>
                <w:webHidden/>
              </w:rPr>
              <w:fldChar w:fldCharType="separate"/>
            </w:r>
            <w:r w:rsidR="00461860">
              <w:rPr>
                <w:noProof/>
                <w:webHidden/>
              </w:rPr>
              <w:t>239</w:t>
            </w:r>
            <w:r w:rsidR="00461860">
              <w:rPr>
                <w:noProof/>
                <w:webHidden/>
              </w:rPr>
              <w:fldChar w:fldCharType="end"/>
            </w:r>
          </w:hyperlink>
        </w:p>
        <w:p w14:paraId="229582AD" w14:textId="36C1D55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1"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Return, Exit, and Jump</w:t>
            </w:r>
            <w:r w:rsidR="00461860">
              <w:rPr>
                <w:noProof/>
                <w:webHidden/>
              </w:rPr>
              <w:tab/>
            </w:r>
            <w:r w:rsidR="00461860">
              <w:rPr>
                <w:noProof/>
                <w:webHidden/>
              </w:rPr>
              <w:fldChar w:fldCharType="begin"/>
            </w:r>
            <w:r w:rsidR="00461860">
              <w:rPr>
                <w:noProof/>
                <w:webHidden/>
              </w:rPr>
              <w:instrText xml:space="preserve"> PAGEREF _Toc59126251 \h </w:instrText>
            </w:r>
            <w:r w:rsidR="00461860">
              <w:rPr>
                <w:noProof/>
                <w:webHidden/>
              </w:rPr>
            </w:r>
            <w:r w:rsidR="00461860">
              <w:rPr>
                <w:noProof/>
                <w:webHidden/>
              </w:rPr>
              <w:fldChar w:fldCharType="separate"/>
            </w:r>
            <w:r w:rsidR="00461860">
              <w:rPr>
                <w:noProof/>
                <w:webHidden/>
              </w:rPr>
              <w:t>242</w:t>
            </w:r>
            <w:r w:rsidR="00461860">
              <w:rPr>
                <w:noProof/>
                <w:webHidden/>
              </w:rPr>
              <w:fldChar w:fldCharType="end"/>
            </w:r>
          </w:hyperlink>
        </w:p>
        <w:p w14:paraId="5CC2F91E" w14:textId="744BA71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2"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Load and Inspect Registers</w:t>
            </w:r>
            <w:r w:rsidR="00461860">
              <w:rPr>
                <w:noProof/>
                <w:webHidden/>
              </w:rPr>
              <w:tab/>
            </w:r>
            <w:r w:rsidR="00461860">
              <w:rPr>
                <w:noProof/>
                <w:webHidden/>
              </w:rPr>
              <w:fldChar w:fldCharType="begin"/>
            </w:r>
            <w:r w:rsidR="00461860">
              <w:rPr>
                <w:noProof/>
                <w:webHidden/>
              </w:rPr>
              <w:instrText xml:space="preserve"> PAGEREF _Toc59126252 \h </w:instrText>
            </w:r>
            <w:r w:rsidR="00461860">
              <w:rPr>
                <w:noProof/>
                <w:webHidden/>
              </w:rPr>
            </w:r>
            <w:r w:rsidR="00461860">
              <w:rPr>
                <w:noProof/>
                <w:webHidden/>
              </w:rPr>
              <w:fldChar w:fldCharType="separate"/>
            </w:r>
            <w:r w:rsidR="00461860">
              <w:rPr>
                <w:noProof/>
                <w:webHidden/>
              </w:rPr>
              <w:t>245</w:t>
            </w:r>
            <w:r w:rsidR="00461860">
              <w:rPr>
                <w:noProof/>
                <w:webHidden/>
              </w:rPr>
              <w:fldChar w:fldCharType="end"/>
            </w:r>
          </w:hyperlink>
        </w:p>
        <w:p w14:paraId="3EDBDEAC" w14:textId="407352E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3" w:history="1">
            <w:r w:rsidR="00461860" w:rsidRPr="00CB763D">
              <w:rPr>
                <w:rStyle w:val="Hyperlnk"/>
                <w:noProof/>
                <w:highlight w:val="white"/>
              </w:rPr>
              <w:t>12.6.7.</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w:t>
            </w:r>
            <w:r w:rsidR="00461860">
              <w:rPr>
                <w:noProof/>
                <w:webHidden/>
              </w:rPr>
              <w:tab/>
            </w:r>
            <w:r w:rsidR="00461860">
              <w:rPr>
                <w:noProof/>
                <w:webHidden/>
              </w:rPr>
              <w:fldChar w:fldCharType="begin"/>
            </w:r>
            <w:r w:rsidR="00461860">
              <w:rPr>
                <w:noProof/>
                <w:webHidden/>
              </w:rPr>
              <w:instrText xml:space="preserve"> PAGEREF _Toc59126253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13FA401B" w14:textId="7729AE1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4" w:history="1">
            <w:r w:rsidR="00461860" w:rsidRPr="00CB763D">
              <w:rPr>
                <w:rStyle w:val="Hyperlnk"/>
                <w:noProof/>
                <w:highlight w:val="white"/>
              </w:rPr>
              <w:t>12.6.8.</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Multiplication, Division, and Modulo</w:t>
            </w:r>
            <w:r w:rsidR="00461860">
              <w:rPr>
                <w:noProof/>
                <w:webHidden/>
              </w:rPr>
              <w:tab/>
            </w:r>
            <w:r w:rsidR="00461860">
              <w:rPr>
                <w:noProof/>
                <w:webHidden/>
              </w:rPr>
              <w:fldChar w:fldCharType="begin"/>
            </w:r>
            <w:r w:rsidR="00461860">
              <w:rPr>
                <w:noProof/>
                <w:webHidden/>
              </w:rPr>
              <w:instrText xml:space="preserve"> PAGEREF _Toc59126254 \h </w:instrText>
            </w:r>
            <w:r w:rsidR="00461860">
              <w:rPr>
                <w:noProof/>
                <w:webHidden/>
              </w:rPr>
            </w:r>
            <w:r w:rsidR="00461860">
              <w:rPr>
                <w:noProof/>
                <w:webHidden/>
              </w:rPr>
              <w:fldChar w:fldCharType="separate"/>
            </w:r>
            <w:r w:rsidR="00461860">
              <w:rPr>
                <w:noProof/>
                <w:webHidden/>
              </w:rPr>
              <w:t>246</w:t>
            </w:r>
            <w:r w:rsidR="00461860">
              <w:rPr>
                <w:noProof/>
                <w:webHidden/>
              </w:rPr>
              <w:fldChar w:fldCharType="end"/>
            </w:r>
          </w:hyperlink>
        </w:p>
        <w:p w14:paraId="027A1A90" w14:textId="0E7E10F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5"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Assignment and Parameters</w:t>
            </w:r>
            <w:r w:rsidR="00461860">
              <w:rPr>
                <w:noProof/>
                <w:webHidden/>
              </w:rPr>
              <w:tab/>
            </w:r>
            <w:r w:rsidR="00461860">
              <w:rPr>
                <w:noProof/>
                <w:webHidden/>
              </w:rPr>
              <w:fldChar w:fldCharType="begin"/>
            </w:r>
            <w:r w:rsidR="00461860">
              <w:rPr>
                <w:noProof/>
                <w:webHidden/>
              </w:rPr>
              <w:instrText xml:space="preserve"> PAGEREF _Toc59126255 \h </w:instrText>
            </w:r>
            <w:r w:rsidR="00461860">
              <w:rPr>
                <w:noProof/>
                <w:webHidden/>
              </w:rPr>
            </w:r>
            <w:r w:rsidR="00461860">
              <w:rPr>
                <w:noProof/>
                <w:webHidden/>
              </w:rPr>
              <w:fldChar w:fldCharType="separate"/>
            </w:r>
            <w:r w:rsidR="00461860">
              <w:rPr>
                <w:noProof/>
                <w:webHidden/>
              </w:rPr>
              <w:t>248</w:t>
            </w:r>
            <w:r w:rsidR="00461860">
              <w:rPr>
                <w:noProof/>
                <w:webHidden/>
              </w:rPr>
              <w:fldChar w:fldCharType="end"/>
            </w:r>
          </w:hyperlink>
        </w:p>
        <w:p w14:paraId="2159B61E" w14:textId="68964BB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6"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Unary Integral Operations</w:t>
            </w:r>
            <w:r w:rsidR="00461860">
              <w:rPr>
                <w:noProof/>
                <w:webHidden/>
              </w:rPr>
              <w:tab/>
            </w:r>
            <w:r w:rsidR="00461860">
              <w:rPr>
                <w:noProof/>
                <w:webHidden/>
              </w:rPr>
              <w:fldChar w:fldCharType="begin"/>
            </w:r>
            <w:r w:rsidR="00461860">
              <w:rPr>
                <w:noProof/>
                <w:webHidden/>
              </w:rPr>
              <w:instrText xml:space="preserve"> PAGEREF _Toc59126256 \h </w:instrText>
            </w:r>
            <w:r w:rsidR="00461860">
              <w:rPr>
                <w:noProof/>
                <w:webHidden/>
              </w:rPr>
            </w:r>
            <w:r w:rsidR="00461860">
              <w:rPr>
                <w:noProof/>
                <w:webHidden/>
              </w:rPr>
              <w:fldChar w:fldCharType="separate"/>
            </w:r>
            <w:r w:rsidR="00461860">
              <w:rPr>
                <w:noProof/>
                <w:webHidden/>
              </w:rPr>
              <w:t>251</w:t>
            </w:r>
            <w:r w:rsidR="00461860">
              <w:rPr>
                <w:noProof/>
                <w:webHidden/>
              </w:rPr>
              <w:fldChar w:fldCharType="end"/>
            </w:r>
          </w:hyperlink>
        </w:p>
        <w:p w14:paraId="09AC7266" w14:textId="1C39F33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7"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Integral Binary</w:t>
            </w:r>
            <w:r w:rsidR="00461860">
              <w:rPr>
                <w:noProof/>
                <w:webHidden/>
              </w:rPr>
              <w:tab/>
            </w:r>
            <w:r w:rsidR="00461860">
              <w:rPr>
                <w:noProof/>
                <w:webHidden/>
              </w:rPr>
              <w:fldChar w:fldCharType="begin"/>
            </w:r>
            <w:r w:rsidR="00461860">
              <w:rPr>
                <w:noProof/>
                <w:webHidden/>
              </w:rPr>
              <w:instrText xml:space="preserve"> PAGEREF _Toc59126257 \h </w:instrText>
            </w:r>
            <w:r w:rsidR="00461860">
              <w:rPr>
                <w:noProof/>
                <w:webHidden/>
              </w:rPr>
            </w:r>
            <w:r w:rsidR="00461860">
              <w:rPr>
                <w:noProof/>
                <w:webHidden/>
              </w:rPr>
              <w:fldChar w:fldCharType="separate"/>
            </w:r>
            <w:r w:rsidR="00461860">
              <w:rPr>
                <w:noProof/>
                <w:webHidden/>
              </w:rPr>
              <w:t>253</w:t>
            </w:r>
            <w:r w:rsidR="00461860">
              <w:rPr>
                <w:noProof/>
                <w:webHidden/>
              </w:rPr>
              <w:fldChar w:fldCharType="end"/>
            </w:r>
          </w:hyperlink>
        </w:p>
        <w:p w14:paraId="37AD60D6" w14:textId="176C50C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Base and Offset</w:t>
            </w:r>
            <w:r w:rsidR="00461860">
              <w:rPr>
                <w:noProof/>
                <w:webHidden/>
              </w:rPr>
              <w:tab/>
            </w:r>
            <w:r w:rsidR="00461860">
              <w:rPr>
                <w:noProof/>
                <w:webHidden/>
              </w:rPr>
              <w:fldChar w:fldCharType="begin"/>
            </w:r>
            <w:r w:rsidR="00461860">
              <w:rPr>
                <w:noProof/>
                <w:webHidden/>
              </w:rPr>
              <w:instrText xml:space="preserve"> PAGEREF _Toc59126258 \h </w:instrText>
            </w:r>
            <w:r w:rsidR="00461860">
              <w:rPr>
                <w:noProof/>
                <w:webHidden/>
              </w:rPr>
            </w:r>
            <w:r w:rsidR="00461860">
              <w:rPr>
                <w:noProof/>
                <w:webHidden/>
              </w:rPr>
              <w:fldChar w:fldCharType="separate"/>
            </w:r>
            <w:r w:rsidR="00461860">
              <w:rPr>
                <w:noProof/>
                <w:webHidden/>
              </w:rPr>
              <w:t>257</w:t>
            </w:r>
            <w:r w:rsidR="00461860">
              <w:rPr>
                <w:noProof/>
                <w:webHidden/>
              </w:rPr>
              <w:fldChar w:fldCharType="end"/>
            </w:r>
          </w:hyperlink>
        </w:p>
        <w:p w14:paraId="1168CAE9" w14:textId="413FDA7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59"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Case</w:t>
            </w:r>
            <w:r w:rsidR="00461860">
              <w:rPr>
                <w:noProof/>
                <w:webHidden/>
              </w:rPr>
              <w:tab/>
            </w:r>
            <w:r w:rsidR="00461860">
              <w:rPr>
                <w:noProof/>
                <w:webHidden/>
              </w:rPr>
              <w:fldChar w:fldCharType="begin"/>
            </w:r>
            <w:r w:rsidR="00461860">
              <w:rPr>
                <w:noProof/>
                <w:webHidden/>
              </w:rPr>
              <w:instrText xml:space="preserve"> PAGEREF _Toc59126259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7C3D05F6" w14:textId="4CC2716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0"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Address</w:t>
            </w:r>
            <w:r w:rsidR="00461860">
              <w:rPr>
                <w:noProof/>
                <w:webHidden/>
              </w:rPr>
              <w:tab/>
            </w:r>
            <w:r w:rsidR="00461860">
              <w:rPr>
                <w:noProof/>
                <w:webHidden/>
              </w:rPr>
              <w:fldChar w:fldCharType="begin"/>
            </w:r>
            <w:r w:rsidR="00461860">
              <w:rPr>
                <w:noProof/>
                <w:webHidden/>
              </w:rPr>
              <w:instrText xml:space="preserve"> PAGEREF _Toc59126260 \h </w:instrText>
            </w:r>
            <w:r w:rsidR="00461860">
              <w:rPr>
                <w:noProof/>
                <w:webHidden/>
              </w:rPr>
            </w:r>
            <w:r w:rsidR="00461860">
              <w:rPr>
                <w:noProof/>
                <w:webHidden/>
              </w:rPr>
              <w:fldChar w:fldCharType="separate"/>
            </w:r>
            <w:r w:rsidR="00461860">
              <w:rPr>
                <w:noProof/>
                <w:webHidden/>
              </w:rPr>
              <w:t>258</w:t>
            </w:r>
            <w:r w:rsidR="00461860">
              <w:rPr>
                <w:noProof/>
                <w:webHidden/>
              </w:rPr>
              <w:fldChar w:fldCharType="end"/>
            </w:r>
          </w:hyperlink>
        </w:p>
        <w:p w14:paraId="4C1AACD9" w14:textId="6F1CAE5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1"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Binary</w:t>
            </w:r>
            <w:r w:rsidR="00461860">
              <w:rPr>
                <w:noProof/>
                <w:webHidden/>
              </w:rPr>
              <w:tab/>
            </w:r>
            <w:r w:rsidR="00461860">
              <w:rPr>
                <w:noProof/>
                <w:webHidden/>
              </w:rPr>
              <w:fldChar w:fldCharType="begin"/>
            </w:r>
            <w:r w:rsidR="00461860">
              <w:rPr>
                <w:noProof/>
                <w:webHidden/>
              </w:rPr>
              <w:instrText xml:space="preserve"> PAGEREF _Toc59126261 \h </w:instrText>
            </w:r>
            <w:r w:rsidR="00461860">
              <w:rPr>
                <w:noProof/>
                <w:webHidden/>
              </w:rPr>
            </w:r>
            <w:r w:rsidR="00461860">
              <w:rPr>
                <w:noProof/>
                <w:webHidden/>
              </w:rPr>
              <w:fldChar w:fldCharType="separate"/>
            </w:r>
            <w:r w:rsidR="00461860">
              <w:rPr>
                <w:noProof/>
                <w:webHidden/>
              </w:rPr>
              <w:t>259</w:t>
            </w:r>
            <w:r w:rsidR="00461860">
              <w:rPr>
                <w:noProof/>
                <w:webHidden/>
              </w:rPr>
              <w:fldChar w:fldCharType="end"/>
            </w:r>
          </w:hyperlink>
        </w:p>
        <w:p w14:paraId="3665CBB0" w14:textId="59ED402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2"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Relation</w:t>
            </w:r>
            <w:r w:rsidR="00461860">
              <w:rPr>
                <w:noProof/>
                <w:webHidden/>
              </w:rPr>
              <w:tab/>
            </w:r>
            <w:r w:rsidR="00461860">
              <w:rPr>
                <w:noProof/>
                <w:webHidden/>
              </w:rPr>
              <w:fldChar w:fldCharType="begin"/>
            </w:r>
            <w:r w:rsidR="00461860">
              <w:rPr>
                <w:noProof/>
                <w:webHidden/>
              </w:rPr>
              <w:instrText xml:space="preserve"> PAGEREF _Toc59126262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7A43E405" w14:textId="4E29275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3" w:history="1">
            <w:r w:rsidR="00461860" w:rsidRPr="00CB763D">
              <w:rPr>
                <w:rStyle w:val="Hyperlnk"/>
                <w:noProof/>
                <w:highlight w:val="white"/>
              </w:rPr>
              <w:t>12.6.2.</w:t>
            </w:r>
            <w:r w:rsidR="00461860">
              <w:rPr>
                <w:rFonts w:asciiTheme="minorHAnsi" w:eastAsiaTheme="minorEastAsia" w:hAnsiTheme="minorHAnsi"/>
                <w:noProof/>
                <w:color w:val="auto"/>
                <w:lang w:val="sv-SE" w:eastAsia="sv-SE"/>
              </w:rPr>
              <w:tab/>
            </w:r>
            <w:r w:rsidR="00461860" w:rsidRPr="00CB763D">
              <w:rPr>
                <w:rStyle w:val="Hyperlnk"/>
                <w:noProof/>
                <w:highlight w:val="white"/>
              </w:rPr>
              <w:t>Floating Push and Pop</w:t>
            </w:r>
            <w:r w:rsidR="00461860">
              <w:rPr>
                <w:noProof/>
                <w:webHidden/>
              </w:rPr>
              <w:tab/>
            </w:r>
            <w:r w:rsidR="00461860">
              <w:rPr>
                <w:noProof/>
                <w:webHidden/>
              </w:rPr>
              <w:fldChar w:fldCharType="begin"/>
            </w:r>
            <w:r w:rsidR="00461860">
              <w:rPr>
                <w:noProof/>
                <w:webHidden/>
              </w:rPr>
              <w:instrText xml:space="preserve"> PAGEREF _Toc59126263 \h </w:instrText>
            </w:r>
            <w:r w:rsidR="00461860">
              <w:rPr>
                <w:noProof/>
                <w:webHidden/>
              </w:rPr>
            </w:r>
            <w:r w:rsidR="00461860">
              <w:rPr>
                <w:noProof/>
                <w:webHidden/>
              </w:rPr>
              <w:fldChar w:fldCharType="separate"/>
            </w:r>
            <w:r w:rsidR="00461860">
              <w:rPr>
                <w:noProof/>
                <w:webHidden/>
              </w:rPr>
              <w:t>260</w:t>
            </w:r>
            <w:r w:rsidR="00461860">
              <w:rPr>
                <w:noProof/>
                <w:webHidden/>
              </w:rPr>
              <w:fldChar w:fldCharType="end"/>
            </w:r>
          </w:hyperlink>
        </w:p>
        <w:p w14:paraId="198F7FCA" w14:textId="7B86EBD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4" w:history="1">
            <w:r w:rsidR="00461860" w:rsidRPr="00CB763D">
              <w:rPr>
                <w:rStyle w:val="Hyperlnk"/>
                <w:noProof/>
                <w:highlight w:val="white"/>
              </w:rPr>
              <w:t>12.6.3.</w:t>
            </w:r>
            <w:r w:rsidR="00461860">
              <w:rPr>
                <w:rFonts w:asciiTheme="minorHAnsi" w:eastAsiaTheme="minorEastAsia" w:hAnsiTheme="minorHAnsi"/>
                <w:noProof/>
                <w:color w:val="auto"/>
                <w:lang w:val="sv-SE" w:eastAsia="sv-SE"/>
              </w:rPr>
              <w:tab/>
            </w:r>
            <w:r w:rsidR="00461860" w:rsidRPr="00CB763D">
              <w:rPr>
                <w:rStyle w:val="Hyperlnk"/>
                <w:noProof/>
                <w:highlight w:val="white"/>
              </w:rPr>
              <w:t>Type Conversion</w:t>
            </w:r>
            <w:r w:rsidR="00461860">
              <w:rPr>
                <w:noProof/>
                <w:webHidden/>
              </w:rPr>
              <w:tab/>
            </w:r>
            <w:r w:rsidR="00461860">
              <w:rPr>
                <w:noProof/>
                <w:webHidden/>
              </w:rPr>
              <w:fldChar w:fldCharType="begin"/>
            </w:r>
            <w:r w:rsidR="00461860">
              <w:rPr>
                <w:noProof/>
                <w:webHidden/>
              </w:rPr>
              <w:instrText xml:space="preserve"> PAGEREF _Toc59126264 \h </w:instrText>
            </w:r>
            <w:r w:rsidR="00461860">
              <w:rPr>
                <w:noProof/>
                <w:webHidden/>
              </w:rPr>
            </w:r>
            <w:r w:rsidR="00461860">
              <w:rPr>
                <w:noProof/>
                <w:webHidden/>
              </w:rPr>
              <w:fldChar w:fldCharType="separate"/>
            </w:r>
            <w:r w:rsidR="00461860">
              <w:rPr>
                <w:noProof/>
                <w:webHidden/>
              </w:rPr>
              <w:t>263</w:t>
            </w:r>
            <w:r w:rsidR="00461860">
              <w:rPr>
                <w:noProof/>
                <w:webHidden/>
              </w:rPr>
              <w:fldChar w:fldCharType="end"/>
            </w:r>
          </w:hyperlink>
        </w:p>
        <w:p w14:paraId="3126387B" w14:textId="71B7C57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5" w:history="1">
            <w:r w:rsidR="00461860" w:rsidRPr="00CB763D">
              <w:rPr>
                <w:rStyle w:val="Hyperlnk"/>
                <w:noProof/>
                <w:highlight w:val="white"/>
              </w:rPr>
              <w:t>12.6.4.</w:t>
            </w:r>
            <w:r w:rsidR="00461860">
              <w:rPr>
                <w:rFonts w:asciiTheme="minorHAnsi" w:eastAsiaTheme="minorEastAsia" w:hAnsiTheme="minorHAnsi"/>
                <w:noProof/>
                <w:color w:val="auto"/>
                <w:lang w:val="sv-SE" w:eastAsia="sv-SE"/>
              </w:rPr>
              <w:tab/>
            </w:r>
            <w:r w:rsidR="00461860" w:rsidRPr="00CB763D">
              <w:rPr>
                <w:rStyle w:val="Hyperlnk"/>
                <w:noProof/>
                <w:highlight w:val="white"/>
              </w:rPr>
              <w:t>Struct and Union</w:t>
            </w:r>
            <w:r w:rsidR="00461860">
              <w:rPr>
                <w:noProof/>
                <w:webHidden/>
              </w:rPr>
              <w:tab/>
            </w:r>
            <w:r w:rsidR="00461860">
              <w:rPr>
                <w:noProof/>
                <w:webHidden/>
              </w:rPr>
              <w:fldChar w:fldCharType="begin"/>
            </w:r>
            <w:r w:rsidR="00461860">
              <w:rPr>
                <w:noProof/>
                <w:webHidden/>
              </w:rPr>
              <w:instrText xml:space="preserve"> PAGEREF _Toc59126265 \h </w:instrText>
            </w:r>
            <w:r w:rsidR="00461860">
              <w:rPr>
                <w:noProof/>
                <w:webHidden/>
              </w:rPr>
            </w:r>
            <w:r w:rsidR="00461860">
              <w:rPr>
                <w:noProof/>
                <w:webHidden/>
              </w:rPr>
              <w:fldChar w:fldCharType="separate"/>
            </w:r>
            <w:r w:rsidR="00461860">
              <w:rPr>
                <w:noProof/>
                <w:webHidden/>
              </w:rPr>
              <w:t>265</w:t>
            </w:r>
            <w:r w:rsidR="00461860">
              <w:rPr>
                <w:noProof/>
                <w:webHidden/>
              </w:rPr>
              <w:fldChar w:fldCharType="end"/>
            </w:r>
          </w:hyperlink>
        </w:p>
        <w:p w14:paraId="2251A732" w14:textId="3C9AD12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6" w:history="1">
            <w:r w:rsidR="00461860" w:rsidRPr="00CB763D">
              <w:rPr>
                <w:rStyle w:val="Hyperlnk"/>
                <w:noProof/>
                <w:highlight w:val="white"/>
              </w:rPr>
              <w:t>12.6.5.</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_Toc59126266 \h </w:instrText>
            </w:r>
            <w:r w:rsidR="00461860">
              <w:rPr>
                <w:noProof/>
                <w:webHidden/>
              </w:rPr>
            </w:r>
            <w:r w:rsidR="00461860">
              <w:rPr>
                <w:noProof/>
                <w:webHidden/>
              </w:rPr>
              <w:fldChar w:fldCharType="separate"/>
            </w:r>
            <w:r w:rsidR="00461860">
              <w:rPr>
                <w:noProof/>
                <w:webHidden/>
              </w:rPr>
              <w:t>266</w:t>
            </w:r>
            <w:r w:rsidR="00461860">
              <w:rPr>
                <w:noProof/>
                <w:webHidden/>
              </w:rPr>
              <w:fldChar w:fldCharType="end"/>
            </w:r>
          </w:hyperlink>
        </w:p>
        <w:p w14:paraId="3187DAD8" w14:textId="28CA89C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7" w:history="1">
            <w:r w:rsidR="00461860" w:rsidRPr="00CB763D">
              <w:rPr>
                <w:rStyle w:val="Hyperlnk"/>
                <w:noProof/>
                <w:highlight w:val="white"/>
              </w:rPr>
              <w:t>12.6.6.</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_Toc59126267 \h </w:instrText>
            </w:r>
            <w:r w:rsidR="00461860">
              <w:rPr>
                <w:noProof/>
                <w:webHidden/>
              </w:rPr>
            </w:r>
            <w:r w:rsidR="00461860">
              <w:rPr>
                <w:noProof/>
                <w:webHidden/>
              </w:rPr>
              <w:fldChar w:fldCharType="separate"/>
            </w:r>
            <w:r w:rsidR="00461860">
              <w:rPr>
                <w:noProof/>
                <w:webHidden/>
              </w:rPr>
              <w:t>267</w:t>
            </w:r>
            <w:r w:rsidR="00461860">
              <w:rPr>
                <w:noProof/>
                <w:webHidden/>
              </w:rPr>
              <w:fldChar w:fldCharType="end"/>
            </w:r>
          </w:hyperlink>
        </w:p>
        <w:p w14:paraId="43E3545B" w14:textId="0125E2D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68" w:history="1">
            <w:r w:rsidR="00461860" w:rsidRPr="00CB763D">
              <w:rPr>
                <w:rStyle w:val="Hyperlnk"/>
                <w:noProof/>
                <w:highlight w:val="white"/>
              </w:rPr>
              <w:t>12.6.1.</w:t>
            </w:r>
            <w:r w:rsidR="00461860">
              <w:rPr>
                <w:rFonts w:asciiTheme="minorHAnsi" w:eastAsiaTheme="minorEastAsia" w:hAnsiTheme="minorHAnsi"/>
                <w:noProof/>
                <w:color w:val="auto"/>
                <w:lang w:val="sv-SE" w:eastAsia="sv-SE"/>
              </w:rPr>
              <w:tab/>
            </w:r>
            <w:r w:rsidR="00461860" w:rsidRPr="00CB763D">
              <w:rPr>
                <w:rStyle w:val="Hyperlnk"/>
                <w:noProof/>
                <w:highlight w:val="white"/>
              </w:rPr>
              <w:t>Text List</w:t>
            </w:r>
            <w:r w:rsidR="00461860">
              <w:rPr>
                <w:noProof/>
                <w:webHidden/>
              </w:rPr>
              <w:tab/>
            </w:r>
            <w:r w:rsidR="00461860">
              <w:rPr>
                <w:noProof/>
                <w:webHidden/>
              </w:rPr>
              <w:fldChar w:fldCharType="begin"/>
            </w:r>
            <w:r w:rsidR="00461860">
              <w:rPr>
                <w:noProof/>
                <w:webHidden/>
              </w:rPr>
              <w:instrText xml:space="preserve"> PAGEREF _Toc59126268 \h </w:instrText>
            </w:r>
            <w:r w:rsidR="00461860">
              <w:rPr>
                <w:noProof/>
                <w:webHidden/>
              </w:rPr>
            </w:r>
            <w:r w:rsidR="00461860">
              <w:rPr>
                <w:noProof/>
                <w:webHidden/>
              </w:rPr>
              <w:fldChar w:fldCharType="separate"/>
            </w:r>
            <w:r w:rsidR="00461860">
              <w:rPr>
                <w:noProof/>
                <w:webHidden/>
              </w:rPr>
              <w:t>270</w:t>
            </w:r>
            <w:r w:rsidR="00461860">
              <w:rPr>
                <w:noProof/>
                <w:webHidden/>
              </w:rPr>
              <w:fldChar w:fldCharType="end"/>
            </w:r>
          </w:hyperlink>
        </w:p>
        <w:p w14:paraId="0327F044" w14:textId="4B1004F1" w:rsidR="00461860" w:rsidRDefault="00CF334C">
          <w:pPr>
            <w:pStyle w:val="Innehll1"/>
            <w:rPr>
              <w:rFonts w:asciiTheme="minorHAnsi" w:eastAsiaTheme="minorEastAsia" w:hAnsiTheme="minorHAnsi"/>
              <w:noProof/>
              <w:color w:val="auto"/>
              <w:lang w:val="sv-SE" w:eastAsia="sv-SE"/>
            </w:rPr>
          </w:pPr>
          <w:hyperlink w:anchor="_Toc59126269" w:history="1">
            <w:r w:rsidR="00461860" w:rsidRPr="00CB763D">
              <w:rPr>
                <w:rStyle w:val="Hyperlnk"/>
                <w:noProof/>
              </w:rPr>
              <w:t>13.</w:t>
            </w:r>
            <w:r w:rsidR="00461860">
              <w:rPr>
                <w:rFonts w:asciiTheme="minorHAnsi" w:eastAsiaTheme="minorEastAsia" w:hAnsiTheme="minorHAnsi"/>
                <w:noProof/>
                <w:color w:val="auto"/>
                <w:lang w:val="sv-SE" w:eastAsia="sv-SE"/>
              </w:rPr>
              <w:tab/>
            </w:r>
            <w:r w:rsidR="00461860" w:rsidRPr="00CB763D">
              <w:rPr>
                <w:rStyle w:val="Hyperlnk"/>
                <w:noProof/>
              </w:rPr>
              <w:t>Executable Code Generation</w:t>
            </w:r>
            <w:r w:rsidR="00461860">
              <w:rPr>
                <w:noProof/>
                <w:webHidden/>
              </w:rPr>
              <w:tab/>
            </w:r>
            <w:r w:rsidR="00461860">
              <w:rPr>
                <w:noProof/>
                <w:webHidden/>
              </w:rPr>
              <w:fldChar w:fldCharType="begin"/>
            </w:r>
            <w:r w:rsidR="00461860">
              <w:rPr>
                <w:noProof/>
                <w:webHidden/>
              </w:rPr>
              <w:instrText xml:space="preserve"> PAGEREF _Toc59126269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2E3925F0" w14:textId="4E18FB0A"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70" w:history="1">
            <w:r w:rsidR="00461860" w:rsidRPr="00CB763D">
              <w:rPr>
                <w:rStyle w:val="Hyperlnk"/>
                <w:noProof/>
              </w:rPr>
              <w:t>13.1.</w:t>
            </w:r>
            <w:r w:rsidR="00461860">
              <w:rPr>
                <w:rFonts w:asciiTheme="minorHAnsi" w:eastAsiaTheme="minorEastAsia" w:hAnsiTheme="minorHAnsi"/>
                <w:noProof/>
                <w:color w:val="auto"/>
                <w:lang w:val="sv-SE" w:eastAsia="sv-SE"/>
              </w:rPr>
              <w:tab/>
            </w:r>
            <w:r w:rsidR="00461860" w:rsidRPr="00CB763D">
              <w:rPr>
                <w:rStyle w:val="Hyperlnk"/>
                <w:noProof/>
              </w:rPr>
              <w:t>The Windows environment</w:t>
            </w:r>
            <w:r w:rsidR="00461860">
              <w:rPr>
                <w:noProof/>
                <w:webHidden/>
              </w:rPr>
              <w:tab/>
            </w:r>
            <w:r w:rsidR="00461860">
              <w:rPr>
                <w:noProof/>
                <w:webHidden/>
              </w:rPr>
              <w:fldChar w:fldCharType="begin"/>
            </w:r>
            <w:r w:rsidR="00461860">
              <w:rPr>
                <w:noProof/>
                <w:webHidden/>
              </w:rPr>
              <w:instrText xml:space="preserve"> PAGEREF _Toc59126270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61713BBC" w14:textId="1EC2CDF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1"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Main</w:t>
            </w:r>
            <w:r w:rsidR="00461860">
              <w:rPr>
                <w:noProof/>
                <w:webHidden/>
              </w:rPr>
              <w:tab/>
            </w:r>
            <w:r w:rsidR="00461860">
              <w:rPr>
                <w:noProof/>
                <w:webHidden/>
              </w:rPr>
              <w:fldChar w:fldCharType="begin"/>
            </w:r>
            <w:r w:rsidR="00461860">
              <w:rPr>
                <w:noProof/>
                <w:webHidden/>
              </w:rPr>
              <w:instrText xml:space="preserve"> PAGEREF _Toc59126271 \h </w:instrText>
            </w:r>
            <w:r w:rsidR="00461860">
              <w:rPr>
                <w:noProof/>
                <w:webHidden/>
              </w:rPr>
            </w:r>
            <w:r w:rsidR="00461860">
              <w:rPr>
                <w:noProof/>
                <w:webHidden/>
              </w:rPr>
              <w:fldChar w:fldCharType="separate"/>
            </w:r>
            <w:r w:rsidR="00461860">
              <w:rPr>
                <w:noProof/>
                <w:webHidden/>
              </w:rPr>
              <w:t>272</w:t>
            </w:r>
            <w:r w:rsidR="00461860">
              <w:rPr>
                <w:noProof/>
                <w:webHidden/>
              </w:rPr>
              <w:fldChar w:fldCharType="end"/>
            </w:r>
          </w:hyperlink>
        </w:p>
        <w:p w14:paraId="500D7A15" w14:textId="5081A79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2"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Type Size</w:t>
            </w:r>
            <w:r w:rsidR="00461860">
              <w:rPr>
                <w:noProof/>
                <w:webHidden/>
              </w:rPr>
              <w:tab/>
            </w:r>
            <w:r w:rsidR="00461860">
              <w:rPr>
                <w:noProof/>
                <w:webHidden/>
              </w:rPr>
              <w:fldChar w:fldCharType="begin"/>
            </w:r>
            <w:r w:rsidR="00461860">
              <w:rPr>
                <w:noProof/>
                <w:webHidden/>
              </w:rPr>
              <w:instrText xml:space="preserve"> PAGEREF _Toc59126272 \h </w:instrText>
            </w:r>
            <w:r w:rsidR="00461860">
              <w:rPr>
                <w:noProof/>
                <w:webHidden/>
              </w:rPr>
            </w:r>
            <w:r w:rsidR="00461860">
              <w:rPr>
                <w:noProof/>
                <w:webHidden/>
              </w:rPr>
              <w:fldChar w:fldCharType="separate"/>
            </w:r>
            <w:r w:rsidR="00461860">
              <w:rPr>
                <w:noProof/>
                <w:webHidden/>
              </w:rPr>
              <w:t>275</w:t>
            </w:r>
            <w:r w:rsidR="00461860">
              <w:rPr>
                <w:noProof/>
                <w:webHidden/>
              </w:rPr>
              <w:fldChar w:fldCharType="end"/>
            </w:r>
          </w:hyperlink>
        </w:p>
        <w:p w14:paraId="301148DA" w14:textId="5A50E5D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3"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Symbol</w:t>
            </w:r>
            <w:r w:rsidR="00461860">
              <w:rPr>
                <w:noProof/>
                <w:webHidden/>
              </w:rPr>
              <w:tab/>
            </w:r>
            <w:r w:rsidR="00461860">
              <w:rPr>
                <w:noProof/>
                <w:webHidden/>
              </w:rPr>
              <w:fldChar w:fldCharType="begin"/>
            </w:r>
            <w:r w:rsidR="00461860">
              <w:rPr>
                <w:noProof/>
                <w:webHidden/>
              </w:rPr>
              <w:instrText xml:space="preserve"> PAGEREF _Toc59126273 \h </w:instrText>
            </w:r>
            <w:r w:rsidR="00461860">
              <w:rPr>
                <w:noProof/>
                <w:webHidden/>
              </w:rPr>
            </w:r>
            <w:r w:rsidR="00461860">
              <w:rPr>
                <w:noProof/>
                <w:webHidden/>
              </w:rPr>
              <w:fldChar w:fldCharType="separate"/>
            </w:r>
            <w:r w:rsidR="00461860">
              <w:rPr>
                <w:noProof/>
                <w:webHidden/>
              </w:rPr>
              <w:t>276</w:t>
            </w:r>
            <w:r w:rsidR="00461860">
              <w:rPr>
                <w:noProof/>
                <w:webHidden/>
              </w:rPr>
              <w:fldChar w:fldCharType="end"/>
            </w:r>
          </w:hyperlink>
        </w:p>
        <w:p w14:paraId="2224A924" w14:textId="0EBF918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4"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Static Value</w:t>
            </w:r>
            <w:r w:rsidR="00461860">
              <w:rPr>
                <w:noProof/>
                <w:webHidden/>
              </w:rPr>
              <w:tab/>
            </w:r>
            <w:r w:rsidR="00461860">
              <w:rPr>
                <w:noProof/>
                <w:webHidden/>
              </w:rPr>
              <w:fldChar w:fldCharType="begin"/>
            </w:r>
            <w:r w:rsidR="00461860">
              <w:rPr>
                <w:noProof/>
                <w:webHidden/>
              </w:rPr>
              <w:instrText xml:space="preserve"> PAGEREF _Toc59126274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73798AAA" w14:textId="123BA78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5"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Function End</w:t>
            </w:r>
            <w:r w:rsidR="00461860">
              <w:rPr>
                <w:noProof/>
                <w:webHidden/>
              </w:rPr>
              <w:tab/>
            </w:r>
            <w:r w:rsidR="00461860">
              <w:rPr>
                <w:noProof/>
                <w:webHidden/>
              </w:rPr>
              <w:fldChar w:fldCharType="begin"/>
            </w:r>
            <w:r w:rsidR="00461860">
              <w:rPr>
                <w:noProof/>
                <w:webHidden/>
              </w:rPr>
              <w:instrText xml:space="preserve"> PAGEREF _Toc59126275 \h </w:instrText>
            </w:r>
            <w:r w:rsidR="00461860">
              <w:rPr>
                <w:noProof/>
                <w:webHidden/>
              </w:rPr>
            </w:r>
            <w:r w:rsidR="00461860">
              <w:rPr>
                <w:noProof/>
                <w:webHidden/>
              </w:rPr>
              <w:fldChar w:fldCharType="separate"/>
            </w:r>
            <w:r w:rsidR="00461860">
              <w:rPr>
                <w:noProof/>
                <w:webHidden/>
              </w:rPr>
              <w:t>279</w:t>
            </w:r>
            <w:r w:rsidR="00461860">
              <w:rPr>
                <w:noProof/>
                <w:webHidden/>
              </w:rPr>
              <w:fldChar w:fldCharType="end"/>
            </w:r>
          </w:hyperlink>
        </w:p>
        <w:p w14:paraId="18C98BA1" w14:textId="6536DF4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6" w:history="1">
            <w:r w:rsidR="00461860" w:rsidRPr="00CB763D">
              <w:rPr>
                <w:rStyle w:val="Hyperlnk"/>
                <w:noProof/>
                <w:highlight w:val="white"/>
              </w:rPr>
              <w:t>13.1.4.</w:t>
            </w:r>
            <w:r w:rsidR="00461860">
              <w:rPr>
                <w:rFonts w:asciiTheme="minorHAnsi" w:eastAsiaTheme="minorEastAsia" w:hAnsiTheme="minorHAnsi"/>
                <w:noProof/>
                <w:color w:val="auto"/>
                <w:lang w:val="sv-SE" w:eastAsia="sv-SE"/>
              </w:rPr>
              <w:tab/>
            </w:r>
            <w:r w:rsidR="00461860" w:rsidRPr="00CB763D">
              <w:rPr>
                <w:rStyle w:val="Hyperlnk"/>
                <w:noProof/>
                <w:highlight w:val="white"/>
              </w:rPr>
              <w:t>Target Code Generation</w:t>
            </w:r>
            <w:r w:rsidR="00461860">
              <w:rPr>
                <w:noProof/>
                <w:webHidden/>
              </w:rPr>
              <w:tab/>
            </w:r>
            <w:r w:rsidR="00461860">
              <w:rPr>
                <w:noProof/>
                <w:webHidden/>
              </w:rPr>
              <w:fldChar w:fldCharType="begin"/>
            </w:r>
            <w:r w:rsidR="00461860">
              <w:rPr>
                <w:noProof/>
                <w:webHidden/>
              </w:rPr>
              <w:instrText xml:space="preserve"> PAGEREF _Toc59126276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6FE5A50" w14:textId="370BCF0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7" w:history="1">
            <w:r w:rsidR="00461860" w:rsidRPr="00CB763D">
              <w:rPr>
                <w:rStyle w:val="Hyperlnk"/>
                <w:noProof/>
                <w:highlight w:val="white"/>
              </w:rPr>
              <w:t>13.1.5.</w:t>
            </w:r>
            <w:r w:rsidR="00461860">
              <w:rPr>
                <w:rFonts w:asciiTheme="minorHAnsi" w:eastAsiaTheme="minorEastAsia" w:hAnsiTheme="minorHAnsi"/>
                <w:noProof/>
                <w:color w:val="auto"/>
                <w:lang w:val="sv-SE" w:eastAsia="sv-SE"/>
              </w:rPr>
              <w:tab/>
            </w:r>
            <w:r w:rsidR="00461860" w:rsidRPr="00CB763D">
              <w:rPr>
                <w:rStyle w:val="Hyperlnk"/>
                <w:noProof/>
                <w:highlight w:val="white"/>
              </w:rPr>
              <w:t>Exit</w:t>
            </w:r>
            <w:r w:rsidR="00461860">
              <w:rPr>
                <w:noProof/>
                <w:webHidden/>
              </w:rPr>
              <w:tab/>
            </w:r>
            <w:r w:rsidR="00461860">
              <w:rPr>
                <w:noProof/>
                <w:webHidden/>
              </w:rPr>
              <w:fldChar w:fldCharType="begin"/>
            </w:r>
            <w:r w:rsidR="00461860">
              <w:rPr>
                <w:noProof/>
                <w:webHidden/>
              </w:rPr>
              <w:instrText xml:space="preserve"> PAGEREF _Toc59126277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66DB52BA" w14:textId="0DEC917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8" w:history="1">
            <w:r w:rsidR="00461860" w:rsidRPr="00CB763D">
              <w:rPr>
                <w:rStyle w:val="Hyperlnk"/>
                <w:noProof/>
                <w:highlight w:val="white"/>
              </w:rPr>
              <w:t>13.1.6.</w:t>
            </w:r>
            <w:r w:rsidR="00461860">
              <w:rPr>
                <w:rFonts w:asciiTheme="minorHAnsi" w:eastAsiaTheme="minorEastAsia" w:hAnsiTheme="minorHAnsi"/>
                <w:noProof/>
                <w:color w:val="auto"/>
                <w:lang w:val="sv-SE" w:eastAsia="sv-SE"/>
              </w:rPr>
              <w:tab/>
            </w:r>
            <w:r w:rsidR="00461860" w:rsidRPr="00CB763D">
              <w:rPr>
                <w:rStyle w:val="Hyperlnk"/>
                <w:noProof/>
                <w:highlight w:val="white"/>
              </w:rPr>
              <w:t>Initialization Code</w:t>
            </w:r>
            <w:r w:rsidR="00461860">
              <w:rPr>
                <w:noProof/>
                <w:webHidden/>
              </w:rPr>
              <w:tab/>
            </w:r>
            <w:r w:rsidR="00461860">
              <w:rPr>
                <w:noProof/>
                <w:webHidden/>
              </w:rPr>
              <w:fldChar w:fldCharType="begin"/>
            </w:r>
            <w:r w:rsidR="00461860">
              <w:rPr>
                <w:noProof/>
                <w:webHidden/>
              </w:rPr>
              <w:instrText xml:space="preserve"> PAGEREF _Toc59126278 \h </w:instrText>
            </w:r>
            <w:r w:rsidR="00461860">
              <w:rPr>
                <w:noProof/>
                <w:webHidden/>
              </w:rPr>
            </w:r>
            <w:r w:rsidR="00461860">
              <w:rPr>
                <w:noProof/>
                <w:webHidden/>
              </w:rPr>
              <w:fldChar w:fldCharType="separate"/>
            </w:r>
            <w:r w:rsidR="00461860">
              <w:rPr>
                <w:noProof/>
                <w:webHidden/>
              </w:rPr>
              <w:t>280</w:t>
            </w:r>
            <w:r w:rsidR="00461860">
              <w:rPr>
                <w:noProof/>
                <w:webHidden/>
              </w:rPr>
              <w:fldChar w:fldCharType="end"/>
            </w:r>
          </w:hyperlink>
        </w:p>
        <w:p w14:paraId="07019519" w14:textId="2DE9C3D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79" w:history="1">
            <w:r w:rsidR="00461860" w:rsidRPr="00CB763D">
              <w:rPr>
                <w:rStyle w:val="Hyperlnk"/>
                <w:noProof/>
                <w:highlight w:val="white"/>
              </w:rPr>
              <w:t>13.1.7.</w:t>
            </w:r>
            <w:r w:rsidR="00461860">
              <w:rPr>
                <w:rFonts w:asciiTheme="minorHAnsi" w:eastAsiaTheme="minorEastAsia" w:hAnsiTheme="minorHAnsi"/>
                <w:noProof/>
                <w:color w:val="auto"/>
                <w:lang w:val="sv-SE" w:eastAsia="sv-SE"/>
              </w:rPr>
              <w:tab/>
            </w:r>
            <w:r w:rsidR="00461860" w:rsidRPr="00CB763D">
              <w:rPr>
                <w:rStyle w:val="Hyperlnk"/>
                <w:noProof/>
                <w:highlight w:val="white"/>
              </w:rPr>
              <w:t>Command Line Arguments</w:t>
            </w:r>
            <w:r w:rsidR="00461860">
              <w:rPr>
                <w:noProof/>
                <w:webHidden/>
              </w:rPr>
              <w:tab/>
            </w:r>
            <w:r w:rsidR="00461860">
              <w:rPr>
                <w:noProof/>
                <w:webHidden/>
              </w:rPr>
              <w:fldChar w:fldCharType="begin"/>
            </w:r>
            <w:r w:rsidR="00461860">
              <w:rPr>
                <w:noProof/>
                <w:webHidden/>
              </w:rPr>
              <w:instrText xml:space="preserve"> PAGEREF _Toc59126279 \h </w:instrText>
            </w:r>
            <w:r w:rsidR="00461860">
              <w:rPr>
                <w:noProof/>
                <w:webHidden/>
              </w:rPr>
            </w:r>
            <w:r w:rsidR="00461860">
              <w:rPr>
                <w:noProof/>
                <w:webHidden/>
              </w:rPr>
              <w:fldChar w:fldCharType="separate"/>
            </w:r>
            <w:r w:rsidR="00461860">
              <w:rPr>
                <w:noProof/>
                <w:webHidden/>
              </w:rPr>
              <w:t>281</w:t>
            </w:r>
            <w:r w:rsidR="00461860">
              <w:rPr>
                <w:noProof/>
                <w:webHidden/>
              </w:rPr>
              <w:fldChar w:fldCharType="end"/>
            </w:r>
          </w:hyperlink>
        </w:p>
        <w:p w14:paraId="62C1864B" w14:textId="5BC7EA3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80" w:history="1">
            <w:r w:rsidR="00461860" w:rsidRPr="00CB763D">
              <w:rPr>
                <w:rStyle w:val="Hyperlnk"/>
                <w:noProof/>
                <w:highlight w:val="white"/>
              </w:rPr>
              <w:t>13.1.1.</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Jump Info</w:t>
            </w:r>
            <w:r w:rsidR="00461860">
              <w:rPr>
                <w:noProof/>
                <w:webHidden/>
              </w:rPr>
              <w:tab/>
            </w:r>
            <w:r w:rsidR="00461860">
              <w:rPr>
                <w:noProof/>
                <w:webHidden/>
              </w:rPr>
              <w:fldChar w:fldCharType="begin"/>
            </w:r>
            <w:r w:rsidR="00461860">
              <w:rPr>
                <w:noProof/>
                <w:webHidden/>
              </w:rPr>
              <w:instrText xml:space="preserve"> PAGEREF _Toc59126280 \h </w:instrText>
            </w:r>
            <w:r w:rsidR="00461860">
              <w:rPr>
                <w:noProof/>
                <w:webHidden/>
              </w:rPr>
            </w:r>
            <w:r w:rsidR="00461860">
              <w:rPr>
                <w:noProof/>
                <w:webHidden/>
              </w:rPr>
              <w:fldChar w:fldCharType="separate"/>
            </w:r>
            <w:r w:rsidR="00461860">
              <w:rPr>
                <w:noProof/>
                <w:webHidden/>
              </w:rPr>
              <w:t>286</w:t>
            </w:r>
            <w:r w:rsidR="00461860">
              <w:rPr>
                <w:noProof/>
                <w:webHidden/>
              </w:rPr>
              <w:fldChar w:fldCharType="end"/>
            </w:r>
          </w:hyperlink>
        </w:p>
        <w:p w14:paraId="3549DD83" w14:textId="1782E97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81" w:history="1">
            <w:r w:rsidR="00461860" w:rsidRPr="00CB763D">
              <w:rPr>
                <w:rStyle w:val="Hyperlnk"/>
                <w:noProof/>
                <w:highlight w:val="white"/>
              </w:rPr>
              <w:t>13.1.2.</w:t>
            </w:r>
            <w:r w:rsidR="00461860">
              <w:rPr>
                <w:rFonts w:asciiTheme="minorHAnsi" w:eastAsiaTheme="minorEastAsia" w:hAnsiTheme="minorHAnsi"/>
                <w:noProof/>
                <w:color w:val="auto"/>
                <w:lang w:val="sv-SE" w:eastAsia="sv-SE"/>
              </w:rPr>
              <w:tab/>
            </w:r>
            <w:r w:rsidR="00461860" w:rsidRPr="00CB763D">
              <w:rPr>
                <w:rStyle w:val="Hyperlnk"/>
                <w:noProof/>
                <w:highlight w:val="white"/>
              </w:rPr>
              <w:t>Windows Byte List</w:t>
            </w:r>
            <w:r w:rsidR="00461860">
              <w:rPr>
                <w:noProof/>
                <w:webHidden/>
              </w:rPr>
              <w:tab/>
            </w:r>
            <w:r w:rsidR="00461860">
              <w:rPr>
                <w:noProof/>
                <w:webHidden/>
              </w:rPr>
              <w:fldChar w:fldCharType="begin"/>
            </w:r>
            <w:r w:rsidR="00461860">
              <w:rPr>
                <w:noProof/>
                <w:webHidden/>
              </w:rPr>
              <w:instrText xml:space="preserve"> PAGEREF _Toc59126281 \h </w:instrText>
            </w:r>
            <w:r w:rsidR="00461860">
              <w:rPr>
                <w:noProof/>
                <w:webHidden/>
              </w:rPr>
            </w:r>
            <w:r w:rsidR="00461860">
              <w:rPr>
                <w:noProof/>
                <w:webHidden/>
              </w:rPr>
              <w:fldChar w:fldCharType="separate"/>
            </w:r>
            <w:r w:rsidR="00461860">
              <w:rPr>
                <w:noProof/>
                <w:webHidden/>
              </w:rPr>
              <w:t>289</w:t>
            </w:r>
            <w:r w:rsidR="00461860">
              <w:rPr>
                <w:noProof/>
                <w:webHidden/>
              </w:rPr>
              <w:fldChar w:fldCharType="end"/>
            </w:r>
          </w:hyperlink>
        </w:p>
        <w:p w14:paraId="6DC3C480" w14:textId="361EFFC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82" w:history="1">
            <w:r w:rsidR="00461860" w:rsidRPr="00CB763D">
              <w:rPr>
                <w:rStyle w:val="Hyperlnk"/>
                <w:noProof/>
                <w:highlight w:val="white"/>
              </w:rPr>
              <w:t>13.1.3.</w:t>
            </w:r>
            <w:r w:rsidR="00461860">
              <w:rPr>
                <w:rFonts w:asciiTheme="minorHAnsi" w:eastAsiaTheme="minorEastAsia" w:hAnsiTheme="minorHAnsi"/>
                <w:noProof/>
                <w:color w:val="auto"/>
                <w:lang w:val="sv-SE" w:eastAsia="sv-SE"/>
              </w:rPr>
              <w:tab/>
            </w:r>
            <w:r w:rsidR="00461860" w:rsidRPr="00CB763D">
              <w:rPr>
                <w:rStyle w:val="Hyperlnk"/>
                <w:noProof/>
                <w:highlight w:val="white"/>
              </w:rPr>
              <w:t>Byte List</w:t>
            </w:r>
            <w:r w:rsidR="00461860">
              <w:rPr>
                <w:noProof/>
                <w:webHidden/>
              </w:rPr>
              <w:tab/>
            </w:r>
            <w:r w:rsidR="00461860">
              <w:rPr>
                <w:noProof/>
                <w:webHidden/>
              </w:rPr>
              <w:fldChar w:fldCharType="begin"/>
            </w:r>
            <w:r w:rsidR="00461860">
              <w:rPr>
                <w:noProof/>
                <w:webHidden/>
              </w:rPr>
              <w:instrText xml:space="preserve"> PAGEREF _Toc59126282 \h </w:instrText>
            </w:r>
            <w:r w:rsidR="00461860">
              <w:rPr>
                <w:noProof/>
                <w:webHidden/>
              </w:rPr>
            </w:r>
            <w:r w:rsidR="00461860">
              <w:rPr>
                <w:noProof/>
                <w:webHidden/>
              </w:rPr>
              <w:fldChar w:fldCharType="separate"/>
            </w:r>
            <w:r w:rsidR="00461860">
              <w:rPr>
                <w:noProof/>
                <w:webHidden/>
              </w:rPr>
              <w:t>290</w:t>
            </w:r>
            <w:r w:rsidR="00461860">
              <w:rPr>
                <w:noProof/>
                <w:webHidden/>
              </w:rPr>
              <w:fldChar w:fldCharType="end"/>
            </w:r>
          </w:hyperlink>
        </w:p>
        <w:p w14:paraId="0A566182" w14:textId="0AD3F28D"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83" w:history="1">
            <w:r w:rsidR="00461860" w:rsidRPr="00CB763D">
              <w:rPr>
                <w:rStyle w:val="Hyperlnk"/>
                <w:noProof/>
              </w:rPr>
              <w:t>13.2.</w:t>
            </w:r>
            <w:r w:rsidR="00461860">
              <w:rPr>
                <w:rFonts w:asciiTheme="minorHAnsi" w:eastAsiaTheme="minorEastAsia" w:hAnsiTheme="minorHAnsi"/>
                <w:noProof/>
                <w:color w:val="auto"/>
                <w:lang w:val="sv-SE" w:eastAsia="sv-SE"/>
              </w:rPr>
              <w:tab/>
            </w:r>
            <w:r w:rsidR="00461860" w:rsidRPr="00CB763D">
              <w:rPr>
                <w:rStyle w:val="Hyperlnk"/>
                <w:noProof/>
              </w:rPr>
              <w:t>Linking</w:t>
            </w:r>
            <w:r w:rsidR="00461860">
              <w:rPr>
                <w:noProof/>
                <w:webHidden/>
              </w:rPr>
              <w:tab/>
            </w:r>
            <w:r w:rsidR="00461860">
              <w:rPr>
                <w:noProof/>
                <w:webHidden/>
              </w:rPr>
              <w:fldChar w:fldCharType="begin"/>
            </w:r>
            <w:r w:rsidR="00461860">
              <w:rPr>
                <w:noProof/>
                <w:webHidden/>
              </w:rPr>
              <w:instrText xml:space="preserve"> PAGEREF _Toc59126283 \h </w:instrText>
            </w:r>
            <w:r w:rsidR="00461860">
              <w:rPr>
                <w:noProof/>
                <w:webHidden/>
              </w:rPr>
            </w:r>
            <w:r w:rsidR="00461860">
              <w:rPr>
                <w:noProof/>
                <w:webHidden/>
              </w:rPr>
              <w:fldChar w:fldCharType="separate"/>
            </w:r>
            <w:r w:rsidR="00461860">
              <w:rPr>
                <w:noProof/>
                <w:webHidden/>
              </w:rPr>
              <w:t>297</w:t>
            </w:r>
            <w:r w:rsidR="00461860">
              <w:rPr>
                <w:noProof/>
                <w:webHidden/>
              </w:rPr>
              <w:fldChar w:fldCharType="end"/>
            </w:r>
          </w:hyperlink>
        </w:p>
        <w:p w14:paraId="2EE76735" w14:textId="7CE96E9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84"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The Linker Class</w:t>
            </w:r>
            <w:r w:rsidR="00461860">
              <w:rPr>
                <w:noProof/>
                <w:webHidden/>
              </w:rPr>
              <w:tab/>
            </w:r>
            <w:r w:rsidR="00461860">
              <w:rPr>
                <w:noProof/>
                <w:webHidden/>
              </w:rPr>
              <w:fldChar w:fldCharType="begin"/>
            </w:r>
            <w:r w:rsidR="00461860">
              <w:rPr>
                <w:noProof/>
                <w:webHidden/>
              </w:rPr>
              <w:instrText xml:space="preserve"> PAGEREF _Toc59126284 \h </w:instrText>
            </w:r>
            <w:r w:rsidR="00461860">
              <w:rPr>
                <w:noProof/>
                <w:webHidden/>
              </w:rPr>
            </w:r>
            <w:r w:rsidR="00461860">
              <w:rPr>
                <w:noProof/>
                <w:webHidden/>
              </w:rPr>
              <w:fldChar w:fldCharType="separate"/>
            </w:r>
            <w:r w:rsidR="00461860">
              <w:rPr>
                <w:noProof/>
                <w:webHidden/>
              </w:rPr>
              <w:t>298</w:t>
            </w:r>
            <w:r w:rsidR="00461860">
              <w:rPr>
                <w:noProof/>
                <w:webHidden/>
              </w:rPr>
              <w:fldChar w:fldCharType="end"/>
            </w:r>
          </w:hyperlink>
        </w:p>
        <w:p w14:paraId="7E6F31D2" w14:textId="4536A76B" w:rsidR="00461860" w:rsidRDefault="00CF334C">
          <w:pPr>
            <w:pStyle w:val="Innehll1"/>
            <w:rPr>
              <w:rFonts w:asciiTheme="minorHAnsi" w:eastAsiaTheme="minorEastAsia" w:hAnsiTheme="minorHAnsi"/>
              <w:noProof/>
              <w:color w:val="auto"/>
              <w:lang w:val="sv-SE" w:eastAsia="sv-SE"/>
            </w:rPr>
          </w:pPr>
          <w:hyperlink w:anchor="_Toc59126285" w:history="1">
            <w:r w:rsidR="00461860" w:rsidRPr="00CB763D">
              <w:rPr>
                <w:rStyle w:val="Hyperlnk"/>
                <w:noProof/>
              </w:rPr>
              <w:t>A.</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_Toc59126285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0AD72FC4" w14:textId="645D4A3D"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86" w:history="1">
            <w:r w:rsidR="00461860" w:rsidRPr="00CB763D">
              <w:rPr>
                <w:rStyle w:val="Hyperlnk"/>
                <w:noProof/>
              </w:rPr>
              <w:t>13.3.</w:t>
            </w:r>
            <w:r w:rsidR="00461860">
              <w:rPr>
                <w:rFonts w:asciiTheme="minorHAnsi" w:eastAsiaTheme="minorEastAsia" w:hAnsiTheme="minorHAnsi"/>
                <w:noProof/>
                <w:color w:val="auto"/>
                <w:lang w:val="sv-SE" w:eastAsia="sv-SE"/>
              </w:rPr>
              <w:tab/>
            </w:r>
            <w:r w:rsidR="00461860" w:rsidRPr="00CB763D">
              <w:rPr>
                <w:rStyle w:val="Hyperlnk"/>
                <w:noProof/>
              </w:rPr>
              <w:t>Integral and Floating Limits</w:t>
            </w:r>
            <w:r w:rsidR="00461860">
              <w:rPr>
                <w:noProof/>
                <w:webHidden/>
              </w:rPr>
              <w:tab/>
            </w:r>
            <w:r w:rsidR="00461860">
              <w:rPr>
                <w:noProof/>
                <w:webHidden/>
              </w:rPr>
              <w:fldChar w:fldCharType="begin"/>
            </w:r>
            <w:r w:rsidR="00461860">
              <w:rPr>
                <w:noProof/>
                <w:webHidden/>
              </w:rPr>
              <w:instrText xml:space="preserve"> PAGEREF _Toc59126286 \h </w:instrText>
            </w:r>
            <w:r w:rsidR="00461860">
              <w:rPr>
                <w:noProof/>
                <w:webHidden/>
              </w:rPr>
            </w:r>
            <w:r w:rsidR="00461860">
              <w:rPr>
                <w:noProof/>
                <w:webHidden/>
              </w:rPr>
              <w:fldChar w:fldCharType="separate"/>
            </w:r>
            <w:r w:rsidR="00461860">
              <w:rPr>
                <w:noProof/>
                <w:webHidden/>
              </w:rPr>
              <w:t>304</w:t>
            </w:r>
            <w:r w:rsidR="00461860">
              <w:rPr>
                <w:noProof/>
                <w:webHidden/>
              </w:rPr>
              <w:fldChar w:fldCharType="end"/>
            </w:r>
          </w:hyperlink>
        </w:p>
        <w:p w14:paraId="7C502A05" w14:textId="24D5E26A"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87" w:history="1">
            <w:r w:rsidR="00461860" w:rsidRPr="00CB763D">
              <w:rPr>
                <w:rStyle w:val="Hyperlnk"/>
                <w:noProof/>
              </w:rPr>
              <w:t>13.4.</w:t>
            </w:r>
            <w:r w:rsidR="00461860">
              <w:rPr>
                <w:rFonts w:asciiTheme="minorHAnsi" w:eastAsiaTheme="minorEastAsia" w:hAnsiTheme="minorHAnsi"/>
                <w:noProof/>
                <w:color w:val="auto"/>
                <w:lang w:val="sv-SE" w:eastAsia="sv-SE"/>
              </w:rPr>
              <w:tab/>
            </w:r>
            <w:r w:rsidR="00461860" w:rsidRPr="00CB763D">
              <w:rPr>
                <w:rStyle w:val="Hyperlnk"/>
                <w:noProof/>
              </w:rPr>
              <w:t>The assert Macro</w:t>
            </w:r>
            <w:r w:rsidR="00461860">
              <w:rPr>
                <w:noProof/>
                <w:webHidden/>
              </w:rPr>
              <w:tab/>
            </w:r>
            <w:r w:rsidR="00461860">
              <w:rPr>
                <w:noProof/>
                <w:webHidden/>
              </w:rPr>
              <w:fldChar w:fldCharType="begin"/>
            </w:r>
            <w:r w:rsidR="00461860">
              <w:rPr>
                <w:noProof/>
                <w:webHidden/>
              </w:rPr>
              <w:instrText xml:space="preserve"> PAGEREF _Toc59126287 \h </w:instrText>
            </w:r>
            <w:r w:rsidR="00461860">
              <w:rPr>
                <w:noProof/>
                <w:webHidden/>
              </w:rPr>
            </w:r>
            <w:r w:rsidR="00461860">
              <w:rPr>
                <w:noProof/>
                <w:webHidden/>
              </w:rPr>
              <w:fldChar w:fldCharType="separate"/>
            </w:r>
            <w:r w:rsidR="00461860">
              <w:rPr>
                <w:noProof/>
                <w:webHidden/>
              </w:rPr>
              <w:t>305</w:t>
            </w:r>
            <w:r w:rsidR="00461860">
              <w:rPr>
                <w:noProof/>
                <w:webHidden/>
              </w:rPr>
              <w:fldChar w:fldCharType="end"/>
            </w:r>
          </w:hyperlink>
        </w:p>
        <w:p w14:paraId="2A690E62" w14:textId="72F16865"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88" w:history="1">
            <w:r w:rsidR="00461860" w:rsidRPr="00CB763D">
              <w:rPr>
                <w:rStyle w:val="Hyperlnk"/>
                <w:noProof/>
              </w:rPr>
              <w:t>13.5.</w:t>
            </w:r>
            <w:r w:rsidR="00461860">
              <w:rPr>
                <w:rFonts w:asciiTheme="minorHAnsi" w:eastAsiaTheme="minorEastAsia" w:hAnsiTheme="minorHAnsi"/>
                <w:noProof/>
                <w:color w:val="auto"/>
                <w:lang w:val="sv-SE" w:eastAsia="sv-SE"/>
              </w:rPr>
              <w:tab/>
            </w:r>
            <w:r w:rsidR="00461860" w:rsidRPr="00CB763D">
              <w:rPr>
                <w:rStyle w:val="Hyperlnk"/>
                <w:noProof/>
              </w:rPr>
              <w:t>Locale Data</w:t>
            </w:r>
            <w:r w:rsidR="00461860">
              <w:rPr>
                <w:noProof/>
                <w:webHidden/>
              </w:rPr>
              <w:tab/>
            </w:r>
            <w:r w:rsidR="00461860">
              <w:rPr>
                <w:noProof/>
                <w:webHidden/>
              </w:rPr>
              <w:fldChar w:fldCharType="begin"/>
            </w:r>
            <w:r w:rsidR="00461860">
              <w:rPr>
                <w:noProof/>
                <w:webHidden/>
              </w:rPr>
              <w:instrText xml:space="preserve"> PAGEREF _Toc59126288 \h </w:instrText>
            </w:r>
            <w:r w:rsidR="00461860">
              <w:rPr>
                <w:noProof/>
                <w:webHidden/>
              </w:rPr>
            </w:r>
            <w:r w:rsidR="00461860">
              <w:rPr>
                <w:noProof/>
                <w:webHidden/>
              </w:rPr>
              <w:fldChar w:fldCharType="separate"/>
            </w:r>
            <w:r w:rsidR="00461860">
              <w:rPr>
                <w:noProof/>
                <w:webHidden/>
              </w:rPr>
              <w:t>306</w:t>
            </w:r>
            <w:r w:rsidR="00461860">
              <w:rPr>
                <w:noProof/>
                <w:webHidden/>
              </w:rPr>
              <w:fldChar w:fldCharType="end"/>
            </w:r>
          </w:hyperlink>
        </w:p>
        <w:p w14:paraId="1B599627" w14:textId="39F1D076"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89" w:history="1">
            <w:r w:rsidR="00461860" w:rsidRPr="00CB763D">
              <w:rPr>
                <w:rStyle w:val="Hyperlnk"/>
                <w:noProof/>
              </w:rPr>
              <w:t>13.6.</w:t>
            </w:r>
            <w:r w:rsidR="00461860">
              <w:rPr>
                <w:rFonts w:asciiTheme="minorHAnsi" w:eastAsiaTheme="minorEastAsia" w:hAnsiTheme="minorHAnsi"/>
                <w:noProof/>
                <w:color w:val="auto"/>
                <w:lang w:val="sv-SE" w:eastAsia="sv-SE"/>
              </w:rPr>
              <w:tab/>
            </w:r>
            <w:r w:rsidR="00461860" w:rsidRPr="00CB763D">
              <w:rPr>
                <w:rStyle w:val="Hyperlnk"/>
                <w:noProof/>
              </w:rPr>
              <w:t>Character Types</w:t>
            </w:r>
            <w:r w:rsidR="00461860">
              <w:rPr>
                <w:noProof/>
                <w:webHidden/>
              </w:rPr>
              <w:tab/>
            </w:r>
            <w:r w:rsidR="00461860">
              <w:rPr>
                <w:noProof/>
                <w:webHidden/>
              </w:rPr>
              <w:fldChar w:fldCharType="begin"/>
            </w:r>
            <w:r w:rsidR="00461860">
              <w:rPr>
                <w:noProof/>
                <w:webHidden/>
              </w:rPr>
              <w:instrText xml:space="preserve"> PAGEREF _Toc59126289 \h </w:instrText>
            </w:r>
            <w:r w:rsidR="00461860">
              <w:rPr>
                <w:noProof/>
                <w:webHidden/>
              </w:rPr>
            </w:r>
            <w:r w:rsidR="00461860">
              <w:rPr>
                <w:noProof/>
                <w:webHidden/>
              </w:rPr>
              <w:fldChar w:fldCharType="separate"/>
            </w:r>
            <w:r w:rsidR="00461860">
              <w:rPr>
                <w:noProof/>
                <w:webHidden/>
              </w:rPr>
              <w:t>308</w:t>
            </w:r>
            <w:r w:rsidR="00461860">
              <w:rPr>
                <w:noProof/>
                <w:webHidden/>
              </w:rPr>
              <w:fldChar w:fldCharType="end"/>
            </w:r>
          </w:hyperlink>
        </w:p>
        <w:p w14:paraId="56E213C2" w14:textId="1CD130CE"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90" w:history="1">
            <w:r w:rsidR="00461860" w:rsidRPr="00CB763D">
              <w:rPr>
                <w:rStyle w:val="Hyperlnk"/>
                <w:noProof/>
              </w:rPr>
              <w:t>13.7.</w:t>
            </w:r>
            <w:r w:rsidR="00461860">
              <w:rPr>
                <w:rFonts w:asciiTheme="minorHAnsi" w:eastAsiaTheme="minorEastAsia" w:hAnsiTheme="minorHAnsi"/>
                <w:noProof/>
                <w:color w:val="auto"/>
                <w:lang w:val="sv-SE" w:eastAsia="sv-SE"/>
              </w:rPr>
              <w:tab/>
            </w:r>
            <w:r w:rsidR="00461860" w:rsidRPr="00CB763D">
              <w:rPr>
                <w:rStyle w:val="Hyperlnk"/>
                <w:noProof/>
              </w:rPr>
              <w:t>Strings</w:t>
            </w:r>
            <w:r w:rsidR="00461860">
              <w:rPr>
                <w:noProof/>
                <w:webHidden/>
              </w:rPr>
              <w:tab/>
            </w:r>
            <w:r w:rsidR="00461860">
              <w:rPr>
                <w:noProof/>
                <w:webHidden/>
              </w:rPr>
              <w:fldChar w:fldCharType="begin"/>
            </w:r>
            <w:r w:rsidR="00461860">
              <w:rPr>
                <w:noProof/>
                <w:webHidden/>
              </w:rPr>
              <w:instrText xml:space="preserve"> PAGEREF _Toc59126290 \h </w:instrText>
            </w:r>
            <w:r w:rsidR="00461860">
              <w:rPr>
                <w:noProof/>
                <w:webHidden/>
              </w:rPr>
            </w:r>
            <w:r w:rsidR="00461860">
              <w:rPr>
                <w:noProof/>
                <w:webHidden/>
              </w:rPr>
              <w:fldChar w:fldCharType="separate"/>
            </w:r>
            <w:r w:rsidR="00461860">
              <w:rPr>
                <w:noProof/>
                <w:webHidden/>
              </w:rPr>
              <w:t>311</w:t>
            </w:r>
            <w:r w:rsidR="00461860">
              <w:rPr>
                <w:noProof/>
                <w:webHidden/>
              </w:rPr>
              <w:fldChar w:fldCharType="end"/>
            </w:r>
          </w:hyperlink>
        </w:p>
        <w:p w14:paraId="3A1CDF28" w14:textId="3643226F"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91" w:history="1">
            <w:r w:rsidR="00461860" w:rsidRPr="00CB763D">
              <w:rPr>
                <w:rStyle w:val="Hyperlnk"/>
                <w:noProof/>
              </w:rPr>
              <w:t>13.8.</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_Toc59126291 \h </w:instrText>
            </w:r>
            <w:r w:rsidR="00461860">
              <w:rPr>
                <w:noProof/>
                <w:webHidden/>
              </w:rPr>
            </w:r>
            <w:r w:rsidR="00461860">
              <w:rPr>
                <w:noProof/>
                <w:webHidden/>
              </w:rPr>
              <w:fldChar w:fldCharType="separate"/>
            </w:r>
            <w:r w:rsidR="00461860">
              <w:rPr>
                <w:noProof/>
                <w:webHidden/>
              </w:rPr>
              <w:t>317</w:t>
            </w:r>
            <w:r w:rsidR="00461860">
              <w:rPr>
                <w:noProof/>
                <w:webHidden/>
              </w:rPr>
              <w:fldChar w:fldCharType="end"/>
            </w:r>
          </w:hyperlink>
        </w:p>
        <w:p w14:paraId="00A9C7AB" w14:textId="712B1836"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292" w:history="1">
            <w:r w:rsidR="00461860" w:rsidRPr="00CB763D">
              <w:rPr>
                <w:rStyle w:val="Hyperlnk"/>
                <w:noProof/>
              </w:rPr>
              <w:t>13.9.</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_Toc59126292 \h </w:instrText>
            </w:r>
            <w:r w:rsidR="00461860">
              <w:rPr>
                <w:noProof/>
                <w:webHidden/>
              </w:rPr>
            </w:r>
            <w:r w:rsidR="00461860">
              <w:rPr>
                <w:noProof/>
                <w:webHidden/>
              </w:rPr>
              <w:fldChar w:fldCharType="separate"/>
            </w:r>
            <w:r w:rsidR="00461860">
              <w:rPr>
                <w:noProof/>
                <w:webHidden/>
              </w:rPr>
              <w:t>319</w:t>
            </w:r>
            <w:r w:rsidR="00461860">
              <w:rPr>
                <w:noProof/>
                <w:webHidden/>
              </w:rPr>
              <w:fldChar w:fldCharType="end"/>
            </w:r>
          </w:hyperlink>
        </w:p>
        <w:p w14:paraId="0C5D9F33" w14:textId="72235A4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3"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Exponent and Logarithm Functions</w:t>
            </w:r>
            <w:r w:rsidR="00461860">
              <w:rPr>
                <w:noProof/>
                <w:webHidden/>
              </w:rPr>
              <w:tab/>
            </w:r>
            <w:r w:rsidR="00461860">
              <w:rPr>
                <w:noProof/>
                <w:webHidden/>
              </w:rPr>
              <w:fldChar w:fldCharType="begin"/>
            </w:r>
            <w:r w:rsidR="00461860">
              <w:rPr>
                <w:noProof/>
                <w:webHidden/>
              </w:rPr>
              <w:instrText xml:space="preserve"> PAGEREF _Toc59126293 \h </w:instrText>
            </w:r>
            <w:r w:rsidR="00461860">
              <w:rPr>
                <w:noProof/>
                <w:webHidden/>
              </w:rPr>
            </w:r>
            <w:r w:rsidR="00461860">
              <w:rPr>
                <w:noProof/>
                <w:webHidden/>
              </w:rPr>
              <w:fldChar w:fldCharType="separate"/>
            </w:r>
            <w:r w:rsidR="00461860">
              <w:rPr>
                <w:noProof/>
                <w:webHidden/>
              </w:rPr>
              <w:t>320</w:t>
            </w:r>
            <w:r w:rsidR="00461860">
              <w:rPr>
                <w:noProof/>
                <w:webHidden/>
              </w:rPr>
              <w:fldChar w:fldCharType="end"/>
            </w:r>
          </w:hyperlink>
        </w:p>
        <w:p w14:paraId="7EB12438" w14:textId="42CA744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4"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Power Functions</w:t>
            </w:r>
            <w:r w:rsidR="00461860">
              <w:rPr>
                <w:noProof/>
                <w:webHidden/>
              </w:rPr>
              <w:tab/>
            </w:r>
            <w:r w:rsidR="00461860">
              <w:rPr>
                <w:noProof/>
                <w:webHidden/>
              </w:rPr>
              <w:fldChar w:fldCharType="begin"/>
            </w:r>
            <w:r w:rsidR="00461860">
              <w:rPr>
                <w:noProof/>
                <w:webHidden/>
              </w:rPr>
              <w:instrText xml:space="preserve"> PAGEREF _Toc59126294 \h </w:instrText>
            </w:r>
            <w:r w:rsidR="00461860">
              <w:rPr>
                <w:noProof/>
                <w:webHidden/>
              </w:rPr>
            </w:r>
            <w:r w:rsidR="00461860">
              <w:rPr>
                <w:noProof/>
                <w:webHidden/>
              </w:rPr>
              <w:fldChar w:fldCharType="separate"/>
            </w:r>
            <w:r w:rsidR="00461860">
              <w:rPr>
                <w:noProof/>
                <w:webHidden/>
              </w:rPr>
              <w:t>322</w:t>
            </w:r>
            <w:r w:rsidR="00461860">
              <w:rPr>
                <w:noProof/>
                <w:webHidden/>
              </w:rPr>
              <w:fldChar w:fldCharType="end"/>
            </w:r>
          </w:hyperlink>
        </w:p>
        <w:p w14:paraId="6CC762A1" w14:textId="259DEE2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5"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Square Root</w:t>
            </w:r>
            <w:r w:rsidR="00461860">
              <w:rPr>
                <w:noProof/>
                <w:webHidden/>
              </w:rPr>
              <w:tab/>
            </w:r>
            <w:r w:rsidR="00461860">
              <w:rPr>
                <w:noProof/>
                <w:webHidden/>
              </w:rPr>
              <w:fldChar w:fldCharType="begin"/>
            </w:r>
            <w:r w:rsidR="00461860">
              <w:rPr>
                <w:noProof/>
                <w:webHidden/>
              </w:rPr>
              <w:instrText xml:space="preserve"> PAGEREF _Toc59126295 \h </w:instrText>
            </w:r>
            <w:r w:rsidR="00461860">
              <w:rPr>
                <w:noProof/>
                <w:webHidden/>
              </w:rPr>
            </w:r>
            <w:r w:rsidR="00461860">
              <w:rPr>
                <w:noProof/>
                <w:webHidden/>
              </w:rPr>
              <w:fldChar w:fldCharType="separate"/>
            </w:r>
            <w:r w:rsidR="00461860">
              <w:rPr>
                <w:noProof/>
                <w:webHidden/>
              </w:rPr>
              <w:t>323</w:t>
            </w:r>
            <w:r w:rsidR="00461860">
              <w:rPr>
                <w:noProof/>
                <w:webHidden/>
              </w:rPr>
              <w:fldChar w:fldCharType="end"/>
            </w:r>
          </w:hyperlink>
        </w:p>
        <w:p w14:paraId="381F9A79" w14:textId="24DF25E8"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6" w:history="1">
            <w:r w:rsidR="00461860" w:rsidRPr="00CB763D">
              <w:rPr>
                <w:rStyle w:val="Hyperlnk"/>
                <w:noProof/>
                <w:highlight w:val="white"/>
              </w:rPr>
              <w:t>13.9.1.</w:t>
            </w:r>
            <w:r w:rsidR="00461860">
              <w:rPr>
                <w:rFonts w:asciiTheme="minorHAnsi" w:eastAsiaTheme="minorEastAsia" w:hAnsiTheme="minorHAnsi"/>
                <w:noProof/>
                <w:color w:val="auto"/>
                <w:lang w:val="sv-SE" w:eastAsia="sv-SE"/>
              </w:rPr>
              <w:tab/>
            </w:r>
            <w:r w:rsidR="00461860" w:rsidRPr="00CB763D">
              <w:rPr>
                <w:rStyle w:val="Hyperlnk"/>
                <w:noProof/>
                <w:highlight w:val="white"/>
              </w:rPr>
              <w:t>Modulo Functions</w:t>
            </w:r>
            <w:r w:rsidR="00461860">
              <w:rPr>
                <w:noProof/>
                <w:webHidden/>
              </w:rPr>
              <w:tab/>
            </w:r>
            <w:r w:rsidR="00461860">
              <w:rPr>
                <w:noProof/>
                <w:webHidden/>
              </w:rPr>
              <w:fldChar w:fldCharType="begin"/>
            </w:r>
            <w:r w:rsidR="00461860">
              <w:rPr>
                <w:noProof/>
                <w:webHidden/>
              </w:rPr>
              <w:instrText xml:space="preserve"> PAGEREF _Toc59126296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2F75E1A9" w14:textId="5810EA6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7" w:history="1">
            <w:r w:rsidR="00461860" w:rsidRPr="00CB763D">
              <w:rPr>
                <w:rStyle w:val="Hyperlnk"/>
                <w:noProof/>
                <w:highlight w:val="white"/>
              </w:rPr>
              <w:t>13.9.2.</w:t>
            </w:r>
            <w:r w:rsidR="00461860">
              <w:rPr>
                <w:rFonts w:asciiTheme="minorHAnsi" w:eastAsiaTheme="minorEastAsia" w:hAnsiTheme="minorHAnsi"/>
                <w:noProof/>
                <w:color w:val="auto"/>
                <w:lang w:val="sv-SE" w:eastAsia="sv-SE"/>
              </w:rPr>
              <w:tab/>
            </w:r>
            <w:r w:rsidR="00461860" w:rsidRPr="00CB763D">
              <w:rPr>
                <w:rStyle w:val="Hyperlnk"/>
                <w:noProof/>
                <w:highlight w:val="white"/>
              </w:rPr>
              <w:t>Trigonometric Functions</w:t>
            </w:r>
            <w:r w:rsidR="00461860">
              <w:rPr>
                <w:noProof/>
                <w:webHidden/>
              </w:rPr>
              <w:tab/>
            </w:r>
            <w:r w:rsidR="00461860">
              <w:rPr>
                <w:noProof/>
                <w:webHidden/>
              </w:rPr>
              <w:fldChar w:fldCharType="begin"/>
            </w:r>
            <w:r w:rsidR="00461860">
              <w:rPr>
                <w:noProof/>
                <w:webHidden/>
              </w:rPr>
              <w:instrText xml:space="preserve"> PAGEREF _Toc59126297 \h </w:instrText>
            </w:r>
            <w:r w:rsidR="00461860">
              <w:rPr>
                <w:noProof/>
                <w:webHidden/>
              </w:rPr>
            </w:r>
            <w:r w:rsidR="00461860">
              <w:rPr>
                <w:noProof/>
                <w:webHidden/>
              </w:rPr>
              <w:fldChar w:fldCharType="separate"/>
            </w:r>
            <w:r w:rsidR="00461860">
              <w:rPr>
                <w:noProof/>
                <w:webHidden/>
              </w:rPr>
              <w:t>324</w:t>
            </w:r>
            <w:r w:rsidR="00461860">
              <w:rPr>
                <w:noProof/>
                <w:webHidden/>
              </w:rPr>
              <w:fldChar w:fldCharType="end"/>
            </w:r>
          </w:hyperlink>
        </w:p>
        <w:p w14:paraId="585ED1BB" w14:textId="3EEFEA53"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8" w:history="1">
            <w:r w:rsidR="00461860" w:rsidRPr="00CB763D">
              <w:rPr>
                <w:rStyle w:val="Hyperlnk"/>
                <w:noProof/>
                <w:highlight w:val="white"/>
              </w:rPr>
              <w:t>13.9.3.</w:t>
            </w:r>
            <w:r w:rsidR="00461860">
              <w:rPr>
                <w:rFonts w:asciiTheme="minorHAnsi" w:eastAsiaTheme="minorEastAsia" w:hAnsiTheme="minorHAnsi"/>
                <w:noProof/>
                <w:color w:val="auto"/>
                <w:lang w:val="sv-SE" w:eastAsia="sv-SE"/>
              </w:rPr>
              <w:tab/>
            </w:r>
            <w:r w:rsidR="00461860" w:rsidRPr="00CB763D">
              <w:rPr>
                <w:rStyle w:val="Hyperlnk"/>
                <w:noProof/>
                <w:highlight w:val="white"/>
              </w:rPr>
              <w:t>Inverted Trigonometric Functions</w:t>
            </w:r>
            <w:r w:rsidR="00461860">
              <w:rPr>
                <w:noProof/>
                <w:webHidden/>
              </w:rPr>
              <w:tab/>
            </w:r>
            <w:r w:rsidR="00461860">
              <w:rPr>
                <w:noProof/>
                <w:webHidden/>
              </w:rPr>
              <w:fldChar w:fldCharType="begin"/>
            </w:r>
            <w:r w:rsidR="00461860">
              <w:rPr>
                <w:noProof/>
                <w:webHidden/>
              </w:rPr>
              <w:instrText xml:space="preserve"> PAGEREF _Toc59126298 \h </w:instrText>
            </w:r>
            <w:r w:rsidR="00461860">
              <w:rPr>
                <w:noProof/>
                <w:webHidden/>
              </w:rPr>
            </w:r>
            <w:r w:rsidR="00461860">
              <w:rPr>
                <w:noProof/>
                <w:webHidden/>
              </w:rPr>
              <w:fldChar w:fldCharType="separate"/>
            </w:r>
            <w:r w:rsidR="00461860">
              <w:rPr>
                <w:noProof/>
                <w:webHidden/>
              </w:rPr>
              <w:t>325</w:t>
            </w:r>
            <w:r w:rsidR="00461860">
              <w:rPr>
                <w:noProof/>
                <w:webHidden/>
              </w:rPr>
              <w:fldChar w:fldCharType="end"/>
            </w:r>
          </w:hyperlink>
        </w:p>
        <w:p w14:paraId="48A0DBC2" w14:textId="08B439C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299" w:history="1">
            <w:r w:rsidR="00461860" w:rsidRPr="00CB763D">
              <w:rPr>
                <w:rStyle w:val="Hyperlnk"/>
                <w:noProof/>
                <w:highlight w:val="white"/>
              </w:rPr>
              <w:t>13.9.4.</w:t>
            </w:r>
            <w:r w:rsidR="00461860">
              <w:rPr>
                <w:rFonts w:asciiTheme="minorHAnsi" w:eastAsiaTheme="minorEastAsia" w:hAnsiTheme="minorHAnsi"/>
                <w:noProof/>
                <w:color w:val="auto"/>
                <w:lang w:val="sv-SE" w:eastAsia="sv-SE"/>
              </w:rPr>
              <w:tab/>
            </w:r>
            <w:r w:rsidR="00461860" w:rsidRPr="00CB763D">
              <w:rPr>
                <w:rStyle w:val="Hyperlnk"/>
                <w:noProof/>
                <w:shd w:val="clear" w:color="auto" w:fill="FFFFFF"/>
              </w:rPr>
              <w:t>Hyperbolic Trigonometric Functions</w:t>
            </w:r>
            <w:r w:rsidR="00461860">
              <w:rPr>
                <w:noProof/>
                <w:webHidden/>
              </w:rPr>
              <w:tab/>
            </w:r>
            <w:r w:rsidR="00461860">
              <w:rPr>
                <w:noProof/>
                <w:webHidden/>
              </w:rPr>
              <w:fldChar w:fldCharType="begin"/>
            </w:r>
            <w:r w:rsidR="00461860">
              <w:rPr>
                <w:noProof/>
                <w:webHidden/>
              </w:rPr>
              <w:instrText xml:space="preserve"> PAGEREF _Toc59126299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5E1B7FBC" w14:textId="6B0CD8A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00" w:history="1">
            <w:r w:rsidR="00461860" w:rsidRPr="00CB763D">
              <w:rPr>
                <w:rStyle w:val="Hyperlnk"/>
                <w:noProof/>
                <w:highlight w:val="white"/>
              </w:rPr>
              <w:t>13.9.5.</w:t>
            </w:r>
            <w:r w:rsidR="00461860">
              <w:rPr>
                <w:rFonts w:asciiTheme="minorHAnsi" w:eastAsiaTheme="minorEastAsia" w:hAnsiTheme="minorHAnsi"/>
                <w:noProof/>
                <w:color w:val="auto"/>
                <w:lang w:val="sv-SE" w:eastAsia="sv-SE"/>
              </w:rPr>
              <w:tab/>
            </w:r>
            <w:r w:rsidR="00461860" w:rsidRPr="00CB763D">
              <w:rPr>
                <w:rStyle w:val="Hyperlnk"/>
                <w:noProof/>
                <w:highlight w:val="white"/>
              </w:rPr>
              <w:t>Floor, Ceiling, Absolute, and Rounding Functions</w:t>
            </w:r>
            <w:r w:rsidR="00461860">
              <w:rPr>
                <w:noProof/>
                <w:webHidden/>
              </w:rPr>
              <w:tab/>
            </w:r>
            <w:r w:rsidR="00461860">
              <w:rPr>
                <w:noProof/>
                <w:webHidden/>
              </w:rPr>
              <w:fldChar w:fldCharType="begin"/>
            </w:r>
            <w:r w:rsidR="00461860">
              <w:rPr>
                <w:noProof/>
                <w:webHidden/>
              </w:rPr>
              <w:instrText xml:space="preserve"> PAGEREF _Toc59126300 \h </w:instrText>
            </w:r>
            <w:r w:rsidR="00461860">
              <w:rPr>
                <w:noProof/>
                <w:webHidden/>
              </w:rPr>
            </w:r>
            <w:r w:rsidR="00461860">
              <w:rPr>
                <w:noProof/>
                <w:webHidden/>
              </w:rPr>
              <w:fldChar w:fldCharType="separate"/>
            </w:r>
            <w:r w:rsidR="00461860">
              <w:rPr>
                <w:noProof/>
                <w:webHidden/>
              </w:rPr>
              <w:t>328</w:t>
            </w:r>
            <w:r w:rsidR="00461860">
              <w:rPr>
                <w:noProof/>
                <w:webHidden/>
              </w:rPr>
              <w:fldChar w:fldCharType="end"/>
            </w:r>
          </w:hyperlink>
        </w:p>
        <w:p w14:paraId="60003C77" w14:textId="19CA532F"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01" w:history="1">
            <w:r w:rsidR="00461860" w:rsidRPr="00CB763D">
              <w:rPr>
                <w:rStyle w:val="Hyperlnk"/>
                <w:noProof/>
              </w:rPr>
              <w:t>13.10.</w:t>
            </w:r>
            <w:r w:rsidR="00461860">
              <w:rPr>
                <w:rFonts w:asciiTheme="minorHAnsi" w:eastAsiaTheme="minorEastAsia" w:hAnsiTheme="minorHAnsi"/>
                <w:noProof/>
                <w:color w:val="auto"/>
                <w:lang w:val="sv-SE" w:eastAsia="sv-SE"/>
              </w:rPr>
              <w:tab/>
            </w:r>
            <w:r w:rsidR="00461860" w:rsidRPr="00CB763D">
              <w:rPr>
                <w:rStyle w:val="Hyperlnk"/>
                <w:noProof/>
              </w:rPr>
              <w:t>Standard Input/Output</w:t>
            </w:r>
            <w:r w:rsidR="00461860">
              <w:rPr>
                <w:noProof/>
                <w:webHidden/>
              </w:rPr>
              <w:tab/>
            </w:r>
            <w:r w:rsidR="00461860">
              <w:rPr>
                <w:noProof/>
                <w:webHidden/>
              </w:rPr>
              <w:fldChar w:fldCharType="begin"/>
            </w:r>
            <w:r w:rsidR="00461860">
              <w:rPr>
                <w:noProof/>
                <w:webHidden/>
              </w:rPr>
              <w:instrText xml:space="preserve"> PAGEREF _Toc59126301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041C9406" w14:textId="3A61D6E7"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02" w:history="1">
            <w:r w:rsidR="00461860" w:rsidRPr="00CB763D">
              <w:rPr>
                <w:rStyle w:val="Hyperlnk"/>
                <w:noProof/>
              </w:rPr>
              <w:t>13.10.1.</w:t>
            </w:r>
            <w:r w:rsidR="00461860">
              <w:rPr>
                <w:rFonts w:asciiTheme="minorHAnsi" w:eastAsiaTheme="minorEastAsia" w:hAnsiTheme="minorHAnsi"/>
                <w:noProof/>
                <w:color w:val="auto"/>
                <w:lang w:val="sv-SE" w:eastAsia="sv-SE"/>
              </w:rPr>
              <w:tab/>
            </w:r>
            <w:r w:rsidR="00461860" w:rsidRPr="00CB763D">
              <w:rPr>
                <w:rStyle w:val="Hyperlnk"/>
                <w:noProof/>
              </w:rPr>
              <w:t>Printing</w:t>
            </w:r>
            <w:r w:rsidR="00461860">
              <w:rPr>
                <w:noProof/>
                <w:webHidden/>
              </w:rPr>
              <w:tab/>
            </w:r>
            <w:r w:rsidR="00461860">
              <w:rPr>
                <w:noProof/>
                <w:webHidden/>
              </w:rPr>
              <w:fldChar w:fldCharType="begin"/>
            </w:r>
            <w:r w:rsidR="00461860">
              <w:rPr>
                <w:noProof/>
                <w:webHidden/>
              </w:rPr>
              <w:instrText xml:space="preserve"> PAGEREF _Toc59126302 \h </w:instrText>
            </w:r>
            <w:r w:rsidR="00461860">
              <w:rPr>
                <w:noProof/>
                <w:webHidden/>
              </w:rPr>
            </w:r>
            <w:r w:rsidR="00461860">
              <w:rPr>
                <w:noProof/>
                <w:webHidden/>
              </w:rPr>
              <w:fldChar w:fldCharType="separate"/>
            </w:r>
            <w:r w:rsidR="00461860">
              <w:rPr>
                <w:noProof/>
                <w:webHidden/>
              </w:rPr>
              <w:t>329</w:t>
            </w:r>
            <w:r w:rsidR="00461860">
              <w:rPr>
                <w:noProof/>
                <w:webHidden/>
              </w:rPr>
              <w:fldChar w:fldCharType="end"/>
            </w:r>
          </w:hyperlink>
        </w:p>
        <w:p w14:paraId="57676825" w14:textId="767517B1"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03" w:history="1">
            <w:r w:rsidR="00461860" w:rsidRPr="00CB763D">
              <w:rPr>
                <w:rStyle w:val="Hyperlnk"/>
                <w:noProof/>
              </w:rPr>
              <w:t>13.10.2.</w:t>
            </w:r>
            <w:r w:rsidR="00461860">
              <w:rPr>
                <w:rFonts w:asciiTheme="minorHAnsi" w:eastAsiaTheme="minorEastAsia" w:hAnsiTheme="minorHAnsi"/>
                <w:noProof/>
                <w:color w:val="auto"/>
                <w:lang w:val="sv-SE" w:eastAsia="sv-SE"/>
              </w:rPr>
              <w:tab/>
            </w:r>
            <w:r w:rsidR="00461860" w:rsidRPr="00CB763D">
              <w:rPr>
                <w:rStyle w:val="Hyperlnk"/>
                <w:noProof/>
              </w:rPr>
              <w:t>Scanning</w:t>
            </w:r>
            <w:r w:rsidR="00461860">
              <w:rPr>
                <w:noProof/>
                <w:webHidden/>
              </w:rPr>
              <w:tab/>
            </w:r>
            <w:r w:rsidR="00461860">
              <w:rPr>
                <w:noProof/>
                <w:webHidden/>
              </w:rPr>
              <w:fldChar w:fldCharType="begin"/>
            </w:r>
            <w:r w:rsidR="00461860">
              <w:rPr>
                <w:noProof/>
                <w:webHidden/>
              </w:rPr>
              <w:instrText xml:space="preserve"> PAGEREF _Toc59126303 \h </w:instrText>
            </w:r>
            <w:r w:rsidR="00461860">
              <w:rPr>
                <w:noProof/>
                <w:webHidden/>
              </w:rPr>
            </w:r>
            <w:r w:rsidR="00461860">
              <w:rPr>
                <w:noProof/>
                <w:webHidden/>
              </w:rPr>
              <w:fldChar w:fldCharType="separate"/>
            </w:r>
            <w:r w:rsidR="00461860">
              <w:rPr>
                <w:noProof/>
                <w:webHidden/>
              </w:rPr>
              <w:t>341</w:t>
            </w:r>
            <w:r w:rsidR="00461860">
              <w:rPr>
                <w:noProof/>
                <w:webHidden/>
              </w:rPr>
              <w:fldChar w:fldCharType="end"/>
            </w:r>
          </w:hyperlink>
        </w:p>
        <w:p w14:paraId="35133599" w14:textId="2A1142FA"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04" w:history="1">
            <w:r w:rsidR="00461860" w:rsidRPr="00CB763D">
              <w:rPr>
                <w:rStyle w:val="Hyperlnk"/>
                <w:noProof/>
              </w:rPr>
              <w:t>13.10.3.</w:t>
            </w:r>
            <w:r w:rsidR="00461860">
              <w:rPr>
                <w:rFonts w:asciiTheme="minorHAnsi" w:eastAsiaTheme="minorEastAsia" w:hAnsiTheme="minorHAnsi"/>
                <w:noProof/>
                <w:color w:val="auto"/>
                <w:lang w:val="sv-SE" w:eastAsia="sv-SE"/>
              </w:rPr>
              <w:tab/>
            </w:r>
            <w:r w:rsidR="00461860" w:rsidRPr="00CB763D">
              <w:rPr>
                <w:rStyle w:val="Hyperlnk"/>
                <w:noProof/>
              </w:rPr>
              <w:t>File Handling</w:t>
            </w:r>
            <w:r w:rsidR="00461860">
              <w:rPr>
                <w:noProof/>
                <w:webHidden/>
              </w:rPr>
              <w:tab/>
            </w:r>
            <w:r w:rsidR="00461860">
              <w:rPr>
                <w:noProof/>
                <w:webHidden/>
              </w:rPr>
              <w:fldChar w:fldCharType="begin"/>
            </w:r>
            <w:r w:rsidR="00461860">
              <w:rPr>
                <w:noProof/>
                <w:webHidden/>
              </w:rPr>
              <w:instrText xml:space="preserve"> PAGEREF _Toc59126304 \h </w:instrText>
            </w:r>
            <w:r w:rsidR="00461860">
              <w:rPr>
                <w:noProof/>
                <w:webHidden/>
              </w:rPr>
            </w:r>
            <w:r w:rsidR="00461860">
              <w:rPr>
                <w:noProof/>
                <w:webHidden/>
              </w:rPr>
              <w:fldChar w:fldCharType="separate"/>
            </w:r>
            <w:r w:rsidR="00461860">
              <w:rPr>
                <w:noProof/>
                <w:webHidden/>
              </w:rPr>
              <w:t>352</w:t>
            </w:r>
            <w:r w:rsidR="00461860">
              <w:rPr>
                <w:noProof/>
                <w:webHidden/>
              </w:rPr>
              <w:fldChar w:fldCharType="end"/>
            </w:r>
          </w:hyperlink>
        </w:p>
        <w:p w14:paraId="3CFC0679" w14:textId="260B8B37"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05"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_Toc59126305 \h </w:instrText>
            </w:r>
            <w:r w:rsidR="00461860">
              <w:rPr>
                <w:noProof/>
                <w:webHidden/>
              </w:rPr>
            </w:r>
            <w:r w:rsidR="00461860">
              <w:rPr>
                <w:noProof/>
                <w:webHidden/>
              </w:rPr>
              <w:fldChar w:fldCharType="separate"/>
            </w:r>
            <w:r w:rsidR="00461860">
              <w:rPr>
                <w:noProof/>
                <w:webHidden/>
              </w:rPr>
              <w:t>362</w:t>
            </w:r>
            <w:r w:rsidR="00461860">
              <w:rPr>
                <w:noProof/>
                <w:webHidden/>
              </w:rPr>
              <w:fldChar w:fldCharType="end"/>
            </w:r>
          </w:hyperlink>
        </w:p>
        <w:p w14:paraId="2B912C45" w14:textId="0C26DD73"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06" w:history="1">
            <w:r w:rsidR="00461860" w:rsidRPr="00CB763D">
              <w:rPr>
                <w:rStyle w:val="Hyperlnk"/>
                <w:noProof/>
              </w:rPr>
              <w:t>13.12.</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_Toc59126306 \h </w:instrText>
            </w:r>
            <w:r w:rsidR="00461860">
              <w:rPr>
                <w:noProof/>
                <w:webHidden/>
              </w:rPr>
            </w:r>
            <w:r w:rsidR="00461860">
              <w:rPr>
                <w:noProof/>
                <w:webHidden/>
              </w:rPr>
              <w:fldChar w:fldCharType="separate"/>
            </w:r>
            <w:r w:rsidR="00461860">
              <w:rPr>
                <w:noProof/>
                <w:webHidden/>
              </w:rPr>
              <w:t>368</w:t>
            </w:r>
            <w:r w:rsidR="00461860">
              <w:rPr>
                <w:noProof/>
                <w:webHidden/>
              </w:rPr>
              <w:fldChar w:fldCharType="end"/>
            </w:r>
          </w:hyperlink>
        </w:p>
        <w:p w14:paraId="7B5C2483" w14:textId="63FF163B" w:rsidR="00461860" w:rsidRDefault="00CF334C">
          <w:pPr>
            <w:pStyle w:val="Innehll1"/>
            <w:rPr>
              <w:rFonts w:asciiTheme="minorHAnsi" w:eastAsiaTheme="minorEastAsia" w:hAnsiTheme="minorHAnsi"/>
              <w:noProof/>
              <w:color w:val="auto"/>
              <w:lang w:val="sv-SE" w:eastAsia="sv-SE"/>
            </w:rPr>
          </w:pPr>
          <w:hyperlink w:anchor="_Toc59126307" w:history="1">
            <w:r w:rsidR="00461860" w:rsidRPr="00CB763D">
              <w:rPr>
                <w:rStyle w:val="Hyperlnk"/>
                <w:noProof/>
              </w:rPr>
              <w:t>B.</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_Toc59126307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18F1A071" w14:textId="12BAC630"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08" w:history="1">
            <w:r w:rsidR="00461860" w:rsidRPr="00CB763D">
              <w:rPr>
                <w:rStyle w:val="Hyperlnk"/>
                <w:noProof/>
              </w:rPr>
              <w:t>13.13.</w:t>
            </w:r>
            <w:r w:rsidR="00461860">
              <w:rPr>
                <w:rFonts w:asciiTheme="minorHAnsi" w:eastAsiaTheme="minorEastAsia" w:hAnsiTheme="minorHAnsi"/>
                <w:noProof/>
                <w:color w:val="auto"/>
                <w:lang w:val="sv-SE" w:eastAsia="sv-SE"/>
              </w:rPr>
              <w:tab/>
            </w:r>
            <w:r w:rsidR="00461860" w:rsidRPr="00CB763D">
              <w:rPr>
                <w:rStyle w:val="Hyperlnk"/>
                <w:noProof/>
              </w:rPr>
              <w:t>The Expression Scanner and Parser</w:t>
            </w:r>
            <w:r w:rsidR="00461860">
              <w:rPr>
                <w:noProof/>
                <w:webHidden/>
              </w:rPr>
              <w:tab/>
            </w:r>
            <w:r w:rsidR="00461860">
              <w:rPr>
                <w:noProof/>
                <w:webHidden/>
              </w:rPr>
              <w:fldChar w:fldCharType="begin"/>
            </w:r>
            <w:r w:rsidR="00461860">
              <w:rPr>
                <w:noProof/>
                <w:webHidden/>
              </w:rPr>
              <w:instrText xml:space="preserve"> PAGEREF _Toc59126308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08A4C36E" w14:textId="00751C23"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09" w:history="1">
            <w:r w:rsidR="00461860" w:rsidRPr="00CB763D">
              <w:rPr>
                <w:rStyle w:val="Hyperlnk"/>
                <w:noProof/>
              </w:rPr>
              <w:t>13.13.1.</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_Toc59126309 \h </w:instrText>
            </w:r>
            <w:r w:rsidR="00461860">
              <w:rPr>
                <w:noProof/>
                <w:webHidden/>
              </w:rPr>
            </w:r>
            <w:r w:rsidR="00461860">
              <w:rPr>
                <w:noProof/>
                <w:webHidden/>
              </w:rPr>
              <w:fldChar w:fldCharType="separate"/>
            </w:r>
            <w:r w:rsidR="00461860">
              <w:rPr>
                <w:noProof/>
                <w:webHidden/>
              </w:rPr>
              <w:t>375</w:t>
            </w:r>
            <w:r w:rsidR="00461860">
              <w:rPr>
                <w:noProof/>
                <w:webHidden/>
              </w:rPr>
              <w:fldChar w:fldCharType="end"/>
            </w:r>
          </w:hyperlink>
        </w:p>
        <w:p w14:paraId="33EA052A" w14:textId="61FDBAB9"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0" w:history="1">
            <w:r w:rsidR="00461860" w:rsidRPr="00CB763D">
              <w:rPr>
                <w:rStyle w:val="Hyperlnk"/>
                <w:noProof/>
              </w:rPr>
              <w:t>13.13.2.</w:t>
            </w:r>
            <w:r w:rsidR="00461860">
              <w:rPr>
                <w:rFonts w:asciiTheme="minorHAnsi" w:eastAsiaTheme="minorEastAsia" w:hAnsiTheme="minorHAnsi"/>
                <w:noProof/>
                <w:color w:val="auto"/>
                <w:lang w:val="sv-SE" w:eastAsia="sv-SE"/>
              </w:rPr>
              <w:tab/>
            </w:r>
            <w:r w:rsidR="00461860" w:rsidRPr="00CB763D">
              <w:rPr>
                <w:rStyle w:val="Hyperlnk"/>
                <w:noProof/>
              </w:rPr>
              <w:t>The Parser</w:t>
            </w:r>
            <w:r w:rsidR="00461860">
              <w:rPr>
                <w:noProof/>
                <w:webHidden/>
              </w:rPr>
              <w:tab/>
            </w:r>
            <w:r w:rsidR="00461860">
              <w:rPr>
                <w:noProof/>
                <w:webHidden/>
              </w:rPr>
              <w:fldChar w:fldCharType="begin"/>
            </w:r>
            <w:r w:rsidR="00461860">
              <w:rPr>
                <w:noProof/>
                <w:webHidden/>
              </w:rPr>
              <w:instrText xml:space="preserve"> PAGEREF _Toc59126310 \h </w:instrText>
            </w:r>
            <w:r w:rsidR="00461860">
              <w:rPr>
                <w:noProof/>
                <w:webHidden/>
              </w:rPr>
            </w:r>
            <w:r w:rsidR="00461860">
              <w:rPr>
                <w:noProof/>
                <w:webHidden/>
              </w:rPr>
              <w:fldChar w:fldCharType="separate"/>
            </w:r>
            <w:r w:rsidR="00461860">
              <w:rPr>
                <w:noProof/>
                <w:webHidden/>
              </w:rPr>
              <w:t>376</w:t>
            </w:r>
            <w:r w:rsidR="00461860">
              <w:rPr>
                <w:noProof/>
                <w:webHidden/>
              </w:rPr>
              <w:fldChar w:fldCharType="end"/>
            </w:r>
          </w:hyperlink>
        </w:p>
        <w:p w14:paraId="33D4EA8F" w14:textId="7AC7F012"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1" w:history="1">
            <w:r w:rsidR="00461860" w:rsidRPr="00CB763D">
              <w:rPr>
                <w:rStyle w:val="Hyperlnk"/>
                <w:noProof/>
              </w:rPr>
              <w:t>13.13.3.</w:t>
            </w:r>
            <w:r w:rsidR="00461860">
              <w:rPr>
                <w:rFonts w:asciiTheme="minorHAnsi" w:eastAsiaTheme="minorEastAsia" w:hAnsiTheme="minorHAnsi"/>
                <w:noProof/>
                <w:color w:val="auto"/>
                <w:lang w:val="sv-SE" w:eastAsia="sv-SE"/>
              </w:rPr>
              <w:tab/>
            </w:r>
            <w:r w:rsidR="00461860" w:rsidRPr="00CB763D">
              <w:rPr>
                <w:rStyle w:val="Hyperlnk"/>
                <w:noProof/>
              </w:rPr>
              <w:t>The Scanner</w:t>
            </w:r>
            <w:r w:rsidR="00461860">
              <w:rPr>
                <w:noProof/>
                <w:webHidden/>
              </w:rPr>
              <w:tab/>
            </w:r>
            <w:r w:rsidR="00461860">
              <w:rPr>
                <w:noProof/>
                <w:webHidden/>
              </w:rPr>
              <w:fldChar w:fldCharType="begin"/>
            </w:r>
            <w:r w:rsidR="00461860">
              <w:rPr>
                <w:noProof/>
                <w:webHidden/>
              </w:rPr>
              <w:instrText xml:space="preserve"> PAGEREF _Toc59126311 \h </w:instrText>
            </w:r>
            <w:r w:rsidR="00461860">
              <w:rPr>
                <w:noProof/>
                <w:webHidden/>
              </w:rPr>
            </w:r>
            <w:r w:rsidR="00461860">
              <w:rPr>
                <w:noProof/>
                <w:webHidden/>
              </w:rPr>
              <w:fldChar w:fldCharType="separate"/>
            </w:r>
            <w:r w:rsidR="00461860">
              <w:rPr>
                <w:noProof/>
                <w:webHidden/>
              </w:rPr>
              <w:t>380</w:t>
            </w:r>
            <w:r w:rsidR="00461860">
              <w:rPr>
                <w:noProof/>
                <w:webHidden/>
              </w:rPr>
              <w:fldChar w:fldCharType="end"/>
            </w:r>
          </w:hyperlink>
        </w:p>
        <w:p w14:paraId="0A3742AC" w14:textId="09CE8B01"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12" w:history="1">
            <w:r w:rsidR="00461860" w:rsidRPr="00CB763D">
              <w:rPr>
                <w:rStyle w:val="Hyperlnk"/>
                <w:noProof/>
              </w:rPr>
              <w:t>13.14.</w:t>
            </w:r>
            <w:r w:rsidR="00461860">
              <w:rPr>
                <w:rFonts w:asciiTheme="minorHAnsi" w:eastAsiaTheme="minorEastAsia" w:hAnsiTheme="minorHAnsi"/>
                <w:noProof/>
                <w:color w:val="auto"/>
                <w:lang w:val="sv-SE" w:eastAsia="sv-SE"/>
              </w:rPr>
              <w:tab/>
            </w:r>
            <w:r w:rsidR="00461860" w:rsidRPr="00CB763D">
              <w:rPr>
                <w:rStyle w:val="Hyperlnk"/>
                <w:noProof/>
              </w:rPr>
              <w:t>The Preprocessor Scanner and Parser</w:t>
            </w:r>
            <w:r w:rsidR="00461860">
              <w:rPr>
                <w:noProof/>
                <w:webHidden/>
              </w:rPr>
              <w:tab/>
            </w:r>
            <w:r w:rsidR="00461860">
              <w:rPr>
                <w:noProof/>
                <w:webHidden/>
              </w:rPr>
              <w:fldChar w:fldCharType="begin"/>
            </w:r>
            <w:r w:rsidR="00461860">
              <w:rPr>
                <w:noProof/>
                <w:webHidden/>
              </w:rPr>
              <w:instrText xml:space="preserve"> PAGEREF _Toc59126312 \h </w:instrText>
            </w:r>
            <w:r w:rsidR="00461860">
              <w:rPr>
                <w:noProof/>
                <w:webHidden/>
              </w:rPr>
            </w:r>
            <w:r w:rsidR="00461860">
              <w:rPr>
                <w:noProof/>
                <w:webHidden/>
              </w:rPr>
              <w:fldChar w:fldCharType="separate"/>
            </w:r>
            <w:r w:rsidR="00461860">
              <w:rPr>
                <w:noProof/>
                <w:webHidden/>
              </w:rPr>
              <w:t>381</w:t>
            </w:r>
            <w:r w:rsidR="00461860">
              <w:rPr>
                <w:noProof/>
                <w:webHidden/>
              </w:rPr>
              <w:fldChar w:fldCharType="end"/>
            </w:r>
          </w:hyperlink>
        </w:p>
        <w:p w14:paraId="05058858" w14:textId="68024F3F"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3" w:history="1">
            <w:r w:rsidR="00461860" w:rsidRPr="00CB763D">
              <w:rPr>
                <w:rStyle w:val="Hyperlnk"/>
                <w:noProof/>
              </w:rPr>
              <w:t>13.14.1.</w:t>
            </w:r>
            <w:r w:rsidR="00461860">
              <w:rPr>
                <w:rFonts w:asciiTheme="minorHAnsi" w:eastAsiaTheme="minorEastAsia" w:hAnsiTheme="minorHAnsi"/>
                <w:noProof/>
                <w:color w:val="auto"/>
                <w:lang w:val="sv-SE" w:eastAsia="sv-SE"/>
              </w:rPr>
              <w:tab/>
            </w:r>
            <w:r w:rsidR="00461860" w:rsidRPr="00CB763D">
              <w:rPr>
                <w:rStyle w:val="Hyperlnk"/>
                <w:noProof/>
              </w:rPr>
              <w:t>If-Else-Chain</w:t>
            </w:r>
            <w:r w:rsidR="00461860">
              <w:rPr>
                <w:noProof/>
                <w:webHidden/>
              </w:rPr>
              <w:tab/>
            </w:r>
            <w:r w:rsidR="00461860">
              <w:rPr>
                <w:noProof/>
                <w:webHidden/>
              </w:rPr>
              <w:fldChar w:fldCharType="begin"/>
            </w:r>
            <w:r w:rsidR="00461860">
              <w:rPr>
                <w:noProof/>
                <w:webHidden/>
              </w:rPr>
              <w:instrText xml:space="preserve"> PAGEREF _Toc59126313 \h </w:instrText>
            </w:r>
            <w:r w:rsidR="00461860">
              <w:rPr>
                <w:noProof/>
                <w:webHidden/>
              </w:rPr>
            </w:r>
            <w:r w:rsidR="00461860">
              <w:rPr>
                <w:noProof/>
                <w:webHidden/>
              </w:rPr>
              <w:fldChar w:fldCharType="separate"/>
            </w:r>
            <w:r w:rsidR="00461860">
              <w:rPr>
                <w:noProof/>
                <w:webHidden/>
              </w:rPr>
              <w:t>383</w:t>
            </w:r>
            <w:r w:rsidR="00461860">
              <w:rPr>
                <w:noProof/>
                <w:webHidden/>
              </w:rPr>
              <w:fldChar w:fldCharType="end"/>
            </w:r>
          </w:hyperlink>
        </w:p>
        <w:p w14:paraId="404C52DD" w14:textId="081DA6C0"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14" w:history="1">
            <w:r w:rsidR="00461860" w:rsidRPr="00CB763D">
              <w:rPr>
                <w:rStyle w:val="Hyperlnk"/>
                <w:noProof/>
              </w:rPr>
              <w:t>13.15.</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_Toc59126314 \h </w:instrText>
            </w:r>
            <w:r w:rsidR="00461860">
              <w:rPr>
                <w:noProof/>
                <w:webHidden/>
              </w:rPr>
            </w:r>
            <w:r w:rsidR="00461860">
              <w:rPr>
                <w:noProof/>
                <w:webHidden/>
              </w:rPr>
              <w:fldChar w:fldCharType="separate"/>
            </w:r>
            <w:r w:rsidR="00461860">
              <w:rPr>
                <w:noProof/>
                <w:webHidden/>
              </w:rPr>
              <w:t>384</w:t>
            </w:r>
            <w:r w:rsidR="00461860">
              <w:rPr>
                <w:noProof/>
                <w:webHidden/>
              </w:rPr>
              <w:fldChar w:fldCharType="end"/>
            </w:r>
          </w:hyperlink>
        </w:p>
        <w:p w14:paraId="4B13B948" w14:textId="730CDD13"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5"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Tri Graphs</w:t>
            </w:r>
            <w:r w:rsidR="00461860">
              <w:rPr>
                <w:noProof/>
                <w:webHidden/>
              </w:rPr>
              <w:tab/>
            </w:r>
            <w:r w:rsidR="00461860">
              <w:rPr>
                <w:noProof/>
                <w:webHidden/>
              </w:rPr>
              <w:fldChar w:fldCharType="begin"/>
            </w:r>
            <w:r w:rsidR="00461860">
              <w:rPr>
                <w:noProof/>
                <w:webHidden/>
              </w:rPr>
              <w:instrText xml:space="preserve"> PAGEREF _Toc59126315 \h </w:instrText>
            </w:r>
            <w:r w:rsidR="00461860">
              <w:rPr>
                <w:noProof/>
                <w:webHidden/>
              </w:rPr>
            </w:r>
            <w:r w:rsidR="00461860">
              <w:rPr>
                <w:noProof/>
                <w:webHidden/>
              </w:rPr>
              <w:fldChar w:fldCharType="separate"/>
            </w:r>
            <w:r w:rsidR="00461860">
              <w:rPr>
                <w:noProof/>
                <w:webHidden/>
              </w:rPr>
              <w:t>386</w:t>
            </w:r>
            <w:r w:rsidR="00461860">
              <w:rPr>
                <w:noProof/>
                <w:webHidden/>
              </w:rPr>
              <w:fldChar w:fldCharType="end"/>
            </w:r>
          </w:hyperlink>
        </w:p>
        <w:p w14:paraId="4EB7E68F" w14:textId="2617540C"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6" w:history="1">
            <w:r w:rsidR="00461860" w:rsidRPr="00CB763D">
              <w:rPr>
                <w:rStyle w:val="Hyperlnk"/>
                <w:noProof/>
              </w:rPr>
              <w:t>13.15.1.</w:t>
            </w:r>
            <w:r w:rsidR="00461860">
              <w:rPr>
                <w:rFonts w:asciiTheme="minorHAnsi" w:eastAsiaTheme="minorEastAsia" w:hAnsiTheme="minorHAnsi"/>
                <w:noProof/>
                <w:color w:val="auto"/>
                <w:lang w:val="sv-SE" w:eastAsia="sv-SE"/>
              </w:rPr>
              <w:tab/>
            </w:r>
            <w:r w:rsidR="00461860" w:rsidRPr="00CB763D">
              <w:rPr>
                <w:rStyle w:val="Hyperlnk"/>
                <w:noProof/>
              </w:rPr>
              <w:t>Comments, Strings, and Characters</w:t>
            </w:r>
            <w:r w:rsidR="00461860">
              <w:rPr>
                <w:noProof/>
                <w:webHidden/>
              </w:rPr>
              <w:tab/>
            </w:r>
            <w:r w:rsidR="00461860">
              <w:rPr>
                <w:noProof/>
                <w:webHidden/>
              </w:rPr>
              <w:fldChar w:fldCharType="begin"/>
            </w:r>
            <w:r w:rsidR="00461860">
              <w:rPr>
                <w:noProof/>
                <w:webHidden/>
              </w:rPr>
              <w:instrText xml:space="preserve"> PAGEREF _Toc59126316 \h </w:instrText>
            </w:r>
            <w:r w:rsidR="00461860">
              <w:rPr>
                <w:noProof/>
                <w:webHidden/>
              </w:rPr>
            </w:r>
            <w:r w:rsidR="00461860">
              <w:rPr>
                <w:noProof/>
                <w:webHidden/>
              </w:rPr>
              <w:fldChar w:fldCharType="separate"/>
            </w:r>
            <w:r w:rsidR="00461860">
              <w:rPr>
                <w:noProof/>
                <w:webHidden/>
              </w:rPr>
              <w:t>387</w:t>
            </w:r>
            <w:r w:rsidR="00461860">
              <w:rPr>
                <w:noProof/>
                <w:webHidden/>
              </w:rPr>
              <w:fldChar w:fldCharType="end"/>
            </w:r>
          </w:hyperlink>
        </w:p>
        <w:p w14:paraId="0014C8E8" w14:textId="0B450090"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7" w:history="1">
            <w:r w:rsidR="00461860" w:rsidRPr="00CB763D">
              <w:rPr>
                <w:rStyle w:val="Hyperlnk"/>
                <w:noProof/>
              </w:rPr>
              <w:t>13.15.2.</w:t>
            </w:r>
            <w:r w:rsidR="00461860">
              <w:rPr>
                <w:rFonts w:asciiTheme="minorHAnsi" w:eastAsiaTheme="minorEastAsia" w:hAnsiTheme="minorHAnsi"/>
                <w:noProof/>
                <w:color w:val="auto"/>
                <w:lang w:val="sv-SE" w:eastAsia="sv-SE"/>
              </w:rPr>
              <w:tab/>
            </w:r>
            <w:r w:rsidR="00461860" w:rsidRPr="00CB763D">
              <w:rPr>
                <w:rStyle w:val="Hyperlnk"/>
                <w:noProof/>
              </w:rPr>
              <w:t>Slash Codes</w:t>
            </w:r>
            <w:r w:rsidR="00461860">
              <w:rPr>
                <w:noProof/>
                <w:webHidden/>
              </w:rPr>
              <w:tab/>
            </w:r>
            <w:r w:rsidR="00461860">
              <w:rPr>
                <w:noProof/>
                <w:webHidden/>
              </w:rPr>
              <w:fldChar w:fldCharType="begin"/>
            </w:r>
            <w:r w:rsidR="00461860">
              <w:rPr>
                <w:noProof/>
                <w:webHidden/>
              </w:rPr>
              <w:instrText xml:space="preserve"> PAGEREF _Toc59126317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386C0E4D" w14:textId="39ED5DBA"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8" w:history="1">
            <w:r w:rsidR="00461860" w:rsidRPr="00CB763D">
              <w:rPr>
                <w:rStyle w:val="Hyperlnk"/>
                <w:noProof/>
              </w:rPr>
              <w:t>13.15.3.</w:t>
            </w:r>
            <w:r w:rsidR="00461860">
              <w:rPr>
                <w:rFonts w:asciiTheme="minorHAnsi" w:eastAsiaTheme="minorEastAsia" w:hAnsiTheme="minorHAnsi"/>
                <w:noProof/>
                <w:color w:val="auto"/>
                <w:lang w:val="sv-SE" w:eastAsia="sv-SE"/>
              </w:rPr>
              <w:tab/>
            </w:r>
            <w:r w:rsidR="00461860" w:rsidRPr="00CB763D">
              <w:rPr>
                <w:rStyle w:val="Hyperlnk"/>
                <w:noProof/>
              </w:rPr>
              <w:t>The Line List</w:t>
            </w:r>
            <w:r w:rsidR="00461860">
              <w:rPr>
                <w:noProof/>
                <w:webHidden/>
              </w:rPr>
              <w:tab/>
            </w:r>
            <w:r w:rsidR="00461860">
              <w:rPr>
                <w:noProof/>
                <w:webHidden/>
              </w:rPr>
              <w:fldChar w:fldCharType="begin"/>
            </w:r>
            <w:r w:rsidR="00461860">
              <w:rPr>
                <w:noProof/>
                <w:webHidden/>
              </w:rPr>
              <w:instrText xml:space="preserve"> PAGEREF _Toc59126318 \h </w:instrText>
            </w:r>
            <w:r w:rsidR="00461860">
              <w:rPr>
                <w:noProof/>
                <w:webHidden/>
              </w:rPr>
            </w:r>
            <w:r w:rsidR="00461860">
              <w:rPr>
                <w:noProof/>
                <w:webHidden/>
              </w:rPr>
              <w:fldChar w:fldCharType="separate"/>
            </w:r>
            <w:r w:rsidR="00461860">
              <w:rPr>
                <w:noProof/>
                <w:webHidden/>
              </w:rPr>
              <w:t>389</w:t>
            </w:r>
            <w:r w:rsidR="00461860">
              <w:rPr>
                <w:noProof/>
                <w:webHidden/>
              </w:rPr>
              <w:fldChar w:fldCharType="end"/>
            </w:r>
          </w:hyperlink>
        </w:p>
        <w:p w14:paraId="246D6549" w14:textId="26F8FCB4"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19" w:history="1">
            <w:r w:rsidR="00461860" w:rsidRPr="00CB763D">
              <w:rPr>
                <w:rStyle w:val="Hyperlnk"/>
                <w:noProof/>
              </w:rPr>
              <w:t>13.15.4.</w:t>
            </w:r>
            <w:r w:rsidR="00461860">
              <w:rPr>
                <w:rFonts w:asciiTheme="minorHAnsi" w:eastAsiaTheme="minorEastAsia" w:hAnsiTheme="minorHAnsi"/>
                <w:noProof/>
                <w:color w:val="auto"/>
                <w:lang w:val="sv-SE" w:eastAsia="sv-SE"/>
              </w:rPr>
              <w:tab/>
            </w:r>
            <w:r w:rsidR="00461860" w:rsidRPr="00CB763D">
              <w:rPr>
                <w:rStyle w:val="Hyperlnk"/>
                <w:noProof/>
              </w:rPr>
              <w:t>Lines</w:t>
            </w:r>
            <w:r w:rsidR="00461860">
              <w:rPr>
                <w:noProof/>
                <w:webHidden/>
              </w:rPr>
              <w:tab/>
            </w:r>
            <w:r w:rsidR="00461860">
              <w:rPr>
                <w:noProof/>
                <w:webHidden/>
              </w:rPr>
              <w:fldChar w:fldCharType="begin"/>
            </w:r>
            <w:r w:rsidR="00461860">
              <w:rPr>
                <w:noProof/>
                <w:webHidden/>
              </w:rPr>
              <w:instrText xml:space="preserve"> PAGEREF _Toc59126319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13D3634F" w14:textId="2956BE29"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20" w:history="1">
            <w:r w:rsidR="00461860" w:rsidRPr="00CB763D">
              <w:rPr>
                <w:rStyle w:val="Hyperlnk"/>
                <w:noProof/>
              </w:rPr>
              <w:t>13.15.5.</w:t>
            </w:r>
            <w:r w:rsidR="00461860">
              <w:rPr>
                <w:rFonts w:asciiTheme="minorHAnsi" w:eastAsiaTheme="minorEastAsia" w:hAnsiTheme="minorHAnsi"/>
                <w:noProof/>
                <w:color w:val="auto"/>
                <w:lang w:val="sv-SE" w:eastAsia="sv-SE"/>
              </w:rPr>
              <w:tab/>
            </w:r>
            <w:r w:rsidR="00461860" w:rsidRPr="00CB763D">
              <w:rPr>
                <w:rStyle w:val="Hyperlnk"/>
                <w:noProof/>
              </w:rPr>
              <w:t>Includes</w:t>
            </w:r>
            <w:r w:rsidR="00461860">
              <w:rPr>
                <w:noProof/>
                <w:webHidden/>
              </w:rPr>
              <w:tab/>
            </w:r>
            <w:r w:rsidR="00461860">
              <w:rPr>
                <w:noProof/>
                <w:webHidden/>
              </w:rPr>
              <w:fldChar w:fldCharType="begin"/>
            </w:r>
            <w:r w:rsidR="00461860">
              <w:rPr>
                <w:noProof/>
                <w:webHidden/>
              </w:rPr>
              <w:instrText xml:space="preserve"> PAGEREF _Toc59126320 \h </w:instrText>
            </w:r>
            <w:r w:rsidR="00461860">
              <w:rPr>
                <w:noProof/>
                <w:webHidden/>
              </w:rPr>
            </w:r>
            <w:r w:rsidR="00461860">
              <w:rPr>
                <w:noProof/>
                <w:webHidden/>
              </w:rPr>
              <w:fldChar w:fldCharType="separate"/>
            </w:r>
            <w:r w:rsidR="00461860">
              <w:rPr>
                <w:noProof/>
                <w:webHidden/>
              </w:rPr>
              <w:t>393</w:t>
            </w:r>
            <w:r w:rsidR="00461860">
              <w:rPr>
                <w:noProof/>
                <w:webHidden/>
              </w:rPr>
              <w:fldChar w:fldCharType="end"/>
            </w:r>
          </w:hyperlink>
        </w:p>
        <w:p w14:paraId="2F95939C" w14:textId="1D08E32A"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21" w:history="1">
            <w:r w:rsidR="00461860" w:rsidRPr="00CB763D">
              <w:rPr>
                <w:rStyle w:val="Hyperlnk"/>
                <w:noProof/>
              </w:rPr>
              <w:t>13.15.6.</w:t>
            </w:r>
            <w:r w:rsidR="00461860">
              <w:rPr>
                <w:rFonts w:asciiTheme="minorHAnsi" w:eastAsiaTheme="minorEastAsia" w:hAnsiTheme="minorHAnsi"/>
                <w:noProof/>
                <w:color w:val="auto"/>
                <w:lang w:val="sv-SE" w:eastAsia="sv-SE"/>
              </w:rPr>
              <w:tab/>
            </w:r>
            <w:r w:rsidR="00461860" w:rsidRPr="00CB763D">
              <w:rPr>
                <w:rStyle w:val="Hyperlnk"/>
                <w:noProof/>
              </w:rPr>
              <w:t>Macros</w:t>
            </w:r>
            <w:r w:rsidR="00461860">
              <w:rPr>
                <w:noProof/>
                <w:webHidden/>
              </w:rPr>
              <w:tab/>
            </w:r>
            <w:r w:rsidR="00461860">
              <w:rPr>
                <w:noProof/>
                <w:webHidden/>
              </w:rPr>
              <w:fldChar w:fldCharType="begin"/>
            </w:r>
            <w:r w:rsidR="00461860">
              <w:rPr>
                <w:noProof/>
                <w:webHidden/>
              </w:rPr>
              <w:instrText xml:space="preserve"> PAGEREF _Toc59126321 \h </w:instrText>
            </w:r>
            <w:r w:rsidR="00461860">
              <w:rPr>
                <w:noProof/>
                <w:webHidden/>
              </w:rPr>
            </w:r>
            <w:r w:rsidR="00461860">
              <w:rPr>
                <w:noProof/>
                <w:webHidden/>
              </w:rPr>
              <w:fldChar w:fldCharType="separate"/>
            </w:r>
            <w:r w:rsidR="00461860">
              <w:rPr>
                <w:noProof/>
                <w:webHidden/>
              </w:rPr>
              <w:t>394</w:t>
            </w:r>
            <w:r w:rsidR="00461860">
              <w:rPr>
                <w:noProof/>
                <w:webHidden/>
              </w:rPr>
              <w:fldChar w:fldCharType="end"/>
            </w:r>
          </w:hyperlink>
        </w:p>
        <w:p w14:paraId="184C8D35" w14:textId="38072E27"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22" w:history="1">
            <w:r w:rsidR="00461860" w:rsidRPr="00CB763D">
              <w:rPr>
                <w:rStyle w:val="Hyperlnk"/>
                <w:noProof/>
              </w:rPr>
              <w:t>13.15.7.</w:t>
            </w:r>
            <w:r w:rsidR="00461860">
              <w:rPr>
                <w:rFonts w:asciiTheme="minorHAnsi" w:eastAsiaTheme="minorEastAsia" w:hAnsiTheme="minorHAnsi"/>
                <w:noProof/>
                <w:color w:val="auto"/>
                <w:lang w:val="sv-SE" w:eastAsia="sv-SE"/>
              </w:rPr>
              <w:tab/>
            </w:r>
            <w:r w:rsidR="00461860" w:rsidRPr="00CB763D">
              <w:rPr>
                <w:rStyle w:val="Hyperlnk"/>
                <w:noProof/>
              </w:rPr>
              <w:t>Conditional Programming</w:t>
            </w:r>
            <w:r w:rsidR="00461860">
              <w:rPr>
                <w:noProof/>
                <w:webHidden/>
              </w:rPr>
              <w:tab/>
            </w:r>
            <w:r w:rsidR="00461860">
              <w:rPr>
                <w:noProof/>
                <w:webHidden/>
              </w:rPr>
              <w:fldChar w:fldCharType="begin"/>
            </w:r>
            <w:r w:rsidR="00461860">
              <w:rPr>
                <w:noProof/>
                <w:webHidden/>
              </w:rPr>
              <w:instrText xml:space="preserve"> PAGEREF _Toc59126322 \h </w:instrText>
            </w:r>
            <w:r w:rsidR="00461860">
              <w:rPr>
                <w:noProof/>
                <w:webHidden/>
              </w:rPr>
            </w:r>
            <w:r w:rsidR="00461860">
              <w:rPr>
                <w:noProof/>
                <w:webHidden/>
              </w:rPr>
              <w:fldChar w:fldCharType="separate"/>
            </w:r>
            <w:r w:rsidR="00461860">
              <w:rPr>
                <w:noProof/>
                <w:webHidden/>
              </w:rPr>
              <w:t>399</w:t>
            </w:r>
            <w:r w:rsidR="00461860">
              <w:rPr>
                <w:noProof/>
                <w:webHidden/>
              </w:rPr>
              <w:fldChar w:fldCharType="end"/>
            </w:r>
          </w:hyperlink>
        </w:p>
        <w:p w14:paraId="4BD1F34F" w14:textId="3175C904"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23" w:history="1">
            <w:r w:rsidR="00461860" w:rsidRPr="00CB763D">
              <w:rPr>
                <w:rStyle w:val="Hyperlnk"/>
                <w:noProof/>
              </w:rPr>
              <w:t>13.15.8.</w:t>
            </w:r>
            <w:r w:rsidR="00461860">
              <w:rPr>
                <w:rFonts w:asciiTheme="minorHAnsi" w:eastAsiaTheme="minorEastAsia" w:hAnsiTheme="minorHAnsi"/>
                <w:noProof/>
                <w:color w:val="auto"/>
                <w:lang w:val="sv-SE" w:eastAsia="sv-SE"/>
              </w:rPr>
              <w:tab/>
            </w:r>
            <w:r w:rsidR="00461860" w:rsidRPr="00CB763D">
              <w:rPr>
                <w:rStyle w:val="Hyperlnk"/>
                <w:noProof/>
              </w:rPr>
              <w:t>Macro Expansion</w:t>
            </w:r>
            <w:r w:rsidR="00461860">
              <w:rPr>
                <w:noProof/>
                <w:webHidden/>
              </w:rPr>
              <w:tab/>
            </w:r>
            <w:r w:rsidR="00461860">
              <w:rPr>
                <w:noProof/>
                <w:webHidden/>
              </w:rPr>
              <w:fldChar w:fldCharType="begin"/>
            </w:r>
            <w:r w:rsidR="00461860">
              <w:rPr>
                <w:noProof/>
                <w:webHidden/>
              </w:rPr>
              <w:instrText xml:space="preserve"> PAGEREF _Toc59126323 \h </w:instrText>
            </w:r>
            <w:r w:rsidR="00461860">
              <w:rPr>
                <w:noProof/>
                <w:webHidden/>
              </w:rPr>
            </w:r>
            <w:r w:rsidR="00461860">
              <w:rPr>
                <w:noProof/>
                <w:webHidden/>
              </w:rPr>
              <w:fldChar w:fldCharType="separate"/>
            </w:r>
            <w:r w:rsidR="00461860">
              <w:rPr>
                <w:noProof/>
                <w:webHidden/>
              </w:rPr>
              <w:t>401</w:t>
            </w:r>
            <w:r w:rsidR="00461860">
              <w:rPr>
                <w:noProof/>
                <w:webHidden/>
              </w:rPr>
              <w:fldChar w:fldCharType="end"/>
            </w:r>
          </w:hyperlink>
        </w:p>
        <w:p w14:paraId="506FFB5C" w14:textId="3B8AB42E"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24" w:history="1">
            <w:r w:rsidR="00461860" w:rsidRPr="00CB763D">
              <w:rPr>
                <w:rStyle w:val="Hyperlnk"/>
                <w:noProof/>
              </w:rPr>
              <w:t>13.15.9.</w:t>
            </w:r>
            <w:r w:rsidR="00461860">
              <w:rPr>
                <w:rFonts w:asciiTheme="minorHAnsi" w:eastAsiaTheme="minorEastAsia" w:hAnsiTheme="minorHAnsi"/>
                <w:noProof/>
                <w:color w:val="auto"/>
                <w:lang w:val="sv-SE" w:eastAsia="sv-SE"/>
              </w:rPr>
              <w:tab/>
            </w:r>
            <w:r w:rsidR="00461860" w:rsidRPr="00CB763D">
              <w:rPr>
                <w:rStyle w:val="Hyperlnk"/>
                <w:noProof/>
              </w:rPr>
              <w:t>String Merging</w:t>
            </w:r>
            <w:r w:rsidR="00461860">
              <w:rPr>
                <w:noProof/>
                <w:webHidden/>
              </w:rPr>
              <w:tab/>
            </w:r>
            <w:r w:rsidR="00461860">
              <w:rPr>
                <w:noProof/>
                <w:webHidden/>
              </w:rPr>
              <w:fldChar w:fldCharType="begin"/>
            </w:r>
            <w:r w:rsidR="00461860">
              <w:rPr>
                <w:noProof/>
                <w:webHidden/>
              </w:rPr>
              <w:instrText xml:space="preserve"> PAGEREF _Toc59126324 \h </w:instrText>
            </w:r>
            <w:r w:rsidR="00461860">
              <w:rPr>
                <w:noProof/>
                <w:webHidden/>
              </w:rPr>
            </w:r>
            <w:r w:rsidR="00461860">
              <w:rPr>
                <w:noProof/>
                <w:webHidden/>
              </w:rPr>
              <w:fldChar w:fldCharType="separate"/>
            </w:r>
            <w:r w:rsidR="00461860">
              <w:rPr>
                <w:noProof/>
                <w:webHidden/>
              </w:rPr>
              <w:t>404</w:t>
            </w:r>
            <w:r w:rsidR="00461860">
              <w:rPr>
                <w:noProof/>
                <w:webHidden/>
              </w:rPr>
              <w:fldChar w:fldCharType="end"/>
            </w:r>
          </w:hyperlink>
        </w:p>
        <w:p w14:paraId="730AD435" w14:textId="4C217669"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25" w:history="1">
            <w:r w:rsidR="00461860" w:rsidRPr="00CB763D">
              <w:rPr>
                <w:rStyle w:val="Hyperlnk"/>
                <w:noProof/>
              </w:rPr>
              <w:t>13.16.</w:t>
            </w:r>
            <w:r w:rsidR="00461860">
              <w:rPr>
                <w:rFonts w:asciiTheme="minorHAnsi" w:eastAsiaTheme="minorEastAsia" w:hAnsiTheme="minorHAnsi"/>
                <w:noProof/>
                <w:color w:val="auto"/>
                <w:lang w:val="sv-SE" w:eastAsia="sv-SE"/>
              </w:rPr>
              <w:tab/>
            </w:r>
            <w:r w:rsidR="00461860" w:rsidRPr="00CB763D">
              <w:rPr>
                <w:rStyle w:val="Hyperlnk"/>
                <w:noProof/>
              </w:rPr>
              <w:t>Register Allocation</w:t>
            </w:r>
            <w:r w:rsidR="00461860">
              <w:rPr>
                <w:noProof/>
                <w:webHidden/>
              </w:rPr>
              <w:tab/>
            </w:r>
            <w:r w:rsidR="00461860">
              <w:rPr>
                <w:noProof/>
                <w:webHidden/>
              </w:rPr>
              <w:fldChar w:fldCharType="begin"/>
            </w:r>
            <w:r w:rsidR="00461860">
              <w:rPr>
                <w:noProof/>
                <w:webHidden/>
              </w:rPr>
              <w:instrText xml:space="preserve"> PAGEREF _Toc59126325 \h </w:instrText>
            </w:r>
            <w:r w:rsidR="00461860">
              <w:rPr>
                <w:noProof/>
                <w:webHidden/>
              </w:rPr>
            </w:r>
            <w:r w:rsidR="00461860">
              <w:rPr>
                <w:noProof/>
                <w:webHidden/>
              </w:rPr>
              <w:fldChar w:fldCharType="separate"/>
            </w:r>
            <w:r w:rsidR="00461860">
              <w:rPr>
                <w:noProof/>
                <w:webHidden/>
              </w:rPr>
              <w:t>405</w:t>
            </w:r>
            <w:r w:rsidR="00461860">
              <w:rPr>
                <w:noProof/>
                <w:webHidden/>
              </w:rPr>
              <w:fldChar w:fldCharType="end"/>
            </w:r>
          </w:hyperlink>
        </w:p>
        <w:p w14:paraId="017BE2A7" w14:textId="7DFB231C" w:rsidR="00461860" w:rsidRDefault="00CF334C">
          <w:pPr>
            <w:pStyle w:val="Innehll1"/>
            <w:rPr>
              <w:rFonts w:asciiTheme="minorHAnsi" w:eastAsiaTheme="minorEastAsia" w:hAnsiTheme="minorHAnsi"/>
              <w:noProof/>
              <w:color w:val="auto"/>
              <w:lang w:val="sv-SE" w:eastAsia="sv-SE"/>
            </w:rPr>
          </w:pPr>
          <w:hyperlink w:anchor="_Toc59126326" w:history="1">
            <w:r w:rsidR="00461860" w:rsidRPr="00CB763D">
              <w:rPr>
                <w:rStyle w:val="Hyperlnk"/>
                <w:noProof/>
              </w:rPr>
              <w:t>C.</w:t>
            </w:r>
            <w:r w:rsidR="00461860">
              <w:rPr>
                <w:rFonts w:asciiTheme="minorHAnsi" w:eastAsiaTheme="minorEastAsia" w:hAnsiTheme="minorHAnsi"/>
                <w:noProof/>
                <w:color w:val="auto"/>
                <w:lang w:val="sv-SE" w:eastAsia="sv-SE"/>
              </w:rPr>
              <w:tab/>
            </w:r>
            <w:r w:rsidR="00461860" w:rsidRPr="00CB763D">
              <w:rPr>
                <w:rStyle w:val="Hyperlnk"/>
                <w:noProof/>
              </w:rPr>
              <w:t>The Register Set</w:t>
            </w:r>
            <w:r w:rsidR="00461860">
              <w:rPr>
                <w:noProof/>
                <w:webHidden/>
              </w:rPr>
              <w:tab/>
            </w:r>
            <w:r w:rsidR="00461860">
              <w:rPr>
                <w:noProof/>
                <w:webHidden/>
              </w:rPr>
              <w:fldChar w:fldCharType="begin"/>
            </w:r>
            <w:r w:rsidR="00461860">
              <w:rPr>
                <w:noProof/>
                <w:webHidden/>
              </w:rPr>
              <w:instrText xml:space="preserve"> PAGEREF _Toc59126326 \h </w:instrText>
            </w:r>
            <w:r w:rsidR="00461860">
              <w:rPr>
                <w:noProof/>
                <w:webHidden/>
              </w:rPr>
            </w:r>
            <w:r w:rsidR="00461860">
              <w:rPr>
                <w:noProof/>
                <w:webHidden/>
              </w:rPr>
              <w:fldChar w:fldCharType="separate"/>
            </w:r>
            <w:r w:rsidR="00461860">
              <w:rPr>
                <w:noProof/>
                <w:webHidden/>
              </w:rPr>
              <w:t>406</w:t>
            </w:r>
            <w:r w:rsidR="00461860">
              <w:rPr>
                <w:noProof/>
                <w:webHidden/>
              </w:rPr>
              <w:fldChar w:fldCharType="end"/>
            </w:r>
          </w:hyperlink>
        </w:p>
        <w:p w14:paraId="08B2DBA4" w14:textId="6A8A8316" w:rsidR="00461860" w:rsidRDefault="00CF334C">
          <w:pPr>
            <w:pStyle w:val="Innehll1"/>
            <w:rPr>
              <w:rFonts w:asciiTheme="minorHAnsi" w:eastAsiaTheme="minorEastAsia" w:hAnsiTheme="minorHAnsi"/>
              <w:noProof/>
              <w:color w:val="auto"/>
              <w:lang w:val="sv-SE" w:eastAsia="sv-SE"/>
            </w:rPr>
          </w:pPr>
          <w:hyperlink w:anchor="_Toc59126327" w:history="1">
            <w:r w:rsidR="00461860" w:rsidRPr="00CB763D">
              <w:rPr>
                <w:rStyle w:val="Hyperlnk"/>
                <w:noProof/>
              </w:rPr>
              <w:t>D.</w:t>
            </w:r>
            <w:r w:rsidR="00461860">
              <w:rPr>
                <w:rFonts w:asciiTheme="minorHAnsi" w:eastAsiaTheme="minorEastAsia" w:hAnsiTheme="minorHAnsi"/>
                <w:noProof/>
                <w:color w:val="auto"/>
                <w:lang w:val="sv-SE" w:eastAsia="sv-SE"/>
              </w:rPr>
              <w:tab/>
            </w:r>
            <w:r w:rsidR="00461860" w:rsidRPr="00CB763D">
              <w:rPr>
                <w:rStyle w:val="Hyperlnk"/>
                <w:noProof/>
              </w:rPr>
              <w:t>The C Grammar</w:t>
            </w:r>
            <w:r w:rsidR="00461860">
              <w:rPr>
                <w:noProof/>
                <w:webHidden/>
              </w:rPr>
              <w:tab/>
            </w:r>
            <w:r w:rsidR="00461860">
              <w:rPr>
                <w:noProof/>
                <w:webHidden/>
              </w:rPr>
              <w:fldChar w:fldCharType="begin"/>
            </w:r>
            <w:r w:rsidR="00461860">
              <w:rPr>
                <w:noProof/>
                <w:webHidden/>
              </w:rPr>
              <w:instrText xml:space="preserve"> PAGEREF _Toc59126327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50A0D42E" w14:textId="1B8C3CD1"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28" w:history="1">
            <w:r w:rsidR="00461860" w:rsidRPr="00CB763D">
              <w:rPr>
                <w:rStyle w:val="Hyperlnk"/>
                <w:noProof/>
              </w:rPr>
              <w:t>13.17.</w:t>
            </w:r>
            <w:r w:rsidR="00461860">
              <w:rPr>
                <w:rFonts w:asciiTheme="minorHAnsi" w:eastAsiaTheme="minorEastAsia" w:hAnsiTheme="minorHAnsi"/>
                <w:noProof/>
                <w:color w:val="auto"/>
                <w:lang w:val="sv-SE" w:eastAsia="sv-SE"/>
              </w:rPr>
              <w:tab/>
            </w:r>
            <w:r w:rsidR="00461860" w:rsidRPr="00CB763D">
              <w:rPr>
                <w:rStyle w:val="Hyperlnk"/>
                <w:noProof/>
              </w:rPr>
              <w:t>The Preprocessor Grammar</w:t>
            </w:r>
            <w:r w:rsidR="00461860">
              <w:rPr>
                <w:noProof/>
                <w:webHidden/>
              </w:rPr>
              <w:tab/>
            </w:r>
            <w:r w:rsidR="00461860">
              <w:rPr>
                <w:noProof/>
                <w:webHidden/>
              </w:rPr>
              <w:fldChar w:fldCharType="begin"/>
            </w:r>
            <w:r w:rsidR="00461860">
              <w:rPr>
                <w:noProof/>
                <w:webHidden/>
              </w:rPr>
              <w:instrText xml:space="preserve"> PAGEREF _Toc59126328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44F8D77E" w14:textId="5B687004"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29" w:history="1">
            <w:r w:rsidR="00461860" w:rsidRPr="00CB763D">
              <w:rPr>
                <w:rStyle w:val="Hyperlnk"/>
                <w:noProof/>
              </w:rPr>
              <w:t>13.18.</w:t>
            </w:r>
            <w:r w:rsidR="00461860">
              <w:rPr>
                <w:rFonts w:asciiTheme="minorHAnsi" w:eastAsiaTheme="minorEastAsia" w:hAnsiTheme="minorHAnsi"/>
                <w:noProof/>
                <w:color w:val="auto"/>
                <w:lang w:val="sv-SE" w:eastAsia="sv-SE"/>
              </w:rPr>
              <w:tab/>
            </w:r>
            <w:r w:rsidR="00461860" w:rsidRPr="00CB763D">
              <w:rPr>
                <w:rStyle w:val="Hyperlnk"/>
                <w:noProof/>
              </w:rPr>
              <w:t>The Language Grammar</w:t>
            </w:r>
            <w:r w:rsidR="00461860">
              <w:rPr>
                <w:noProof/>
                <w:webHidden/>
              </w:rPr>
              <w:tab/>
            </w:r>
            <w:r w:rsidR="00461860">
              <w:rPr>
                <w:noProof/>
                <w:webHidden/>
              </w:rPr>
              <w:fldChar w:fldCharType="begin"/>
            </w:r>
            <w:r w:rsidR="00461860">
              <w:rPr>
                <w:noProof/>
                <w:webHidden/>
              </w:rPr>
              <w:instrText xml:space="preserve"> PAGEREF _Toc59126329 \h </w:instrText>
            </w:r>
            <w:r w:rsidR="00461860">
              <w:rPr>
                <w:noProof/>
                <w:webHidden/>
              </w:rPr>
            </w:r>
            <w:r w:rsidR="00461860">
              <w:rPr>
                <w:noProof/>
                <w:webHidden/>
              </w:rPr>
              <w:fldChar w:fldCharType="separate"/>
            </w:r>
            <w:r w:rsidR="00461860">
              <w:rPr>
                <w:noProof/>
                <w:webHidden/>
              </w:rPr>
              <w:t>407</w:t>
            </w:r>
            <w:r w:rsidR="00461860">
              <w:rPr>
                <w:noProof/>
                <w:webHidden/>
              </w:rPr>
              <w:fldChar w:fldCharType="end"/>
            </w:r>
          </w:hyperlink>
        </w:p>
        <w:p w14:paraId="196FD8CA" w14:textId="3F7A61D9" w:rsidR="00461860" w:rsidRDefault="00CF334C">
          <w:pPr>
            <w:pStyle w:val="Innehll1"/>
            <w:rPr>
              <w:rFonts w:asciiTheme="minorHAnsi" w:eastAsiaTheme="minorEastAsia" w:hAnsiTheme="minorHAnsi"/>
              <w:noProof/>
              <w:color w:val="auto"/>
              <w:lang w:val="sv-SE" w:eastAsia="sv-SE"/>
            </w:rPr>
          </w:pPr>
          <w:hyperlink w:anchor="_Toc59126330" w:history="1">
            <w:r w:rsidR="00461860" w:rsidRPr="00CB763D">
              <w:rPr>
                <w:rStyle w:val="Hyperlnk"/>
                <w:noProof/>
              </w:rPr>
              <w:t>E.</w:t>
            </w:r>
            <w:r w:rsidR="00461860">
              <w:rPr>
                <w:rFonts w:asciiTheme="minorHAnsi" w:eastAsiaTheme="minorEastAsia" w:hAnsiTheme="minorHAnsi"/>
                <w:noProof/>
                <w:color w:val="auto"/>
                <w:lang w:val="sv-SE" w:eastAsia="sv-SE"/>
              </w:rPr>
              <w:tab/>
            </w:r>
            <w:r w:rsidR="00461860" w:rsidRPr="00CB763D">
              <w:rPr>
                <w:rStyle w:val="Hyperlnk"/>
                <w:noProof/>
              </w:rPr>
              <w:t xml:space="preserve">The </w:t>
            </w:r>
            <w:r w:rsidR="00461860" w:rsidRPr="00CB763D">
              <w:rPr>
                <w:rStyle w:val="Hyperlnk"/>
                <w:noProof/>
                <w:highlight w:val="white"/>
              </w:rPr>
              <w:t xml:space="preserve">Gardens Point </w:t>
            </w:r>
            <w:r w:rsidR="00461860" w:rsidRPr="00CB763D">
              <w:rPr>
                <w:rStyle w:val="Hyperlnk"/>
                <w:noProof/>
              </w:rPr>
              <w:t>Tools</w:t>
            </w:r>
            <w:r w:rsidR="00461860">
              <w:rPr>
                <w:noProof/>
                <w:webHidden/>
              </w:rPr>
              <w:tab/>
            </w:r>
            <w:r w:rsidR="00461860">
              <w:rPr>
                <w:noProof/>
                <w:webHidden/>
              </w:rPr>
              <w:fldChar w:fldCharType="begin"/>
            </w:r>
            <w:r w:rsidR="00461860">
              <w:rPr>
                <w:noProof/>
                <w:webHidden/>
              </w:rPr>
              <w:instrText xml:space="preserve"> PAGEREF _Toc59126330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72DC72F4" w14:textId="69ECC6BD"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31" w:history="1">
            <w:r w:rsidR="00461860" w:rsidRPr="00CB763D">
              <w:rPr>
                <w:rStyle w:val="Hyperlnk"/>
                <w:noProof/>
              </w:rPr>
              <w:t>13.18.1.</w:t>
            </w:r>
            <w:r w:rsidR="00461860">
              <w:rPr>
                <w:rFonts w:asciiTheme="minorHAnsi" w:eastAsiaTheme="minorEastAsia" w:hAnsiTheme="minorHAnsi"/>
                <w:noProof/>
                <w:color w:val="auto"/>
                <w:lang w:val="sv-SE" w:eastAsia="sv-SE"/>
              </w:rPr>
              <w:tab/>
            </w:r>
            <w:r w:rsidR="00461860" w:rsidRPr="00CB763D">
              <w:rPr>
                <w:rStyle w:val="Hyperlnk"/>
                <w:noProof/>
              </w:rPr>
              <w:t>The Language</w:t>
            </w:r>
            <w:r w:rsidR="00461860">
              <w:rPr>
                <w:noProof/>
                <w:webHidden/>
              </w:rPr>
              <w:tab/>
            </w:r>
            <w:r w:rsidR="00461860">
              <w:rPr>
                <w:noProof/>
                <w:webHidden/>
              </w:rPr>
              <w:fldChar w:fldCharType="begin"/>
            </w:r>
            <w:r w:rsidR="00461860">
              <w:rPr>
                <w:noProof/>
                <w:webHidden/>
              </w:rPr>
              <w:instrText xml:space="preserve"> PAGEREF _Toc59126331 \h </w:instrText>
            </w:r>
            <w:r w:rsidR="00461860">
              <w:rPr>
                <w:noProof/>
                <w:webHidden/>
              </w:rPr>
            </w:r>
            <w:r w:rsidR="00461860">
              <w:rPr>
                <w:noProof/>
                <w:webHidden/>
              </w:rPr>
              <w:fldChar w:fldCharType="separate"/>
            </w:r>
            <w:r w:rsidR="00461860">
              <w:rPr>
                <w:noProof/>
                <w:webHidden/>
              </w:rPr>
              <w:t>414</w:t>
            </w:r>
            <w:r w:rsidR="00461860">
              <w:rPr>
                <w:noProof/>
                <w:webHidden/>
              </w:rPr>
              <w:fldChar w:fldCharType="end"/>
            </w:r>
          </w:hyperlink>
        </w:p>
        <w:p w14:paraId="0E32F5FA" w14:textId="3FF87E27"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32" w:history="1">
            <w:r w:rsidR="00461860" w:rsidRPr="00CB763D">
              <w:rPr>
                <w:rStyle w:val="Hyperlnk"/>
                <w:noProof/>
              </w:rPr>
              <w:t>13.18.2.</w:t>
            </w:r>
            <w:r w:rsidR="00461860">
              <w:rPr>
                <w:rFonts w:asciiTheme="minorHAnsi" w:eastAsiaTheme="minorEastAsia" w:hAnsiTheme="minorHAnsi"/>
                <w:noProof/>
                <w:color w:val="auto"/>
                <w:lang w:val="sv-SE" w:eastAsia="sv-SE"/>
              </w:rPr>
              <w:tab/>
            </w:r>
            <w:r w:rsidR="00461860" w:rsidRPr="00CB763D">
              <w:rPr>
                <w:rStyle w:val="Hyperlnk"/>
                <w:noProof/>
              </w:rPr>
              <w:t>The Grammar</w:t>
            </w:r>
            <w:r w:rsidR="00461860">
              <w:rPr>
                <w:noProof/>
                <w:webHidden/>
              </w:rPr>
              <w:tab/>
            </w:r>
            <w:r w:rsidR="00461860">
              <w:rPr>
                <w:noProof/>
                <w:webHidden/>
              </w:rPr>
              <w:fldChar w:fldCharType="begin"/>
            </w:r>
            <w:r w:rsidR="00461860">
              <w:rPr>
                <w:noProof/>
                <w:webHidden/>
              </w:rPr>
              <w:instrText xml:space="preserve"> PAGEREF _Toc59126332 \h </w:instrText>
            </w:r>
            <w:r w:rsidR="00461860">
              <w:rPr>
                <w:noProof/>
                <w:webHidden/>
              </w:rPr>
            </w:r>
            <w:r w:rsidR="00461860">
              <w:rPr>
                <w:noProof/>
                <w:webHidden/>
              </w:rPr>
              <w:fldChar w:fldCharType="separate"/>
            </w:r>
            <w:r w:rsidR="00461860">
              <w:rPr>
                <w:noProof/>
                <w:webHidden/>
              </w:rPr>
              <w:t>415</w:t>
            </w:r>
            <w:r w:rsidR="00461860">
              <w:rPr>
                <w:noProof/>
                <w:webHidden/>
              </w:rPr>
              <w:fldChar w:fldCharType="end"/>
            </w:r>
          </w:hyperlink>
        </w:p>
        <w:p w14:paraId="54132AB2" w14:textId="35C1BD57"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33" w:history="1">
            <w:r w:rsidR="00461860" w:rsidRPr="00CB763D">
              <w:rPr>
                <w:rStyle w:val="Hyperlnk"/>
                <w:noProof/>
              </w:rPr>
              <w:t>13.18.3.</w:t>
            </w:r>
            <w:r w:rsidR="00461860">
              <w:rPr>
                <w:rFonts w:asciiTheme="minorHAnsi" w:eastAsiaTheme="minorEastAsia" w:hAnsiTheme="minorHAnsi"/>
                <w:noProof/>
                <w:color w:val="auto"/>
                <w:lang w:val="sv-SE" w:eastAsia="sv-SE"/>
              </w:rPr>
              <w:tab/>
            </w:r>
            <w:r w:rsidR="00461860" w:rsidRPr="00CB763D">
              <w:rPr>
                <w:rStyle w:val="Hyperlnk"/>
                <w:noProof/>
              </w:rPr>
              <w:t>GPPG</w:t>
            </w:r>
            <w:r w:rsidR="00461860">
              <w:rPr>
                <w:noProof/>
                <w:webHidden/>
              </w:rPr>
              <w:tab/>
            </w:r>
            <w:r w:rsidR="00461860">
              <w:rPr>
                <w:noProof/>
                <w:webHidden/>
              </w:rPr>
              <w:fldChar w:fldCharType="begin"/>
            </w:r>
            <w:r w:rsidR="00461860">
              <w:rPr>
                <w:noProof/>
                <w:webHidden/>
              </w:rPr>
              <w:instrText xml:space="preserve"> PAGEREF _Toc59126333 \h </w:instrText>
            </w:r>
            <w:r w:rsidR="00461860">
              <w:rPr>
                <w:noProof/>
                <w:webHidden/>
              </w:rPr>
            </w:r>
            <w:r w:rsidR="00461860">
              <w:rPr>
                <w:noProof/>
                <w:webHidden/>
              </w:rPr>
              <w:fldChar w:fldCharType="separate"/>
            </w:r>
            <w:r w:rsidR="00461860">
              <w:rPr>
                <w:noProof/>
                <w:webHidden/>
              </w:rPr>
              <w:t>416</w:t>
            </w:r>
            <w:r w:rsidR="00461860">
              <w:rPr>
                <w:noProof/>
                <w:webHidden/>
              </w:rPr>
              <w:fldChar w:fldCharType="end"/>
            </w:r>
          </w:hyperlink>
        </w:p>
        <w:p w14:paraId="7E59D550" w14:textId="737B629E"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34" w:history="1">
            <w:r w:rsidR="00461860" w:rsidRPr="00CB763D">
              <w:rPr>
                <w:rStyle w:val="Hyperlnk"/>
                <w:noProof/>
              </w:rPr>
              <w:t>13.18.4.</w:t>
            </w:r>
            <w:r w:rsidR="00461860">
              <w:rPr>
                <w:rFonts w:asciiTheme="minorHAnsi" w:eastAsiaTheme="minorEastAsia" w:hAnsiTheme="minorHAnsi"/>
                <w:noProof/>
                <w:color w:val="auto"/>
                <w:lang w:val="sv-SE" w:eastAsia="sv-SE"/>
              </w:rPr>
              <w:tab/>
            </w:r>
            <w:r w:rsidR="00461860" w:rsidRPr="00CB763D">
              <w:rPr>
                <w:rStyle w:val="Hyperlnk"/>
                <w:noProof/>
              </w:rPr>
              <w:t>JPlex</w:t>
            </w:r>
            <w:r w:rsidR="00461860">
              <w:rPr>
                <w:noProof/>
                <w:webHidden/>
              </w:rPr>
              <w:tab/>
            </w:r>
            <w:r w:rsidR="00461860">
              <w:rPr>
                <w:noProof/>
                <w:webHidden/>
              </w:rPr>
              <w:fldChar w:fldCharType="begin"/>
            </w:r>
            <w:r w:rsidR="00461860">
              <w:rPr>
                <w:noProof/>
                <w:webHidden/>
              </w:rPr>
              <w:instrText xml:space="preserve"> PAGEREF _Toc59126334 \h </w:instrText>
            </w:r>
            <w:r w:rsidR="00461860">
              <w:rPr>
                <w:noProof/>
                <w:webHidden/>
              </w:rPr>
            </w:r>
            <w:r w:rsidR="00461860">
              <w:rPr>
                <w:noProof/>
                <w:webHidden/>
              </w:rPr>
              <w:fldChar w:fldCharType="separate"/>
            </w:r>
            <w:r w:rsidR="00461860">
              <w:rPr>
                <w:noProof/>
                <w:webHidden/>
              </w:rPr>
              <w:t>420</w:t>
            </w:r>
            <w:r w:rsidR="00461860">
              <w:rPr>
                <w:noProof/>
                <w:webHidden/>
              </w:rPr>
              <w:fldChar w:fldCharType="end"/>
            </w:r>
          </w:hyperlink>
        </w:p>
        <w:p w14:paraId="5759586B" w14:textId="2A9009F3"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35" w:history="1">
            <w:r w:rsidR="00461860" w:rsidRPr="00CB763D">
              <w:rPr>
                <w:rStyle w:val="Hyperlnk"/>
                <w:noProof/>
              </w:rPr>
              <w:t>13.18.5.</w:t>
            </w:r>
            <w:r w:rsidR="00461860">
              <w:rPr>
                <w:rFonts w:asciiTheme="minorHAnsi" w:eastAsiaTheme="minorEastAsia" w:hAnsiTheme="minorHAnsi"/>
                <w:noProof/>
                <w:color w:val="auto"/>
                <w:lang w:val="sv-SE" w:eastAsia="sv-SE"/>
              </w:rPr>
              <w:tab/>
            </w:r>
            <w:r w:rsidR="00461860" w:rsidRPr="00CB763D">
              <w:rPr>
                <w:rStyle w:val="Hyperlnk"/>
                <w:noProof/>
              </w:rPr>
              <w:t>Main</w:t>
            </w:r>
            <w:r w:rsidR="00461860">
              <w:rPr>
                <w:noProof/>
                <w:webHidden/>
              </w:rPr>
              <w:tab/>
            </w:r>
            <w:r w:rsidR="00461860">
              <w:rPr>
                <w:noProof/>
                <w:webHidden/>
              </w:rPr>
              <w:fldChar w:fldCharType="begin"/>
            </w:r>
            <w:r w:rsidR="00461860">
              <w:rPr>
                <w:noProof/>
                <w:webHidden/>
              </w:rPr>
              <w:instrText xml:space="preserve"> PAGEREF _Toc59126335 \h </w:instrText>
            </w:r>
            <w:r w:rsidR="00461860">
              <w:rPr>
                <w:noProof/>
                <w:webHidden/>
              </w:rPr>
            </w:r>
            <w:r w:rsidR="00461860">
              <w:rPr>
                <w:noProof/>
                <w:webHidden/>
              </w:rPr>
              <w:fldChar w:fldCharType="separate"/>
            </w:r>
            <w:r w:rsidR="00461860">
              <w:rPr>
                <w:noProof/>
                <w:webHidden/>
              </w:rPr>
              <w:t>422</w:t>
            </w:r>
            <w:r w:rsidR="00461860">
              <w:rPr>
                <w:noProof/>
                <w:webHidden/>
              </w:rPr>
              <w:fldChar w:fldCharType="end"/>
            </w:r>
          </w:hyperlink>
        </w:p>
        <w:p w14:paraId="19A1F28A" w14:textId="7068FFD9" w:rsidR="00461860" w:rsidRDefault="00CF334C">
          <w:pPr>
            <w:pStyle w:val="Innehll1"/>
            <w:rPr>
              <w:rFonts w:asciiTheme="minorHAnsi" w:eastAsiaTheme="minorEastAsia" w:hAnsiTheme="minorHAnsi"/>
              <w:noProof/>
              <w:color w:val="auto"/>
              <w:lang w:val="sv-SE" w:eastAsia="sv-SE"/>
            </w:rPr>
          </w:pPr>
          <w:hyperlink w:anchor="_Toc59126336" w:history="1">
            <w:r w:rsidR="00461860" w:rsidRPr="00CB763D">
              <w:rPr>
                <w:rStyle w:val="Hyperlnk"/>
                <w:noProof/>
              </w:rPr>
              <w:t>F.</w:t>
            </w:r>
            <w:r w:rsidR="00461860">
              <w:rPr>
                <w:rFonts w:asciiTheme="minorHAnsi" w:eastAsiaTheme="minorEastAsia" w:hAnsiTheme="minorHAnsi"/>
                <w:noProof/>
                <w:color w:val="auto"/>
                <w:lang w:val="sv-SE" w:eastAsia="sv-SE"/>
              </w:rPr>
              <w:tab/>
            </w:r>
            <w:r w:rsidR="00461860" w:rsidRPr="00CB763D">
              <w:rPr>
                <w:rStyle w:val="Hyperlnk"/>
                <w:noProof/>
              </w:rPr>
              <w:t>Auxiliary Classes</w:t>
            </w:r>
            <w:r w:rsidR="00461860">
              <w:rPr>
                <w:noProof/>
                <w:webHidden/>
              </w:rPr>
              <w:tab/>
            </w:r>
            <w:r w:rsidR="00461860">
              <w:rPr>
                <w:noProof/>
                <w:webHidden/>
              </w:rPr>
              <w:fldChar w:fldCharType="begin"/>
            </w:r>
            <w:r w:rsidR="00461860">
              <w:rPr>
                <w:noProof/>
                <w:webHidden/>
              </w:rPr>
              <w:instrText xml:space="preserve"> PAGEREF _Toc59126336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74E260A9" w14:textId="0B2625E9"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37" w:history="1">
            <w:r w:rsidR="00461860" w:rsidRPr="00CB763D">
              <w:rPr>
                <w:rStyle w:val="Hyperlnk"/>
                <w:noProof/>
              </w:rPr>
              <w:t>13.19.</w:t>
            </w:r>
            <w:r w:rsidR="00461860">
              <w:rPr>
                <w:rFonts w:asciiTheme="minorHAnsi" w:eastAsiaTheme="minorEastAsia" w:hAnsiTheme="minorHAnsi"/>
                <w:noProof/>
                <w:color w:val="auto"/>
                <w:lang w:val="sv-SE" w:eastAsia="sv-SE"/>
              </w:rPr>
              <w:tab/>
            </w:r>
            <w:r w:rsidR="00461860" w:rsidRPr="00CB763D">
              <w:rPr>
                <w:rStyle w:val="Hyperlnk"/>
                <w:noProof/>
              </w:rPr>
              <w:t>Error Handling</w:t>
            </w:r>
            <w:r w:rsidR="00461860">
              <w:rPr>
                <w:noProof/>
                <w:webHidden/>
              </w:rPr>
              <w:tab/>
            </w:r>
            <w:r w:rsidR="00461860">
              <w:rPr>
                <w:noProof/>
                <w:webHidden/>
              </w:rPr>
              <w:fldChar w:fldCharType="begin"/>
            </w:r>
            <w:r w:rsidR="00461860">
              <w:rPr>
                <w:noProof/>
                <w:webHidden/>
              </w:rPr>
              <w:instrText xml:space="preserve"> PAGEREF _Toc59126337 \h </w:instrText>
            </w:r>
            <w:r w:rsidR="00461860">
              <w:rPr>
                <w:noProof/>
                <w:webHidden/>
              </w:rPr>
            </w:r>
            <w:r w:rsidR="00461860">
              <w:rPr>
                <w:noProof/>
                <w:webHidden/>
              </w:rPr>
              <w:fldChar w:fldCharType="separate"/>
            </w:r>
            <w:r w:rsidR="00461860">
              <w:rPr>
                <w:noProof/>
                <w:webHidden/>
              </w:rPr>
              <w:t>424</w:t>
            </w:r>
            <w:r w:rsidR="00461860">
              <w:rPr>
                <w:noProof/>
                <w:webHidden/>
              </w:rPr>
              <w:fldChar w:fldCharType="end"/>
            </w:r>
          </w:hyperlink>
        </w:p>
        <w:p w14:paraId="2BA32D01" w14:textId="4964D7B6"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38" w:history="1">
            <w:r w:rsidR="00461860" w:rsidRPr="00CB763D">
              <w:rPr>
                <w:rStyle w:val="Hyperlnk"/>
                <w:noProof/>
              </w:rPr>
              <w:t>13.20.</w:t>
            </w:r>
            <w:r w:rsidR="00461860">
              <w:rPr>
                <w:rFonts w:asciiTheme="minorHAnsi" w:eastAsiaTheme="minorEastAsia" w:hAnsiTheme="minorHAnsi"/>
                <w:noProof/>
                <w:color w:val="auto"/>
                <w:lang w:val="sv-SE" w:eastAsia="sv-SE"/>
              </w:rPr>
              <w:tab/>
            </w:r>
            <w:r w:rsidR="00461860" w:rsidRPr="00CB763D">
              <w:rPr>
                <w:rStyle w:val="Hyperlnk"/>
                <w:noProof/>
              </w:rPr>
              <w:t>Container Classes</w:t>
            </w:r>
            <w:r w:rsidR="00461860">
              <w:rPr>
                <w:noProof/>
                <w:webHidden/>
              </w:rPr>
              <w:tab/>
            </w:r>
            <w:r w:rsidR="00461860">
              <w:rPr>
                <w:noProof/>
                <w:webHidden/>
              </w:rPr>
              <w:fldChar w:fldCharType="begin"/>
            </w:r>
            <w:r w:rsidR="00461860">
              <w:rPr>
                <w:noProof/>
                <w:webHidden/>
              </w:rPr>
              <w:instrText xml:space="preserve"> PAGEREF _Toc59126338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E0251B6" w14:textId="050EA581"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39" w:history="1">
            <w:r w:rsidR="00461860" w:rsidRPr="00CB763D">
              <w:rPr>
                <w:rStyle w:val="Hyperlnk"/>
                <w:noProof/>
              </w:rPr>
              <w:t>13.20.1.</w:t>
            </w:r>
            <w:r w:rsidR="00461860">
              <w:rPr>
                <w:rFonts w:asciiTheme="minorHAnsi" w:eastAsiaTheme="minorEastAsia" w:hAnsiTheme="minorHAnsi"/>
                <w:noProof/>
                <w:color w:val="auto"/>
                <w:lang w:val="sv-SE" w:eastAsia="sv-SE"/>
              </w:rPr>
              <w:tab/>
            </w:r>
            <w:r w:rsidR="00461860" w:rsidRPr="00CB763D">
              <w:rPr>
                <w:rStyle w:val="Hyperlnk"/>
                <w:noProof/>
              </w:rPr>
              <w:t>Ordered Pair</w:t>
            </w:r>
            <w:r w:rsidR="00461860">
              <w:rPr>
                <w:noProof/>
                <w:webHidden/>
              </w:rPr>
              <w:tab/>
            </w:r>
            <w:r w:rsidR="00461860">
              <w:rPr>
                <w:noProof/>
                <w:webHidden/>
              </w:rPr>
              <w:fldChar w:fldCharType="begin"/>
            </w:r>
            <w:r w:rsidR="00461860">
              <w:rPr>
                <w:noProof/>
                <w:webHidden/>
              </w:rPr>
              <w:instrText xml:space="preserve"> PAGEREF _Toc59126339 \h </w:instrText>
            </w:r>
            <w:r w:rsidR="00461860">
              <w:rPr>
                <w:noProof/>
                <w:webHidden/>
              </w:rPr>
            </w:r>
            <w:r w:rsidR="00461860">
              <w:rPr>
                <w:noProof/>
                <w:webHidden/>
              </w:rPr>
              <w:fldChar w:fldCharType="separate"/>
            </w:r>
            <w:r w:rsidR="00461860">
              <w:rPr>
                <w:noProof/>
                <w:webHidden/>
              </w:rPr>
              <w:t>428</w:t>
            </w:r>
            <w:r w:rsidR="00461860">
              <w:rPr>
                <w:noProof/>
                <w:webHidden/>
              </w:rPr>
              <w:fldChar w:fldCharType="end"/>
            </w:r>
          </w:hyperlink>
        </w:p>
        <w:p w14:paraId="2A057E7F" w14:textId="26F41D4A"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40" w:history="1">
            <w:r w:rsidR="00461860" w:rsidRPr="00CB763D">
              <w:rPr>
                <w:rStyle w:val="Hyperlnk"/>
                <w:noProof/>
              </w:rPr>
              <w:t>13.21.</w:t>
            </w:r>
            <w:r w:rsidR="00461860">
              <w:rPr>
                <w:rFonts w:asciiTheme="minorHAnsi" w:eastAsiaTheme="minorEastAsia" w:hAnsiTheme="minorHAnsi"/>
                <w:noProof/>
                <w:color w:val="auto"/>
                <w:lang w:val="sv-SE" w:eastAsia="sv-SE"/>
              </w:rPr>
              <w:tab/>
            </w:r>
            <w:r w:rsidR="00461860" w:rsidRPr="00CB763D">
              <w:rPr>
                <w:rStyle w:val="Hyperlnk"/>
                <w:noProof/>
              </w:rPr>
              <w:t>Graph</w:t>
            </w:r>
            <w:r w:rsidR="00461860">
              <w:rPr>
                <w:noProof/>
                <w:webHidden/>
              </w:rPr>
              <w:tab/>
            </w:r>
            <w:r w:rsidR="00461860">
              <w:rPr>
                <w:noProof/>
                <w:webHidden/>
              </w:rPr>
              <w:fldChar w:fldCharType="begin"/>
            </w:r>
            <w:r w:rsidR="00461860">
              <w:rPr>
                <w:noProof/>
                <w:webHidden/>
              </w:rPr>
              <w:instrText xml:space="preserve"> PAGEREF _Toc59126340 \h </w:instrText>
            </w:r>
            <w:r w:rsidR="00461860">
              <w:rPr>
                <w:noProof/>
                <w:webHidden/>
              </w:rPr>
            </w:r>
            <w:r w:rsidR="00461860">
              <w:rPr>
                <w:noProof/>
                <w:webHidden/>
              </w:rPr>
              <w:fldChar w:fldCharType="separate"/>
            </w:r>
            <w:r w:rsidR="00461860">
              <w:rPr>
                <w:noProof/>
                <w:webHidden/>
              </w:rPr>
              <w:t>429</w:t>
            </w:r>
            <w:r w:rsidR="00461860">
              <w:rPr>
                <w:noProof/>
                <w:webHidden/>
              </w:rPr>
              <w:fldChar w:fldCharType="end"/>
            </w:r>
          </w:hyperlink>
        </w:p>
        <w:p w14:paraId="2FD29DA3" w14:textId="1C74E158"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41" w:history="1">
            <w:r w:rsidR="00461860" w:rsidRPr="00CB763D">
              <w:rPr>
                <w:rStyle w:val="Hyperlnk"/>
                <w:noProof/>
              </w:rPr>
              <w:t>13.21.1.</w:t>
            </w:r>
            <w:r w:rsidR="00461860">
              <w:rPr>
                <w:rFonts w:asciiTheme="minorHAnsi" w:eastAsiaTheme="minorEastAsia" w:hAnsiTheme="minorHAnsi"/>
                <w:noProof/>
                <w:color w:val="auto"/>
                <w:lang w:val="sv-SE" w:eastAsia="sv-SE"/>
              </w:rPr>
              <w:tab/>
            </w:r>
            <w:r w:rsidR="00461860" w:rsidRPr="00CB763D">
              <w:rPr>
                <w:rStyle w:val="Hyperlnk"/>
                <w:noProof/>
              </w:rPr>
              <w:t>Addition and Removal of Vertices and Edges</w:t>
            </w:r>
            <w:r w:rsidR="00461860">
              <w:rPr>
                <w:noProof/>
                <w:webHidden/>
              </w:rPr>
              <w:tab/>
            </w:r>
            <w:r w:rsidR="00461860">
              <w:rPr>
                <w:noProof/>
                <w:webHidden/>
              </w:rPr>
              <w:fldChar w:fldCharType="begin"/>
            </w:r>
            <w:r w:rsidR="00461860">
              <w:rPr>
                <w:noProof/>
                <w:webHidden/>
              </w:rPr>
              <w:instrText xml:space="preserve"> PAGEREF _Toc59126341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3DF64557" w14:textId="090A01E2"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42" w:history="1">
            <w:r w:rsidR="00461860" w:rsidRPr="00CB763D">
              <w:rPr>
                <w:rStyle w:val="Hyperlnk"/>
                <w:noProof/>
              </w:rPr>
              <w:t>13.21.2.</w:t>
            </w:r>
            <w:r w:rsidR="00461860">
              <w:rPr>
                <w:rFonts w:asciiTheme="minorHAnsi" w:eastAsiaTheme="minorEastAsia" w:hAnsiTheme="minorHAnsi"/>
                <w:noProof/>
                <w:color w:val="auto"/>
                <w:lang w:val="sv-SE" w:eastAsia="sv-SE"/>
              </w:rPr>
              <w:tab/>
            </w:r>
            <w:r w:rsidR="00461860" w:rsidRPr="00CB763D">
              <w:rPr>
                <w:rStyle w:val="Hyperlnk"/>
                <w:noProof/>
              </w:rPr>
              <w:t>Graph Partition</w:t>
            </w:r>
            <w:r w:rsidR="00461860">
              <w:rPr>
                <w:noProof/>
                <w:webHidden/>
              </w:rPr>
              <w:tab/>
            </w:r>
            <w:r w:rsidR="00461860">
              <w:rPr>
                <w:noProof/>
                <w:webHidden/>
              </w:rPr>
              <w:fldChar w:fldCharType="begin"/>
            </w:r>
            <w:r w:rsidR="00461860">
              <w:rPr>
                <w:noProof/>
                <w:webHidden/>
              </w:rPr>
              <w:instrText xml:space="preserve"> PAGEREF _Toc59126342 \h </w:instrText>
            </w:r>
            <w:r w:rsidR="00461860">
              <w:rPr>
                <w:noProof/>
                <w:webHidden/>
              </w:rPr>
            </w:r>
            <w:r w:rsidR="00461860">
              <w:rPr>
                <w:noProof/>
                <w:webHidden/>
              </w:rPr>
              <w:fldChar w:fldCharType="separate"/>
            </w:r>
            <w:r w:rsidR="00461860">
              <w:rPr>
                <w:noProof/>
                <w:webHidden/>
              </w:rPr>
              <w:t>430</w:t>
            </w:r>
            <w:r w:rsidR="00461860">
              <w:rPr>
                <w:noProof/>
                <w:webHidden/>
              </w:rPr>
              <w:fldChar w:fldCharType="end"/>
            </w:r>
          </w:hyperlink>
        </w:p>
        <w:p w14:paraId="2BCEED41" w14:textId="58D91EBE" w:rsidR="00461860" w:rsidRDefault="00CF334C">
          <w:pPr>
            <w:pStyle w:val="Innehll1"/>
            <w:rPr>
              <w:rFonts w:asciiTheme="minorHAnsi" w:eastAsiaTheme="minorEastAsia" w:hAnsiTheme="minorHAnsi"/>
              <w:noProof/>
              <w:color w:val="auto"/>
              <w:lang w:val="sv-SE" w:eastAsia="sv-SE"/>
            </w:rPr>
          </w:pPr>
          <w:hyperlink w:anchor="_Toc59126343" w:history="1">
            <w:r w:rsidR="00461860" w:rsidRPr="00CB763D">
              <w:rPr>
                <w:rStyle w:val="Hyperlnk"/>
                <w:noProof/>
              </w:rPr>
              <w:t>G.</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_Toc59126343 \h </w:instrText>
            </w:r>
            <w:r w:rsidR="00461860">
              <w:rPr>
                <w:noProof/>
                <w:webHidden/>
              </w:rPr>
            </w:r>
            <w:r w:rsidR="00461860">
              <w:rPr>
                <w:noProof/>
                <w:webHidden/>
              </w:rPr>
              <w:fldChar w:fldCharType="separate"/>
            </w:r>
            <w:r w:rsidR="00461860">
              <w:rPr>
                <w:noProof/>
                <w:webHidden/>
              </w:rPr>
              <w:t>432</w:t>
            </w:r>
            <w:r w:rsidR="00461860">
              <w:rPr>
                <w:noProof/>
                <w:webHidden/>
              </w:rPr>
              <w:fldChar w:fldCharType="end"/>
            </w:r>
          </w:hyperlink>
        </w:p>
        <w:p w14:paraId="3C709780" w14:textId="0B92450F" w:rsidR="00461860" w:rsidRDefault="00CF334C">
          <w:pPr>
            <w:pStyle w:val="Innehll1"/>
            <w:rPr>
              <w:rFonts w:asciiTheme="minorHAnsi" w:eastAsiaTheme="minorEastAsia" w:hAnsiTheme="minorHAnsi"/>
              <w:noProof/>
              <w:color w:val="auto"/>
              <w:lang w:val="sv-SE" w:eastAsia="sv-SE"/>
            </w:rPr>
          </w:pPr>
          <w:hyperlink w:anchor="_Toc59126344" w:history="1">
            <w:r w:rsidR="00461860" w:rsidRPr="00CB763D">
              <w:rPr>
                <w:rStyle w:val="Hyperlnk"/>
                <w:noProof/>
              </w:rPr>
              <w:t>H.</w:t>
            </w:r>
            <w:r w:rsidR="00461860">
              <w:rPr>
                <w:rFonts w:asciiTheme="minorHAnsi" w:eastAsiaTheme="minorEastAsia" w:hAnsiTheme="minorHAnsi"/>
                <w:noProof/>
                <w:color w:val="auto"/>
                <w:lang w:val="sv-SE" w:eastAsia="sv-SE"/>
              </w:rPr>
              <w:tab/>
            </w:r>
            <w:r w:rsidR="00461860" w:rsidRPr="00CB763D">
              <w:rPr>
                <w:rStyle w:val="Hyperlnk"/>
                <w:noProof/>
              </w:rPr>
              <w:t>A Crash Course in C</w:t>
            </w:r>
            <w:r w:rsidR="00461860">
              <w:rPr>
                <w:noProof/>
                <w:webHidden/>
              </w:rPr>
              <w:tab/>
            </w:r>
            <w:r w:rsidR="00461860">
              <w:rPr>
                <w:noProof/>
                <w:webHidden/>
              </w:rPr>
              <w:fldChar w:fldCharType="begin"/>
            </w:r>
            <w:r w:rsidR="00461860">
              <w:rPr>
                <w:noProof/>
                <w:webHidden/>
              </w:rPr>
              <w:instrText xml:space="preserve"> PAGEREF _Toc59126344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4670EEE1" w14:textId="41AAFADA"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45" w:history="1">
            <w:r w:rsidR="00461860" w:rsidRPr="00CB763D">
              <w:rPr>
                <w:rStyle w:val="Hyperlnk"/>
                <w:noProof/>
              </w:rPr>
              <w:t>13.22.</w:t>
            </w:r>
            <w:r w:rsidR="00461860">
              <w:rPr>
                <w:rFonts w:asciiTheme="minorHAnsi" w:eastAsiaTheme="minorEastAsia" w:hAnsiTheme="minorHAnsi"/>
                <w:noProof/>
                <w:color w:val="auto"/>
                <w:lang w:val="sv-SE" w:eastAsia="sv-SE"/>
              </w:rPr>
              <w:tab/>
            </w:r>
            <w:r w:rsidR="00461860" w:rsidRPr="00CB763D">
              <w:rPr>
                <w:rStyle w:val="Hyperlnk"/>
                <w:noProof/>
              </w:rPr>
              <w:t>The Compiler and the Linker</w:t>
            </w:r>
            <w:r w:rsidR="00461860">
              <w:rPr>
                <w:noProof/>
                <w:webHidden/>
              </w:rPr>
              <w:tab/>
            </w:r>
            <w:r w:rsidR="00461860">
              <w:rPr>
                <w:noProof/>
                <w:webHidden/>
              </w:rPr>
              <w:fldChar w:fldCharType="begin"/>
            </w:r>
            <w:r w:rsidR="00461860">
              <w:rPr>
                <w:noProof/>
                <w:webHidden/>
              </w:rPr>
              <w:instrText xml:space="preserve"> PAGEREF _Toc59126345 \h </w:instrText>
            </w:r>
            <w:r w:rsidR="00461860">
              <w:rPr>
                <w:noProof/>
                <w:webHidden/>
              </w:rPr>
            </w:r>
            <w:r w:rsidR="00461860">
              <w:rPr>
                <w:noProof/>
                <w:webHidden/>
              </w:rPr>
              <w:fldChar w:fldCharType="separate"/>
            </w:r>
            <w:r w:rsidR="00461860">
              <w:rPr>
                <w:noProof/>
                <w:webHidden/>
              </w:rPr>
              <w:t>433</w:t>
            </w:r>
            <w:r w:rsidR="00461860">
              <w:rPr>
                <w:noProof/>
                <w:webHidden/>
              </w:rPr>
              <w:fldChar w:fldCharType="end"/>
            </w:r>
          </w:hyperlink>
        </w:p>
        <w:p w14:paraId="7588FE5C" w14:textId="1228B206"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46" w:history="1">
            <w:r w:rsidR="00461860" w:rsidRPr="00CB763D">
              <w:rPr>
                <w:rStyle w:val="Hyperlnk"/>
                <w:noProof/>
              </w:rPr>
              <w:t>13.23.</w:t>
            </w:r>
            <w:r w:rsidR="00461860">
              <w:rPr>
                <w:rFonts w:asciiTheme="minorHAnsi" w:eastAsiaTheme="minorEastAsia" w:hAnsiTheme="minorHAnsi"/>
                <w:noProof/>
                <w:color w:val="auto"/>
                <w:lang w:val="sv-SE" w:eastAsia="sv-SE"/>
              </w:rPr>
              <w:tab/>
            </w:r>
            <w:r w:rsidR="00461860" w:rsidRPr="00CB763D">
              <w:rPr>
                <w:rStyle w:val="Hyperlnk"/>
                <w:noProof/>
              </w:rPr>
              <w:t>The Hello-World Program</w:t>
            </w:r>
            <w:r w:rsidR="00461860">
              <w:rPr>
                <w:noProof/>
                <w:webHidden/>
              </w:rPr>
              <w:tab/>
            </w:r>
            <w:r w:rsidR="00461860">
              <w:rPr>
                <w:noProof/>
                <w:webHidden/>
              </w:rPr>
              <w:fldChar w:fldCharType="begin"/>
            </w:r>
            <w:r w:rsidR="00461860">
              <w:rPr>
                <w:noProof/>
                <w:webHidden/>
              </w:rPr>
              <w:instrText xml:space="preserve"> PAGEREF _Toc59126346 \h </w:instrText>
            </w:r>
            <w:r w:rsidR="00461860">
              <w:rPr>
                <w:noProof/>
                <w:webHidden/>
              </w:rPr>
            </w:r>
            <w:r w:rsidR="00461860">
              <w:rPr>
                <w:noProof/>
                <w:webHidden/>
              </w:rPr>
              <w:fldChar w:fldCharType="separate"/>
            </w:r>
            <w:r w:rsidR="00461860">
              <w:rPr>
                <w:noProof/>
                <w:webHidden/>
              </w:rPr>
              <w:t>434</w:t>
            </w:r>
            <w:r w:rsidR="00461860">
              <w:rPr>
                <w:noProof/>
                <w:webHidden/>
              </w:rPr>
              <w:fldChar w:fldCharType="end"/>
            </w:r>
          </w:hyperlink>
        </w:p>
        <w:p w14:paraId="2392FA59" w14:textId="1FB8751B"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47" w:history="1">
            <w:r w:rsidR="00461860" w:rsidRPr="00CB763D">
              <w:rPr>
                <w:rStyle w:val="Hyperlnk"/>
                <w:noProof/>
              </w:rPr>
              <w:t>13.24.</w:t>
            </w:r>
            <w:r w:rsidR="00461860">
              <w:rPr>
                <w:rFonts w:asciiTheme="minorHAnsi" w:eastAsiaTheme="minorEastAsia" w:hAnsiTheme="minorHAnsi"/>
                <w:noProof/>
                <w:color w:val="auto"/>
                <w:lang w:val="sv-SE" w:eastAsia="sv-SE"/>
              </w:rPr>
              <w:tab/>
            </w:r>
            <w:r w:rsidR="00461860" w:rsidRPr="00CB763D">
              <w:rPr>
                <w:rStyle w:val="Hyperlnk"/>
                <w:noProof/>
              </w:rPr>
              <w:t>Comments</w:t>
            </w:r>
            <w:r w:rsidR="00461860">
              <w:rPr>
                <w:noProof/>
                <w:webHidden/>
              </w:rPr>
              <w:tab/>
            </w:r>
            <w:r w:rsidR="00461860">
              <w:rPr>
                <w:noProof/>
                <w:webHidden/>
              </w:rPr>
              <w:fldChar w:fldCharType="begin"/>
            </w:r>
            <w:r w:rsidR="00461860">
              <w:rPr>
                <w:noProof/>
                <w:webHidden/>
              </w:rPr>
              <w:instrText xml:space="preserve"> PAGEREF _Toc59126347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589AE399" w14:textId="02F544DC"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48" w:history="1">
            <w:r w:rsidR="00461860" w:rsidRPr="00CB763D">
              <w:rPr>
                <w:rStyle w:val="Hyperlnk"/>
                <w:noProof/>
              </w:rPr>
              <w:t>13.25.</w:t>
            </w:r>
            <w:r w:rsidR="00461860">
              <w:rPr>
                <w:rFonts w:asciiTheme="minorHAnsi" w:eastAsiaTheme="minorEastAsia" w:hAnsiTheme="minorHAnsi"/>
                <w:noProof/>
                <w:color w:val="auto"/>
                <w:lang w:val="sv-SE" w:eastAsia="sv-SE"/>
              </w:rPr>
              <w:tab/>
            </w:r>
            <w:r w:rsidR="00461860" w:rsidRPr="00CB763D">
              <w:rPr>
                <w:rStyle w:val="Hyperlnk"/>
                <w:noProof/>
              </w:rPr>
              <w:t>Types and Variables</w:t>
            </w:r>
            <w:r w:rsidR="00461860">
              <w:rPr>
                <w:noProof/>
                <w:webHidden/>
              </w:rPr>
              <w:tab/>
            </w:r>
            <w:r w:rsidR="00461860">
              <w:rPr>
                <w:noProof/>
                <w:webHidden/>
              </w:rPr>
              <w:fldChar w:fldCharType="begin"/>
            </w:r>
            <w:r w:rsidR="00461860">
              <w:rPr>
                <w:noProof/>
                <w:webHidden/>
              </w:rPr>
              <w:instrText xml:space="preserve"> PAGEREF _Toc59126348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491A586C" w14:textId="1AA3402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49" w:history="1">
            <w:r w:rsidR="00461860" w:rsidRPr="00CB763D">
              <w:rPr>
                <w:rStyle w:val="Hyperlnk"/>
                <w:noProof/>
              </w:rPr>
              <w:t>1.1.1</w:t>
            </w:r>
            <w:r w:rsidR="00461860">
              <w:rPr>
                <w:rFonts w:asciiTheme="minorHAnsi" w:eastAsiaTheme="minorEastAsia" w:hAnsiTheme="minorHAnsi"/>
                <w:noProof/>
                <w:color w:val="auto"/>
                <w:lang w:val="sv-SE" w:eastAsia="sv-SE"/>
              </w:rPr>
              <w:tab/>
            </w:r>
            <w:r w:rsidR="00461860" w:rsidRPr="00CB763D">
              <w:rPr>
                <w:rStyle w:val="Hyperlnk"/>
                <w:noProof/>
              </w:rPr>
              <w:t>Simple Types</w:t>
            </w:r>
            <w:r w:rsidR="00461860">
              <w:rPr>
                <w:noProof/>
                <w:webHidden/>
              </w:rPr>
              <w:tab/>
            </w:r>
            <w:r w:rsidR="00461860">
              <w:rPr>
                <w:noProof/>
                <w:webHidden/>
              </w:rPr>
              <w:fldChar w:fldCharType="begin"/>
            </w:r>
            <w:r w:rsidR="00461860">
              <w:rPr>
                <w:noProof/>
                <w:webHidden/>
              </w:rPr>
              <w:instrText xml:space="preserve"> PAGEREF _Toc59126349 \h </w:instrText>
            </w:r>
            <w:r w:rsidR="00461860">
              <w:rPr>
                <w:noProof/>
                <w:webHidden/>
              </w:rPr>
            </w:r>
            <w:r w:rsidR="00461860">
              <w:rPr>
                <w:noProof/>
                <w:webHidden/>
              </w:rPr>
              <w:fldChar w:fldCharType="separate"/>
            </w:r>
            <w:r w:rsidR="00461860">
              <w:rPr>
                <w:noProof/>
                <w:webHidden/>
              </w:rPr>
              <w:t>435</w:t>
            </w:r>
            <w:r w:rsidR="00461860">
              <w:rPr>
                <w:noProof/>
                <w:webHidden/>
              </w:rPr>
              <w:fldChar w:fldCharType="end"/>
            </w:r>
          </w:hyperlink>
        </w:p>
        <w:p w14:paraId="12BEFA09" w14:textId="41A874A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0" w:history="1">
            <w:r w:rsidR="00461860" w:rsidRPr="00CB763D">
              <w:rPr>
                <w:rStyle w:val="Hyperlnk"/>
                <w:noProof/>
              </w:rPr>
              <w:t>2.1.1</w:t>
            </w:r>
            <w:r w:rsidR="00461860">
              <w:rPr>
                <w:rFonts w:asciiTheme="minorHAnsi" w:eastAsiaTheme="minorEastAsia" w:hAnsiTheme="minorHAnsi"/>
                <w:noProof/>
                <w:color w:val="auto"/>
                <w:lang w:val="sv-SE" w:eastAsia="sv-SE"/>
              </w:rPr>
              <w:tab/>
            </w:r>
            <w:r w:rsidR="00461860" w:rsidRPr="00CB763D">
              <w:rPr>
                <w:rStyle w:val="Hyperlnk"/>
                <w:noProof/>
              </w:rPr>
              <w:t>Variables</w:t>
            </w:r>
            <w:r w:rsidR="00461860">
              <w:rPr>
                <w:noProof/>
                <w:webHidden/>
              </w:rPr>
              <w:tab/>
            </w:r>
            <w:r w:rsidR="00461860">
              <w:rPr>
                <w:noProof/>
                <w:webHidden/>
              </w:rPr>
              <w:fldChar w:fldCharType="begin"/>
            </w:r>
            <w:r w:rsidR="00461860">
              <w:rPr>
                <w:noProof/>
                <w:webHidden/>
              </w:rPr>
              <w:instrText xml:space="preserve"> PAGEREF _Toc59126350 \h </w:instrText>
            </w:r>
            <w:r w:rsidR="00461860">
              <w:rPr>
                <w:noProof/>
                <w:webHidden/>
              </w:rPr>
            </w:r>
            <w:r w:rsidR="00461860">
              <w:rPr>
                <w:noProof/>
                <w:webHidden/>
              </w:rPr>
              <w:fldChar w:fldCharType="separate"/>
            </w:r>
            <w:r w:rsidR="00461860">
              <w:rPr>
                <w:noProof/>
                <w:webHidden/>
              </w:rPr>
              <w:t>436</w:t>
            </w:r>
            <w:r w:rsidR="00461860">
              <w:rPr>
                <w:noProof/>
                <w:webHidden/>
              </w:rPr>
              <w:fldChar w:fldCharType="end"/>
            </w:r>
          </w:hyperlink>
        </w:p>
        <w:p w14:paraId="438AD3BB" w14:textId="5965F61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1" w:history="1">
            <w:r w:rsidR="00461860" w:rsidRPr="00CB763D">
              <w:rPr>
                <w:rStyle w:val="Hyperlnk"/>
                <w:noProof/>
              </w:rPr>
              <w:t>3.1.1</w:t>
            </w:r>
            <w:r w:rsidR="00461860">
              <w:rPr>
                <w:rFonts w:asciiTheme="minorHAnsi" w:eastAsiaTheme="minorEastAsia" w:hAnsiTheme="minorHAnsi"/>
                <w:noProof/>
                <w:color w:val="auto"/>
                <w:lang w:val="sv-SE" w:eastAsia="sv-SE"/>
              </w:rPr>
              <w:tab/>
            </w:r>
            <w:r w:rsidR="00461860" w:rsidRPr="00CB763D">
              <w:rPr>
                <w:rStyle w:val="Hyperlnk"/>
                <w:noProof/>
              </w:rPr>
              <w:t>Constants</w:t>
            </w:r>
            <w:r w:rsidR="00461860">
              <w:rPr>
                <w:noProof/>
                <w:webHidden/>
              </w:rPr>
              <w:tab/>
            </w:r>
            <w:r w:rsidR="00461860">
              <w:rPr>
                <w:noProof/>
                <w:webHidden/>
              </w:rPr>
              <w:fldChar w:fldCharType="begin"/>
            </w:r>
            <w:r w:rsidR="00461860">
              <w:rPr>
                <w:noProof/>
                <w:webHidden/>
              </w:rPr>
              <w:instrText xml:space="preserve"> PAGEREF _Toc59126351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3FE98A12" w14:textId="3FC0B08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2" w:history="1">
            <w:r w:rsidR="00461860" w:rsidRPr="00CB763D">
              <w:rPr>
                <w:rStyle w:val="Hyperlnk"/>
                <w:noProof/>
              </w:rPr>
              <w:t>4.1.1</w:t>
            </w:r>
            <w:r w:rsidR="00461860">
              <w:rPr>
                <w:rFonts w:asciiTheme="minorHAnsi" w:eastAsiaTheme="minorEastAsia" w:hAnsiTheme="minorHAnsi"/>
                <w:noProof/>
                <w:color w:val="auto"/>
                <w:lang w:val="sv-SE" w:eastAsia="sv-SE"/>
              </w:rPr>
              <w:tab/>
            </w:r>
            <w:r w:rsidR="00461860" w:rsidRPr="00CB763D">
              <w:rPr>
                <w:rStyle w:val="Hyperlnk"/>
                <w:noProof/>
              </w:rPr>
              <w:t>Output</w:t>
            </w:r>
            <w:r w:rsidR="00461860">
              <w:rPr>
                <w:noProof/>
                <w:webHidden/>
              </w:rPr>
              <w:tab/>
            </w:r>
            <w:r w:rsidR="00461860">
              <w:rPr>
                <w:noProof/>
                <w:webHidden/>
              </w:rPr>
              <w:fldChar w:fldCharType="begin"/>
            </w:r>
            <w:r w:rsidR="00461860">
              <w:rPr>
                <w:noProof/>
                <w:webHidden/>
              </w:rPr>
              <w:instrText xml:space="preserve"> PAGEREF _Toc59126352 \h </w:instrText>
            </w:r>
            <w:r w:rsidR="00461860">
              <w:rPr>
                <w:noProof/>
                <w:webHidden/>
              </w:rPr>
            </w:r>
            <w:r w:rsidR="00461860">
              <w:rPr>
                <w:noProof/>
                <w:webHidden/>
              </w:rPr>
              <w:fldChar w:fldCharType="separate"/>
            </w:r>
            <w:r w:rsidR="00461860">
              <w:rPr>
                <w:noProof/>
                <w:webHidden/>
              </w:rPr>
              <w:t>437</w:t>
            </w:r>
            <w:r w:rsidR="00461860">
              <w:rPr>
                <w:noProof/>
                <w:webHidden/>
              </w:rPr>
              <w:fldChar w:fldCharType="end"/>
            </w:r>
          </w:hyperlink>
        </w:p>
        <w:p w14:paraId="7D62A5E8" w14:textId="087C345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3" w:history="1">
            <w:r w:rsidR="00461860" w:rsidRPr="00CB763D">
              <w:rPr>
                <w:rStyle w:val="Hyperlnk"/>
                <w:noProof/>
              </w:rPr>
              <w:t>5.1.1</w:t>
            </w:r>
            <w:r w:rsidR="00461860">
              <w:rPr>
                <w:rFonts w:asciiTheme="minorHAnsi" w:eastAsiaTheme="minorEastAsia" w:hAnsiTheme="minorHAnsi"/>
                <w:noProof/>
                <w:color w:val="auto"/>
                <w:lang w:val="sv-SE" w:eastAsia="sv-SE"/>
              </w:rPr>
              <w:tab/>
            </w:r>
            <w:r w:rsidR="00461860" w:rsidRPr="00CB763D">
              <w:rPr>
                <w:rStyle w:val="Hyperlnk"/>
                <w:noProof/>
              </w:rPr>
              <w:t>Input</w:t>
            </w:r>
            <w:r w:rsidR="00461860">
              <w:rPr>
                <w:noProof/>
                <w:webHidden/>
              </w:rPr>
              <w:tab/>
            </w:r>
            <w:r w:rsidR="00461860">
              <w:rPr>
                <w:noProof/>
                <w:webHidden/>
              </w:rPr>
              <w:fldChar w:fldCharType="begin"/>
            </w:r>
            <w:r w:rsidR="00461860">
              <w:rPr>
                <w:noProof/>
                <w:webHidden/>
              </w:rPr>
              <w:instrText xml:space="preserve"> PAGEREF _Toc59126353 \h </w:instrText>
            </w:r>
            <w:r w:rsidR="00461860">
              <w:rPr>
                <w:noProof/>
                <w:webHidden/>
              </w:rPr>
            </w:r>
            <w:r w:rsidR="00461860">
              <w:rPr>
                <w:noProof/>
                <w:webHidden/>
              </w:rPr>
              <w:fldChar w:fldCharType="separate"/>
            </w:r>
            <w:r w:rsidR="00461860">
              <w:rPr>
                <w:noProof/>
                <w:webHidden/>
              </w:rPr>
              <w:t>438</w:t>
            </w:r>
            <w:r w:rsidR="00461860">
              <w:rPr>
                <w:noProof/>
                <w:webHidden/>
              </w:rPr>
              <w:fldChar w:fldCharType="end"/>
            </w:r>
          </w:hyperlink>
        </w:p>
        <w:p w14:paraId="4C83BF86" w14:textId="487E9E51"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4" w:history="1">
            <w:r w:rsidR="00461860" w:rsidRPr="00CB763D">
              <w:rPr>
                <w:rStyle w:val="Hyperlnk"/>
                <w:noProof/>
              </w:rPr>
              <w:t>6.1.1</w:t>
            </w:r>
            <w:r w:rsidR="00461860">
              <w:rPr>
                <w:rFonts w:asciiTheme="minorHAnsi" w:eastAsiaTheme="minorEastAsia" w:hAnsiTheme="minorHAnsi"/>
                <w:noProof/>
                <w:color w:val="auto"/>
                <w:lang w:val="sv-SE" w:eastAsia="sv-SE"/>
              </w:rPr>
              <w:tab/>
            </w:r>
            <w:r w:rsidR="00461860" w:rsidRPr="00CB763D">
              <w:rPr>
                <w:rStyle w:val="Hyperlnk"/>
                <w:noProof/>
              </w:rPr>
              <w:t>Enumerations</w:t>
            </w:r>
            <w:r w:rsidR="00461860">
              <w:rPr>
                <w:noProof/>
                <w:webHidden/>
              </w:rPr>
              <w:tab/>
            </w:r>
            <w:r w:rsidR="00461860">
              <w:rPr>
                <w:noProof/>
                <w:webHidden/>
              </w:rPr>
              <w:fldChar w:fldCharType="begin"/>
            </w:r>
            <w:r w:rsidR="00461860">
              <w:rPr>
                <w:noProof/>
                <w:webHidden/>
              </w:rPr>
              <w:instrText xml:space="preserve"> PAGEREF _Toc59126354 \h </w:instrText>
            </w:r>
            <w:r w:rsidR="00461860">
              <w:rPr>
                <w:noProof/>
                <w:webHidden/>
              </w:rPr>
            </w:r>
            <w:r w:rsidR="00461860">
              <w:rPr>
                <w:noProof/>
                <w:webHidden/>
              </w:rPr>
              <w:fldChar w:fldCharType="separate"/>
            </w:r>
            <w:r w:rsidR="00461860">
              <w:rPr>
                <w:noProof/>
                <w:webHidden/>
              </w:rPr>
              <w:t>439</w:t>
            </w:r>
            <w:r w:rsidR="00461860">
              <w:rPr>
                <w:noProof/>
                <w:webHidden/>
              </w:rPr>
              <w:fldChar w:fldCharType="end"/>
            </w:r>
          </w:hyperlink>
        </w:p>
        <w:p w14:paraId="75575676" w14:textId="1407FA8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5" w:history="1">
            <w:r w:rsidR="00461860" w:rsidRPr="00CB763D">
              <w:rPr>
                <w:rStyle w:val="Hyperlnk"/>
                <w:noProof/>
              </w:rPr>
              <w:t>7.1.1</w:t>
            </w:r>
            <w:r w:rsidR="00461860">
              <w:rPr>
                <w:rFonts w:asciiTheme="minorHAnsi" w:eastAsiaTheme="minorEastAsia" w:hAnsiTheme="minorHAnsi"/>
                <w:noProof/>
                <w:color w:val="auto"/>
                <w:lang w:val="sv-SE" w:eastAsia="sv-SE"/>
              </w:rPr>
              <w:tab/>
            </w:r>
            <w:r w:rsidR="00461860" w:rsidRPr="00CB763D">
              <w:rPr>
                <w:rStyle w:val="Hyperlnk"/>
                <w:noProof/>
              </w:rPr>
              <w:t>Arrays</w:t>
            </w:r>
            <w:r w:rsidR="00461860">
              <w:rPr>
                <w:noProof/>
                <w:webHidden/>
              </w:rPr>
              <w:tab/>
            </w:r>
            <w:r w:rsidR="00461860">
              <w:rPr>
                <w:noProof/>
                <w:webHidden/>
              </w:rPr>
              <w:fldChar w:fldCharType="begin"/>
            </w:r>
            <w:r w:rsidR="00461860">
              <w:rPr>
                <w:noProof/>
                <w:webHidden/>
              </w:rPr>
              <w:instrText xml:space="preserve"> PAGEREF _Toc59126355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329CE474" w14:textId="2C6AC4D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6" w:history="1">
            <w:r w:rsidR="00461860" w:rsidRPr="00CB763D">
              <w:rPr>
                <w:rStyle w:val="Hyperlnk"/>
                <w:noProof/>
              </w:rPr>
              <w:t>8.1.1</w:t>
            </w:r>
            <w:r w:rsidR="00461860">
              <w:rPr>
                <w:rFonts w:asciiTheme="minorHAnsi" w:eastAsiaTheme="minorEastAsia" w:hAnsiTheme="minorHAnsi"/>
                <w:noProof/>
                <w:color w:val="auto"/>
                <w:lang w:val="sv-SE" w:eastAsia="sv-SE"/>
              </w:rPr>
              <w:tab/>
            </w:r>
            <w:r w:rsidR="00461860" w:rsidRPr="00CB763D">
              <w:rPr>
                <w:rStyle w:val="Hyperlnk"/>
                <w:noProof/>
              </w:rPr>
              <w:t>Characters and Strings</w:t>
            </w:r>
            <w:r w:rsidR="00461860">
              <w:rPr>
                <w:noProof/>
                <w:webHidden/>
              </w:rPr>
              <w:tab/>
            </w:r>
            <w:r w:rsidR="00461860">
              <w:rPr>
                <w:noProof/>
                <w:webHidden/>
              </w:rPr>
              <w:fldChar w:fldCharType="begin"/>
            </w:r>
            <w:r w:rsidR="00461860">
              <w:rPr>
                <w:noProof/>
                <w:webHidden/>
              </w:rPr>
              <w:instrText xml:space="preserve"> PAGEREF _Toc59126356 \h </w:instrText>
            </w:r>
            <w:r w:rsidR="00461860">
              <w:rPr>
                <w:noProof/>
                <w:webHidden/>
              </w:rPr>
            </w:r>
            <w:r w:rsidR="00461860">
              <w:rPr>
                <w:noProof/>
                <w:webHidden/>
              </w:rPr>
              <w:fldChar w:fldCharType="separate"/>
            </w:r>
            <w:r w:rsidR="00461860">
              <w:rPr>
                <w:noProof/>
                <w:webHidden/>
              </w:rPr>
              <w:t>440</w:t>
            </w:r>
            <w:r w:rsidR="00461860">
              <w:rPr>
                <w:noProof/>
                <w:webHidden/>
              </w:rPr>
              <w:fldChar w:fldCharType="end"/>
            </w:r>
          </w:hyperlink>
        </w:p>
        <w:p w14:paraId="47F50C15" w14:textId="7A3D70F0"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7" w:history="1">
            <w:r w:rsidR="00461860" w:rsidRPr="00CB763D">
              <w:rPr>
                <w:rStyle w:val="Hyperlnk"/>
                <w:noProof/>
              </w:rPr>
              <w:t>9.1.1</w:t>
            </w:r>
            <w:r w:rsidR="00461860">
              <w:rPr>
                <w:rFonts w:asciiTheme="minorHAnsi" w:eastAsiaTheme="minorEastAsia" w:hAnsiTheme="minorHAnsi"/>
                <w:noProof/>
                <w:color w:val="auto"/>
                <w:lang w:val="sv-SE" w:eastAsia="sv-SE"/>
              </w:rPr>
              <w:tab/>
            </w:r>
            <w:r w:rsidR="00461860" w:rsidRPr="00CB763D">
              <w:rPr>
                <w:rStyle w:val="Hyperlnk"/>
                <w:noProof/>
              </w:rPr>
              <w:t>The ASCII Table</w:t>
            </w:r>
            <w:r w:rsidR="00461860">
              <w:rPr>
                <w:noProof/>
                <w:webHidden/>
              </w:rPr>
              <w:tab/>
            </w:r>
            <w:r w:rsidR="00461860">
              <w:rPr>
                <w:noProof/>
                <w:webHidden/>
              </w:rPr>
              <w:fldChar w:fldCharType="begin"/>
            </w:r>
            <w:r w:rsidR="00461860">
              <w:rPr>
                <w:noProof/>
                <w:webHidden/>
              </w:rPr>
              <w:instrText xml:space="preserve"> PAGEREF _Toc59126357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1EDD6895" w14:textId="1AAA1DEA"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8" w:history="1">
            <w:r w:rsidR="00461860" w:rsidRPr="00CB763D">
              <w:rPr>
                <w:rStyle w:val="Hyperlnk"/>
                <w:noProof/>
              </w:rPr>
              <w:t>10.1.1</w:t>
            </w:r>
            <w:r w:rsidR="00461860">
              <w:rPr>
                <w:rFonts w:asciiTheme="minorHAnsi" w:eastAsiaTheme="minorEastAsia" w:hAnsiTheme="minorHAnsi"/>
                <w:noProof/>
                <w:color w:val="auto"/>
                <w:lang w:val="sv-SE" w:eastAsia="sv-SE"/>
              </w:rPr>
              <w:tab/>
            </w:r>
            <w:r w:rsidR="00461860" w:rsidRPr="00CB763D">
              <w:rPr>
                <w:rStyle w:val="Hyperlnk"/>
                <w:noProof/>
              </w:rPr>
              <w:t>Pointers</w:t>
            </w:r>
            <w:r w:rsidR="00461860">
              <w:rPr>
                <w:noProof/>
                <w:webHidden/>
              </w:rPr>
              <w:tab/>
            </w:r>
            <w:r w:rsidR="00461860">
              <w:rPr>
                <w:noProof/>
                <w:webHidden/>
              </w:rPr>
              <w:fldChar w:fldCharType="begin"/>
            </w:r>
            <w:r w:rsidR="00461860">
              <w:rPr>
                <w:noProof/>
                <w:webHidden/>
              </w:rPr>
              <w:instrText xml:space="preserve"> PAGEREF _Toc59126358 \h </w:instrText>
            </w:r>
            <w:r w:rsidR="00461860">
              <w:rPr>
                <w:noProof/>
                <w:webHidden/>
              </w:rPr>
            </w:r>
            <w:r w:rsidR="00461860">
              <w:rPr>
                <w:noProof/>
                <w:webHidden/>
              </w:rPr>
              <w:fldChar w:fldCharType="separate"/>
            </w:r>
            <w:r w:rsidR="00461860">
              <w:rPr>
                <w:noProof/>
                <w:webHidden/>
              </w:rPr>
              <w:t>441</w:t>
            </w:r>
            <w:r w:rsidR="00461860">
              <w:rPr>
                <w:noProof/>
                <w:webHidden/>
              </w:rPr>
              <w:fldChar w:fldCharType="end"/>
            </w:r>
          </w:hyperlink>
        </w:p>
        <w:p w14:paraId="2F01E5A3" w14:textId="48BE65F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59" w:history="1">
            <w:r w:rsidR="00461860" w:rsidRPr="00CB763D">
              <w:rPr>
                <w:rStyle w:val="Hyperlnk"/>
                <w:noProof/>
              </w:rPr>
              <w:t>11.1.1</w:t>
            </w:r>
            <w:r w:rsidR="00461860">
              <w:rPr>
                <w:rFonts w:asciiTheme="minorHAnsi" w:eastAsiaTheme="minorEastAsia" w:hAnsiTheme="minorHAnsi"/>
                <w:noProof/>
                <w:color w:val="auto"/>
                <w:lang w:val="sv-SE" w:eastAsia="sv-SE"/>
              </w:rPr>
              <w:tab/>
            </w:r>
            <w:r w:rsidR="00461860" w:rsidRPr="00CB763D">
              <w:rPr>
                <w:rStyle w:val="Hyperlnk"/>
                <w:noProof/>
              </w:rPr>
              <w:t>Pointers and Dynamic Memory</w:t>
            </w:r>
            <w:r w:rsidR="00461860">
              <w:rPr>
                <w:noProof/>
                <w:webHidden/>
              </w:rPr>
              <w:tab/>
            </w:r>
            <w:r w:rsidR="00461860">
              <w:rPr>
                <w:noProof/>
                <w:webHidden/>
              </w:rPr>
              <w:fldChar w:fldCharType="begin"/>
            </w:r>
            <w:r w:rsidR="00461860">
              <w:rPr>
                <w:noProof/>
                <w:webHidden/>
              </w:rPr>
              <w:instrText xml:space="preserve"> PAGEREF _Toc59126359 \h </w:instrText>
            </w:r>
            <w:r w:rsidR="00461860">
              <w:rPr>
                <w:noProof/>
                <w:webHidden/>
              </w:rPr>
            </w:r>
            <w:r w:rsidR="00461860">
              <w:rPr>
                <w:noProof/>
                <w:webHidden/>
              </w:rPr>
              <w:fldChar w:fldCharType="separate"/>
            </w:r>
            <w:r w:rsidR="00461860">
              <w:rPr>
                <w:noProof/>
                <w:webHidden/>
              </w:rPr>
              <w:t>442</w:t>
            </w:r>
            <w:r w:rsidR="00461860">
              <w:rPr>
                <w:noProof/>
                <w:webHidden/>
              </w:rPr>
              <w:fldChar w:fldCharType="end"/>
            </w:r>
          </w:hyperlink>
        </w:p>
        <w:p w14:paraId="76D358F5" w14:textId="42DDF48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0" w:history="1">
            <w:r w:rsidR="00461860" w:rsidRPr="00CB763D">
              <w:rPr>
                <w:rStyle w:val="Hyperlnk"/>
                <w:noProof/>
              </w:rPr>
              <w:t>12.1.1</w:t>
            </w:r>
            <w:r w:rsidR="00461860">
              <w:rPr>
                <w:rFonts w:asciiTheme="minorHAnsi" w:eastAsiaTheme="minorEastAsia" w:hAnsiTheme="minorHAnsi"/>
                <w:noProof/>
                <w:color w:val="auto"/>
                <w:lang w:val="sv-SE" w:eastAsia="sv-SE"/>
              </w:rPr>
              <w:tab/>
            </w:r>
            <w:r w:rsidR="00461860" w:rsidRPr="00CB763D">
              <w:rPr>
                <w:rStyle w:val="Hyperlnk"/>
                <w:noProof/>
              </w:rPr>
              <w:t>Defining our own types</w:t>
            </w:r>
            <w:r w:rsidR="00461860">
              <w:rPr>
                <w:noProof/>
                <w:webHidden/>
              </w:rPr>
              <w:tab/>
            </w:r>
            <w:r w:rsidR="00461860">
              <w:rPr>
                <w:noProof/>
                <w:webHidden/>
              </w:rPr>
              <w:fldChar w:fldCharType="begin"/>
            </w:r>
            <w:r w:rsidR="00461860">
              <w:rPr>
                <w:noProof/>
                <w:webHidden/>
              </w:rPr>
              <w:instrText xml:space="preserve"> PAGEREF _Toc59126360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2508986E" w14:textId="5891ADEC"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1" w:history="1">
            <w:r w:rsidR="00461860" w:rsidRPr="00CB763D">
              <w:rPr>
                <w:rStyle w:val="Hyperlnk"/>
                <w:noProof/>
              </w:rPr>
              <w:t>13.1.1</w:t>
            </w:r>
            <w:r w:rsidR="00461860">
              <w:rPr>
                <w:rFonts w:asciiTheme="minorHAnsi" w:eastAsiaTheme="minorEastAsia" w:hAnsiTheme="minorHAnsi"/>
                <w:noProof/>
                <w:color w:val="auto"/>
                <w:lang w:val="sv-SE" w:eastAsia="sv-SE"/>
              </w:rPr>
              <w:tab/>
            </w:r>
            <w:r w:rsidR="00461860" w:rsidRPr="00CB763D">
              <w:rPr>
                <w:rStyle w:val="Hyperlnk"/>
                <w:noProof/>
              </w:rPr>
              <w:t>The Type Size</w:t>
            </w:r>
            <w:r w:rsidR="00461860">
              <w:rPr>
                <w:noProof/>
                <w:webHidden/>
              </w:rPr>
              <w:tab/>
            </w:r>
            <w:r w:rsidR="00461860">
              <w:rPr>
                <w:noProof/>
                <w:webHidden/>
              </w:rPr>
              <w:fldChar w:fldCharType="begin"/>
            </w:r>
            <w:r w:rsidR="00461860">
              <w:rPr>
                <w:noProof/>
                <w:webHidden/>
              </w:rPr>
              <w:instrText xml:space="preserve"> PAGEREF _Toc59126361 \h </w:instrText>
            </w:r>
            <w:r w:rsidR="00461860">
              <w:rPr>
                <w:noProof/>
                <w:webHidden/>
              </w:rPr>
            </w:r>
            <w:r w:rsidR="00461860">
              <w:rPr>
                <w:noProof/>
                <w:webHidden/>
              </w:rPr>
              <w:fldChar w:fldCharType="separate"/>
            </w:r>
            <w:r w:rsidR="00461860">
              <w:rPr>
                <w:noProof/>
                <w:webHidden/>
              </w:rPr>
              <w:t>444</w:t>
            </w:r>
            <w:r w:rsidR="00461860">
              <w:rPr>
                <w:noProof/>
                <w:webHidden/>
              </w:rPr>
              <w:fldChar w:fldCharType="end"/>
            </w:r>
          </w:hyperlink>
        </w:p>
        <w:p w14:paraId="55CC7D51" w14:textId="4F0AF4B8"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62" w:history="1">
            <w:r w:rsidR="00461860" w:rsidRPr="00CB763D">
              <w:rPr>
                <w:rStyle w:val="Hyperlnk"/>
                <w:noProof/>
              </w:rPr>
              <w:t>13.26.</w:t>
            </w:r>
            <w:r w:rsidR="00461860">
              <w:rPr>
                <w:rFonts w:asciiTheme="minorHAnsi" w:eastAsiaTheme="minorEastAsia" w:hAnsiTheme="minorHAnsi"/>
                <w:noProof/>
                <w:color w:val="auto"/>
                <w:lang w:val="sv-SE" w:eastAsia="sv-SE"/>
              </w:rPr>
              <w:tab/>
            </w:r>
            <w:r w:rsidR="00461860" w:rsidRPr="00CB763D">
              <w:rPr>
                <w:rStyle w:val="Hyperlnk"/>
                <w:noProof/>
              </w:rPr>
              <w:t>Expressions and Operators</w:t>
            </w:r>
            <w:r w:rsidR="00461860">
              <w:rPr>
                <w:noProof/>
                <w:webHidden/>
              </w:rPr>
              <w:tab/>
            </w:r>
            <w:r w:rsidR="00461860">
              <w:rPr>
                <w:noProof/>
                <w:webHidden/>
              </w:rPr>
              <w:fldChar w:fldCharType="begin"/>
            </w:r>
            <w:r w:rsidR="00461860">
              <w:rPr>
                <w:noProof/>
                <w:webHidden/>
              </w:rPr>
              <w:instrText xml:space="preserve"> PAGEREF _Toc59126362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20F05F99" w14:textId="4274C037"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3" w:history="1">
            <w:r w:rsidR="00461860" w:rsidRPr="00CB763D">
              <w:rPr>
                <w:rStyle w:val="Hyperlnk"/>
                <w:noProof/>
              </w:rPr>
              <w:t>14.1.1</w:t>
            </w:r>
            <w:r w:rsidR="00461860">
              <w:rPr>
                <w:rFonts w:asciiTheme="minorHAnsi" w:eastAsiaTheme="minorEastAsia" w:hAnsiTheme="minorHAnsi"/>
                <w:noProof/>
                <w:color w:val="auto"/>
                <w:lang w:val="sv-SE" w:eastAsia="sv-SE"/>
              </w:rPr>
              <w:tab/>
            </w:r>
            <w:r w:rsidR="00461860" w:rsidRPr="00CB763D">
              <w:rPr>
                <w:rStyle w:val="Hyperlnk"/>
                <w:noProof/>
              </w:rPr>
              <w:t>Arithmetic Operators</w:t>
            </w:r>
            <w:r w:rsidR="00461860">
              <w:rPr>
                <w:noProof/>
                <w:webHidden/>
              </w:rPr>
              <w:tab/>
            </w:r>
            <w:r w:rsidR="00461860">
              <w:rPr>
                <w:noProof/>
                <w:webHidden/>
              </w:rPr>
              <w:fldChar w:fldCharType="begin"/>
            </w:r>
            <w:r w:rsidR="00461860">
              <w:rPr>
                <w:noProof/>
                <w:webHidden/>
              </w:rPr>
              <w:instrText xml:space="preserve"> PAGEREF _Toc59126363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40903BE3" w14:textId="403ABD19"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4" w:history="1">
            <w:r w:rsidR="00461860" w:rsidRPr="00CB763D">
              <w:rPr>
                <w:rStyle w:val="Hyperlnk"/>
                <w:noProof/>
              </w:rPr>
              <w:t>15.1.1</w:t>
            </w:r>
            <w:r w:rsidR="00461860">
              <w:rPr>
                <w:rFonts w:asciiTheme="minorHAnsi" w:eastAsiaTheme="minorEastAsia" w:hAnsiTheme="minorHAnsi"/>
                <w:noProof/>
                <w:color w:val="auto"/>
                <w:lang w:val="sv-SE" w:eastAsia="sv-SE"/>
              </w:rPr>
              <w:tab/>
            </w:r>
            <w:r w:rsidR="00461860" w:rsidRPr="00CB763D">
              <w:rPr>
                <w:rStyle w:val="Hyperlnk"/>
                <w:noProof/>
              </w:rPr>
              <w:t>Pointer Arithmetic</w:t>
            </w:r>
            <w:r w:rsidR="00461860">
              <w:rPr>
                <w:noProof/>
                <w:webHidden/>
              </w:rPr>
              <w:tab/>
            </w:r>
            <w:r w:rsidR="00461860">
              <w:rPr>
                <w:noProof/>
                <w:webHidden/>
              </w:rPr>
              <w:fldChar w:fldCharType="begin"/>
            </w:r>
            <w:r w:rsidR="00461860">
              <w:rPr>
                <w:noProof/>
                <w:webHidden/>
              </w:rPr>
              <w:instrText xml:space="preserve"> PAGEREF _Toc59126364 \h </w:instrText>
            </w:r>
            <w:r w:rsidR="00461860">
              <w:rPr>
                <w:noProof/>
                <w:webHidden/>
              </w:rPr>
            </w:r>
            <w:r w:rsidR="00461860">
              <w:rPr>
                <w:noProof/>
                <w:webHidden/>
              </w:rPr>
              <w:fldChar w:fldCharType="separate"/>
            </w:r>
            <w:r w:rsidR="00461860">
              <w:rPr>
                <w:noProof/>
                <w:webHidden/>
              </w:rPr>
              <w:t>445</w:t>
            </w:r>
            <w:r w:rsidR="00461860">
              <w:rPr>
                <w:noProof/>
                <w:webHidden/>
              </w:rPr>
              <w:fldChar w:fldCharType="end"/>
            </w:r>
          </w:hyperlink>
        </w:p>
        <w:p w14:paraId="78563BFE" w14:textId="5069552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5" w:history="1">
            <w:r w:rsidR="00461860" w:rsidRPr="00CB763D">
              <w:rPr>
                <w:rStyle w:val="Hyperlnk"/>
                <w:noProof/>
              </w:rPr>
              <w:t>16.1.1</w:t>
            </w:r>
            <w:r w:rsidR="00461860">
              <w:rPr>
                <w:rFonts w:asciiTheme="minorHAnsi" w:eastAsiaTheme="minorEastAsia" w:hAnsiTheme="minorHAnsi"/>
                <w:noProof/>
                <w:color w:val="auto"/>
                <w:lang w:val="sv-SE" w:eastAsia="sv-SE"/>
              </w:rPr>
              <w:tab/>
            </w:r>
            <w:r w:rsidR="00461860" w:rsidRPr="00CB763D">
              <w:rPr>
                <w:rStyle w:val="Hyperlnk"/>
                <w:noProof/>
              </w:rPr>
              <w:t>Increment and decrement</w:t>
            </w:r>
            <w:r w:rsidR="00461860">
              <w:rPr>
                <w:noProof/>
                <w:webHidden/>
              </w:rPr>
              <w:tab/>
            </w:r>
            <w:r w:rsidR="00461860">
              <w:rPr>
                <w:noProof/>
                <w:webHidden/>
              </w:rPr>
              <w:fldChar w:fldCharType="begin"/>
            </w:r>
            <w:r w:rsidR="00461860">
              <w:rPr>
                <w:noProof/>
                <w:webHidden/>
              </w:rPr>
              <w:instrText xml:space="preserve"> PAGEREF _Toc59126365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1F4878E2" w14:textId="7B2FC75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6" w:history="1">
            <w:r w:rsidR="00461860" w:rsidRPr="00CB763D">
              <w:rPr>
                <w:rStyle w:val="Hyperlnk"/>
                <w:noProof/>
              </w:rPr>
              <w:t>17.1.1</w:t>
            </w:r>
            <w:r w:rsidR="00461860">
              <w:rPr>
                <w:rFonts w:asciiTheme="minorHAnsi" w:eastAsiaTheme="minorEastAsia" w:hAnsiTheme="minorHAnsi"/>
                <w:noProof/>
                <w:color w:val="auto"/>
                <w:lang w:val="sv-SE" w:eastAsia="sv-SE"/>
              </w:rPr>
              <w:tab/>
            </w:r>
            <w:r w:rsidR="00461860" w:rsidRPr="00CB763D">
              <w:rPr>
                <w:rStyle w:val="Hyperlnk"/>
                <w:noProof/>
              </w:rPr>
              <w:t>Relational Operators</w:t>
            </w:r>
            <w:r w:rsidR="00461860">
              <w:rPr>
                <w:noProof/>
                <w:webHidden/>
              </w:rPr>
              <w:tab/>
            </w:r>
            <w:r w:rsidR="00461860">
              <w:rPr>
                <w:noProof/>
                <w:webHidden/>
              </w:rPr>
              <w:fldChar w:fldCharType="begin"/>
            </w:r>
            <w:r w:rsidR="00461860">
              <w:rPr>
                <w:noProof/>
                <w:webHidden/>
              </w:rPr>
              <w:instrText xml:space="preserve"> PAGEREF _Toc59126366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3A524873" w14:textId="78B2F31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7" w:history="1">
            <w:r w:rsidR="00461860" w:rsidRPr="00CB763D">
              <w:rPr>
                <w:rStyle w:val="Hyperlnk"/>
                <w:noProof/>
              </w:rPr>
              <w:t>18.1.1</w:t>
            </w:r>
            <w:r w:rsidR="00461860">
              <w:rPr>
                <w:rFonts w:asciiTheme="minorHAnsi" w:eastAsiaTheme="minorEastAsia" w:hAnsiTheme="minorHAnsi"/>
                <w:noProof/>
                <w:color w:val="auto"/>
                <w:lang w:val="sv-SE" w:eastAsia="sv-SE"/>
              </w:rPr>
              <w:tab/>
            </w:r>
            <w:r w:rsidR="00461860" w:rsidRPr="00CB763D">
              <w:rPr>
                <w:rStyle w:val="Hyperlnk"/>
                <w:noProof/>
              </w:rPr>
              <w:t>Logical Operators</w:t>
            </w:r>
            <w:r w:rsidR="00461860">
              <w:rPr>
                <w:noProof/>
                <w:webHidden/>
              </w:rPr>
              <w:tab/>
            </w:r>
            <w:r w:rsidR="00461860">
              <w:rPr>
                <w:noProof/>
                <w:webHidden/>
              </w:rPr>
              <w:fldChar w:fldCharType="begin"/>
            </w:r>
            <w:r w:rsidR="00461860">
              <w:rPr>
                <w:noProof/>
                <w:webHidden/>
              </w:rPr>
              <w:instrText xml:space="preserve"> PAGEREF _Toc59126367 \h </w:instrText>
            </w:r>
            <w:r w:rsidR="00461860">
              <w:rPr>
                <w:noProof/>
                <w:webHidden/>
              </w:rPr>
            </w:r>
            <w:r w:rsidR="00461860">
              <w:rPr>
                <w:noProof/>
                <w:webHidden/>
              </w:rPr>
              <w:fldChar w:fldCharType="separate"/>
            </w:r>
            <w:r w:rsidR="00461860">
              <w:rPr>
                <w:noProof/>
                <w:webHidden/>
              </w:rPr>
              <w:t>447</w:t>
            </w:r>
            <w:r w:rsidR="00461860">
              <w:rPr>
                <w:noProof/>
                <w:webHidden/>
              </w:rPr>
              <w:fldChar w:fldCharType="end"/>
            </w:r>
          </w:hyperlink>
        </w:p>
        <w:p w14:paraId="01B22F29" w14:textId="1AA56FBF"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8" w:history="1">
            <w:r w:rsidR="00461860" w:rsidRPr="00CB763D">
              <w:rPr>
                <w:rStyle w:val="Hyperlnk"/>
                <w:noProof/>
              </w:rPr>
              <w:t>19.1.1</w:t>
            </w:r>
            <w:r w:rsidR="00461860">
              <w:rPr>
                <w:rFonts w:asciiTheme="minorHAnsi" w:eastAsiaTheme="minorEastAsia" w:hAnsiTheme="minorHAnsi"/>
                <w:noProof/>
                <w:color w:val="auto"/>
                <w:lang w:val="sv-SE" w:eastAsia="sv-SE"/>
              </w:rPr>
              <w:tab/>
            </w:r>
            <w:r w:rsidR="00461860" w:rsidRPr="00CB763D">
              <w:rPr>
                <w:rStyle w:val="Hyperlnk"/>
                <w:noProof/>
              </w:rPr>
              <w:t>Bitwise Operators</w:t>
            </w:r>
            <w:r w:rsidR="00461860">
              <w:rPr>
                <w:noProof/>
                <w:webHidden/>
              </w:rPr>
              <w:tab/>
            </w:r>
            <w:r w:rsidR="00461860">
              <w:rPr>
                <w:noProof/>
                <w:webHidden/>
              </w:rPr>
              <w:fldChar w:fldCharType="begin"/>
            </w:r>
            <w:r w:rsidR="00461860">
              <w:rPr>
                <w:noProof/>
                <w:webHidden/>
              </w:rPr>
              <w:instrText xml:space="preserve"> PAGEREF _Toc59126368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BC7E108" w14:textId="435D45ED"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69" w:history="1">
            <w:r w:rsidR="00461860" w:rsidRPr="00CB763D">
              <w:rPr>
                <w:rStyle w:val="Hyperlnk"/>
                <w:noProof/>
              </w:rPr>
              <w:t>20.1.1</w:t>
            </w:r>
            <w:r w:rsidR="00461860">
              <w:rPr>
                <w:rFonts w:asciiTheme="minorHAnsi" w:eastAsiaTheme="minorEastAsia" w:hAnsiTheme="minorHAnsi"/>
                <w:noProof/>
                <w:color w:val="auto"/>
                <w:lang w:val="sv-SE" w:eastAsia="sv-SE"/>
              </w:rPr>
              <w:tab/>
            </w:r>
            <w:r w:rsidR="00461860" w:rsidRPr="00CB763D">
              <w:rPr>
                <w:rStyle w:val="Hyperlnk"/>
                <w:noProof/>
              </w:rPr>
              <w:t>Assignment</w:t>
            </w:r>
            <w:r w:rsidR="00461860">
              <w:rPr>
                <w:noProof/>
                <w:webHidden/>
              </w:rPr>
              <w:tab/>
            </w:r>
            <w:r w:rsidR="00461860">
              <w:rPr>
                <w:noProof/>
                <w:webHidden/>
              </w:rPr>
              <w:fldChar w:fldCharType="begin"/>
            </w:r>
            <w:r w:rsidR="00461860">
              <w:rPr>
                <w:noProof/>
                <w:webHidden/>
              </w:rPr>
              <w:instrText xml:space="preserve"> PAGEREF _Toc59126369 \h </w:instrText>
            </w:r>
            <w:r w:rsidR="00461860">
              <w:rPr>
                <w:noProof/>
                <w:webHidden/>
              </w:rPr>
            </w:r>
            <w:r w:rsidR="00461860">
              <w:rPr>
                <w:noProof/>
                <w:webHidden/>
              </w:rPr>
              <w:fldChar w:fldCharType="separate"/>
            </w:r>
            <w:r w:rsidR="00461860">
              <w:rPr>
                <w:noProof/>
                <w:webHidden/>
              </w:rPr>
              <w:t>448</w:t>
            </w:r>
            <w:r w:rsidR="00461860">
              <w:rPr>
                <w:noProof/>
                <w:webHidden/>
              </w:rPr>
              <w:fldChar w:fldCharType="end"/>
            </w:r>
          </w:hyperlink>
        </w:p>
        <w:p w14:paraId="2E10BF09" w14:textId="0A48537B"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0" w:history="1">
            <w:r w:rsidR="00461860" w:rsidRPr="00CB763D">
              <w:rPr>
                <w:rStyle w:val="Hyperlnk"/>
                <w:noProof/>
              </w:rPr>
              <w:t>21.1.1</w:t>
            </w:r>
            <w:r w:rsidR="00461860">
              <w:rPr>
                <w:rFonts w:asciiTheme="minorHAnsi" w:eastAsiaTheme="minorEastAsia" w:hAnsiTheme="minorHAnsi"/>
                <w:noProof/>
                <w:color w:val="auto"/>
                <w:lang w:val="sv-SE" w:eastAsia="sv-SE"/>
              </w:rPr>
              <w:tab/>
            </w:r>
            <w:r w:rsidR="00461860" w:rsidRPr="00CB763D">
              <w:rPr>
                <w:rStyle w:val="Hyperlnk"/>
                <w:noProof/>
              </w:rPr>
              <w:t>The Condition Operator</w:t>
            </w:r>
            <w:r w:rsidR="00461860">
              <w:rPr>
                <w:noProof/>
                <w:webHidden/>
              </w:rPr>
              <w:tab/>
            </w:r>
            <w:r w:rsidR="00461860">
              <w:rPr>
                <w:noProof/>
                <w:webHidden/>
              </w:rPr>
              <w:fldChar w:fldCharType="begin"/>
            </w:r>
            <w:r w:rsidR="00461860">
              <w:rPr>
                <w:noProof/>
                <w:webHidden/>
              </w:rPr>
              <w:instrText xml:space="preserve"> PAGEREF _Toc59126370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537D7F8E" w14:textId="3D556115"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1" w:history="1">
            <w:r w:rsidR="00461860" w:rsidRPr="00CB763D">
              <w:rPr>
                <w:rStyle w:val="Hyperlnk"/>
                <w:noProof/>
              </w:rPr>
              <w:t>22.1.1</w:t>
            </w:r>
            <w:r w:rsidR="00461860">
              <w:rPr>
                <w:rFonts w:asciiTheme="minorHAnsi" w:eastAsiaTheme="minorEastAsia" w:hAnsiTheme="minorHAnsi"/>
                <w:noProof/>
                <w:color w:val="auto"/>
                <w:lang w:val="sv-SE" w:eastAsia="sv-SE"/>
              </w:rPr>
              <w:tab/>
            </w:r>
            <w:r w:rsidR="00461860" w:rsidRPr="00CB763D">
              <w:rPr>
                <w:rStyle w:val="Hyperlnk"/>
                <w:noProof/>
              </w:rPr>
              <w:t>Precedence and Associatively</w:t>
            </w:r>
            <w:r w:rsidR="00461860">
              <w:rPr>
                <w:noProof/>
                <w:webHidden/>
              </w:rPr>
              <w:tab/>
            </w:r>
            <w:r w:rsidR="00461860">
              <w:rPr>
                <w:noProof/>
                <w:webHidden/>
              </w:rPr>
              <w:fldChar w:fldCharType="begin"/>
            </w:r>
            <w:r w:rsidR="00461860">
              <w:rPr>
                <w:noProof/>
                <w:webHidden/>
              </w:rPr>
              <w:instrText xml:space="preserve"> PAGEREF _Toc59126371 \h </w:instrText>
            </w:r>
            <w:r w:rsidR="00461860">
              <w:rPr>
                <w:noProof/>
                <w:webHidden/>
              </w:rPr>
            </w:r>
            <w:r w:rsidR="00461860">
              <w:rPr>
                <w:noProof/>
                <w:webHidden/>
              </w:rPr>
              <w:fldChar w:fldCharType="separate"/>
            </w:r>
            <w:r w:rsidR="00461860">
              <w:rPr>
                <w:noProof/>
                <w:webHidden/>
              </w:rPr>
              <w:t>449</w:t>
            </w:r>
            <w:r w:rsidR="00461860">
              <w:rPr>
                <w:noProof/>
                <w:webHidden/>
              </w:rPr>
              <w:fldChar w:fldCharType="end"/>
            </w:r>
          </w:hyperlink>
        </w:p>
        <w:p w14:paraId="109348C6" w14:textId="644D718F"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72" w:history="1">
            <w:r w:rsidR="00461860" w:rsidRPr="00CB763D">
              <w:rPr>
                <w:rStyle w:val="Hyperlnk"/>
                <w:noProof/>
              </w:rPr>
              <w:t>13.27.</w:t>
            </w:r>
            <w:r w:rsidR="00461860">
              <w:rPr>
                <w:rFonts w:asciiTheme="minorHAnsi" w:eastAsiaTheme="minorEastAsia" w:hAnsiTheme="minorHAnsi"/>
                <w:noProof/>
                <w:color w:val="auto"/>
                <w:lang w:val="sv-SE" w:eastAsia="sv-SE"/>
              </w:rPr>
              <w:tab/>
            </w:r>
            <w:r w:rsidR="00461860" w:rsidRPr="00CB763D">
              <w:rPr>
                <w:rStyle w:val="Hyperlnk"/>
                <w:noProof/>
              </w:rPr>
              <w:t>Statements</w:t>
            </w:r>
            <w:r w:rsidR="00461860">
              <w:rPr>
                <w:noProof/>
                <w:webHidden/>
              </w:rPr>
              <w:tab/>
            </w:r>
            <w:r w:rsidR="00461860">
              <w:rPr>
                <w:noProof/>
                <w:webHidden/>
              </w:rPr>
              <w:fldChar w:fldCharType="begin"/>
            </w:r>
            <w:r w:rsidR="00461860">
              <w:rPr>
                <w:noProof/>
                <w:webHidden/>
              </w:rPr>
              <w:instrText xml:space="preserve"> PAGEREF _Toc59126372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7D5B93C4" w14:textId="1A9C4116"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3" w:history="1">
            <w:r w:rsidR="00461860" w:rsidRPr="00CB763D">
              <w:rPr>
                <w:rStyle w:val="Hyperlnk"/>
                <w:noProof/>
              </w:rPr>
              <w:t>23.1.1</w:t>
            </w:r>
            <w:r w:rsidR="00461860">
              <w:rPr>
                <w:rFonts w:asciiTheme="minorHAnsi" w:eastAsiaTheme="minorEastAsia" w:hAnsiTheme="minorHAnsi"/>
                <w:noProof/>
                <w:color w:val="auto"/>
                <w:lang w:val="sv-SE" w:eastAsia="sv-SE"/>
              </w:rPr>
              <w:tab/>
            </w:r>
            <w:r w:rsidR="00461860" w:rsidRPr="00CB763D">
              <w:rPr>
                <w:rStyle w:val="Hyperlnk"/>
                <w:noProof/>
              </w:rPr>
              <w:t>Selection statements</w:t>
            </w:r>
            <w:r w:rsidR="00461860">
              <w:rPr>
                <w:noProof/>
                <w:webHidden/>
              </w:rPr>
              <w:tab/>
            </w:r>
            <w:r w:rsidR="00461860">
              <w:rPr>
                <w:noProof/>
                <w:webHidden/>
              </w:rPr>
              <w:fldChar w:fldCharType="begin"/>
            </w:r>
            <w:r w:rsidR="00461860">
              <w:rPr>
                <w:noProof/>
                <w:webHidden/>
              </w:rPr>
              <w:instrText xml:space="preserve"> PAGEREF _Toc59126373 \h </w:instrText>
            </w:r>
            <w:r w:rsidR="00461860">
              <w:rPr>
                <w:noProof/>
                <w:webHidden/>
              </w:rPr>
            </w:r>
            <w:r w:rsidR="00461860">
              <w:rPr>
                <w:noProof/>
                <w:webHidden/>
              </w:rPr>
              <w:fldChar w:fldCharType="separate"/>
            </w:r>
            <w:r w:rsidR="00461860">
              <w:rPr>
                <w:noProof/>
                <w:webHidden/>
              </w:rPr>
              <w:t>450</w:t>
            </w:r>
            <w:r w:rsidR="00461860">
              <w:rPr>
                <w:noProof/>
                <w:webHidden/>
              </w:rPr>
              <w:fldChar w:fldCharType="end"/>
            </w:r>
          </w:hyperlink>
        </w:p>
        <w:p w14:paraId="3D40BD1D" w14:textId="7DF53872"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4" w:history="1">
            <w:r w:rsidR="00461860" w:rsidRPr="00CB763D">
              <w:rPr>
                <w:rStyle w:val="Hyperlnk"/>
                <w:noProof/>
              </w:rPr>
              <w:t>24.1.1</w:t>
            </w:r>
            <w:r w:rsidR="00461860">
              <w:rPr>
                <w:rFonts w:asciiTheme="minorHAnsi" w:eastAsiaTheme="minorEastAsia" w:hAnsiTheme="minorHAnsi"/>
                <w:noProof/>
                <w:color w:val="auto"/>
                <w:lang w:val="sv-SE" w:eastAsia="sv-SE"/>
              </w:rPr>
              <w:tab/>
            </w:r>
            <w:r w:rsidR="00461860" w:rsidRPr="00CB763D">
              <w:rPr>
                <w:rStyle w:val="Hyperlnk"/>
                <w:noProof/>
              </w:rPr>
              <w:t>Iteration statements</w:t>
            </w:r>
            <w:r w:rsidR="00461860">
              <w:rPr>
                <w:noProof/>
                <w:webHidden/>
              </w:rPr>
              <w:tab/>
            </w:r>
            <w:r w:rsidR="00461860">
              <w:rPr>
                <w:noProof/>
                <w:webHidden/>
              </w:rPr>
              <w:fldChar w:fldCharType="begin"/>
            </w:r>
            <w:r w:rsidR="00461860">
              <w:rPr>
                <w:noProof/>
                <w:webHidden/>
              </w:rPr>
              <w:instrText xml:space="preserve"> PAGEREF _Toc59126374 \h </w:instrText>
            </w:r>
            <w:r w:rsidR="00461860">
              <w:rPr>
                <w:noProof/>
                <w:webHidden/>
              </w:rPr>
            </w:r>
            <w:r w:rsidR="00461860">
              <w:rPr>
                <w:noProof/>
                <w:webHidden/>
              </w:rPr>
              <w:fldChar w:fldCharType="separate"/>
            </w:r>
            <w:r w:rsidR="00461860">
              <w:rPr>
                <w:noProof/>
                <w:webHidden/>
              </w:rPr>
              <w:t>452</w:t>
            </w:r>
            <w:r w:rsidR="00461860">
              <w:rPr>
                <w:noProof/>
                <w:webHidden/>
              </w:rPr>
              <w:fldChar w:fldCharType="end"/>
            </w:r>
          </w:hyperlink>
        </w:p>
        <w:p w14:paraId="77A3E590" w14:textId="640B42C4"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5" w:history="1">
            <w:r w:rsidR="00461860" w:rsidRPr="00CB763D">
              <w:rPr>
                <w:rStyle w:val="Hyperlnk"/>
                <w:noProof/>
              </w:rPr>
              <w:t>25.1.1</w:t>
            </w:r>
            <w:r w:rsidR="00461860">
              <w:rPr>
                <w:rFonts w:asciiTheme="minorHAnsi" w:eastAsiaTheme="minorEastAsia" w:hAnsiTheme="minorHAnsi"/>
                <w:noProof/>
                <w:color w:val="auto"/>
                <w:lang w:val="sv-SE" w:eastAsia="sv-SE"/>
              </w:rPr>
              <w:tab/>
            </w:r>
            <w:r w:rsidR="00461860" w:rsidRPr="00CB763D">
              <w:rPr>
                <w:rStyle w:val="Hyperlnk"/>
                <w:noProof/>
              </w:rPr>
              <w:t>Jump statements</w:t>
            </w:r>
            <w:r w:rsidR="00461860">
              <w:rPr>
                <w:noProof/>
                <w:webHidden/>
              </w:rPr>
              <w:tab/>
            </w:r>
            <w:r w:rsidR="00461860">
              <w:rPr>
                <w:noProof/>
                <w:webHidden/>
              </w:rPr>
              <w:fldChar w:fldCharType="begin"/>
            </w:r>
            <w:r w:rsidR="00461860">
              <w:rPr>
                <w:noProof/>
                <w:webHidden/>
              </w:rPr>
              <w:instrText xml:space="preserve"> PAGEREF _Toc59126375 \h </w:instrText>
            </w:r>
            <w:r w:rsidR="00461860">
              <w:rPr>
                <w:noProof/>
                <w:webHidden/>
              </w:rPr>
            </w:r>
            <w:r w:rsidR="00461860">
              <w:rPr>
                <w:noProof/>
                <w:webHidden/>
              </w:rPr>
              <w:fldChar w:fldCharType="separate"/>
            </w:r>
            <w:r w:rsidR="00461860">
              <w:rPr>
                <w:noProof/>
                <w:webHidden/>
              </w:rPr>
              <w:t>453</w:t>
            </w:r>
            <w:r w:rsidR="00461860">
              <w:rPr>
                <w:noProof/>
                <w:webHidden/>
              </w:rPr>
              <w:fldChar w:fldCharType="end"/>
            </w:r>
          </w:hyperlink>
        </w:p>
        <w:p w14:paraId="65AAB1F5" w14:textId="69DBE60D"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6" w:history="1">
            <w:r w:rsidR="00461860" w:rsidRPr="00CB763D">
              <w:rPr>
                <w:rStyle w:val="Hyperlnk"/>
                <w:noProof/>
              </w:rPr>
              <w:t>26.1.1</w:t>
            </w:r>
            <w:r w:rsidR="00461860">
              <w:rPr>
                <w:rFonts w:asciiTheme="minorHAnsi" w:eastAsiaTheme="minorEastAsia" w:hAnsiTheme="minorHAnsi"/>
                <w:noProof/>
                <w:color w:val="auto"/>
                <w:lang w:val="sv-SE" w:eastAsia="sv-SE"/>
              </w:rPr>
              <w:tab/>
            </w:r>
            <w:r w:rsidR="00461860" w:rsidRPr="00CB763D">
              <w:rPr>
                <w:rStyle w:val="Hyperlnk"/>
                <w:noProof/>
              </w:rPr>
              <w:t>Expression statements</w:t>
            </w:r>
            <w:r w:rsidR="00461860">
              <w:rPr>
                <w:noProof/>
                <w:webHidden/>
              </w:rPr>
              <w:tab/>
            </w:r>
            <w:r w:rsidR="00461860">
              <w:rPr>
                <w:noProof/>
                <w:webHidden/>
              </w:rPr>
              <w:fldChar w:fldCharType="begin"/>
            </w:r>
            <w:r w:rsidR="00461860">
              <w:rPr>
                <w:noProof/>
                <w:webHidden/>
              </w:rPr>
              <w:instrText xml:space="preserve"> PAGEREF _Toc59126376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6079EC87" w14:textId="2BE2DA7E" w:rsidR="00461860" w:rsidRDefault="00CF334C">
          <w:pPr>
            <w:pStyle w:val="Innehll3"/>
            <w:tabs>
              <w:tab w:val="left" w:pos="1320"/>
              <w:tab w:val="right" w:leader="dot" w:pos="9350"/>
            </w:tabs>
            <w:rPr>
              <w:rFonts w:asciiTheme="minorHAnsi" w:eastAsiaTheme="minorEastAsia" w:hAnsiTheme="minorHAnsi"/>
              <w:noProof/>
              <w:color w:val="auto"/>
              <w:lang w:val="sv-SE" w:eastAsia="sv-SE"/>
            </w:rPr>
          </w:pPr>
          <w:hyperlink w:anchor="_Toc59126377" w:history="1">
            <w:r w:rsidR="00461860" w:rsidRPr="00CB763D">
              <w:rPr>
                <w:rStyle w:val="Hyperlnk"/>
                <w:noProof/>
              </w:rPr>
              <w:t>27.1.1</w:t>
            </w:r>
            <w:r w:rsidR="00461860">
              <w:rPr>
                <w:rFonts w:asciiTheme="minorHAnsi" w:eastAsiaTheme="minorEastAsia" w:hAnsiTheme="minorHAnsi"/>
                <w:noProof/>
                <w:color w:val="auto"/>
                <w:lang w:val="sv-SE" w:eastAsia="sv-SE"/>
              </w:rPr>
              <w:tab/>
            </w:r>
            <w:r w:rsidR="00461860" w:rsidRPr="00CB763D">
              <w:rPr>
                <w:rStyle w:val="Hyperlnk"/>
                <w:noProof/>
              </w:rPr>
              <w:t>Volatile</w:t>
            </w:r>
            <w:r w:rsidR="00461860">
              <w:rPr>
                <w:noProof/>
                <w:webHidden/>
              </w:rPr>
              <w:tab/>
            </w:r>
            <w:r w:rsidR="00461860">
              <w:rPr>
                <w:noProof/>
                <w:webHidden/>
              </w:rPr>
              <w:fldChar w:fldCharType="begin"/>
            </w:r>
            <w:r w:rsidR="00461860">
              <w:rPr>
                <w:noProof/>
                <w:webHidden/>
              </w:rPr>
              <w:instrText xml:space="preserve"> PAGEREF _Toc59126377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4073DFCB" w14:textId="0E14BEAE"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78" w:history="1">
            <w:r w:rsidR="00461860" w:rsidRPr="00CB763D">
              <w:rPr>
                <w:rStyle w:val="Hyperlnk"/>
                <w:noProof/>
              </w:rPr>
              <w:t>13.28.</w:t>
            </w:r>
            <w:r w:rsidR="00461860">
              <w:rPr>
                <w:rFonts w:asciiTheme="minorHAnsi" w:eastAsiaTheme="minorEastAsia" w:hAnsiTheme="minorHAnsi"/>
                <w:noProof/>
                <w:color w:val="auto"/>
                <w:lang w:val="sv-SE" w:eastAsia="sv-SE"/>
              </w:rPr>
              <w:tab/>
            </w:r>
            <w:r w:rsidR="00461860" w:rsidRPr="00CB763D">
              <w:rPr>
                <w:rStyle w:val="Hyperlnk"/>
                <w:noProof/>
              </w:rPr>
              <w:t>Functions</w:t>
            </w:r>
            <w:r w:rsidR="00461860">
              <w:rPr>
                <w:noProof/>
                <w:webHidden/>
              </w:rPr>
              <w:tab/>
            </w:r>
            <w:r w:rsidR="00461860">
              <w:rPr>
                <w:noProof/>
                <w:webHidden/>
              </w:rPr>
              <w:fldChar w:fldCharType="begin"/>
            </w:r>
            <w:r w:rsidR="00461860">
              <w:rPr>
                <w:noProof/>
                <w:webHidden/>
              </w:rPr>
              <w:instrText xml:space="preserve"> PAGEREF _Toc59126378 \h </w:instrText>
            </w:r>
            <w:r w:rsidR="00461860">
              <w:rPr>
                <w:noProof/>
                <w:webHidden/>
              </w:rPr>
            </w:r>
            <w:r w:rsidR="00461860">
              <w:rPr>
                <w:noProof/>
                <w:webHidden/>
              </w:rPr>
              <w:fldChar w:fldCharType="separate"/>
            </w:r>
            <w:r w:rsidR="00461860">
              <w:rPr>
                <w:noProof/>
                <w:webHidden/>
              </w:rPr>
              <w:t>454</w:t>
            </w:r>
            <w:r w:rsidR="00461860">
              <w:rPr>
                <w:noProof/>
                <w:webHidden/>
              </w:rPr>
              <w:fldChar w:fldCharType="end"/>
            </w:r>
          </w:hyperlink>
        </w:p>
        <w:p w14:paraId="385D460A" w14:textId="5BD767BF"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79" w:history="1">
            <w:r w:rsidR="00461860" w:rsidRPr="00CB763D">
              <w:rPr>
                <w:rStyle w:val="Hyperlnk"/>
                <w:noProof/>
              </w:rPr>
              <w:t>13.28.1.</w:t>
            </w:r>
            <w:r w:rsidR="00461860">
              <w:rPr>
                <w:rFonts w:asciiTheme="minorHAnsi" w:eastAsiaTheme="minorEastAsia" w:hAnsiTheme="minorHAnsi"/>
                <w:noProof/>
                <w:color w:val="auto"/>
                <w:lang w:val="sv-SE" w:eastAsia="sv-SE"/>
              </w:rPr>
              <w:tab/>
            </w:r>
            <w:r w:rsidR="00461860" w:rsidRPr="00CB763D">
              <w:rPr>
                <w:rStyle w:val="Hyperlnk"/>
                <w:noProof/>
              </w:rPr>
              <w:t>Void Functions</w:t>
            </w:r>
            <w:r w:rsidR="00461860">
              <w:rPr>
                <w:noProof/>
                <w:webHidden/>
              </w:rPr>
              <w:tab/>
            </w:r>
            <w:r w:rsidR="00461860">
              <w:rPr>
                <w:noProof/>
                <w:webHidden/>
              </w:rPr>
              <w:fldChar w:fldCharType="begin"/>
            </w:r>
            <w:r w:rsidR="00461860">
              <w:rPr>
                <w:noProof/>
                <w:webHidden/>
              </w:rPr>
              <w:instrText xml:space="preserve"> PAGEREF _Toc59126379 \h </w:instrText>
            </w:r>
            <w:r w:rsidR="00461860">
              <w:rPr>
                <w:noProof/>
                <w:webHidden/>
              </w:rPr>
            </w:r>
            <w:r w:rsidR="00461860">
              <w:rPr>
                <w:noProof/>
                <w:webHidden/>
              </w:rPr>
              <w:fldChar w:fldCharType="separate"/>
            </w:r>
            <w:r w:rsidR="00461860">
              <w:rPr>
                <w:noProof/>
                <w:webHidden/>
              </w:rPr>
              <w:t>455</w:t>
            </w:r>
            <w:r w:rsidR="00461860">
              <w:rPr>
                <w:noProof/>
                <w:webHidden/>
              </w:rPr>
              <w:fldChar w:fldCharType="end"/>
            </w:r>
          </w:hyperlink>
        </w:p>
        <w:p w14:paraId="6D54B88F" w14:textId="031896BE"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0" w:history="1">
            <w:r w:rsidR="00461860" w:rsidRPr="00CB763D">
              <w:rPr>
                <w:rStyle w:val="Hyperlnk"/>
                <w:noProof/>
              </w:rPr>
              <w:t>13.28.2.</w:t>
            </w:r>
            <w:r w:rsidR="00461860">
              <w:rPr>
                <w:rFonts w:asciiTheme="minorHAnsi" w:eastAsiaTheme="minorEastAsia" w:hAnsiTheme="minorHAnsi"/>
                <w:noProof/>
                <w:color w:val="auto"/>
                <w:lang w:val="sv-SE" w:eastAsia="sv-SE"/>
              </w:rPr>
              <w:tab/>
            </w:r>
            <w:r w:rsidR="00461860" w:rsidRPr="00CB763D">
              <w:rPr>
                <w:rStyle w:val="Hyperlnk"/>
                <w:noProof/>
              </w:rPr>
              <w:t>Local and global variables</w:t>
            </w:r>
            <w:r w:rsidR="00461860">
              <w:rPr>
                <w:noProof/>
                <w:webHidden/>
              </w:rPr>
              <w:tab/>
            </w:r>
            <w:r w:rsidR="00461860">
              <w:rPr>
                <w:noProof/>
                <w:webHidden/>
              </w:rPr>
              <w:fldChar w:fldCharType="begin"/>
            </w:r>
            <w:r w:rsidR="00461860">
              <w:rPr>
                <w:noProof/>
                <w:webHidden/>
              </w:rPr>
              <w:instrText xml:space="preserve"> PAGEREF _Toc59126380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6639385D" w14:textId="34A33AF3"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1" w:history="1">
            <w:r w:rsidR="00461860" w:rsidRPr="00CB763D">
              <w:rPr>
                <w:rStyle w:val="Hyperlnk"/>
                <w:noProof/>
              </w:rPr>
              <w:t>13.28.3.</w:t>
            </w:r>
            <w:r w:rsidR="00461860">
              <w:rPr>
                <w:rFonts w:asciiTheme="minorHAnsi" w:eastAsiaTheme="minorEastAsia" w:hAnsiTheme="minorHAnsi"/>
                <w:noProof/>
                <w:color w:val="auto"/>
                <w:lang w:val="sv-SE" w:eastAsia="sv-SE"/>
              </w:rPr>
              <w:tab/>
            </w:r>
            <w:r w:rsidR="00461860" w:rsidRPr="00CB763D">
              <w:rPr>
                <w:rStyle w:val="Hyperlnk"/>
                <w:noProof/>
              </w:rPr>
              <w:t>Inner Blocks with Local Variables</w:t>
            </w:r>
            <w:r w:rsidR="00461860">
              <w:rPr>
                <w:noProof/>
                <w:webHidden/>
              </w:rPr>
              <w:tab/>
            </w:r>
            <w:r w:rsidR="00461860">
              <w:rPr>
                <w:noProof/>
                <w:webHidden/>
              </w:rPr>
              <w:fldChar w:fldCharType="begin"/>
            </w:r>
            <w:r w:rsidR="00461860">
              <w:rPr>
                <w:noProof/>
                <w:webHidden/>
              </w:rPr>
              <w:instrText xml:space="preserve"> PAGEREF _Toc59126381 \h </w:instrText>
            </w:r>
            <w:r w:rsidR="00461860">
              <w:rPr>
                <w:noProof/>
                <w:webHidden/>
              </w:rPr>
            </w:r>
            <w:r w:rsidR="00461860">
              <w:rPr>
                <w:noProof/>
                <w:webHidden/>
              </w:rPr>
              <w:fldChar w:fldCharType="separate"/>
            </w:r>
            <w:r w:rsidR="00461860">
              <w:rPr>
                <w:noProof/>
                <w:webHidden/>
              </w:rPr>
              <w:t>456</w:t>
            </w:r>
            <w:r w:rsidR="00461860">
              <w:rPr>
                <w:noProof/>
                <w:webHidden/>
              </w:rPr>
              <w:fldChar w:fldCharType="end"/>
            </w:r>
          </w:hyperlink>
        </w:p>
        <w:p w14:paraId="3C342FB6" w14:textId="5188A6AC"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2" w:history="1">
            <w:r w:rsidR="00461860" w:rsidRPr="00CB763D">
              <w:rPr>
                <w:rStyle w:val="Hyperlnk"/>
                <w:noProof/>
              </w:rPr>
              <w:t>13.28.4.</w:t>
            </w:r>
            <w:r w:rsidR="00461860">
              <w:rPr>
                <w:rFonts w:asciiTheme="minorHAnsi" w:eastAsiaTheme="minorEastAsia" w:hAnsiTheme="minorHAnsi"/>
                <w:noProof/>
                <w:color w:val="auto"/>
                <w:lang w:val="sv-SE" w:eastAsia="sv-SE"/>
              </w:rPr>
              <w:tab/>
            </w:r>
            <w:r w:rsidR="00461860" w:rsidRPr="00CB763D">
              <w:rPr>
                <w:rStyle w:val="Hyperlnk"/>
                <w:noProof/>
              </w:rPr>
              <w:t>Call-by-Value and Call-by-Reference</w:t>
            </w:r>
            <w:r w:rsidR="00461860">
              <w:rPr>
                <w:noProof/>
                <w:webHidden/>
              </w:rPr>
              <w:tab/>
            </w:r>
            <w:r w:rsidR="00461860">
              <w:rPr>
                <w:noProof/>
                <w:webHidden/>
              </w:rPr>
              <w:fldChar w:fldCharType="begin"/>
            </w:r>
            <w:r w:rsidR="00461860">
              <w:rPr>
                <w:noProof/>
                <w:webHidden/>
              </w:rPr>
              <w:instrText xml:space="preserve"> PAGEREF _Toc59126382 \h </w:instrText>
            </w:r>
            <w:r w:rsidR="00461860">
              <w:rPr>
                <w:noProof/>
                <w:webHidden/>
              </w:rPr>
            </w:r>
            <w:r w:rsidR="00461860">
              <w:rPr>
                <w:noProof/>
                <w:webHidden/>
              </w:rPr>
              <w:fldChar w:fldCharType="separate"/>
            </w:r>
            <w:r w:rsidR="00461860">
              <w:rPr>
                <w:noProof/>
                <w:webHidden/>
              </w:rPr>
              <w:t>458</w:t>
            </w:r>
            <w:r w:rsidR="00461860">
              <w:rPr>
                <w:noProof/>
                <w:webHidden/>
              </w:rPr>
              <w:fldChar w:fldCharType="end"/>
            </w:r>
          </w:hyperlink>
        </w:p>
        <w:p w14:paraId="3917307C" w14:textId="1FB29DE0"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3" w:history="1">
            <w:r w:rsidR="00461860" w:rsidRPr="00CB763D">
              <w:rPr>
                <w:rStyle w:val="Hyperlnk"/>
                <w:noProof/>
              </w:rPr>
              <w:t>13.28.5.</w:t>
            </w:r>
            <w:r w:rsidR="00461860">
              <w:rPr>
                <w:rFonts w:asciiTheme="minorHAnsi" w:eastAsiaTheme="minorEastAsia" w:hAnsiTheme="minorHAnsi"/>
                <w:noProof/>
                <w:color w:val="auto"/>
                <w:lang w:val="sv-SE" w:eastAsia="sv-SE"/>
              </w:rPr>
              <w:tab/>
            </w:r>
            <w:r w:rsidR="00461860" w:rsidRPr="00CB763D">
              <w:rPr>
                <w:rStyle w:val="Hyperlnk"/>
                <w:noProof/>
              </w:rPr>
              <w:t>Static, Extern, and Register Variables</w:t>
            </w:r>
            <w:r w:rsidR="00461860">
              <w:rPr>
                <w:noProof/>
                <w:webHidden/>
              </w:rPr>
              <w:tab/>
            </w:r>
            <w:r w:rsidR="00461860">
              <w:rPr>
                <w:noProof/>
                <w:webHidden/>
              </w:rPr>
              <w:fldChar w:fldCharType="begin"/>
            </w:r>
            <w:r w:rsidR="00461860">
              <w:rPr>
                <w:noProof/>
                <w:webHidden/>
              </w:rPr>
              <w:instrText xml:space="preserve"> PAGEREF _Toc59126383 \h </w:instrText>
            </w:r>
            <w:r w:rsidR="00461860">
              <w:rPr>
                <w:noProof/>
                <w:webHidden/>
              </w:rPr>
            </w:r>
            <w:r w:rsidR="00461860">
              <w:rPr>
                <w:noProof/>
                <w:webHidden/>
              </w:rPr>
              <w:fldChar w:fldCharType="separate"/>
            </w:r>
            <w:r w:rsidR="00461860">
              <w:rPr>
                <w:noProof/>
                <w:webHidden/>
              </w:rPr>
              <w:t>459</w:t>
            </w:r>
            <w:r w:rsidR="00461860">
              <w:rPr>
                <w:noProof/>
                <w:webHidden/>
              </w:rPr>
              <w:fldChar w:fldCharType="end"/>
            </w:r>
          </w:hyperlink>
        </w:p>
        <w:p w14:paraId="49ABD6F1" w14:textId="1AA97CBB"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4" w:history="1">
            <w:r w:rsidR="00461860" w:rsidRPr="00CB763D">
              <w:rPr>
                <w:rStyle w:val="Hyperlnk"/>
                <w:noProof/>
              </w:rPr>
              <w:t>13.28.6.</w:t>
            </w:r>
            <w:r w:rsidR="00461860">
              <w:rPr>
                <w:rFonts w:asciiTheme="minorHAnsi" w:eastAsiaTheme="minorEastAsia" w:hAnsiTheme="minorHAnsi"/>
                <w:noProof/>
                <w:color w:val="auto"/>
                <w:lang w:val="sv-SE" w:eastAsia="sv-SE"/>
              </w:rPr>
              <w:tab/>
            </w:r>
            <w:r w:rsidR="00461860" w:rsidRPr="00CB763D">
              <w:rPr>
                <w:rStyle w:val="Hyperlnk"/>
                <w:noProof/>
              </w:rPr>
              <w:t>Recursion</w:t>
            </w:r>
            <w:r w:rsidR="00461860">
              <w:rPr>
                <w:noProof/>
                <w:webHidden/>
              </w:rPr>
              <w:tab/>
            </w:r>
            <w:r w:rsidR="00461860">
              <w:rPr>
                <w:noProof/>
                <w:webHidden/>
              </w:rPr>
              <w:fldChar w:fldCharType="begin"/>
            </w:r>
            <w:r w:rsidR="00461860">
              <w:rPr>
                <w:noProof/>
                <w:webHidden/>
              </w:rPr>
              <w:instrText xml:space="preserve"> PAGEREF _Toc59126384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6061C9D8" w14:textId="05438804"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5" w:history="1">
            <w:r w:rsidR="00461860" w:rsidRPr="00CB763D">
              <w:rPr>
                <w:rStyle w:val="Hyperlnk"/>
                <w:noProof/>
              </w:rPr>
              <w:t>13.28.7.</w:t>
            </w:r>
            <w:r w:rsidR="00461860">
              <w:rPr>
                <w:rFonts w:asciiTheme="minorHAnsi" w:eastAsiaTheme="minorEastAsia" w:hAnsiTheme="minorHAnsi"/>
                <w:noProof/>
                <w:color w:val="auto"/>
                <w:lang w:val="sv-SE" w:eastAsia="sv-SE"/>
              </w:rPr>
              <w:tab/>
            </w:r>
            <w:r w:rsidR="00461860" w:rsidRPr="00CB763D">
              <w:rPr>
                <w:rStyle w:val="Hyperlnk"/>
                <w:noProof/>
              </w:rPr>
              <w:t>Definition and Declaration</w:t>
            </w:r>
            <w:r w:rsidR="00461860">
              <w:rPr>
                <w:noProof/>
                <w:webHidden/>
              </w:rPr>
              <w:tab/>
            </w:r>
            <w:r w:rsidR="00461860">
              <w:rPr>
                <w:noProof/>
                <w:webHidden/>
              </w:rPr>
              <w:fldChar w:fldCharType="begin"/>
            </w:r>
            <w:r w:rsidR="00461860">
              <w:rPr>
                <w:noProof/>
                <w:webHidden/>
              </w:rPr>
              <w:instrText xml:space="preserve"> PAGEREF _Toc59126385 \h </w:instrText>
            </w:r>
            <w:r w:rsidR="00461860">
              <w:rPr>
                <w:noProof/>
                <w:webHidden/>
              </w:rPr>
            </w:r>
            <w:r w:rsidR="00461860">
              <w:rPr>
                <w:noProof/>
                <w:webHidden/>
              </w:rPr>
              <w:fldChar w:fldCharType="separate"/>
            </w:r>
            <w:r w:rsidR="00461860">
              <w:rPr>
                <w:noProof/>
                <w:webHidden/>
              </w:rPr>
              <w:t>460</w:t>
            </w:r>
            <w:r w:rsidR="00461860">
              <w:rPr>
                <w:noProof/>
                <w:webHidden/>
              </w:rPr>
              <w:fldChar w:fldCharType="end"/>
            </w:r>
          </w:hyperlink>
        </w:p>
        <w:p w14:paraId="22894BB2" w14:textId="5187E7A8"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6" w:history="1">
            <w:r w:rsidR="00461860" w:rsidRPr="00CB763D">
              <w:rPr>
                <w:rStyle w:val="Hyperlnk"/>
                <w:noProof/>
              </w:rPr>
              <w:t>13.28.8.</w:t>
            </w:r>
            <w:r w:rsidR="00461860">
              <w:rPr>
                <w:rFonts w:asciiTheme="minorHAnsi" w:eastAsiaTheme="minorEastAsia" w:hAnsiTheme="minorHAnsi"/>
                <w:noProof/>
                <w:color w:val="auto"/>
                <w:lang w:val="sv-SE" w:eastAsia="sv-SE"/>
              </w:rPr>
              <w:tab/>
            </w:r>
            <w:r w:rsidR="00461860" w:rsidRPr="00CB763D">
              <w:rPr>
                <w:rStyle w:val="Hyperlnk"/>
                <w:noProof/>
              </w:rPr>
              <w:t>Higher-Order Functions</w:t>
            </w:r>
            <w:r w:rsidR="00461860">
              <w:rPr>
                <w:noProof/>
                <w:webHidden/>
              </w:rPr>
              <w:tab/>
            </w:r>
            <w:r w:rsidR="00461860">
              <w:rPr>
                <w:noProof/>
                <w:webHidden/>
              </w:rPr>
              <w:fldChar w:fldCharType="begin"/>
            </w:r>
            <w:r w:rsidR="00461860">
              <w:rPr>
                <w:noProof/>
                <w:webHidden/>
              </w:rPr>
              <w:instrText xml:space="preserve"> PAGEREF _Toc59126386 \h </w:instrText>
            </w:r>
            <w:r w:rsidR="00461860">
              <w:rPr>
                <w:noProof/>
                <w:webHidden/>
              </w:rPr>
            </w:r>
            <w:r w:rsidR="00461860">
              <w:rPr>
                <w:noProof/>
                <w:webHidden/>
              </w:rPr>
              <w:fldChar w:fldCharType="separate"/>
            </w:r>
            <w:r w:rsidR="00461860">
              <w:rPr>
                <w:noProof/>
                <w:webHidden/>
              </w:rPr>
              <w:t>461</w:t>
            </w:r>
            <w:r w:rsidR="00461860">
              <w:rPr>
                <w:noProof/>
                <w:webHidden/>
              </w:rPr>
              <w:fldChar w:fldCharType="end"/>
            </w:r>
          </w:hyperlink>
        </w:p>
        <w:p w14:paraId="0829B88B" w14:textId="79938A79"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87" w:history="1">
            <w:r w:rsidR="00461860" w:rsidRPr="00CB763D">
              <w:rPr>
                <w:rStyle w:val="Hyperlnk"/>
                <w:noProof/>
              </w:rPr>
              <w:t>13.29.</w:t>
            </w:r>
            <w:r w:rsidR="00461860">
              <w:rPr>
                <w:rFonts w:asciiTheme="minorHAnsi" w:eastAsiaTheme="minorEastAsia" w:hAnsiTheme="minorHAnsi"/>
                <w:noProof/>
                <w:color w:val="auto"/>
                <w:lang w:val="sv-SE" w:eastAsia="sv-SE"/>
              </w:rPr>
              <w:tab/>
            </w:r>
            <w:r w:rsidR="00461860" w:rsidRPr="00CB763D">
              <w:rPr>
                <w:rStyle w:val="Hyperlnk"/>
                <w:noProof/>
              </w:rPr>
              <w:t>Structures and Linked Lists</w:t>
            </w:r>
            <w:r w:rsidR="00461860">
              <w:rPr>
                <w:noProof/>
                <w:webHidden/>
              </w:rPr>
              <w:tab/>
            </w:r>
            <w:r w:rsidR="00461860">
              <w:rPr>
                <w:noProof/>
                <w:webHidden/>
              </w:rPr>
              <w:fldChar w:fldCharType="begin"/>
            </w:r>
            <w:r w:rsidR="00461860">
              <w:rPr>
                <w:noProof/>
                <w:webHidden/>
              </w:rPr>
              <w:instrText xml:space="preserve"> PAGEREF _Toc59126387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43996DE9" w14:textId="6E325DA8"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8" w:history="1">
            <w:r w:rsidR="00461860" w:rsidRPr="00CB763D">
              <w:rPr>
                <w:rStyle w:val="Hyperlnk"/>
                <w:noProof/>
              </w:rPr>
              <w:t>13.29.1.</w:t>
            </w:r>
            <w:r w:rsidR="00461860">
              <w:rPr>
                <w:rFonts w:asciiTheme="minorHAnsi" w:eastAsiaTheme="minorEastAsia" w:hAnsiTheme="minorHAnsi"/>
                <w:noProof/>
                <w:color w:val="auto"/>
                <w:lang w:val="sv-SE" w:eastAsia="sv-SE"/>
              </w:rPr>
              <w:tab/>
            </w:r>
            <w:r w:rsidR="00461860" w:rsidRPr="00CB763D">
              <w:rPr>
                <w:rStyle w:val="Hyperlnk"/>
                <w:noProof/>
              </w:rPr>
              <w:t>Stacks and Linked Lists</w:t>
            </w:r>
            <w:r w:rsidR="00461860">
              <w:rPr>
                <w:noProof/>
                <w:webHidden/>
              </w:rPr>
              <w:tab/>
            </w:r>
            <w:r w:rsidR="00461860">
              <w:rPr>
                <w:noProof/>
                <w:webHidden/>
              </w:rPr>
              <w:fldChar w:fldCharType="begin"/>
            </w:r>
            <w:r w:rsidR="00461860">
              <w:rPr>
                <w:noProof/>
                <w:webHidden/>
              </w:rPr>
              <w:instrText xml:space="preserve"> PAGEREF _Toc59126388 \h </w:instrText>
            </w:r>
            <w:r w:rsidR="00461860">
              <w:rPr>
                <w:noProof/>
                <w:webHidden/>
              </w:rPr>
            </w:r>
            <w:r w:rsidR="00461860">
              <w:rPr>
                <w:noProof/>
                <w:webHidden/>
              </w:rPr>
              <w:fldChar w:fldCharType="separate"/>
            </w:r>
            <w:r w:rsidR="00461860">
              <w:rPr>
                <w:noProof/>
                <w:webHidden/>
              </w:rPr>
              <w:t>463</w:t>
            </w:r>
            <w:r w:rsidR="00461860">
              <w:rPr>
                <w:noProof/>
                <w:webHidden/>
              </w:rPr>
              <w:fldChar w:fldCharType="end"/>
            </w:r>
          </w:hyperlink>
        </w:p>
        <w:p w14:paraId="701A4D12" w14:textId="39291B26"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89" w:history="1">
            <w:r w:rsidR="00461860" w:rsidRPr="00CB763D">
              <w:rPr>
                <w:rStyle w:val="Hyperlnk"/>
                <w:noProof/>
              </w:rPr>
              <w:t>13.29.2.</w:t>
            </w:r>
            <w:r w:rsidR="00461860">
              <w:rPr>
                <w:rFonts w:asciiTheme="minorHAnsi" w:eastAsiaTheme="minorEastAsia" w:hAnsiTheme="minorHAnsi"/>
                <w:noProof/>
                <w:color w:val="auto"/>
                <w:lang w:val="sv-SE" w:eastAsia="sv-SE"/>
              </w:rPr>
              <w:tab/>
            </w:r>
            <w:r w:rsidR="00461860" w:rsidRPr="00CB763D">
              <w:rPr>
                <w:rStyle w:val="Hyperlnk"/>
                <w:noProof/>
              </w:rPr>
              <w:t>Unions</w:t>
            </w:r>
            <w:r w:rsidR="00461860">
              <w:rPr>
                <w:noProof/>
                <w:webHidden/>
              </w:rPr>
              <w:tab/>
            </w:r>
            <w:r w:rsidR="00461860">
              <w:rPr>
                <w:noProof/>
                <w:webHidden/>
              </w:rPr>
              <w:fldChar w:fldCharType="begin"/>
            </w:r>
            <w:r w:rsidR="00461860">
              <w:rPr>
                <w:noProof/>
                <w:webHidden/>
              </w:rPr>
              <w:instrText xml:space="preserve"> PAGEREF _Toc59126389 \h </w:instrText>
            </w:r>
            <w:r w:rsidR="00461860">
              <w:rPr>
                <w:noProof/>
                <w:webHidden/>
              </w:rPr>
            </w:r>
            <w:r w:rsidR="00461860">
              <w:rPr>
                <w:noProof/>
                <w:webHidden/>
              </w:rPr>
              <w:fldChar w:fldCharType="separate"/>
            </w:r>
            <w:r w:rsidR="00461860">
              <w:rPr>
                <w:noProof/>
                <w:webHidden/>
              </w:rPr>
              <w:t>466</w:t>
            </w:r>
            <w:r w:rsidR="00461860">
              <w:rPr>
                <w:noProof/>
                <w:webHidden/>
              </w:rPr>
              <w:fldChar w:fldCharType="end"/>
            </w:r>
          </w:hyperlink>
        </w:p>
        <w:p w14:paraId="3C0BAC0B" w14:textId="5EC67CD1"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0" w:history="1">
            <w:r w:rsidR="00461860" w:rsidRPr="00CB763D">
              <w:rPr>
                <w:rStyle w:val="Hyperlnk"/>
                <w:noProof/>
              </w:rPr>
              <w:t>13.29.3.</w:t>
            </w:r>
            <w:r w:rsidR="00461860">
              <w:rPr>
                <w:rFonts w:asciiTheme="minorHAnsi" w:eastAsiaTheme="minorEastAsia" w:hAnsiTheme="minorHAnsi"/>
                <w:noProof/>
                <w:color w:val="auto"/>
                <w:lang w:val="sv-SE" w:eastAsia="sv-SE"/>
              </w:rPr>
              <w:tab/>
            </w:r>
            <w:r w:rsidR="00461860" w:rsidRPr="00CB763D">
              <w:rPr>
                <w:rStyle w:val="Hyperlnk"/>
                <w:noProof/>
              </w:rPr>
              <w:t>Bitfields</w:t>
            </w:r>
            <w:r w:rsidR="00461860">
              <w:rPr>
                <w:noProof/>
                <w:webHidden/>
              </w:rPr>
              <w:tab/>
            </w:r>
            <w:r w:rsidR="00461860">
              <w:rPr>
                <w:noProof/>
                <w:webHidden/>
              </w:rPr>
              <w:fldChar w:fldCharType="begin"/>
            </w:r>
            <w:r w:rsidR="00461860">
              <w:rPr>
                <w:noProof/>
                <w:webHidden/>
              </w:rPr>
              <w:instrText xml:space="preserve"> PAGEREF _Toc59126390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6D3E941" w14:textId="222004E8"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91" w:history="1">
            <w:r w:rsidR="00461860" w:rsidRPr="00CB763D">
              <w:rPr>
                <w:rStyle w:val="Hyperlnk"/>
                <w:noProof/>
              </w:rPr>
              <w:t>13.30.</w:t>
            </w:r>
            <w:r w:rsidR="00461860">
              <w:rPr>
                <w:rFonts w:asciiTheme="minorHAnsi" w:eastAsiaTheme="minorEastAsia" w:hAnsiTheme="minorHAnsi"/>
                <w:noProof/>
                <w:color w:val="auto"/>
                <w:lang w:val="sv-SE" w:eastAsia="sv-SE"/>
              </w:rPr>
              <w:tab/>
            </w:r>
            <w:r w:rsidR="00461860" w:rsidRPr="00CB763D">
              <w:rPr>
                <w:rStyle w:val="Hyperlnk"/>
                <w:noProof/>
              </w:rPr>
              <w:t>Structures with function pointers</w:t>
            </w:r>
            <w:r w:rsidR="00461860">
              <w:rPr>
                <w:noProof/>
                <w:webHidden/>
              </w:rPr>
              <w:tab/>
            </w:r>
            <w:r w:rsidR="00461860">
              <w:rPr>
                <w:noProof/>
                <w:webHidden/>
              </w:rPr>
              <w:fldChar w:fldCharType="begin"/>
            </w:r>
            <w:r w:rsidR="00461860">
              <w:rPr>
                <w:noProof/>
                <w:webHidden/>
              </w:rPr>
              <w:instrText xml:space="preserve"> PAGEREF _Toc59126391 \h </w:instrText>
            </w:r>
            <w:r w:rsidR="00461860">
              <w:rPr>
                <w:noProof/>
                <w:webHidden/>
              </w:rPr>
            </w:r>
            <w:r w:rsidR="00461860">
              <w:rPr>
                <w:noProof/>
                <w:webHidden/>
              </w:rPr>
              <w:fldChar w:fldCharType="separate"/>
            </w:r>
            <w:r w:rsidR="00461860">
              <w:rPr>
                <w:noProof/>
                <w:webHidden/>
              </w:rPr>
              <w:t>467</w:t>
            </w:r>
            <w:r w:rsidR="00461860">
              <w:rPr>
                <w:noProof/>
                <w:webHidden/>
              </w:rPr>
              <w:fldChar w:fldCharType="end"/>
            </w:r>
          </w:hyperlink>
        </w:p>
        <w:p w14:paraId="2AA8327D" w14:textId="4EA003FE"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92" w:history="1">
            <w:r w:rsidR="00461860" w:rsidRPr="00CB763D">
              <w:rPr>
                <w:rStyle w:val="Hyperlnk"/>
                <w:noProof/>
              </w:rPr>
              <w:t>13.31.</w:t>
            </w:r>
            <w:r w:rsidR="00461860">
              <w:rPr>
                <w:rFonts w:asciiTheme="minorHAnsi" w:eastAsiaTheme="minorEastAsia" w:hAnsiTheme="minorHAnsi"/>
                <w:noProof/>
                <w:color w:val="auto"/>
                <w:lang w:val="sv-SE" w:eastAsia="sv-SE"/>
              </w:rPr>
              <w:tab/>
            </w:r>
            <w:r w:rsidR="00461860" w:rsidRPr="00CB763D">
              <w:rPr>
                <w:rStyle w:val="Hyperlnk"/>
                <w:noProof/>
              </w:rPr>
              <w:t>The Preprocessor</w:t>
            </w:r>
            <w:r w:rsidR="00461860">
              <w:rPr>
                <w:noProof/>
                <w:webHidden/>
              </w:rPr>
              <w:tab/>
            </w:r>
            <w:r w:rsidR="00461860">
              <w:rPr>
                <w:noProof/>
                <w:webHidden/>
              </w:rPr>
              <w:fldChar w:fldCharType="begin"/>
            </w:r>
            <w:r w:rsidR="00461860">
              <w:rPr>
                <w:noProof/>
                <w:webHidden/>
              </w:rPr>
              <w:instrText xml:space="preserve"> PAGEREF _Toc59126392 \h </w:instrText>
            </w:r>
            <w:r w:rsidR="00461860">
              <w:rPr>
                <w:noProof/>
                <w:webHidden/>
              </w:rPr>
            </w:r>
            <w:r w:rsidR="00461860">
              <w:rPr>
                <w:noProof/>
                <w:webHidden/>
              </w:rPr>
              <w:fldChar w:fldCharType="separate"/>
            </w:r>
            <w:r w:rsidR="00461860">
              <w:rPr>
                <w:noProof/>
                <w:webHidden/>
              </w:rPr>
              <w:t>468</w:t>
            </w:r>
            <w:r w:rsidR="00461860">
              <w:rPr>
                <w:noProof/>
                <w:webHidden/>
              </w:rPr>
              <w:fldChar w:fldCharType="end"/>
            </w:r>
          </w:hyperlink>
        </w:p>
        <w:p w14:paraId="11A5B104" w14:textId="6204BD44"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393" w:history="1">
            <w:r w:rsidR="00461860" w:rsidRPr="00CB763D">
              <w:rPr>
                <w:rStyle w:val="Hyperlnk"/>
                <w:noProof/>
              </w:rPr>
              <w:t>13.32.</w:t>
            </w:r>
            <w:r w:rsidR="00461860">
              <w:rPr>
                <w:rFonts w:asciiTheme="minorHAnsi" w:eastAsiaTheme="minorEastAsia" w:hAnsiTheme="minorHAnsi"/>
                <w:noProof/>
                <w:color w:val="auto"/>
                <w:lang w:val="sv-SE" w:eastAsia="sv-SE"/>
              </w:rPr>
              <w:tab/>
            </w:r>
            <w:r w:rsidR="00461860" w:rsidRPr="00CB763D">
              <w:rPr>
                <w:rStyle w:val="Hyperlnk"/>
                <w:noProof/>
              </w:rPr>
              <w:t>The Standard Library</w:t>
            </w:r>
            <w:r w:rsidR="00461860">
              <w:rPr>
                <w:noProof/>
                <w:webHidden/>
              </w:rPr>
              <w:tab/>
            </w:r>
            <w:r w:rsidR="00461860">
              <w:rPr>
                <w:noProof/>
                <w:webHidden/>
              </w:rPr>
              <w:fldChar w:fldCharType="begin"/>
            </w:r>
            <w:r w:rsidR="00461860">
              <w:rPr>
                <w:noProof/>
                <w:webHidden/>
              </w:rPr>
              <w:instrText xml:space="preserve"> PAGEREF _Toc59126393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1C84A47F" w14:textId="3F9E4E10"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4" w:history="1">
            <w:r w:rsidR="00461860" w:rsidRPr="00CB763D">
              <w:rPr>
                <w:rStyle w:val="Hyperlnk"/>
                <w:noProof/>
              </w:rPr>
              <w:t>13.32.1.</w:t>
            </w:r>
            <w:r w:rsidR="00461860">
              <w:rPr>
                <w:rFonts w:asciiTheme="minorHAnsi" w:eastAsiaTheme="minorEastAsia" w:hAnsiTheme="minorHAnsi"/>
                <w:noProof/>
                <w:color w:val="auto"/>
                <w:lang w:val="sv-SE" w:eastAsia="sv-SE"/>
              </w:rPr>
              <w:tab/>
            </w:r>
            <w:r w:rsidR="00461860" w:rsidRPr="00CB763D">
              <w:rPr>
                <w:rStyle w:val="Hyperlnk"/>
                <w:noProof/>
              </w:rPr>
              <w:t>File Management</w:t>
            </w:r>
            <w:r w:rsidR="00461860">
              <w:rPr>
                <w:noProof/>
                <w:webHidden/>
              </w:rPr>
              <w:tab/>
            </w:r>
            <w:r w:rsidR="00461860">
              <w:rPr>
                <w:noProof/>
                <w:webHidden/>
              </w:rPr>
              <w:fldChar w:fldCharType="begin"/>
            </w:r>
            <w:r w:rsidR="00461860">
              <w:rPr>
                <w:noProof/>
                <w:webHidden/>
              </w:rPr>
              <w:instrText xml:space="preserve"> PAGEREF _Toc59126394 \h </w:instrText>
            </w:r>
            <w:r w:rsidR="00461860">
              <w:rPr>
                <w:noProof/>
                <w:webHidden/>
              </w:rPr>
            </w:r>
            <w:r w:rsidR="00461860">
              <w:rPr>
                <w:noProof/>
                <w:webHidden/>
              </w:rPr>
              <w:fldChar w:fldCharType="separate"/>
            </w:r>
            <w:r w:rsidR="00461860">
              <w:rPr>
                <w:noProof/>
                <w:webHidden/>
              </w:rPr>
              <w:t>469</w:t>
            </w:r>
            <w:r w:rsidR="00461860">
              <w:rPr>
                <w:noProof/>
                <w:webHidden/>
              </w:rPr>
              <w:fldChar w:fldCharType="end"/>
            </w:r>
          </w:hyperlink>
        </w:p>
        <w:p w14:paraId="27A75EE6" w14:textId="3C4EF517"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5" w:history="1">
            <w:r w:rsidR="00461860" w:rsidRPr="00CB763D">
              <w:rPr>
                <w:rStyle w:val="Hyperlnk"/>
                <w:noProof/>
              </w:rPr>
              <w:t>13.32.2.</w:t>
            </w:r>
            <w:r w:rsidR="00461860">
              <w:rPr>
                <w:rFonts w:asciiTheme="minorHAnsi" w:eastAsiaTheme="minorEastAsia" w:hAnsiTheme="minorHAnsi"/>
                <w:noProof/>
                <w:color w:val="auto"/>
                <w:lang w:val="sv-SE" w:eastAsia="sv-SE"/>
              </w:rPr>
              <w:tab/>
            </w:r>
            <w:r w:rsidR="00461860" w:rsidRPr="00CB763D">
              <w:rPr>
                <w:rStyle w:val="Hyperlnk"/>
                <w:noProof/>
              </w:rPr>
              <w:t>Program Parameters</w:t>
            </w:r>
            <w:r w:rsidR="00461860">
              <w:rPr>
                <w:noProof/>
                <w:webHidden/>
              </w:rPr>
              <w:tab/>
            </w:r>
            <w:r w:rsidR="00461860">
              <w:rPr>
                <w:noProof/>
                <w:webHidden/>
              </w:rPr>
              <w:fldChar w:fldCharType="begin"/>
            </w:r>
            <w:r w:rsidR="00461860">
              <w:rPr>
                <w:noProof/>
                <w:webHidden/>
              </w:rPr>
              <w:instrText xml:space="preserve"> PAGEREF _Toc59126395 \h </w:instrText>
            </w:r>
            <w:r w:rsidR="00461860">
              <w:rPr>
                <w:noProof/>
                <w:webHidden/>
              </w:rPr>
            </w:r>
            <w:r w:rsidR="00461860">
              <w:rPr>
                <w:noProof/>
                <w:webHidden/>
              </w:rPr>
              <w:fldChar w:fldCharType="separate"/>
            </w:r>
            <w:r w:rsidR="00461860">
              <w:rPr>
                <w:noProof/>
                <w:webHidden/>
              </w:rPr>
              <w:t>470</w:t>
            </w:r>
            <w:r w:rsidR="00461860">
              <w:rPr>
                <w:noProof/>
                <w:webHidden/>
              </w:rPr>
              <w:fldChar w:fldCharType="end"/>
            </w:r>
          </w:hyperlink>
        </w:p>
        <w:p w14:paraId="5AF07153" w14:textId="3234B695"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6" w:history="1">
            <w:r w:rsidR="00461860" w:rsidRPr="00CB763D">
              <w:rPr>
                <w:rStyle w:val="Hyperlnk"/>
                <w:noProof/>
              </w:rPr>
              <w:t>13.32.3.</w:t>
            </w:r>
            <w:r w:rsidR="00461860">
              <w:rPr>
                <w:rFonts w:asciiTheme="minorHAnsi" w:eastAsiaTheme="minorEastAsia" w:hAnsiTheme="minorHAnsi"/>
                <w:noProof/>
                <w:color w:val="auto"/>
                <w:lang w:val="sv-SE" w:eastAsia="sv-SE"/>
              </w:rPr>
              <w:tab/>
            </w:r>
            <w:r w:rsidR="00461860" w:rsidRPr="00CB763D">
              <w:rPr>
                <w:rStyle w:val="Hyperlnk"/>
                <w:noProof/>
              </w:rPr>
              <w:t>Environment Functions</w:t>
            </w:r>
            <w:r w:rsidR="00461860">
              <w:rPr>
                <w:noProof/>
                <w:webHidden/>
              </w:rPr>
              <w:tab/>
            </w:r>
            <w:r w:rsidR="00461860">
              <w:rPr>
                <w:noProof/>
                <w:webHidden/>
              </w:rPr>
              <w:fldChar w:fldCharType="begin"/>
            </w:r>
            <w:r w:rsidR="00461860">
              <w:rPr>
                <w:noProof/>
                <w:webHidden/>
              </w:rPr>
              <w:instrText xml:space="preserve"> PAGEREF _Toc59126396 \h </w:instrText>
            </w:r>
            <w:r w:rsidR="00461860">
              <w:rPr>
                <w:noProof/>
                <w:webHidden/>
              </w:rPr>
            </w:r>
            <w:r w:rsidR="00461860">
              <w:rPr>
                <w:noProof/>
                <w:webHidden/>
              </w:rPr>
              <w:fldChar w:fldCharType="separate"/>
            </w:r>
            <w:r w:rsidR="00461860">
              <w:rPr>
                <w:noProof/>
                <w:webHidden/>
              </w:rPr>
              <w:t>471</w:t>
            </w:r>
            <w:r w:rsidR="00461860">
              <w:rPr>
                <w:noProof/>
                <w:webHidden/>
              </w:rPr>
              <w:fldChar w:fldCharType="end"/>
            </w:r>
          </w:hyperlink>
        </w:p>
        <w:p w14:paraId="553859D6" w14:textId="5BAD0A7B"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7" w:history="1">
            <w:r w:rsidR="00461860" w:rsidRPr="00CB763D">
              <w:rPr>
                <w:rStyle w:val="Hyperlnk"/>
                <w:noProof/>
              </w:rPr>
              <w:t>13.32.4.</w:t>
            </w:r>
            <w:r w:rsidR="00461860">
              <w:rPr>
                <w:rFonts w:asciiTheme="minorHAnsi" w:eastAsiaTheme="minorEastAsia" w:hAnsiTheme="minorHAnsi"/>
                <w:noProof/>
                <w:color w:val="auto"/>
                <w:lang w:val="sv-SE" w:eastAsia="sv-SE"/>
              </w:rPr>
              <w:tab/>
            </w:r>
            <w:r w:rsidR="00461860" w:rsidRPr="00CB763D">
              <w:rPr>
                <w:rStyle w:val="Hyperlnk"/>
                <w:noProof/>
              </w:rPr>
              <w:t>Searching and Sorting</w:t>
            </w:r>
            <w:r w:rsidR="00461860">
              <w:rPr>
                <w:noProof/>
                <w:webHidden/>
              </w:rPr>
              <w:tab/>
            </w:r>
            <w:r w:rsidR="00461860">
              <w:rPr>
                <w:noProof/>
                <w:webHidden/>
              </w:rPr>
              <w:fldChar w:fldCharType="begin"/>
            </w:r>
            <w:r w:rsidR="00461860">
              <w:rPr>
                <w:noProof/>
                <w:webHidden/>
              </w:rPr>
              <w:instrText xml:space="preserve"> PAGEREF _Toc59126397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6DDB5B07" w14:textId="0D3D2366"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8" w:history="1">
            <w:r w:rsidR="00461860" w:rsidRPr="00CB763D">
              <w:rPr>
                <w:rStyle w:val="Hyperlnk"/>
                <w:noProof/>
              </w:rPr>
              <w:t>13.32.5.</w:t>
            </w:r>
            <w:r w:rsidR="00461860">
              <w:rPr>
                <w:rFonts w:asciiTheme="minorHAnsi" w:eastAsiaTheme="minorEastAsia" w:hAnsiTheme="minorHAnsi"/>
                <w:noProof/>
                <w:color w:val="auto"/>
                <w:lang w:val="sv-SE" w:eastAsia="sv-SE"/>
              </w:rPr>
              <w:tab/>
            </w:r>
            <w:r w:rsidR="00461860" w:rsidRPr="00CB763D">
              <w:rPr>
                <w:rStyle w:val="Hyperlnk"/>
                <w:noProof/>
              </w:rPr>
              <w:t>Functions with Variable Number of Parameters</w:t>
            </w:r>
            <w:r w:rsidR="00461860">
              <w:rPr>
                <w:noProof/>
                <w:webHidden/>
              </w:rPr>
              <w:tab/>
            </w:r>
            <w:r w:rsidR="00461860">
              <w:rPr>
                <w:noProof/>
                <w:webHidden/>
              </w:rPr>
              <w:fldChar w:fldCharType="begin"/>
            </w:r>
            <w:r w:rsidR="00461860">
              <w:rPr>
                <w:noProof/>
                <w:webHidden/>
              </w:rPr>
              <w:instrText xml:space="preserve"> PAGEREF _Toc59126398 \h </w:instrText>
            </w:r>
            <w:r w:rsidR="00461860">
              <w:rPr>
                <w:noProof/>
                <w:webHidden/>
              </w:rPr>
            </w:r>
            <w:r w:rsidR="00461860">
              <w:rPr>
                <w:noProof/>
                <w:webHidden/>
              </w:rPr>
              <w:fldChar w:fldCharType="separate"/>
            </w:r>
            <w:r w:rsidR="00461860">
              <w:rPr>
                <w:noProof/>
                <w:webHidden/>
              </w:rPr>
              <w:t>472</w:t>
            </w:r>
            <w:r w:rsidR="00461860">
              <w:rPr>
                <w:noProof/>
                <w:webHidden/>
              </w:rPr>
              <w:fldChar w:fldCharType="end"/>
            </w:r>
          </w:hyperlink>
        </w:p>
        <w:p w14:paraId="13401827" w14:textId="27C1E634"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399" w:history="1">
            <w:r w:rsidR="00461860" w:rsidRPr="00CB763D">
              <w:rPr>
                <w:rStyle w:val="Hyperlnk"/>
                <w:noProof/>
              </w:rPr>
              <w:t>13.32.6.</w:t>
            </w:r>
            <w:r w:rsidR="00461860">
              <w:rPr>
                <w:rFonts w:asciiTheme="minorHAnsi" w:eastAsiaTheme="minorEastAsia" w:hAnsiTheme="minorHAnsi"/>
                <w:noProof/>
                <w:color w:val="auto"/>
                <w:lang w:val="sv-SE" w:eastAsia="sv-SE"/>
              </w:rPr>
              <w:tab/>
            </w:r>
            <w:r w:rsidR="00461860" w:rsidRPr="00CB763D">
              <w:rPr>
                <w:rStyle w:val="Hyperlnk"/>
                <w:noProof/>
              </w:rPr>
              <w:t>String Management</w:t>
            </w:r>
            <w:r w:rsidR="00461860">
              <w:rPr>
                <w:noProof/>
                <w:webHidden/>
              </w:rPr>
              <w:tab/>
            </w:r>
            <w:r w:rsidR="00461860">
              <w:rPr>
                <w:noProof/>
                <w:webHidden/>
              </w:rPr>
              <w:fldChar w:fldCharType="begin"/>
            </w:r>
            <w:r w:rsidR="00461860">
              <w:rPr>
                <w:noProof/>
                <w:webHidden/>
              </w:rPr>
              <w:instrText xml:space="preserve"> PAGEREF _Toc59126399 \h </w:instrText>
            </w:r>
            <w:r w:rsidR="00461860">
              <w:rPr>
                <w:noProof/>
                <w:webHidden/>
              </w:rPr>
            </w:r>
            <w:r w:rsidR="00461860">
              <w:rPr>
                <w:noProof/>
                <w:webHidden/>
              </w:rPr>
              <w:fldChar w:fldCharType="separate"/>
            </w:r>
            <w:r w:rsidR="00461860">
              <w:rPr>
                <w:noProof/>
                <w:webHidden/>
              </w:rPr>
              <w:t>473</w:t>
            </w:r>
            <w:r w:rsidR="00461860">
              <w:rPr>
                <w:noProof/>
                <w:webHidden/>
              </w:rPr>
              <w:fldChar w:fldCharType="end"/>
            </w:r>
          </w:hyperlink>
        </w:p>
        <w:p w14:paraId="1CEB4658" w14:textId="14F00256"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0" w:history="1">
            <w:r w:rsidR="00461860" w:rsidRPr="00CB763D">
              <w:rPr>
                <w:rStyle w:val="Hyperlnk"/>
                <w:noProof/>
              </w:rPr>
              <w:t>13.32.7.</w:t>
            </w:r>
            <w:r w:rsidR="00461860">
              <w:rPr>
                <w:rFonts w:asciiTheme="minorHAnsi" w:eastAsiaTheme="minorEastAsia" w:hAnsiTheme="minorHAnsi"/>
                <w:noProof/>
                <w:color w:val="auto"/>
                <w:lang w:val="sv-SE" w:eastAsia="sv-SE"/>
              </w:rPr>
              <w:tab/>
            </w:r>
            <w:r w:rsidR="00461860" w:rsidRPr="00CB763D">
              <w:rPr>
                <w:rStyle w:val="Hyperlnk"/>
                <w:noProof/>
              </w:rPr>
              <w:t>Memory Management</w:t>
            </w:r>
            <w:r w:rsidR="00461860">
              <w:rPr>
                <w:noProof/>
                <w:webHidden/>
              </w:rPr>
              <w:tab/>
            </w:r>
            <w:r w:rsidR="00461860">
              <w:rPr>
                <w:noProof/>
                <w:webHidden/>
              </w:rPr>
              <w:fldChar w:fldCharType="begin"/>
            </w:r>
            <w:r w:rsidR="00461860">
              <w:rPr>
                <w:noProof/>
                <w:webHidden/>
              </w:rPr>
              <w:instrText xml:space="preserve"> PAGEREF _Toc59126400 \h </w:instrText>
            </w:r>
            <w:r w:rsidR="00461860">
              <w:rPr>
                <w:noProof/>
                <w:webHidden/>
              </w:rPr>
            </w:r>
            <w:r w:rsidR="00461860">
              <w:rPr>
                <w:noProof/>
                <w:webHidden/>
              </w:rPr>
              <w:fldChar w:fldCharType="separate"/>
            </w:r>
            <w:r w:rsidR="00461860">
              <w:rPr>
                <w:noProof/>
                <w:webHidden/>
              </w:rPr>
              <w:t>474</w:t>
            </w:r>
            <w:r w:rsidR="00461860">
              <w:rPr>
                <w:noProof/>
                <w:webHidden/>
              </w:rPr>
              <w:fldChar w:fldCharType="end"/>
            </w:r>
          </w:hyperlink>
        </w:p>
        <w:p w14:paraId="08F65DF6" w14:textId="5C339AE2"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1" w:history="1">
            <w:r w:rsidR="00461860" w:rsidRPr="00CB763D">
              <w:rPr>
                <w:rStyle w:val="Hyperlnk"/>
                <w:noProof/>
              </w:rPr>
              <w:t>13.32.8.</w:t>
            </w:r>
            <w:r w:rsidR="00461860">
              <w:rPr>
                <w:rFonts w:asciiTheme="minorHAnsi" w:eastAsiaTheme="minorEastAsia" w:hAnsiTheme="minorHAnsi"/>
                <w:noProof/>
                <w:color w:val="auto"/>
                <w:lang w:val="sv-SE" w:eastAsia="sv-SE"/>
              </w:rPr>
              <w:tab/>
            </w:r>
            <w:r w:rsidR="00461860" w:rsidRPr="00CB763D">
              <w:rPr>
                <w:rStyle w:val="Hyperlnk"/>
                <w:noProof/>
              </w:rPr>
              <w:t>Mathematical Functions</w:t>
            </w:r>
            <w:r w:rsidR="00461860">
              <w:rPr>
                <w:noProof/>
                <w:webHidden/>
              </w:rPr>
              <w:tab/>
            </w:r>
            <w:r w:rsidR="00461860">
              <w:rPr>
                <w:noProof/>
                <w:webHidden/>
              </w:rPr>
              <w:fldChar w:fldCharType="begin"/>
            </w:r>
            <w:r w:rsidR="00461860">
              <w:rPr>
                <w:noProof/>
                <w:webHidden/>
              </w:rPr>
              <w:instrText xml:space="preserve"> PAGEREF _Toc59126401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6E7F5E7C" w14:textId="64F6D452"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2" w:history="1">
            <w:r w:rsidR="00461860" w:rsidRPr="00CB763D">
              <w:rPr>
                <w:rStyle w:val="Hyperlnk"/>
                <w:noProof/>
              </w:rPr>
              <w:t>13.32.9.</w:t>
            </w:r>
            <w:r w:rsidR="00461860">
              <w:rPr>
                <w:rFonts w:asciiTheme="minorHAnsi" w:eastAsiaTheme="minorEastAsia" w:hAnsiTheme="minorHAnsi"/>
                <w:noProof/>
                <w:color w:val="auto"/>
                <w:lang w:val="sv-SE" w:eastAsia="sv-SE"/>
              </w:rPr>
              <w:tab/>
            </w:r>
            <w:r w:rsidR="00461860" w:rsidRPr="00CB763D">
              <w:rPr>
                <w:rStyle w:val="Hyperlnk"/>
                <w:noProof/>
              </w:rPr>
              <w:t>Long Jumps</w:t>
            </w:r>
            <w:r w:rsidR="00461860">
              <w:rPr>
                <w:noProof/>
                <w:webHidden/>
              </w:rPr>
              <w:tab/>
            </w:r>
            <w:r w:rsidR="00461860">
              <w:rPr>
                <w:noProof/>
                <w:webHidden/>
              </w:rPr>
              <w:fldChar w:fldCharType="begin"/>
            </w:r>
            <w:r w:rsidR="00461860">
              <w:rPr>
                <w:noProof/>
                <w:webHidden/>
              </w:rPr>
              <w:instrText xml:space="preserve"> PAGEREF _Toc59126402 \h </w:instrText>
            </w:r>
            <w:r w:rsidR="00461860">
              <w:rPr>
                <w:noProof/>
                <w:webHidden/>
              </w:rPr>
            </w:r>
            <w:r w:rsidR="00461860">
              <w:rPr>
                <w:noProof/>
                <w:webHidden/>
              </w:rPr>
              <w:fldChar w:fldCharType="separate"/>
            </w:r>
            <w:r w:rsidR="00461860">
              <w:rPr>
                <w:noProof/>
                <w:webHidden/>
              </w:rPr>
              <w:t>475</w:t>
            </w:r>
            <w:r w:rsidR="00461860">
              <w:rPr>
                <w:noProof/>
                <w:webHidden/>
              </w:rPr>
              <w:fldChar w:fldCharType="end"/>
            </w:r>
          </w:hyperlink>
        </w:p>
        <w:p w14:paraId="2758BD20" w14:textId="382D4D61"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3" w:history="1">
            <w:r w:rsidR="00461860" w:rsidRPr="00CB763D">
              <w:rPr>
                <w:rStyle w:val="Hyperlnk"/>
                <w:noProof/>
              </w:rPr>
              <w:t>13.32.10.</w:t>
            </w:r>
            <w:r w:rsidR="00461860">
              <w:rPr>
                <w:rFonts w:asciiTheme="minorHAnsi" w:eastAsiaTheme="minorEastAsia" w:hAnsiTheme="minorHAnsi"/>
                <w:noProof/>
                <w:color w:val="auto"/>
                <w:lang w:val="sv-SE" w:eastAsia="sv-SE"/>
              </w:rPr>
              <w:tab/>
            </w:r>
            <w:r w:rsidR="00461860" w:rsidRPr="00CB763D">
              <w:rPr>
                <w:rStyle w:val="Hyperlnk"/>
                <w:noProof/>
              </w:rPr>
              <w:t>Time</w:t>
            </w:r>
            <w:r w:rsidR="00461860">
              <w:rPr>
                <w:noProof/>
                <w:webHidden/>
              </w:rPr>
              <w:tab/>
            </w:r>
            <w:r w:rsidR="00461860">
              <w:rPr>
                <w:noProof/>
                <w:webHidden/>
              </w:rPr>
              <w:fldChar w:fldCharType="begin"/>
            </w:r>
            <w:r w:rsidR="00461860">
              <w:rPr>
                <w:noProof/>
                <w:webHidden/>
              </w:rPr>
              <w:instrText xml:space="preserve"> PAGEREF _Toc59126403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125C34B1" w14:textId="3ABB31C7"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4" w:history="1">
            <w:r w:rsidR="00461860" w:rsidRPr="00CB763D">
              <w:rPr>
                <w:rStyle w:val="Hyperlnk"/>
                <w:noProof/>
              </w:rPr>
              <w:t>13.32.11.</w:t>
            </w:r>
            <w:r w:rsidR="00461860">
              <w:rPr>
                <w:rFonts w:asciiTheme="minorHAnsi" w:eastAsiaTheme="minorEastAsia" w:hAnsiTheme="minorHAnsi"/>
                <w:noProof/>
                <w:color w:val="auto"/>
                <w:lang w:val="sv-SE" w:eastAsia="sv-SE"/>
              </w:rPr>
              <w:tab/>
            </w:r>
            <w:r w:rsidR="00461860" w:rsidRPr="00CB763D">
              <w:rPr>
                <w:rStyle w:val="Hyperlnk"/>
                <w:noProof/>
              </w:rPr>
              <w:t>Random Numbers</w:t>
            </w:r>
            <w:r w:rsidR="00461860">
              <w:rPr>
                <w:noProof/>
                <w:webHidden/>
              </w:rPr>
              <w:tab/>
            </w:r>
            <w:r w:rsidR="00461860">
              <w:rPr>
                <w:noProof/>
                <w:webHidden/>
              </w:rPr>
              <w:fldChar w:fldCharType="begin"/>
            </w:r>
            <w:r w:rsidR="00461860">
              <w:rPr>
                <w:noProof/>
                <w:webHidden/>
              </w:rPr>
              <w:instrText xml:space="preserve"> PAGEREF _Toc59126404 \h </w:instrText>
            </w:r>
            <w:r w:rsidR="00461860">
              <w:rPr>
                <w:noProof/>
                <w:webHidden/>
              </w:rPr>
            </w:r>
            <w:r w:rsidR="00461860">
              <w:rPr>
                <w:noProof/>
                <w:webHidden/>
              </w:rPr>
              <w:fldChar w:fldCharType="separate"/>
            </w:r>
            <w:r w:rsidR="00461860">
              <w:rPr>
                <w:noProof/>
                <w:webHidden/>
              </w:rPr>
              <w:t>476</w:t>
            </w:r>
            <w:r w:rsidR="00461860">
              <w:rPr>
                <w:noProof/>
                <w:webHidden/>
              </w:rPr>
              <w:fldChar w:fldCharType="end"/>
            </w:r>
          </w:hyperlink>
        </w:p>
        <w:p w14:paraId="765E2963" w14:textId="65E0F06C"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5" w:history="1">
            <w:r w:rsidR="00461860" w:rsidRPr="00CB763D">
              <w:rPr>
                <w:rStyle w:val="Hyperlnk"/>
                <w:noProof/>
              </w:rPr>
              <w:t>13.32.12.</w:t>
            </w:r>
            <w:r w:rsidR="00461860">
              <w:rPr>
                <w:rFonts w:asciiTheme="minorHAnsi" w:eastAsiaTheme="minorEastAsia" w:hAnsiTheme="minorHAnsi"/>
                <w:noProof/>
                <w:color w:val="auto"/>
                <w:lang w:val="sv-SE" w:eastAsia="sv-SE"/>
              </w:rPr>
              <w:tab/>
            </w:r>
            <w:r w:rsidR="00461860" w:rsidRPr="00CB763D">
              <w:rPr>
                <w:rStyle w:val="Hyperlnk"/>
                <w:noProof/>
              </w:rPr>
              <w:t>Limits of Integral and Floating Types</w:t>
            </w:r>
            <w:r w:rsidR="00461860">
              <w:rPr>
                <w:noProof/>
                <w:webHidden/>
              </w:rPr>
              <w:tab/>
            </w:r>
            <w:r w:rsidR="00461860">
              <w:rPr>
                <w:noProof/>
                <w:webHidden/>
              </w:rPr>
              <w:fldChar w:fldCharType="begin"/>
            </w:r>
            <w:r w:rsidR="00461860">
              <w:rPr>
                <w:noProof/>
                <w:webHidden/>
              </w:rPr>
              <w:instrText xml:space="preserve"> PAGEREF _Toc59126405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1566B8EC" w14:textId="47827A8F" w:rsidR="00461860" w:rsidRDefault="00CF334C">
          <w:pPr>
            <w:pStyle w:val="Innehll3"/>
            <w:tabs>
              <w:tab w:val="left" w:pos="1540"/>
              <w:tab w:val="right" w:leader="dot" w:pos="9350"/>
            </w:tabs>
            <w:rPr>
              <w:rFonts w:asciiTheme="minorHAnsi" w:eastAsiaTheme="minorEastAsia" w:hAnsiTheme="minorHAnsi"/>
              <w:noProof/>
              <w:color w:val="auto"/>
              <w:lang w:val="sv-SE" w:eastAsia="sv-SE"/>
            </w:rPr>
          </w:pPr>
          <w:hyperlink w:anchor="_Toc59126406" w:history="1">
            <w:r w:rsidR="00461860" w:rsidRPr="00CB763D">
              <w:rPr>
                <w:rStyle w:val="Hyperlnk"/>
                <w:noProof/>
              </w:rPr>
              <w:t>13.32.13.</w:t>
            </w:r>
            <w:r w:rsidR="00461860">
              <w:rPr>
                <w:rFonts w:asciiTheme="minorHAnsi" w:eastAsiaTheme="minorEastAsia" w:hAnsiTheme="minorHAnsi"/>
                <w:noProof/>
                <w:color w:val="auto"/>
                <w:lang w:val="sv-SE" w:eastAsia="sv-SE"/>
              </w:rPr>
              <w:tab/>
            </w:r>
            <w:r w:rsidR="00461860" w:rsidRPr="00CB763D">
              <w:rPr>
                <w:rStyle w:val="Hyperlnk"/>
                <w:noProof/>
              </w:rPr>
              <w:t>Character Functions</w:t>
            </w:r>
            <w:r w:rsidR="00461860">
              <w:rPr>
                <w:noProof/>
                <w:webHidden/>
              </w:rPr>
              <w:tab/>
            </w:r>
            <w:r w:rsidR="00461860">
              <w:rPr>
                <w:noProof/>
                <w:webHidden/>
              </w:rPr>
              <w:fldChar w:fldCharType="begin"/>
            </w:r>
            <w:r w:rsidR="00461860">
              <w:rPr>
                <w:noProof/>
                <w:webHidden/>
              </w:rPr>
              <w:instrText xml:space="preserve"> PAGEREF _Toc59126406 \h </w:instrText>
            </w:r>
            <w:r w:rsidR="00461860">
              <w:rPr>
                <w:noProof/>
                <w:webHidden/>
              </w:rPr>
            </w:r>
            <w:r w:rsidR="00461860">
              <w:rPr>
                <w:noProof/>
                <w:webHidden/>
              </w:rPr>
              <w:fldChar w:fldCharType="separate"/>
            </w:r>
            <w:r w:rsidR="00461860">
              <w:rPr>
                <w:noProof/>
                <w:webHidden/>
              </w:rPr>
              <w:t>477</w:t>
            </w:r>
            <w:r w:rsidR="00461860">
              <w:rPr>
                <w:noProof/>
                <w:webHidden/>
              </w:rPr>
              <w:fldChar w:fldCharType="end"/>
            </w:r>
          </w:hyperlink>
        </w:p>
        <w:p w14:paraId="20D0F640" w14:textId="16EC3214" w:rsidR="00461860" w:rsidRDefault="00CF334C">
          <w:pPr>
            <w:pStyle w:val="Innehll2"/>
            <w:tabs>
              <w:tab w:val="left" w:pos="1100"/>
              <w:tab w:val="right" w:leader="dot" w:pos="9350"/>
            </w:tabs>
            <w:rPr>
              <w:rFonts w:asciiTheme="minorHAnsi" w:eastAsiaTheme="minorEastAsia" w:hAnsiTheme="minorHAnsi"/>
              <w:noProof/>
              <w:color w:val="auto"/>
              <w:lang w:val="sv-SE" w:eastAsia="sv-SE"/>
            </w:rPr>
          </w:pPr>
          <w:hyperlink w:anchor="_Toc59126407" w:history="1">
            <w:r w:rsidR="00461860" w:rsidRPr="00CB763D">
              <w:rPr>
                <w:rStyle w:val="Hyperlnk"/>
                <w:noProof/>
              </w:rPr>
              <w:t>13.33.</w:t>
            </w:r>
            <w:r w:rsidR="00461860">
              <w:rPr>
                <w:rFonts w:asciiTheme="minorHAnsi" w:eastAsiaTheme="minorEastAsia" w:hAnsiTheme="minorHAnsi"/>
                <w:noProof/>
                <w:color w:val="auto"/>
                <w:lang w:val="sv-SE" w:eastAsia="sv-SE"/>
              </w:rPr>
              <w:tab/>
            </w:r>
            <w:r w:rsidR="00461860" w:rsidRPr="00CB763D">
              <w:rPr>
                <w:rStyle w:val="Hyperlnk"/>
                <w:noProof/>
              </w:rPr>
              <w:t>Further Reading</w:t>
            </w:r>
            <w:r w:rsidR="00461860">
              <w:rPr>
                <w:noProof/>
                <w:webHidden/>
              </w:rPr>
              <w:tab/>
            </w:r>
            <w:r w:rsidR="00461860">
              <w:rPr>
                <w:noProof/>
                <w:webHidden/>
              </w:rPr>
              <w:fldChar w:fldCharType="begin"/>
            </w:r>
            <w:r w:rsidR="00461860">
              <w:rPr>
                <w:noProof/>
                <w:webHidden/>
              </w:rPr>
              <w:instrText xml:space="preserve"> PAGEREF _Toc59126407 \h </w:instrText>
            </w:r>
            <w:r w:rsidR="00461860">
              <w:rPr>
                <w:noProof/>
                <w:webHidden/>
              </w:rPr>
            </w:r>
            <w:r w:rsidR="00461860">
              <w:rPr>
                <w:noProof/>
                <w:webHidden/>
              </w:rPr>
              <w:fldChar w:fldCharType="separate"/>
            </w:r>
            <w:r w:rsidR="00461860">
              <w:rPr>
                <w:noProof/>
                <w:webHidden/>
              </w:rPr>
              <w:t>478</w:t>
            </w:r>
            <w:r w:rsidR="00461860">
              <w:rPr>
                <w:noProof/>
                <w:webHidden/>
              </w:rPr>
              <w:fldChar w:fldCharType="end"/>
            </w:r>
          </w:hyperlink>
        </w:p>
        <w:p w14:paraId="0B83B7CA" w14:textId="70D54E09" w:rsidR="00461860" w:rsidRDefault="00CF334C">
          <w:pPr>
            <w:pStyle w:val="Innehll1"/>
            <w:rPr>
              <w:rFonts w:asciiTheme="minorHAnsi" w:eastAsiaTheme="minorEastAsia" w:hAnsiTheme="minorHAnsi"/>
              <w:noProof/>
              <w:color w:val="auto"/>
              <w:lang w:val="sv-SE" w:eastAsia="sv-SE"/>
            </w:rPr>
          </w:pPr>
          <w:hyperlink w:anchor="_Toc59126408" w:history="1">
            <w:r w:rsidR="00461860" w:rsidRPr="00CB763D">
              <w:rPr>
                <w:rStyle w:val="Hyperlnk"/>
                <w:noProof/>
              </w:rPr>
              <w:t>Foreword</w:t>
            </w:r>
            <w:r w:rsidR="00461860">
              <w:rPr>
                <w:noProof/>
                <w:webHidden/>
              </w:rPr>
              <w:tab/>
            </w:r>
            <w:r w:rsidR="00461860">
              <w:rPr>
                <w:noProof/>
                <w:webHidden/>
              </w:rPr>
              <w:fldChar w:fldCharType="begin"/>
            </w:r>
            <w:r w:rsidR="00461860">
              <w:rPr>
                <w:noProof/>
                <w:webHidden/>
              </w:rPr>
              <w:instrText xml:space="preserve"> PAGEREF _Toc59126408 \h </w:instrText>
            </w:r>
            <w:r w:rsidR="00461860">
              <w:rPr>
                <w:noProof/>
                <w:webHidden/>
              </w:rPr>
            </w:r>
            <w:r w:rsidR="00461860">
              <w:rPr>
                <w:noProof/>
                <w:webHidden/>
              </w:rPr>
              <w:fldChar w:fldCharType="separate"/>
            </w:r>
            <w:r w:rsidR="00461860">
              <w:rPr>
                <w:noProof/>
                <w:webHidden/>
              </w:rPr>
              <w:t>479</w:t>
            </w:r>
            <w:r w:rsidR="00461860">
              <w:rPr>
                <w:noProof/>
                <w:webHidden/>
              </w:rPr>
              <w:fldChar w:fldCharType="end"/>
            </w:r>
          </w:hyperlink>
        </w:p>
        <w:p w14:paraId="1D894A0A" w14:textId="572E7F3F"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9126052"/>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9126053"/>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8F21B3" w:rsidRPr="00D2146B" w:rsidRDefault="008F21B3"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8F21B3" w:rsidRPr="00D2146B" w:rsidRDefault="008F21B3"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8F21B3" w:rsidRDefault="008F21B3"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8F21B3" w:rsidRDefault="008F21B3" w:rsidP="00942B30">
                              <w:pPr>
                                <w:spacing w:before="60" w:line="256" w:lineRule="auto"/>
                                <w:jc w:val="center"/>
                                <w:rPr>
                                  <w:sz w:val="24"/>
                                  <w:szCs w:val="24"/>
                                </w:rPr>
                              </w:pPr>
                              <w:r>
                                <w:rPr>
                                  <w:rFonts w:eastAsia="Calibri"/>
                                  <w:color w:val="000000"/>
                                  <w:sz w:val="18"/>
                                  <w:szCs w:val="18"/>
                                </w:rPr>
                                <w:t>Parser</w:t>
                              </w:r>
                            </w:p>
                            <w:p w14:paraId="1ABFD117" w14:textId="77777777" w:rsidR="008F21B3" w:rsidRDefault="008F21B3"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8F21B3" w:rsidRDefault="008F21B3" w:rsidP="003727AB">
                              <w:pPr>
                                <w:spacing w:before="60" w:line="254" w:lineRule="auto"/>
                                <w:jc w:val="center"/>
                                <w:rPr>
                                  <w:sz w:val="24"/>
                                  <w:szCs w:val="24"/>
                                </w:rPr>
                              </w:pPr>
                              <w:r>
                                <w:rPr>
                                  <w:rFonts w:eastAsia="Calibri"/>
                                  <w:color w:val="000000"/>
                                  <w:sz w:val="18"/>
                                  <w:szCs w:val="18"/>
                                </w:rPr>
                                <w:t>Scanner</w:t>
                              </w:r>
                            </w:p>
                            <w:p w14:paraId="03FD0412" w14:textId="77777777" w:rsidR="008F21B3" w:rsidRDefault="008F21B3"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8F21B3" w:rsidRDefault="008F21B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8F21B3" w:rsidRDefault="008F21B3" w:rsidP="003567A1">
                              <w:pPr>
                                <w:spacing w:before="0" w:line="252" w:lineRule="auto"/>
                                <w:jc w:val="center"/>
                                <w:rPr>
                                  <w:sz w:val="24"/>
                                  <w:szCs w:val="24"/>
                                </w:rPr>
                              </w:pPr>
                            </w:p>
                            <w:p w14:paraId="217B84F7" w14:textId="77777777" w:rsidR="008F21B3" w:rsidRDefault="008F21B3"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8F21B3" w:rsidRDefault="008F21B3"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8F21B3" w:rsidRPr="00EF6288" w:rsidRDefault="008F21B3"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8F21B3" w:rsidRDefault="008F21B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8F21B3" w:rsidRDefault="008F21B3"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8F21B3" w:rsidRDefault="008F21B3"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8F21B3" w:rsidRPr="00E962F6" w:rsidRDefault="008F21B3"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8F21B3" w:rsidRDefault="008F21B3"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8F21B3" w:rsidRDefault="008F21B3"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8F21B3" w:rsidRDefault="008F21B3"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8F21B3" w:rsidRDefault="008F21B3"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8F21B3" w:rsidRDefault="008F21B3" w:rsidP="00475BED">
                              <w:pPr>
                                <w:spacing w:before="0" w:after="0" w:line="252" w:lineRule="auto"/>
                                <w:jc w:val="center"/>
                                <w:rPr>
                                  <w:sz w:val="24"/>
                                  <w:szCs w:val="24"/>
                                </w:rPr>
                              </w:pPr>
                              <w:r>
                                <w:rPr>
                                  <w:rFonts w:eastAsia="Calibri"/>
                                  <w:color w:val="000000"/>
                                  <w:sz w:val="18"/>
                                  <w:szCs w:val="18"/>
                                </w:rPr>
                                <w:t>16-bit</w:t>
                              </w:r>
                              <w:r>
                                <w:rPr>
                                  <w:rFonts w:eastAsia="Calibri"/>
                                  <w:color w:val="000000"/>
                                  <w:sz w:val="18"/>
                                  <w:szCs w:val="18"/>
                                </w:rPr>
                                <w:t xml:space="preserve">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8F21B3" w:rsidRPr="00D2146B" w:rsidRDefault="008F21B3"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8F21B3" w:rsidRPr="00D2146B" w:rsidRDefault="008F21B3" w:rsidP="00D6706A">
                        <w:pPr>
                          <w:spacing w:before="0" w:after="0"/>
                          <w:jc w:val="center"/>
                          <w:rPr>
                            <w:sz w:val="18"/>
                            <w:szCs w:val="18"/>
                            <w:lang w:val="sv-SE"/>
                          </w:rPr>
                        </w:pPr>
                        <w:r>
                          <w:rPr>
                            <w:sz w:val="18"/>
                            <w:szCs w:val="18"/>
                            <w:lang w:val="sv-SE"/>
                          </w:rPr>
                          <w:t xml:space="preserve">ANSI C Source </w:t>
                        </w:r>
                        <w:proofErr w:type="spellStart"/>
                        <w:r>
                          <w:rPr>
                            <w:sz w:val="18"/>
                            <w:szCs w:val="18"/>
                            <w:lang w:val="sv-SE"/>
                          </w:rPr>
                          <w:t>Code</w:t>
                        </w:r>
                        <w:proofErr w:type="spellEnd"/>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8F21B3" w:rsidRDefault="008F21B3"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8F21B3" w:rsidRDefault="008F21B3" w:rsidP="00942B30">
                        <w:pPr>
                          <w:spacing w:before="60" w:line="256" w:lineRule="auto"/>
                          <w:jc w:val="center"/>
                          <w:rPr>
                            <w:sz w:val="24"/>
                            <w:szCs w:val="24"/>
                          </w:rPr>
                        </w:pPr>
                        <w:r>
                          <w:rPr>
                            <w:rFonts w:eastAsia="Calibri"/>
                            <w:color w:val="000000"/>
                            <w:sz w:val="18"/>
                            <w:szCs w:val="18"/>
                          </w:rPr>
                          <w:t>Parser</w:t>
                        </w:r>
                      </w:p>
                      <w:p w14:paraId="1ABFD117" w14:textId="77777777" w:rsidR="008F21B3" w:rsidRDefault="008F21B3"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8F21B3" w:rsidRDefault="008F21B3" w:rsidP="003727AB">
                        <w:pPr>
                          <w:spacing w:before="60" w:line="254" w:lineRule="auto"/>
                          <w:jc w:val="center"/>
                          <w:rPr>
                            <w:sz w:val="24"/>
                            <w:szCs w:val="24"/>
                          </w:rPr>
                        </w:pPr>
                        <w:r>
                          <w:rPr>
                            <w:rFonts w:eastAsia="Calibri"/>
                            <w:color w:val="000000"/>
                            <w:sz w:val="18"/>
                            <w:szCs w:val="18"/>
                          </w:rPr>
                          <w:t>Scanner</w:t>
                        </w:r>
                      </w:p>
                      <w:p w14:paraId="03FD0412" w14:textId="77777777" w:rsidR="008F21B3" w:rsidRDefault="008F21B3"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8F21B3" w:rsidRDefault="008F21B3"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8F21B3" w:rsidRDefault="008F21B3" w:rsidP="003567A1">
                        <w:pPr>
                          <w:spacing w:before="0" w:line="252" w:lineRule="auto"/>
                          <w:jc w:val="center"/>
                          <w:rPr>
                            <w:sz w:val="24"/>
                            <w:szCs w:val="24"/>
                          </w:rPr>
                        </w:pPr>
                      </w:p>
                      <w:p w14:paraId="217B84F7" w14:textId="77777777" w:rsidR="008F21B3" w:rsidRDefault="008F21B3"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8F21B3" w:rsidRDefault="008F21B3"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8F21B3" w:rsidRPr="00EF6288" w:rsidRDefault="008F21B3" w:rsidP="001216F7">
                        <w:pPr>
                          <w:spacing w:before="100" w:after="0" w:line="257" w:lineRule="auto"/>
                          <w:jc w:val="center"/>
                          <w:rPr>
                            <w:sz w:val="24"/>
                            <w:szCs w:val="24"/>
                            <w:lang w:val="sv-SE"/>
                          </w:rPr>
                        </w:pPr>
                        <w:proofErr w:type="spellStart"/>
                        <w:r>
                          <w:rPr>
                            <w:rFonts w:eastAsia="Calibri"/>
                            <w:color w:val="000000"/>
                            <w:sz w:val="18"/>
                            <w:szCs w:val="18"/>
                            <w:lang w:val="sv-SE"/>
                          </w:rPr>
                          <w:t>Middle</w:t>
                        </w:r>
                        <w:proofErr w:type="spellEnd"/>
                        <w:r>
                          <w:rPr>
                            <w:rFonts w:eastAsia="Calibri"/>
                            <w:color w:val="000000"/>
                            <w:sz w:val="18"/>
                            <w:szCs w:val="18"/>
                            <w:lang w:val="sv-SE"/>
                          </w:rPr>
                          <w:t xml:space="preserve"> </w:t>
                        </w:r>
                        <w:proofErr w:type="spellStart"/>
                        <w:r>
                          <w:rPr>
                            <w:rFonts w:eastAsia="Calibri"/>
                            <w:color w:val="000000"/>
                            <w:sz w:val="18"/>
                            <w:szCs w:val="18"/>
                            <w:lang w:val="sv-SE"/>
                          </w:rPr>
                          <w:t>Code</w:t>
                        </w:r>
                        <w:proofErr w:type="spellEnd"/>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8F21B3" w:rsidRDefault="008F21B3"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8F21B3" w:rsidRDefault="008F21B3"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8F21B3" w:rsidRDefault="008F21B3"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8F21B3" w:rsidRPr="00E962F6" w:rsidRDefault="008F21B3" w:rsidP="00E962F6">
                        <w:pPr>
                          <w:spacing w:before="0" w:after="0" w:line="252" w:lineRule="auto"/>
                          <w:jc w:val="center"/>
                          <w:rPr>
                            <w:sz w:val="18"/>
                            <w:szCs w:val="18"/>
                            <w:lang w:val="sv-SE"/>
                          </w:rPr>
                        </w:pPr>
                        <w:proofErr w:type="spellStart"/>
                        <w:r w:rsidRPr="00E962F6">
                          <w:rPr>
                            <w:sz w:val="18"/>
                            <w:szCs w:val="18"/>
                            <w:lang w:val="sv-SE"/>
                          </w:rPr>
                          <w:t>Assembly</w:t>
                        </w:r>
                        <w:proofErr w:type="spellEnd"/>
                        <w:r w:rsidRPr="00E962F6">
                          <w:rPr>
                            <w:sz w:val="18"/>
                            <w:szCs w:val="18"/>
                            <w:lang w:val="sv-SE"/>
                          </w:rPr>
                          <w:t xml:space="preserve"> </w:t>
                        </w:r>
                        <w:proofErr w:type="spellStart"/>
                        <w:r w:rsidRPr="00E962F6">
                          <w:rPr>
                            <w:sz w:val="18"/>
                            <w:szCs w:val="18"/>
                            <w:lang w:val="sv-SE"/>
                          </w:rPr>
                          <w:t>Code</w:t>
                        </w:r>
                        <w:proofErr w:type="spellEnd"/>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8F21B3" w:rsidRDefault="008F21B3"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8F21B3" w:rsidRDefault="008F21B3"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8F21B3" w:rsidRDefault="008F21B3"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8F21B3" w:rsidRDefault="008F21B3"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8F21B3" w:rsidRDefault="008F21B3" w:rsidP="00475BED">
                        <w:pPr>
                          <w:spacing w:before="0" w:after="0" w:line="252" w:lineRule="auto"/>
                          <w:jc w:val="center"/>
                          <w:rPr>
                            <w:sz w:val="24"/>
                            <w:szCs w:val="24"/>
                          </w:rPr>
                        </w:pPr>
                        <w:r>
                          <w:rPr>
                            <w:rFonts w:eastAsia="Calibri"/>
                            <w:color w:val="000000"/>
                            <w:sz w:val="18"/>
                            <w:szCs w:val="18"/>
                          </w:rPr>
                          <w:t>16-bit</w:t>
                        </w:r>
                        <w:r>
                          <w:rPr>
                            <w:rFonts w:eastAsia="Calibri"/>
                            <w:color w:val="000000"/>
                            <w:sz w:val="18"/>
                            <w:szCs w:val="18"/>
                          </w:rPr>
                          <w:t xml:space="preserve">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8F21B3" w:rsidRPr="00D2146B" w:rsidRDefault="008F21B3"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8F21B3" w:rsidRPr="00D2146B" w:rsidRDefault="008F21B3"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8F21B3" w:rsidRDefault="008F21B3"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8F21B3" w:rsidRDefault="008F21B3" w:rsidP="00541B67">
                              <w:pPr>
                                <w:spacing w:before="60" w:line="256" w:lineRule="auto"/>
                                <w:jc w:val="center"/>
                                <w:rPr>
                                  <w:sz w:val="24"/>
                                  <w:szCs w:val="24"/>
                                </w:rPr>
                              </w:pPr>
                              <w:r>
                                <w:rPr>
                                  <w:rFonts w:eastAsia="Calibri"/>
                                  <w:color w:val="000000"/>
                                  <w:sz w:val="18"/>
                                  <w:szCs w:val="18"/>
                                </w:rPr>
                                <w:t>Parser</w:t>
                              </w:r>
                            </w:p>
                            <w:p w14:paraId="738A4637" w14:textId="77777777" w:rsidR="008F21B3" w:rsidRDefault="008F21B3"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8F21B3" w:rsidRDefault="008F21B3" w:rsidP="00541B67">
                              <w:pPr>
                                <w:spacing w:before="60" w:line="254" w:lineRule="auto"/>
                                <w:jc w:val="center"/>
                                <w:rPr>
                                  <w:sz w:val="24"/>
                                  <w:szCs w:val="24"/>
                                </w:rPr>
                              </w:pPr>
                              <w:r>
                                <w:rPr>
                                  <w:rFonts w:eastAsia="Calibri"/>
                                  <w:color w:val="000000"/>
                                  <w:sz w:val="18"/>
                                  <w:szCs w:val="18"/>
                                </w:rPr>
                                <w:t>Scanner</w:t>
                              </w:r>
                            </w:p>
                            <w:p w14:paraId="1FC59E41" w14:textId="77777777" w:rsidR="008F21B3" w:rsidRDefault="008F21B3"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8F21B3" w:rsidRDefault="008F21B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8F21B3" w:rsidRDefault="008F21B3" w:rsidP="00541B67">
                              <w:pPr>
                                <w:spacing w:before="0" w:line="252" w:lineRule="auto"/>
                                <w:jc w:val="center"/>
                                <w:rPr>
                                  <w:sz w:val="24"/>
                                  <w:szCs w:val="24"/>
                                </w:rPr>
                              </w:pPr>
                            </w:p>
                            <w:p w14:paraId="1164C4DA" w14:textId="77777777" w:rsidR="008F21B3" w:rsidRDefault="008F21B3"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8F21B3" w:rsidRDefault="008F21B3"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8F21B3" w:rsidRPr="00EF6288" w:rsidRDefault="008F21B3"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8F21B3" w:rsidRDefault="008F21B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8F21B3" w:rsidRDefault="008F21B3"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8F21B3" w:rsidRDefault="008F21B3"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8F21B3" w:rsidRPr="00E962F6" w:rsidRDefault="008F21B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8F21B3" w:rsidRDefault="008F21B3"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8F21B3" w:rsidRDefault="008F21B3"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8F21B3" w:rsidRDefault="008F21B3"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8F21B3" w:rsidRDefault="008F21B3"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8F21B3" w:rsidRDefault="008F21B3"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8F21B3" w:rsidRPr="00D2146B" w:rsidRDefault="008F21B3"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8F21B3" w:rsidRPr="00D2146B" w:rsidRDefault="008F21B3"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8F21B3" w:rsidRDefault="008F21B3"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8F21B3" w:rsidRDefault="008F21B3" w:rsidP="00541B67">
                        <w:pPr>
                          <w:spacing w:before="60" w:line="256" w:lineRule="auto"/>
                          <w:jc w:val="center"/>
                          <w:rPr>
                            <w:sz w:val="24"/>
                            <w:szCs w:val="24"/>
                          </w:rPr>
                        </w:pPr>
                        <w:r>
                          <w:rPr>
                            <w:rFonts w:eastAsia="Calibri"/>
                            <w:color w:val="000000"/>
                            <w:sz w:val="18"/>
                            <w:szCs w:val="18"/>
                          </w:rPr>
                          <w:t>Parser</w:t>
                        </w:r>
                      </w:p>
                      <w:p w14:paraId="738A4637" w14:textId="77777777" w:rsidR="008F21B3" w:rsidRDefault="008F21B3"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8F21B3" w:rsidRDefault="008F21B3" w:rsidP="00541B67">
                        <w:pPr>
                          <w:spacing w:before="60" w:line="254" w:lineRule="auto"/>
                          <w:jc w:val="center"/>
                          <w:rPr>
                            <w:sz w:val="24"/>
                            <w:szCs w:val="24"/>
                          </w:rPr>
                        </w:pPr>
                        <w:r>
                          <w:rPr>
                            <w:rFonts w:eastAsia="Calibri"/>
                            <w:color w:val="000000"/>
                            <w:sz w:val="18"/>
                            <w:szCs w:val="18"/>
                          </w:rPr>
                          <w:t>Scanner</w:t>
                        </w:r>
                      </w:p>
                      <w:p w14:paraId="1FC59E41" w14:textId="77777777" w:rsidR="008F21B3" w:rsidRDefault="008F21B3"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8F21B3" w:rsidRDefault="008F21B3"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8F21B3" w:rsidRDefault="008F21B3" w:rsidP="00541B67">
                        <w:pPr>
                          <w:spacing w:before="0" w:line="252" w:lineRule="auto"/>
                          <w:jc w:val="center"/>
                          <w:rPr>
                            <w:sz w:val="24"/>
                            <w:szCs w:val="24"/>
                          </w:rPr>
                        </w:pPr>
                      </w:p>
                      <w:p w14:paraId="1164C4DA" w14:textId="77777777" w:rsidR="008F21B3" w:rsidRDefault="008F21B3"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8F21B3" w:rsidRDefault="008F21B3"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8F21B3" w:rsidRPr="00EF6288" w:rsidRDefault="008F21B3"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8F21B3" w:rsidRDefault="008F21B3"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8F21B3" w:rsidRDefault="008F21B3"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8F21B3" w:rsidRDefault="008F21B3"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8F21B3" w:rsidRPr="00E962F6" w:rsidRDefault="008F21B3"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8F21B3" w:rsidRDefault="008F21B3"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8F21B3" w:rsidRDefault="008F21B3"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8F21B3" w:rsidRDefault="008F21B3"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8F21B3" w:rsidRDefault="008F21B3"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8F21B3" w:rsidRDefault="008F21B3"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9126054"/>
      <w:r w:rsidRPr="00903DBA">
        <w:t>The Compiler Phases</w:t>
      </w:r>
      <w:bookmarkEnd w:id="2"/>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bookmarkStart w:id="3" w:name="_Toc59126055"/>
      <w:r w:rsidRPr="00903DBA">
        <w:t>The Preprocessor</w:t>
      </w:r>
      <w:bookmarkEnd w:id="3"/>
    </w:p>
    <w:p w14:paraId="5669FD68" w14:textId="519EE91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461860">
        <w:t>0</w:t>
      </w:r>
      <w:r w:rsidR="007D7201" w:rsidRPr="00903DBA">
        <w:fldChar w:fldCharType="end"/>
      </w:r>
      <w:r w:rsidR="00C82548" w:rsidRPr="00903DBA">
        <w:t>.</w:t>
      </w:r>
    </w:p>
    <w:p w14:paraId="472BDFFE" w14:textId="1AC7210E" w:rsidR="00653984" w:rsidRPr="00903DBA" w:rsidRDefault="00EE7565" w:rsidP="00D030E2">
      <w:pPr>
        <w:pStyle w:val="Rubrik3"/>
      </w:pPr>
      <w:bookmarkStart w:id="4" w:name="_Toc59126056"/>
      <w:r w:rsidRPr="00903DBA">
        <w:t>Scanning</w:t>
      </w:r>
      <w:bookmarkEnd w:id="4"/>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5" w:name="_Toc59126057"/>
      <w:r w:rsidRPr="00903DBA">
        <w:t>Parsing</w:t>
      </w:r>
      <w:r w:rsidR="00BC1897" w:rsidRPr="00903DBA">
        <w:t xml:space="preserve"> and Middle Code Generation</w:t>
      </w:r>
      <w:bookmarkEnd w:id="5"/>
    </w:p>
    <w:p w14:paraId="542900B5" w14:textId="2F9844EB"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461860">
        <w:t>13.16</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bookmarkStart w:id="6" w:name="_Toc59126058"/>
      <w:r w:rsidRPr="00903DBA">
        <w:t>Middle Code Optimization</w:t>
      </w:r>
      <w:bookmarkEnd w:id="6"/>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7" w:name="_Toc59126059"/>
      <w:r w:rsidRPr="00903DBA">
        <w:t>Initialization</w:t>
      </w:r>
      <w:bookmarkEnd w:id="7"/>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8" w:name="_Toc59126060"/>
      <w:r w:rsidRPr="00903DBA">
        <w:t>Static Address</w:t>
      </w:r>
      <w:bookmarkEnd w:id="8"/>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9" w:name="_Toc59126061"/>
      <w:r w:rsidRPr="00903DBA">
        <w:t>Declarators and Declaration Specifiers</w:t>
      </w:r>
      <w:bookmarkEnd w:id="9"/>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10" w:name="_Toc59126062"/>
      <w:r w:rsidRPr="00903DBA">
        <w:t>The Symbol Table</w:t>
      </w:r>
      <w:bookmarkEnd w:id="10"/>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1" w:name="_Toc59126063"/>
      <w:r w:rsidRPr="00903DBA">
        <w:t>The Type System</w:t>
      </w:r>
      <w:bookmarkEnd w:id="11"/>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2" w:name="_Toc59126064"/>
      <w:r w:rsidRPr="00903DBA">
        <w:t>Ass</w:t>
      </w:r>
      <w:r w:rsidR="00A230F3" w:rsidRPr="00903DBA">
        <w:t xml:space="preserve">embly </w:t>
      </w:r>
      <w:r w:rsidR="00EE7565" w:rsidRPr="00903DBA">
        <w:t>Code Generation</w:t>
      </w:r>
      <w:bookmarkEnd w:id="12"/>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3" w:name="_Toc59126065"/>
      <w:r w:rsidRPr="00903DBA">
        <w:t>Register Allocation</w:t>
      </w:r>
      <w:bookmarkEnd w:id="13"/>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4" w:name="_Toc59126066"/>
      <w:r w:rsidRPr="00903DBA">
        <w:lastRenderedPageBreak/>
        <w:t>The Object Code Generator and Linker</w:t>
      </w:r>
      <w:bookmarkEnd w:id="14"/>
    </w:p>
    <w:p w14:paraId="369FA846" w14:textId="232B9648"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5" w:name="_Toc59126067"/>
      <w:r w:rsidRPr="00903DBA">
        <w:t>The Standard Library</w:t>
      </w:r>
      <w:bookmarkEnd w:id="15"/>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6" w:name="_Ref54199481"/>
      <w:bookmarkStart w:id="17" w:name="_Toc59126068"/>
      <w:bookmarkStart w:id="18" w:name="_Ref418260972"/>
      <w:r w:rsidRPr="00903DBA">
        <w:t xml:space="preserve">The </w:t>
      </w:r>
      <w:r w:rsidR="00CE5717" w:rsidRPr="00903DBA">
        <w:t>Main</w:t>
      </w:r>
      <w:r w:rsidRPr="00903DBA">
        <w:t xml:space="preserve"> Class</w:t>
      </w:r>
      <w:bookmarkEnd w:id="16"/>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27FDDBD0"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37009A4D"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461860">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9" w:name="_Toc59126069"/>
      <w:r w:rsidRPr="00903DBA">
        <w:rPr>
          <w:highlight w:val="white"/>
        </w:rPr>
        <w:t>Generating the Assembly File</w:t>
      </w:r>
      <w:bookmarkEnd w:id="19"/>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20" w:name="_Toc59126070"/>
      <w:r w:rsidRPr="00903DBA">
        <w:rPr>
          <w:highlight w:val="white"/>
        </w:rPr>
        <w:t>Generate the Make File</w:t>
      </w:r>
      <w:bookmarkEnd w:id="20"/>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1" w:name="_Toc59126071"/>
      <w:r w:rsidRPr="00903DBA">
        <w:rPr>
          <w:highlight w:val="white"/>
        </w:rPr>
        <w:t xml:space="preserve">Is the Object File </w:t>
      </w:r>
      <w:r w:rsidR="004538FA" w:rsidRPr="00903DBA">
        <w:rPr>
          <w:highlight w:val="white"/>
        </w:rPr>
        <w:t>Fresh</w:t>
      </w:r>
      <w:r w:rsidR="00C522A7" w:rsidRPr="00903DBA">
        <w:rPr>
          <w:highlight w:val="white"/>
        </w:rPr>
        <w:t>?</w:t>
      </w:r>
      <w:bookmarkEnd w:id="21"/>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2" w:name="_Ref54016524"/>
      <w:bookmarkStart w:id="23" w:name="_Ref54016821"/>
      <w:bookmarkStart w:id="24" w:name="_Toc59126072"/>
      <w:bookmarkEnd w:id="18"/>
      <w:r w:rsidRPr="00903DBA">
        <w:lastRenderedPageBreak/>
        <w:t>Scanning</w:t>
      </w:r>
      <w:bookmarkEnd w:id="22"/>
      <w:bookmarkEnd w:id="23"/>
      <w:bookmarkEnd w:id="24"/>
    </w:p>
    <w:p w14:paraId="61A78CB4" w14:textId="16A0385C"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461860">
        <w:t>E</w:t>
      </w:r>
      <w:r w:rsidR="00BE0C60">
        <w:fldChar w:fldCharType="end"/>
      </w:r>
      <w:r w:rsidR="00432E51" w:rsidRPr="00903DBA">
        <w:t xml:space="preserve"> for a crash course.</w:t>
      </w:r>
    </w:p>
    <w:p w14:paraId="58DEDA16" w14:textId="64CE56AC" w:rsidR="00571FA6" w:rsidRDefault="00571FA6" w:rsidP="00E40B78">
      <w:pPr>
        <w:pStyle w:val="Rubrik2"/>
      </w:pPr>
      <w:bookmarkStart w:id="25" w:name="_Toc59126073"/>
      <w:r>
        <w:t>Slash Sequences</w:t>
      </w:r>
      <w:bookmarkEnd w:id="25"/>
    </w:p>
    <w:p w14:paraId="306D35B4" w14:textId="3B4E1FB4"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461860">
        <w:rPr>
          <w:highlight w:val="white"/>
        </w:rPr>
        <w:t>G</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proofErr w:type="spellStart"/>
      <w:r>
        <w:t>Slash.cs</w:t>
      </w:r>
      <w:proofErr w:type="spellEnd"/>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6" w:name="_Toc59126074"/>
      <w:r w:rsidRPr="00903DBA">
        <w:t>The typedef-name Problem</w:t>
      </w:r>
      <w:bookmarkEnd w:id="26"/>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bookmarkStart w:id="27" w:name="_Toc59126075"/>
      <w:r w:rsidRPr="00903DBA">
        <w:t>The Scanner</w:t>
      </w:r>
      <w:bookmarkEnd w:id="27"/>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8"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9" w:name="_Ref54016552"/>
      <w:bookmarkStart w:id="30" w:name="_Ref54783705"/>
      <w:bookmarkStart w:id="31" w:name="_Toc59126076"/>
      <w:bookmarkStart w:id="32" w:name="_Hlk57720398"/>
      <w:r w:rsidRPr="00903DBA">
        <w:lastRenderedPageBreak/>
        <w:t>Parsing</w:t>
      </w:r>
      <w:bookmarkEnd w:id="28"/>
      <w:bookmarkEnd w:id="29"/>
      <w:bookmarkEnd w:id="30"/>
      <w:bookmarkEnd w:id="31"/>
    </w:p>
    <w:bookmarkEnd w:id="32"/>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3" w:name="_Toc59126077"/>
      <w:r>
        <w:t xml:space="preserve">The </w:t>
      </w:r>
      <w:proofErr w:type="spellStart"/>
      <w:r>
        <w:t>MiddleOperator</w:t>
      </w:r>
      <w:proofErr w:type="spellEnd"/>
      <w:r>
        <w:t xml:space="preserve"> Enumeration</w:t>
      </w:r>
      <w:bookmarkEnd w:id="33"/>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11B5B77"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461860">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4" w:name="_Toc59126078"/>
      <w:r w:rsidRPr="00903DBA">
        <w:t>Declarations</w:t>
      </w:r>
      <w:bookmarkEnd w:id="34"/>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5" w:author="Stefan Bjornander" w:date="2015-04-26T09:16:00Z">
        <w:r w:rsidRPr="00903DBA">
          <w:t xml:space="preserve">The </w:t>
        </w:r>
      </w:ins>
      <w:r w:rsidRPr="00903DBA">
        <w:rPr>
          <w:rStyle w:val="KeyWord0"/>
        </w:rPr>
        <w:t>source_code_file</w:t>
      </w:r>
      <w:ins w:id="36"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7" w:name="_Ref54270751"/>
      <w:bookmarkStart w:id="38" w:name="_Toc59126079"/>
      <w:bookmarkStart w:id="39" w:name="_Hlk57712941"/>
      <w:r w:rsidRPr="00903DBA">
        <w:t>Function</w:t>
      </w:r>
      <w:r w:rsidR="00015AA9" w:rsidRPr="00903DBA">
        <w:t xml:space="preserve"> </w:t>
      </w:r>
      <w:r w:rsidR="00FC52DE" w:rsidRPr="00903DBA">
        <w:t>Definition</w:t>
      </w:r>
      <w:bookmarkEnd w:id="37"/>
      <w:bookmarkEnd w:id="38"/>
    </w:p>
    <w:bookmarkEnd w:id="39"/>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proofErr w:type="gramStart"/>
      <w:r w:rsidR="00C52DCF" w:rsidRPr="00E65FE6">
        <w:t>square</w:t>
      </w:r>
      <w:r w:rsidR="00E667B3" w:rsidRPr="00E65FE6">
        <w:t>(</w:t>
      </w:r>
      <w:proofErr w:type="gramEnd"/>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40" w:name="_Toc59126080"/>
      <w:bookmarkStart w:id="41" w:name="_Hlk57712948"/>
      <w:r w:rsidRPr="00903DBA">
        <w:rPr>
          <w:highlight w:val="white"/>
        </w:rPr>
        <w:t>Specifier</w:t>
      </w:r>
      <w:r w:rsidR="0095481A" w:rsidRPr="00903DBA">
        <w:rPr>
          <w:highlight w:val="white"/>
        </w:rPr>
        <w:t xml:space="preserve"> List</w:t>
      </w:r>
      <w:bookmarkEnd w:id="40"/>
    </w:p>
    <w:bookmarkEnd w:id="41"/>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2" w:name="_Toc59126081"/>
      <w:bookmarkStart w:id="43"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bookmarkEnd w:id="42"/>
    </w:p>
    <w:bookmarkEnd w:id="43"/>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proofErr w:type="spellStart"/>
      <w:r w:rsidRPr="00903DBA">
        <w:rPr>
          <w:highlight w:val="white"/>
        </w:rPr>
        <w:t>MainParser.gppg</w:t>
      </w:r>
      <w:proofErr w:type="spellEnd"/>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 xml:space="preserve">We need to do this </w:t>
      </w:r>
      <w:proofErr w:type="gramStart"/>
      <w:r w:rsidR="00B73351" w:rsidRPr="00903DBA">
        <w:rPr>
          <w:highlight w:val="white"/>
        </w:rPr>
        <w:t>in order for</w:t>
      </w:r>
      <w:proofErr w:type="gramEnd"/>
      <w:r w:rsidR="00B73351" w:rsidRPr="00903DBA">
        <w:rPr>
          <w:highlight w:val="white"/>
        </w:rPr>
        <w:t xml:space="preserve">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4" w:name="_Toc59126082"/>
      <w:bookmarkStart w:id="45" w:name="_Hlk57713010"/>
      <w:r w:rsidRPr="00903DBA">
        <w:rPr>
          <w:highlight w:val="white"/>
        </w:rPr>
        <w:t>Enumeration</w:t>
      </w:r>
      <w:bookmarkEnd w:id="44"/>
    </w:p>
    <w:bookmarkEnd w:id="45"/>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4E1599FC"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461860">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6" w:name="_Toc59126083"/>
      <w:r w:rsidRPr="00903DBA">
        <w:rPr>
          <w:highlight w:val="white"/>
        </w:rPr>
        <w:t>Declarator</w:t>
      </w:r>
      <w:r w:rsidR="00FF2B7D">
        <w:rPr>
          <w:highlight w:val="white"/>
        </w:rPr>
        <w:t>s</w:t>
      </w:r>
      <w:bookmarkEnd w:id="46"/>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 xml:space="preserve">i : </w:t>
      </w:r>
      <w:proofErr w:type="gramStart"/>
      <w:r w:rsidR="007C241D" w:rsidRPr="00030ADC">
        <w:rPr>
          <w:rStyle w:val="KeyWord0"/>
          <w:highlight w:val="white"/>
        </w:rPr>
        <w:t>3;</w:t>
      </w:r>
      <w:r w:rsidR="009238D7">
        <w:rPr>
          <w:highlight w:val="white"/>
        </w:rPr>
        <w:t>.</w:t>
      </w:r>
      <w:proofErr w:type="gramEnd"/>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xml:space="preserve">, </w:t>
      </w:r>
      <w:proofErr w:type="gramStart"/>
      <w:r w:rsidR="00295C85">
        <w:rPr>
          <w:highlight w:val="white"/>
        </w:rPr>
        <w:t>in order to</w:t>
      </w:r>
      <w:proofErr w:type="gramEnd"/>
      <w:r w:rsidR="00295C85">
        <w:rPr>
          <w:highlight w:val="white"/>
        </w:rPr>
        <w:t xml:space="preserve">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 xml:space="preserve">int </w:t>
      </w:r>
      <w:proofErr w:type="gramStart"/>
      <w:r w:rsidR="00AB3900" w:rsidRPr="00536E7A">
        <w:rPr>
          <w:rStyle w:val="KeyWord0"/>
          <w:highlight w:val="white"/>
        </w:rPr>
        <w:t>i;</w:t>
      </w:r>
      <w:r w:rsidR="00FD68C7">
        <w:rPr>
          <w:highlight w:val="white"/>
        </w:rPr>
        <w:t>,</w:t>
      </w:r>
      <w:proofErr w:type="gramEnd"/>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proofErr w:type="gramStart"/>
      <w:r w:rsidR="00536E7A" w:rsidRPr="00536E7A">
        <w:rPr>
          <w:rStyle w:val="KeyWord0"/>
          <w:highlight w:val="white"/>
        </w:rPr>
        <w:t>);</w:t>
      </w:r>
      <w:r w:rsidR="00536E7A">
        <w:rPr>
          <w:highlight w:val="white"/>
        </w:rPr>
        <w:t>,</w:t>
      </w:r>
      <w:proofErr w:type="gramEnd"/>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bookmarkStart w:id="47" w:name="_Toc59126084"/>
      <w:r w:rsidRPr="00903DBA">
        <w:rPr>
          <w:highlight w:val="white"/>
        </w:rPr>
        <w:t>Pointer Declarator</w:t>
      </w:r>
      <w:r w:rsidR="007160AF" w:rsidRPr="00903DBA">
        <w:rPr>
          <w:highlight w:val="white"/>
        </w:rPr>
        <w:t>s</w:t>
      </w:r>
      <w:bookmarkEnd w:id="47"/>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lastRenderedPageBreak/>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w:t>
      </w:r>
      <w:proofErr w:type="spellStart"/>
      <w:r>
        <w:rPr>
          <w:highlight w:val="white"/>
        </w:rPr>
        <w:t>quilified</w:t>
      </w:r>
      <w:proofErr w:type="spellEnd"/>
      <w:r>
        <w:rPr>
          <w:highlight w:val="white"/>
        </w:rPr>
        <w:t xml:space="preserve">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8"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9">
          <w:tblGrid>
            <w:gridCol w:w="1320"/>
            <w:gridCol w:w="1796"/>
            <w:gridCol w:w="1320"/>
            <w:gridCol w:w="1797"/>
            <w:gridCol w:w="1320"/>
            <w:gridCol w:w="1797"/>
            <w:gridCol w:w="1320"/>
          </w:tblGrid>
        </w:tblGridChange>
      </w:tblGrid>
      <w:tr w:rsidR="00F87306" w:rsidRPr="00903DBA" w14:paraId="0F221A32" w14:textId="77777777" w:rsidTr="00F87306">
        <w:trPr>
          <w:ins w:id="50" w:author="Stefan Bjornander" w:date="2015-04-26T09:44:00Z"/>
          <w:trPrChange w:id="51" w:author="Stefan Bjornander" w:date="2015-04-26T09:46:00Z">
            <w:trPr>
              <w:gridBefore w:val="1"/>
            </w:trPr>
          </w:trPrChange>
        </w:trPr>
        <w:tc>
          <w:tcPr>
            <w:tcW w:w="3116" w:type="dxa"/>
            <w:tcPrChange w:id="52"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53" w:author="Stefan Bjornander" w:date="2015-04-26T09:44:00Z"/>
              </w:rPr>
            </w:pPr>
            <w:r>
              <w:rPr>
                <w:highlight w:val="white"/>
              </w:rPr>
              <w:t>int * const p;</w:t>
            </w:r>
          </w:p>
        </w:tc>
        <w:tc>
          <w:tcPr>
            <w:tcW w:w="3117" w:type="dxa"/>
            <w:tcPrChange w:id="54"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5"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6"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7"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8" w:author="Stefan Bjornander" w:date="2015-04-26T09:44:00Z"/>
                <w:del w:id="59"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bookmarkStart w:id="60" w:name="_Toc59126085"/>
      <w:r w:rsidRPr="00903DBA">
        <w:rPr>
          <w:highlight w:val="white"/>
        </w:rPr>
        <w:t>Direct Declarator</w:t>
      </w:r>
      <w:bookmarkEnd w:id="60"/>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proofErr w:type="gramStart"/>
      <w:r w:rsidRPr="00903DBA">
        <w:rPr>
          <w:highlight w:val="white"/>
        </w:rPr>
        <w:t>Similar to</w:t>
      </w:r>
      <w:proofErr w:type="gramEnd"/>
      <w:r w:rsidRPr="00903DBA">
        <w:rPr>
          <w:highlight w:val="white"/>
        </w:rPr>
        <w:t xml:space="preserve">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6788D3B4"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461860">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bookmarkStart w:id="61" w:name="_Toc59126086"/>
      <w:r w:rsidRPr="00903DBA">
        <w:rPr>
          <w:highlight w:val="white"/>
        </w:rPr>
        <w:t>Initialization</w:t>
      </w:r>
      <w:bookmarkEnd w:id="61"/>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62" w:name="_Toc59126087"/>
      <w:bookmarkStart w:id="63" w:name="_Hlk57713292"/>
      <w:r w:rsidRPr="00903DBA">
        <w:rPr>
          <w:highlight w:val="white"/>
        </w:rPr>
        <w:t>Abstract Declarator</w:t>
      </w:r>
      <w:bookmarkEnd w:id="62"/>
    </w:p>
    <w:bookmarkEnd w:id="63"/>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64" w:name="_Toc59126088"/>
      <w:bookmarkStart w:id="65" w:name="_Hlk57713304"/>
      <w:r w:rsidRPr="00903DBA">
        <w:rPr>
          <w:highlight w:val="white"/>
        </w:rPr>
        <w:t>Stat</w:t>
      </w:r>
      <w:r w:rsidR="008E06B1" w:rsidRPr="00903DBA">
        <w:rPr>
          <w:highlight w:val="white"/>
        </w:rPr>
        <w:t>e</w:t>
      </w:r>
      <w:r w:rsidRPr="00903DBA">
        <w:rPr>
          <w:highlight w:val="white"/>
        </w:rPr>
        <w:t>ments</w:t>
      </w:r>
      <w:bookmarkEnd w:id="64"/>
    </w:p>
    <w:bookmarkEnd w:id="65"/>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66" w:name="_Toc59126089"/>
      <w:bookmarkStart w:id="67" w:name="_Ref418259975"/>
      <w:r w:rsidRPr="00903DBA">
        <w:t xml:space="preserve">The </w:t>
      </w:r>
      <w:r w:rsidR="000D5EF4" w:rsidRPr="00903DBA">
        <w:t xml:space="preserve">if-else </w:t>
      </w:r>
      <w:r w:rsidRPr="00903DBA">
        <w:t>Problem</w:t>
      </w:r>
      <w:bookmarkEnd w:id="66"/>
    </w:p>
    <w:p w14:paraId="649A08E8" w14:textId="2A74DBC1" w:rsidR="00516DD1" w:rsidRPr="00903DBA" w:rsidRDefault="00516DD1">
      <w:pPr>
        <w:rPr>
          <w:ins w:id="68" w:author="Stefan Bjornander" w:date="2015-04-26T09:44:00Z"/>
        </w:rPr>
        <w:pPrChange w:id="69" w:author="Stefan Bjornander" w:date="2015-04-26T09:25:00Z">
          <w:pPr>
            <w:pStyle w:val="Code"/>
          </w:pPr>
        </w:pPrChange>
      </w:pPr>
      <w:ins w:id="70" w:author="Stefan Bjornander" w:date="2015-04-26T09:27:00Z">
        <w:r w:rsidRPr="00903DBA">
          <w:t xml:space="preserve">The </w:t>
        </w:r>
        <w:r w:rsidRPr="00903DBA">
          <w:rPr>
            <w:rStyle w:val="KeyWord0"/>
            <w:rPrChange w:id="71" w:author="Stefan Bjornander" w:date="2015-04-26T09:43:00Z">
              <w:rPr>
                <w:rStyle w:val="CodeInText"/>
              </w:rPr>
            </w:rPrChange>
          </w:rPr>
          <w:t>if-else</w:t>
        </w:r>
        <w:r w:rsidRPr="00903DBA">
          <w:rPr>
            <w:noProof/>
          </w:rPr>
          <w:t xml:space="preserve"> problem</w:t>
        </w:r>
      </w:ins>
      <w:r w:rsidR="00577A23" w:rsidRPr="00903DBA">
        <w:t xml:space="preserve"> </w:t>
      </w:r>
      <w:del w:id="72" w:author="Stefan Bjornander" w:date="2015-04-26T09:43:00Z">
        <w:r w:rsidRPr="00903DBA">
          <w:rPr>
            <w:noProof/>
          </w:rPr>
          <w:delText xml:space="preserve">In </w:delText>
        </w:r>
      </w:del>
      <w:ins w:id="73" w:author="Stefan Bjornander" w:date="2015-04-26T09:45:00Z">
        <w:r w:rsidRPr="00903DBA">
          <w:rPr>
            <w:noProof/>
          </w:rPr>
          <w:t xml:space="preserve">is the problem of </w:t>
        </w:r>
      </w:ins>
      <w:ins w:id="74" w:author="Stefan Bjornander" w:date="2015-04-26T09:51:00Z">
        <w:r w:rsidRPr="00903DBA">
          <w:rPr>
            <w:noProof/>
          </w:rPr>
          <w:t>syntac</w:t>
        </w:r>
      </w:ins>
      <w:ins w:id="75" w:author="Stefan Bjornander" w:date="2015-04-26T09:53:00Z">
        <w:r w:rsidRPr="00903DBA">
          <w:rPr>
            <w:noProof/>
          </w:rPr>
          <w:t xml:space="preserve">tically </w:t>
        </w:r>
      </w:ins>
      <w:ins w:id="76" w:author="Stefan Bjornander" w:date="2015-04-26T09:45:00Z">
        <w:r w:rsidRPr="00903DBA">
          <w:rPr>
            <w:noProof/>
          </w:rPr>
          <w:t xml:space="preserve">interpret </w:t>
        </w:r>
      </w:ins>
      <w:del w:id="77" w:author="Stefan Bjornander" w:date="2015-04-26T09:45:00Z">
        <w:r w:rsidRPr="00903DBA">
          <w:rPr>
            <w:noProof/>
          </w:rPr>
          <w:delText xml:space="preserve">the </w:delText>
        </w:r>
      </w:del>
      <w:ins w:id="78" w:author="Stefan Bjornander" w:date="2015-04-26T09:45:00Z">
        <w:r w:rsidRPr="00903DBA">
          <w:rPr>
            <w:noProof/>
          </w:rPr>
          <w:t>the leftmost source code below.</w:t>
        </w:r>
      </w:ins>
      <w:ins w:id="79" w:author="Stefan Bjornander" w:date="2015-04-26T09:47:00Z">
        <w:r w:rsidRPr="00903DBA">
          <w:rPr>
            <w:noProof/>
          </w:rPr>
          <w:t xml:space="preserve"> Semantically, the middle interpretation </w:t>
        </w:r>
      </w:ins>
      <w:r w:rsidRPr="00903DBA">
        <w:rPr>
          <w:noProof/>
        </w:rPr>
        <w:t xml:space="preserve">of the left statement </w:t>
      </w:r>
      <w:ins w:id="80" w:author="Stefan Bjornander" w:date="2015-04-26T09:47:00Z">
        <w:r w:rsidRPr="00903DBA">
          <w:rPr>
            <w:noProof/>
          </w:rPr>
          <w:t xml:space="preserve">is the correct one, each </w:t>
        </w:r>
        <w:r w:rsidRPr="00903DBA">
          <w:rPr>
            <w:rStyle w:val="KeyWord0"/>
            <w:rPrChange w:id="81" w:author="Stefan Bjornander" w:date="2015-04-26T09:48:00Z">
              <w:rPr>
                <w:rStyle w:val="CodeInText"/>
              </w:rPr>
            </w:rPrChange>
          </w:rPr>
          <w:t>else</w:t>
        </w:r>
        <w:r w:rsidRPr="00903DBA">
          <w:rPr>
            <w:noProof/>
          </w:rPr>
          <w:t xml:space="preserve"> shall be</w:t>
        </w:r>
      </w:ins>
      <w:ins w:id="82" w:author="Stefan Bjornander" w:date="2015-04-26T09:58:00Z">
        <w:r w:rsidRPr="00903DBA">
          <w:rPr>
            <w:noProof/>
          </w:rPr>
          <w:t xml:space="preserve"> connected</w:t>
        </w:r>
      </w:ins>
      <w:ins w:id="83" w:author="Stefan Bjornander" w:date="2015-04-26T09:47:00Z">
        <w:r w:rsidRPr="00903DBA">
          <w:rPr>
            <w:noProof/>
          </w:rPr>
          <w:t xml:space="preserve"> to the </w:t>
        </w:r>
      </w:ins>
      <w:ins w:id="84" w:author="Stefan Bjornander" w:date="2015-04-26T09:59:00Z">
        <w:r w:rsidRPr="00903DBA">
          <w:rPr>
            <w:noProof/>
          </w:rPr>
          <w:t xml:space="preserve">latest preceding </w:t>
        </w:r>
      </w:ins>
      <w:ins w:id="85" w:author="Stefan Bjornander" w:date="2015-04-26T09:48:00Z">
        <w:r w:rsidRPr="00903DBA">
          <w:rPr>
            <w:rStyle w:val="KeyWord0"/>
            <w:rPrChange w:id="86"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8">
          <w:tblGrid>
            <w:gridCol w:w="3116"/>
            <w:gridCol w:w="3117"/>
            <w:gridCol w:w="3117"/>
          </w:tblGrid>
        </w:tblGridChange>
      </w:tblGrid>
      <w:tr w:rsidR="00516DD1" w:rsidRPr="00903DBA" w14:paraId="306EE423" w14:textId="77777777" w:rsidTr="00406FA9">
        <w:trPr>
          <w:ins w:id="89" w:author="Stefan Bjornander" w:date="2015-04-26T09:44:00Z"/>
        </w:trPr>
        <w:tc>
          <w:tcPr>
            <w:tcW w:w="3116" w:type="dxa"/>
            <w:tcPrChange w:id="90"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91" w:author="Stefan Bjornander" w:date="2015-04-26T09:44:00Z"/>
              </w:rPr>
            </w:pPr>
            <w:ins w:id="92" w:author="Stefan Bjornander" w:date="2015-04-26T09:44:00Z">
              <w:r w:rsidRPr="00903DBA">
                <w:t>if (a &lt; b)</w:t>
              </w:r>
            </w:ins>
          </w:p>
          <w:p w14:paraId="3B9E4E6E" w14:textId="77777777" w:rsidR="00516DD1" w:rsidRPr="00903DBA" w:rsidRDefault="00516DD1">
            <w:pPr>
              <w:pStyle w:val="Code"/>
              <w:rPr>
                <w:ins w:id="93" w:author="Stefan Bjornander" w:date="2015-04-26T09:44:00Z"/>
              </w:rPr>
            </w:pPr>
            <w:ins w:id="94" w:author="Stefan Bjornander" w:date="2015-04-26T09:44:00Z">
              <w:r w:rsidRPr="00903DBA">
                <w:t xml:space="preserve">  if (c &lt; d)</w:t>
              </w:r>
            </w:ins>
          </w:p>
          <w:p w14:paraId="4333B730" w14:textId="77777777" w:rsidR="00516DD1" w:rsidRPr="00903DBA" w:rsidRDefault="00516DD1">
            <w:pPr>
              <w:pStyle w:val="Code"/>
              <w:rPr>
                <w:ins w:id="95" w:author="Stefan Bjornander" w:date="2015-04-26T09:44:00Z"/>
              </w:rPr>
            </w:pPr>
            <w:ins w:id="96" w:author="Stefan Bjornander" w:date="2015-04-26T09:44:00Z">
              <w:r w:rsidRPr="00903DBA">
                <w:t xml:space="preserve">    e = 1;</w:t>
              </w:r>
            </w:ins>
          </w:p>
          <w:p w14:paraId="3207957D" w14:textId="77777777" w:rsidR="00516DD1" w:rsidRPr="00903DBA" w:rsidRDefault="00516DD1">
            <w:pPr>
              <w:pStyle w:val="Code"/>
              <w:rPr>
                <w:ins w:id="97" w:author="Stefan Bjornander" w:date="2015-04-26T09:44:00Z"/>
              </w:rPr>
            </w:pPr>
            <w:ins w:id="98" w:author="Stefan Bjornander" w:date="2015-04-26T09:44:00Z">
              <w:r w:rsidRPr="00903DBA">
                <w:t xml:space="preserve">  else</w:t>
              </w:r>
            </w:ins>
          </w:p>
          <w:p w14:paraId="67FEA936" w14:textId="5C41C8BC" w:rsidR="00516DD1" w:rsidRDefault="00516DD1">
            <w:pPr>
              <w:pStyle w:val="Code"/>
            </w:pPr>
            <w:ins w:id="99"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100" w:author="Stefan Bjornander" w:date="2015-04-26T09:44:00Z"/>
                <w:del w:id="101" w:author="Stefan Bjornander" w:date="2015-04-26T09:44:00Z"/>
              </w:rPr>
            </w:pPr>
            <w:r>
              <w:t xml:space="preserve">(a) </w:t>
            </w:r>
            <w:r w:rsidR="00406FA9">
              <w:t>Ambiguous C code</w:t>
            </w:r>
          </w:p>
          <w:p w14:paraId="2FAE5D6D" w14:textId="77777777" w:rsidR="00516DD1" w:rsidRPr="00903DBA" w:rsidRDefault="00516DD1" w:rsidP="00710287">
            <w:pPr>
              <w:rPr>
                <w:ins w:id="102" w:author="Stefan Bjornander" w:date="2015-04-26T09:44:00Z"/>
              </w:rPr>
            </w:pPr>
          </w:p>
        </w:tc>
        <w:tc>
          <w:tcPr>
            <w:tcW w:w="3117" w:type="dxa"/>
            <w:tcPrChange w:id="10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104" w:author="Stefan Bjornander" w:date="2015-04-26T09:44:00Z">
              <w:r w:rsidRPr="00903DBA">
                <w:t>if (a &lt; b) {</w:t>
              </w:r>
            </w:ins>
          </w:p>
          <w:p w14:paraId="556A4791" w14:textId="77777777" w:rsidR="00516DD1" w:rsidRPr="00903DBA" w:rsidRDefault="00516DD1">
            <w:pPr>
              <w:pStyle w:val="Code"/>
            </w:pPr>
            <w:ins w:id="105" w:author="Stefan Bjornander" w:date="2015-04-26T09:44:00Z">
              <w:r w:rsidRPr="00903DBA">
                <w:t xml:space="preserve">  if (c &lt; d)</w:t>
              </w:r>
            </w:ins>
          </w:p>
          <w:p w14:paraId="694876BE" w14:textId="77777777" w:rsidR="00516DD1" w:rsidRPr="00903DBA" w:rsidRDefault="00516DD1">
            <w:pPr>
              <w:pStyle w:val="Code"/>
            </w:pPr>
            <w:ins w:id="106" w:author="Stefan Bjornander" w:date="2015-04-26T09:44:00Z">
              <w:r w:rsidRPr="00903DBA">
                <w:t xml:space="preserve">    e = 1;</w:t>
              </w:r>
            </w:ins>
          </w:p>
          <w:p w14:paraId="1C003489" w14:textId="77777777" w:rsidR="00516DD1" w:rsidRPr="00903DBA" w:rsidRDefault="00516DD1">
            <w:pPr>
              <w:pStyle w:val="Code"/>
            </w:pPr>
            <w:ins w:id="107" w:author="Stefan Bjornander" w:date="2015-04-26T09:44:00Z">
              <w:r w:rsidRPr="00903DBA">
                <w:t xml:space="preserve">  else</w:t>
              </w:r>
            </w:ins>
          </w:p>
          <w:p w14:paraId="4EEC399F" w14:textId="77777777" w:rsidR="00516DD1" w:rsidRPr="00903DBA" w:rsidRDefault="00516DD1">
            <w:pPr>
              <w:pStyle w:val="Code"/>
            </w:pPr>
            <w:ins w:id="108" w:author="Stefan Bjornander" w:date="2015-04-26T09:44:00Z">
              <w:r w:rsidRPr="00903DBA">
                <w:t xml:space="preserve">    f = 2;</w:t>
              </w:r>
            </w:ins>
          </w:p>
          <w:p w14:paraId="576B5809" w14:textId="1582D106" w:rsidR="00516DD1" w:rsidRDefault="00516DD1">
            <w:pPr>
              <w:pStyle w:val="Code"/>
            </w:pPr>
            <w:ins w:id="109" w:author="Stefan Bjornander" w:date="2015-04-26T09:44:00Z">
              <w:r w:rsidRPr="00903DBA">
                <w:t>}</w:t>
              </w:r>
            </w:ins>
          </w:p>
          <w:p w14:paraId="56999964" w14:textId="7F46378B" w:rsidR="00710287" w:rsidRPr="00903DBA" w:rsidRDefault="00710287" w:rsidP="00710287">
            <w:pPr>
              <w:rPr>
                <w:del w:id="110" w:author="Stefan Bjornander" w:date="2015-04-26T09:45:00Z"/>
              </w:rPr>
            </w:pPr>
            <w:r>
              <w:t>(b) Correct</w:t>
            </w:r>
          </w:p>
          <w:p w14:paraId="4C1D31DA" w14:textId="77777777" w:rsidR="00516DD1" w:rsidRPr="00903DBA" w:rsidRDefault="00516DD1" w:rsidP="00710287">
            <w:pPr>
              <w:rPr>
                <w:del w:id="111" w:author="Stefan Bjornander" w:date="2015-04-26T09:45:00Z"/>
              </w:rPr>
            </w:pPr>
          </w:p>
          <w:p w14:paraId="170E5735" w14:textId="20404272" w:rsidR="00516DD1" w:rsidRPr="00903DBA" w:rsidRDefault="00710287">
            <w:pPr>
              <w:rPr>
                <w:ins w:id="112" w:author="Stefan Bjornander" w:date="2015-04-26T09:44:00Z"/>
              </w:rPr>
            </w:pPr>
            <w:r>
              <w:t xml:space="preserve"> Interpretation</w:t>
            </w:r>
          </w:p>
        </w:tc>
        <w:tc>
          <w:tcPr>
            <w:tcW w:w="3117" w:type="dxa"/>
            <w:tcPrChange w:id="113"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14" w:author="Stefan Bjornander" w:date="2015-04-26T09:45:00Z" w:name="move417804833"/>
            <w:ins w:id="115" w:author="Stefan Bjornander" w:date="2015-04-26T09:45:00Z">
              <w:r w:rsidRPr="00903DBA">
                <w:t>if (a &lt; b)</w:t>
              </w:r>
            </w:ins>
          </w:p>
          <w:p w14:paraId="1D552566" w14:textId="77777777" w:rsidR="00516DD1" w:rsidRPr="00903DBA" w:rsidRDefault="00516DD1">
            <w:pPr>
              <w:pStyle w:val="Code"/>
            </w:pPr>
            <w:ins w:id="116" w:author="Stefan Bjornander" w:date="2015-04-26T09:45:00Z">
              <w:r w:rsidRPr="00903DBA">
                <w:t xml:space="preserve">  if (c &lt; d) {</w:t>
              </w:r>
            </w:ins>
          </w:p>
          <w:p w14:paraId="66887BC4" w14:textId="77777777" w:rsidR="00516DD1" w:rsidRPr="00903DBA" w:rsidRDefault="00516DD1">
            <w:pPr>
              <w:pStyle w:val="Code"/>
            </w:pPr>
            <w:ins w:id="117" w:author="Stefan Bjornander" w:date="2015-04-26T09:45:00Z">
              <w:r w:rsidRPr="00903DBA">
                <w:t xml:space="preserve">    e = 1;</w:t>
              </w:r>
            </w:ins>
          </w:p>
          <w:p w14:paraId="1D00F382" w14:textId="77777777" w:rsidR="00516DD1" w:rsidRPr="00903DBA" w:rsidRDefault="00516DD1">
            <w:pPr>
              <w:pStyle w:val="Code"/>
            </w:pPr>
            <w:ins w:id="118" w:author="Stefan Bjornander" w:date="2015-04-26T09:45:00Z">
              <w:r w:rsidRPr="00903DBA">
                <w:t xml:space="preserve">  }</w:t>
              </w:r>
            </w:ins>
          </w:p>
          <w:p w14:paraId="488A8BE2" w14:textId="77777777" w:rsidR="00516DD1" w:rsidRPr="00903DBA" w:rsidRDefault="00516DD1">
            <w:pPr>
              <w:pStyle w:val="Code"/>
            </w:pPr>
            <w:ins w:id="119" w:author="Stefan Bjornander" w:date="2015-04-26T09:45:00Z">
              <w:r w:rsidRPr="00903DBA">
                <w:t>else</w:t>
              </w:r>
            </w:ins>
          </w:p>
          <w:p w14:paraId="062525C9" w14:textId="77777777" w:rsidR="00516DD1" w:rsidRPr="00903DBA" w:rsidRDefault="00516DD1">
            <w:pPr>
              <w:pStyle w:val="Code"/>
              <w:rPr>
                <w:del w:id="120" w:author="Stefan Bjornander" w:date="2015-04-26T09:45:00Z"/>
              </w:rPr>
            </w:pPr>
            <w:ins w:id="121" w:author="Stefan Bjornander" w:date="2015-04-26T09:45:00Z">
              <w:r w:rsidRPr="00903DBA">
                <w:t xml:space="preserve">  f = 2;</w:t>
              </w:r>
            </w:ins>
            <w:moveToRangeEnd w:id="114"/>
          </w:p>
          <w:p w14:paraId="28C2C026" w14:textId="77777777" w:rsidR="00516DD1" w:rsidRDefault="00516DD1" w:rsidP="00710287">
            <w:pPr>
              <w:pStyle w:val="Code"/>
            </w:pPr>
          </w:p>
          <w:p w14:paraId="5A274AD6" w14:textId="2D6416E4" w:rsidR="00710287" w:rsidRPr="00903DBA" w:rsidRDefault="00A963AA">
            <w:pPr>
              <w:rPr>
                <w:ins w:id="122" w:author="Stefan Bjornander" w:date="2015-04-26T09:44:00Z"/>
              </w:rPr>
            </w:pPr>
            <w:r>
              <w:t>(c)</w:t>
            </w:r>
            <w:r w:rsidR="00710287">
              <w:t xml:space="preserve"> Incorrect interpretation</w:t>
            </w:r>
          </w:p>
        </w:tc>
      </w:tr>
    </w:tbl>
    <w:p w14:paraId="1E9078F4" w14:textId="77777777" w:rsidR="00516DD1" w:rsidRPr="00903DBA" w:rsidRDefault="00516DD1">
      <w:pPr>
        <w:rPr>
          <w:ins w:id="123" w:author="Stefan Bjornander" w:date="2015-04-26T09:52:00Z"/>
        </w:rPr>
        <w:pPrChange w:id="124" w:author="Stefan Bjornander" w:date="2015-04-26T09:51:00Z">
          <w:pPr>
            <w:pStyle w:val="Code"/>
          </w:pPr>
        </w:pPrChange>
      </w:pPr>
      <w:r w:rsidRPr="00903DBA">
        <w:rPr>
          <w:noProof/>
        </w:rPr>
        <w:t xml:space="preserve">Below is a simple set of statement rules. Unfortunately, they are </w:t>
      </w:r>
      <w:ins w:id="125" w:author="Stefan Bjornander" w:date="2015-04-26T09:53:00Z">
        <w:r w:rsidRPr="00903DBA">
          <w:rPr>
            <w:noProof/>
          </w:rPr>
          <w:t>ambiguous</w:t>
        </w:r>
      </w:ins>
      <w:ins w:id="126" w:author="Stefan Bjornander" w:date="2015-04-26T09:50:00Z">
        <w:r w:rsidRPr="00903DBA">
          <w:rPr>
            <w:noProof/>
          </w:rPr>
          <w:t xml:space="preserve"> in that way that </w:t>
        </w:r>
      </w:ins>
      <w:ins w:id="127" w:author="Stefan Bjornander" w:date="2015-04-26T09:52:00Z">
        <w:r w:rsidRPr="00903DBA">
          <w:rPr>
            <w:noProof/>
          </w:rPr>
          <w:t xml:space="preserve">the </w:t>
        </w:r>
      </w:ins>
      <w:r w:rsidRPr="00903DBA">
        <w:rPr>
          <w:noProof/>
        </w:rPr>
        <w:t xml:space="preserve">an </w:t>
      </w:r>
      <w:ins w:id="128" w:author="Stefan Bjornander" w:date="2015-04-26T09:52:00Z">
        <w:r w:rsidRPr="00BB30CE">
          <w:rPr>
            <w:rStyle w:val="CodeInText"/>
            <w:iCs/>
            <w:noProof/>
            <w:rPrChange w:id="129"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30" w:author="Stefan Bjornander" w:date="2015-04-26T09:52:00Z">
        <w:r w:rsidRPr="00903DBA">
          <w:rPr>
            <w:noProof/>
          </w:rPr>
          <w:t xml:space="preserve"> </w:t>
        </w:r>
        <w:r w:rsidRPr="00BB30CE">
          <w:rPr>
            <w:rStyle w:val="CodeInText"/>
            <w:iCs/>
            <w:noProof/>
            <w:rPrChange w:id="131"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32"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33" w:author="Stefan Bjornander" w:date="2015-04-26T09:49:00Z"/>
        </w:rPr>
      </w:pPr>
      <w:ins w:id="134" w:author="Stefan Bjornander" w:date="2015-04-26T09:47:00Z">
        <w:r w:rsidRPr="00903DBA">
          <w:t>statement ::=</w:t>
        </w:r>
      </w:ins>
    </w:p>
    <w:p w14:paraId="7FBE5268" w14:textId="77777777" w:rsidR="00516DD1" w:rsidRPr="00903DBA" w:rsidRDefault="00516DD1" w:rsidP="00516DD1">
      <w:pPr>
        <w:pStyle w:val="Code"/>
        <w:rPr>
          <w:ins w:id="135" w:author="Stefan Bjornander" w:date="2015-04-26T09:47:00Z"/>
        </w:rPr>
      </w:pPr>
      <w:ins w:id="136" w:author="Stefan Bjornander" w:date="2015-04-26T09:49:00Z">
        <w:r w:rsidRPr="00903DBA">
          <w:t xml:space="preserve">   </w:t>
        </w:r>
      </w:ins>
      <w:r w:rsidRPr="00903DBA">
        <w:t xml:space="preserve"> </w:t>
      </w:r>
      <w:ins w:id="137" w:author="Stefan Bjornander" w:date="2015-04-26T09:49:00Z">
        <w:r w:rsidRPr="00903DBA">
          <w:t xml:space="preserve">IF LEFT_PAREN </w:t>
        </w:r>
      </w:ins>
      <w:ins w:id="138" w:author="Stefan Bjornander" w:date="2015-04-26T10:08:00Z">
        <w:r w:rsidRPr="00903DBA">
          <w:t xml:space="preserve">logical_expression </w:t>
        </w:r>
      </w:ins>
      <w:ins w:id="139" w:author="Stefan Bjornander" w:date="2015-04-26T09:49:00Z">
        <w:r w:rsidRPr="00903DBA">
          <w:t>RIGHT_PAREN statement</w:t>
        </w:r>
      </w:ins>
    </w:p>
    <w:p w14:paraId="436C5EC9" w14:textId="77777777" w:rsidR="00516DD1" w:rsidRPr="00903DBA" w:rsidRDefault="00516DD1" w:rsidP="00516DD1">
      <w:pPr>
        <w:pStyle w:val="Code"/>
        <w:rPr>
          <w:ins w:id="140" w:author="Stefan Bjornander" w:date="2015-04-26T09:49:00Z"/>
        </w:rPr>
      </w:pPr>
      <w:ins w:id="141" w:author="Stefan Bjornander" w:date="2015-04-26T09:49:00Z">
        <w:r w:rsidRPr="00903DBA">
          <w:t xml:space="preserve"> </w:t>
        </w:r>
      </w:ins>
      <w:r w:rsidRPr="00903DBA">
        <w:t xml:space="preserve"> </w:t>
      </w:r>
      <w:ins w:id="142" w:author="Stefan Bjornander" w:date="2015-04-26T09:49:00Z">
        <w:r w:rsidRPr="00903DBA">
          <w:t>|</w:t>
        </w:r>
      </w:ins>
      <w:r w:rsidRPr="00903DBA">
        <w:t xml:space="preserve"> </w:t>
      </w:r>
      <w:ins w:id="143" w:author="Stefan Bjornander" w:date="2015-04-26T09:49:00Z">
        <w:r w:rsidRPr="00903DBA">
          <w:t xml:space="preserve">IF LEFT_PAREN </w:t>
        </w:r>
      </w:ins>
      <w:ins w:id="144" w:author="Stefan Bjornander" w:date="2015-04-26T10:08:00Z">
        <w:r w:rsidRPr="00903DBA">
          <w:t xml:space="preserve">logical_expression </w:t>
        </w:r>
      </w:ins>
      <w:ins w:id="145" w:author="Stefan Bjornander" w:date="2015-04-26T09:49:00Z">
        <w:r w:rsidRPr="00903DBA">
          <w:t>RIGHT_PAREN statement ELSE statement</w:t>
        </w:r>
      </w:ins>
    </w:p>
    <w:p w14:paraId="2F7D1A5D" w14:textId="77777777" w:rsidR="00516DD1" w:rsidRPr="00903DBA" w:rsidRDefault="00516DD1" w:rsidP="00516DD1">
      <w:pPr>
        <w:pStyle w:val="Code"/>
      </w:pPr>
      <w:ins w:id="146" w:author="Stefan Bjornander" w:date="2015-04-26T10:08:00Z">
        <w:r w:rsidRPr="00903DBA">
          <w:t xml:space="preserve">  | </w:t>
        </w:r>
      </w:ins>
      <w:r w:rsidRPr="00903DBA">
        <w:t>...</w:t>
      </w:r>
    </w:p>
    <w:p w14:paraId="6D69375A" w14:textId="2C4443AE" w:rsidR="00516DD1" w:rsidRPr="00903DBA" w:rsidRDefault="00516DD1">
      <w:pPr>
        <w:rPr>
          <w:ins w:id="147" w:author="Stefan Bjornander" w:date="2015-04-26T09:47:00Z"/>
        </w:rPr>
        <w:pPrChange w:id="148" w:author="Stefan Bjornander" w:date="2015-04-26T09:25:00Z">
          <w:pPr>
            <w:pStyle w:val="Code"/>
          </w:pPr>
        </w:pPrChange>
      </w:pPr>
      <w:ins w:id="149" w:author="Stefan Bjornander" w:date="2015-04-26T09:51:00Z">
        <w:r w:rsidRPr="00903DBA">
          <w:rPr>
            <w:noProof/>
          </w:rPr>
          <w:t xml:space="preserve">To solve the problem, we need a more complicated </w:t>
        </w:r>
      </w:ins>
      <w:ins w:id="150" w:author="Stefan Bjornander" w:date="2015-04-26T09:53:00Z">
        <w:r w:rsidRPr="00903DBA">
          <w:rPr>
            <w:noProof/>
          </w:rPr>
          <w:t>set of rules</w:t>
        </w:r>
      </w:ins>
      <w:r w:rsidRPr="00903DBA">
        <w:rPr>
          <w:noProof/>
        </w:rPr>
        <w:t xml:space="preserve"> that works with open and closed statements.</w:t>
      </w:r>
      <w:ins w:id="151" w:author="Stefan Bjornander" w:date="2015-04-26T09:54:00Z">
        <w:r w:rsidRPr="00903DBA">
          <w:rPr>
            <w:noProof/>
          </w:rPr>
          <w:t xml:space="preserve"> The </w:t>
        </w:r>
      </w:ins>
      <w:ins w:id="152" w:author="Stefan Bjornander" w:date="2015-04-26T09:57:00Z">
        <w:r w:rsidRPr="00903DBA">
          <w:rPr>
            <w:noProof/>
          </w:rPr>
          <w:t xml:space="preserve">following set is unambiguous in that way that it always connects each </w:t>
        </w:r>
        <w:r w:rsidRPr="00903DBA">
          <w:rPr>
            <w:rStyle w:val="CodeInText"/>
            <w:i/>
            <w:noProof/>
            <w:rPrChange w:id="153" w:author="Stefan Bjornander" w:date="2015-04-26T09:58:00Z">
              <w:rPr>
                <w:rStyle w:val="CodeInText"/>
              </w:rPr>
            </w:rPrChange>
          </w:rPr>
          <w:t>else</w:t>
        </w:r>
        <w:r w:rsidRPr="00903DBA">
          <w:rPr>
            <w:noProof/>
          </w:rPr>
          <w:t xml:space="preserve"> with the</w:t>
        </w:r>
      </w:ins>
      <w:ins w:id="154" w:author="Stefan Bjornander" w:date="2015-04-26T09:58:00Z">
        <w:r w:rsidRPr="00903DBA">
          <w:rPr>
            <w:noProof/>
          </w:rPr>
          <w:t xml:space="preserve"> latest preceding</w:t>
        </w:r>
      </w:ins>
      <w:ins w:id="155" w:author="Stefan Bjornander" w:date="2015-04-26T09:57:00Z">
        <w:r w:rsidRPr="00903DBA">
          <w:rPr>
            <w:noProof/>
          </w:rPr>
          <w:t xml:space="preserve"> </w:t>
        </w:r>
      </w:ins>
      <w:ins w:id="156" w:author="Stefan Bjornander" w:date="2015-04-26T09:58:00Z">
        <w:r w:rsidRPr="00903DBA">
          <w:rPr>
            <w:rStyle w:val="CodeInText"/>
            <w:i/>
            <w:noProof/>
            <w:rPrChange w:id="157"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lastRenderedPageBreak/>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8" w:name="_Toc59126090"/>
      <w:r w:rsidRPr="00903DBA">
        <w:t>The Forward-Jump Problem (Backpatching)</w:t>
      </w:r>
      <w:bookmarkEnd w:id="158"/>
    </w:p>
    <w:p w14:paraId="15980895" w14:textId="77777777" w:rsidR="00733710" w:rsidRPr="00903DBA" w:rsidRDefault="00733710" w:rsidP="00733710">
      <w:ins w:id="159" w:author="Stefan Bjornander" w:date="2015-04-26T09:25:00Z">
        <w:r w:rsidRPr="00903DBA">
          <w:t xml:space="preserve">When generating </w:t>
        </w:r>
      </w:ins>
      <w:r w:rsidRPr="00903DBA">
        <w:t xml:space="preserve">middle code instructions for </w:t>
      </w:r>
      <w:ins w:id="160" w:author="Stefan Bjornander" w:date="2015-04-26T09:25:00Z">
        <w:r w:rsidRPr="00903DBA">
          <w:t xml:space="preserve">expressions </w:t>
        </w:r>
      </w:ins>
      <w:r w:rsidRPr="00903DBA">
        <w:t>or</w:t>
      </w:r>
      <w:ins w:id="161" w:author="Stefan Bjornander" w:date="2015-04-26T09:25:00Z">
        <w:r w:rsidRPr="00903DBA">
          <w:t xml:space="preserve"> statement</w:t>
        </w:r>
      </w:ins>
      <w:r w:rsidRPr="00903DBA">
        <w:t>s</w:t>
      </w:r>
      <w:ins w:id="162" w:author="Stefan Bjornander" w:date="2015-04-26T09:25:00Z">
        <w:r w:rsidRPr="00903DBA">
          <w:t>, a common situation is that we</w:t>
        </w:r>
      </w:ins>
      <w:ins w:id="163"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proofErr w:type="gramStart"/>
            <w:r w:rsidR="00A76052">
              <w:t>false-set</w:t>
            </w:r>
            <w:r>
              <w:t>s</w:t>
            </w:r>
            <w:proofErr w:type="gramEnd"/>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lastRenderedPageBreak/>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lastRenderedPageBreak/>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lastRenderedPageBreak/>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lastRenderedPageBreak/>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21248C4B"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461860">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proofErr w:type="gramStart"/>
      <w:r w:rsidR="009C3C27">
        <w:t>true-set</w:t>
      </w:r>
      <w:proofErr w:type="gramEnd"/>
      <w:r w:rsidRPr="00903DBA">
        <w:t xml:space="preserve">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64" w:name="_Toc59126091"/>
      <w:r w:rsidRPr="00903DBA">
        <w:rPr>
          <w:highlight w:val="white"/>
        </w:rPr>
        <w:t>The Statement Class</w:t>
      </w:r>
      <w:bookmarkEnd w:id="164"/>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lastRenderedPageBreak/>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65" w:name="_Toc59126092"/>
      <w:r>
        <w:t>Statements</w:t>
      </w:r>
      <w:bookmarkEnd w:id="165"/>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proofErr w:type="spellStart"/>
      <w:r w:rsidRPr="00903DBA">
        <w:t>MainParser.cs</w:t>
      </w:r>
      <w:proofErr w:type="spellEnd"/>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bookmarkStart w:id="166" w:name="_Toc59126093"/>
      <w:r>
        <w:t>The If Statement</w:t>
      </w:r>
      <w:bookmarkEnd w:id="166"/>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bookmarkStart w:id="167" w:name="_Toc59126094"/>
      <w:r>
        <w:t>The If-Else Statement</w:t>
      </w:r>
      <w:bookmarkEnd w:id="167"/>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bookmarkStart w:id="168" w:name="_Toc59126095"/>
      <w:r w:rsidRPr="00903DBA">
        <w:t xml:space="preserve">The </w:t>
      </w:r>
      <w:r w:rsidR="004B7BC0" w:rsidRPr="00903DBA">
        <w:t>Switch S</w:t>
      </w:r>
      <w:r w:rsidRPr="00903DBA">
        <w:t>tatement</w:t>
      </w:r>
      <w:bookmarkEnd w:id="168"/>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bookmarkStart w:id="169" w:name="_Toc59126096"/>
      <w:r w:rsidRPr="00903DBA">
        <w:rPr>
          <w:highlight w:val="white"/>
        </w:rPr>
        <w:t>The Case Statement</w:t>
      </w:r>
      <w:bookmarkEnd w:id="169"/>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70" w:name="_Toc59126097"/>
      <w:bookmarkStart w:id="171" w:name="_Hlk57714514"/>
      <w:r w:rsidRPr="00903DBA">
        <w:t>The Default Statement</w:t>
      </w:r>
      <w:bookmarkEnd w:id="170"/>
    </w:p>
    <w:p w14:paraId="47FEFDBB" w14:textId="77777777" w:rsidR="007778D5" w:rsidRPr="007778D5" w:rsidRDefault="007778D5" w:rsidP="007778D5">
      <w:pPr>
        <w:pStyle w:val="Code"/>
        <w:rPr>
          <w:highlight w:val="white"/>
        </w:rPr>
      </w:pPr>
      <w:bookmarkStart w:id="172" w:name="_Hlk57714542"/>
      <w:bookmarkEnd w:id="171"/>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bookmarkStart w:id="173" w:name="_Toc59126098"/>
      <w:r w:rsidRPr="00903DBA">
        <w:t>The While Statement</w:t>
      </w:r>
      <w:bookmarkEnd w:id="173"/>
    </w:p>
    <w:bookmarkEnd w:id="17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7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bookmarkStart w:id="175" w:name="_Toc59126099"/>
      <w:r w:rsidRPr="00903DBA">
        <w:t>The Do Statement</w:t>
      </w:r>
      <w:bookmarkEnd w:id="175"/>
    </w:p>
    <w:p w14:paraId="26DBA22D" w14:textId="77777777" w:rsidR="003D3DC2" w:rsidRPr="003D3DC2" w:rsidRDefault="003D3DC2" w:rsidP="003D3DC2">
      <w:pPr>
        <w:pStyle w:val="Code"/>
        <w:rPr>
          <w:highlight w:val="white"/>
        </w:rPr>
      </w:pPr>
      <w:bookmarkStart w:id="176" w:name="_Hlk57716788"/>
      <w:bookmarkEnd w:id="17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bookmarkStart w:id="177" w:name="_Toc59126100"/>
      <w:r w:rsidRPr="00903DBA">
        <w:t xml:space="preserve">The </w:t>
      </w:r>
      <w:proofErr w:type="gramStart"/>
      <w:r w:rsidRPr="00903DBA">
        <w:t>For</w:t>
      </w:r>
      <w:proofErr w:type="gramEnd"/>
      <w:r w:rsidRPr="00903DBA">
        <w:t xml:space="preserve"> Statement</w:t>
      </w:r>
      <w:bookmarkEnd w:id="177"/>
    </w:p>
    <w:p w14:paraId="77D4FC28" w14:textId="77777777" w:rsidR="001249C1" w:rsidRPr="001249C1" w:rsidRDefault="001249C1" w:rsidP="001249C1">
      <w:pPr>
        <w:pStyle w:val="Code"/>
        <w:rPr>
          <w:highlight w:val="white"/>
        </w:rPr>
      </w:pPr>
      <w:bookmarkStart w:id="178" w:name="_Hlk57716817"/>
      <w:bookmarkEnd w:id="17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t xml:space="preserve">    };</w:t>
      </w:r>
    </w:p>
    <w:p w14:paraId="278EEE5A" w14:textId="65954336" w:rsidR="006C67B8" w:rsidRPr="00903DBA" w:rsidRDefault="00AB1C70" w:rsidP="006C67B8">
      <w:pPr>
        <w:pStyle w:val="Rubrik3"/>
      </w:pPr>
      <w:bookmarkStart w:id="179" w:name="_Toc59126101"/>
      <w:r w:rsidRPr="00903DBA">
        <w:t xml:space="preserve">Label and </w:t>
      </w:r>
      <w:r w:rsidR="00C0170C">
        <w:t>Jump</w:t>
      </w:r>
      <w:r w:rsidRPr="00903DBA">
        <w:t xml:space="preserve"> Statement</w:t>
      </w:r>
      <w:bookmarkEnd w:id="179"/>
    </w:p>
    <w:bookmarkEnd w:id="17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lastRenderedPageBreak/>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80" w:name="_Toc59126102"/>
      <w:bookmarkStart w:id="181" w:name="_Hlk57716901"/>
      <w:r>
        <w:t xml:space="preserve">The </w:t>
      </w:r>
      <w:r w:rsidR="00E02F96" w:rsidRPr="00903DBA">
        <w:t>Return Statement</w:t>
      </w:r>
      <w:bookmarkEnd w:id="180"/>
    </w:p>
    <w:bookmarkEnd w:id="181"/>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8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bookmarkStart w:id="183" w:name="_Toc59126103"/>
      <w:r w:rsidRPr="00903DBA">
        <w:t>Optional Expression Statement</w:t>
      </w:r>
      <w:r w:rsidR="001D5C33">
        <w:t>s</w:t>
      </w:r>
      <w:bookmarkEnd w:id="183"/>
    </w:p>
    <w:bookmarkEnd w:id="18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D83AD" w:rsidR="006A7B9E" w:rsidRPr="00903DBA" w:rsidRDefault="006A7B9E" w:rsidP="006A7B9E">
      <w:r w:rsidRPr="00903DBA">
        <w:t xml:space="preserve">An expression statement is an optional expression followed by a semicolon. The expression is evaluated and its true and </w:t>
      </w:r>
      <w:proofErr w:type="gramStart"/>
      <w:r w:rsidR="00A76052">
        <w:t>false-set</w:t>
      </w:r>
      <w:r w:rsidRPr="00903DBA">
        <w:t>s</w:t>
      </w:r>
      <w:proofErr w:type="gramEnd"/>
      <w:r w:rsidRPr="00903DBA">
        <w:t xml:space="preserve">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461860">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bookmarkStart w:id="184" w:name="_Toc59126104"/>
      <w:r w:rsidRPr="00903DBA">
        <w:t>Block Statement</w:t>
      </w:r>
      <w:r w:rsidR="001D5C33">
        <w:t>s</w:t>
      </w:r>
      <w:bookmarkEnd w:id="184"/>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proofErr w:type="gramStart"/>
      <w:r w:rsidR="009C3C27">
        <w:rPr>
          <w:highlight w:val="white"/>
        </w:rPr>
        <w:t>next-set</w:t>
      </w:r>
      <w:proofErr w:type="gramEnd"/>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lastRenderedPageBreak/>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proofErr w:type="gramStart"/>
      <w:r w:rsidR="009C3C27">
        <w:rPr>
          <w:highlight w:val="white"/>
        </w:rPr>
        <w:t>next-set</w:t>
      </w:r>
      <w:proofErr w:type="gramEnd"/>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85" w:name="_Toc59126105"/>
      <w:r w:rsidRPr="00903DBA">
        <w:t>Jump Register Statements</w:t>
      </w:r>
      <w:bookmarkEnd w:id="185"/>
    </w:p>
    <w:p w14:paraId="0E286EA8" w14:textId="1B80FBBD" w:rsidR="00017213" w:rsidRPr="00903DBA" w:rsidRDefault="00017213" w:rsidP="00017213">
      <w:r w:rsidRPr="00903DBA">
        <w:t xml:space="preserve">When performing a call to a function which address is stored in a pointer </w:t>
      </w:r>
      <w:proofErr w:type="gramStart"/>
      <w:r w:rsidRPr="00903DBA">
        <w:t>variable</w:t>
      </w:r>
      <w:proofErr w:type="gramEnd"/>
      <w:r w:rsidRPr="00903DBA">
        <w:t xml:space="preserve"> we need to store the address in a register and jump to that register.</w:t>
      </w:r>
    </w:p>
    <w:p w14:paraId="02D6C63E" w14:textId="77777777" w:rsidR="00636042" w:rsidRPr="00636042" w:rsidRDefault="00636042" w:rsidP="00636042">
      <w:pPr>
        <w:pStyle w:val="Code"/>
        <w:rPr>
          <w:highlight w:val="white"/>
        </w:rPr>
      </w:pPr>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bookmarkStart w:id="186" w:name="_Toc59126106"/>
      <w:r w:rsidRPr="00903DBA">
        <w:t>Interrupt Statements</w:t>
      </w:r>
      <w:bookmarkEnd w:id="186"/>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8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bookmarkStart w:id="188" w:name="_Toc59126107"/>
      <w:r w:rsidRPr="00903DBA">
        <w:t>System Call Statements</w:t>
      </w:r>
      <w:bookmarkEnd w:id="188"/>
    </w:p>
    <w:bookmarkEnd w:id="18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8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bookmarkStart w:id="190" w:name="_Toc59126108"/>
      <w:r w:rsidRPr="00903DBA">
        <w:t>Expression</w:t>
      </w:r>
      <w:r w:rsidR="00FE4E0C" w:rsidRPr="00903DBA">
        <w:t>s</w:t>
      </w:r>
      <w:bookmarkEnd w:id="190"/>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91" w:name="_Toc59126109"/>
      <w:bookmarkEnd w:id="189"/>
      <w:r w:rsidRPr="00903DBA">
        <w:rPr>
          <w:highlight w:val="white"/>
        </w:rPr>
        <w:t>The Expression Class</w:t>
      </w:r>
      <w:r w:rsidR="00D901C7">
        <w:rPr>
          <w:highlight w:val="white"/>
        </w:rPr>
        <w:t xml:space="preserve"> (Short and Long List)</w:t>
      </w:r>
      <w:bookmarkEnd w:id="191"/>
    </w:p>
    <w:p w14:paraId="570D507B" w14:textId="129400DF" w:rsidR="00502780" w:rsidRPr="00903DBA" w:rsidRDefault="00254252" w:rsidP="00502780">
      <w:pPr>
        <w:rPr>
          <w:highlight w:val="white"/>
        </w:rPr>
      </w:pPr>
      <w:proofErr w:type="gramStart"/>
      <w:r>
        <w:rPr>
          <w:highlight w:val="white"/>
        </w:rPr>
        <w:t>Similar to</w:t>
      </w:r>
      <w:proofErr w:type="gramEnd"/>
      <w:r>
        <w:rPr>
          <w:highlight w:val="white"/>
        </w:rPr>
        <w:t xml:space="preserve">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lastRenderedPageBreak/>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bookmarkStart w:id="192" w:name="_Toc59126110"/>
      <w:r>
        <w:rPr>
          <w:highlight w:val="white"/>
        </w:rPr>
        <w:t>Optional Expressions</w:t>
      </w:r>
      <w:bookmarkEnd w:id="192"/>
    </w:p>
    <w:p w14:paraId="152B5F69" w14:textId="01E781AE" w:rsidR="00F73ED1" w:rsidRPr="00F73ED1" w:rsidRDefault="00F73ED1" w:rsidP="00F73ED1">
      <w:pPr>
        <w:rPr>
          <w:highlight w:val="white"/>
        </w:rPr>
      </w:pPr>
      <w:r>
        <w:rPr>
          <w:highlight w:val="white"/>
        </w:rPr>
        <w:t xml:space="preserve">On several </w:t>
      </w:r>
      <w:proofErr w:type="gramStart"/>
      <w:r>
        <w:rPr>
          <w:highlight w:val="white"/>
        </w:rPr>
        <w:t>occasions</w:t>
      </w:r>
      <w:r w:rsidR="00DB6979">
        <w:rPr>
          <w:highlight w:val="white"/>
        </w:rPr>
        <w:t xml:space="preserve"> </w:t>
      </w:r>
      <w:r w:rsidR="00547045">
        <w:rPr>
          <w:highlight w:val="white"/>
        </w:rPr>
        <w:t>,</w:t>
      </w:r>
      <w:r w:rsidR="00DB6979">
        <w:rPr>
          <w:highlight w:val="white"/>
        </w:rPr>
        <w:t>such</w:t>
      </w:r>
      <w:proofErr w:type="gramEnd"/>
      <w:r w:rsidR="00DB6979">
        <w:rPr>
          <w:highlight w:val="white"/>
        </w:rPr>
        <w:t xml:space="preserve">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proofErr w:type="spellStart"/>
      <w:r w:rsidRPr="00903DBA">
        <w:rPr>
          <w:highlight w:val="white"/>
        </w:rPr>
        <w:t>MainParser.cs</w:t>
      </w:r>
      <w:proofErr w:type="spellEnd"/>
    </w:p>
    <w:p w14:paraId="1079A3BC" w14:textId="77777777" w:rsidR="00DC4ED4" w:rsidRPr="00903DBA" w:rsidRDefault="00DC4ED4" w:rsidP="00DC4ED4">
      <w:pPr>
        <w:pStyle w:val="Code"/>
        <w:rPr>
          <w:highlight w:val="white"/>
        </w:rPr>
      </w:pPr>
      <w:r w:rsidRPr="00903DBA">
        <w:rPr>
          <w:highlight w:val="white"/>
        </w:rPr>
        <w:lastRenderedPageBreak/>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bookmarkStart w:id="193" w:name="_Toc59126111"/>
      <w:r>
        <w:rPr>
          <w:highlight w:val="white"/>
        </w:rPr>
        <w:t>The Comma Expression</w:t>
      </w:r>
      <w:bookmarkEnd w:id="193"/>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94" w:name="_Toc59126112"/>
      <w:r w:rsidRPr="00903DBA">
        <w:t xml:space="preserve">The </w:t>
      </w:r>
      <w:r w:rsidR="009E1435" w:rsidRPr="00903DBA">
        <w:t>Assignment Expression</w:t>
      </w:r>
      <w:bookmarkEnd w:id="194"/>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95" w:name="_Toc59126113"/>
      <w:bookmarkStart w:id="196" w:name="_Hlk57717624"/>
      <w:r w:rsidRPr="00903DBA">
        <w:t>The Condition Expression</w:t>
      </w:r>
      <w:bookmarkEnd w:id="195"/>
    </w:p>
    <w:bookmarkEnd w:id="196"/>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proofErr w:type="spellStart"/>
      <w:r w:rsidRPr="00903DBA">
        <w:lastRenderedPageBreak/>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97" w:name="_Toc59126114"/>
      <w:bookmarkStart w:id="198" w:name="_Hlk57718199"/>
      <w:r w:rsidRPr="00903DBA">
        <w:t>Constant Expression</w:t>
      </w:r>
      <w:bookmarkEnd w:id="197"/>
    </w:p>
    <w:bookmarkEnd w:id="198"/>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99" w:name="_Toc59126115"/>
      <w:bookmarkStart w:id="200" w:name="_Hlk57718244"/>
      <w:r w:rsidRPr="00903DBA">
        <w:t>Logical Expression</w:t>
      </w:r>
      <w:r w:rsidR="00F4495B" w:rsidRPr="00903DBA">
        <w:t>s</w:t>
      </w:r>
      <w:bookmarkEnd w:id="199"/>
    </w:p>
    <w:bookmarkEnd w:id="200"/>
    <w:p w14:paraId="5EFFA9E0" w14:textId="57EF3FAD" w:rsidR="003B5BE3" w:rsidRDefault="001F64F6" w:rsidP="00DF0A20">
      <w:r>
        <w:t xml:space="preserve">The logical </w:t>
      </w:r>
      <w:r w:rsidRPr="007164EA">
        <w:rPr>
          <w:rStyle w:val="KeyWord0"/>
        </w:rPr>
        <w:t>and</w:t>
      </w:r>
      <w:r>
        <w:t xml:space="preserve"> </w:t>
      </w:r>
      <w:proofErr w:type="spellStart"/>
      <w:r w:rsidR="007164EA">
        <w:t>and</w:t>
      </w:r>
      <w:proofErr w:type="spellEnd"/>
      <w:r w:rsidR="007164EA">
        <w:t xml:space="preserve">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201" w:name="_Toc59126116"/>
      <w:bookmarkStart w:id="202" w:name="_Hlk57718416"/>
      <w:r w:rsidRPr="00903DBA">
        <w:rPr>
          <w:highlight w:val="white"/>
        </w:rPr>
        <w:t>Bitwise Expression</w:t>
      </w:r>
      <w:r w:rsidR="00A26FB4" w:rsidRPr="00903DBA">
        <w:rPr>
          <w:highlight w:val="white"/>
        </w:rPr>
        <w:t>s</w:t>
      </w:r>
      <w:bookmarkEnd w:id="201"/>
    </w:p>
    <w:bookmarkEnd w:id="202"/>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w:t>
      </w:r>
      <w:proofErr w:type="gramStart"/>
      <w:r w:rsidRPr="00903DBA">
        <w:t>is</w:t>
      </w:r>
      <w:proofErr w:type="gramEnd"/>
      <w:r w:rsidRPr="00903DBA">
        <w:t xml:space="preserve">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proofErr w:type="spellStart"/>
      <w:r w:rsidRPr="00903DBA">
        <w:rPr>
          <w:highlight w:val="white"/>
        </w:rPr>
        <w:lastRenderedPageBreak/>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203" w:name="_Toc59126117"/>
      <w:bookmarkStart w:id="204" w:name="_Hlk57718508"/>
      <w:bookmarkEnd w:id="67"/>
      <w:r w:rsidRPr="00903DBA">
        <w:t>Shift Expression</w:t>
      </w:r>
      <w:bookmarkEnd w:id="203"/>
    </w:p>
    <w:bookmarkEnd w:id="204"/>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5B11A049" w14:textId="24754F8F" w:rsidR="00E863B5" w:rsidRPr="00903DBA" w:rsidRDefault="00E863B5" w:rsidP="00E863B5">
      <w:pPr>
        <w:pStyle w:val="Rubrik3"/>
        <w:numPr>
          <w:ilvl w:val="2"/>
          <w:numId w:val="126"/>
        </w:numPr>
      </w:pPr>
      <w:bookmarkStart w:id="205" w:name="_Toc59126118"/>
      <w:r w:rsidRPr="00903DBA">
        <w:t>Equality and Relation Expressions</w:t>
      </w:r>
      <w:bookmarkEnd w:id="205"/>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lastRenderedPageBreak/>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206" w:name="_Toc59126119"/>
      <w:bookmarkStart w:id="207" w:name="_Hlk57718721"/>
      <w:r w:rsidRPr="00903DBA">
        <w:t xml:space="preserve">Addition </w:t>
      </w:r>
      <w:r w:rsidR="009D2617" w:rsidRPr="00903DBA">
        <w:t xml:space="preserve">and Subtraction </w:t>
      </w:r>
      <w:r w:rsidRPr="00903DBA">
        <w:t>Expression</w:t>
      </w:r>
      <w:bookmarkEnd w:id="206"/>
    </w:p>
    <w:bookmarkEnd w:id="207"/>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208" w:name="_Toc59126120"/>
      <w:bookmarkStart w:id="209" w:name="_Hlk57718742"/>
      <w:r w:rsidRPr="00903DBA">
        <w:rPr>
          <w:highlight w:val="white"/>
        </w:rPr>
        <w:t>Multiplication Expressions</w:t>
      </w:r>
      <w:bookmarkEnd w:id="208"/>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209"/>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lastRenderedPageBreak/>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210" w:name="_Toc59126121"/>
      <w:bookmarkStart w:id="211" w:name="_Hlk57718763"/>
      <w:r w:rsidRPr="00903DBA">
        <w:t>Cast</w:t>
      </w:r>
      <w:r w:rsidR="00F158B0" w:rsidRPr="00903DBA">
        <w:t xml:space="preserve"> Expressions</w:t>
      </w:r>
      <w:bookmarkEnd w:id="210"/>
    </w:p>
    <w:bookmarkEnd w:id="211"/>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212" w:name="_Toc59126122"/>
      <w:bookmarkStart w:id="213" w:name="_Hlk57718797"/>
      <w:r w:rsidRPr="00903DBA">
        <w:t>Prefix Expression</w:t>
      </w:r>
      <w:bookmarkEnd w:id="212"/>
    </w:p>
    <w:bookmarkEnd w:id="213"/>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proofErr w:type="spellStart"/>
      <w:r w:rsidRPr="00903DBA">
        <w:rPr>
          <w:rStyle w:val="CodeInText"/>
        </w:rPr>
        <w:t>sizeof</w:t>
      </w:r>
      <w:proofErr w:type="spellEnd"/>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lastRenderedPageBreak/>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14" w:name="_Toc59126123"/>
      <w:bookmarkStart w:id="215" w:name="_Hlk57718941"/>
      <w:r w:rsidRPr="00903DBA">
        <w:rPr>
          <w:highlight w:val="white"/>
        </w:rPr>
        <w:t>Postfix</w:t>
      </w:r>
      <w:r w:rsidR="003C22BE">
        <w:rPr>
          <w:highlight w:val="white"/>
        </w:rPr>
        <w:t xml:space="preserve"> </w:t>
      </w:r>
      <w:r w:rsidRPr="00903DBA">
        <w:rPr>
          <w:highlight w:val="white"/>
        </w:rPr>
        <w:t>Expression</w:t>
      </w:r>
      <w:bookmarkEnd w:id="214"/>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t>Function call</w:t>
      </w:r>
      <w:r w:rsidR="00520FAA">
        <w:t>s</w:t>
      </w:r>
    </w:p>
    <w:bookmarkEnd w:id="215"/>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16" w:name="_Hlk57718959"/>
    </w:p>
    <w:bookmarkEnd w:id="216"/>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lastRenderedPageBreak/>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17"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17"/>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18" w:name="_Toc59126124"/>
      <w:bookmarkStart w:id="219" w:name="_Hlk57719163"/>
      <w:r w:rsidRPr="00903DBA">
        <w:rPr>
          <w:highlight w:val="white"/>
        </w:rPr>
        <w:t>Primary Expressions</w:t>
      </w:r>
      <w:bookmarkEnd w:id="218"/>
    </w:p>
    <w:bookmarkEnd w:id="219"/>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26A388A3"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461860">
        <w:t>A</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lastRenderedPageBreak/>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20" w:name="_Toc59126125"/>
      <w:bookmarkStart w:id="221" w:name="_Ref54202176"/>
      <w:bookmarkStart w:id="222" w:name="_Ref54202192"/>
      <w:bookmarkStart w:id="223" w:name="_Ref54264860"/>
      <w:r>
        <w:lastRenderedPageBreak/>
        <w:t>Middle Code Generation</w:t>
      </w:r>
      <w:bookmarkEnd w:id="220"/>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bookmarkStart w:id="224" w:name="_Toc59126126"/>
      <w:r w:rsidRPr="00903DBA">
        <w:t xml:space="preserve">The </w:t>
      </w:r>
      <w:proofErr w:type="spellStart"/>
      <w:r w:rsidRPr="00903DBA">
        <w:t>MiddleCode</w:t>
      </w:r>
      <w:proofErr w:type="spellEnd"/>
      <w:r w:rsidRPr="00903DBA">
        <w:t xml:space="preserve"> Class</w:t>
      </w:r>
      <w:bookmarkEnd w:id="224"/>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proofErr w:type="spellStart"/>
      <w:r w:rsidRPr="00903DBA">
        <w:t>MiddleCode.cs</w:t>
      </w:r>
      <w:proofErr w:type="spellEnd"/>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proofErr w:type="spellStart"/>
      <w:r w:rsidRPr="00903DBA">
        <w:t>MiddleCodeGenerator.cs</w:t>
      </w:r>
      <w:proofErr w:type="spellEnd"/>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25" w:name="_Toc59126127"/>
      <w:r w:rsidRPr="00903DBA">
        <w:t>Backpatching</w:t>
      </w:r>
      <w:bookmarkEnd w:id="225"/>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w:t>
      </w:r>
      <w:proofErr w:type="gramStart"/>
      <w:r w:rsidRPr="00903DBA">
        <w:t>in order to</w:t>
      </w:r>
      <w:proofErr w:type="gramEnd"/>
      <w:r w:rsidRPr="00903DBA">
        <w:t xml:space="preserve">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proofErr w:type="spellStart"/>
      <w:r w:rsidRPr="00903DBA">
        <w:t>MiddleCodeGenerator.cs</w:t>
      </w:r>
      <w:proofErr w:type="spellEnd"/>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bookmarkStart w:id="226" w:name="_Toc59126128"/>
      <w:r>
        <w:lastRenderedPageBreak/>
        <w:t>Declarations</w:t>
      </w:r>
      <w:bookmarkEnd w:id="226"/>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bookmarkStart w:id="227" w:name="_Toc59126129"/>
      <w:r w:rsidRPr="00903DBA">
        <w:t>Function Definition</w:t>
      </w:r>
      <w:bookmarkEnd w:id="227"/>
    </w:p>
    <w:p w14:paraId="7453AB93" w14:textId="1DD1EA4B" w:rsidR="005E5A36" w:rsidRPr="00903DBA" w:rsidRDefault="005E5A36" w:rsidP="005E5A36">
      <w:r w:rsidRPr="00903DBA">
        <w:t xml:space="preserve">The </w:t>
      </w:r>
      <w:proofErr w:type="spellStart"/>
      <w:r w:rsidRPr="00903DBA">
        <w:rPr>
          <w:rStyle w:val="CodeInText"/>
        </w:rPr>
        <w:t>FunctionHeader</w:t>
      </w:r>
      <w:proofErr w:type="spellEnd"/>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proofErr w:type="spellStart"/>
      <w:r w:rsidRPr="00903DBA">
        <w:t>MiddleCodeGenerator.cs</w:t>
      </w:r>
      <w:proofErr w:type="spellEnd"/>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proofErr w:type="gramStart"/>
      <w:r w:rsidRPr="00A60980">
        <w:rPr>
          <w:highlight w:val="white"/>
        </w:rPr>
        <w:t>No parameter</w:t>
      </w:r>
      <w:r>
        <w:rPr>
          <w:highlight w:val="white"/>
        </w:rPr>
        <w:t>s,</w:t>
      </w:r>
      <w:proofErr w:type="gramEnd"/>
      <w:r>
        <w:rPr>
          <w:highlight w:val="white"/>
        </w:rPr>
        <w:t xml:space="preserve">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 xml:space="preserve">The two cases are </w:t>
      </w:r>
      <w:proofErr w:type="gramStart"/>
      <w:r w:rsidR="00A364C5" w:rsidRPr="00903DBA">
        <w:rPr>
          <w:highlight w:val="white"/>
        </w:rPr>
        <w:t>actually the</w:t>
      </w:r>
      <w:proofErr w:type="gramEnd"/>
      <w:r w:rsidR="00A364C5" w:rsidRPr="00903DBA">
        <w:rPr>
          <w:highlight w:val="white"/>
        </w:rPr>
        <w:t xml:space="preserv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proofErr w:type="spellStart"/>
      <w:r w:rsidRPr="00903DBA">
        <w:t>MiddleCodeGenerator.cs</w:t>
      </w:r>
      <w:proofErr w:type="spellEnd"/>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proofErr w:type="gramStart"/>
      <w:r w:rsidRPr="00903DBA">
        <w:rPr>
          <w:rStyle w:val="KeyWord0"/>
          <w:highlight w:val="white"/>
        </w:rPr>
        <w:t>next</w:t>
      </w:r>
      <w:r w:rsidR="0028418C">
        <w:rPr>
          <w:highlight w:val="white"/>
        </w:rPr>
        <w:t>-</w:t>
      </w:r>
      <w:r w:rsidRPr="00903DBA">
        <w:rPr>
          <w:rStyle w:val="KeyWord0"/>
          <w:highlight w:val="white"/>
        </w:rPr>
        <w:t>set</w:t>
      </w:r>
      <w:proofErr w:type="gramEnd"/>
      <w:r w:rsidRPr="00903DBA">
        <w:rPr>
          <w:highlight w:val="white"/>
        </w:rPr>
        <w:t xml:space="preserve"> of the statement. Each statement has a </w:t>
      </w:r>
      <w:proofErr w:type="gramStart"/>
      <w:r w:rsidRPr="00903DBA">
        <w:rPr>
          <w:highlight w:val="white"/>
        </w:rPr>
        <w:t>next</w:t>
      </w:r>
      <w:r w:rsidR="0028418C">
        <w:rPr>
          <w:highlight w:val="white"/>
        </w:rPr>
        <w:t>-</w:t>
      </w:r>
      <w:r w:rsidRPr="00903DBA">
        <w:rPr>
          <w:highlight w:val="white"/>
        </w:rPr>
        <w:t>set</w:t>
      </w:r>
      <w:proofErr w:type="gramEnd"/>
      <w:r w:rsidRPr="00903DBA">
        <w:rPr>
          <w:highlight w:val="white"/>
        </w:rPr>
        <w:t xml:space="preserve">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w:t>
      </w:r>
      <w:proofErr w:type="gramStart"/>
      <w:r w:rsidRPr="00903DBA">
        <w:rPr>
          <w:highlight w:val="white"/>
        </w:rPr>
        <w:t>next</w:t>
      </w:r>
      <w:r w:rsidR="00B96774">
        <w:rPr>
          <w:highlight w:val="white"/>
        </w:rPr>
        <w:t>-</w:t>
      </w:r>
      <w:r w:rsidRPr="00903DBA">
        <w:rPr>
          <w:highlight w:val="white"/>
        </w:rPr>
        <w:t>sets</w:t>
      </w:r>
      <w:proofErr w:type="gramEnd"/>
      <w:r w:rsidRPr="00903DBA">
        <w:rPr>
          <w:highlight w:val="white"/>
        </w:rPr>
        <w:t xml:space="preserve"> holding jump instructions jumping out of the loop. We add a new empty statement and backpatch the </w:t>
      </w:r>
      <w:proofErr w:type="gramStart"/>
      <w:r w:rsidR="009C3C27">
        <w:rPr>
          <w:highlight w:val="white"/>
        </w:rPr>
        <w:t>next-set</w:t>
      </w:r>
      <w:proofErr w:type="gramEnd"/>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3AAFF501"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2038633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4FB00053"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proofErr w:type="spellStart"/>
      <w:r w:rsidRPr="00903DBA">
        <w:rPr>
          <w:rStyle w:val="KeyWord0"/>
          <w:highlight w:val="white"/>
        </w:rPr>
        <w:t>Start</w:t>
      </w:r>
      <w:r w:rsidRPr="00903DBA">
        <w:rPr>
          <w:highlight w:val="white"/>
        </w:rPr>
        <w:t>.</w:t>
      </w:r>
      <w:r w:rsidRPr="00903DBA">
        <w:rPr>
          <w:rStyle w:val="KeyWord0"/>
          <w:highlight w:val="white"/>
        </w:rPr>
        <w:t>Windows</w:t>
      </w:r>
      <w:proofErr w:type="spellEnd"/>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461860">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36821A46"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w:t>
      </w:r>
      <w:proofErr w:type="gramStart"/>
      <w:r w:rsidRPr="00903DBA">
        <w:rPr>
          <w:highlight w:val="white"/>
        </w:rPr>
        <w:t>is</w:t>
      </w:r>
      <w:proofErr w:type="gramEnd"/>
      <w:r w:rsidRPr="00903DBA">
        <w:rPr>
          <w:highlight w:val="white"/>
        </w:rPr>
        <w:t xml:space="preserve">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461860">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bookmarkStart w:id="228" w:name="_Toc59126130"/>
      <w:r w:rsidRPr="00F92D57">
        <w:rPr>
          <w:highlight w:val="white"/>
        </w:rPr>
        <w:t>Specifier List</w:t>
      </w:r>
      <w:bookmarkEnd w:id="228"/>
    </w:p>
    <w:p w14:paraId="39C992C2" w14:textId="77777777" w:rsidR="005E5A36" w:rsidRPr="00903DBA" w:rsidRDefault="005E5A36" w:rsidP="00E93BF4">
      <w:pPr>
        <w:pStyle w:val="Rubrik3"/>
        <w:rPr>
          <w:highlight w:val="white"/>
        </w:rPr>
      </w:pPr>
      <w:bookmarkStart w:id="229" w:name="_Toc59126131"/>
      <w:r w:rsidRPr="00903DBA">
        <w:rPr>
          <w:highlight w:val="white"/>
        </w:rPr>
        <w:t>Structs and Unions</w:t>
      </w:r>
      <w:bookmarkEnd w:id="229"/>
    </w:p>
    <w:p w14:paraId="050FF5DF"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bookmarkStart w:id="230" w:name="_Toc59126132"/>
      <w:r w:rsidRPr="00F92D57">
        <w:rPr>
          <w:highlight w:val="white"/>
        </w:rPr>
        <w:t>Enumeration</w:t>
      </w:r>
      <w:bookmarkEnd w:id="230"/>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bookmarkStart w:id="231" w:name="_Toc59126133"/>
      <w:r>
        <w:rPr>
          <w:highlight w:val="white"/>
        </w:rPr>
        <w:t>Declarator</w:t>
      </w:r>
      <w:bookmarkEnd w:id="231"/>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w:t>
      </w:r>
      <w:proofErr w:type="gramStart"/>
      <w:r w:rsidRPr="00903DBA">
        <w:rPr>
          <w:highlight w:val="white"/>
        </w:rPr>
        <w:t>possible</w:t>
      </w:r>
      <w:proofErr w:type="gramEnd"/>
      <w:r w:rsidRPr="00903DBA">
        <w:rPr>
          <w:highlight w:val="white"/>
        </w:rPr>
        <w:t xml:space="preserv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5BAD16F"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461860">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04851C3A"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461860">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w:t>
      </w:r>
      <w:proofErr w:type="gramStart"/>
      <w:r w:rsidRPr="00903DBA">
        <w:rPr>
          <w:highlight w:val="white"/>
        </w:rPr>
        <w:t>Similar to</w:t>
      </w:r>
      <w:proofErr w:type="gramEnd"/>
      <w:r w:rsidRPr="00903DBA">
        <w:rPr>
          <w:highlight w:val="white"/>
        </w:rPr>
        <w:t xml:space="preserve">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w:t>
      </w:r>
      <w:proofErr w:type="gramStart"/>
      <w:r w:rsidRPr="00903DBA">
        <w:rPr>
          <w:highlight w:val="white"/>
        </w:rPr>
        <w:t>actually be</w:t>
      </w:r>
      <w:proofErr w:type="gramEnd"/>
      <w:r w:rsidRPr="00903DBA">
        <w:rPr>
          <w:highlight w:val="white"/>
        </w:rPr>
        <w:t xml:space="preserv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 xml:space="preserve">If the number of bits is less </w:t>
      </w:r>
      <w:proofErr w:type="spellStart"/>
      <w:r w:rsidRPr="00903DBA">
        <w:rPr>
          <w:highlight w:val="white"/>
        </w:rPr>
        <w:t>then</w:t>
      </w:r>
      <w:proofErr w:type="spellEnd"/>
      <w:r w:rsidRPr="00903DBA">
        <w:rPr>
          <w:highlight w:val="white"/>
        </w:rPr>
        <w:t xml:space="preserve">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bookmarkStart w:id="232" w:name="_Toc59126134"/>
      <w:r>
        <w:rPr>
          <w:highlight w:val="white"/>
        </w:rPr>
        <w:t>Pointer declarator</w:t>
      </w:r>
      <w:bookmarkEnd w:id="232"/>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bookmarkStart w:id="233" w:name="_Toc59126135"/>
      <w:r>
        <w:rPr>
          <w:highlight w:val="white"/>
        </w:rPr>
        <w:t>Direct Declarator</w:t>
      </w:r>
      <w:bookmarkEnd w:id="233"/>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Pr="00903DBA">
        <w:rPr>
          <w:highlight w:val="white"/>
        </w:rPr>
        <w:t>as long as</w:t>
      </w:r>
      <w:proofErr w:type="gramEnd"/>
      <w:r w:rsidRPr="00903DBA">
        <w:rPr>
          <w:highlight w:val="white"/>
        </w:rPr>
        <w:t xml:space="preserve">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bookmarkStart w:id="234" w:name="_Toc59126136"/>
      <w:r>
        <w:rPr>
          <w:highlight w:val="white"/>
        </w:rPr>
        <w:t>Parameters</w:t>
      </w:r>
      <w:bookmarkEnd w:id="234"/>
    </w:p>
    <w:p w14:paraId="72FB3FC3"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43344F0"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461860">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bookmarkStart w:id="235" w:name="_Toc59126137"/>
      <w:r w:rsidRPr="00903DBA">
        <w:rPr>
          <w:highlight w:val="white"/>
        </w:rPr>
        <w:t>Abstract Declarator</w:t>
      </w:r>
      <w:bookmarkEnd w:id="235"/>
    </w:p>
    <w:p w14:paraId="7BB9D4BF" w14:textId="77777777" w:rsidR="005E5A36" w:rsidRPr="00903DBA" w:rsidRDefault="005E5A36" w:rsidP="005E5A36">
      <w:pPr>
        <w:pStyle w:val="Rubrik2"/>
        <w:rPr>
          <w:highlight w:val="white"/>
        </w:rPr>
      </w:pPr>
      <w:bookmarkStart w:id="236" w:name="_Toc59126138"/>
      <w:r w:rsidRPr="00903DBA">
        <w:rPr>
          <w:highlight w:val="white"/>
        </w:rPr>
        <w:t>Statements</w:t>
      </w:r>
      <w:bookmarkEnd w:id="236"/>
    </w:p>
    <w:p w14:paraId="2323AF81" w14:textId="77777777" w:rsidR="005E5A36" w:rsidRPr="00903DBA" w:rsidRDefault="005E5A36" w:rsidP="005E5A36">
      <w:pPr>
        <w:pStyle w:val="Rubrik3"/>
      </w:pPr>
      <w:bookmarkStart w:id="237" w:name="_Toc59126139"/>
      <w:r w:rsidRPr="00903DBA">
        <w:t>The If Statement</w:t>
      </w:r>
      <w:bookmarkEnd w:id="237"/>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proofErr w:type="spellStart"/>
      <w:r w:rsidRPr="00903DBA">
        <w:rPr>
          <w:highlight w:val="white"/>
        </w:rPr>
        <w:t>MiddleCodeGenerator.cs</w:t>
      </w:r>
      <w:proofErr w:type="spellEnd"/>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bookmarkStart w:id="238" w:name="_Toc59126140"/>
      <w:r>
        <w:rPr>
          <w:highlight w:val="white"/>
        </w:rPr>
        <w:t>The If-Else Statement</w:t>
      </w:r>
      <w:bookmarkEnd w:id="238"/>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w:t>
      </w:r>
      <w:proofErr w:type="gramStart"/>
      <w:r w:rsidR="00E5406A">
        <w:rPr>
          <w:highlight w:val="white"/>
        </w:rPr>
        <w:t>similar to</w:t>
      </w:r>
      <w:proofErr w:type="gramEnd"/>
      <w:r w:rsidR="00E5406A">
        <w:rPr>
          <w:highlight w:val="white"/>
        </w:rPr>
        <w:t xml:space="preserve">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 xml:space="preserve">We also add a jump instruction after each list, to jump out of the statement. The jump instruction </w:t>
      </w:r>
      <w:proofErr w:type="gramStart"/>
      <w:r w:rsidR="00CA32D1">
        <w:rPr>
          <w:highlight w:val="white"/>
        </w:rPr>
        <w:t>are</w:t>
      </w:r>
      <w:proofErr w:type="gramEnd"/>
      <w:r w:rsidR="00CA32D1">
        <w:rPr>
          <w:highlight w:val="white"/>
        </w:rPr>
        <w:t xml:space="preserv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bookmarkStart w:id="239" w:name="_Toc59126141"/>
      <w:r>
        <w:t>The Switch Statement</w:t>
      </w:r>
      <w:bookmarkEnd w:id="239"/>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6C191C9E"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461860">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proofErr w:type="gramStart"/>
      <w:r w:rsidR="009C3C27">
        <w:t>next-set</w:t>
      </w:r>
      <w:proofErr w:type="gramEnd"/>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proofErr w:type="gramStart"/>
      <w:r w:rsidRPr="00903DBA">
        <w:rPr>
          <w:highlight w:val="white"/>
        </w:rPr>
        <w:t>Similar to</w:t>
      </w:r>
      <w:proofErr w:type="gramEnd"/>
      <w:r w:rsidRPr="00903DBA">
        <w:rPr>
          <w:highlight w:val="white"/>
        </w:rPr>
        <w:t xml:space="preserve">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proofErr w:type="gramStart"/>
      <w:r w:rsidR="009C3C27">
        <w:rPr>
          <w:highlight w:val="white"/>
        </w:rPr>
        <w:t>next-set</w:t>
      </w:r>
      <w:proofErr w:type="gramEnd"/>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bookmarkStart w:id="240" w:name="_Toc59126142"/>
      <w:r>
        <w:t>The Case Statement</w:t>
      </w:r>
      <w:bookmarkEnd w:id="240"/>
    </w:p>
    <w:p w14:paraId="3D62D426" w14:textId="7173842F" w:rsidR="00615A02" w:rsidRDefault="00F435F7" w:rsidP="009A320C">
      <w:r>
        <w:t>For the c</w:t>
      </w:r>
      <w:r w:rsidR="005E5A36" w:rsidRPr="00903DBA">
        <w:t xml:space="preserve">ase statement </w:t>
      </w:r>
      <w:r>
        <w:t xml:space="preserve">the </w:t>
      </w:r>
      <w:proofErr w:type="spellStart"/>
      <w:r w:rsidR="005E5A36" w:rsidRPr="00903DBA">
        <w:rPr>
          <w:rStyle w:val="CodeInText"/>
        </w:rPr>
        <w:t>Main.CaseMapStack</w:t>
      </w:r>
      <w:proofErr w:type="spellEnd"/>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bookmarkStart w:id="241" w:name="_Toc59126143"/>
      <w:r w:rsidRPr="00903DBA">
        <w:lastRenderedPageBreak/>
        <w:t>The Default Statement</w:t>
      </w:r>
      <w:bookmarkEnd w:id="241"/>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bookmarkStart w:id="242" w:name="_Toc59126144"/>
      <w:r w:rsidRPr="00903DBA">
        <w:t>The While Statement</w:t>
      </w:r>
      <w:bookmarkEnd w:id="242"/>
    </w:p>
    <w:p w14:paraId="4E041652"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proofErr w:type="gramStart"/>
      <w:r w:rsidR="009C3C27">
        <w:rPr>
          <w:highlight w:val="white"/>
        </w:rPr>
        <w:t>next-set</w:t>
      </w:r>
      <w:proofErr w:type="gramEnd"/>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proofErr w:type="gramStart"/>
      <w:r w:rsidR="009C3C27">
        <w:rPr>
          <w:highlight w:val="white"/>
        </w:rPr>
        <w:t>next-set</w:t>
      </w:r>
      <w:proofErr w:type="gramEnd"/>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bookmarkStart w:id="243" w:name="_Toc59126145"/>
      <w:r w:rsidRPr="00903DBA">
        <w:t>The Do Statement</w:t>
      </w:r>
      <w:bookmarkEnd w:id="243"/>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w:t>
      </w:r>
      <w:proofErr w:type="gramStart"/>
      <w:r>
        <w:rPr>
          <w:highlight w:val="white"/>
        </w:rPr>
        <w:t>true-set</w:t>
      </w:r>
      <w:proofErr w:type="gramEnd"/>
      <w:r>
        <w:rPr>
          <w:highlight w:val="white"/>
        </w:rPr>
        <w:t xml:space="preserve">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bookmarkStart w:id="244" w:name="_Toc59126146"/>
      <w:r w:rsidRPr="00903DBA">
        <w:t xml:space="preserve">The </w:t>
      </w:r>
      <w:proofErr w:type="gramStart"/>
      <w:r w:rsidRPr="00903DBA">
        <w:t>For</w:t>
      </w:r>
      <w:proofErr w:type="gramEnd"/>
      <w:r w:rsidRPr="00903DBA">
        <w:t xml:space="preserve"> Statement</w:t>
      </w:r>
      <w:bookmarkEnd w:id="244"/>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 xml:space="preserve">We add an empty instruction as the target of the test expression, since we do not know if </w:t>
      </w:r>
      <w:proofErr w:type="spellStart"/>
      <w:proofErr w:type="gramStart"/>
      <w:r w:rsidRPr="00903DBA">
        <w:rPr>
          <w:highlight w:val="white"/>
        </w:rPr>
        <w:t>the</w:t>
      </w:r>
      <w:r w:rsidR="006A58C2">
        <w:rPr>
          <w:highlight w:val="white"/>
        </w:rPr>
        <w:t>ir</w:t>
      </w:r>
      <w:proofErr w:type="spellEnd"/>
      <w:proofErr w:type="gramEnd"/>
      <w:r w:rsidR="006A58C2">
        <w:rPr>
          <w:highlight w:val="white"/>
        </w:rPr>
        <w:t xml:space="preserve">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proofErr w:type="gramStart"/>
      <w:r w:rsidR="009C3C27">
        <w:rPr>
          <w:highlight w:val="white"/>
        </w:rPr>
        <w:t>next-set</w:t>
      </w:r>
      <w:proofErr w:type="gramEnd"/>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w:t>
      </w:r>
      <w:proofErr w:type="gramStart"/>
      <w:r w:rsidR="00FD21AB">
        <w:t>next-set</w:t>
      </w:r>
      <w:proofErr w:type="gramEnd"/>
      <w:r w:rsidR="00FD21AB">
        <w:t xml:space="preserve">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bookmarkStart w:id="245" w:name="_Toc59126147"/>
      <w:r>
        <w:t xml:space="preserve">The </w:t>
      </w:r>
      <w:r w:rsidRPr="00903DBA">
        <w:t xml:space="preserve">Label and </w:t>
      </w:r>
      <w:proofErr w:type="spellStart"/>
      <w:r w:rsidR="003F7BCA">
        <w:t>Goto</w:t>
      </w:r>
      <w:proofErr w:type="spellEnd"/>
      <w:r w:rsidRPr="00903DBA">
        <w:t xml:space="preserve"> Statement</w:t>
      </w:r>
      <w:r>
        <w:t>s</w:t>
      </w:r>
      <w:bookmarkEnd w:id="245"/>
    </w:p>
    <w:p w14:paraId="44B6A534" w14:textId="16B94444" w:rsidR="005D3517" w:rsidRDefault="00A4505E" w:rsidP="005D3517">
      <w:pPr>
        <w:rPr>
          <w:highlight w:val="white"/>
        </w:rPr>
      </w:pPr>
      <w:r>
        <w:rPr>
          <w:highlight w:val="white"/>
        </w:rPr>
        <w:t xml:space="preserve">In C, </w:t>
      </w:r>
      <w:proofErr w:type="gramStart"/>
      <w:r>
        <w:rPr>
          <w:highlight w:val="white"/>
        </w:rPr>
        <w:t>is</w:t>
      </w:r>
      <w:proofErr w:type="gramEnd"/>
      <w:r>
        <w:rPr>
          <w:highlight w:val="white"/>
        </w:rPr>
        <w:t xml:space="preserve"> </w:t>
      </w:r>
      <w:proofErr w:type="spellStart"/>
      <w:r>
        <w:rPr>
          <w:highlight w:val="white"/>
        </w:rPr>
        <w:t>is</w:t>
      </w:r>
      <w:proofErr w:type="spellEnd"/>
      <w:r>
        <w:rPr>
          <w:highlight w:val="white"/>
        </w:rPr>
        <w:t xml:space="preserve"> allowed to use </w:t>
      </w:r>
      <w:proofErr w:type="spellStart"/>
      <w:r>
        <w:rPr>
          <w:highlight w:val="white"/>
        </w:rPr>
        <w:t>goto</w:t>
      </w:r>
      <w:proofErr w:type="spellEnd"/>
      <w:r>
        <w:rPr>
          <w:highlight w:val="white"/>
        </w:rPr>
        <w:t xml:space="preserve">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w:t>
      </w:r>
      <w:proofErr w:type="spellStart"/>
      <w:r w:rsidR="00965090" w:rsidRPr="00965090">
        <w:rPr>
          <w:highlight w:val="white"/>
        </w:rPr>
        <w:t>goto</w:t>
      </w:r>
      <w:proofErr w:type="spellEnd"/>
      <w:r w:rsidR="00965090" w:rsidRPr="00965090">
        <w:rPr>
          <w:highlight w:val="white"/>
        </w:rPr>
        <w:t xml:space="preserve">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w:t>
      </w:r>
      <w:proofErr w:type="gramStart"/>
      <w:r w:rsidR="0017785E">
        <w:rPr>
          <w:highlight w:val="white"/>
        </w:rPr>
        <w:t>allowed</w:t>
      </w:r>
      <w:proofErr w:type="gramEnd"/>
      <w:r w:rsidR="0017785E">
        <w:rPr>
          <w:highlight w:val="white"/>
        </w:rPr>
        <w:t xml:space="preserve">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w:t>
      </w:r>
      <w:proofErr w:type="spellStart"/>
      <w:r w:rsidRPr="00903DBA">
        <w:rPr>
          <w:highlight w:val="white"/>
        </w:rPr>
        <w:t>goto</w:t>
      </w:r>
      <w:proofErr w:type="spellEnd"/>
      <w:r w:rsidRPr="00903DBA">
        <w:rPr>
          <w:highlight w:val="white"/>
        </w:rPr>
        <w:t xml:space="preserve">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 xml:space="preserve">the </w:t>
      </w:r>
      <w:proofErr w:type="spellStart"/>
      <w:r w:rsidRPr="00903DBA">
        <w:rPr>
          <w:highlight w:val="white"/>
        </w:rPr>
        <w:t>goto</w:t>
      </w:r>
      <w:proofErr w:type="spellEnd"/>
      <w:r w:rsidR="0017785E">
        <w:rPr>
          <w:highlight w:val="white"/>
        </w:rPr>
        <w:t>-</w:t>
      </w:r>
      <w:r w:rsidRPr="00903DBA">
        <w:rPr>
          <w:highlight w:val="white"/>
        </w:rPr>
        <w:t xml:space="preserve">set map, we look up the </w:t>
      </w:r>
      <w:proofErr w:type="spellStart"/>
      <w:r w:rsidRPr="00903DBA">
        <w:rPr>
          <w:highlight w:val="white"/>
        </w:rPr>
        <w:t>goto</w:t>
      </w:r>
      <w:proofErr w:type="spellEnd"/>
      <w:r w:rsidR="0017785E">
        <w:rPr>
          <w:highlight w:val="white"/>
        </w:rPr>
        <w:t>-</w:t>
      </w:r>
      <w:r w:rsidRPr="00903DBA">
        <w:rPr>
          <w:highlight w:val="white"/>
        </w:rPr>
        <w:t>set and a</w:t>
      </w:r>
      <w:r w:rsidR="007852C2">
        <w:rPr>
          <w:highlight w:val="white"/>
        </w:rPr>
        <w:t>dd</w:t>
      </w:r>
      <w:r w:rsidRPr="00903DBA">
        <w:rPr>
          <w:highlight w:val="white"/>
        </w:rPr>
        <w:t xml:space="preserve"> the </w:t>
      </w:r>
      <w:proofErr w:type="spellStart"/>
      <w:r w:rsidRPr="00903DBA">
        <w:rPr>
          <w:highlight w:val="white"/>
        </w:rPr>
        <w:t>goto</w:t>
      </w:r>
      <w:proofErr w:type="spellEnd"/>
      <w:r w:rsidRPr="00903DBA">
        <w:rPr>
          <w:highlight w:val="white"/>
        </w:rPr>
        <w:t xml:space="preserve"> instruction. </w:t>
      </w:r>
      <w:r w:rsidR="004817D2" w:rsidRPr="00903DBA">
        <w:rPr>
          <w:highlight w:val="white"/>
        </w:rPr>
        <w:t xml:space="preserve">This situation occurs in when </w:t>
      </w:r>
      <w:r w:rsidR="004817D2">
        <w:rPr>
          <w:highlight w:val="white"/>
        </w:rPr>
        <w:t xml:space="preserve">there </w:t>
      </w:r>
      <w:proofErr w:type="gramStart"/>
      <w:r w:rsidR="004817D2">
        <w:rPr>
          <w:highlight w:val="white"/>
        </w:rPr>
        <w:t>has</w:t>
      </w:r>
      <w:proofErr w:type="gramEnd"/>
      <w:r w:rsidR="004817D2">
        <w:rPr>
          <w:highlight w:val="white"/>
        </w:rPr>
        <w:t xml:space="preserve">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004817D2">
        <w:rPr>
          <w:highlight w:val="white"/>
        </w:rPr>
        <w:t>-</w:t>
      </w:r>
      <w:r w:rsidRPr="00903DBA">
        <w:rPr>
          <w:highlight w:val="white"/>
        </w:rPr>
        <w:t xml:space="preserve">set map, we create a new </w:t>
      </w:r>
      <w:proofErr w:type="spellStart"/>
      <w:r w:rsidRPr="00903DBA">
        <w:rPr>
          <w:highlight w:val="white"/>
        </w:rPr>
        <w:t>goto</w:t>
      </w:r>
      <w:proofErr w:type="spellEnd"/>
      <w:r w:rsidR="004817D2">
        <w:rPr>
          <w:highlight w:val="white"/>
        </w:rPr>
        <w:t>-</w:t>
      </w:r>
      <w:r w:rsidRPr="00903DBA">
        <w:rPr>
          <w:highlight w:val="white"/>
        </w:rPr>
        <w:t>set</w:t>
      </w:r>
      <w:r w:rsidR="004817D2">
        <w:rPr>
          <w:highlight w:val="white"/>
        </w:rPr>
        <w:t>,</w:t>
      </w:r>
      <w:r w:rsidRPr="00903DBA">
        <w:rPr>
          <w:highlight w:val="white"/>
        </w:rPr>
        <w:t xml:space="preserve">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w:t>
      </w:r>
      <w:r w:rsidR="00721ABF">
        <w:rPr>
          <w:highlight w:val="white"/>
        </w:rPr>
        <w:t>the</w:t>
      </w:r>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w:t>
      </w:r>
      <w:proofErr w:type="spellStart"/>
      <w:r w:rsidRPr="00903DBA">
        <w:rPr>
          <w:highlight w:val="white"/>
        </w:rPr>
        <w:t>goto</w:t>
      </w:r>
      <w:proofErr w:type="spellEnd"/>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 xml:space="preserve">instruction and backpatch the </w:t>
      </w:r>
      <w:proofErr w:type="spellStart"/>
      <w:r w:rsidRPr="00903DBA">
        <w:rPr>
          <w:highlight w:val="white"/>
        </w:rPr>
        <w:t>goto</w:t>
      </w:r>
      <w:proofErr w:type="spellEnd"/>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w:t>
      </w:r>
      <w:proofErr w:type="spellStart"/>
      <w:r w:rsidRPr="00903DBA">
        <w:rPr>
          <w:highlight w:val="white"/>
        </w:rPr>
        <w:t>goto</w:t>
      </w:r>
      <w:proofErr w:type="spellEnd"/>
      <w:r w:rsidRPr="00903DBA">
        <w:rPr>
          <w:highlight w:val="white"/>
        </w:rPr>
        <w:t xml:space="preserve">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bookmarkStart w:id="246" w:name="_Toc59126148"/>
      <w:r w:rsidRPr="00903DBA">
        <w:t>Return Statement</w:t>
      </w:r>
      <w:bookmarkEnd w:id="246"/>
    </w:p>
    <w:p w14:paraId="3E63649E" w14:textId="65C629A6" w:rsidR="005F161D" w:rsidRDefault="005E5A36" w:rsidP="005E5A36">
      <w:r w:rsidRPr="00903DBA">
        <w:t xml:space="preserve">The </w:t>
      </w:r>
      <w:proofErr w:type="spellStart"/>
      <w:r>
        <w:rPr>
          <w:rStyle w:val="CodeInText"/>
        </w:rPr>
        <w:t>G</w:t>
      </w:r>
      <w:r w:rsidRPr="00903DBA">
        <w:rPr>
          <w:rStyle w:val="CodeInText"/>
        </w:rPr>
        <w:t>enerateReturnStatement</w:t>
      </w:r>
      <w:proofErr w:type="spellEnd"/>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w:t>
      </w:r>
      <w:proofErr w:type="spellStart"/>
      <w:r w:rsidR="00650C19">
        <w:t>thet</w:t>
      </w:r>
      <w:proofErr w:type="spellEnd"/>
      <w:r w:rsidR="00650C19">
        <w:t xml:space="preserve"> </w:t>
      </w:r>
      <w:proofErr w:type="gramStart"/>
      <w:r w:rsidR="00650C19">
        <w:t>is allowed to</w:t>
      </w:r>
      <w:proofErr w:type="gramEnd"/>
      <w:r w:rsidR="00650C19">
        <w:t xml:space="preserve">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bookmarkStart w:id="247" w:name="_Toc59126149"/>
      <w:r w:rsidRPr="00903DBA">
        <w:t>Optional Expression Statement</w:t>
      </w:r>
      <w:bookmarkEnd w:id="247"/>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proofErr w:type="spellStart"/>
      <w:r w:rsidRPr="00903DBA">
        <w:t>MiddleCodeGenerator.cs</w:t>
      </w:r>
      <w:proofErr w:type="spellEnd"/>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bookmarkStart w:id="248" w:name="_Toc59126150"/>
      <w:r w:rsidRPr="00903DBA">
        <w:lastRenderedPageBreak/>
        <w:t>Jump Register Statements</w:t>
      </w:r>
      <w:bookmarkEnd w:id="248"/>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bookmarkStart w:id="249" w:name="_Toc59126151"/>
      <w:r w:rsidRPr="00903DBA">
        <w:t>Interrupt Statements</w:t>
      </w:r>
      <w:bookmarkEnd w:id="249"/>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bookmarkStart w:id="250" w:name="_Toc59126152"/>
      <w:r w:rsidRPr="00903DBA">
        <w:t>System Call Statements</w:t>
      </w:r>
      <w:bookmarkEnd w:id="250"/>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bookmarkStart w:id="251" w:name="_Toc59126153"/>
      <w:r w:rsidRPr="00903DBA">
        <w:t>Expressions</w:t>
      </w:r>
      <w:bookmarkEnd w:id="251"/>
    </w:p>
    <w:p w14:paraId="1956C87F" w14:textId="6802FF59" w:rsidR="00AE43E1" w:rsidRPr="00AE43E1" w:rsidRDefault="00AE43E1" w:rsidP="00AE43E1">
      <w:r>
        <w:t xml:space="preserve">The next section handles the middle code generation of the expressions. </w:t>
      </w:r>
      <w:proofErr w:type="gramStart"/>
      <w:r>
        <w:t>Similar to</w:t>
      </w:r>
      <w:proofErr w:type="gramEnd"/>
      <w:r>
        <w:t xml:space="preserve"> the parsing, we start with the operator of lowest precedence and continue with the operators of higher precedence.</w:t>
      </w:r>
    </w:p>
    <w:p w14:paraId="2C65A380" w14:textId="6C6972A3" w:rsidR="00B819DF" w:rsidRDefault="00B819DF" w:rsidP="00B819DF">
      <w:pPr>
        <w:pStyle w:val="Rubrik3"/>
        <w:rPr>
          <w:highlight w:val="white"/>
        </w:rPr>
      </w:pPr>
      <w:bookmarkStart w:id="252" w:name="_Toc59126154"/>
      <w:r>
        <w:rPr>
          <w:highlight w:val="white"/>
        </w:rPr>
        <w:t>The Comma Expression</w:t>
      </w:r>
      <w:bookmarkEnd w:id="252"/>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bookmarkStart w:id="253" w:name="_Toc59126155"/>
      <w:r w:rsidRPr="00903DBA">
        <w:t>The Assignment Expression</w:t>
      </w:r>
      <w:bookmarkEnd w:id="253"/>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bookmarkStart w:id="254" w:name="_Toc59126156"/>
      <w:r w:rsidRPr="00903DBA">
        <w:t>The Condition Expression</w:t>
      </w:r>
      <w:bookmarkEnd w:id="254"/>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proofErr w:type="gramStart"/>
      <w:r w:rsidR="009C3C27">
        <w:rPr>
          <w:highlight w:val="white"/>
        </w:rPr>
        <w:t>true-set</w:t>
      </w:r>
      <w:proofErr w:type="gramEnd"/>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bookmarkStart w:id="255" w:name="_Toc59126157"/>
      <w:r w:rsidRPr="00903DBA">
        <w:t>Constant Expression</w:t>
      </w:r>
      <w:bookmarkEnd w:id="255"/>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bookmarkStart w:id="256" w:name="_Toc59126158"/>
      <w:r>
        <w:t xml:space="preserve">The </w:t>
      </w:r>
      <w:r w:rsidR="005E5A36" w:rsidRPr="00903DBA">
        <w:t xml:space="preserve">Logical </w:t>
      </w:r>
      <w:proofErr w:type="gramStart"/>
      <w:r>
        <w:t>Or</w:t>
      </w:r>
      <w:proofErr w:type="gramEnd"/>
      <w:r>
        <w:t xml:space="preserve"> </w:t>
      </w:r>
      <w:r w:rsidR="005E5A36" w:rsidRPr="00903DBA">
        <w:t>Expression</w:t>
      </w:r>
      <w:bookmarkEnd w:id="256"/>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proofErr w:type="gramStart"/>
      <w:r w:rsidR="009C3C27">
        <w:t>true-set</w:t>
      </w:r>
      <w:proofErr w:type="gramEnd"/>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proofErr w:type="gramStart"/>
      <w:r w:rsidR="00A76052">
        <w:rPr>
          <w:highlight w:val="white"/>
        </w:rPr>
        <w:t>false-set</w:t>
      </w:r>
      <w:r w:rsidRPr="00FA571C">
        <w:rPr>
          <w:highlight w:val="white"/>
        </w:rPr>
        <w:t>s</w:t>
      </w:r>
      <w:proofErr w:type="gramEnd"/>
      <w:r w:rsidRPr="00FA571C">
        <w:rPr>
          <w:highlight w:val="white"/>
        </w:rPr>
        <w:t xml:space="preserve">, on the other hand, are different. If the left expression is evaluated to false, we need to evaluate the right expression. Therefore, we backpatch the </w:t>
      </w:r>
      <w:proofErr w:type="gramStart"/>
      <w:r w:rsidR="00A76052">
        <w:rPr>
          <w:highlight w:val="white"/>
        </w:rPr>
        <w:t>false-set</w:t>
      </w:r>
      <w:proofErr w:type="gramEnd"/>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bookmarkStart w:id="257" w:name="_Toc59126159"/>
      <w:r>
        <w:t xml:space="preserve">The </w:t>
      </w:r>
      <w:r w:rsidRPr="00903DBA">
        <w:t xml:space="preserve">Logical </w:t>
      </w:r>
      <w:proofErr w:type="gramStart"/>
      <w:r>
        <w:t>And</w:t>
      </w:r>
      <w:proofErr w:type="gramEnd"/>
      <w:r>
        <w:t xml:space="preserve"> </w:t>
      </w:r>
      <w:r w:rsidRPr="00903DBA">
        <w:t>Expression</w:t>
      </w:r>
      <w:bookmarkEnd w:id="257"/>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 xml:space="preserve">e backpatch the </w:t>
      </w:r>
      <w:proofErr w:type="gramStart"/>
      <w:r w:rsidR="00955B61">
        <w:t>false</w:t>
      </w:r>
      <w:r>
        <w:t>-set</w:t>
      </w:r>
      <w:proofErr w:type="gramEnd"/>
      <w:r w:rsidRPr="00903DBA">
        <w:t xml:space="preserve"> of the first operand to the beginning of the right operand. </w:t>
      </w:r>
      <w:r w:rsidR="0079018B">
        <w:t xml:space="preserve">The true-set of the resulting expression is the true-set of the right expression, and the false set </w:t>
      </w:r>
      <w:proofErr w:type="spellStart"/>
      <w:r w:rsidR="0079018B">
        <w:t>ois</w:t>
      </w:r>
      <w:proofErr w:type="spellEnd"/>
      <w:r w:rsidR="0079018B">
        <w:t xml:space="preserve">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bookmarkStart w:id="258" w:name="_Toc59126160"/>
      <w:r w:rsidRPr="008B293C">
        <w:rPr>
          <w:highlight w:val="white"/>
        </w:rPr>
        <w:t>Bitwise Expressions</w:t>
      </w:r>
      <w:bookmarkEnd w:id="258"/>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proofErr w:type="spellStart"/>
      <w:r w:rsidRPr="0079018B">
        <w:rPr>
          <w:rStyle w:val="KeyWord0"/>
          <w:highlight w:val="white"/>
        </w:rPr>
        <w:t>xor</w:t>
      </w:r>
      <w:proofErr w:type="spellEnd"/>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bookmarkStart w:id="259" w:name="_Toc59126161"/>
      <w:r w:rsidRPr="00903DBA">
        <w:t>Shift Expression</w:t>
      </w:r>
      <w:bookmarkEnd w:id="259"/>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bookmarkStart w:id="260" w:name="_Toc59126162"/>
      <w:r w:rsidRPr="00903DBA">
        <w:t>Equality and Relation Expressions</w:t>
      </w:r>
      <w:bookmarkEnd w:id="260"/>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We add two instruction to the long list. The first is an if-</w:t>
      </w:r>
      <w:proofErr w:type="spellStart"/>
      <w:r w:rsidRPr="00903DBA">
        <w:rPr>
          <w:highlight w:val="white"/>
        </w:rPr>
        <w:t>goto</w:t>
      </w:r>
      <w:proofErr w:type="spellEnd"/>
      <w:r w:rsidRPr="00903DBA">
        <w:rPr>
          <w:highlight w:val="white"/>
        </w:rPr>
        <w:t xml:space="preserve">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w:t>
      </w:r>
      <w:proofErr w:type="spellStart"/>
      <w:r w:rsidRPr="00903DBA">
        <w:rPr>
          <w:highlight w:val="white"/>
        </w:rPr>
        <w:t>goto</w:t>
      </w:r>
      <w:proofErr w:type="spellEnd"/>
      <w:r w:rsidRPr="00903DBA">
        <w:rPr>
          <w:highlight w:val="white"/>
        </w:rPr>
        <w:t xml:space="preserve"> instruction to the </w:t>
      </w:r>
      <w:proofErr w:type="gramStart"/>
      <w:r w:rsidR="00A76052">
        <w:rPr>
          <w:highlight w:val="white"/>
        </w:rPr>
        <w:t>false-set</w:t>
      </w:r>
      <w:proofErr w:type="gramEnd"/>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proofErr w:type="gramStart"/>
      <w:r w:rsidR="00A76052">
        <w:rPr>
          <w:highlight w:val="white"/>
        </w:rPr>
        <w:t>false-set</w:t>
      </w:r>
      <w:proofErr w:type="gramEnd"/>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bookmarkStart w:id="261" w:name="_Toc59126163"/>
      <w:r w:rsidRPr="00903DBA">
        <w:t>Addition and Subtraction Expression</w:t>
      </w:r>
      <w:bookmarkEnd w:id="261"/>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proofErr w:type="spellStart"/>
      <w:r w:rsidRPr="00903DBA">
        <w:t>MiddleCodeGenerator.cs</w:t>
      </w:r>
      <w:proofErr w:type="spellEnd"/>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3306E30B"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177B763D"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461860">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bookmarkStart w:id="262" w:name="_Toc59126164"/>
      <w:r w:rsidRPr="0024406E">
        <w:rPr>
          <w:highlight w:val="white"/>
        </w:rPr>
        <w:t>Multiplication Expressions</w:t>
      </w:r>
      <w:r w:rsidR="000B4F2B">
        <w:rPr>
          <w:highlight w:val="white"/>
        </w:rPr>
        <w:t xml:space="preserve"> // XXX</w:t>
      </w:r>
      <w:bookmarkEnd w:id="262"/>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bookmarkStart w:id="263" w:name="_Toc59126165"/>
      <w:r w:rsidRPr="00903DBA">
        <w:lastRenderedPageBreak/>
        <w:t>Cast Expressions</w:t>
      </w:r>
      <w:bookmarkEnd w:id="263"/>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bookmarkStart w:id="264" w:name="_Toc59126166"/>
      <w:r w:rsidRPr="00903DBA">
        <w:t>Unary Addition Expressions</w:t>
      </w:r>
      <w:bookmarkEnd w:id="264"/>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bookmarkStart w:id="265" w:name="_Toc59126167"/>
      <w:r w:rsidRPr="00DC37F5">
        <w:rPr>
          <w:highlight w:val="white"/>
        </w:rPr>
        <w:t>Logical Not Expression</w:t>
      </w:r>
      <w:bookmarkEnd w:id="265"/>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proofErr w:type="gramStart"/>
      <w:r w:rsidR="00A76052">
        <w:rPr>
          <w:highlight w:val="white"/>
        </w:rPr>
        <w:t>false-set</w:t>
      </w:r>
      <w:r w:rsidRPr="00903DBA">
        <w:rPr>
          <w:highlight w:val="white"/>
        </w:rPr>
        <w:t>s</w:t>
      </w:r>
      <w:proofErr w:type="gramEnd"/>
      <w:r w:rsidRPr="00903DBA">
        <w:rPr>
          <w:highlight w:val="white"/>
        </w:rPr>
        <w:t>.</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bookmarkStart w:id="266" w:name="_Toc59126168"/>
      <w:r w:rsidRPr="00DC37F5">
        <w:rPr>
          <w:highlight w:val="white"/>
        </w:rPr>
        <w:t>Bitwise Not Expression</w:t>
      </w:r>
      <w:bookmarkEnd w:id="266"/>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bookmarkStart w:id="267" w:name="_Toc59126169"/>
      <w:r w:rsidRPr="00DC37F5">
        <w:rPr>
          <w:highlight w:val="white"/>
        </w:rPr>
        <w:t xml:space="preserve">The </w:t>
      </w:r>
      <w:proofErr w:type="spellStart"/>
      <w:r w:rsidRPr="00DC37F5">
        <w:rPr>
          <w:highlight w:val="white"/>
        </w:rPr>
        <w:t>sizeof</w:t>
      </w:r>
      <w:proofErr w:type="spellEnd"/>
      <w:r w:rsidRPr="00DC37F5">
        <w:rPr>
          <w:highlight w:val="white"/>
        </w:rPr>
        <w:t xml:space="preserve"> Expression</w:t>
      </w:r>
      <w:bookmarkEnd w:id="267"/>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bookmarkStart w:id="268" w:name="_Toc59126170"/>
      <w:r w:rsidRPr="00DC37F5">
        <w:rPr>
          <w:highlight w:val="white"/>
        </w:rPr>
        <w:t>Address Expression</w:t>
      </w:r>
      <w:r w:rsidR="00AA1323">
        <w:rPr>
          <w:highlight w:val="white"/>
        </w:rPr>
        <w:t xml:space="preserve"> // XXX</w:t>
      </w:r>
      <w:bookmarkEnd w:id="268"/>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bookmarkStart w:id="269" w:name="_Toc59126171"/>
      <w:r w:rsidRPr="00DC37F5">
        <w:rPr>
          <w:highlight w:val="white"/>
        </w:rPr>
        <w:t>Dereference Expression</w:t>
      </w:r>
      <w:bookmarkEnd w:id="269"/>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proofErr w:type="spellStart"/>
      <w:r w:rsidRPr="00903DBA">
        <w:t>MiddleCodeGenerator.cs</w:t>
      </w:r>
      <w:proofErr w:type="spellEnd"/>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bookmarkStart w:id="270" w:name="_Toc59126172"/>
      <w:r w:rsidRPr="00903DBA">
        <w:rPr>
          <w:highlight w:val="white"/>
        </w:rPr>
        <w:t>Prefix Increment and Decrement Expression</w:t>
      </w:r>
      <w:bookmarkEnd w:id="270"/>
    </w:p>
    <w:p w14:paraId="33258672" w14:textId="77777777" w:rsidR="005E5A36" w:rsidRPr="00903DBA" w:rsidRDefault="005E5A36" w:rsidP="005E5A36">
      <w:pPr>
        <w:pStyle w:val="CodeHeader"/>
      </w:pPr>
      <w:proofErr w:type="spellStart"/>
      <w:r w:rsidRPr="00903DBA">
        <w:t>MiddleCodeGenerator.cs</w:t>
      </w:r>
      <w:proofErr w:type="spellEnd"/>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 xml:space="preserve">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w:t>
      </w:r>
      <w:proofErr w:type="spellStart"/>
      <w:r w:rsidRPr="00903DBA">
        <w:rPr>
          <w:highlight w:val="white"/>
        </w:rPr>
        <w:t>preform</w:t>
      </w:r>
      <w:proofErr w:type="spellEnd"/>
      <w:r w:rsidRPr="00903DBA">
        <w:rPr>
          <w:highlight w:val="white"/>
        </w:rPr>
        <w:t xml:space="preserve">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bookmarkStart w:id="271" w:name="_Toc59126173"/>
      <w:r w:rsidRPr="00DC37F5">
        <w:rPr>
          <w:highlight w:val="white"/>
        </w:rPr>
        <w:t>Postfix Increment and Decrement Expression</w:t>
      </w:r>
      <w:bookmarkEnd w:id="271"/>
    </w:p>
    <w:p w14:paraId="42DC773E" w14:textId="77777777" w:rsidR="005E5A36" w:rsidRPr="00903DBA" w:rsidRDefault="005E5A36" w:rsidP="005E5A36">
      <w:pPr>
        <w:pStyle w:val="CodeHeader"/>
      </w:pPr>
      <w:proofErr w:type="spellStart"/>
      <w:r w:rsidRPr="00903DBA">
        <w:t>MiddleCodeGenerator.cs</w:t>
      </w:r>
      <w:proofErr w:type="spellEnd"/>
    </w:p>
    <w:p w14:paraId="1ED75181" w14:textId="77777777" w:rsidR="005E5A36" w:rsidRPr="00903DBA" w:rsidRDefault="005E5A36" w:rsidP="005E5A36">
      <w:pPr>
        <w:pStyle w:val="Code"/>
        <w:rPr>
          <w:highlight w:val="white"/>
        </w:rPr>
      </w:pPr>
      <w:r w:rsidRPr="00903DBA">
        <w:rPr>
          <w:highlight w:val="white"/>
        </w:rPr>
        <w:t xml:space="preserve">    </w:t>
      </w:r>
      <w:bookmarkStart w:id="272"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 xml:space="preserve">In the long list case, the situation becomes a little more complicated, since the result of the operations shall be the original value, not the resulting value. Therefore, we must perform the inverse operation on the value on the stack </w:t>
      </w:r>
      <w:proofErr w:type="gramStart"/>
      <w:r w:rsidRPr="00903DBA">
        <w:rPr>
          <w:highlight w:val="white"/>
        </w:rPr>
        <w:t>in order to</w:t>
      </w:r>
      <w:proofErr w:type="gramEnd"/>
      <w:r w:rsidRPr="00903DBA">
        <w:rPr>
          <w:highlight w:val="white"/>
        </w:rPr>
        <w:t xml:space="preserve">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p w14:paraId="422DA573" w14:textId="77777777" w:rsidR="005E5A36" w:rsidRPr="00DC37F5" w:rsidRDefault="005E5A36" w:rsidP="001A1BB8">
      <w:pPr>
        <w:pStyle w:val="Rubrik3"/>
        <w:rPr>
          <w:highlight w:val="white"/>
        </w:rPr>
      </w:pPr>
      <w:bookmarkStart w:id="273" w:name="_Toc59126174"/>
      <w:bookmarkEnd w:id="272"/>
      <w:r w:rsidRPr="00DC37F5">
        <w:rPr>
          <w:highlight w:val="white"/>
        </w:rPr>
        <w:t>Arrow Expression</w:t>
      </w:r>
      <w:bookmarkEnd w:id="273"/>
    </w:p>
    <w:p w14:paraId="6C311620" w14:textId="77777777" w:rsidR="005E5A36" w:rsidRPr="00903DBA" w:rsidRDefault="005E5A36" w:rsidP="005E5A36">
      <w:pPr>
        <w:pStyle w:val="CodeHeader"/>
      </w:pPr>
      <w:proofErr w:type="spellStart"/>
      <w:r w:rsidRPr="00903DBA">
        <w:t>MiddleCodeGenerator.cs</w:t>
      </w:r>
      <w:proofErr w:type="spellEnd"/>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bookmarkStart w:id="274" w:name="_Toc59126175"/>
      <w:r w:rsidRPr="00DC37F5">
        <w:rPr>
          <w:highlight w:val="white"/>
        </w:rPr>
        <w:t>Index Expression</w:t>
      </w:r>
      <w:bookmarkEnd w:id="274"/>
    </w:p>
    <w:p w14:paraId="6A17385E" w14:textId="77777777" w:rsidR="005E5A36" w:rsidRPr="00903DBA" w:rsidRDefault="005E5A36" w:rsidP="005E5A36">
      <w:pPr>
        <w:pStyle w:val="CodeHeader"/>
      </w:pPr>
      <w:proofErr w:type="spellStart"/>
      <w:r w:rsidRPr="00903DBA">
        <w:t>MiddleCodeGenerator.cs</w:t>
      </w:r>
      <w:proofErr w:type="spellEnd"/>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bookmarkStart w:id="275" w:name="_Toc59126176"/>
      <w:r w:rsidRPr="00903DBA">
        <w:rPr>
          <w:highlight w:val="white"/>
        </w:rPr>
        <w:t>Dot Expression</w:t>
      </w:r>
      <w:bookmarkEnd w:id="275"/>
    </w:p>
    <w:p w14:paraId="5DE05621" w14:textId="77777777" w:rsidR="005E5A36" w:rsidRPr="0074406C" w:rsidRDefault="005E5A36" w:rsidP="005E5A36">
      <w:pPr>
        <w:pStyle w:val="CodeHeader"/>
      </w:pPr>
      <w:bookmarkStart w:id="276" w:name="_Hlk57718999"/>
      <w:proofErr w:type="spellStart"/>
      <w:r w:rsidRPr="00903DBA">
        <w:t>Mi</w:t>
      </w:r>
      <w:r w:rsidRPr="0074406C">
        <w:t>ddleCodeGenerator.cs</w:t>
      </w:r>
      <w:proofErr w:type="spellEnd"/>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p w14:paraId="3794A790" w14:textId="77777777" w:rsidR="005E5A36" w:rsidRPr="00DC37F5" w:rsidRDefault="005E5A36" w:rsidP="001A1BB8">
      <w:pPr>
        <w:pStyle w:val="Rubrik3"/>
        <w:rPr>
          <w:highlight w:val="white"/>
        </w:rPr>
      </w:pPr>
      <w:bookmarkStart w:id="277" w:name="_Toc59126177"/>
      <w:bookmarkEnd w:id="276"/>
      <w:r w:rsidRPr="00DC37F5">
        <w:rPr>
          <w:highlight w:val="white"/>
        </w:rPr>
        <w:t>Function Call Expression</w:t>
      </w:r>
      <w:bookmarkEnd w:id="277"/>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6CBA180D"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w:t>
      </w:r>
      <w:r w:rsidR="00DC0B5B">
        <w:rPr>
          <w:highlight w:val="white"/>
        </w:rPr>
        <w:t>a 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w:t>
      </w:r>
      <w:r w:rsidR="00DC0B5B">
        <w:rPr>
          <w:highlight w:val="white"/>
        </w:rPr>
        <w:t>a variadic</w:t>
      </w:r>
      <w:r w:rsidRPr="00C968FE">
        <w:rPr>
          <w:highlight w:val="white"/>
        </w:rPr>
        <w:t xml:space="preserve"> parameter list, the number of arguments must equal the number of parameters.</w:t>
      </w:r>
    </w:p>
    <w:p w14:paraId="1D543548" w14:textId="32C10CF8" w:rsidR="005E5A36" w:rsidRPr="00C968FE" w:rsidRDefault="005E5A36" w:rsidP="005E5A36">
      <w:pPr>
        <w:pStyle w:val="Code"/>
        <w:rPr>
          <w:highlight w:val="white"/>
        </w:rPr>
      </w:pPr>
      <w:r w:rsidRPr="00C968FE">
        <w:rPr>
          <w:highlight w:val="white"/>
        </w:rPr>
        <w:t xml:space="preserve">      Assert.Error(functionType.</w:t>
      </w:r>
      <w:r w:rsidR="0010453D">
        <w:rPr>
          <w:highlight w:val="white"/>
        </w:rPr>
        <w:t>IsVariadic</w:t>
      </w:r>
      <w:r w:rsidRPr="00C968FE">
        <w:rPr>
          <w:highlight w:val="white"/>
        </w:rPr>
        <w:t>()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bookmarkStart w:id="278" w:name="_Toc59126178"/>
      <w:r w:rsidRPr="00903DBA">
        <w:t>Argument Expression List</w:t>
      </w:r>
      <w:bookmarkEnd w:id="278"/>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proofErr w:type="spellStart"/>
      <w:r w:rsidRPr="00903DBA">
        <w:t>MiddleCodeGenerator.cs</w:t>
      </w:r>
      <w:proofErr w:type="spellEnd"/>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bookmarkStart w:id="279" w:name="_Toc59126179"/>
      <w:r w:rsidRPr="00C968FE">
        <w:rPr>
          <w:highlight w:val="white"/>
        </w:rPr>
        <w:t>Primary Expressions</w:t>
      </w:r>
      <w:bookmarkEnd w:id="279"/>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proofErr w:type="spellStart"/>
      <w:r w:rsidRPr="00903DBA">
        <w:t>MiddleCodeGenerator.cs</w:t>
      </w:r>
      <w:proofErr w:type="spellEnd"/>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proofErr w:type="spellStart"/>
      <w:r w:rsidRPr="00903DBA">
        <w:t>MiddleCodeGenerator.cs</w:t>
      </w:r>
      <w:proofErr w:type="spellEnd"/>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proofErr w:type="spellStart"/>
      <w:r w:rsidRPr="00903DBA">
        <w:t>MiddleCodeGenerator.cs</w:t>
      </w:r>
      <w:proofErr w:type="spellEnd"/>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proofErr w:type="spellStart"/>
      <w:r w:rsidRPr="00903DBA">
        <w:t>MiddleCodeGenerator.cs</w:t>
      </w:r>
      <w:proofErr w:type="spellEnd"/>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proofErr w:type="spellStart"/>
      <w:r w:rsidRPr="00903DBA">
        <w:t>MiddleCodeGenerator.cs</w:t>
      </w:r>
      <w:proofErr w:type="spellEnd"/>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80" w:name="_Ref58079178"/>
      <w:bookmarkStart w:id="281" w:name="_Toc59126180"/>
      <w:r w:rsidRPr="00903DBA">
        <w:lastRenderedPageBreak/>
        <w:t xml:space="preserve">Declaration </w:t>
      </w:r>
      <w:r w:rsidR="002A4B3E" w:rsidRPr="00903DBA">
        <w:t>Specifier</w:t>
      </w:r>
      <w:r w:rsidRPr="00903DBA">
        <w:t>s</w:t>
      </w:r>
      <w:r w:rsidR="003F62B8" w:rsidRPr="00903DBA">
        <w:t xml:space="preserve"> and Declarators</w:t>
      </w:r>
      <w:bookmarkEnd w:id="221"/>
      <w:bookmarkEnd w:id="222"/>
      <w:bookmarkEnd w:id="223"/>
      <w:bookmarkEnd w:id="280"/>
      <w:bookmarkEnd w:id="281"/>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82"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83" w:name="_Toc59126181"/>
      <w:r w:rsidRPr="00903DBA">
        <w:t>Declarators</w:t>
      </w:r>
      <w:bookmarkEnd w:id="283"/>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84" w:name="_Toc59126182"/>
      <w:r w:rsidRPr="00903DBA">
        <w:lastRenderedPageBreak/>
        <w:t>The Symbol Table</w:t>
      </w:r>
      <w:bookmarkEnd w:id="284"/>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8F21B3" w:rsidRPr="00D2146B" w:rsidRDefault="008F21B3" w:rsidP="0050082D">
                              <w:pPr>
                                <w:spacing w:before="0" w:after="0"/>
                                <w:rPr>
                                  <w:sz w:val="18"/>
                                  <w:szCs w:val="18"/>
                                  <w:lang w:val="sv-SE"/>
                                </w:rPr>
                              </w:pPr>
                              <w:r>
                                <w:rPr>
                                  <w:sz w:val="18"/>
                                  <w:szCs w:val="18"/>
                                  <w:lang w:val="sv-SE"/>
                                </w:rPr>
                                <w:t>Static int globalInt</w:t>
                              </w:r>
                            </w:p>
                            <w:p w14:paraId="69A6032C" w14:textId="768161F7" w:rsidR="008F21B3" w:rsidRDefault="008F21B3" w:rsidP="0050082D">
                              <w:pPr>
                                <w:spacing w:before="0" w:after="0"/>
                                <w:rPr>
                                  <w:sz w:val="18"/>
                                  <w:szCs w:val="18"/>
                                  <w:lang w:val="sv-SE"/>
                                </w:rPr>
                              </w:pPr>
                              <w:r>
                                <w:rPr>
                                  <w:sz w:val="18"/>
                                  <w:szCs w:val="18"/>
                                  <w:lang w:val="sv-SE"/>
                                </w:rPr>
                                <w:t>Static int i</w:t>
                              </w:r>
                            </w:p>
                            <w:p w14:paraId="65DC2C71" w14:textId="7AEEED2D" w:rsidR="008F21B3" w:rsidRDefault="008F21B3" w:rsidP="0050082D">
                              <w:pPr>
                                <w:spacing w:before="0" w:after="0"/>
                                <w:rPr>
                                  <w:sz w:val="18"/>
                                  <w:szCs w:val="18"/>
                                  <w:lang w:val="sv-SE"/>
                                </w:rPr>
                              </w:pPr>
                            </w:p>
                            <w:p w14:paraId="3B0DD407" w14:textId="21D67AC3" w:rsidR="008F21B3" w:rsidRPr="001B6705" w:rsidRDefault="008F21B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8F21B3" w:rsidRPr="00D2146B" w:rsidRDefault="008F21B3"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8F21B3" w:rsidRPr="00D2146B" w:rsidRDefault="008F21B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8F21B3" w:rsidRDefault="008F21B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8F21B3" w:rsidRPr="00D2146B" w:rsidRDefault="008F21B3" w:rsidP="0050082D">
                              <w:pPr>
                                <w:spacing w:before="0" w:after="0" w:line="256" w:lineRule="auto"/>
                                <w:rPr>
                                  <w:sz w:val="18"/>
                                  <w:szCs w:val="18"/>
                                </w:rPr>
                              </w:pPr>
                              <w:r>
                                <w:rPr>
                                  <w:sz w:val="18"/>
                                  <w:szCs w:val="18"/>
                                </w:rPr>
                                <w:t>Auto mainChar : char</w:t>
                              </w:r>
                            </w:p>
                            <w:p w14:paraId="302437A3" w14:textId="77777777" w:rsidR="008F21B3" w:rsidRDefault="008F21B3" w:rsidP="0050082D">
                              <w:pPr>
                                <w:spacing w:before="0" w:after="0" w:line="256" w:lineRule="auto"/>
                                <w:rPr>
                                  <w:rFonts w:eastAsia="Calibri"/>
                                  <w:color w:val="000000"/>
                                  <w:sz w:val="18"/>
                                  <w:szCs w:val="18"/>
                                </w:rPr>
                              </w:pPr>
                            </w:p>
                            <w:p w14:paraId="71CC6A80" w14:textId="77C30F45" w:rsidR="008F21B3" w:rsidRPr="00D2146B" w:rsidRDefault="008F21B3" w:rsidP="008C458D">
                              <w:pPr>
                                <w:spacing w:before="0" w:after="0" w:line="256" w:lineRule="auto"/>
                                <w:rPr>
                                  <w:sz w:val="18"/>
                                  <w:szCs w:val="18"/>
                                </w:rPr>
                              </w:pPr>
                              <w:r>
                                <w:rPr>
                                  <w:rFonts w:eastAsia="Calibri"/>
                                  <w:color w:val="000000"/>
                                  <w:sz w:val="18"/>
                                  <w:szCs w:val="18"/>
                                </w:rPr>
                                <w:t>m_parentTable</w:t>
                              </w:r>
                            </w:p>
                            <w:p w14:paraId="4A1EB75F" w14:textId="77777777" w:rsidR="008F21B3" w:rsidRPr="00D2146B" w:rsidRDefault="008F21B3" w:rsidP="0050082D">
                              <w:pPr>
                                <w:spacing w:before="0" w:after="0" w:line="256" w:lineRule="auto"/>
                                <w:rPr>
                                  <w:sz w:val="18"/>
                                  <w:szCs w:val="18"/>
                                </w:rPr>
                              </w:pPr>
                              <w:r w:rsidRPr="00D2146B">
                                <w:rPr>
                                  <w:rFonts w:eastAsia="Calibri"/>
                                  <w:color w:val="000000"/>
                                  <w:sz w:val="18"/>
                                  <w:szCs w:val="18"/>
                                </w:rPr>
                                <w:t> </w:t>
                              </w:r>
                            </w:p>
                            <w:p w14:paraId="176D8F8E" w14:textId="77777777" w:rsidR="008F21B3" w:rsidRPr="00D2146B" w:rsidRDefault="008F21B3"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8F21B3" w:rsidRPr="00D2146B" w:rsidRDefault="008F21B3"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8F21B3" w:rsidRPr="00D2146B" w:rsidRDefault="008F21B3" w:rsidP="0050082D">
                              <w:pPr>
                                <w:spacing w:before="0" w:after="0" w:line="254" w:lineRule="auto"/>
                                <w:rPr>
                                  <w:sz w:val="18"/>
                                  <w:szCs w:val="18"/>
                                </w:rPr>
                              </w:pPr>
                              <w:r>
                                <w:rPr>
                                  <w:rFonts w:eastAsia="Calibri"/>
                                  <w:color w:val="000000"/>
                                  <w:sz w:val="18"/>
                                  <w:szCs w:val="18"/>
                                </w:rPr>
                                <w:t>auto int i</w:t>
                              </w:r>
                            </w:p>
                            <w:p w14:paraId="1EB866A9" w14:textId="57278A33" w:rsidR="008F21B3" w:rsidRDefault="008F21B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8F21B3" w:rsidRDefault="008F21B3" w:rsidP="00073BF2">
                              <w:pPr>
                                <w:spacing w:before="0" w:after="0" w:line="254" w:lineRule="auto"/>
                                <w:rPr>
                                  <w:rFonts w:eastAsia="Calibri"/>
                                  <w:color w:val="000000"/>
                                  <w:sz w:val="18"/>
                                  <w:szCs w:val="18"/>
                                </w:rPr>
                              </w:pPr>
                            </w:p>
                            <w:p w14:paraId="55FF5C13" w14:textId="77777777" w:rsidR="008F21B3" w:rsidRPr="00D2146B" w:rsidRDefault="008F21B3" w:rsidP="00073BF2">
                              <w:pPr>
                                <w:spacing w:before="0" w:after="0" w:line="256" w:lineRule="auto"/>
                                <w:rPr>
                                  <w:sz w:val="18"/>
                                  <w:szCs w:val="18"/>
                                </w:rPr>
                              </w:pPr>
                              <w:r>
                                <w:rPr>
                                  <w:rFonts w:eastAsia="Calibri"/>
                                  <w:color w:val="000000"/>
                                  <w:sz w:val="18"/>
                                  <w:szCs w:val="18"/>
                                </w:rPr>
                                <w:t>m_parentTable</w:t>
                              </w:r>
                            </w:p>
                            <w:p w14:paraId="20CF0F08" w14:textId="77777777" w:rsidR="008F21B3" w:rsidRPr="00D2146B" w:rsidRDefault="008F21B3" w:rsidP="00073BF2">
                              <w:pPr>
                                <w:spacing w:before="0" w:after="0" w:line="254" w:lineRule="auto"/>
                                <w:rPr>
                                  <w:sz w:val="18"/>
                                  <w:szCs w:val="18"/>
                                </w:rPr>
                              </w:pPr>
                            </w:p>
                            <w:p w14:paraId="2347329E" w14:textId="77777777" w:rsidR="008F21B3" w:rsidRPr="00D2146B" w:rsidRDefault="008F21B3" w:rsidP="0050082D">
                              <w:pPr>
                                <w:spacing w:before="0" w:after="0" w:line="254" w:lineRule="auto"/>
                                <w:rPr>
                                  <w:sz w:val="18"/>
                                  <w:szCs w:val="18"/>
                                </w:rPr>
                              </w:pPr>
                              <w:r w:rsidRPr="00D2146B">
                                <w:rPr>
                                  <w:rFonts w:eastAsia="Calibri"/>
                                  <w:color w:val="000000"/>
                                  <w:sz w:val="18"/>
                                  <w:szCs w:val="18"/>
                                </w:rPr>
                                <w:t> </w:t>
                              </w:r>
                            </w:p>
                            <w:p w14:paraId="7D6DAD56" w14:textId="77777777" w:rsidR="008F21B3" w:rsidRPr="00D2146B" w:rsidRDefault="008F21B3"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8F21B3" w:rsidRPr="00D2146B" w:rsidRDefault="008F21B3"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8F21B3" w:rsidRPr="00100F82" w:rsidRDefault="008F21B3" w:rsidP="00100F82">
                              <w:pPr>
                                <w:spacing w:before="0" w:after="0"/>
                                <w:rPr>
                                  <w:sz w:val="18"/>
                                  <w:szCs w:val="18"/>
                                </w:rPr>
                              </w:pPr>
                              <w:r w:rsidRPr="00100F82">
                                <w:rPr>
                                  <w:sz w:val="18"/>
                                  <w:szCs w:val="18"/>
                                </w:rPr>
                                <w:t>auto int i</w:t>
                              </w:r>
                            </w:p>
                            <w:p w14:paraId="5D0A676C" w14:textId="673BC4F3" w:rsidR="008F21B3" w:rsidRPr="00100F82" w:rsidRDefault="008F21B3" w:rsidP="00100F82">
                              <w:pPr>
                                <w:spacing w:before="0" w:after="0"/>
                                <w:rPr>
                                  <w:sz w:val="18"/>
                                  <w:szCs w:val="18"/>
                                </w:rPr>
                              </w:pPr>
                              <w:r w:rsidRPr="00100F82">
                                <w:rPr>
                                  <w:sz w:val="18"/>
                                  <w:szCs w:val="18"/>
                                </w:rPr>
                                <w:t>auto double blockDouble</w:t>
                              </w:r>
                            </w:p>
                            <w:p w14:paraId="5B01AFF6" w14:textId="77777777" w:rsidR="008F21B3" w:rsidRDefault="008F21B3" w:rsidP="00100F82">
                              <w:pPr>
                                <w:spacing w:before="0" w:after="0" w:line="256" w:lineRule="auto"/>
                                <w:rPr>
                                  <w:rFonts w:eastAsia="Calibri"/>
                                  <w:color w:val="000000"/>
                                  <w:sz w:val="18"/>
                                  <w:szCs w:val="18"/>
                                </w:rPr>
                              </w:pPr>
                            </w:p>
                            <w:p w14:paraId="35EF25BA" w14:textId="6D9A7EDC" w:rsidR="008F21B3" w:rsidRPr="00D2146B" w:rsidRDefault="008F21B3" w:rsidP="00100F82">
                              <w:pPr>
                                <w:spacing w:before="0" w:after="0" w:line="256" w:lineRule="auto"/>
                                <w:rPr>
                                  <w:sz w:val="18"/>
                                  <w:szCs w:val="18"/>
                                </w:rPr>
                              </w:pPr>
                              <w:r>
                                <w:rPr>
                                  <w:rFonts w:eastAsia="Calibri"/>
                                  <w:color w:val="000000"/>
                                  <w:sz w:val="18"/>
                                  <w:szCs w:val="18"/>
                                </w:rPr>
                                <w:t>m_parentTable</w:t>
                              </w:r>
                            </w:p>
                            <w:p w14:paraId="274031CF" w14:textId="32871C06" w:rsidR="008F21B3" w:rsidRDefault="008F21B3"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8F21B3" w:rsidRDefault="008F21B3"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8F21B3" w:rsidRDefault="008F21B3" w:rsidP="00D44BB8">
                              <w:pPr>
                                <w:spacing w:line="252" w:lineRule="auto"/>
                              </w:pPr>
                              <w:r>
                                <w:rPr>
                                  <w:rFonts w:eastAsia="Calibri"/>
                                  <w:color w:val="000000"/>
                                  <w:sz w:val="18"/>
                                  <w:szCs w:val="18"/>
                                </w:rPr>
                                <w:t>SymbolTable.CurrentTable</w:t>
                              </w:r>
                            </w:p>
                            <w:p w14:paraId="332537CB" w14:textId="66AB52F1" w:rsidR="008F21B3" w:rsidRDefault="008F21B3" w:rsidP="00D44BB8">
                              <w:pPr>
                                <w:spacing w:line="252" w:lineRule="auto"/>
                              </w:pPr>
                            </w:p>
                            <w:p w14:paraId="35DA4169" w14:textId="77777777" w:rsidR="008F21B3" w:rsidRDefault="008F21B3"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8F21B3" w:rsidRPr="00610E6C" w:rsidRDefault="008F21B3"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8F21B3" w:rsidRPr="00D2146B" w:rsidRDefault="008F21B3" w:rsidP="0050082D">
                        <w:pPr>
                          <w:spacing w:before="0" w:after="0"/>
                          <w:rPr>
                            <w:sz w:val="18"/>
                            <w:szCs w:val="18"/>
                            <w:lang w:val="sv-SE"/>
                          </w:rPr>
                        </w:pPr>
                        <w:r>
                          <w:rPr>
                            <w:sz w:val="18"/>
                            <w:szCs w:val="18"/>
                            <w:lang w:val="sv-SE"/>
                          </w:rPr>
                          <w:t>Static int globalInt</w:t>
                        </w:r>
                      </w:p>
                      <w:p w14:paraId="69A6032C" w14:textId="768161F7" w:rsidR="008F21B3" w:rsidRDefault="008F21B3" w:rsidP="0050082D">
                        <w:pPr>
                          <w:spacing w:before="0" w:after="0"/>
                          <w:rPr>
                            <w:sz w:val="18"/>
                            <w:szCs w:val="18"/>
                            <w:lang w:val="sv-SE"/>
                          </w:rPr>
                        </w:pPr>
                        <w:r>
                          <w:rPr>
                            <w:sz w:val="18"/>
                            <w:szCs w:val="18"/>
                            <w:lang w:val="sv-SE"/>
                          </w:rPr>
                          <w:t>Static int i</w:t>
                        </w:r>
                      </w:p>
                      <w:p w14:paraId="65DC2C71" w14:textId="7AEEED2D" w:rsidR="008F21B3" w:rsidRDefault="008F21B3" w:rsidP="0050082D">
                        <w:pPr>
                          <w:spacing w:before="0" w:after="0"/>
                          <w:rPr>
                            <w:sz w:val="18"/>
                            <w:szCs w:val="18"/>
                            <w:lang w:val="sv-SE"/>
                          </w:rPr>
                        </w:pPr>
                      </w:p>
                      <w:p w14:paraId="3B0DD407" w14:textId="21D67AC3" w:rsidR="008F21B3" w:rsidRPr="001B6705" w:rsidRDefault="008F21B3"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8F21B3" w:rsidRPr="00D2146B" w:rsidRDefault="008F21B3"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8F21B3" w:rsidRPr="00D2146B" w:rsidRDefault="008F21B3"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8F21B3" w:rsidRDefault="008F21B3"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8F21B3" w:rsidRPr="00D2146B" w:rsidRDefault="008F21B3" w:rsidP="0050082D">
                        <w:pPr>
                          <w:spacing w:before="0" w:after="0" w:line="256" w:lineRule="auto"/>
                          <w:rPr>
                            <w:sz w:val="18"/>
                            <w:szCs w:val="18"/>
                          </w:rPr>
                        </w:pPr>
                        <w:r>
                          <w:rPr>
                            <w:sz w:val="18"/>
                            <w:szCs w:val="18"/>
                          </w:rPr>
                          <w:t>Auto mainChar : char</w:t>
                        </w:r>
                      </w:p>
                      <w:p w14:paraId="302437A3" w14:textId="77777777" w:rsidR="008F21B3" w:rsidRDefault="008F21B3" w:rsidP="0050082D">
                        <w:pPr>
                          <w:spacing w:before="0" w:after="0" w:line="256" w:lineRule="auto"/>
                          <w:rPr>
                            <w:rFonts w:eastAsia="Calibri"/>
                            <w:color w:val="000000"/>
                            <w:sz w:val="18"/>
                            <w:szCs w:val="18"/>
                          </w:rPr>
                        </w:pPr>
                      </w:p>
                      <w:p w14:paraId="71CC6A80" w14:textId="77C30F45" w:rsidR="008F21B3" w:rsidRPr="00D2146B" w:rsidRDefault="008F21B3" w:rsidP="008C458D">
                        <w:pPr>
                          <w:spacing w:before="0" w:after="0" w:line="256" w:lineRule="auto"/>
                          <w:rPr>
                            <w:sz w:val="18"/>
                            <w:szCs w:val="18"/>
                          </w:rPr>
                        </w:pPr>
                        <w:r>
                          <w:rPr>
                            <w:rFonts w:eastAsia="Calibri"/>
                            <w:color w:val="000000"/>
                            <w:sz w:val="18"/>
                            <w:szCs w:val="18"/>
                          </w:rPr>
                          <w:t>m_parentTable</w:t>
                        </w:r>
                      </w:p>
                      <w:p w14:paraId="4A1EB75F" w14:textId="77777777" w:rsidR="008F21B3" w:rsidRPr="00D2146B" w:rsidRDefault="008F21B3" w:rsidP="0050082D">
                        <w:pPr>
                          <w:spacing w:before="0" w:after="0" w:line="256" w:lineRule="auto"/>
                          <w:rPr>
                            <w:sz w:val="18"/>
                            <w:szCs w:val="18"/>
                          </w:rPr>
                        </w:pPr>
                        <w:r w:rsidRPr="00D2146B">
                          <w:rPr>
                            <w:rFonts w:eastAsia="Calibri"/>
                            <w:color w:val="000000"/>
                            <w:sz w:val="18"/>
                            <w:szCs w:val="18"/>
                          </w:rPr>
                          <w:t> </w:t>
                        </w:r>
                      </w:p>
                      <w:p w14:paraId="176D8F8E" w14:textId="77777777" w:rsidR="008F21B3" w:rsidRPr="00D2146B" w:rsidRDefault="008F21B3"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8F21B3" w:rsidRPr="00D2146B" w:rsidRDefault="008F21B3"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8F21B3" w:rsidRPr="00D2146B" w:rsidRDefault="008F21B3" w:rsidP="0050082D">
                        <w:pPr>
                          <w:spacing w:before="0" w:after="0" w:line="254" w:lineRule="auto"/>
                          <w:rPr>
                            <w:sz w:val="18"/>
                            <w:szCs w:val="18"/>
                          </w:rPr>
                        </w:pPr>
                        <w:r>
                          <w:rPr>
                            <w:rFonts w:eastAsia="Calibri"/>
                            <w:color w:val="000000"/>
                            <w:sz w:val="18"/>
                            <w:szCs w:val="18"/>
                          </w:rPr>
                          <w:t>auto int i</w:t>
                        </w:r>
                      </w:p>
                      <w:p w14:paraId="1EB866A9" w14:textId="57278A33" w:rsidR="008F21B3" w:rsidRDefault="008F21B3"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8F21B3" w:rsidRDefault="008F21B3" w:rsidP="00073BF2">
                        <w:pPr>
                          <w:spacing w:before="0" w:after="0" w:line="254" w:lineRule="auto"/>
                          <w:rPr>
                            <w:rFonts w:eastAsia="Calibri"/>
                            <w:color w:val="000000"/>
                            <w:sz w:val="18"/>
                            <w:szCs w:val="18"/>
                          </w:rPr>
                        </w:pPr>
                      </w:p>
                      <w:p w14:paraId="55FF5C13" w14:textId="77777777" w:rsidR="008F21B3" w:rsidRPr="00D2146B" w:rsidRDefault="008F21B3" w:rsidP="00073BF2">
                        <w:pPr>
                          <w:spacing w:before="0" w:after="0" w:line="256" w:lineRule="auto"/>
                          <w:rPr>
                            <w:sz w:val="18"/>
                            <w:szCs w:val="18"/>
                          </w:rPr>
                        </w:pPr>
                        <w:r>
                          <w:rPr>
                            <w:rFonts w:eastAsia="Calibri"/>
                            <w:color w:val="000000"/>
                            <w:sz w:val="18"/>
                            <w:szCs w:val="18"/>
                          </w:rPr>
                          <w:t>m_parentTable</w:t>
                        </w:r>
                      </w:p>
                      <w:p w14:paraId="20CF0F08" w14:textId="77777777" w:rsidR="008F21B3" w:rsidRPr="00D2146B" w:rsidRDefault="008F21B3" w:rsidP="00073BF2">
                        <w:pPr>
                          <w:spacing w:before="0" w:after="0" w:line="254" w:lineRule="auto"/>
                          <w:rPr>
                            <w:sz w:val="18"/>
                            <w:szCs w:val="18"/>
                          </w:rPr>
                        </w:pPr>
                      </w:p>
                      <w:p w14:paraId="2347329E" w14:textId="77777777" w:rsidR="008F21B3" w:rsidRPr="00D2146B" w:rsidRDefault="008F21B3" w:rsidP="0050082D">
                        <w:pPr>
                          <w:spacing w:before="0" w:after="0" w:line="254" w:lineRule="auto"/>
                          <w:rPr>
                            <w:sz w:val="18"/>
                            <w:szCs w:val="18"/>
                          </w:rPr>
                        </w:pPr>
                        <w:r w:rsidRPr="00D2146B">
                          <w:rPr>
                            <w:rFonts w:eastAsia="Calibri"/>
                            <w:color w:val="000000"/>
                            <w:sz w:val="18"/>
                            <w:szCs w:val="18"/>
                          </w:rPr>
                          <w:t> </w:t>
                        </w:r>
                      </w:p>
                      <w:p w14:paraId="7D6DAD56" w14:textId="77777777" w:rsidR="008F21B3" w:rsidRPr="00D2146B" w:rsidRDefault="008F21B3"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8F21B3" w:rsidRPr="00D2146B" w:rsidRDefault="008F21B3"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8F21B3" w:rsidRPr="00100F82" w:rsidRDefault="008F21B3" w:rsidP="00100F82">
                        <w:pPr>
                          <w:spacing w:before="0" w:after="0"/>
                          <w:rPr>
                            <w:sz w:val="18"/>
                            <w:szCs w:val="18"/>
                          </w:rPr>
                        </w:pPr>
                        <w:r w:rsidRPr="00100F82">
                          <w:rPr>
                            <w:sz w:val="18"/>
                            <w:szCs w:val="18"/>
                          </w:rPr>
                          <w:t>auto int i</w:t>
                        </w:r>
                      </w:p>
                      <w:p w14:paraId="5D0A676C" w14:textId="673BC4F3" w:rsidR="008F21B3" w:rsidRPr="00100F82" w:rsidRDefault="008F21B3" w:rsidP="00100F82">
                        <w:pPr>
                          <w:spacing w:before="0" w:after="0"/>
                          <w:rPr>
                            <w:sz w:val="18"/>
                            <w:szCs w:val="18"/>
                          </w:rPr>
                        </w:pPr>
                        <w:r w:rsidRPr="00100F82">
                          <w:rPr>
                            <w:sz w:val="18"/>
                            <w:szCs w:val="18"/>
                          </w:rPr>
                          <w:t>auto double blockDouble</w:t>
                        </w:r>
                      </w:p>
                      <w:p w14:paraId="5B01AFF6" w14:textId="77777777" w:rsidR="008F21B3" w:rsidRDefault="008F21B3" w:rsidP="00100F82">
                        <w:pPr>
                          <w:spacing w:before="0" w:after="0" w:line="256" w:lineRule="auto"/>
                          <w:rPr>
                            <w:rFonts w:eastAsia="Calibri"/>
                            <w:color w:val="000000"/>
                            <w:sz w:val="18"/>
                            <w:szCs w:val="18"/>
                          </w:rPr>
                        </w:pPr>
                      </w:p>
                      <w:p w14:paraId="35EF25BA" w14:textId="6D9A7EDC" w:rsidR="008F21B3" w:rsidRPr="00D2146B" w:rsidRDefault="008F21B3" w:rsidP="00100F82">
                        <w:pPr>
                          <w:spacing w:before="0" w:after="0" w:line="256" w:lineRule="auto"/>
                          <w:rPr>
                            <w:sz w:val="18"/>
                            <w:szCs w:val="18"/>
                          </w:rPr>
                        </w:pPr>
                        <w:r>
                          <w:rPr>
                            <w:rFonts w:eastAsia="Calibri"/>
                            <w:color w:val="000000"/>
                            <w:sz w:val="18"/>
                            <w:szCs w:val="18"/>
                          </w:rPr>
                          <w:t>m_parentTable</w:t>
                        </w:r>
                      </w:p>
                      <w:p w14:paraId="274031CF" w14:textId="32871C06" w:rsidR="008F21B3" w:rsidRDefault="008F21B3"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8F21B3" w:rsidRDefault="008F21B3"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8F21B3" w:rsidRDefault="008F21B3" w:rsidP="00D44BB8">
                        <w:pPr>
                          <w:spacing w:line="252" w:lineRule="auto"/>
                        </w:pPr>
                        <w:r>
                          <w:rPr>
                            <w:rFonts w:eastAsia="Calibri"/>
                            <w:color w:val="000000"/>
                            <w:sz w:val="18"/>
                            <w:szCs w:val="18"/>
                          </w:rPr>
                          <w:t>SymbolTable.CurrentTable</w:t>
                        </w:r>
                      </w:p>
                      <w:p w14:paraId="332537CB" w14:textId="66AB52F1" w:rsidR="008F21B3" w:rsidRDefault="008F21B3" w:rsidP="00D44BB8">
                        <w:pPr>
                          <w:spacing w:line="252" w:lineRule="auto"/>
                        </w:pPr>
                      </w:p>
                      <w:p w14:paraId="35DA4169" w14:textId="77777777" w:rsidR="008F21B3" w:rsidRDefault="008F21B3"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8F21B3" w:rsidRPr="00610E6C" w:rsidRDefault="008F21B3"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proofErr w:type="spellStart"/>
      <w:r w:rsidRPr="00903DBA">
        <w:rPr>
          <w:highlight w:val="white"/>
        </w:rPr>
        <w:t>Storage.cs</w:t>
      </w:r>
      <w:proofErr w:type="spellEnd"/>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4EFDB343"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 xml:space="preserve">in </w:t>
      </w:r>
      <w:r w:rsidR="00DC0B5B">
        <w:rPr>
          <w:highlight w:val="white"/>
        </w:rPr>
        <w:t>a 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461860">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159D9928" w:rsidR="00373E35" w:rsidRPr="00903DBA" w:rsidRDefault="00373E35" w:rsidP="00373E35">
      <w:pPr>
        <w:pStyle w:val="Code"/>
        <w:rPr>
          <w:highlight w:val="white"/>
        </w:rPr>
      </w:pPr>
      <w:r w:rsidRPr="00903DBA">
        <w:rPr>
          <w:highlight w:val="white"/>
        </w:rPr>
        <w:t xml:space="preserve">    public static int </w:t>
      </w:r>
      <w:r w:rsidR="00D459C3">
        <w:rPr>
          <w:highlight w:val="white"/>
        </w:rPr>
        <w:t>VariadicFrameOffset</w:t>
      </w:r>
      <w:r w:rsidRPr="00903DBA">
        <w:rPr>
          <w:highlight w:val="white"/>
        </w:rPr>
        <w:t xml:space="preserve">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3741B922"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w:t>
      </w:r>
      <w:r w:rsidR="00DC0B5B">
        <w:rPr>
          <w:highlight w:val="white"/>
        </w:rPr>
        <w:t>a 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 xml:space="preserve">given </w:t>
      </w:r>
      <w:proofErr w:type="gramStart"/>
      <w:r w:rsidR="002A4DF0" w:rsidRPr="00903DBA">
        <w:rPr>
          <w:highlight w:val="white"/>
        </w:rPr>
        <w:t>offset</w:t>
      </w:r>
      <w:r w:rsidR="002A4DF0">
        <w:rPr>
          <w:highlight w:val="white"/>
        </w:rPr>
        <w:t>s</w:t>
      </w:r>
      <w:r w:rsidR="002A4DF0" w:rsidRPr="00903DBA">
        <w:rPr>
          <w:highlight w:val="white"/>
        </w:rPr>
        <w:t>, since</w:t>
      </w:r>
      <w:proofErr w:type="gramEnd"/>
      <w:r w:rsidR="002A4DF0" w:rsidRPr="00903DBA">
        <w:rPr>
          <w:highlight w:val="white"/>
        </w:rPr>
        <w:t xml:space="preserv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 xml:space="preserve">When adding a symbol with a name we </w:t>
      </w:r>
      <w:proofErr w:type="gramStart"/>
      <w:r w:rsidRPr="00903DBA">
        <w:t>have to</w:t>
      </w:r>
      <w:proofErr w:type="gramEnd"/>
      <w:r w:rsidRPr="00903DBA">
        <w:t xml:space="preserve"> check a few things</w:t>
      </w:r>
      <w:r w:rsidR="00DC4DD7">
        <w:t xml:space="preserve">. </w:t>
      </w:r>
      <w:r w:rsidRPr="00903DBA">
        <w:t xml:space="preserve">If the symbol is </w:t>
      </w:r>
      <w:proofErr w:type="gramStart"/>
      <w:r w:rsidRPr="00903DBA">
        <w:t>extern</w:t>
      </w:r>
      <w:proofErr w:type="gramEnd"/>
      <w:r w:rsidRPr="00903DBA">
        <w:t xml:space="preserve">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proofErr w:type="gramStart"/>
      <w:r w:rsidR="00DA68CB" w:rsidRPr="00903DBA">
        <w:rPr>
          <w:highlight w:val="white"/>
        </w:rPr>
        <w:t>struct</w:t>
      </w:r>
      <w:r w:rsidR="009929D4" w:rsidRPr="00903DBA">
        <w:rPr>
          <w:highlight w:val="white"/>
        </w:rPr>
        <w:t>s</w:t>
      </w:r>
      <w:proofErr w:type="gramEnd"/>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85" w:name="_Toc59126183"/>
      <w:r w:rsidRPr="00903DBA">
        <w:t>The Symbol</w:t>
      </w:r>
      <w:bookmarkEnd w:id="285"/>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86" w:author="Stefan Bjornander" w:date="2015-04-25T18:28:00Z">
        <w:r w:rsidR="008154C7" w:rsidRPr="00903DBA">
          <w:t>T</w:t>
        </w:r>
      </w:ins>
      <w:ins w:id="287" w:author="Stefan Bjornander" w:date="2015-04-25T16:11:00Z">
        <w:r w:rsidR="008154C7" w:rsidRPr="00903DBA">
          <w:t xml:space="preserve">he </w:t>
        </w:r>
      </w:ins>
      <w:r w:rsidR="00FB1C41" w:rsidRPr="00903DBA">
        <w:t>r</w:t>
      </w:r>
      <w:ins w:id="288"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89"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 xml:space="preserve">If the value is a </w:t>
      </w:r>
      <w:proofErr w:type="spellStart"/>
      <w:r>
        <w:rPr>
          <w:highlight w:val="white"/>
        </w:rPr>
        <w:t>stgring</w:t>
      </w:r>
      <w:proofErr w:type="spellEnd"/>
      <w:r>
        <w:rPr>
          <w:highlight w:val="white"/>
        </w:rPr>
        <w:t>,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w:t>
      </w:r>
      <w:proofErr w:type="spellStart"/>
      <w:r w:rsidR="009421F3">
        <w:rPr>
          <w:highlight w:val="white"/>
        </w:rPr>
        <w:t>staticaddress</w:t>
      </w:r>
      <w:proofErr w:type="spellEnd"/>
      <w:r w:rsidR="009421F3">
        <w:rPr>
          <w:highlight w:val="white"/>
        </w:rPr>
        <w:t>”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 xml:space="preserve">is given the name of the </w:t>
      </w:r>
      <w:proofErr w:type="spellStart"/>
      <w:r w:rsidR="00A8479D">
        <w:rPr>
          <w:highlight w:val="white"/>
        </w:rPr>
        <w:t>values’s</w:t>
      </w:r>
      <w:proofErr w:type="spellEnd"/>
      <w:r w:rsidR="00A8479D">
        <w:rPr>
          <w:highlight w:val="white"/>
        </w:rPr>
        <w:t xml:space="preserve">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90" w:name="_Ref58962643"/>
      <w:bookmarkStart w:id="291" w:name="_Toc59126184"/>
      <w:r>
        <w:t xml:space="preserve">The </w:t>
      </w:r>
      <w:r w:rsidR="0034798B" w:rsidRPr="00903DBA">
        <w:t>Static Symbol</w:t>
      </w:r>
      <w:bookmarkEnd w:id="290"/>
      <w:bookmarkEnd w:id="291"/>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14DB0DD6"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w:t>
      </w:r>
      <w:proofErr w:type="gramStart"/>
      <w:r>
        <w:t>look into</w:t>
      </w:r>
      <w:proofErr w:type="gramEnd"/>
      <w:r>
        <w:t xml:space="preserve"> it in Chapter </w:t>
      </w:r>
      <w:r>
        <w:fldChar w:fldCharType="begin"/>
      </w:r>
      <w:r>
        <w:instrText xml:space="preserve"> REF _Ref54009755 \r \h </w:instrText>
      </w:r>
      <w:r>
        <w:fldChar w:fldCharType="separate"/>
      </w:r>
      <w:r w:rsidR="00461860">
        <w:t>13</w:t>
      </w:r>
      <w:r>
        <w:fldChar w:fldCharType="end"/>
      </w:r>
      <w: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92" w:name="_Ref54541618"/>
      <w:bookmarkStart w:id="293" w:name="_Toc59126185"/>
      <w:r w:rsidRPr="00903DBA">
        <w:lastRenderedPageBreak/>
        <w:t>The Type System</w:t>
      </w:r>
      <w:bookmarkEnd w:id="292"/>
      <w:bookmarkEnd w:id="293"/>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proofErr w:type="spellStart"/>
      <w:r w:rsidRPr="003E7318">
        <w:rPr>
          <w:rStyle w:val="KeyWord0"/>
        </w:rPr>
        <w:t>enum</w:t>
      </w:r>
      <w:proofErr w:type="spellEnd"/>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w:t>
      </w:r>
      <w:proofErr w:type="gramStart"/>
      <w:r w:rsidR="00E92637">
        <w:t>types</w:t>
      </w:r>
      <w:proofErr w:type="gramEnd"/>
      <w:r w:rsidR="00E92637">
        <w:t xml:space="preserve"> in C.</w:t>
      </w:r>
      <w:r w:rsidR="00860ED6">
        <w:t xml:space="preserve"> However, temporary vale may hold these types.</w:t>
      </w:r>
    </w:p>
    <w:p w14:paraId="7710D623" w14:textId="370A39D9" w:rsidR="00692204" w:rsidRDefault="00692204" w:rsidP="00692204">
      <w:pPr>
        <w:pStyle w:val="Rubrik2"/>
      </w:pPr>
      <w:bookmarkStart w:id="294" w:name="_Toc59126186"/>
      <w:r>
        <w:t>The Sort Enumeration</w:t>
      </w:r>
      <w:bookmarkEnd w:id="294"/>
    </w:p>
    <w:p w14:paraId="142D086C" w14:textId="2DA03B54"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bookmarkStart w:id="295" w:name="_Toc59126187"/>
      <w:r>
        <w:t>The Type Class</w:t>
      </w:r>
      <w:bookmarkEnd w:id="295"/>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bookmarkStart w:id="296" w:name="_Toc59126188"/>
      <w:r>
        <w:rPr>
          <w:highlight w:val="white"/>
        </w:rPr>
        <w:t>Integral</w:t>
      </w:r>
      <w:r w:rsidR="00943E00">
        <w:rPr>
          <w:highlight w:val="white"/>
        </w:rPr>
        <w:t>,</w:t>
      </w:r>
      <w:r>
        <w:rPr>
          <w:highlight w:val="white"/>
        </w:rPr>
        <w:t xml:space="preserve"> Floating</w:t>
      </w:r>
      <w:r w:rsidR="00943E00">
        <w:rPr>
          <w:highlight w:val="white"/>
        </w:rPr>
        <w:t>, and String</w:t>
      </w:r>
      <w:bookmarkEnd w:id="296"/>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97" w:author="Stefan Bjornander" w:date="2015-04-25T10:33:00Z"/>
          <w:color w:val="auto"/>
        </w:rPr>
        <w:pPrChange w:id="298"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bookmarkStart w:id="299" w:name="_Toc59126189"/>
      <w:r>
        <w:rPr>
          <w:highlight w:val="white"/>
        </w:rPr>
        <w:t>Logical Types</w:t>
      </w:r>
      <w:bookmarkEnd w:id="299"/>
    </w:p>
    <w:p w14:paraId="6CCB805F" w14:textId="0F425628" w:rsidR="00EB6850" w:rsidRDefault="00EB6850" w:rsidP="00671562">
      <w:ins w:id="300" w:author="Stefan Bjornander" w:date="2015-04-25T10:41:00Z">
        <w:r w:rsidRPr="00903DBA">
          <w:t>Contrary</w:t>
        </w:r>
      </w:ins>
      <w:ins w:id="301" w:author="Stefan Bjornander" w:date="2015-04-25T10:40:00Z">
        <w:r w:rsidRPr="00903DBA">
          <w:t xml:space="preserve"> to some other languages, there is no logical type in C. </w:t>
        </w:r>
      </w:ins>
      <w:ins w:id="30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30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304" w:author="Stefan Bjornander" w:date="2015-04-25T10:42:00Z">
        <w:r w:rsidRPr="00903DBA">
          <w:t>The</w:t>
        </w:r>
      </w:ins>
      <w:r w:rsidRPr="00903DBA">
        <w:t xml:space="preserve"> logical</w:t>
      </w:r>
      <w:ins w:id="305" w:author="Stefan Bjornander" w:date="2015-04-25T10:42:00Z">
        <w:r w:rsidRPr="00903DBA">
          <w:t xml:space="preserve"> type holds the </w:t>
        </w:r>
      </w:ins>
      <w:ins w:id="306" w:author="Stefan Bjornander" w:date="2015-04-25T10:43:00Z">
        <w:r w:rsidRPr="00903DBA">
          <w:t xml:space="preserve">two </w:t>
        </w:r>
      </w:ins>
      <w:ins w:id="307" w:author="Stefan Bjornander" w:date="2015-04-25T10:42:00Z">
        <w:r w:rsidRPr="00903DBA">
          <w:t xml:space="preserve">sets </w:t>
        </w:r>
        <w:r w:rsidRPr="00903DBA">
          <w:rPr>
            <w:rStyle w:val="KeyWord0"/>
            <w:rPrChange w:id="308" w:author="Stefan Bjornander" w:date="2015-04-25T10:42:00Z">
              <w:rPr>
                <w:rStyle w:val="CodeInText"/>
              </w:rPr>
            </w:rPrChange>
          </w:rPr>
          <w:t>m_trueSet</w:t>
        </w:r>
        <w:r w:rsidRPr="00903DBA">
          <w:t xml:space="preserve"> and </w:t>
        </w:r>
        <w:r w:rsidRPr="00903DBA">
          <w:rPr>
            <w:rStyle w:val="KeyWord0"/>
            <w:rPrChange w:id="309" w:author="Stefan Bjornander" w:date="2015-04-25T10:42:00Z">
              <w:rPr>
                <w:rStyle w:val="CodeInText"/>
              </w:rPr>
            </w:rPrChange>
          </w:rPr>
          <w:t>m_falseSet</w:t>
        </w:r>
        <w:r w:rsidRPr="00903DBA">
          <w:t>, hold</w:t>
        </w:r>
      </w:ins>
      <w:r w:rsidR="003731AE">
        <w:t>ing the</w:t>
      </w:r>
      <w:ins w:id="310" w:author="Stefan Bjornander" w:date="2015-04-25T10:42:00Z">
        <w:r w:rsidRPr="00903DBA">
          <w:t xml:space="preserve"> </w:t>
        </w:r>
      </w:ins>
      <w:ins w:id="311" w:author="Stefan Bjornander" w:date="2015-04-25T10:43:00Z">
        <w:r w:rsidRPr="00903DBA">
          <w:t>middle code address</w:t>
        </w:r>
      </w:ins>
      <w:ins w:id="312" w:author="Stefan Bjornander" w:date="2015-04-25T10:44:00Z">
        <w:r w:rsidRPr="00903DBA">
          <w:t>es</w:t>
        </w:r>
      </w:ins>
      <w:ins w:id="313" w:author="Stefan Bjornander" w:date="2015-04-25T10:43:00Z">
        <w:r w:rsidRPr="00903DBA">
          <w:t xml:space="preserve"> to jumps </w:t>
        </w:r>
      </w:ins>
      <w:r w:rsidRPr="00903DBA">
        <w:t>instructions that</w:t>
      </w:r>
      <w:ins w:id="314" w:author="Stefan Bjornander" w:date="2015-04-25T10:44:00Z">
        <w:r w:rsidRPr="00903DBA">
          <w:t xml:space="preserve"> will later be filled with the address</w:t>
        </w:r>
      </w:ins>
      <w:r w:rsidRPr="00903DBA">
        <w:t>es</w:t>
      </w:r>
      <w:ins w:id="315" w:author="Stefan Bjornander" w:date="2015-04-25T10:44:00Z">
        <w:r w:rsidRPr="00903DBA">
          <w:t xml:space="preserve"> to jump </w:t>
        </w:r>
      </w:ins>
      <w:r w:rsidRPr="00903DBA">
        <w:t xml:space="preserve">to </w:t>
      </w:r>
      <w:ins w:id="31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bookmarkStart w:id="317" w:name="_Toc59126190"/>
      <w:r>
        <w:rPr>
          <w:highlight w:val="white"/>
        </w:rPr>
        <w:t>Bitfields</w:t>
      </w:r>
      <w:bookmarkEnd w:id="317"/>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318" w:author="Stefan Bjornander" w:date="2015-04-25T10:39:00Z">
        <w:r w:rsidR="00B402D5" w:rsidRPr="00903DBA">
          <w:t>The bi</w:t>
        </w:r>
      </w:ins>
      <w:r w:rsidR="00B402D5" w:rsidRPr="00903DBA">
        <w:t>t</w:t>
      </w:r>
      <w:ins w:id="319"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320" w:author="Stefan Bjornander" w:date="2015-04-25T10:39:00Z">
        <w:r w:rsidR="00B402D5" w:rsidRPr="00903DBA">
          <w:t xml:space="preserve">is used </w:t>
        </w:r>
      </w:ins>
      <w:ins w:id="321" w:author="Stefan Bjornander" w:date="2015-04-25T10:40:00Z">
        <w:r w:rsidR="00481C24" w:rsidRPr="00903DBA">
          <w:t>to set the unused bits to zero</w:t>
        </w:r>
      </w:ins>
      <w:r w:rsidR="00481C24" w:rsidRPr="00903DBA">
        <w:t xml:space="preserve"> </w:t>
      </w:r>
      <w:ins w:id="32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bookmarkStart w:id="323" w:name="_Toc59126191"/>
      <w:r>
        <w:rPr>
          <w:highlight w:val="white"/>
        </w:rPr>
        <w:lastRenderedPageBreak/>
        <w:t>Pointers</w:t>
      </w:r>
      <w:bookmarkEnd w:id="323"/>
    </w:p>
    <w:p w14:paraId="02C33183" w14:textId="62F8CD2A" w:rsidR="00A41837" w:rsidRPr="00903DBA" w:rsidRDefault="00C45AA7" w:rsidP="00477362">
      <w:pPr>
        <w:rPr>
          <w:highlight w:val="white"/>
        </w:rPr>
      </w:pPr>
      <w:ins w:id="324"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325" w:author="Stefan Bjornander" w:date="2015-04-25T11:02:00Z">
        <w:r w:rsidRPr="00903DBA">
          <w:t xml:space="preserve"> </w:t>
        </w:r>
      </w:ins>
      <w:r w:rsidR="00A66EE2">
        <w:t>class</w:t>
      </w:r>
      <w:ins w:id="326" w:author="Stefan Bjornander" w:date="2015-04-25T11:02:00Z">
        <w:r w:rsidRPr="00903DBA">
          <w:t>.</w:t>
        </w:r>
      </w:ins>
      <w:ins w:id="327"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bookmarkStart w:id="328" w:name="_Toc59126192"/>
      <w:r>
        <w:rPr>
          <w:highlight w:val="white"/>
        </w:rPr>
        <w:t>Arrays</w:t>
      </w:r>
      <w:bookmarkEnd w:id="328"/>
    </w:p>
    <w:p w14:paraId="38BE3263" w14:textId="466C14BB" w:rsidR="007071E3" w:rsidRPr="00903DBA" w:rsidRDefault="00F73509">
      <w:pPr>
        <w:rPr>
          <w:color w:val="auto"/>
        </w:rPr>
        <w:pPrChange w:id="329"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330" w:author="Stefan Bjornander" w:date="2015-04-25T11:00:00Z">
        <w:r w:rsidR="00270234" w:rsidRPr="00903DBA">
          <w:t>hen the type is created</w:t>
        </w:r>
      </w:ins>
      <w:r w:rsidR="00270234" w:rsidRPr="00903DBA">
        <w:t>, t</w:t>
      </w:r>
      <w:ins w:id="331" w:author="Stefan Bjornander" w:date="2015-04-25T11:00:00Z">
        <w:r w:rsidR="007071E3" w:rsidRPr="00903DBA">
          <w:t>he array size can be zero. In that case it will later be set by the length of its ini</w:t>
        </w:r>
      </w:ins>
      <w:ins w:id="332" w:author="Stefan Bjornander" w:date="2015-04-25T11:01:00Z">
        <w:r w:rsidR="007071E3" w:rsidRPr="00903DBA">
          <w:t xml:space="preserve">tialization </w:t>
        </w:r>
      </w:ins>
      <w:ins w:id="333"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bookmarkStart w:id="334" w:name="_Toc59126193"/>
      <w:r>
        <w:rPr>
          <w:highlight w:val="white"/>
        </w:rPr>
        <w:t>Functions</w:t>
      </w:r>
      <w:bookmarkEnd w:id="334"/>
    </w:p>
    <w:p w14:paraId="609F437A" w14:textId="07966D36" w:rsidR="006E1FB9" w:rsidRPr="00903DBA" w:rsidRDefault="009C1D3E" w:rsidP="00243B8E">
      <w:pPr>
        <w:rPr>
          <w:highlight w:val="white"/>
        </w:rPr>
      </w:pPr>
      <w:ins w:id="335"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lastRenderedPageBreak/>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lastRenderedPageBreak/>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t>
      </w:r>
      <w:proofErr w:type="spellStart"/>
      <w:r w:rsidR="008B1538">
        <w:rPr>
          <w:highlight w:val="white"/>
        </w:rPr>
        <w:t>whther</w:t>
      </w:r>
      <w:proofErr w:type="spellEnd"/>
      <w:r w:rsidR="008B1538">
        <w:rPr>
          <w:highlight w:val="white"/>
        </w:rPr>
        <w:t xml:space="preserve">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5B3828E8" w:rsidR="006E1FB9" w:rsidRPr="00903DBA" w:rsidRDefault="006E1FB9" w:rsidP="006E1FB9">
      <w:pPr>
        <w:pStyle w:val="Code"/>
        <w:rPr>
          <w:highlight w:val="white"/>
        </w:rPr>
      </w:pPr>
      <w:r w:rsidRPr="00903DBA">
        <w:rPr>
          <w:highlight w:val="white"/>
        </w:rPr>
        <w:t xml:space="preserve">    public bool </w:t>
      </w:r>
      <w:r w:rsidR="0010453D">
        <w:rPr>
          <w:highlight w:val="white"/>
        </w:rPr>
        <w:t>IsVariadic</w:t>
      </w:r>
      <w:r w:rsidRPr="00903DBA">
        <w:rPr>
          <w:highlight w:val="white"/>
        </w:rPr>
        <w:t>()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bookmarkStart w:id="336" w:name="_Toc59126194"/>
      <w:r>
        <w:t>Structs and Unions</w:t>
      </w:r>
      <w:bookmarkEnd w:id="336"/>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bookmarkStart w:id="337" w:name="_Toc59126195"/>
      <w:r>
        <w:rPr>
          <w:highlight w:val="white"/>
        </w:rPr>
        <w:t>Enumerations</w:t>
      </w:r>
      <w:bookmarkEnd w:id="337"/>
    </w:p>
    <w:p w14:paraId="069F7392" w14:textId="6B6C392B" w:rsidR="00D36967" w:rsidRPr="00903DBA" w:rsidRDefault="00D36967">
      <w:pPr>
        <w:rPr>
          <w:color w:val="auto"/>
        </w:rPr>
        <w:pPrChange w:id="338" w:author="Stefan Bjornander" w:date="2015-04-25T10:38:00Z">
          <w:pPr>
            <w:pStyle w:val="Rubrik3"/>
          </w:pPr>
        </w:pPrChange>
      </w:pPr>
      <w:ins w:id="339" w:author="Stefan Bjornander" w:date="2015-04-25T10:38:00Z">
        <w:r w:rsidRPr="00903DBA">
          <w:t>The enumeration type (</w:t>
        </w:r>
        <w:proofErr w:type="spellStart"/>
        <w:r w:rsidRPr="00903DBA">
          <w:rPr>
            <w:rStyle w:val="KeyWord0"/>
            <w:rPrChange w:id="340" w:author="Stefan Bjornander" w:date="2015-04-25T10:38:00Z">
              <w:rPr>
                <w:rStyle w:val="CodeInText"/>
                <w:b/>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341" w:author="Stefan Bjornander" w:date="2015-04-25T10:38:00Z">
        <w:r w:rsidRPr="00903DBA">
          <w:t xml:space="preserve">. However, the </w:t>
        </w:r>
        <w:r w:rsidRPr="00903DBA">
          <w:rPr>
            <w:rStyle w:val="CodeInText"/>
          </w:rPr>
          <w:t>Specifi</w:t>
        </w:r>
      </w:ins>
      <w:r w:rsidRPr="00903DBA">
        <w:rPr>
          <w:rStyle w:val="CodeInText"/>
        </w:rPr>
        <w:t>er</w:t>
      </w:r>
      <w:ins w:id="342"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461860">
        <w:t>5</w:t>
      </w:r>
      <w:r w:rsidR="006F4865">
        <w:fldChar w:fldCharType="end"/>
      </w:r>
      <w:r w:rsidRPr="00903DBA">
        <w:t xml:space="preserve"> </w:t>
      </w:r>
      <w:ins w:id="343" w:author="Stefan Bjornander" w:date="2015-04-25T10:38:00Z">
        <w:r w:rsidRPr="00903DBA">
          <w:t xml:space="preserve">needs to know if the type is </w:t>
        </w:r>
        <w:r w:rsidRPr="00903DBA">
          <w:rPr>
            <w:rStyle w:val="KeyWord0"/>
          </w:rPr>
          <w:t>enum</w:t>
        </w:r>
        <w:r w:rsidRPr="00903DBA">
          <w:t xml:space="preserve"> </w:t>
        </w:r>
      </w:ins>
      <w:r w:rsidRPr="00903DBA">
        <w:t>to</w:t>
      </w:r>
      <w:ins w:id="344" w:author="Stefan Bjornander" w:date="2015-04-25T10:38:00Z">
        <w:r w:rsidRPr="00903DBA">
          <w:t xml:space="preserve"> initialize its value. </w:t>
        </w:r>
      </w:ins>
      <w:r w:rsidRPr="00903DBA">
        <w:t>Therefore,</w:t>
      </w:r>
      <w:ins w:id="345" w:author="Stefan Bjornander" w:date="2015-04-25T10:38:00Z">
        <w:r w:rsidRPr="00903DBA">
          <w:t xml:space="preserve"> we add the </w:t>
        </w:r>
        <w:r w:rsidRPr="00903DBA">
          <w:rPr>
            <w:rStyle w:val="KeyWord0"/>
            <w:rPrChange w:id="346" w:author="Stefan Bjornander" w:date="2015-04-25T10:39:00Z">
              <w:rPr>
                <w:rStyle w:val="CodeInText"/>
                <w:b/>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lastRenderedPageBreak/>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bookmarkStart w:id="347" w:name="_Toc59126196"/>
      <w:r>
        <w:rPr>
          <w:highlight w:val="white"/>
        </w:rPr>
        <w:t>Type Size</w:t>
      </w:r>
      <w:bookmarkEnd w:id="347"/>
    </w:p>
    <w:p w14:paraId="1ACBF843" w14:textId="6FF48969" w:rsidR="003903B8" w:rsidRPr="00903DBA" w:rsidRDefault="003903B8">
      <w:pPr>
        <w:rPr>
          <w:ins w:id="348" w:author="Stefan Bjornander" w:date="2015-04-25T11:15:00Z"/>
        </w:rPr>
        <w:pPrChange w:id="349" w:author="Stefan Bjornander" w:date="2015-04-25T14:54:00Z">
          <w:pPr>
            <w:pStyle w:val="Rubrik3"/>
          </w:pPr>
        </w:pPrChange>
      </w:pPr>
      <w:ins w:id="350" w:author="Stefan Bjornander" w:date="2015-04-25T14:54:00Z">
        <w:r w:rsidRPr="00903DBA">
          <w:t xml:space="preserve">Each type has a size, even though void </w:t>
        </w:r>
      </w:ins>
      <w:ins w:id="351" w:author="Stefan Bjornander" w:date="2015-04-25T16:04:00Z">
        <w:r w:rsidRPr="00903DBA">
          <w:t>and</w:t>
        </w:r>
      </w:ins>
      <w:ins w:id="352"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353" w:author="Stefan Bjornander" w:date="2015-04-25T14:54:00Z">
        <w:r w:rsidRPr="00903DBA">
          <w:t>. The size of an array is its size times the size of its type</w:t>
        </w:r>
      </w:ins>
      <w:ins w:id="354" w:author="Stefan Bjornander" w:date="2015-04-25T14:55:00Z">
        <w:r w:rsidRPr="00903DBA">
          <w:t xml:space="preserve">, the size of a struct is the sum of the sizes of its members, and the size of a union is the size of its </w:t>
        </w:r>
      </w:ins>
      <w:ins w:id="355" w:author="Stefan Bjornander" w:date="2015-04-25T16:04:00Z">
        <w:r w:rsidRPr="00903DBA">
          <w:t>largest</w:t>
        </w:r>
      </w:ins>
      <w:ins w:id="356" w:author="Stefan Bjornander" w:date="2015-04-25T14:55:00Z">
        <w:r w:rsidRPr="00903DBA">
          <w:t xml:space="preserve"> member. Not</w:t>
        </w:r>
      </w:ins>
      <w:ins w:id="357" w:author="Stefan Bjornander" w:date="2015-04-25T16:04:00Z">
        <w:r w:rsidRPr="00903DBA">
          <w:t>e</w:t>
        </w:r>
      </w:ins>
      <w:ins w:id="358"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lastRenderedPageBreak/>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bookmarkStart w:id="359" w:name="_Toc59126197"/>
      <w:r>
        <w:rPr>
          <w:highlight w:val="white"/>
        </w:rPr>
        <w:t>Complete Types</w:t>
      </w:r>
      <w:bookmarkEnd w:id="359"/>
    </w:p>
    <w:p w14:paraId="004BF223" w14:textId="35F438FA" w:rsidR="004409FB" w:rsidRPr="00903DBA" w:rsidRDefault="004409FB">
      <w:pPr>
        <w:rPr>
          <w:noProof/>
        </w:rPr>
      </w:pPr>
      <w:ins w:id="360" w:author="Stefan Bjornander" w:date="2015-04-25T11:37:00Z">
        <w:r w:rsidRPr="00903DBA">
          <w:t xml:space="preserve">It is possible to define an array without </w:t>
        </w:r>
      </w:ins>
      <w:ins w:id="361" w:author="Stefan Bjornander" w:date="2015-04-25T11:38:00Z">
        <w:r w:rsidRPr="00903DBA">
          <w:rPr>
            <w:noProof/>
          </w:rPr>
          <w:t xml:space="preserve">stating its size, </w:t>
        </w:r>
      </w:ins>
      <w:ins w:id="362" w:author="Stefan Bjornander" w:date="2015-04-25T14:31:00Z">
        <w:r w:rsidRPr="00903DBA">
          <w:rPr>
            <w:noProof/>
          </w:rPr>
          <w:t>in which case the array is given the size zero. I</w:t>
        </w:r>
      </w:ins>
      <w:ins w:id="363" w:author="Stefan Bjornander" w:date="2015-04-25T11:38:00Z">
        <w:r w:rsidRPr="00903DBA">
          <w:rPr>
            <w:noProof/>
          </w:rPr>
          <w:t>n that case</w:t>
        </w:r>
      </w:ins>
      <w:ins w:id="364" w:author="Stefan Bjornander" w:date="2015-04-25T14:31:00Z">
        <w:r w:rsidRPr="00903DBA">
          <w:rPr>
            <w:noProof/>
          </w:rPr>
          <w:t>,</w:t>
        </w:r>
      </w:ins>
      <w:ins w:id="365" w:author="Stefan Bjornander" w:date="2015-04-25T11:38:00Z">
        <w:r w:rsidRPr="00903DBA">
          <w:rPr>
            <w:noProof/>
          </w:rPr>
          <w:t xml:space="preserve"> </w:t>
        </w:r>
      </w:ins>
      <w:ins w:id="366" w:author="Stefan Bjornander" w:date="2015-04-25T14:31:00Z">
        <w:r w:rsidRPr="00903DBA">
          <w:rPr>
            <w:noProof/>
          </w:rPr>
          <w:t>the</w:t>
        </w:r>
      </w:ins>
      <w:ins w:id="367" w:author="Stefan Bjornander" w:date="2015-04-25T11:38:00Z">
        <w:r w:rsidRPr="00903DBA">
          <w:rPr>
            <w:noProof/>
          </w:rPr>
          <w:t xml:space="preserve"> </w:t>
        </w:r>
      </w:ins>
      <w:ins w:id="368" w:author="Stefan Bjornander" w:date="2015-04-25T14:31:00Z">
        <w:r w:rsidRPr="00903DBA">
          <w:rPr>
            <w:noProof/>
          </w:rPr>
          <w:t xml:space="preserve">array </w:t>
        </w:r>
      </w:ins>
      <w:ins w:id="369" w:author="Stefan Bjornander" w:date="2015-04-25T11:38:00Z">
        <w:r w:rsidRPr="00903DBA">
          <w:rPr>
            <w:noProof/>
          </w:rPr>
          <w:t xml:space="preserve">size must be determined by the size of its initialization list. </w:t>
        </w:r>
      </w:ins>
      <w:ins w:id="370" w:author="Stefan Bjornander" w:date="2015-04-25T11:39:00Z">
        <w:r w:rsidRPr="00903DBA">
          <w:rPr>
            <w:noProof/>
          </w:rPr>
          <w:t xml:space="preserve">However, if the </w:t>
        </w:r>
      </w:ins>
      <w:ins w:id="371" w:author="Stefan Bjornander" w:date="2015-04-25T11:40:00Z">
        <w:r w:rsidRPr="00903DBA">
          <w:rPr>
            <w:noProof/>
          </w:rPr>
          <w:t xml:space="preserve">array </w:t>
        </w:r>
      </w:ins>
      <w:ins w:id="372" w:author="Stefan Bjornander" w:date="2015-04-25T11:39:00Z">
        <w:r w:rsidRPr="00903DBA">
          <w:rPr>
            <w:noProof/>
          </w:rPr>
          <w:t xml:space="preserve">definition </w:t>
        </w:r>
      </w:ins>
      <w:ins w:id="373" w:author="Stefan Bjornander" w:date="2015-04-25T11:40:00Z">
        <w:r w:rsidRPr="00903DBA">
          <w:rPr>
            <w:noProof/>
          </w:rPr>
          <w:t>lacks</w:t>
        </w:r>
      </w:ins>
      <w:ins w:id="374" w:author="Stefan Bjornander" w:date="2015-04-25T11:39:00Z">
        <w:r w:rsidRPr="00903DBA">
          <w:rPr>
            <w:noProof/>
          </w:rPr>
          <w:t xml:space="preserve"> an initialization list</w:t>
        </w:r>
      </w:ins>
      <w:ins w:id="375" w:author="Stefan Bjornander" w:date="2015-04-25T11:40:00Z">
        <w:r w:rsidRPr="00903DBA">
          <w:rPr>
            <w:noProof/>
          </w:rPr>
          <w:t xml:space="preserve">, the array </w:t>
        </w:r>
      </w:ins>
      <w:ins w:id="376" w:author="Stefan Bjornander" w:date="2015-04-25T14:31:00Z">
        <w:r w:rsidRPr="00903DBA">
          <w:rPr>
            <w:noProof/>
          </w:rPr>
          <w:t xml:space="preserve">keeps the size zero and is considered </w:t>
        </w:r>
      </w:ins>
      <w:ins w:id="377" w:author="Stefan Bjornander" w:date="2015-04-25T11:40:00Z">
        <w:r w:rsidRPr="00903DBA">
          <w:rPr>
            <w:noProof/>
          </w:rPr>
          <w:t>incomplete</w:t>
        </w:r>
      </w:ins>
      <w:ins w:id="378" w:author="Stefan Bjornander" w:date="2015-04-25T11:39:00Z">
        <w:r w:rsidRPr="00903DBA">
          <w:rPr>
            <w:noProof/>
          </w:rPr>
          <w:t>.</w:t>
        </w:r>
      </w:ins>
      <w:ins w:id="379" w:author="Stefan Bjornander" w:date="2015-04-25T14:30:00Z">
        <w:r w:rsidRPr="00903DBA">
          <w:rPr>
            <w:noProof/>
          </w:rPr>
          <w:t xml:space="preserve"> In the same</w:t>
        </w:r>
      </w:ins>
      <w:ins w:id="380" w:author="Stefan Bjornander" w:date="2015-04-25T14:33:00Z">
        <w:r w:rsidRPr="00903DBA">
          <w:rPr>
            <w:noProof/>
          </w:rPr>
          <w:t xml:space="preserve"> way</w:t>
        </w:r>
      </w:ins>
      <w:ins w:id="381" w:author="Stefan Bjornander" w:date="2015-04-25T14:30:00Z">
        <w:r w:rsidRPr="00903DBA">
          <w:rPr>
            <w:noProof/>
          </w:rPr>
          <w:t xml:space="preserve">, it is possible to define only the </w:t>
        </w:r>
      </w:ins>
      <w:ins w:id="382" w:author="Stefan Bjornander" w:date="2015-04-25T14:32:00Z">
        <w:r w:rsidRPr="00903DBA">
          <w:rPr>
            <w:noProof/>
          </w:rPr>
          <w:t>n</w:t>
        </w:r>
      </w:ins>
      <w:ins w:id="383" w:author="Stefan Bjornander" w:date="2015-04-25T14:33:00Z">
        <w:r w:rsidRPr="00903DBA">
          <w:rPr>
            <w:noProof/>
          </w:rPr>
          <w:t>ame tag</w:t>
        </w:r>
      </w:ins>
      <w:ins w:id="384" w:author="Stefan Bjornander" w:date="2015-04-25T14:30:00Z">
        <w:r w:rsidRPr="00903DBA">
          <w:rPr>
            <w:noProof/>
          </w:rPr>
          <w:t xml:space="preserve"> of a struct</w:t>
        </w:r>
      </w:ins>
      <w:ins w:id="385" w:author="Stefan Bjornander" w:date="2015-04-25T14:33:00Z">
        <w:r w:rsidRPr="00903DBA">
          <w:rPr>
            <w:noProof/>
          </w:rPr>
          <w:t xml:space="preserve"> or union</w:t>
        </w:r>
      </w:ins>
      <w:ins w:id="386" w:author="Stefan Bjornander" w:date="2015-04-25T14:30:00Z">
        <w:r w:rsidRPr="00903DBA">
          <w:rPr>
            <w:noProof/>
          </w:rPr>
          <w:t xml:space="preserve">, with its </w:t>
        </w:r>
      </w:ins>
      <w:ins w:id="387" w:author="Stefan Bjornander" w:date="2015-04-25T14:33:00Z">
        <w:r w:rsidRPr="00903DBA">
          <w:rPr>
            <w:noProof/>
          </w:rPr>
          <w:t xml:space="preserve">member </w:t>
        </w:r>
      </w:ins>
      <w:r w:rsidRPr="00903DBA">
        <w:rPr>
          <w:noProof/>
        </w:rPr>
        <w:t>map</w:t>
      </w:r>
      <w:ins w:id="388" w:author="Stefan Bjornander" w:date="2015-04-25T14:33:00Z">
        <w:r w:rsidRPr="00903DBA">
          <w:rPr>
            <w:noProof/>
          </w:rPr>
          <w:t xml:space="preserve"> </w:t>
        </w:r>
      </w:ins>
      <w:ins w:id="389" w:author="Stefan Bjornander" w:date="2015-04-25T14:30:00Z">
        <w:r w:rsidRPr="00903DBA">
          <w:rPr>
            <w:noProof/>
          </w:rPr>
          <w:t xml:space="preserve">to be defined later. </w:t>
        </w:r>
      </w:ins>
      <w:ins w:id="390" w:author="Stefan Bjornander" w:date="2015-04-25T14:32:00Z">
        <w:r w:rsidRPr="00903DBA">
          <w:rPr>
            <w:noProof/>
          </w:rPr>
          <w:t xml:space="preserve">In that case, the member </w:t>
        </w:r>
      </w:ins>
      <w:r w:rsidRPr="00903DBA">
        <w:rPr>
          <w:noProof/>
        </w:rPr>
        <w:t>map</w:t>
      </w:r>
      <w:ins w:id="391" w:author="Stefan Bjornander" w:date="2015-04-25T14:32:00Z">
        <w:r w:rsidRPr="00903DBA">
          <w:rPr>
            <w:noProof/>
          </w:rPr>
          <w:t xml:space="preserve"> is given the value null, which is keep if the </w:t>
        </w:r>
      </w:ins>
      <w:ins w:id="392" w:author="Stefan Bjornander" w:date="2015-04-25T14:33:00Z">
        <w:r w:rsidRPr="00903DBA">
          <w:rPr>
            <w:noProof/>
          </w:rPr>
          <w:t xml:space="preserve">member </w:t>
        </w:r>
      </w:ins>
      <w:r w:rsidRPr="00903DBA">
        <w:rPr>
          <w:noProof/>
        </w:rPr>
        <w:t>map</w:t>
      </w:r>
      <w:ins w:id="393" w:author="Stefan Bjornander" w:date="2015-04-25T14:33:00Z">
        <w:r w:rsidRPr="00903DBA">
          <w:rPr>
            <w:noProof/>
          </w:rPr>
          <w:t xml:space="preserve"> is n</w:t>
        </w:r>
      </w:ins>
      <w:r w:rsidRPr="00903DBA">
        <w:rPr>
          <w:noProof/>
        </w:rPr>
        <w:t>ot</w:t>
      </w:r>
      <w:ins w:id="394" w:author="Stefan Bjornander" w:date="2015-04-25T14:33:00Z">
        <w:r w:rsidRPr="00903DBA">
          <w:rPr>
            <w:noProof/>
          </w:rPr>
          <w:t xml:space="preserve"> defined, and the struct or union is consider incomplete.</w:t>
        </w:r>
      </w:ins>
      <w:ins w:id="395"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96"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bookmarkStart w:id="397" w:name="_Toc59126198"/>
      <w:r>
        <w:rPr>
          <w:highlight w:val="white"/>
        </w:rPr>
        <w:t>Constant and Volatile</w:t>
      </w:r>
      <w:bookmarkEnd w:id="397"/>
    </w:p>
    <w:p w14:paraId="66A16E10" w14:textId="1F0EA97E" w:rsidR="00B864B2" w:rsidRPr="00903DBA" w:rsidRDefault="00B864B2">
      <w:pPr>
        <w:pPrChange w:id="398" w:author="Stefan Bjornander" w:date="2015-04-25T10:27:00Z">
          <w:pPr>
            <w:pStyle w:val="Rubrik3"/>
          </w:pPr>
        </w:pPrChange>
      </w:pPr>
      <w:ins w:id="399" w:author="Stefan Bjornander" w:date="2015-04-25T10:30:00Z">
        <w:r w:rsidRPr="00903DBA">
          <w:t xml:space="preserve">The idea of the volatile </w:t>
        </w:r>
      </w:ins>
      <w:ins w:id="400" w:author="Stefan Bjornander" w:date="2015-04-25T10:31:00Z">
        <w:r w:rsidRPr="00903DBA">
          <w:t xml:space="preserve">qualifier is to </w:t>
        </w:r>
      </w:ins>
      <w:ins w:id="401" w:author="Stefan Bjornander" w:date="2015-04-25T10:30:00Z">
        <w:r w:rsidRPr="00903DBA">
          <w:t xml:space="preserve">prevent optimization, and since this book </w:t>
        </w:r>
      </w:ins>
      <w:ins w:id="402" w:author="Stefan Bjornander" w:date="2015-04-25T10:31:00Z">
        <w:r w:rsidRPr="00903DBA">
          <w:t>is focused on optimization techniques</w:t>
        </w:r>
      </w:ins>
      <w:r w:rsidR="001832E0" w:rsidRPr="00903DBA">
        <w:t>,</w:t>
      </w:r>
      <w:ins w:id="403" w:author="Stefan Bjornander" w:date="2015-04-25T10:31:00Z">
        <w:r w:rsidRPr="00903DBA">
          <w:t xml:space="preserve"> we have no real use for the volatile </w:t>
        </w:r>
      </w:ins>
      <w:r w:rsidRPr="00903DBA">
        <w:t>qualifier</w:t>
      </w:r>
      <w:ins w:id="404" w:author="Stefan Bjornander" w:date="2015-04-25T10:31:00Z">
        <w:r w:rsidRPr="00903DBA">
          <w:t xml:space="preserve">. However, for the sake of </w:t>
        </w:r>
      </w:ins>
      <w:r w:rsidRPr="00903DBA">
        <w:t>completeness</w:t>
      </w:r>
      <w:ins w:id="405" w:author="Stefan Bjornander" w:date="2015-04-25T10:31:00Z">
        <w:r w:rsidRPr="00903DBA">
          <w:t xml:space="preserve"> we include the </w:t>
        </w:r>
        <w:r w:rsidRPr="00903DBA">
          <w:rPr>
            <w:rStyle w:val="KeyWord0"/>
            <w:rPrChange w:id="406" w:author="Stefan Bjornander" w:date="2015-04-25T10:32:00Z">
              <w:rPr>
                <w:rStyle w:val="CodeInText"/>
                <w:b/>
              </w:rPr>
            </w:rPrChange>
          </w:rPr>
          <w:t>m_volatile</w:t>
        </w:r>
        <w:r w:rsidRPr="00903DBA">
          <w:t xml:space="preserve"> field in the </w:t>
        </w:r>
        <w:r w:rsidRPr="00903DBA">
          <w:rPr>
            <w:rStyle w:val="KeyWord0"/>
            <w:rPrChange w:id="407" w:author="Stefan Bjornander" w:date="2015-04-25T10:32:00Z">
              <w:rPr>
                <w:rStyle w:val="CodeInText"/>
                <w:b/>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408" w:author="Stefan Bjornander" w:date="2015-04-25T10:28:00Z">
        <w:r w:rsidRPr="00903DBA">
          <w:t xml:space="preserve"> type is constant if its field </w:t>
        </w:r>
        <w:r w:rsidRPr="00903DBA">
          <w:rPr>
            <w:rStyle w:val="KeyWord0"/>
            <w:rPrChange w:id="409" w:author="Stefan Bjornander" w:date="2015-04-25T10:28:00Z">
              <w:rPr>
                <w:rStyle w:val="CodeInText"/>
              </w:rPr>
            </w:rPrChange>
          </w:rPr>
          <w:t>m_constant</w:t>
        </w:r>
        <w:r w:rsidRPr="00903DBA">
          <w:t xml:space="preserve"> is true. However, </w:t>
        </w:r>
      </w:ins>
      <w:r w:rsidRPr="00903DBA">
        <w:t>a</w:t>
      </w:r>
      <w:ins w:id="410" w:author="Stefan Bjornander" w:date="2015-04-25T10:28:00Z">
        <w:r w:rsidRPr="00903DBA">
          <w:t xml:space="preserve"> struct or union is </w:t>
        </w:r>
      </w:ins>
      <w:r w:rsidR="00D96162" w:rsidRPr="00903DBA">
        <w:t>c</w:t>
      </w:r>
      <w:ins w:id="411" w:author="Stefan Bjornander" w:date="2015-04-25T10:29:00Z">
        <w:r w:rsidRPr="00903DBA">
          <w:t>onstant</w:t>
        </w:r>
      </w:ins>
      <w:ins w:id="412" w:author="Stefan Bjornander" w:date="2015-04-25T10:28:00Z">
        <w:r w:rsidRPr="00903DBA">
          <w:t xml:space="preserve"> if </w:t>
        </w:r>
      </w:ins>
      <w:ins w:id="413"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414" w:author="Stefan Bjornander" w:date="2015-04-25T10:29:00Z">
        <w:r w:rsidRPr="00903DBA">
          <w:t xml:space="preserve"> </w:t>
        </w:r>
      </w:ins>
      <w:r w:rsidR="00C04FC7" w:rsidRPr="00903DBA">
        <w:t xml:space="preserve">if </w:t>
      </w:r>
      <w:ins w:id="415" w:author="Stefan Bjornander" w:date="2015-04-25T10:29:00Z">
        <w:r w:rsidRPr="00903DBA">
          <w:t>is any of its members if (</w:t>
        </w:r>
      </w:ins>
      <w:ins w:id="416" w:author="Stefan Bjornander" w:date="2015-04-25T10:30:00Z">
        <w:r w:rsidRPr="00903DBA">
          <w:t>recursively</w:t>
        </w:r>
      </w:ins>
      <w:ins w:id="417" w:author="Stefan Bjornander" w:date="2015-04-25T10:29:00Z">
        <w:r w:rsidRPr="00903DBA">
          <w:t>)</w:t>
        </w:r>
      </w:ins>
      <w:ins w:id="418"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lastRenderedPageBreak/>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bookmarkStart w:id="419" w:name="_Toc59126199"/>
      <w:r>
        <w:rPr>
          <w:highlight w:val="white"/>
        </w:rPr>
        <w:t>Hash Code and Equals</w:t>
      </w:r>
      <w:bookmarkEnd w:id="419"/>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420" w:author="Stefan Bjornander" w:date="2015-04-25T14:35:00Z">
        <w:r w:rsidRPr="00903DBA">
          <w:t>Two pointer</w:t>
        </w:r>
      </w:ins>
      <w:r w:rsidRPr="00903DBA">
        <w:rPr>
          <w:noProof/>
        </w:rPr>
        <w:t>s</w:t>
      </w:r>
      <w:ins w:id="421" w:author="Stefan Bjornander" w:date="2015-04-25T14:35:00Z">
        <w:r w:rsidRPr="00903DBA">
          <w:rPr>
            <w:noProof/>
          </w:rPr>
          <w:t xml:space="preserve"> are </w:t>
        </w:r>
      </w:ins>
      <w:r w:rsidRPr="00903DBA">
        <w:rPr>
          <w:noProof/>
        </w:rPr>
        <w:t xml:space="preserve">considered to be </w:t>
      </w:r>
      <w:ins w:id="422" w:author="Stefan Bjornander" w:date="2015-04-25T14:35:00Z">
        <w:r w:rsidRPr="00903DBA">
          <w:rPr>
            <w:noProof/>
          </w:rPr>
          <w:t>equal if the type</w:t>
        </w:r>
      </w:ins>
      <w:r w:rsidRPr="00903DBA">
        <w:rPr>
          <w:noProof/>
        </w:rPr>
        <w:t>s</w:t>
      </w:r>
      <w:ins w:id="42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424" w:author="Stefan Bjornander" w:date="2015-04-25T14:56:00Z">
        <w:r w:rsidRPr="00903DBA">
          <w:rPr>
            <w:noProof/>
          </w:rPr>
          <w:t xml:space="preserve">wo arrays are </w:t>
        </w:r>
      </w:ins>
      <w:r w:rsidRPr="00903DBA">
        <w:rPr>
          <w:noProof/>
        </w:rPr>
        <w:t xml:space="preserve">equal </w:t>
      </w:r>
      <w:ins w:id="425" w:author="Stefan Bjornander" w:date="2015-04-25T17:26:00Z">
        <w:r w:rsidRPr="00903DBA">
          <w:rPr>
            <w:noProof/>
          </w:rPr>
          <w:t>if</w:t>
        </w:r>
      </w:ins>
      <w:r w:rsidRPr="00903DBA">
        <w:rPr>
          <w:noProof/>
        </w:rPr>
        <w:t xml:space="preserve"> </w:t>
      </w:r>
      <w:ins w:id="42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427" w:author="Stefan Bjornander" w:date="2015-04-25T14:58:00Z">
        <w:r w:rsidRPr="00903DBA">
          <w:rPr>
            <w:noProof/>
          </w:rPr>
          <w:t>Two struct</w:t>
        </w:r>
      </w:ins>
      <w:ins w:id="428" w:author="Stefan Bjornander" w:date="2015-04-25T16:07:00Z">
        <w:r w:rsidRPr="00903DBA">
          <w:rPr>
            <w:noProof/>
          </w:rPr>
          <w:t>s</w:t>
        </w:r>
      </w:ins>
      <w:ins w:id="429" w:author="Stefan Bjornander" w:date="2015-04-25T14:58:00Z">
        <w:r w:rsidRPr="00903DBA">
          <w:rPr>
            <w:noProof/>
          </w:rPr>
          <w:t xml:space="preserve"> or unions are equals if </w:t>
        </w:r>
      </w:ins>
      <w:ins w:id="430" w:author="Stefan Bjornander" w:date="2015-04-25T16:06:00Z">
        <w:r w:rsidRPr="00903DBA">
          <w:rPr>
            <w:noProof/>
          </w:rPr>
          <w:t xml:space="preserve">they both are incomplete </w:t>
        </w:r>
      </w:ins>
      <w:r w:rsidRPr="00903DBA">
        <w:rPr>
          <w:noProof/>
        </w:rPr>
        <w:t xml:space="preserve">(their member maps are null) </w:t>
      </w:r>
      <w:ins w:id="431" w:author="Stefan Bjornander" w:date="2015-04-25T16:06:00Z">
        <w:r w:rsidRPr="00903DBA">
          <w:rPr>
            <w:noProof/>
          </w:rPr>
          <w:t xml:space="preserve">or if </w:t>
        </w:r>
      </w:ins>
      <w:ins w:id="432" w:author="Stefan Bjornander" w:date="2015-04-25T14:58:00Z">
        <w:r w:rsidRPr="00903DBA">
          <w:rPr>
            <w:noProof/>
          </w:rPr>
          <w:t xml:space="preserve">their member </w:t>
        </w:r>
      </w:ins>
      <w:r w:rsidRPr="00903DBA">
        <w:rPr>
          <w:noProof/>
        </w:rPr>
        <w:t>maps</w:t>
      </w:r>
      <w:ins w:id="433" w:author="Stefan Bjornander" w:date="2015-04-25T14:58:00Z">
        <w:r w:rsidRPr="00903DBA">
          <w:rPr>
            <w:noProof/>
          </w:rPr>
          <w:t xml:space="preserve"> are equal</w:t>
        </w:r>
      </w:ins>
      <w:ins w:id="434" w:author="Stefan Bjornander" w:date="2015-04-25T16:07:00Z">
        <w:r w:rsidRPr="00903DBA">
          <w:rPr>
            <w:noProof/>
          </w:rPr>
          <w:t>. N</w:t>
        </w:r>
      </w:ins>
      <w:ins w:id="435" w:author="Stefan Bjornander" w:date="2015-04-25T16:05:00Z">
        <w:r w:rsidRPr="00903DBA">
          <w:rPr>
            <w:noProof/>
          </w:rPr>
          <w:t xml:space="preserve">ote that they </w:t>
        </w:r>
      </w:ins>
      <w:r w:rsidRPr="00903DBA">
        <w:rPr>
          <w:noProof/>
        </w:rPr>
        <w:t xml:space="preserve">must not only </w:t>
      </w:r>
      <w:ins w:id="436" w:author="Stefan Bjornander" w:date="2015-04-25T16:06:00Z">
        <w:r w:rsidRPr="00903DBA">
          <w:rPr>
            <w:noProof/>
          </w:rPr>
          <w:t>have the same members, the</w:t>
        </w:r>
      </w:ins>
      <w:r w:rsidRPr="00903DBA">
        <w:rPr>
          <w:noProof/>
        </w:rPr>
        <w:t xml:space="preserve"> members</w:t>
      </w:r>
      <w:ins w:id="437" w:author="Stefan Bjornander" w:date="2015-04-25T16:06:00Z">
        <w:r w:rsidRPr="00903DBA">
          <w:rPr>
            <w:noProof/>
          </w:rPr>
          <w:t xml:space="preserve"> </w:t>
        </w:r>
      </w:ins>
      <w:r w:rsidRPr="00903DBA">
        <w:rPr>
          <w:noProof/>
        </w:rPr>
        <w:t xml:space="preserve">must also appear in the </w:t>
      </w:r>
      <w:ins w:id="43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43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lastRenderedPageBreak/>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bookmarkStart w:id="440" w:name="_Toc59126200"/>
      <w:r>
        <w:rPr>
          <w:highlight w:val="white"/>
        </w:rPr>
        <w:t>Predefined Types</w:t>
      </w:r>
      <w:bookmarkEnd w:id="440"/>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bookmarkStart w:id="441" w:name="_Toc59126201"/>
      <w:proofErr w:type="spellStart"/>
      <w:r>
        <w:rPr>
          <w:highlight w:val="white"/>
        </w:rPr>
        <w:t>ToString</w:t>
      </w:r>
      <w:bookmarkEnd w:id="441"/>
      <w:proofErr w:type="spellEnd"/>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w:t>
      </w:r>
      <w:proofErr w:type="spellStart"/>
      <w:r w:rsidR="006E0C59">
        <w:rPr>
          <w:highlight w:val="white"/>
        </w:rPr>
        <w:t>bu</w:t>
      </w:r>
      <w:proofErr w:type="spellEnd"/>
      <w:r w:rsidR="006E0C59">
        <w:rPr>
          <w:highlight w:val="white"/>
        </w:rPr>
        <w:t xml:space="preserve"> spaces </w:t>
      </w:r>
      <w:proofErr w:type="gramStart"/>
      <w:r w:rsidR="006E0C59">
        <w:rPr>
          <w:highlight w:val="white"/>
        </w:rPr>
        <w:t>(‘ ‘</w:t>
      </w:r>
      <w:proofErr w:type="gramEnd"/>
      <w:r w:rsidR="006E0C59">
        <w:rPr>
          <w:highlight w:val="white"/>
        </w:rPr>
        <w:t xml:space="preserve">).For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442" w:name="_Toc59126202"/>
      <w:r w:rsidRPr="00903DBA">
        <w:t>Type Size</w:t>
      </w:r>
      <w:bookmarkEnd w:id="4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lastRenderedPageBreak/>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739E6B38"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A3172">
        <w:rPr>
          <w:highlight w:val="white"/>
        </w:rPr>
        <w:t>t</w:t>
      </w:r>
      <w:r w:rsidR="00721ABF">
        <w:rPr>
          <w:highlight w:val="white"/>
        </w:rPr>
        <w: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7996DC9F"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A3172">
        <w:rPr>
          <w:highlight w:val="white"/>
        </w:rPr>
        <w:t>the Windows environment</w:t>
      </w:r>
      <w:r w:rsidR="009D0A67" w:rsidRPr="00903DBA">
        <w:rPr>
          <w:highlight w:val="white"/>
        </w:rPr>
        <w: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lastRenderedPageBreak/>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16E8573C"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461860">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443" w:name="_Toc59126203"/>
      <w:r w:rsidRPr="00903DBA">
        <w:t>Type Cast</w:t>
      </w:r>
      <w:r w:rsidR="0026522D">
        <w:t>ing</w:t>
      </w:r>
      <w:bookmarkEnd w:id="4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bookmarkStart w:id="444" w:name="_Toc59126204"/>
      <w:r>
        <w:rPr>
          <w:highlight w:val="white"/>
        </w:rPr>
        <w:lastRenderedPageBreak/>
        <w:t>Implicit Cast</w:t>
      </w:r>
      <w:bookmarkEnd w:id="444"/>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bookmarkStart w:id="445" w:name="_Toc59126205"/>
      <w:r>
        <w:rPr>
          <w:highlight w:val="white"/>
        </w:rPr>
        <w:t>Explicit Cast</w:t>
      </w:r>
      <w:bookmarkEnd w:id="445"/>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lastRenderedPageBreak/>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proofErr w:type="gramStart"/>
      <w:r w:rsidR="009C3C27">
        <w:rPr>
          <w:highlight w:val="white"/>
        </w:rPr>
        <w:t>true-set</w:t>
      </w:r>
      <w:proofErr w:type="gramEnd"/>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proofErr w:type="gramStart"/>
      <w:r w:rsidR="00A76052">
        <w:rPr>
          <w:highlight w:val="white"/>
        </w:rPr>
        <w:t>false-set</w:t>
      </w:r>
      <w:proofErr w:type="gramEnd"/>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proofErr w:type="gramStart"/>
      <w:r w:rsidR="009C3C27">
        <w:rPr>
          <w:highlight w:val="white"/>
        </w:rPr>
        <w:t>true-set</w:t>
      </w:r>
      <w:proofErr w:type="gramEnd"/>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lastRenderedPageBreak/>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proofErr w:type="gramStart"/>
      <w:r w:rsidR="009C3C27">
        <w:rPr>
          <w:highlight w:val="white"/>
        </w:rPr>
        <w:t>true-set</w:t>
      </w:r>
      <w:proofErr w:type="gramEnd"/>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proofErr w:type="gramStart"/>
      <w:r w:rsidR="00A76052">
        <w:rPr>
          <w:highlight w:val="white"/>
        </w:rPr>
        <w:t>false-set</w:t>
      </w:r>
      <w:proofErr w:type="gramEnd"/>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lastRenderedPageBreak/>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lastRenderedPageBreak/>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446" w:name="_Toc59126206"/>
      <w:r w:rsidRPr="00903DBA">
        <w:t>Type Promotion</w:t>
      </w:r>
      <w:bookmarkEnd w:id="446"/>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proofErr w:type="spellStart"/>
      <w:r w:rsidRPr="00E65FE6">
        <w:rPr>
          <w:rStyle w:val="CodeInText"/>
        </w:rPr>
        <w:t>i</w:t>
      </w:r>
      <w:proofErr w:type="spellEnd"/>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w:t>
      </w:r>
      <w:proofErr w:type="gramStart"/>
      <w:r w:rsidRPr="00903DBA">
        <w:t>is considered to be</w:t>
      </w:r>
      <w:proofErr w:type="gramEnd"/>
      <w:r w:rsidRPr="00903DBA">
        <w:t xml:space="preserv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lastRenderedPageBreak/>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447" w:name="_Ref54016854"/>
      <w:bookmarkStart w:id="448" w:name="_Toc59126207"/>
      <w:r w:rsidRPr="00903DBA">
        <w:lastRenderedPageBreak/>
        <w:t>Constant Expression</w:t>
      </w:r>
      <w:bookmarkEnd w:id="447"/>
      <w:bookmarkEnd w:id="448"/>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bookmarkStart w:id="449" w:name="_Toc59126208"/>
      <w:r>
        <w:t>Unary and Binary Expressions</w:t>
      </w:r>
      <w:bookmarkEnd w:id="449"/>
    </w:p>
    <w:p w14:paraId="2E47FB49" w14:textId="7683A831" w:rsidR="004558D5" w:rsidRPr="00903DBA" w:rsidRDefault="004558D5" w:rsidP="005A389B">
      <w:r>
        <w:t xml:space="preserve">The </w:t>
      </w:r>
      <w:r w:rsidRPr="004558D5">
        <w:rPr>
          <w:rStyle w:val="KeyWord0"/>
        </w:rPr>
        <w:t>ConstantExpression</w:t>
      </w:r>
      <w:r>
        <w:t xml:space="preserve"> class </w:t>
      </w:r>
      <w:r w:rsidR="00FB7BE9">
        <w:t xml:space="preserve">holds methods that calculates the value of unary and binary logical and arithmetic </w:t>
      </w:r>
      <w:proofErr w:type="gramStart"/>
      <w:r w:rsidR="00FB7BE9">
        <w:t>expressions, if</w:t>
      </w:r>
      <w:proofErr w:type="gramEnd"/>
      <w:r w:rsidR="00FB7BE9">
        <w:t xml:space="preserve"> their operands are constant.</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450" w:name="_Toc59126209"/>
      <w:r w:rsidRPr="00903DBA">
        <w:rPr>
          <w:highlight w:val="white"/>
        </w:rPr>
        <w:t>Relation Expressions</w:t>
      </w:r>
      <w:bookmarkEnd w:id="450"/>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proofErr w:type="gramStart"/>
      <w:r w:rsidR="009C3C27">
        <w:rPr>
          <w:highlight w:val="white"/>
        </w:rPr>
        <w:t>true-set</w:t>
      </w:r>
      <w:r w:rsidRPr="00903DBA">
        <w:rPr>
          <w:highlight w:val="white"/>
        </w:rPr>
        <w:t>s</w:t>
      </w:r>
      <w:proofErr w:type="gramEnd"/>
      <w:r w:rsidRPr="00903DBA">
        <w:rPr>
          <w:highlight w:val="white"/>
        </w:rPr>
        <w:t xml:space="preserve">. If the value is true, the unconditional </w:t>
      </w:r>
      <w:r w:rsidR="00987634" w:rsidRPr="00903DBA">
        <w:rPr>
          <w:highlight w:val="white"/>
        </w:rPr>
        <w:t xml:space="preserve">jump instruction is stored in its </w:t>
      </w:r>
      <w:proofErr w:type="gramStart"/>
      <w:r w:rsidR="009C3C27">
        <w:rPr>
          <w:highlight w:val="white"/>
        </w:rPr>
        <w:t>true-set</w:t>
      </w:r>
      <w:proofErr w:type="gramEnd"/>
      <w:r w:rsidR="00987634" w:rsidRPr="00903DBA">
        <w:rPr>
          <w:highlight w:val="white"/>
        </w:rPr>
        <w:t xml:space="preserve">. Otherwise, the value is stored in the </w:t>
      </w:r>
      <w:proofErr w:type="gramStart"/>
      <w:r w:rsidR="00A76052">
        <w:rPr>
          <w:highlight w:val="white"/>
        </w:rPr>
        <w:t>false-set</w:t>
      </w:r>
      <w:proofErr w:type="gramEnd"/>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451" w:name="_Toc59126210"/>
      <w:r w:rsidRPr="00903DBA">
        <w:rPr>
          <w:highlight w:val="white"/>
        </w:rPr>
        <w:t>Arithmetic Expressions</w:t>
      </w:r>
      <w:bookmarkEnd w:id="451"/>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w:t>
      </w:r>
      <w:proofErr w:type="gramStart"/>
      <w:r w:rsidRPr="00903DBA">
        <w:rPr>
          <w:highlight w:val="white"/>
        </w:rPr>
        <w:t>expression, since</w:t>
      </w:r>
      <w:proofErr w:type="gramEnd"/>
      <w:r w:rsidRPr="00903DBA">
        <w:rPr>
          <w:highlight w:val="white"/>
        </w:rPr>
        <w:t xml:space="preserv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452" w:name="_Toc59126211"/>
      <w:r w:rsidRPr="00903DBA">
        <w:rPr>
          <w:highlight w:val="white"/>
        </w:rPr>
        <w:t xml:space="preserve">Constant </w:t>
      </w:r>
      <w:r w:rsidR="0080006D" w:rsidRPr="00903DBA">
        <w:rPr>
          <w:highlight w:val="white"/>
        </w:rPr>
        <w:t>Type Cast</w:t>
      </w:r>
      <w:bookmarkEnd w:id="452"/>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proofErr w:type="gramStart"/>
      <w:r w:rsidR="00A76052">
        <w:rPr>
          <w:highlight w:val="white"/>
        </w:rPr>
        <w:t>false-set</w:t>
      </w:r>
      <w:r w:rsidR="00B904B5" w:rsidRPr="00903DBA">
        <w:rPr>
          <w:highlight w:val="white"/>
        </w:rPr>
        <w:t>s</w:t>
      </w:r>
      <w:proofErr w:type="gramEnd"/>
      <w:r w:rsidR="00B904B5" w:rsidRPr="00903DBA">
        <w:rPr>
          <w:highlight w:val="white"/>
        </w:rPr>
        <w:t xml:space="preserve">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proofErr w:type="gramStart"/>
      <w:r w:rsidR="009C3C27">
        <w:rPr>
          <w:highlight w:val="white"/>
        </w:rPr>
        <w:t>true-set</w:t>
      </w:r>
      <w:proofErr w:type="gramEnd"/>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proofErr w:type="gramStart"/>
      <w:r w:rsidR="00A76052">
        <w:rPr>
          <w:highlight w:val="white"/>
        </w:rPr>
        <w:t>false-set</w:t>
      </w:r>
      <w:proofErr w:type="gramEnd"/>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proofErr w:type="gramStart"/>
      <w:r w:rsidR="00A76052">
        <w:rPr>
          <w:highlight w:val="white"/>
        </w:rPr>
        <w:t>false-set</w:t>
      </w:r>
      <w:proofErr w:type="gramEnd"/>
      <w:r w:rsidR="00F3514C" w:rsidRPr="00903DBA">
        <w:rPr>
          <w:highlight w:val="white"/>
        </w:rPr>
        <w:t xml:space="preserve">. If it not zero, we create the target symbol with the jump set as its </w:t>
      </w:r>
      <w:proofErr w:type="gramStart"/>
      <w:r w:rsidR="009C3C27">
        <w:rPr>
          <w:highlight w:val="white"/>
        </w:rPr>
        <w:t>true-set</w:t>
      </w:r>
      <w:proofErr w:type="gramEnd"/>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bookmarkStart w:id="453" w:name="_Toc59126212"/>
      <w:r>
        <w:rPr>
          <w:highlight w:val="white"/>
        </w:rPr>
        <w:t>Constant Value</w:t>
      </w:r>
      <w:bookmarkEnd w:id="453"/>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16B818AF"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454" w:name="_Toc59126213"/>
      <w:r w:rsidRPr="00903DBA">
        <w:lastRenderedPageBreak/>
        <w:t xml:space="preserve">Static </w:t>
      </w:r>
      <w:r w:rsidR="00917F74" w:rsidRPr="00903DBA">
        <w:t xml:space="preserve">Address </w:t>
      </w:r>
      <w:r w:rsidRPr="00903DBA">
        <w:t>Expression</w:t>
      </w:r>
      <w:bookmarkEnd w:id="454"/>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bookmarkStart w:id="455" w:name="_Toc59126214"/>
      <w:r>
        <w:t>Static Value and Address</w:t>
      </w:r>
      <w:bookmarkEnd w:id="455"/>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proofErr w:type="spellStart"/>
      <w:r w:rsidRPr="00903DBA">
        <w:t>Static</w:t>
      </w:r>
      <w:r>
        <w:t>Base</w:t>
      </w:r>
      <w:r w:rsidRPr="00903DBA">
        <w:t>.cs</w:t>
      </w:r>
      <w:proofErr w:type="spellEnd"/>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bookmarkStart w:id="456" w:name="_Toc59126215"/>
      <w:r>
        <w:t>Static Expression</w:t>
      </w:r>
      <w:bookmarkEnd w:id="456"/>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457" w:name="_Toc59126216"/>
      <w:r w:rsidRPr="00903DBA">
        <w:lastRenderedPageBreak/>
        <w:t>Initialization</w:t>
      </w:r>
      <w:bookmarkEnd w:id="457"/>
    </w:p>
    <w:p w14:paraId="3E8BC185" w14:textId="6B9EBA18" w:rsidR="00CE2068" w:rsidRPr="00903DBA" w:rsidRDefault="00A5295F" w:rsidP="00A5295F">
      <w:r w:rsidRPr="00903DBA">
        <w:t xml:space="preserve">In C, it is possible to initialize simple and compound variables. Therefore, we need </w:t>
      </w:r>
      <w:ins w:id="458" w:author="Stefan Bjornander" w:date="2015-04-25T17:28:00Z">
        <w:r w:rsidRPr="00903DBA">
          <w:t xml:space="preserve">to check that </w:t>
        </w:r>
      </w:ins>
      <w:del w:id="459" w:author="Stefan Bjornander" w:date="2015-04-25T17:28:00Z">
        <w:r w:rsidRPr="00903DBA" w:rsidDel="00A35C17">
          <w:delText>a way to make sure</w:delText>
        </w:r>
      </w:del>
      <w:ins w:id="460" w:author="Stefan Bjornander" w:date="2015-04-25T17:27:00Z">
        <w:r w:rsidRPr="00903DBA">
          <w:t xml:space="preserve">the </w:t>
        </w:r>
      </w:ins>
      <w:r w:rsidRPr="00903DBA">
        <w:t xml:space="preserve">initialized </w:t>
      </w:r>
      <w:ins w:id="461"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proofErr w:type="spellStart"/>
      <w:r w:rsidR="00D818DE" w:rsidRPr="00903DBA">
        <w:t>initializat</w:t>
      </w:r>
      <w:r w:rsidR="00D818DE">
        <w:t>or</w:t>
      </w:r>
      <w:proofErr w:type="spellEnd"/>
      <w:r w:rsidR="00D818DE">
        <w:t xml:space="preserve">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462" w:author="Stefan Bjornander" w:date="2015-04-25T17:33:00Z"/>
        </w:rPr>
        <w:pPrChange w:id="463" w:author="Stefan Bjornander" w:date="2015-04-25T17:33:00Z">
          <w:pPr>
            <w:pStyle w:val="Code"/>
          </w:pPr>
        </w:pPrChange>
      </w:pPr>
      <w:bookmarkStart w:id="464" w:name="_Toc59126217"/>
      <w:r w:rsidRPr="00903DBA">
        <w:t>Auto</w:t>
      </w:r>
      <w:ins w:id="465" w:author="Stefan Bjornander" w:date="2015-04-25T17:33:00Z">
        <w:r w:rsidR="00A5295F" w:rsidRPr="00903DBA">
          <w:t xml:space="preserve"> </w:t>
        </w:r>
      </w:ins>
      <w:r w:rsidR="00A5295F" w:rsidRPr="00903DBA">
        <w:t>Initialization</w:t>
      </w:r>
      <w:bookmarkEnd w:id="464"/>
    </w:p>
    <w:p w14:paraId="53C92E22" w14:textId="3608C146" w:rsidR="00A5295F" w:rsidRPr="00903DBA" w:rsidRDefault="0083315B" w:rsidP="00A5295F">
      <w:r w:rsidRPr="00903DBA">
        <w:t>Auto</w:t>
      </w:r>
      <w:ins w:id="466" w:author="Stefan Bjornander" w:date="2015-04-25T17:33:00Z">
        <w:r w:rsidR="00A5295F" w:rsidRPr="00903DBA">
          <w:t xml:space="preserve"> </w:t>
        </w:r>
      </w:ins>
      <w:r w:rsidR="00A5295F" w:rsidRPr="00903DBA">
        <w:t>initialization</w:t>
      </w:r>
      <w:del w:id="467" w:author="Stefan Bjornander" w:date="2015-04-25T17:33:00Z">
        <w:r w:rsidR="00A5295F" w:rsidRPr="00903DBA" w:rsidDel="004F1667">
          <w:delText xml:space="preserve">  </w:delText>
        </w:r>
      </w:del>
      <w:ins w:id="468" w:author="Stefan Bjornander" w:date="2015-04-25T17:33:00Z">
        <w:r w:rsidR="00A5295F" w:rsidRPr="00903DBA">
          <w:t xml:space="preserve"> occurs when an auto or register </w:t>
        </w:r>
      </w:ins>
      <w:ins w:id="469" w:author="Stefan Bjornander" w:date="2015-04-25T17:34:00Z">
        <w:r w:rsidR="00A5295F" w:rsidRPr="00903DBA">
          <w:t xml:space="preserve">variable becomes </w:t>
        </w:r>
      </w:ins>
      <w:r w:rsidR="00A5295F" w:rsidRPr="00903DBA">
        <w:t>initialized</w:t>
      </w:r>
      <w:ins w:id="470" w:author="Stefan Bjornander" w:date="2015-04-25T17:34:00Z">
        <w:r w:rsidR="00A5295F" w:rsidRPr="00903DBA">
          <w:t xml:space="preserve">. Since the </w:t>
        </w:r>
      </w:ins>
      <w:r w:rsidR="00A5295F" w:rsidRPr="00903DBA">
        <w:t>initialization</w:t>
      </w:r>
      <w:ins w:id="471" w:author="Stefan Bjornander" w:date="2015-04-25T17:34:00Z">
        <w:r w:rsidR="00A5295F" w:rsidRPr="00903DBA">
          <w:t xml:space="preserve"> value can be non-</w:t>
        </w:r>
      </w:ins>
      <w:ins w:id="472" w:author="Stefan Bjornander" w:date="2015-04-25T17:46:00Z">
        <w:r w:rsidR="00A5295F" w:rsidRPr="00903DBA">
          <w:t>constant</w:t>
        </w:r>
      </w:ins>
      <w:ins w:id="473" w:author="Stefan Bjornander" w:date="2015-04-25T17:34:00Z">
        <w:r w:rsidR="00A5295F" w:rsidRPr="00903DBA">
          <w:t xml:space="preserve">, no memory block is created. Instead, </w:t>
        </w:r>
      </w:ins>
      <w:ins w:id="474" w:author="Stefan Bjornander" w:date="2015-04-25T17:46:00Z">
        <w:r w:rsidR="00A5295F" w:rsidRPr="00903DBA">
          <w:t>a se</w:t>
        </w:r>
      </w:ins>
      <w:r w:rsidR="00A5295F" w:rsidRPr="00903DBA">
        <w:t>quence</w:t>
      </w:r>
      <w:ins w:id="475" w:author="Stefan Bjornander" w:date="2015-04-25T17:46:00Z">
        <w:r w:rsidR="00A5295F" w:rsidRPr="00903DBA">
          <w:t xml:space="preserve"> of assign</w:t>
        </w:r>
      </w:ins>
      <w:r w:rsidR="00A5295F" w:rsidRPr="00903DBA">
        <w:t>ment</w:t>
      </w:r>
      <w:ins w:id="476" w:author="Stefan Bjornander" w:date="2015-04-25T17:46:00Z">
        <w:r w:rsidR="00A5295F" w:rsidRPr="00903DBA">
          <w:t xml:space="preserve"> instruction</w:t>
        </w:r>
      </w:ins>
      <w:ins w:id="477" w:author="Stefan Bjornander" w:date="2015-04-25T18:25:00Z">
        <w:r w:rsidR="00A5295F" w:rsidRPr="00903DBA">
          <w:t>s</w:t>
        </w:r>
      </w:ins>
      <w:ins w:id="478" w:author="Stefan Bjornander" w:date="2015-04-25T17:46:00Z">
        <w:r w:rsidR="00A5295F" w:rsidRPr="00903DBA">
          <w:t xml:space="preserve"> is added</w:t>
        </w:r>
      </w:ins>
      <w:r w:rsidR="00A5295F" w:rsidRPr="00903DBA">
        <w:t xml:space="preserve"> to the </w:t>
      </w:r>
      <w:ins w:id="479" w:author="Stefan Bjornander" w:date="2015-04-25T17:46:00Z">
        <w:r w:rsidR="00A5295F" w:rsidRPr="00903DBA">
          <w:t>mid</w:t>
        </w:r>
      </w:ins>
      <w:ins w:id="480" w:author="Stefan Bjornander" w:date="2015-04-25T18:25:00Z">
        <w:r w:rsidR="00A5295F" w:rsidRPr="00903DBA">
          <w:t>dle</w:t>
        </w:r>
      </w:ins>
      <w:ins w:id="481"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482" w:author="Stefan Bjornander" w:date="2015-04-25T17:29:00Z"/>
        </w:rPr>
        <w:pPrChange w:id="483" w:author="Stefan Bjornander" w:date="2015-04-25T17:29:00Z">
          <w:pPr>
            <w:pStyle w:val="Code"/>
          </w:pPr>
        </w:pPrChange>
      </w:pPr>
      <w:bookmarkStart w:id="484" w:name="_Toc59126218"/>
      <w:ins w:id="485" w:author="Stefan Bjornander" w:date="2015-04-25T17:28:00Z">
        <w:r w:rsidRPr="00903DBA">
          <w:t xml:space="preserve">Static </w:t>
        </w:r>
      </w:ins>
      <w:r w:rsidRPr="00903DBA">
        <w:t>Initialization</w:t>
      </w:r>
      <w:bookmarkEnd w:id="484"/>
    </w:p>
    <w:p w14:paraId="052D947E" w14:textId="77777777" w:rsidR="0083315B" w:rsidRPr="00903DBA" w:rsidRDefault="0083315B" w:rsidP="0083315B">
      <w:ins w:id="486" w:author="Stefan Bjornander" w:date="2015-04-25T17:29:00Z">
        <w:r w:rsidRPr="00903DBA">
          <w:t xml:space="preserve">Static </w:t>
        </w:r>
      </w:ins>
      <w:r w:rsidRPr="00903DBA">
        <w:t>initialization</w:t>
      </w:r>
      <w:ins w:id="487" w:author="Stefan Bjornander" w:date="2015-04-25T17:29:00Z">
        <w:r w:rsidRPr="00903DBA">
          <w:t xml:space="preserve"> occurs when a static variable </w:t>
        </w:r>
      </w:ins>
      <w:r w:rsidRPr="00903DBA">
        <w:t>becomes</w:t>
      </w:r>
      <w:ins w:id="488" w:author="Stefan Bjornander" w:date="2015-04-25T17:29:00Z">
        <w:r w:rsidRPr="00903DBA">
          <w:t xml:space="preserve"> </w:t>
        </w:r>
      </w:ins>
      <w:r w:rsidRPr="00903DBA">
        <w:t>initialized</w:t>
      </w:r>
      <w:ins w:id="489" w:author="Stefan Bjornander" w:date="2015-04-25T17:29:00Z">
        <w:r w:rsidRPr="00903DBA">
          <w:t>.</w:t>
        </w:r>
      </w:ins>
      <w:ins w:id="490" w:author="Stefan Bjornander" w:date="2015-04-25T17:32:00Z">
        <w:r w:rsidRPr="00903DBA">
          <w:t xml:space="preserve"> The </w:t>
        </w:r>
      </w:ins>
      <w:r w:rsidRPr="00903DBA">
        <w:t>initialization</w:t>
      </w:r>
      <w:ins w:id="491"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492"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93" w:name="_Toc59126219"/>
      <w:r w:rsidRPr="00903DBA">
        <w:rPr>
          <w:rStyle w:val="KeyWord0"/>
          <w:b/>
          <w:bCs/>
          <w:highlight w:val="white"/>
        </w:rPr>
        <w:t>Modify Initializer</w:t>
      </w:r>
      <w:bookmarkEnd w:id="493"/>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94" w:name="_Ref54016586"/>
      <w:bookmarkStart w:id="495" w:name="_Ref54016644"/>
      <w:bookmarkStart w:id="496" w:name="_Toc59126220"/>
      <w:r w:rsidRPr="00903DBA">
        <w:lastRenderedPageBreak/>
        <w:t>Middle Code Optimization</w:t>
      </w:r>
      <w:bookmarkEnd w:id="282"/>
      <w:bookmarkEnd w:id="494"/>
      <w:bookmarkEnd w:id="495"/>
      <w:bookmarkEnd w:id="496"/>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97" w:name="_Toc59126221"/>
      <w:r w:rsidRPr="00903DBA">
        <w:lastRenderedPageBreak/>
        <w:t>Object to Integer Addresses</w:t>
      </w:r>
      <w:bookmarkEnd w:id="497"/>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98" w:name="_Toc59126222"/>
      <w:r>
        <w:t>Jump</w:t>
      </w:r>
      <w:r w:rsidR="001B6658" w:rsidRPr="00903DBA">
        <w:t xml:space="preserve"> Next Instructions</w:t>
      </w:r>
      <w:bookmarkEnd w:id="498"/>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99" w:name="_Toc59126223"/>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99"/>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500" w:name="_Toc59126224"/>
      <w:r>
        <w:t>Jump</w:t>
      </w:r>
      <w:r w:rsidR="00036C5E" w:rsidRPr="00903DBA">
        <w:t xml:space="preserve"> Chains</w:t>
      </w:r>
      <w:bookmarkEnd w:id="500"/>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501" w:name="_Toc59126225"/>
      <w:r w:rsidRPr="00903DBA">
        <w:t>Remove</w:t>
      </w:r>
      <w:r w:rsidR="00036C5E" w:rsidRPr="00903DBA">
        <w:t xml:space="preserve"> Unreachable Code</w:t>
      </w:r>
      <w:bookmarkEnd w:id="501"/>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502" w:name="_Toc59126226"/>
      <w:r w:rsidRPr="00903DBA">
        <w:t>Remove Push-Pop Chains</w:t>
      </w:r>
      <w:bookmarkEnd w:id="502"/>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503" w:name="_Toc59126227"/>
      <w:r w:rsidRPr="00903DBA">
        <w:t>Merge</w:t>
      </w:r>
      <w:r w:rsidR="00E33CCC" w:rsidRPr="00903DBA">
        <w:t xml:space="preserve"> Pop-Push Chains</w:t>
      </w:r>
      <w:bookmarkEnd w:id="503"/>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504" w:name="_Toc59126228"/>
      <w:r w:rsidRPr="00903DBA">
        <w:t>Change Top-Pop to Pop</w:t>
      </w:r>
      <w:bookmarkEnd w:id="504"/>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505" w:name="_Toc59126229"/>
      <w:r w:rsidRPr="00903DBA">
        <w:rPr>
          <w:highlight w:val="white"/>
        </w:rPr>
        <w:t>Merge Binary</w:t>
      </w:r>
      <w:bookmarkEnd w:id="505"/>
    </w:p>
    <w:p w14:paraId="56B696BC" w14:textId="51ACCD22"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461860">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506" w:name="_Toc59126230"/>
      <w:r w:rsidRPr="00903DBA">
        <w:rPr>
          <w:highlight w:val="white"/>
        </w:rPr>
        <w:t>Sema</w:t>
      </w:r>
      <w:r w:rsidR="0007123C" w:rsidRPr="00903DBA">
        <w:rPr>
          <w:highlight w:val="white"/>
        </w:rPr>
        <w:t>n</w:t>
      </w:r>
      <w:r w:rsidRPr="00903DBA">
        <w:rPr>
          <w:highlight w:val="white"/>
        </w:rPr>
        <w:t>tic Optimization</w:t>
      </w:r>
      <w:bookmarkEnd w:id="506"/>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507" w:name="_Toc59126231"/>
      <w:r w:rsidRPr="00903DBA">
        <w:rPr>
          <w:highlight w:val="white"/>
        </w:rPr>
        <w:t>Optimize Relation Expression</w:t>
      </w:r>
      <w:bookmarkEnd w:id="507"/>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43EC6D0E"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461860">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508" w:name="_Toc59126232"/>
      <w:r w:rsidRPr="00903DBA">
        <w:rPr>
          <w:highlight w:val="white"/>
        </w:rPr>
        <w:t xml:space="preserve">Optimize </w:t>
      </w:r>
      <w:r w:rsidR="001278F9" w:rsidRPr="00903DBA">
        <w:rPr>
          <w:highlight w:val="white"/>
        </w:rPr>
        <w:t>Communicative</w:t>
      </w:r>
      <w:r w:rsidRPr="00903DBA">
        <w:rPr>
          <w:highlight w:val="white"/>
        </w:rPr>
        <w:t xml:space="preserve"> Expression</w:t>
      </w:r>
      <w:bookmarkEnd w:id="508"/>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509" w:name="_Toc59126233"/>
      <w:r w:rsidRPr="00903DBA">
        <w:t>Remove Trivial Assignment</w:t>
      </w:r>
      <w:bookmarkEnd w:id="509"/>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510" w:name="_Toc59126234"/>
      <w:r w:rsidRPr="00903DBA">
        <w:lastRenderedPageBreak/>
        <w:t xml:space="preserve">Remove </w:t>
      </w:r>
      <w:r w:rsidR="00F03A18" w:rsidRPr="00903DBA">
        <w:t>Cleared</w:t>
      </w:r>
      <w:r w:rsidRPr="00903DBA">
        <w:t xml:space="preserve"> Code</w:t>
      </w:r>
      <w:bookmarkEnd w:id="510"/>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511" w:name="_Ref54016612"/>
      <w:bookmarkStart w:id="512" w:name="_Ref54016688"/>
      <w:bookmarkStart w:id="513" w:name="_Toc59126235"/>
      <w:r w:rsidRPr="00903DBA">
        <w:lastRenderedPageBreak/>
        <w:t>Assembly Code Generation</w:t>
      </w:r>
      <w:bookmarkEnd w:id="511"/>
      <w:bookmarkEnd w:id="512"/>
      <w:bookmarkEnd w:id="513"/>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514" w:name="_Toc59126236"/>
      <w:r w:rsidRPr="00903DBA">
        <w:t>Runtime Management</w:t>
      </w:r>
      <w:bookmarkEnd w:id="514"/>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0A4F8D7E"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w:t>
      </w:r>
      <w:r w:rsidR="00DC0B5B">
        <w:t>a variadic</w:t>
      </w:r>
      <w:r w:rsidR="00DA39EA" w:rsidRPr="00903DBA">
        <w:t xml:space="preserve"> function.</w:t>
      </w:r>
    </w:p>
    <w:p w14:paraId="65E84F62" w14:textId="48E9DE73"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w:t>
      </w:r>
      <w:r w:rsidR="00DC0B5B">
        <w:t>a 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w:t>
      </w:r>
      <w:r w:rsidR="00CE39D4">
        <w:t>regular</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w:t>
      </w:r>
      <w:r w:rsidR="00CE39D4">
        <w:t>regular</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FD9E43B" w:rsidR="00EB3ECD" w:rsidRPr="00903DBA" w:rsidRDefault="00EB3ECD" w:rsidP="00EB3ECD">
      <w:r>
        <w:t>The program above has the call stack as follows</w:t>
      </w:r>
      <w:r w:rsidR="00B422DB">
        <w:t xml:space="preserve"> when the execution of the program reached the point.</w:t>
      </w:r>
      <w:r w:rsidR="00CC58E6">
        <w:t xml:space="preserve"> The regular parameters </w:t>
      </w:r>
      <w:proofErr w:type="gramStart"/>
      <w:r w:rsidR="00CC58E6">
        <w:t>refers</w:t>
      </w:r>
      <w:proofErr w:type="gramEnd"/>
      <w:r w:rsidR="00CC58E6">
        <w:t xml:space="preserve"> to parameters defined in the parameter list</w:t>
      </w:r>
      <w:r w:rsidR="0010453D">
        <w:t>.</w:t>
      </w:r>
      <w:r w:rsidR="00CC58E6">
        <w:t xml:space="preserve"> In the next example, we </w:t>
      </w:r>
      <w:proofErr w:type="gramStart"/>
      <w:r w:rsidR="00CC58E6">
        <w:t>look into</w:t>
      </w:r>
      <w:proofErr w:type="gramEnd"/>
      <w:r w:rsidR="00CC58E6">
        <w:t xml:space="preserve"> variadic parameter: extra parameters on calls to variadic functions.</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8F21B3" w:rsidRPr="00D2146B" w:rsidRDefault="008F21B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8F21B3" w:rsidRPr="00D2146B" w:rsidRDefault="008F21B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8F21B3" w:rsidRPr="00D2146B" w:rsidRDefault="008F21B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8F21B3" w:rsidRPr="00D2146B" w:rsidRDefault="008F21B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8F21B3" w:rsidRPr="00D2146B" w:rsidRDefault="008F21B3" w:rsidP="00D2146B">
                              <w:pPr>
                                <w:spacing w:before="0" w:after="0"/>
                                <w:rPr>
                                  <w:sz w:val="18"/>
                                  <w:szCs w:val="18"/>
                                  <w:lang w:val="sv-SE"/>
                                </w:rPr>
                              </w:pPr>
                              <w:r>
                                <w:rPr>
                                  <w:sz w:val="18"/>
                                  <w:szCs w:val="18"/>
                                  <w:lang w:val="sv-SE"/>
                                </w:rPr>
                                <w:t>Variadic Frame Pointer</w:t>
                              </w:r>
                            </w:p>
                            <w:p w14:paraId="366E1AE1" w14:textId="757FAE9A" w:rsidR="008F21B3" w:rsidRPr="00D2146B" w:rsidRDefault="008F21B3" w:rsidP="00D2146B">
                              <w:pPr>
                                <w:spacing w:before="0" w:after="0"/>
                                <w:rPr>
                                  <w:sz w:val="18"/>
                                  <w:szCs w:val="18"/>
                                  <w:lang w:val="sv-SE"/>
                                </w:rPr>
                              </w:pPr>
                              <w:r w:rsidRPr="00D2146B">
                                <w:rPr>
                                  <w:sz w:val="18"/>
                                  <w:szCs w:val="18"/>
                                  <w:lang w:val="sv-SE"/>
                                </w:rPr>
                                <w:t>Regular Frame Pointer</w:t>
                              </w:r>
                            </w:p>
                            <w:p w14:paraId="3E5A4966" w14:textId="38836501" w:rsidR="008F21B3" w:rsidRPr="00D2146B" w:rsidRDefault="008F21B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8F21B3" w:rsidRPr="00D2146B" w:rsidRDefault="008F21B3" w:rsidP="00D2146B">
                              <w:pPr>
                                <w:spacing w:before="0" w:after="0"/>
                                <w:rPr>
                                  <w:sz w:val="18"/>
                                  <w:szCs w:val="18"/>
                                  <w:lang w:val="sv-SE"/>
                                </w:rPr>
                              </w:pPr>
                            </w:p>
                            <w:p w14:paraId="48B5950A" w14:textId="77777777" w:rsidR="008F21B3" w:rsidRPr="00D2146B" w:rsidRDefault="008F21B3"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8F21B3" w:rsidRPr="00D2146B" w:rsidRDefault="008F21B3"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8F21B3" w:rsidRPr="00D2146B" w:rsidRDefault="008F21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8F21B3" w:rsidRPr="00D2146B" w:rsidRDefault="008F21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8F21B3" w:rsidRPr="00D2146B" w:rsidRDefault="008F21B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8F21B3" w:rsidRPr="00D2146B" w:rsidRDefault="008F21B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8F21B3" w:rsidRPr="00D2146B" w:rsidRDefault="008F21B3"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8F21B3" w:rsidRPr="00D2146B" w:rsidRDefault="008F21B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8F21B3" w:rsidRPr="00D2146B" w:rsidRDefault="008F21B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8F21B3" w:rsidRPr="00D2146B" w:rsidRDefault="008F21B3" w:rsidP="00D2146B">
                              <w:pPr>
                                <w:spacing w:before="0" w:after="0" w:line="256" w:lineRule="auto"/>
                                <w:rPr>
                                  <w:sz w:val="18"/>
                                  <w:szCs w:val="18"/>
                                </w:rPr>
                              </w:pPr>
                              <w:r w:rsidRPr="00D2146B">
                                <w:rPr>
                                  <w:rFonts w:eastAsia="Calibri"/>
                                  <w:color w:val="000000"/>
                                  <w:sz w:val="18"/>
                                  <w:szCs w:val="18"/>
                                </w:rPr>
                                <w:t> </w:t>
                              </w:r>
                            </w:p>
                            <w:p w14:paraId="2924CD49" w14:textId="77777777" w:rsidR="008F21B3" w:rsidRPr="00D2146B" w:rsidRDefault="008F21B3"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8F21B3" w:rsidRPr="00D2146B" w:rsidRDefault="008F21B3"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8F21B3" w:rsidRPr="00D2146B" w:rsidRDefault="008F21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8F21B3" w:rsidRPr="00D2146B" w:rsidRDefault="008F21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8F21B3" w:rsidRPr="00D2146B" w:rsidRDefault="008F21B3"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8F21B3" w:rsidRPr="00D2146B" w:rsidRDefault="008F21B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8F21B3" w:rsidRPr="00D2146B" w:rsidRDefault="008F21B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8F21B3" w:rsidRPr="00D2146B" w:rsidRDefault="008F21B3" w:rsidP="00D2146B">
                              <w:pPr>
                                <w:spacing w:before="0" w:after="0" w:line="254" w:lineRule="auto"/>
                                <w:rPr>
                                  <w:sz w:val="18"/>
                                  <w:szCs w:val="18"/>
                                </w:rPr>
                              </w:pPr>
                              <w:r w:rsidRPr="00D2146B">
                                <w:rPr>
                                  <w:rFonts w:eastAsia="Calibri"/>
                                  <w:color w:val="000000"/>
                                  <w:sz w:val="18"/>
                                  <w:szCs w:val="18"/>
                                </w:rPr>
                                <w:t> </w:t>
                              </w:r>
                            </w:p>
                            <w:p w14:paraId="1ECBE518" w14:textId="77777777" w:rsidR="008F21B3" w:rsidRPr="00D2146B" w:rsidRDefault="008F21B3"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8F21B3" w:rsidRPr="00D2146B" w:rsidRDefault="008F21B3"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8F21B3" w:rsidRPr="00D2146B" w:rsidRDefault="008F21B3"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8F21B3" w:rsidRPr="00D2146B" w:rsidRDefault="008F21B3"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783530D5" w:rsidR="008F21B3" w:rsidRPr="00D2146B" w:rsidRDefault="008F21B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6AF4C4E8" w14:textId="2B9F6579" w:rsidR="008F21B3" w:rsidRPr="00D2146B" w:rsidRDefault="008F21B3" w:rsidP="00D2146B">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3D3EF60D" w14:textId="3845D9A7" w:rsidR="008F21B3" w:rsidRPr="00D2146B" w:rsidRDefault="008F21B3" w:rsidP="00D2146B">
                        <w:pPr>
                          <w:spacing w:before="0" w:after="0"/>
                          <w:rPr>
                            <w:sz w:val="18"/>
                            <w:szCs w:val="18"/>
                            <w:lang w:val="sv-SE"/>
                          </w:rPr>
                        </w:pPr>
                        <w:r>
                          <w:rPr>
                            <w:sz w:val="18"/>
                            <w:szCs w:val="18"/>
                            <w:lang w:val="sv-SE"/>
                          </w:rPr>
                          <w:t>Variadic Frame Pointer</w:t>
                        </w:r>
                      </w:p>
                      <w:p w14:paraId="366E1AE1" w14:textId="757FAE9A" w:rsidR="008F21B3" w:rsidRPr="00D2146B" w:rsidRDefault="008F21B3" w:rsidP="00D2146B">
                        <w:pPr>
                          <w:spacing w:before="0" w:after="0"/>
                          <w:rPr>
                            <w:sz w:val="18"/>
                            <w:szCs w:val="18"/>
                            <w:lang w:val="sv-SE"/>
                          </w:rPr>
                        </w:pPr>
                        <w:r w:rsidRPr="00D2146B">
                          <w:rPr>
                            <w:sz w:val="18"/>
                            <w:szCs w:val="18"/>
                            <w:lang w:val="sv-SE"/>
                          </w:rPr>
                          <w:t>Regular Frame Pointer</w:t>
                        </w:r>
                      </w:p>
                      <w:p w14:paraId="3E5A4966" w14:textId="38836501" w:rsidR="008F21B3" w:rsidRPr="00D2146B" w:rsidRDefault="008F21B3"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8F21B3" w:rsidRPr="00D2146B" w:rsidRDefault="008F21B3" w:rsidP="00D2146B">
                        <w:pPr>
                          <w:spacing w:before="0" w:after="0"/>
                          <w:rPr>
                            <w:sz w:val="18"/>
                            <w:szCs w:val="18"/>
                            <w:lang w:val="sv-SE"/>
                          </w:rPr>
                        </w:pPr>
                      </w:p>
                      <w:p w14:paraId="48B5950A" w14:textId="77777777" w:rsidR="008F21B3" w:rsidRPr="00D2146B" w:rsidRDefault="008F21B3"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8F21B3" w:rsidRPr="00D2146B" w:rsidRDefault="008F21B3"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8F21B3" w:rsidRPr="00D2146B" w:rsidRDefault="008F21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8F21B3" w:rsidRPr="00D2146B" w:rsidRDefault="008F21B3"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1D04A3CF" w:rsidR="008F21B3" w:rsidRPr="00D2146B" w:rsidRDefault="008F21B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03B1D767" w14:textId="560CEF4D" w:rsidR="008F21B3" w:rsidRPr="00D2146B" w:rsidRDefault="008F21B3" w:rsidP="00D2146B">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8A1441D" w14:textId="184B0C99" w:rsidR="008F21B3" w:rsidRPr="00D2146B" w:rsidRDefault="008F21B3" w:rsidP="00D2146B">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3DBEE121" w14:textId="77777777" w:rsidR="008F21B3" w:rsidRPr="00D2146B" w:rsidRDefault="008F21B3"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8F21B3" w:rsidRPr="00D2146B" w:rsidRDefault="008F21B3"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8F21B3" w:rsidRPr="00D2146B" w:rsidRDefault="008F21B3" w:rsidP="00D2146B">
                        <w:pPr>
                          <w:spacing w:before="0" w:after="0" w:line="256" w:lineRule="auto"/>
                          <w:rPr>
                            <w:sz w:val="18"/>
                            <w:szCs w:val="18"/>
                          </w:rPr>
                        </w:pPr>
                        <w:r w:rsidRPr="00D2146B">
                          <w:rPr>
                            <w:rFonts w:eastAsia="Calibri"/>
                            <w:color w:val="000000"/>
                            <w:sz w:val="18"/>
                            <w:szCs w:val="18"/>
                          </w:rPr>
                          <w:t> </w:t>
                        </w:r>
                      </w:p>
                      <w:p w14:paraId="2924CD49" w14:textId="77777777" w:rsidR="008F21B3" w:rsidRPr="00D2146B" w:rsidRDefault="008F21B3"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8F21B3" w:rsidRPr="00D2146B" w:rsidRDefault="008F21B3"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8F21B3" w:rsidRPr="00D2146B" w:rsidRDefault="008F21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8F21B3" w:rsidRPr="00D2146B" w:rsidRDefault="008F21B3"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2BF3C5EF" w:rsidR="008F21B3" w:rsidRPr="00D2146B" w:rsidRDefault="008F21B3" w:rsidP="00D2146B">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205579F3" w14:textId="77777777" w:rsidR="008F21B3" w:rsidRPr="00D2146B" w:rsidRDefault="008F21B3"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8F21B3" w:rsidRPr="00D2146B" w:rsidRDefault="008F21B3"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8F21B3" w:rsidRPr="00D2146B" w:rsidRDefault="008F21B3" w:rsidP="00D2146B">
                        <w:pPr>
                          <w:spacing w:before="0" w:after="0" w:line="254" w:lineRule="auto"/>
                          <w:rPr>
                            <w:sz w:val="18"/>
                            <w:szCs w:val="18"/>
                          </w:rPr>
                        </w:pPr>
                        <w:r w:rsidRPr="00D2146B">
                          <w:rPr>
                            <w:rFonts w:eastAsia="Calibri"/>
                            <w:color w:val="000000"/>
                            <w:sz w:val="18"/>
                            <w:szCs w:val="18"/>
                          </w:rPr>
                          <w:t> </w:t>
                        </w:r>
                      </w:p>
                      <w:p w14:paraId="1ECBE518" w14:textId="77777777" w:rsidR="008F21B3" w:rsidRPr="00D2146B" w:rsidRDefault="008F21B3"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8F21B3" w:rsidRPr="00D2146B" w:rsidRDefault="008F21B3"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8F21B3" w:rsidRPr="00D2146B" w:rsidRDefault="008F21B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8F21B3" w:rsidRDefault="008F21B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8F21B3" w:rsidRDefault="008F21B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8F21B3" w:rsidRPr="00D2146B" w:rsidRDefault="008F21B3"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8F21B3" w:rsidRPr="00D2146B" w:rsidRDefault="008F21B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8F21B3" w:rsidRPr="00D2146B" w:rsidRDefault="008F21B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8F21B3" w:rsidRPr="00D2146B" w:rsidRDefault="008F21B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8F21B3" w:rsidRPr="00D2146B" w:rsidRDefault="008F21B3"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8F21B3" w:rsidRPr="00D2146B" w:rsidRDefault="008F21B3" w:rsidP="002903DF">
                              <w:pPr>
                                <w:spacing w:before="0" w:after="0"/>
                                <w:rPr>
                                  <w:sz w:val="18"/>
                                  <w:szCs w:val="18"/>
                                  <w:lang w:val="sv-SE"/>
                                </w:rPr>
                              </w:pPr>
                              <w:r w:rsidRPr="00D2146B">
                                <w:rPr>
                                  <w:sz w:val="18"/>
                                  <w:szCs w:val="18"/>
                                  <w:lang w:val="sv-SE"/>
                                </w:rPr>
                                <w:t>Regular Frame Pointer</w:t>
                              </w:r>
                            </w:p>
                            <w:p w14:paraId="62230721" w14:textId="77777777" w:rsidR="008F21B3" w:rsidRPr="00D2146B" w:rsidRDefault="008F21B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8F21B3" w:rsidRPr="00D2146B" w:rsidRDefault="008F21B3" w:rsidP="002903DF">
                              <w:pPr>
                                <w:spacing w:before="0" w:after="0"/>
                                <w:rPr>
                                  <w:sz w:val="18"/>
                                  <w:szCs w:val="18"/>
                                  <w:lang w:val="sv-SE"/>
                                </w:rPr>
                              </w:pPr>
                            </w:p>
                            <w:p w14:paraId="3BE3217A" w14:textId="77777777" w:rsidR="008F21B3" w:rsidRPr="00D2146B" w:rsidRDefault="008F21B3"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8F21B3" w:rsidRPr="00D2146B" w:rsidRDefault="008F21B3"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8F21B3" w:rsidRDefault="008F21B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8F21B3" w:rsidRPr="00D2146B" w:rsidRDefault="008F21B3"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8F21B3" w:rsidRPr="00D2146B" w:rsidRDefault="008F21B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8F21B3" w:rsidRPr="00D2146B" w:rsidRDefault="008F21B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8F21B3" w:rsidRPr="00D2146B" w:rsidRDefault="008F21B3"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 </w:t>
                              </w:r>
                            </w:p>
                            <w:p w14:paraId="28313E96"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8F21B3" w:rsidRPr="00D2146B" w:rsidRDefault="008F21B3"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8F21B3" w:rsidRPr="00D2146B" w:rsidRDefault="008F21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8F21B3" w:rsidRPr="00D2146B" w:rsidRDefault="008F21B3"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 </w:t>
                              </w:r>
                            </w:p>
                            <w:p w14:paraId="48FC4ABF"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8F21B3" w:rsidRPr="00D2146B" w:rsidRDefault="008F21B3"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8F21B3" w:rsidRPr="00D2146B" w:rsidRDefault="008F21B3"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8F21B3" w:rsidRDefault="008F21B3"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684EB69B" w:rsidR="008F21B3" w:rsidRDefault="008F21B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24</w:t>
                        </w:r>
                      </w:p>
                      <w:p w14:paraId="661154AB" w14:textId="60189B20" w:rsidR="008F21B3" w:rsidRPr="00D2146B" w:rsidRDefault="008F21B3" w:rsidP="006656C6">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23</w:t>
                        </w:r>
                      </w:p>
                      <w:p w14:paraId="740B06D0" w14:textId="18E3CEF0" w:rsidR="008F21B3" w:rsidRPr="00D2146B" w:rsidRDefault="008F21B3" w:rsidP="002903DF">
                        <w:pPr>
                          <w:spacing w:before="0" w:after="0"/>
                          <w:rPr>
                            <w:sz w:val="18"/>
                            <w:szCs w:val="18"/>
                            <w:lang w:val="sv-SE"/>
                          </w:rPr>
                        </w:pPr>
                        <w:r w:rsidRPr="008F70A9">
                          <w:rPr>
                            <w:rFonts w:eastAsia="Calibri"/>
                            <w:color w:val="000000"/>
                            <w:sz w:val="18"/>
                            <w:szCs w:val="18"/>
                          </w:rPr>
                          <w:t>Variadic</w:t>
                        </w:r>
                        <w:r>
                          <w:rPr>
                            <w:rFonts w:eastAsia="Calibri"/>
                            <w:color w:val="000000"/>
                            <w:sz w:val="18"/>
                            <w:szCs w:val="18"/>
                          </w:rPr>
                          <w:t xml:space="preserve"> </w:t>
                        </w:r>
                        <w:r>
                          <w:rPr>
                            <w:sz w:val="18"/>
                            <w:szCs w:val="18"/>
                            <w:lang w:val="sv-SE"/>
                          </w:rPr>
                          <w:t>parameter: 22</w:t>
                        </w:r>
                      </w:p>
                      <w:p w14:paraId="57DC5EB0" w14:textId="1A78F019" w:rsidR="008F21B3" w:rsidRPr="00D2146B" w:rsidRDefault="008F21B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l</w:t>
                        </w:r>
                        <w:r>
                          <w:rPr>
                            <w:sz w:val="18"/>
                            <w:szCs w:val="18"/>
                            <w:lang w:val="sv-SE"/>
                          </w:rPr>
                          <w:t>: 14</w:t>
                        </w:r>
                      </w:p>
                      <w:p w14:paraId="3C295B95" w14:textId="2C9FB3B8" w:rsidR="008F21B3" w:rsidRPr="00D2146B" w:rsidRDefault="008F21B3" w:rsidP="002903DF">
                        <w:pPr>
                          <w:spacing w:before="0" w:after="0"/>
                          <w:rPr>
                            <w:sz w:val="18"/>
                            <w:szCs w:val="18"/>
                            <w:lang w:val="sv-SE"/>
                          </w:rPr>
                        </w:pPr>
                        <w:r>
                          <w:rPr>
                            <w:rFonts w:eastAsia="Calibri"/>
                            <w:color w:val="000000"/>
                            <w:sz w:val="18"/>
                            <w:szCs w:val="18"/>
                          </w:rPr>
                          <w:t xml:space="preserve">Regular </w:t>
                        </w:r>
                        <w:r w:rsidRPr="00D2146B">
                          <w:rPr>
                            <w:sz w:val="18"/>
                            <w:szCs w:val="18"/>
                            <w:lang w:val="sv-SE"/>
                          </w:rPr>
                          <w:t>Parameter k</w:t>
                        </w:r>
                        <w:r>
                          <w:rPr>
                            <w:sz w:val="18"/>
                            <w:szCs w:val="18"/>
                            <w:lang w:val="sv-SE"/>
                          </w:rPr>
                          <w:t>: 13</w:t>
                        </w:r>
                      </w:p>
                      <w:p w14:paraId="19AB2E36" w14:textId="2ADB3AF3" w:rsidR="008F21B3" w:rsidRPr="00D2146B" w:rsidRDefault="008F21B3" w:rsidP="002903DF">
                        <w:pPr>
                          <w:spacing w:before="0" w:after="0"/>
                          <w:rPr>
                            <w:sz w:val="18"/>
                            <w:szCs w:val="18"/>
                            <w:lang w:val="sv-SE"/>
                          </w:rPr>
                        </w:pPr>
                        <w:r>
                          <w:rPr>
                            <w:sz w:val="18"/>
                            <w:szCs w:val="18"/>
                            <w:lang w:val="sv-SE"/>
                          </w:rPr>
                          <w:t xml:space="preserve">Variadic </w:t>
                        </w:r>
                        <w:r w:rsidRPr="00D2146B">
                          <w:rPr>
                            <w:sz w:val="18"/>
                            <w:szCs w:val="18"/>
                            <w:lang w:val="sv-SE"/>
                          </w:rPr>
                          <w:t>Frame Pointer</w:t>
                        </w:r>
                      </w:p>
                      <w:p w14:paraId="5718813E" w14:textId="77777777" w:rsidR="008F21B3" w:rsidRPr="00D2146B" w:rsidRDefault="008F21B3" w:rsidP="002903DF">
                        <w:pPr>
                          <w:spacing w:before="0" w:after="0"/>
                          <w:rPr>
                            <w:sz w:val="18"/>
                            <w:szCs w:val="18"/>
                            <w:lang w:val="sv-SE"/>
                          </w:rPr>
                        </w:pPr>
                        <w:r w:rsidRPr="00D2146B">
                          <w:rPr>
                            <w:sz w:val="18"/>
                            <w:szCs w:val="18"/>
                            <w:lang w:val="sv-SE"/>
                          </w:rPr>
                          <w:t>Regular Frame Pointer</w:t>
                        </w:r>
                      </w:p>
                      <w:p w14:paraId="62230721" w14:textId="77777777" w:rsidR="008F21B3" w:rsidRPr="00D2146B" w:rsidRDefault="008F21B3"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8F21B3" w:rsidRPr="00D2146B" w:rsidRDefault="008F21B3" w:rsidP="002903DF">
                        <w:pPr>
                          <w:spacing w:before="0" w:after="0"/>
                          <w:rPr>
                            <w:sz w:val="18"/>
                            <w:szCs w:val="18"/>
                            <w:lang w:val="sv-SE"/>
                          </w:rPr>
                        </w:pPr>
                      </w:p>
                      <w:p w14:paraId="3BE3217A" w14:textId="77777777" w:rsidR="008F21B3" w:rsidRPr="00D2146B" w:rsidRDefault="008F21B3"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8F21B3" w:rsidRPr="00D2146B" w:rsidRDefault="008F21B3"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8F21B3" w:rsidRDefault="008F21B3"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4F93BD2E" w:rsidR="008F21B3" w:rsidRPr="00D2146B" w:rsidRDefault="008F21B3" w:rsidP="002903DF">
                        <w:pPr>
                          <w:spacing w:before="0" w:after="0" w:line="256" w:lineRule="auto"/>
                          <w:rPr>
                            <w:sz w:val="18"/>
                            <w:szCs w:val="18"/>
                          </w:rPr>
                        </w:pPr>
                        <w:r w:rsidRPr="008F70A9">
                          <w:rPr>
                            <w:rFonts w:eastAsia="Calibri"/>
                            <w:color w:val="000000"/>
                            <w:sz w:val="18"/>
                            <w:szCs w:val="18"/>
                          </w:rPr>
                          <w:t>Variadic</w:t>
                        </w:r>
                        <w:r>
                          <w:rPr>
                            <w:rFonts w:eastAsia="Calibri"/>
                            <w:color w:val="000000"/>
                            <w:sz w:val="18"/>
                            <w:szCs w:val="18"/>
                          </w:rPr>
                          <w:t xml:space="preserve"> parameter: 21</w:t>
                        </w:r>
                      </w:p>
                      <w:p w14:paraId="0F8126A1" w14:textId="72C0A61D" w:rsidR="008F21B3" w:rsidRPr="00D2146B" w:rsidRDefault="008F21B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j: 12</w:t>
                        </w:r>
                      </w:p>
                      <w:p w14:paraId="68B3AED9" w14:textId="512884BC" w:rsidR="008F21B3" w:rsidRPr="00D2146B" w:rsidRDefault="008F21B3" w:rsidP="002903DF">
                        <w:pPr>
                          <w:spacing w:before="0" w:after="0" w:line="256" w:lineRule="auto"/>
                          <w:rPr>
                            <w:sz w:val="18"/>
                            <w:szCs w:val="18"/>
                          </w:rPr>
                        </w:pPr>
                        <w:r>
                          <w:rPr>
                            <w:rFonts w:eastAsia="Calibri"/>
                            <w:color w:val="000000"/>
                            <w:sz w:val="18"/>
                            <w:szCs w:val="18"/>
                          </w:rPr>
                          <w:t xml:space="preserve">Regular </w:t>
                        </w:r>
                        <w:r w:rsidRPr="00D2146B">
                          <w:rPr>
                            <w:rFonts w:eastAsia="Calibri"/>
                            <w:color w:val="000000"/>
                            <w:sz w:val="18"/>
                            <w:szCs w:val="18"/>
                          </w:rPr>
                          <w:t xml:space="preserve">Parameter </w:t>
                        </w:r>
                        <w:r>
                          <w:rPr>
                            <w:rFonts w:eastAsia="Calibri"/>
                            <w:color w:val="000000"/>
                            <w:sz w:val="18"/>
                            <w:szCs w:val="18"/>
                          </w:rPr>
                          <w:t>i: 11</w:t>
                        </w:r>
                      </w:p>
                      <w:p w14:paraId="5047BC28" w14:textId="0EA8F51D" w:rsidR="008F21B3" w:rsidRPr="00D2146B" w:rsidRDefault="008F21B3" w:rsidP="002903DF">
                        <w:pPr>
                          <w:spacing w:before="0" w:after="0" w:line="256" w:lineRule="auto"/>
                          <w:rPr>
                            <w:sz w:val="18"/>
                            <w:szCs w:val="18"/>
                          </w:rPr>
                        </w:pPr>
                        <w:r>
                          <w:rPr>
                            <w:sz w:val="18"/>
                            <w:szCs w:val="18"/>
                            <w:lang w:val="sv-SE"/>
                          </w:rPr>
                          <w:t xml:space="preserve">Variadic </w:t>
                        </w:r>
                        <w:r w:rsidRPr="00D2146B">
                          <w:rPr>
                            <w:rFonts w:eastAsia="Calibri"/>
                            <w:color w:val="000000"/>
                            <w:sz w:val="18"/>
                            <w:szCs w:val="18"/>
                          </w:rPr>
                          <w:t>Frame Pointer</w:t>
                        </w:r>
                      </w:p>
                      <w:p w14:paraId="6B0A3800"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 </w:t>
                        </w:r>
                      </w:p>
                      <w:p w14:paraId="28313E96" w14:textId="77777777" w:rsidR="008F21B3" w:rsidRPr="00D2146B" w:rsidRDefault="008F21B3"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8F21B3" w:rsidRPr="00D2146B" w:rsidRDefault="008F21B3"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8F21B3" w:rsidRPr="00D2146B" w:rsidRDefault="008F21B3"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6906FB3B" w:rsidR="008F21B3" w:rsidRPr="00D2146B" w:rsidRDefault="008F21B3" w:rsidP="002903DF">
                        <w:pPr>
                          <w:spacing w:before="0" w:after="0" w:line="254" w:lineRule="auto"/>
                          <w:rPr>
                            <w:sz w:val="18"/>
                            <w:szCs w:val="18"/>
                          </w:rPr>
                        </w:pPr>
                        <w:r>
                          <w:rPr>
                            <w:sz w:val="18"/>
                            <w:szCs w:val="18"/>
                            <w:lang w:val="sv-SE"/>
                          </w:rPr>
                          <w:t xml:space="preserve">Variadic  </w:t>
                        </w:r>
                        <w:r w:rsidRPr="00D2146B">
                          <w:rPr>
                            <w:rFonts w:eastAsia="Calibri"/>
                            <w:color w:val="000000"/>
                            <w:sz w:val="18"/>
                            <w:szCs w:val="18"/>
                          </w:rPr>
                          <w:t>Frame Pointer</w:t>
                        </w:r>
                      </w:p>
                      <w:p w14:paraId="5618417B"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 </w:t>
                        </w:r>
                      </w:p>
                      <w:p w14:paraId="48FC4ABF" w14:textId="77777777" w:rsidR="008F21B3" w:rsidRPr="00D2146B" w:rsidRDefault="008F21B3"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8F21B3" w:rsidRPr="00D2146B" w:rsidRDefault="008F21B3"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515" w:name="_Toc59126237"/>
      <w:r w:rsidRPr="00903DBA">
        <w:t>Assembly Operator</w:t>
      </w:r>
      <w:bookmarkEnd w:id="515"/>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516" w:name="_Toc59126238"/>
      <w:r w:rsidRPr="00903DBA">
        <w:t>Assembly Code</w:t>
      </w:r>
      <w:bookmarkEnd w:id="516"/>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51987B70" w:rsidR="00C6682C" w:rsidRPr="00322499" w:rsidRDefault="00861418" w:rsidP="00322499">
      <w:pPr>
        <w:pStyle w:val="Liststycke"/>
        <w:numPr>
          <w:ilvl w:val="0"/>
          <w:numId w:val="183"/>
        </w:numPr>
        <w:rPr>
          <w:highlight w:val="white"/>
        </w:rPr>
      </w:pPr>
      <w:r>
        <w:rPr>
          <w:rStyle w:val="KeyWord0"/>
          <w:highlight w:val="white"/>
        </w:rPr>
        <w:t>RegularFrameRegister</w:t>
      </w:r>
      <w:r w:rsidR="00C6682C" w:rsidRPr="00322499">
        <w:rPr>
          <w:highlight w:val="white"/>
        </w:rPr>
        <w:t xml:space="preserve">. </w:t>
      </w:r>
      <w:r w:rsidR="00766F7D" w:rsidRPr="00322499">
        <w:rPr>
          <w:highlight w:val="white"/>
        </w:rPr>
        <w:t>T</w:t>
      </w:r>
      <w:r w:rsidR="00C6682C" w:rsidRPr="00322499">
        <w:rPr>
          <w:highlight w:val="white"/>
        </w:rPr>
        <w:t xml:space="preserve">he </w:t>
      </w:r>
      <w:r w:rsidR="00766F7D" w:rsidRPr="00322499">
        <w:rPr>
          <w:highlight w:val="white"/>
        </w:rPr>
        <w:t xml:space="preserve">regular frame pointer: the address of the beginning of </w:t>
      </w:r>
      <w:r w:rsidR="00C6682C" w:rsidRPr="00322499">
        <w:rPr>
          <w:highlight w:val="white"/>
        </w:rPr>
        <w:t>the current activation record.</w:t>
      </w:r>
    </w:p>
    <w:p w14:paraId="5681F8C8" w14:textId="759BBABE" w:rsidR="001A45D1" w:rsidRPr="00322499" w:rsidRDefault="00861418" w:rsidP="00322499">
      <w:pPr>
        <w:pStyle w:val="Liststycke"/>
        <w:numPr>
          <w:ilvl w:val="0"/>
          <w:numId w:val="183"/>
        </w:numPr>
        <w:rPr>
          <w:highlight w:val="white"/>
        </w:rPr>
      </w:pPr>
      <w:r>
        <w:rPr>
          <w:rStyle w:val="KeyWord0"/>
        </w:rPr>
        <w:t>VariadicFrameRegister</w:t>
      </w:r>
      <w:r w:rsidR="00C6682C"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w:t>
      </w:r>
      <w:r w:rsidR="00CE39D4">
        <w:rPr>
          <w:highlight w:val="white"/>
        </w:rPr>
        <w:t>regular</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lastRenderedPageBreak/>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42AC62E6" w:rsidR="002B63B5" w:rsidRPr="00903DBA" w:rsidRDefault="002B63B5" w:rsidP="00DB788F">
      <w:pPr>
        <w:pStyle w:val="Code"/>
        <w:rPr>
          <w:highlight w:val="white"/>
        </w:rPr>
      </w:pPr>
      <w:r w:rsidRPr="00903DBA">
        <w:rPr>
          <w:highlight w:val="white"/>
        </w:rPr>
        <w:t xml:space="preserve">    public static Register </w:t>
      </w:r>
      <w:r w:rsidR="00861418">
        <w:rPr>
          <w:highlight w:val="white"/>
        </w:rPr>
        <w:t>RegularFrameRegister</w:t>
      </w:r>
      <w:r w:rsidRPr="00903DBA">
        <w:rPr>
          <w:highlight w:val="white"/>
        </w:rPr>
        <w:t>;</w:t>
      </w:r>
    </w:p>
    <w:p w14:paraId="722F79FD" w14:textId="6F0A662F" w:rsidR="002B63B5" w:rsidRPr="00903DBA" w:rsidRDefault="002B63B5" w:rsidP="00DB788F">
      <w:pPr>
        <w:pStyle w:val="Code"/>
        <w:rPr>
          <w:highlight w:val="white"/>
        </w:rPr>
      </w:pPr>
      <w:r w:rsidRPr="00903DBA">
        <w:rPr>
          <w:highlight w:val="white"/>
        </w:rPr>
        <w:t xml:space="preserve">    public static Register </w:t>
      </w:r>
      <w:r w:rsidR="00861418">
        <w:rPr>
          <w:highlight w:val="white"/>
        </w:rPr>
        <w:t>VariadicFrameRegister</w:t>
      </w:r>
      <w:r w:rsidRPr="00903DBA">
        <w:rPr>
          <w:highlight w:val="white"/>
        </w:rPr>
        <w:t>;</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1E75D9D4" w14:textId="77777777" w:rsidR="00861418" w:rsidRDefault="002B63B5" w:rsidP="00DB788F">
      <w:pPr>
        <w:pStyle w:val="Code"/>
        <w:rPr>
          <w:highlight w:val="white"/>
        </w:rPr>
      </w:pPr>
      <w:r w:rsidRPr="00903DBA">
        <w:rPr>
          <w:highlight w:val="white"/>
        </w:rPr>
        <w:t xml:space="preserve">      </w:t>
      </w:r>
      <w:r w:rsidR="00861418">
        <w:rPr>
          <w:highlight w:val="white"/>
        </w:rPr>
        <w:t>RegularFrameRegister</w:t>
      </w:r>
      <w:r w:rsidRPr="00903DBA">
        <w:rPr>
          <w:highlight w:val="white"/>
        </w:rPr>
        <w:t xml:space="preserve"> =</w:t>
      </w:r>
    </w:p>
    <w:p w14:paraId="400A80F0" w14:textId="2CC67E71" w:rsidR="002B63B5" w:rsidRPr="00903DBA" w:rsidRDefault="00861418" w:rsidP="00DB788F">
      <w:pPr>
        <w:pStyle w:val="Code"/>
        <w:rPr>
          <w:highlight w:val="white"/>
        </w:rPr>
      </w:pPr>
      <w:r>
        <w:rPr>
          <w:highlight w:val="white"/>
        </w:rPr>
        <w:t xml:space="preserve">        </w:t>
      </w:r>
      <w:r w:rsidR="002B63B5" w:rsidRPr="00903DBA">
        <w:rPr>
          <w:highlight w:val="white"/>
        </w:rPr>
        <w:t>RegisterToSize(Register.bp, TypeSize.PointerSize);</w:t>
      </w:r>
    </w:p>
    <w:p w14:paraId="7FBB4E7F" w14:textId="77777777" w:rsidR="00861418" w:rsidRDefault="002B63B5" w:rsidP="00DB788F">
      <w:pPr>
        <w:pStyle w:val="Code"/>
        <w:rPr>
          <w:highlight w:val="white"/>
        </w:rPr>
      </w:pPr>
      <w:r w:rsidRPr="00903DBA">
        <w:rPr>
          <w:highlight w:val="white"/>
        </w:rPr>
        <w:t xml:space="preserve">      </w:t>
      </w:r>
      <w:r w:rsidR="00861418">
        <w:rPr>
          <w:highlight w:val="white"/>
        </w:rPr>
        <w:t>VariadicFrameRegister</w:t>
      </w:r>
      <w:r w:rsidRPr="00903DBA">
        <w:rPr>
          <w:highlight w:val="white"/>
        </w:rPr>
        <w:t xml:space="preserve"> =</w:t>
      </w:r>
    </w:p>
    <w:p w14:paraId="6E014C87" w14:textId="2F51418C" w:rsidR="002B63B5" w:rsidRPr="00903DBA" w:rsidRDefault="00861418" w:rsidP="00DB788F">
      <w:pPr>
        <w:pStyle w:val="Code"/>
        <w:rPr>
          <w:highlight w:val="white"/>
        </w:rPr>
      </w:pPr>
      <w:r>
        <w:rPr>
          <w:highlight w:val="white"/>
        </w:rPr>
        <w:t xml:space="preserve">        </w:t>
      </w:r>
      <w:r w:rsidR="002B63B5" w:rsidRPr="00903DBA">
        <w:rPr>
          <w:highlight w:val="white"/>
        </w:rPr>
        <w:t>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517" w:name="_Toc59126239"/>
      <w:r w:rsidRPr="00903DBA">
        <w:rPr>
          <w:highlight w:val="white"/>
        </w:rPr>
        <w:lastRenderedPageBreak/>
        <w:t>Assembly Code Optimization</w:t>
      </w:r>
      <w:bookmarkEnd w:id="517"/>
    </w:p>
    <w:p w14:paraId="60537E46" w14:textId="5CE6C649" w:rsidR="00AE79B1" w:rsidRPr="00903DBA" w:rsidRDefault="001D1EC5" w:rsidP="00034040">
      <w:pPr>
        <w:rPr>
          <w:highlight w:val="white"/>
        </w:rPr>
      </w:pPr>
      <w:proofErr w:type="gramStart"/>
      <w:r w:rsidRPr="00903DBA">
        <w:rPr>
          <w:highlight w:val="white"/>
        </w:rPr>
        <w:t xml:space="preserve">Similar </w:t>
      </w:r>
      <w:r w:rsidR="00B358AE">
        <w:rPr>
          <w:highlight w:val="white"/>
        </w:rPr>
        <w:t>to</w:t>
      </w:r>
      <w:proofErr w:type="gramEnd"/>
      <w:r w:rsidR="00B358AE">
        <w:rPr>
          <w:highlight w:val="white"/>
        </w:rPr>
        <w:t xml:space="preserve">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461860">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d changes the addition of one or subtraction of minus one to 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lastRenderedPageBreak/>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t xml:space="preserve">    }</w:t>
      </w:r>
    </w:p>
    <w:p w14:paraId="056E9B50" w14:textId="0A4FC941" w:rsidR="00CA5764" w:rsidRPr="00903DBA" w:rsidRDefault="00BF4EEA" w:rsidP="00CA5764">
      <w:pPr>
        <w:pStyle w:val="Rubrik3"/>
        <w:rPr>
          <w:highlight w:val="white"/>
        </w:rPr>
      </w:pPr>
      <w:bookmarkStart w:id="518" w:name="_Toc59126240"/>
      <w:r w:rsidRPr="00903DBA">
        <w:rPr>
          <w:highlight w:val="white"/>
        </w:rPr>
        <w:t xml:space="preserve">Operator </w:t>
      </w:r>
      <w:r w:rsidR="00CA5764" w:rsidRPr="00903DBA">
        <w:rPr>
          <w:highlight w:val="white"/>
        </w:rPr>
        <w:t>Test Methods</w:t>
      </w:r>
      <w:bookmarkEnd w:id="518"/>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lastRenderedPageBreak/>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519" w:name="_Toc59126241"/>
      <w:r w:rsidRPr="00903DBA">
        <w:rPr>
          <w:highlight w:val="white"/>
        </w:rPr>
        <w:t>Register Overlapping</w:t>
      </w:r>
      <w:bookmarkEnd w:id="519"/>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lastRenderedPageBreak/>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520" w:name="_Toc59126242"/>
      <w:r w:rsidRPr="00903DBA">
        <w:rPr>
          <w:highlight w:val="white"/>
        </w:rPr>
        <w:t>Register Size</w:t>
      </w:r>
      <w:bookmarkEnd w:id="520"/>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lastRenderedPageBreak/>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lastRenderedPageBreak/>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lastRenderedPageBreak/>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521" w:name="_Toc59126243"/>
      <w:proofErr w:type="spellStart"/>
      <w:r w:rsidRPr="00903DBA">
        <w:rPr>
          <w:highlight w:val="white"/>
        </w:rPr>
        <w:t>ToString</w:t>
      </w:r>
      <w:bookmarkEnd w:id="521"/>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lastRenderedPageBreak/>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lastRenderedPageBreak/>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lastRenderedPageBreak/>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lastRenderedPageBreak/>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522" w:name="_Toc59126244"/>
      <w:r w:rsidRPr="00903DBA">
        <w:t>Tracks</w:t>
      </w:r>
      <w:bookmarkEnd w:id="522"/>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33EAA1E4"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w:t>
      </w:r>
      <w:r w:rsidR="00CE39D4">
        <w:t>regular</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lastRenderedPageBreak/>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lastRenderedPageBreak/>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523" w:name="_Toc59126245"/>
      <w:r w:rsidRPr="00903DBA">
        <w:t>Register Allocation</w:t>
      </w:r>
      <w:bookmarkEnd w:id="523"/>
    </w:p>
    <w:p w14:paraId="02693415" w14:textId="05DB35F1" w:rsidR="00B93420" w:rsidRDefault="00226C7F" w:rsidP="005F3AD5">
      <w:r>
        <w:t xml:space="preserve">The architecture holds a set of registers. On </w:t>
      </w:r>
      <w:proofErr w:type="gramStart"/>
      <w:r>
        <w:t>particular feature</w:t>
      </w:r>
      <w:proofErr w:type="gramEnd"/>
      <w:r>
        <w:t xml:space="preserv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461860">
        <w:t>C</w:t>
      </w:r>
      <w:r w:rsidR="005F3AD5">
        <w:fldChar w:fldCharType="end"/>
      </w:r>
      <w:r w:rsidR="005F3AD5">
        <w:t xml:space="preserve"> for a more detailed description.</w:t>
      </w:r>
    </w:p>
    <w:p w14:paraId="4DAF0B52" w14:textId="77777777" w:rsidR="00DD28E1" w:rsidRPr="00903DBA" w:rsidRDefault="00DD28E1" w:rsidP="00DD28E1">
      <w:pPr>
        <w:pStyle w:val="CodeHeader"/>
      </w:pPr>
      <w:proofErr w:type="spellStart"/>
      <w:r>
        <w:t>Register</w:t>
      </w:r>
      <w:r w:rsidRPr="00903DBA">
        <w:t>.cs</w:t>
      </w:r>
      <w:proofErr w:type="spellEnd"/>
    </w:p>
    <w:p w14:paraId="4F5236DC" w14:textId="77777777" w:rsidR="00DD28E1" w:rsidRPr="008911D1" w:rsidRDefault="00DD28E1" w:rsidP="00DD28E1">
      <w:pPr>
        <w:pStyle w:val="Code"/>
        <w:rPr>
          <w:highlight w:val="white"/>
        </w:rPr>
      </w:pPr>
      <w:r w:rsidRPr="008911D1">
        <w:rPr>
          <w:highlight w:val="white"/>
        </w:rPr>
        <w:lastRenderedPageBreak/>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lastRenderedPageBreak/>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 xml:space="preserve">When iterating through the code list, we also need to keep track of the current size of the tracks, </w:t>
      </w:r>
      <w:proofErr w:type="gramStart"/>
      <w:r>
        <w:rPr>
          <w:highlight w:val="white"/>
        </w:rPr>
        <w:t>in order to</w:t>
      </w:r>
      <w:proofErr w:type="gramEnd"/>
      <w:r>
        <w:rPr>
          <w:highlight w:val="white"/>
        </w:rPr>
        <w:t xml:space="preserve">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lastRenderedPageBreak/>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0FD45B36" w:rsidR="00730167" w:rsidRPr="00903DBA" w:rsidRDefault="00636B1C" w:rsidP="00636B1C">
      <w:pPr>
        <w:rPr>
          <w:highlight w:val="white"/>
        </w:rPr>
      </w:pPr>
      <w:r w:rsidRPr="00903DBA">
        <w:rPr>
          <w:highlight w:val="white"/>
        </w:rPr>
        <w:t xml:space="preserve">The </w:t>
      </w:r>
      <w:r w:rsidR="00990FE6">
        <w:rPr>
          <w:rStyle w:val="KeyWord0"/>
          <w:highlight w:val="white"/>
        </w:rPr>
        <w:t>VariadicFunctionPointerRegisterSet</w:t>
      </w:r>
      <w:r w:rsidRPr="00903DBA">
        <w:rPr>
          <w:highlight w:val="white"/>
        </w:rPr>
        <w:t xml:space="preserve"> set</w:t>
      </w:r>
      <w:r w:rsidR="007B0D7A" w:rsidRPr="00903DBA">
        <w:rPr>
          <w:highlight w:val="white"/>
        </w:rPr>
        <w:t xml:space="preserve"> holds the possible pointer registers of </w:t>
      </w:r>
      <w:r w:rsidR="00DC0B5B">
        <w:rPr>
          <w:highlight w:val="white"/>
        </w:rPr>
        <w:t>a variadic</w:t>
      </w:r>
      <w:r w:rsidR="00DA7877" w:rsidRPr="00903DBA">
        <w:rPr>
          <w:highlight w:val="white"/>
        </w:rPr>
        <w:t xml:space="preserve"> function</w:t>
      </w:r>
      <w:r w:rsidR="00625E52" w:rsidRPr="00903DBA">
        <w:rPr>
          <w:highlight w:val="white"/>
        </w:rPr>
        <w:t xml:space="preserve"> while </w:t>
      </w:r>
      <w:r w:rsidR="00990FE6">
        <w:rPr>
          <w:rStyle w:val="KeyWord0"/>
          <w:highlight w:val="white"/>
        </w:rPr>
        <w:t>RegularFunctionPointerRegisterSet</w:t>
      </w:r>
      <w:r w:rsidR="00625E52" w:rsidRPr="00903DBA">
        <w:rPr>
          <w:highlight w:val="white"/>
        </w:rPr>
        <w:t xml:space="preserve"> holds the possible pointer registers of a </w:t>
      </w:r>
      <w:r w:rsidR="00CE39D4">
        <w:rPr>
          <w:highlight w:val="white"/>
        </w:rPr>
        <w:t>regular</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6E66C1" w:rsidR="00CA2B9C" w:rsidRPr="00903DBA" w:rsidRDefault="00CA2B9C" w:rsidP="00CA2B9C">
      <w:pPr>
        <w:pStyle w:val="Code"/>
        <w:rPr>
          <w:highlight w:val="white"/>
        </w:rPr>
      </w:pPr>
      <w:r w:rsidRPr="00903DBA">
        <w:rPr>
          <w:highlight w:val="white"/>
        </w:rPr>
        <w:t xml:space="preserve">      </w:t>
      </w:r>
      <w:r w:rsidR="00990FE6">
        <w:rPr>
          <w:highlight w:val="white"/>
        </w:rPr>
        <w:t>VariadicFunctionPointerRegisterSet</w:t>
      </w:r>
      <w:r w:rsidR="002245AE" w:rsidRPr="00903DBA">
        <w:rPr>
          <w:highlight w:val="white"/>
        </w:rPr>
        <w:t xml:space="preserve"> </w:t>
      </w:r>
      <w:r w:rsidRPr="00903DBA">
        <w:rPr>
          <w:highlight w:val="white"/>
        </w:rPr>
        <w:t>=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2DF37475" w:rsidR="00720D19" w:rsidRPr="00903DBA" w:rsidRDefault="00720D19" w:rsidP="00720D19">
      <w:pPr>
        <w:pStyle w:val="Code"/>
        <w:rPr>
          <w:highlight w:val="white"/>
        </w:rPr>
      </w:pPr>
      <w:r w:rsidRPr="00903DBA">
        <w:rPr>
          <w:highlight w:val="white"/>
        </w:rPr>
        <w:t xml:space="preserve">      </w:t>
      </w:r>
      <w:r w:rsidR="00990FE6">
        <w:rPr>
          <w:highlight w:val="white"/>
        </w:rPr>
        <w:t>RegularFunctionPointerRegisterSet</w:t>
      </w:r>
      <w:r w:rsidRPr="00903DBA">
        <w:rPr>
          <w:highlight w:val="white"/>
        </w:rPr>
        <w:t xml:space="preserve"> =</w:t>
      </w:r>
    </w:p>
    <w:p w14:paraId="187088BA" w14:textId="3DF57D07" w:rsidR="00720D19" w:rsidRPr="00903DBA" w:rsidRDefault="00720D19" w:rsidP="00720D19">
      <w:pPr>
        <w:pStyle w:val="Code"/>
        <w:rPr>
          <w:highlight w:val="white"/>
        </w:rPr>
      </w:pPr>
      <w:r w:rsidRPr="00903DBA">
        <w:rPr>
          <w:highlight w:val="white"/>
        </w:rPr>
        <w:t xml:space="preserve">        new HashSet&lt;Register&gt;(</w:t>
      </w:r>
      <w:r w:rsidR="00990FE6">
        <w:rPr>
          <w:highlight w:val="white"/>
        </w:rPr>
        <w:t>VariadicFunctionPointerRegisterSet</w:t>
      </w:r>
      <w:r w:rsidRPr="00903DBA">
        <w:rPr>
          <w:highlight w:val="white"/>
        </w:rPr>
        <w:t>),</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6861FD45" w:rsidR="00CA2B9C" w:rsidRPr="00903DBA" w:rsidRDefault="00D43F83" w:rsidP="00CA2B9C">
      <w:pPr>
        <w:rPr>
          <w:highlight w:val="white"/>
        </w:rPr>
      </w:pPr>
      <w:r w:rsidRPr="00903DBA">
        <w:rPr>
          <w:highlight w:val="white"/>
        </w:rPr>
        <w:t xml:space="preserve">We remove the frame register from </w:t>
      </w:r>
      <w:r w:rsidR="00990FE6">
        <w:rPr>
          <w:rStyle w:val="KeyWord0"/>
          <w:highlight w:val="white"/>
        </w:rPr>
        <w:t>RegularFunctionPointerRegisterSet</w:t>
      </w:r>
      <w:r w:rsidRPr="00903DBA">
        <w:rPr>
          <w:rStyle w:val="KeyWord0"/>
          <w:highlight w:val="white"/>
        </w:rPr>
        <w:t xml:space="preserve"> </w:t>
      </w:r>
      <w:r w:rsidR="008A6229" w:rsidRPr="00903DBA">
        <w:rPr>
          <w:highlight w:val="white"/>
        </w:rPr>
        <w:t xml:space="preserve">and </w:t>
      </w:r>
      <w:r w:rsidR="00990FE6">
        <w:rPr>
          <w:rStyle w:val="KeyWord0"/>
          <w:highlight w:val="white"/>
        </w:rPr>
        <w:t>VariadicFunctionPointer-</w:t>
      </w:r>
      <w:proofErr w:type="gramStart"/>
      <w:r w:rsidR="00990FE6">
        <w:rPr>
          <w:rStyle w:val="KeyWord0"/>
          <w:highlight w:val="white"/>
        </w:rPr>
        <w:t>RegisterSet</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990FE6">
        <w:rPr>
          <w:rStyle w:val="KeyWord0"/>
          <w:highlight w:val="white"/>
        </w:rPr>
        <w:t>VariadicFunctionPointerRegisterSet</w:t>
      </w:r>
      <w:r w:rsidR="00302A38" w:rsidRPr="00903DBA">
        <w:rPr>
          <w:highlight w:val="white"/>
        </w:rPr>
        <w:t xml:space="preserve">, since we need it to point at the activation record in </w:t>
      </w:r>
      <w:r w:rsidR="00DC0B5B">
        <w:rPr>
          <w:highlight w:val="white"/>
        </w:rPr>
        <w:t>a 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0CEF0E5C" w14:textId="77777777" w:rsidR="007E14D3" w:rsidRDefault="00CA2B9C" w:rsidP="00CA2B9C">
      <w:pPr>
        <w:pStyle w:val="Code"/>
        <w:rPr>
          <w:highlight w:val="white"/>
        </w:rPr>
      </w:pPr>
      <w:r w:rsidRPr="00903DBA">
        <w:rPr>
          <w:highlight w:val="white"/>
        </w:rPr>
        <w:t xml:space="preserve">      </w:t>
      </w:r>
      <w:r w:rsidR="00990FE6">
        <w:rPr>
          <w:highlight w:val="white"/>
        </w:rPr>
        <w:t>VariadicFunctionPointerRegisterSet</w:t>
      </w:r>
      <w:r w:rsidRPr="00903DBA">
        <w:rPr>
          <w:highlight w:val="white"/>
        </w:rPr>
        <w:t>.</w:t>
      </w:r>
    </w:p>
    <w:p w14:paraId="239570BA" w14:textId="119D6711"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18E0B55B"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371253C2" w14:textId="629C5605" w:rsidR="00CA2B9C" w:rsidRPr="00903DBA" w:rsidRDefault="007E14D3" w:rsidP="00CA2B9C">
      <w:pPr>
        <w:pStyle w:val="Code"/>
        <w:rPr>
          <w:highlight w:val="white"/>
        </w:rPr>
      </w:pPr>
      <w:r>
        <w:rPr>
          <w:highlight w:val="white"/>
        </w:rPr>
        <w:t xml:space="preserve">        </w:t>
      </w:r>
      <w:r w:rsidR="00CA2B9C" w:rsidRPr="00903DBA">
        <w:rPr>
          <w:highlight w:val="white"/>
        </w:rPr>
        <w:t>Remove(AssemblyCode.</w:t>
      </w:r>
      <w:r w:rsidR="00861418">
        <w:rPr>
          <w:highlight w:val="white"/>
        </w:rPr>
        <w:t>RegularFrameRegister</w:t>
      </w:r>
      <w:r w:rsidR="00CA2B9C" w:rsidRPr="00903DBA">
        <w:rPr>
          <w:highlight w:val="white"/>
        </w:rPr>
        <w:t>);</w:t>
      </w:r>
    </w:p>
    <w:p w14:paraId="77298CC4" w14:textId="77777777" w:rsidR="007E14D3" w:rsidRDefault="00CA2B9C" w:rsidP="00CA2B9C">
      <w:pPr>
        <w:pStyle w:val="Code"/>
        <w:rPr>
          <w:highlight w:val="white"/>
        </w:rPr>
      </w:pPr>
      <w:r w:rsidRPr="00903DBA">
        <w:rPr>
          <w:highlight w:val="white"/>
        </w:rPr>
        <w:t xml:space="preserve">      </w:t>
      </w:r>
      <w:r w:rsidR="00990FE6">
        <w:rPr>
          <w:highlight w:val="white"/>
        </w:rPr>
        <w:t>RegularFunctionPointerRegisterSet</w:t>
      </w:r>
      <w:r w:rsidRPr="00903DBA">
        <w:rPr>
          <w:highlight w:val="white"/>
        </w:rPr>
        <w:t>.</w:t>
      </w:r>
    </w:p>
    <w:p w14:paraId="5523F831" w14:textId="13803834" w:rsidR="00CA2B9C" w:rsidRPr="00903DBA" w:rsidRDefault="007E14D3" w:rsidP="007E14D3">
      <w:pPr>
        <w:pStyle w:val="Code"/>
        <w:rPr>
          <w:highlight w:val="white"/>
        </w:rPr>
      </w:pPr>
      <w:r>
        <w:rPr>
          <w:highlight w:val="white"/>
        </w:rPr>
        <w:t xml:space="preserve">        </w:t>
      </w:r>
      <w:r w:rsidR="00CA2B9C" w:rsidRPr="00903DBA">
        <w:rPr>
          <w:highlight w:val="white"/>
        </w:rPr>
        <w:t>Remove(AssemblyCode.</w:t>
      </w:r>
      <w:r w:rsidR="00861418">
        <w:rPr>
          <w:highlight w:val="white"/>
        </w:rPr>
        <w:t>VariadicFrameRegister</w:t>
      </w:r>
      <w:r w:rsidR="00CA2B9C" w:rsidRPr="00903DBA">
        <w:rPr>
          <w:highlight w:val="white"/>
        </w:rPr>
        <w:t>);</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0A985ACF" w:rsidR="00D94A0A" w:rsidRPr="00903DBA" w:rsidRDefault="00D94A0A" w:rsidP="00D94A0A">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w:t>
      </w:r>
    </w:p>
    <w:p w14:paraId="3A3915BB" w14:textId="3CAC71E1" w:rsidR="00D94A0A" w:rsidRPr="00903DBA" w:rsidRDefault="00D94A0A" w:rsidP="00D94A0A">
      <w:pPr>
        <w:pStyle w:val="Code"/>
        <w:rPr>
          <w:highlight w:val="white"/>
        </w:rPr>
      </w:pPr>
      <w:r w:rsidRPr="00903DBA">
        <w:rPr>
          <w:highlight w:val="white"/>
        </w:rPr>
        <w:t xml:space="preserve">          return </w:t>
      </w:r>
      <w:r w:rsidR="00990FE6">
        <w:rPr>
          <w:highlight w:val="white"/>
        </w:rPr>
        <w:t>RegularFunctionPointerRegisterSet</w:t>
      </w:r>
      <w:r w:rsidRPr="00903DBA">
        <w:rPr>
          <w:highlight w:val="white"/>
        </w:rPr>
        <w:t>;</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3F9A33FC" w:rsidR="00D94A0A" w:rsidRPr="00903DBA" w:rsidRDefault="00D94A0A" w:rsidP="00D94A0A">
      <w:pPr>
        <w:pStyle w:val="Code"/>
        <w:rPr>
          <w:highlight w:val="white"/>
        </w:rPr>
      </w:pPr>
      <w:r w:rsidRPr="00903DBA">
        <w:rPr>
          <w:highlight w:val="white"/>
        </w:rPr>
        <w:t xml:space="preserve">          return </w:t>
      </w:r>
      <w:r w:rsidR="00990FE6">
        <w:rPr>
          <w:highlight w:val="white"/>
        </w:rPr>
        <w:t>VariadicFunctionPointerRegisterSet</w:t>
      </w:r>
      <w:r w:rsidRPr="00903DBA">
        <w:rPr>
          <w:highlight w:val="white"/>
        </w:rPr>
        <w:t>;</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lastRenderedPageBreak/>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524" w:name="_Toc59126246"/>
      <w:r w:rsidRPr="00903DBA">
        <w:t>Assembly Code Generation</w:t>
      </w:r>
      <w:bookmarkEnd w:id="524"/>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lastRenderedPageBreak/>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525" w:name="_Toc59126247"/>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525"/>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proofErr w:type="gramStart"/>
      <w:r w:rsidR="002F6544" w:rsidRPr="00903DBA">
        <w:rPr>
          <w:highlight w:val="white"/>
        </w:rPr>
        <w:t>is</w:t>
      </w:r>
      <w:r w:rsidR="005B4CB9">
        <w:rPr>
          <w:highlight w:val="white"/>
        </w:rPr>
        <w:t xml:space="preserve"> located</w:t>
      </w:r>
      <w:r w:rsidR="002F6544" w:rsidRPr="00903DBA">
        <w:rPr>
          <w:highlight w:val="white"/>
        </w:rPr>
        <w:t xml:space="preserve"> in</w:t>
      </w:r>
      <w:proofErr w:type="gramEnd"/>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lastRenderedPageBreak/>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lastRenderedPageBreak/>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lastRenderedPageBreak/>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lastRenderedPageBreak/>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lastRenderedPageBreak/>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lastRenderedPageBreak/>
        <w:t xml:space="preserve">    }</w:t>
      </w:r>
    </w:p>
    <w:p w14:paraId="4D379628" w14:textId="3A0BFA8C" w:rsidR="00B60C9E" w:rsidRPr="00903DBA" w:rsidRDefault="00B60C9E" w:rsidP="00B60C9E">
      <w:pPr>
        <w:pStyle w:val="Rubrik3"/>
        <w:rPr>
          <w:highlight w:val="white"/>
        </w:rPr>
      </w:pPr>
      <w:bookmarkStart w:id="526" w:name="_Toc59126248"/>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526"/>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w:t>
      </w:r>
      <w:proofErr w:type="gramStart"/>
      <w:r w:rsidR="00AD0790">
        <w:rPr>
          <w:highlight w:val="white"/>
        </w:rPr>
        <w:t>in order to</w:t>
      </w:r>
      <w:proofErr w:type="gramEnd"/>
      <w:r w:rsidR="00AD0790">
        <w:rPr>
          <w:highlight w:val="white"/>
        </w:rPr>
        <w:t xml:space="preserve">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527" w:name="_Toc59126249"/>
      <w:r w:rsidRPr="00903DBA">
        <w:rPr>
          <w:highlight w:val="white"/>
        </w:rPr>
        <w:lastRenderedPageBreak/>
        <w:t>Function Calls</w:t>
      </w:r>
      <w:bookmarkEnd w:id="527"/>
    </w:p>
    <w:p w14:paraId="407EEE07" w14:textId="2365487A"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w:t>
      </w:r>
      <w:r w:rsidR="00CE39D4">
        <w:rPr>
          <w:highlight w:val="white"/>
        </w:rPr>
        <w:t>regular</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6C491F69" w:rsidR="00813000" w:rsidRPr="00903DBA" w:rsidRDefault="00813000" w:rsidP="00813000">
      <w:pPr>
        <w:pStyle w:val="Code"/>
        <w:rPr>
          <w:highlight w:val="white"/>
        </w:rPr>
      </w:pPr>
      <w:r w:rsidRPr="00903DBA">
        <w:rPr>
          <w:highlight w:val="white"/>
        </w:rPr>
        <w:t xml:space="preserve">      if (SymbolTable.CurrentFunction.Type.</w:t>
      </w:r>
      <w:r w:rsidR="0010453D">
        <w:rPr>
          <w:highlight w:val="white"/>
        </w:rPr>
        <w:t>IsVariadic</w:t>
      </w:r>
      <w:r w:rsidRPr="00903DBA">
        <w:rPr>
          <w:highlight w:val="white"/>
        </w:rPr>
        <w:t>()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286004A1" w:rsidR="00813000" w:rsidRPr="00903DBA" w:rsidRDefault="00813000" w:rsidP="00813000">
      <w:pPr>
        <w:pStyle w:val="Code"/>
        <w:rPr>
          <w:highlight w:val="white"/>
        </w:rPr>
      </w:pPr>
      <w:r w:rsidRPr="00903DBA">
        <w:rPr>
          <w:highlight w:val="white"/>
        </w:rPr>
        <w:t xml:space="preserve">        return AssemblyCode.</w:t>
      </w:r>
      <w:r w:rsidR="00861418">
        <w:rPr>
          <w:highlight w:val="white"/>
        </w:rPr>
        <w:t>VariadicFrameRegister</w:t>
      </w:r>
      <w:r w:rsidRPr="00903DBA">
        <w:rPr>
          <w:highlight w:val="white"/>
        </w:rPr>
        <w:t>;</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608540B"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w:t>
      </w:r>
      <w:r w:rsidR="00CE39D4">
        <w:rPr>
          <w:highlight w:val="white"/>
        </w:rPr>
        <w:t>regular</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1991AF8A" w:rsidR="0043182A" w:rsidRPr="00903DBA" w:rsidRDefault="0043182A" w:rsidP="0043182A">
      <w:pPr>
        <w:pStyle w:val="Code"/>
        <w:rPr>
          <w:highlight w:val="white"/>
        </w:rPr>
      </w:pPr>
      <w:r w:rsidRPr="00903DBA">
        <w:rPr>
          <w:highlight w:val="white"/>
        </w:rPr>
        <w:t xml:space="preserve">        return AssemblyCode.</w:t>
      </w:r>
      <w:r w:rsidR="00861418">
        <w:rPr>
          <w:highlight w:val="white"/>
        </w:rPr>
        <w:t>RegularFrameRegister</w:t>
      </w:r>
      <w:r w:rsidRPr="00903DBA">
        <w:rPr>
          <w:highlight w:val="white"/>
        </w:rPr>
        <w:t>;</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w:t>
      </w:r>
      <w:proofErr w:type="spellStart"/>
      <w:r w:rsidR="00BC3E20" w:rsidRPr="00903DBA">
        <w:rPr>
          <w:highlight w:val="white"/>
        </w:rPr>
        <w:t>Tech</w:t>
      </w:r>
      <w:r w:rsidR="005813E2">
        <w:rPr>
          <w:highlight w:val="white"/>
        </w:rPr>
        <w:t>ically</w:t>
      </w:r>
      <w:proofErr w:type="spellEnd"/>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 xml:space="preserve">activation </w:t>
      </w:r>
      <w:r w:rsidR="00AD6CBF" w:rsidRPr="00903DBA">
        <w:rPr>
          <w:highlight w:val="white"/>
        </w:rPr>
        <w:lastRenderedPageBreak/>
        <w:t>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528"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139685C2" w:rsidR="0043182A" w:rsidRPr="00903DBA" w:rsidRDefault="0043182A" w:rsidP="0043182A">
      <w:pPr>
        <w:pStyle w:val="Code"/>
        <w:rPr>
          <w:highlight w:val="white"/>
        </w:rPr>
      </w:pPr>
      <w:r w:rsidRPr="00903DBA">
        <w:rPr>
          <w:highlight w:val="white"/>
        </w:rPr>
        <w:t xml:space="preserve">      bool </w:t>
      </w:r>
      <w:r w:rsidR="006218C1">
        <w:rPr>
          <w:highlight w:val="white"/>
        </w:rPr>
        <w:t>callerVariadic</w:t>
      </w:r>
      <w:r w:rsidRPr="00903DBA">
        <w:rPr>
          <w:highlight w:val="white"/>
        </w:rPr>
        <w:t xml:space="preserve"> = SymbolTable.CurrentFunction.Type.</w:t>
      </w:r>
      <w:r w:rsidR="0010453D">
        <w:rPr>
          <w:highlight w:val="white"/>
        </w:rPr>
        <w:t>IsVariadic</w:t>
      </w:r>
      <w:r w:rsidRPr="00903DBA">
        <w:rPr>
          <w:highlight w:val="white"/>
        </w:rPr>
        <w:t>(),</w:t>
      </w:r>
    </w:p>
    <w:p w14:paraId="6F7DEA72" w14:textId="6C5D54D7" w:rsidR="0043182A" w:rsidRPr="00903DBA" w:rsidRDefault="0043182A" w:rsidP="0043182A">
      <w:pPr>
        <w:pStyle w:val="Code"/>
        <w:rPr>
          <w:highlight w:val="white"/>
        </w:rPr>
      </w:pPr>
      <w:r w:rsidRPr="00903DBA">
        <w:rPr>
          <w:highlight w:val="white"/>
        </w:rPr>
        <w:t xml:space="preserve">           </w:t>
      </w:r>
      <w:r w:rsidR="00451616">
        <w:rPr>
          <w:highlight w:val="white"/>
        </w:rPr>
        <w:t>calleeVariadic</w:t>
      </w:r>
      <w:r w:rsidRPr="00903DBA">
        <w:rPr>
          <w:highlight w:val="white"/>
        </w:rPr>
        <w:t xml:space="preserve"> = calleeType.</w:t>
      </w:r>
      <w:r w:rsidR="0010453D">
        <w:rPr>
          <w:highlight w:val="white"/>
        </w:rPr>
        <w:t>IsVariadic</w:t>
      </w:r>
      <w:r w:rsidRPr="00903DBA">
        <w:rPr>
          <w:highlight w:val="white"/>
        </w:rPr>
        <w:t>();</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5054999C" w14:textId="7C7CABCC" w:rsidR="00AD3F18" w:rsidRPr="00AD3F18" w:rsidRDefault="0043182A" w:rsidP="00AD3F18">
      <w:pPr>
        <w:pStyle w:val="Code"/>
        <w:rPr>
          <w:highlight w:val="white"/>
        </w:rPr>
      </w:pPr>
      <w:r w:rsidRPr="00AD3F18">
        <w:rPr>
          <w:highlight w:val="white"/>
        </w:rPr>
        <w:t xml:space="preserve">      Register frameRegister = </w:t>
      </w:r>
      <w:r w:rsidR="00AD3F18" w:rsidRPr="00AD3F18">
        <w:rPr>
          <w:highlight w:val="white"/>
        </w:rPr>
        <w:t>callerVariadic</w:t>
      </w:r>
    </w:p>
    <w:p w14:paraId="2431A8A8" w14:textId="5BAD9831" w:rsidR="0043182A" w:rsidRPr="00903DBA" w:rsidRDefault="00AD3F18" w:rsidP="0043182A">
      <w:pPr>
        <w:pStyle w:val="Code"/>
        <w:rPr>
          <w:highlight w:val="white"/>
        </w:rPr>
      </w:pPr>
      <w:r>
        <w:rPr>
          <w:highlight w:val="white"/>
        </w:rPr>
        <w:t xml:space="preserve">                              </w:t>
      </w:r>
      <w:r w:rsidR="0043182A" w:rsidRPr="00903DBA">
        <w:rPr>
          <w:highlight w:val="white"/>
        </w:rPr>
        <w:t xml:space="preserve"> ? AssemblyCode.</w:t>
      </w:r>
      <w:r w:rsidR="00861418">
        <w:rPr>
          <w:highlight w:val="white"/>
        </w:rPr>
        <w:t>VariadicFrameRegister</w:t>
      </w:r>
    </w:p>
    <w:p w14:paraId="202003B5" w14:textId="36B7E861" w:rsidR="0043182A" w:rsidRPr="00903DBA" w:rsidRDefault="0043182A" w:rsidP="0043182A">
      <w:pPr>
        <w:pStyle w:val="Code"/>
        <w:rPr>
          <w:highlight w:val="white"/>
        </w:rPr>
      </w:pPr>
      <w:r w:rsidRPr="00903DBA">
        <w:rPr>
          <w:highlight w:val="white"/>
        </w:rPr>
        <w:t xml:space="preserve">                              </w:t>
      </w:r>
      <w:r w:rsidR="00AD3F18">
        <w:rPr>
          <w:highlight w:val="white"/>
        </w:rPr>
        <w:t xml:space="preserve"> </w:t>
      </w:r>
      <w:r w:rsidRPr="00903DBA">
        <w:rPr>
          <w:highlight w:val="white"/>
        </w:rPr>
        <w:t>: AssemblyCode.</w:t>
      </w:r>
      <w:r w:rsidR="00861418">
        <w:rPr>
          <w:highlight w:val="white"/>
        </w:rPr>
        <w:t>RegularFrameRegister</w:t>
      </w:r>
      <w:r w:rsidRPr="00903DBA">
        <w:rPr>
          <w:highlight w:val="white"/>
        </w:rPr>
        <w:t xml:space="preserve">;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695DB884"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DC0B5B">
        <w:rPr>
          <w:highlight w:val="white"/>
        </w:rPr>
        <w:t>a 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4B893557"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2D6623AB" w14:textId="77777777" w:rsidR="00041417" w:rsidRPr="00903DBA" w:rsidRDefault="00041417" w:rsidP="00041417">
      <w:pPr>
        <w:pStyle w:val="Code"/>
        <w:rPr>
          <w:highlight w:val="white"/>
        </w:rPr>
      </w:pPr>
    </w:p>
    <w:p w14:paraId="42731C35" w14:textId="6B0968A5"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2A539958" w:rsidR="00041417" w:rsidRPr="00903DBA" w:rsidRDefault="00041417" w:rsidP="00041417">
      <w:pPr>
        <w:pStyle w:val="Code"/>
        <w:rPr>
          <w:highlight w:val="white"/>
        </w:rPr>
      </w:pPr>
      <w:r w:rsidRPr="00903DBA">
        <w:rPr>
          <w:highlight w:val="white"/>
        </w:rPr>
        <w:t xml:space="preserve">                        recordSize + SymbolTable.</w:t>
      </w:r>
      <w:r w:rsidR="00D459C3">
        <w:rPr>
          <w:highlight w:val="white"/>
        </w:rPr>
        <w:t>VariadicFrameOffset</w:t>
      </w:r>
      <w:r w:rsidRPr="00903DBA">
        <w:rPr>
          <w:highlight w:val="white"/>
        </w:rPr>
        <w:t>,</w:t>
      </w:r>
    </w:p>
    <w:p w14:paraId="71DC983C" w14:textId="3E7995D7"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6368D474" w:rsidR="00041417" w:rsidRPr="00903DBA" w:rsidRDefault="00041417" w:rsidP="00041417">
      <w:pPr>
        <w:pStyle w:val="Code"/>
        <w:rPr>
          <w:highlight w:val="white"/>
        </w:rPr>
      </w:pPr>
      <w:r w:rsidRPr="00903DBA">
        <w:rPr>
          <w:highlight w:val="white"/>
        </w:rPr>
        <w:t xml:space="preserve">      if (</w:t>
      </w:r>
      <w:r w:rsidR="006218C1">
        <w:rPr>
          <w:highlight w:val="white"/>
        </w:rPr>
        <w:t>callerVariadic</w:t>
      </w:r>
      <w:r w:rsidRPr="00903DBA">
        <w:rPr>
          <w:highlight w:val="white"/>
        </w:rPr>
        <w:t>) { // mov bp, di</w:t>
      </w:r>
    </w:p>
    <w:p w14:paraId="3024B149" w14:textId="77777777" w:rsidR="006218C1" w:rsidRDefault="00041417" w:rsidP="00041417">
      <w:pPr>
        <w:pStyle w:val="Code"/>
        <w:rPr>
          <w:highlight w:val="white"/>
        </w:rPr>
      </w:pPr>
      <w:r w:rsidRPr="00903DBA">
        <w:rPr>
          <w:highlight w:val="white"/>
        </w:rPr>
        <w:t xml:space="preserve">        AddAssemblyCode(AssemblyOperator.mov,</w:t>
      </w:r>
    </w:p>
    <w:p w14:paraId="75951F2A" w14:textId="1A2C4268" w:rsidR="00041417" w:rsidRPr="00903DBA" w:rsidRDefault="006218C1" w:rsidP="00041417">
      <w:pPr>
        <w:pStyle w:val="Code"/>
        <w:rPr>
          <w:highlight w:val="white"/>
        </w:rPr>
      </w:pPr>
      <w:r>
        <w:rPr>
          <w:highlight w:val="white"/>
        </w:rPr>
        <w:t xml:space="preserve">                       </w:t>
      </w:r>
      <w:r w:rsidR="00041417" w:rsidRPr="00903DBA">
        <w:rPr>
          <w:highlight w:val="white"/>
        </w:rPr>
        <w:t xml:space="preserve"> AssemblyCode.</w:t>
      </w:r>
      <w:r w:rsidR="00861418">
        <w:rPr>
          <w:highlight w:val="white"/>
        </w:rPr>
        <w:t>RegularFrameRegister</w:t>
      </w:r>
      <w:r w:rsidR="00041417" w:rsidRPr="00903DBA">
        <w:rPr>
          <w:highlight w:val="white"/>
        </w:rPr>
        <w:t>,</w:t>
      </w:r>
    </w:p>
    <w:p w14:paraId="74D98863" w14:textId="263CC335" w:rsidR="00041417" w:rsidRPr="00903DBA" w:rsidRDefault="00041417" w:rsidP="00041417">
      <w:pPr>
        <w:pStyle w:val="Code"/>
        <w:rPr>
          <w:highlight w:val="white"/>
        </w:rPr>
      </w:pPr>
      <w:r w:rsidRPr="00903DBA">
        <w:rPr>
          <w:highlight w:val="white"/>
        </w:rPr>
        <w:t xml:space="preserve">                        AssemblyCode.</w:t>
      </w:r>
      <w:r w:rsidR="00861418">
        <w:rPr>
          <w:highlight w:val="white"/>
        </w:rPr>
        <w:t>VariadicFrameRegister</w:t>
      </w:r>
      <w:r w:rsidRPr="00903DBA">
        <w:rPr>
          <w:highlight w:val="white"/>
        </w:rPr>
        <w:t>);</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040A539A" w14:textId="7D1A0D26" w:rsidR="00451616" w:rsidRPr="00903DBA" w:rsidRDefault="00451616" w:rsidP="00451616">
      <w:pPr>
        <w:pStyle w:val="Code"/>
        <w:rPr>
          <w:highlight w:val="white"/>
        </w:rPr>
      </w:pPr>
      <w:r w:rsidRPr="00903DBA">
        <w:rPr>
          <w:highlight w:val="white"/>
        </w:rPr>
        <w:t xml:space="preserve">      else if (</w:t>
      </w:r>
      <w:r>
        <w:rPr>
          <w:highlight w:val="white"/>
        </w:rPr>
        <w:t>calleeVariadic</w:t>
      </w:r>
      <w:r w:rsidRPr="00903DBA">
        <w:rPr>
          <w:highlight w:val="white"/>
        </w:rPr>
        <w:t>) {</w:t>
      </w:r>
    </w:p>
    <w:p w14:paraId="0A780AE2" w14:textId="77777777" w:rsidR="00451616" w:rsidRDefault="00041417" w:rsidP="00041417">
      <w:pPr>
        <w:pStyle w:val="Code"/>
        <w:rPr>
          <w:highlight w:val="white"/>
        </w:rPr>
      </w:pPr>
      <w:r w:rsidRPr="00903DBA">
        <w:rPr>
          <w:highlight w:val="white"/>
        </w:rPr>
        <w:t xml:space="preserve">        AddAssemblyCode(AssemblyOperator.mov,</w:t>
      </w:r>
    </w:p>
    <w:p w14:paraId="49BEBA4E" w14:textId="0C38BE20" w:rsidR="00041417" w:rsidRPr="00903DBA" w:rsidRDefault="00451616" w:rsidP="00041417">
      <w:pPr>
        <w:pStyle w:val="Code"/>
        <w:rPr>
          <w:highlight w:val="white"/>
        </w:rPr>
      </w:pPr>
      <w:r>
        <w:rPr>
          <w:highlight w:val="white"/>
        </w:rPr>
        <w:t xml:space="preserve">                        </w:t>
      </w:r>
      <w:r w:rsidR="00041417" w:rsidRPr="00903DBA">
        <w:rPr>
          <w:highlight w:val="white"/>
        </w:rPr>
        <w:t>AssemblyCode.</w:t>
      </w:r>
      <w:r w:rsidR="00861418">
        <w:rPr>
          <w:highlight w:val="white"/>
        </w:rPr>
        <w:t>VariadicFrameRegister</w:t>
      </w:r>
      <w:r w:rsidR="00041417" w:rsidRPr="00903DBA">
        <w:rPr>
          <w:highlight w:val="white"/>
        </w:rPr>
        <w:t>,</w:t>
      </w:r>
    </w:p>
    <w:p w14:paraId="34FE107D" w14:textId="4F62410E" w:rsidR="00041417" w:rsidRPr="00903DBA" w:rsidRDefault="00041417" w:rsidP="00041417">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027005E1"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w:t>
      </w:r>
      <w:r w:rsidR="00DC0B5B">
        <w:rPr>
          <w:highlight w:val="white"/>
        </w:rPr>
        <w:t>a 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5C3D60E8" w:rsidR="00041417" w:rsidRPr="00903DBA" w:rsidRDefault="00041417" w:rsidP="00041417">
      <w:pPr>
        <w:pStyle w:val="Code"/>
        <w:rPr>
          <w:highlight w:val="white"/>
        </w:rPr>
      </w:pPr>
      <w:r w:rsidRPr="00903DBA">
        <w:rPr>
          <w:highlight w:val="white"/>
        </w:rPr>
        <w:t xml:space="preserve">      if (</w:t>
      </w:r>
      <w:r w:rsidR="00451616">
        <w:rPr>
          <w:highlight w:val="white"/>
        </w:rPr>
        <w:t>calleeVariadic</w:t>
      </w:r>
      <w:r w:rsidRPr="00903DBA">
        <w:rPr>
          <w:highlight w:val="white"/>
        </w:rPr>
        <w:t xml:space="preserve"> &amp;&amp; (extraSize &gt; 0)) {</w:t>
      </w:r>
    </w:p>
    <w:p w14:paraId="49B7E05E" w14:textId="77777777" w:rsidR="00451616" w:rsidRDefault="00451616" w:rsidP="00451616">
      <w:pPr>
        <w:pStyle w:val="Code"/>
        <w:rPr>
          <w:highlight w:val="white"/>
        </w:rPr>
      </w:pPr>
      <w:r w:rsidRPr="00903DBA">
        <w:rPr>
          <w:highlight w:val="white"/>
        </w:rPr>
        <w:t xml:space="preserve">        AddAssemblyCode(AssemblyOperator.add,</w:t>
      </w:r>
    </w:p>
    <w:p w14:paraId="2E27425A" w14:textId="77777777" w:rsidR="00451616" w:rsidRPr="00903DBA" w:rsidRDefault="00451616" w:rsidP="00451616">
      <w:pPr>
        <w:pStyle w:val="Code"/>
        <w:rPr>
          <w:highlight w:val="white"/>
        </w:rPr>
      </w:pPr>
      <w:r>
        <w:rPr>
          <w:highlight w:val="white"/>
        </w:rPr>
        <w:t xml:space="preserve">                       </w:t>
      </w:r>
      <w:r w:rsidRPr="00903DBA">
        <w:rPr>
          <w:highlight w:val="white"/>
        </w:rPr>
        <w:t xml:space="preserve"> AssemblyCode.</w:t>
      </w:r>
      <w:r>
        <w:rPr>
          <w:highlight w:val="white"/>
        </w:rPr>
        <w:t>VariadicFrameRegister</w:t>
      </w:r>
      <w:r w:rsidRPr="00903DBA">
        <w:rPr>
          <w:highlight w:val="white"/>
        </w:rPr>
        <w:t>,</w:t>
      </w:r>
    </w:p>
    <w:p w14:paraId="3329461F" w14:textId="77777777" w:rsidR="00451616" w:rsidRPr="00903DBA" w:rsidRDefault="00451616" w:rsidP="00451616">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528"/>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lastRenderedPageBreak/>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529" w:name="_Toc59126250"/>
      <w:r w:rsidRPr="00903DBA">
        <w:rPr>
          <w:highlight w:val="white"/>
        </w:rPr>
        <w:t>Loading Values into Registers</w:t>
      </w:r>
      <w:bookmarkEnd w:id="529"/>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lastRenderedPageBreak/>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 xml:space="preserve">frame register in case of an auto or </w:t>
      </w:r>
      <w:r w:rsidR="00B10950" w:rsidRPr="00903DBA">
        <w:rPr>
          <w:highlight w:val="white"/>
        </w:rPr>
        <w:lastRenderedPageBreak/>
        <w:t>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lastRenderedPageBreak/>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52BCB033" w:rsidR="003734EF" w:rsidRPr="00903DBA" w:rsidRDefault="003734EF" w:rsidP="003734EF">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lastRenderedPageBreak/>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530" w:name="_Toc59126251"/>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530"/>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44F7C296" w:rsidR="00476FE6" w:rsidRPr="00903DBA" w:rsidRDefault="00476FE6" w:rsidP="00476FE6">
      <w:pPr>
        <w:pStyle w:val="Code"/>
        <w:rPr>
          <w:highlight w:val="white"/>
        </w:rPr>
      </w:pPr>
      <w:r w:rsidRPr="00903DBA">
        <w:rPr>
          <w:highlight w:val="white"/>
        </w:rPr>
        <w:t xml:space="preserve">        AddAssemblyCode(AssemblyOperator.cmp, AssemblyCode.</w:t>
      </w:r>
      <w:r w:rsidR="00861418">
        <w:rPr>
          <w:highlight w:val="white"/>
        </w:rPr>
        <w:t>RegularFrameRegister</w:t>
      </w:r>
      <w:r w:rsidRPr="00903DBA">
        <w:rPr>
          <w:highlight w:val="white"/>
        </w:rPr>
        <w:t>,</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lastRenderedPageBreak/>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043947C4"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1669D95D" w14:textId="77777777" w:rsidR="006218C1" w:rsidRDefault="00C953A1" w:rsidP="00C953A1">
      <w:pPr>
        <w:pStyle w:val="Code"/>
        <w:rPr>
          <w:highlight w:val="white"/>
        </w:rPr>
      </w:pPr>
      <w:r w:rsidRPr="00903DBA">
        <w:rPr>
          <w:highlight w:val="white"/>
        </w:rPr>
        <w:t xml:space="preserve">      AddAssemblyCode(AssemblyOperator.mov,</w:t>
      </w:r>
    </w:p>
    <w:p w14:paraId="513C69F6" w14:textId="3B4ED72E" w:rsidR="00C953A1" w:rsidRPr="00903DBA" w:rsidRDefault="006218C1" w:rsidP="00C953A1">
      <w:pPr>
        <w:pStyle w:val="Code"/>
        <w:rPr>
          <w:highlight w:val="white"/>
        </w:rPr>
      </w:pPr>
      <w:r>
        <w:rPr>
          <w:highlight w:val="white"/>
        </w:rPr>
        <w:t xml:space="preserve">                     </w:t>
      </w:r>
      <w:r w:rsidR="00C953A1" w:rsidRPr="00903DBA">
        <w:rPr>
          <w:highlight w:val="white"/>
        </w:rPr>
        <w:t xml:space="preserve"> AssemblyCode.</w:t>
      </w:r>
      <w:r w:rsidR="00861418">
        <w:rPr>
          <w:highlight w:val="white"/>
        </w:rPr>
        <w:t>VariadicFrameRegister</w:t>
      </w:r>
      <w:r w:rsidR="00C953A1" w:rsidRPr="00903DBA">
        <w:rPr>
          <w:highlight w:val="white"/>
        </w:rPr>
        <w:t>,</w:t>
      </w:r>
    </w:p>
    <w:p w14:paraId="15B9DBC2" w14:textId="4D289AB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306FB4" w14:textId="33B0CA58" w:rsidR="00C953A1" w:rsidRPr="00903DBA" w:rsidRDefault="00C953A1" w:rsidP="00C953A1">
      <w:pPr>
        <w:pStyle w:val="Code"/>
        <w:rPr>
          <w:highlight w:val="white"/>
        </w:rPr>
      </w:pPr>
      <w:r w:rsidRPr="00903DBA">
        <w:rPr>
          <w:highlight w:val="white"/>
        </w:rPr>
        <w:t xml:space="preserve">                      SymbolTable.</w:t>
      </w:r>
      <w:r w:rsidR="00D459C3">
        <w:rPr>
          <w:highlight w:val="white"/>
        </w:rPr>
        <w:t>VariadicFrameOffset</w:t>
      </w:r>
      <w:r w:rsidRPr="00903DBA">
        <w:rPr>
          <w:highlight w:val="white"/>
        </w:rPr>
        <w:t>);</w:t>
      </w:r>
    </w:p>
    <w:p w14:paraId="5B3A1824" w14:textId="1073DE03" w:rsidR="00C953A1" w:rsidRPr="00903DBA" w:rsidRDefault="00C953A1" w:rsidP="00C953A1">
      <w:pPr>
        <w:pStyle w:val="Code"/>
        <w:rPr>
          <w:highlight w:val="white"/>
        </w:rPr>
      </w:pPr>
      <w:r w:rsidRPr="00903DBA">
        <w:rPr>
          <w:highlight w:val="white"/>
        </w:rPr>
        <w:t xml:space="preserve">      AddAssemblyCode(AssemblyOperator.mov, AssemblyCode.</w:t>
      </w:r>
      <w:r w:rsidR="00861418">
        <w:rPr>
          <w:highlight w:val="white"/>
        </w:rPr>
        <w:t>RegularFrameRegister</w:t>
      </w:r>
      <w:r w:rsidRPr="00903DBA">
        <w:rPr>
          <w:highlight w:val="white"/>
        </w:rPr>
        <w:t>,</w:t>
      </w:r>
    </w:p>
    <w:p w14:paraId="5EBD0F6B" w14:textId="7AB1A53E" w:rsidR="00C953A1" w:rsidRPr="00903DBA" w:rsidRDefault="00C953A1" w:rsidP="00C953A1">
      <w:pPr>
        <w:pStyle w:val="Code"/>
        <w:rPr>
          <w:highlight w:val="white"/>
        </w:rPr>
      </w:pPr>
      <w:r w:rsidRPr="00903DBA">
        <w:rPr>
          <w:highlight w:val="white"/>
        </w:rPr>
        <w:t xml:space="preserve">                      AssemblyCode.</w:t>
      </w:r>
      <w:r w:rsidR="00861418">
        <w:rPr>
          <w:highlight w:val="white"/>
        </w:rPr>
        <w:t>RegularFrameRegister</w:t>
      </w:r>
      <w:r w:rsidRPr="00903DBA">
        <w:rPr>
          <w:highlight w:val="white"/>
        </w:rPr>
        <w:t>,</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lastRenderedPageBreak/>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3712D0F0" w:rsidR="00710964" w:rsidRPr="00903DBA" w:rsidRDefault="00734CAC" w:rsidP="00734CAC">
      <w:pPr>
        <w:rPr>
          <w:highlight w:val="white"/>
        </w:rPr>
      </w:pPr>
      <w:r>
        <w:rPr>
          <w:highlight w:val="white"/>
        </w:rPr>
        <w:t xml:space="preserve">The code for the Windows </w:t>
      </w:r>
      <w:proofErr w:type="spellStart"/>
      <w:r>
        <w:rPr>
          <w:highlight w:val="white"/>
        </w:rPr>
        <w:t>envisonment</w:t>
      </w:r>
      <w:proofErr w:type="spellEnd"/>
      <w:r>
        <w:rPr>
          <w:highlight w:val="white"/>
        </w:rPr>
        <w:t xml:space="preserve">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461860">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499E3A07" w:rsidR="00153408" w:rsidRPr="00903DBA" w:rsidRDefault="00153408" w:rsidP="00153408">
      <w:pPr>
        <w:pStyle w:val="Rubrik3"/>
        <w:rPr>
          <w:highlight w:val="white"/>
        </w:rPr>
      </w:pPr>
      <w:bookmarkStart w:id="531" w:name="_Toc59126252"/>
      <w:r w:rsidRPr="00903DBA">
        <w:rPr>
          <w:highlight w:val="white"/>
        </w:rPr>
        <w:t>Load and Inspect Registers</w:t>
      </w:r>
      <w:bookmarkEnd w:id="531"/>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lastRenderedPageBreak/>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532" w:name="_Toc59126253"/>
      <w:r w:rsidRPr="00903DBA">
        <w:rPr>
          <w:highlight w:val="white"/>
        </w:rPr>
        <w:t>Initialization</w:t>
      </w:r>
      <w:bookmarkEnd w:id="532"/>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lastRenderedPageBreak/>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533" w:name="_Toc59126254"/>
      <w:r w:rsidRPr="00903DBA">
        <w:rPr>
          <w:highlight w:val="white"/>
        </w:rPr>
        <w:t>Integral Multipl</w:t>
      </w:r>
      <w:r w:rsidR="00285456" w:rsidRPr="00903DBA">
        <w:rPr>
          <w:highlight w:val="white"/>
        </w:rPr>
        <w:t>i</w:t>
      </w:r>
      <w:r w:rsidRPr="00903DBA">
        <w:rPr>
          <w:highlight w:val="white"/>
        </w:rPr>
        <w:t>cation, Division, and Modulo</w:t>
      </w:r>
      <w:bookmarkEnd w:id="533"/>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lastRenderedPageBreak/>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534" w:name="_Toc59126255"/>
      <w:r w:rsidRPr="00903DBA">
        <w:rPr>
          <w:highlight w:val="white"/>
        </w:rPr>
        <w:lastRenderedPageBreak/>
        <w:t>Integral Assignment and Parameters</w:t>
      </w:r>
      <w:bookmarkEnd w:id="534"/>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lastRenderedPageBreak/>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lastRenderedPageBreak/>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535" w:name="_Toc59126256"/>
      <w:r w:rsidRPr="00903DBA">
        <w:rPr>
          <w:highlight w:val="white"/>
        </w:rPr>
        <w:t>Unary Integral Operations</w:t>
      </w:r>
      <w:bookmarkEnd w:id="535"/>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lastRenderedPageBreak/>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lastRenderedPageBreak/>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536" w:name="_Toc59126257"/>
      <w:r w:rsidRPr="00903DBA">
        <w:rPr>
          <w:highlight w:val="white"/>
        </w:rPr>
        <w:t>Integral Binary</w:t>
      </w:r>
      <w:bookmarkEnd w:id="536"/>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w:t>
      </w:r>
      <w:r w:rsidRPr="00903DBA">
        <w:rPr>
          <w:highlight w:val="white"/>
        </w:rPr>
        <w:lastRenderedPageBreak/>
        <w:t xml:space="preserve">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lastRenderedPageBreak/>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lastRenderedPageBreak/>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lastRenderedPageBreak/>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537" w:name="_Toc59126258"/>
      <w:r w:rsidRPr="00903DBA">
        <w:rPr>
          <w:highlight w:val="white"/>
        </w:rPr>
        <w:t>Base and Offset</w:t>
      </w:r>
      <w:bookmarkEnd w:id="537"/>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10BB794C" w:rsidR="00184AA8" w:rsidRPr="00903DBA" w:rsidRDefault="00184AA8" w:rsidP="00184AA8">
      <w:pPr>
        <w:pStyle w:val="Code"/>
        <w:rPr>
          <w:highlight w:val="white"/>
        </w:rPr>
      </w:pPr>
      <w:r w:rsidRPr="00903DBA">
        <w:rPr>
          <w:highlight w:val="white"/>
        </w:rPr>
        <w:t xml:space="preserve">                        RegisterAllocator.</w:t>
      </w:r>
      <w:r w:rsidR="00990FE6">
        <w:rPr>
          <w:highlight w:val="white"/>
        </w:rPr>
        <w:t>VariadicFunctionPointerRegisterSet</w:t>
      </w:r>
      <w:r w:rsidRPr="00903DBA">
        <w:rPr>
          <w:highlight w:val="white"/>
        </w:rPr>
        <w:t>.</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lastRenderedPageBreak/>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538" w:name="_Toc59126259"/>
      <w:r w:rsidRPr="00903DBA">
        <w:rPr>
          <w:highlight w:val="white"/>
        </w:rPr>
        <w:t>Case</w:t>
      </w:r>
      <w:bookmarkEnd w:id="538"/>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lastRenderedPageBreak/>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539" w:name="_Toc59126260"/>
      <w:r w:rsidRPr="00903DBA">
        <w:rPr>
          <w:highlight w:val="white"/>
        </w:rPr>
        <w:t>Address</w:t>
      </w:r>
      <w:bookmarkEnd w:id="539"/>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540" w:name="_Toc59126261"/>
      <w:r w:rsidRPr="00903DBA">
        <w:rPr>
          <w:highlight w:val="white"/>
        </w:rPr>
        <w:t>Floating Binary</w:t>
      </w:r>
      <w:bookmarkEnd w:id="540"/>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lastRenderedPageBreak/>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541" w:name="_Toc59126262"/>
      <w:r w:rsidRPr="00903DBA">
        <w:rPr>
          <w:highlight w:val="white"/>
        </w:rPr>
        <w:t>Floating Relation</w:t>
      </w:r>
      <w:bookmarkEnd w:id="541"/>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lastRenderedPageBreak/>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542" w:name="_Toc59126263"/>
      <w:r w:rsidRPr="00903DBA">
        <w:rPr>
          <w:highlight w:val="white"/>
        </w:rPr>
        <w:t>Floating Push and Pop</w:t>
      </w:r>
      <w:bookmarkEnd w:id="542"/>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lastRenderedPageBreak/>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lastRenderedPageBreak/>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543" w:name="_Toc59126264"/>
      <w:r w:rsidRPr="00903DBA">
        <w:rPr>
          <w:highlight w:val="white"/>
        </w:rPr>
        <w:t>Type Conversion</w:t>
      </w:r>
      <w:bookmarkEnd w:id="543"/>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lastRenderedPageBreak/>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544" w:name="_Toc59126265"/>
      <w:r w:rsidRPr="00903DBA">
        <w:rPr>
          <w:highlight w:val="white"/>
        </w:rPr>
        <w:t>Struct and Union</w:t>
      </w:r>
      <w:bookmarkEnd w:id="544"/>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lastRenderedPageBreak/>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lastRenderedPageBreak/>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545" w:name="_Toc59126266"/>
      <w:r w:rsidRPr="00903DBA">
        <w:rPr>
          <w:highlight w:val="white"/>
        </w:rPr>
        <w:t>Initialization Code</w:t>
      </w:r>
      <w:bookmarkEnd w:id="545"/>
    </w:p>
    <w:p w14:paraId="4A5AAFA6" w14:textId="0A25723D" w:rsidR="001C492E" w:rsidRPr="00903DBA" w:rsidRDefault="00510899" w:rsidP="00B70491">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461860">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5525075F"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65F682E3"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CB2C1D2"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35B3B0A" w:rsidR="00BA61C9" w:rsidRPr="00903DBA" w:rsidRDefault="00BA61C9" w:rsidP="00BA61C9">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lastRenderedPageBreak/>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546" w:name="_Toc59126267"/>
      <w:r w:rsidRPr="00903DBA">
        <w:rPr>
          <w:highlight w:val="white"/>
        </w:rPr>
        <w:t>Command Line Arguments</w:t>
      </w:r>
      <w:bookmarkEnd w:id="546"/>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8F21B3" w:rsidRPr="00DF14A9" w:rsidRDefault="008F21B3"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8F21B3" w:rsidRPr="00490BCB" w:rsidRDefault="008F21B3"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8F21B3" w:rsidRPr="00490BCB" w:rsidRDefault="008F21B3"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8F21B3" w:rsidRPr="00490BCB" w:rsidRDefault="008F21B3"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8F21B3" w:rsidRPr="00490BCB" w:rsidRDefault="008F21B3"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8F21B3" w:rsidRPr="00490BCB" w:rsidRDefault="008F21B3"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8F21B3" w:rsidRPr="00490BCB" w:rsidRDefault="008F21B3"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8F21B3" w:rsidRPr="00090144" w:rsidRDefault="008F21B3"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8F21B3" w:rsidRPr="00090144" w:rsidRDefault="008F21B3" w:rsidP="00B70491">
                              <w:pPr>
                                <w:spacing w:before="0" w:after="0" w:line="240" w:lineRule="auto"/>
                                <w:rPr>
                                  <w:rFonts w:eastAsia="Calibri"/>
                                  <w:color w:val="000000"/>
                                </w:rPr>
                              </w:pPr>
                              <w:r w:rsidRPr="00090144">
                                <w:rPr>
                                  <w:rFonts w:eastAsia="Calibri"/>
                                  <w:color w:val="000000"/>
                                </w:rPr>
                                <w:t>Frame pointer of</w:t>
                              </w:r>
                            </w:p>
                            <w:p w14:paraId="77E191A3" w14:textId="77777777" w:rsidR="008F21B3" w:rsidRPr="00090144" w:rsidRDefault="008F21B3"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8F21B3" w:rsidRPr="00090144" w:rsidRDefault="008F21B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8F21B3" w:rsidRPr="00090144" w:rsidRDefault="008F21B3"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8F21B3" w:rsidRPr="00090144" w:rsidRDefault="008F21B3"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8F21B3" w:rsidRPr="00090144" w:rsidRDefault="008F21B3"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8F21B3" w:rsidRDefault="008F21B3"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8F21B3" w:rsidRDefault="008F21B3"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8F21B3" w:rsidRDefault="008F21B3"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8F21B3" w:rsidRDefault="008F21B3"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8F21B3" w:rsidRPr="00DF14A9" w:rsidRDefault="008F21B3"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8F21B3" w:rsidRPr="00490BCB" w:rsidRDefault="008F21B3"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8F21B3" w:rsidRPr="00490BCB" w:rsidRDefault="008F21B3"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8F21B3" w:rsidRPr="00490BCB" w:rsidRDefault="008F21B3"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8F21B3" w:rsidRPr="00490BCB" w:rsidRDefault="008F21B3"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8F21B3" w:rsidRPr="00490BCB" w:rsidRDefault="008F21B3"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8F21B3" w:rsidRPr="00490BCB" w:rsidRDefault="008F21B3"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8F21B3" w:rsidRPr="00490BCB" w:rsidRDefault="008F21B3"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8F21B3" w:rsidRPr="00090144" w:rsidRDefault="008F21B3"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8F21B3" w:rsidRPr="00090144" w:rsidRDefault="008F21B3" w:rsidP="00B70491">
                        <w:pPr>
                          <w:spacing w:before="0" w:after="0" w:line="240" w:lineRule="auto"/>
                          <w:rPr>
                            <w:rFonts w:eastAsia="Calibri"/>
                            <w:color w:val="000000"/>
                          </w:rPr>
                        </w:pPr>
                        <w:r w:rsidRPr="00090144">
                          <w:rPr>
                            <w:rFonts w:eastAsia="Calibri"/>
                            <w:color w:val="000000"/>
                          </w:rPr>
                          <w:t>Frame pointer of</w:t>
                        </w:r>
                      </w:p>
                      <w:p w14:paraId="77E191A3" w14:textId="77777777" w:rsidR="008F21B3" w:rsidRPr="00090144" w:rsidRDefault="008F21B3"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8F21B3" w:rsidRPr="00090144" w:rsidRDefault="008F21B3"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8F21B3" w:rsidRPr="00090144" w:rsidRDefault="008F21B3"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8F21B3" w:rsidRPr="00090144" w:rsidRDefault="008F21B3"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8F21B3" w:rsidRPr="00090144" w:rsidRDefault="008F21B3"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8F21B3" w:rsidRDefault="008F21B3"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8F21B3" w:rsidRDefault="008F21B3"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8F21B3" w:rsidRDefault="008F21B3"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8F21B3" w:rsidRDefault="008F21B3"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lastRenderedPageBreak/>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9FE369B"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A3172">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lastRenderedPageBreak/>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547" w:name="_Toc59126268"/>
      <w:r w:rsidRPr="00903DBA">
        <w:rPr>
          <w:highlight w:val="white"/>
        </w:rPr>
        <w:t>Text List</w:t>
      </w:r>
      <w:bookmarkEnd w:id="547"/>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lastRenderedPageBreak/>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548" w:name="_Ref54009755"/>
      <w:bookmarkStart w:id="549" w:name="_Toc59126269"/>
      <w:bookmarkStart w:id="550" w:name="_Ref420874022"/>
      <w:r w:rsidRPr="00903DBA">
        <w:lastRenderedPageBreak/>
        <w:t>Executable Code Generation</w:t>
      </w:r>
      <w:bookmarkEnd w:id="548"/>
      <w:bookmarkEnd w:id="549"/>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38B5E8C6" w:rsidR="009D716B" w:rsidRPr="00903DBA" w:rsidRDefault="007A3172" w:rsidP="009D716B">
      <w:pPr>
        <w:pStyle w:val="Rubrik2"/>
      </w:pPr>
      <w:bookmarkStart w:id="551" w:name="_Toc59126270"/>
      <w:r>
        <w:t>The Windows environment</w:t>
      </w:r>
      <w:bookmarkEnd w:id="551"/>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w:t>
      </w:r>
      <w:proofErr w:type="gramStart"/>
      <w:r w:rsidRPr="00903DBA">
        <w:t>names</w:t>
      </w:r>
      <w:r w:rsidR="00C55029" w:rsidRPr="00903DBA">
        <w:t xml:space="preserve">, </w:t>
      </w:r>
      <w:r w:rsidR="00EE238A">
        <w:t>and</w:t>
      </w:r>
      <w:proofErr w:type="gramEnd"/>
      <w:r w:rsidR="00EE238A">
        <w:t xml:space="preserve">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552" w:name="_Toc59126271"/>
      <w:r w:rsidRPr="00903DBA">
        <w:rPr>
          <w:highlight w:val="white"/>
        </w:rPr>
        <w:t>Main</w:t>
      </w:r>
      <w:bookmarkEnd w:id="552"/>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5B2FD4A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461860">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553" w:name="_Toc59126272"/>
      <w:r w:rsidRPr="00903DBA">
        <w:rPr>
          <w:highlight w:val="white"/>
        </w:rPr>
        <w:t>Type Size</w:t>
      </w:r>
      <w:bookmarkEnd w:id="553"/>
    </w:p>
    <w:p w14:paraId="67CDE55A" w14:textId="7F832956"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A3172">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A3172">
        <w:rPr>
          <w:highlight w:val="white"/>
        </w:rPr>
        <w:t>the Windows environment</w:t>
      </w:r>
      <w:r w:rsidR="00721ABF">
        <w:rPr>
          <w:highlight w:val="white"/>
        </w:rPr>
        <w:t>, as opposed to the Linux environment.</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554" w:name="_Toc59126273"/>
      <w:r w:rsidRPr="00903DBA">
        <w:rPr>
          <w:highlight w:val="white"/>
        </w:rPr>
        <w:t>Static Symbol</w:t>
      </w:r>
      <w:bookmarkEnd w:id="554"/>
    </w:p>
    <w:p w14:paraId="2727885D" w14:textId="1F8C6724"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461860">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555" w:name="_Toc59126274"/>
      <w:r w:rsidRPr="00903DBA">
        <w:rPr>
          <w:highlight w:val="white"/>
        </w:rPr>
        <w:t>Static Value</w:t>
      </w:r>
      <w:bookmarkEnd w:id="555"/>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556" w:name="_Toc59126275"/>
      <w:r w:rsidRPr="00903DBA">
        <w:rPr>
          <w:highlight w:val="white"/>
        </w:rPr>
        <w:t>Function End</w:t>
      </w:r>
      <w:bookmarkEnd w:id="556"/>
    </w:p>
    <w:p w14:paraId="439B0D61" w14:textId="5415FEFE" w:rsidR="00022F16" w:rsidRPr="00903DBA" w:rsidRDefault="007F65F7" w:rsidP="007F65F7">
      <w:pPr>
        <w:rPr>
          <w:highlight w:val="white"/>
        </w:rPr>
      </w:pPr>
      <w:r w:rsidRPr="00903DBA">
        <w:rPr>
          <w:highlight w:val="white"/>
        </w:rPr>
        <w:t xml:space="preserve">When creating a function in </w:t>
      </w:r>
      <w:r w:rsidR="007A3172">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557" w:name="_Toc59126276"/>
      <w:r w:rsidRPr="00903DBA">
        <w:rPr>
          <w:highlight w:val="white"/>
        </w:rPr>
        <w:t>Target Code Generation</w:t>
      </w:r>
      <w:bookmarkEnd w:id="557"/>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558" w:name="_Toc59126277"/>
      <w:r w:rsidRPr="00903DBA">
        <w:rPr>
          <w:highlight w:val="white"/>
        </w:rPr>
        <w:t>Exit</w:t>
      </w:r>
      <w:bookmarkEnd w:id="558"/>
    </w:p>
    <w:p w14:paraId="7BCD1BC3" w14:textId="503EACE3"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A3172">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559" w:name="_Toc59126278"/>
      <w:r w:rsidRPr="00903DBA">
        <w:rPr>
          <w:highlight w:val="white"/>
        </w:rPr>
        <w:t>Initialization Code</w:t>
      </w:r>
      <w:bookmarkEnd w:id="559"/>
    </w:p>
    <w:p w14:paraId="303A93D2" w14:textId="09D6F8ED" w:rsidR="003D2653" w:rsidRPr="00903DBA" w:rsidRDefault="003D2653" w:rsidP="003D2653">
      <w:pPr>
        <w:rPr>
          <w:highlight w:val="white"/>
        </w:rPr>
      </w:pPr>
      <w:r w:rsidRPr="00903DBA">
        <w:rPr>
          <w:highlight w:val="white"/>
        </w:rPr>
        <w:t xml:space="preserve">The initialization of data blocks differs between the Linux and </w:t>
      </w:r>
      <w:r w:rsidR="007A3172">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056D7CAB" w:rsidR="008E3DC4" w:rsidRPr="00903DBA" w:rsidRDefault="008E3DC4" w:rsidP="008E3DC4">
      <w:pPr>
        <w:pStyle w:val="Code"/>
        <w:rPr>
          <w:highlight w:val="white"/>
        </w:rPr>
      </w:pPr>
      <w:r w:rsidRPr="00903DBA">
        <w:rPr>
          <w:highlight w:val="white"/>
        </w:rPr>
        <w:lastRenderedPageBreak/>
        <w:t xml:space="preserve">                      AssemblyCode.</w:t>
      </w:r>
      <w:r w:rsidR="00861418">
        <w:rPr>
          <w:highlight w:val="white"/>
        </w:rPr>
        <w:t>RegularFrameRegister</w:t>
      </w:r>
      <w:r w:rsidRPr="00903DBA">
        <w:rPr>
          <w:highlight w:val="white"/>
        </w:rPr>
        <w:t>,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46204885"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6DEFF9F0"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0028D42F" w:rsidR="008E3DC4" w:rsidRPr="00903DBA" w:rsidRDefault="008E3DC4" w:rsidP="008E3DC4">
      <w:pPr>
        <w:pStyle w:val="Code"/>
        <w:rPr>
          <w:highlight w:val="white"/>
        </w:rPr>
      </w:pPr>
      <w:r w:rsidRPr="00903DBA">
        <w:rPr>
          <w:highlight w:val="white"/>
        </w:rPr>
        <w:t xml:space="preserve">                        AssemblyCode.</w:t>
      </w:r>
      <w:r w:rsidR="00861418">
        <w:rPr>
          <w:highlight w:val="white"/>
        </w:rPr>
        <w:t>RegularFrameRegister</w:t>
      </w:r>
      <w:r w:rsidRPr="00903DBA">
        <w:rPr>
          <w:highlight w:val="white"/>
        </w:rPr>
        <w:t>,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560" w:name="_Toc59126279"/>
      <w:r w:rsidRPr="00903DBA">
        <w:rPr>
          <w:highlight w:val="white"/>
        </w:rPr>
        <w:t>Command Line Arguments</w:t>
      </w:r>
      <w:bookmarkEnd w:id="560"/>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8F21B3" w:rsidRPr="00DF14A9" w:rsidRDefault="008F21B3"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8F21B3" w:rsidRPr="00490BCB" w:rsidRDefault="008F21B3"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8F21B3" w:rsidRPr="00490BCB" w:rsidRDefault="008F21B3"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8F21B3" w:rsidRPr="00490BCB" w:rsidRDefault="008F21B3"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8F21B3" w:rsidRPr="00490BCB" w:rsidRDefault="008F21B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8F21B3" w:rsidRPr="00090144" w:rsidRDefault="008F21B3"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8F21B3" w:rsidRPr="00090144" w:rsidRDefault="008F21B3" w:rsidP="00605AE9">
                              <w:pPr>
                                <w:spacing w:before="0" w:after="0" w:line="240" w:lineRule="auto"/>
                                <w:rPr>
                                  <w:rFonts w:eastAsia="Calibri"/>
                                  <w:color w:val="000000"/>
                                </w:rPr>
                              </w:pPr>
                              <w:r w:rsidRPr="00090144">
                                <w:rPr>
                                  <w:rFonts w:eastAsia="Calibri"/>
                                  <w:color w:val="000000"/>
                                </w:rPr>
                                <w:t>Frame pointer of</w:t>
                              </w:r>
                            </w:p>
                            <w:p w14:paraId="68E90914" w14:textId="77777777" w:rsidR="008F21B3" w:rsidRPr="00090144" w:rsidRDefault="008F21B3"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8F21B3" w:rsidRPr="00090144" w:rsidRDefault="008F21B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8F21B3" w:rsidRPr="00090144" w:rsidRDefault="008F21B3"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8F21B3" w:rsidRPr="00090144" w:rsidRDefault="008F21B3"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8F21B3" w:rsidRPr="00090144" w:rsidRDefault="008F21B3"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8F21B3" w:rsidRDefault="008F21B3"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8F21B3" w:rsidRDefault="008F21B3"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8F21B3" w:rsidRDefault="008F21B3"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8F21B3" w:rsidRDefault="008F21B3"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8F21B3" w:rsidRDefault="008F21B3"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8F21B3" w:rsidRDefault="008F21B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8F21B3" w:rsidRPr="00582B75" w:rsidRDefault="008F21B3"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8F21B3" w:rsidRPr="00490BCB" w:rsidRDefault="008F21B3"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8F21B3" w:rsidRPr="00490BCB" w:rsidRDefault="008F21B3"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8F21B3" w:rsidRDefault="008F21B3"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8F21B3" w:rsidRPr="00E55D4A" w:rsidRDefault="008F21B3"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8F21B3" w:rsidRDefault="008F21B3"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8F21B3" w:rsidRDefault="008F21B3"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8F21B3" w:rsidRDefault="008F21B3"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8F21B3" w:rsidRDefault="008F21B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8F21B3" w:rsidRDefault="008F21B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8F21B3" w:rsidRDefault="008F21B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8F21B3" w:rsidRDefault="008F21B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8F21B3" w:rsidRDefault="008F21B3"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8F21B3" w:rsidRDefault="008F21B3"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8F21B3" w:rsidRDefault="008F21B3"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8F21B3" w:rsidRDefault="008F21B3"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8F21B3" w:rsidRDefault="008F21B3"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8F21B3" w:rsidRDefault="008F21B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8F21B3" w:rsidRDefault="008F21B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8F21B3" w:rsidRDefault="008F21B3" w:rsidP="00496983">
                              <w:pPr>
                                <w:spacing w:before="0" w:line="257" w:lineRule="auto"/>
                                <w:jc w:val="center"/>
                                <w:rPr>
                                  <w:sz w:val="24"/>
                                  <w:szCs w:val="24"/>
                                </w:rPr>
                              </w:pPr>
                              <w:r>
                                <w:rPr>
                                  <w:rFonts w:eastAsia="Calibri"/>
                                  <w:color w:val="000000"/>
                                  <w:sz w:val="16"/>
                                  <w:szCs w:val="16"/>
                                </w:rPr>
                                <w:t>129</w:t>
                              </w:r>
                            </w:p>
                            <w:p w14:paraId="3E4A06D3" w14:textId="77777777" w:rsidR="008F21B3" w:rsidRDefault="008F21B3"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8F21B3" w:rsidRDefault="008F21B3"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8F21B3" w:rsidRDefault="008F21B3"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8F21B3" w:rsidRDefault="008F21B3"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8F21B3" w:rsidRDefault="008F21B3" w:rsidP="006A7496">
                              <w:pPr>
                                <w:spacing w:before="100" w:line="257" w:lineRule="auto"/>
                                <w:jc w:val="left"/>
                                <w:rPr>
                                  <w:sz w:val="24"/>
                                  <w:szCs w:val="24"/>
                                </w:rPr>
                              </w:pPr>
                              <w:r>
                                <w:rPr>
                                  <w:rFonts w:eastAsia="Calibri"/>
                                  <w:color w:val="000000"/>
                                  <w:sz w:val="16"/>
                                  <w:szCs w:val="16"/>
                                </w:rPr>
                                <w:t>Before</w:t>
                              </w:r>
                            </w:p>
                            <w:p w14:paraId="6B197F32" w14:textId="77777777" w:rsidR="008F21B3" w:rsidRDefault="008F21B3"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8F21B3" w:rsidRDefault="008F21B3" w:rsidP="006A7496">
                              <w:pPr>
                                <w:spacing w:before="100" w:line="256" w:lineRule="auto"/>
                                <w:rPr>
                                  <w:sz w:val="24"/>
                                  <w:szCs w:val="24"/>
                                </w:rPr>
                              </w:pPr>
                              <w:r>
                                <w:rPr>
                                  <w:rFonts w:eastAsia="Calibri"/>
                                  <w:color w:val="000000"/>
                                  <w:sz w:val="16"/>
                                  <w:szCs w:val="16"/>
                                </w:rPr>
                                <w:t>After</w:t>
                              </w:r>
                            </w:p>
                            <w:p w14:paraId="7E3E04C8" w14:textId="77777777" w:rsidR="008F21B3" w:rsidRDefault="008F21B3"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8F21B3" w:rsidRPr="00DF14A9" w:rsidRDefault="008F21B3"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8F21B3" w:rsidRPr="00490BCB" w:rsidRDefault="008F21B3"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8F21B3" w:rsidRPr="00490BCB" w:rsidRDefault="008F21B3"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8F21B3" w:rsidRPr="00490BCB" w:rsidRDefault="008F21B3"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8F21B3" w:rsidRPr="00490BCB" w:rsidRDefault="008F21B3"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8F21B3" w:rsidRPr="00490BCB" w:rsidRDefault="008F21B3"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8F21B3" w:rsidRPr="00090144" w:rsidRDefault="008F21B3"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8F21B3" w:rsidRPr="00090144" w:rsidRDefault="008F21B3" w:rsidP="00605AE9">
                        <w:pPr>
                          <w:spacing w:before="0" w:after="0" w:line="240" w:lineRule="auto"/>
                          <w:rPr>
                            <w:rFonts w:eastAsia="Calibri"/>
                            <w:color w:val="000000"/>
                          </w:rPr>
                        </w:pPr>
                        <w:r w:rsidRPr="00090144">
                          <w:rPr>
                            <w:rFonts w:eastAsia="Calibri"/>
                            <w:color w:val="000000"/>
                          </w:rPr>
                          <w:t>Frame pointer of</w:t>
                        </w:r>
                      </w:p>
                      <w:p w14:paraId="68E90914" w14:textId="77777777" w:rsidR="008F21B3" w:rsidRPr="00090144" w:rsidRDefault="008F21B3"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8F21B3" w:rsidRPr="00090144" w:rsidRDefault="008F21B3"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8F21B3" w:rsidRPr="00090144" w:rsidRDefault="008F21B3"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8F21B3" w:rsidRPr="00090144" w:rsidRDefault="008F21B3"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8F21B3" w:rsidRPr="00090144" w:rsidRDefault="008F21B3"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8F21B3" w:rsidRDefault="008F21B3"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8F21B3" w:rsidRDefault="008F21B3"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8F21B3" w:rsidRDefault="008F21B3"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8F21B3" w:rsidRDefault="008F21B3"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8F21B3" w:rsidRDefault="008F21B3"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8F21B3" w:rsidRDefault="008F21B3"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8F21B3" w:rsidRPr="00582B75" w:rsidRDefault="008F21B3"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8F21B3" w:rsidRPr="00490BCB" w:rsidRDefault="008F21B3"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8F21B3" w:rsidRPr="00490BCB" w:rsidRDefault="008F21B3"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8F21B3" w:rsidRDefault="008F21B3"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8F21B3" w:rsidRPr="00E55D4A" w:rsidRDefault="008F21B3"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8F21B3" w:rsidRDefault="008F21B3"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8F21B3" w:rsidRDefault="008F21B3"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8F21B3" w:rsidRDefault="008F21B3"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8F21B3" w:rsidRDefault="008F21B3"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8F21B3" w:rsidRDefault="008F21B3"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8F21B3" w:rsidRDefault="008F21B3"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8F21B3" w:rsidRDefault="008F21B3"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8F21B3" w:rsidRDefault="008F21B3"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8F21B3" w:rsidRDefault="008F21B3"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8F21B3" w:rsidRDefault="008F21B3"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8F21B3" w:rsidRDefault="008F21B3"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8F21B3" w:rsidRDefault="008F21B3"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8F21B3" w:rsidRDefault="008F21B3"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8F21B3" w:rsidRDefault="008F21B3"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8F21B3" w:rsidRDefault="008F21B3" w:rsidP="00496983">
                        <w:pPr>
                          <w:spacing w:before="0" w:line="257" w:lineRule="auto"/>
                          <w:jc w:val="center"/>
                          <w:rPr>
                            <w:sz w:val="24"/>
                            <w:szCs w:val="24"/>
                          </w:rPr>
                        </w:pPr>
                        <w:r>
                          <w:rPr>
                            <w:rFonts w:eastAsia="Calibri"/>
                            <w:color w:val="000000"/>
                            <w:sz w:val="16"/>
                            <w:szCs w:val="16"/>
                          </w:rPr>
                          <w:t>129</w:t>
                        </w:r>
                      </w:p>
                      <w:p w14:paraId="3E4A06D3" w14:textId="77777777" w:rsidR="008F21B3" w:rsidRDefault="008F21B3"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8F21B3" w:rsidRDefault="008F21B3"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8F21B3" w:rsidRDefault="008F21B3"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8F21B3" w:rsidRDefault="008F21B3"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8F21B3" w:rsidRDefault="008F21B3" w:rsidP="006A7496">
                        <w:pPr>
                          <w:spacing w:before="100" w:line="257" w:lineRule="auto"/>
                          <w:jc w:val="left"/>
                          <w:rPr>
                            <w:sz w:val="24"/>
                            <w:szCs w:val="24"/>
                          </w:rPr>
                        </w:pPr>
                        <w:r>
                          <w:rPr>
                            <w:rFonts w:eastAsia="Calibri"/>
                            <w:color w:val="000000"/>
                            <w:sz w:val="16"/>
                            <w:szCs w:val="16"/>
                          </w:rPr>
                          <w:t>Before</w:t>
                        </w:r>
                      </w:p>
                      <w:p w14:paraId="6B197F32" w14:textId="77777777" w:rsidR="008F21B3" w:rsidRDefault="008F21B3"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8F21B3" w:rsidRDefault="008F21B3" w:rsidP="006A7496">
                        <w:pPr>
                          <w:spacing w:before="100" w:line="256" w:lineRule="auto"/>
                          <w:rPr>
                            <w:sz w:val="24"/>
                            <w:szCs w:val="24"/>
                          </w:rPr>
                        </w:pPr>
                        <w:r>
                          <w:rPr>
                            <w:rFonts w:eastAsia="Calibri"/>
                            <w:color w:val="000000"/>
                            <w:sz w:val="16"/>
                            <w:szCs w:val="16"/>
                          </w:rPr>
                          <w:t>After</w:t>
                        </w:r>
                      </w:p>
                      <w:p w14:paraId="7E3E04C8" w14:textId="77777777" w:rsidR="008F21B3" w:rsidRDefault="008F21B3"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561" w:name="_Toc59126280"/>
      <w:r w:rsidRPr="00903DBA">
        <w:rPr>
          <w:highlight w:val="white"/>
        </w:rPr>
        <w:t>Windows Jump Info</w:t>
      </w:r>
      <w:bookmarkEnd w:id="561"/>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w:t>
      </w:r>
      <w:proofErr w:type="gramStart"/>
      <w:r w:rsidRPr="00903DBA">
        <w:rPr>
          <w:highlight w:val="white"/>
        </w:rPr>
        <w:t>At the moment</w:t>
      </w:r>
      <w:proofErr w:type="gramEnd"/>
      <w:r w:rsidRPr="00903DBA">
        <w:rPr>
          <w:highlight w:val="white"/>
        </w:rPr>
        <w: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562" w:name="_Toc59126281"/>
      <w:r w:rsidRPr="00903DBA">
        <w:rPr>
          <w:highlight w:val="white"/>
        </w:rPr>
        <w:t>Windows Byte List</w:t>
      </w:r>
      <w:bookmarkEnd w:id="562"/>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563" w:name="_Hlk51314142"/>
      <w:r w:rsidRPr="00903DBA">
        <w:rPr>
          <w:highlight w:val="white"/>
        </w:rPr>
        <w:t>WindowsByteList</w:t>
      </w:r>
      <w:bookmarkEnd w:id="563"/>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564" w:name="_Toc59126282"/>
      <w:r w:rsidRPr="00903DBA">
        <w:rPr>
          <w:highlight w:val="white"/>
        </w:rPr>
        <w:t>Byte</w:t>
      </w:r>
      <w:r w:rsidR="00D33B22" w:rsidRPr="00903DBA">
        <w:rPr>
          <w:highlight w:val="white"/>
        </w:rPr>
        <w:t xml:space="preserve"> </w:t>
      </w:r>
      <w:r w:rsidRPr="00903DBA">
        <w:rPr>
          <w:highlight w:val="white"/>
        </w:rPr>
        <w:t>List</w:t>
      </w:r>
      <w:bookmarkEnd w:id="564"/>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565"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565"/>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566" w:name="_Ref419646553"/>
      <w:bookmarkStart w:id="567" w:name="_Toc59126283"/>
      <w:r w:rsidRPr="00903DBA">
        <w:t>Linking</w:t>
      </w:r>
      <w:bookmarkEnd w:id="566"/>
      <w:bookmarkEnd w:id="567"/>
    </w:p>
    <w:bookmarkEnd w:id="550"/>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568" w:name="_Toc59126284"/>
      <w:r w:rsidRPr="00903DBA">
        <w:lastRenderedPageBreak/>
        <w:t>The Linker Class</w:t>
      </w:r>
      <w:bookmarkEnd w:id="568"/>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proofErr w:type="spellStart"/>
      <w:r w:rsidRPr="00903DBA">
        <w:rPr>
          <w:rStyle w:val="CodeInText"/>
        </w:rPr>
        <w:t>m</w:t>
      </w:r>
      <w:r w:rsidR="00D21DFD" w:rsidRPr="00903DBA">
        <w:rPr>
          <w:rStyle w:val="CodeInText"/>
        </w:rPr>
        <w:t>_fullName</w:t>
      </w:r>
      <w:proofErr w:type="spellEnd"/>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proofErr w:type="spellStart"/>
      <w:r w:rsidRPr="00903DBA">
        <w:rPr>
          <w:rStyle w:val="CodeInText"/>
        </w:rPr>
        <w:t>m_entryPoint</w:t>
      </w:r>
      <w:proofErr w:type="spellEnd"/>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w:t>
      </w:r>
      <w:proofErr w:type="gramStart"/>
      <w:r w:rsidR="00835721" w:rsidRPr="00903DBA">
        <w:t>address</w:t>
      </w:r>
      <w:proofErr w:type="gramEnd"/>
      <w:r w:rsidR="00835721" w:rsidRPr="00903DBA">
        <w:t xml:space="preserve"> and </w:t>
      </w:r>
      <w:proofErr w:type="spellStart"/>
      <w:r w:rsidR="00835721" w:rsidRPr="00903DBA">
        <w:t>its</w:t>
      </w:r>
      <w:proofErr w:type="spellEnd"/>
      <w:r w:rsidR="00835721" w:rsidRPr="00903DBA">
        <w:t xml:space="preserve"> the entry point differs in one case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 which is allowed in the C standard. In that case, the first part of the main function holds code for initializing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which shall not be executed in a recursive call.</w:t>
      </w:r>
    </w:p>
    <w:p w14:paraId="00EAEA11" w14:textId="77777777" w:rsidR="006B074A" w:rsidRPr="00903DBA" w:rsidRDefault="006B074A" w:rsidP="00693BCF">
      <w:pPr>
        <w:pStyle w:val="Liststycke"/>
        <w:numPr>
          <w:ilvl w:val="0"/>
          <w:numId w:val="186"/>
        </w:numPr>
      </w:pPr>
      <w:proofErr w:type="spellStart"/>
      <w:r w:rsidRPr="00903DBA">
        <w:rPr>
          <w:rStyle w:val="CodeInText"/>
        </w:rPr>
        <w:t>m_accessMap</w:t>
      </w:r>
      <w:proofErr w:type="spellEnd"/>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proofErr w:type="spellStart"/>
      <w:r w:rsidRPr="00903DBA">
        <w:rPr>
          <w:rStyle w:val="CodeInText"/>
        </w:rPr>
        <w:t>m_</w:t>
      </w:r>
      <w:r w:rsidR="00BC5E1E" w:rsidRPr="00903DBA">
        <w:rPr>
          <w:rStyle w:val="CodeInText"/>
        </w:rPr>
        <w:t>callMap</w:t>
      </w:r>
      <w:proofErr w:type="spellEnd"/>
      <w:r w:rsidR="00BC5E1E" w:rsidRPr="00903DBA">
        <w:t>:</w:t>
      </w:r>
      <w:r w:rsidR="00344BE1" w:rsidRPr="00903DBA">
        <w:t xml:space="preserve"> the map of all function calls. The reason we </w:t>
      </w:r>
      <w:r w:rsidR="00FF63D6" w:rsidRPr="00903DBA">
        <w:t>distinguish</w:t>
      </w:r>
      <w:r w:rsidR="00344BE1" w:rsidRPr="00903DBA">
        <w:t xml:space="preserve"> between </w:t>
      </w:r>
      <w:proofErr w:type="spellStart"/>
      <w:r w:rsidR="00344BE1" w:rsidRPr="00903DBA">
        <w:rPr>
          <w:rStyle w:val="CodeInText"/>
        </w:rPr>
        <w:t>m_accessMap</w:t>
      </w:r>
      <w:proofErr w:type="spellEnd"/>
      <w:r w:rsidR="00344BE1" w:rsidRPr="00903DBA">
        <w:t xml:space="preserve"> and </w:t>
      </w:r>
      <w:proofErr w:type="spellStart"/>
      <w:r w:rsidR="00344BE1" w:rsidRPr="00903DBA">
        <w:rPr>
          <w:rStyle w:val="CodeInText"/>
        </w:rPr>
        <w:t>m_callMap</w:t>
      </w:r>
      <w:proofErr w:type="spellEnd"/>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proofErr w:type="spellStart"/>
      <w:r w:rsidRPr="00903DBA">
        <w:rPr>
          <w:rStyle w:val="CodeInText"/>
        </w:rPr>
        <w:t>m_</w:t>
      </w:r>
      <w:r w:rsidR="00BC5E1E" w:rsidRPr="00903DBA">
        <w:rPr>
          <w:rStyle w:val="CodeInText"/>
        </w:rPr>
        <w:t>returnSet</w:t>
      </w:r>
      <w:proofErr w:type="spellEnd"/>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proofErr w:type="spellStart"/>
      <w:r w:rsidRPr="00903DBA">
        <w:rPr>
          <w:rStyle w:val="CodeInText"/>
        </w:rPr>
        <w:t>m_</w:t>
      </w:r>
      <w:r w:rsidR="00BC5E1E" w:rsidRPr="00903DBA">
        <w:rPr>
          <w:rStyle w:val="CodeInText"/>
        </w:rPr>
        <w:t>byteList</w:t>
      </w:r>
      <w:proofErr w:type="spellEnd"/>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proofErr w:type="gramStart"/>
      <w:r w:rsidRPr="00903DBA">
        <w:t>First</w:t>
      </w:r>
      <w:proofErr w:type="gramEnd"/>
      <w:r w:rsidRPr="00903DBA">
        <w:t xml:space="preserve">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 xml:space="preserve">global </w:t>
      </w:r>
      <w:proofErr w:type="gramStart"/>
      <w:r w:rsidR="00B50D7B" w:rsidRPr="00903DBA">
        <w:t>variable</w:t>
      </w:r>
      <w:proofErr w:type="gramEnd"/>
      <w:r w:rsidR="00B50D7B" w:rsidRPr="00903DBA">
        <w:t xml:space="preserv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proofErr w:type="spellStart"/>
      <w:r w:rsidRPr="00903DBA">
        <w:rPr>
          <w:rStyle w:val="CodeInText"/>
        </w:rPr>
        <w:t>m_globalMap</w:t>
      </w:r>
      <w:proofErr w:type="spellEnd"/>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proofErr w:type="spellStart"/>
      <w:r w:rsidRPr="00903DBA">
        <w:rPr>
          <w:rStyle w:val="CodeInText"/>
        </w:rPr>
        <w:t>m_globalList</w:t>
      </w:r>
      <w:proofErr w:type="spellEnd"/>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proofErr w:type="spellStart"/>
      <w:r w:rsidRPr="00903DBA">
        <w:rPr>
          <w:rStyle w:val="CodeInText"/>
        </w:rPr>
        <w:t>m_addressMap</w:t>
      </w:r>
      <w:proofErr w:type="spellEnd"/>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69610FAA" w:rsidR="00237A20" w:rsidRPr="00903DBA" w:rsidRDefault="004C5083" w:rsidP="00693BCF">
      <w:pPr>
        <w:pStyle w:val="Liststycke"/>
        <w:numPr>
          <w:ilvl w:val="0"/>
          <w:numId w:val="189"/>
        </w:numPr>
      </w:pPr>
      <w:proofErr w:type="spellStart"/>
      <w:r w:rsidRPr="00903DBA">
        <w:rPr>
          <w:rStyle w:val="CodeInText"/>
        </w:rPr>
        <w:t>m_entryMap</w:t>
      </w:r>
      <w:proofErr w:type="spellEnd"/>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461860">
        <w:t>13.2</w:t>
      </w:r>
      <w:r w:rsidR="00835721" w:rsidRPr="00903DBA">
        <w:fldChar w:fldCharType="end"/>
      </w:r>
      <w:r w:rsidR="00835721" w:rsidRPr="00903DBA">
        <w:t xml:space="preserve">, a function’s start address and </w:t>
      </w:r>
      <w:proofErr w:type="spellStart"/>
      <w:r w:rsidR="00835721" w:rsidRPr="00903DBA">
        <w:t>its</w:t>
      </w:r>
      <w:proofErr w:type="spellEnd"/>
      <w:r w:rsidR="00835721" w:rsidRPr="00903DBA">
        <w:t xml:space="preserve"> the entry point differs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569"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569"/>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461860">
      <w:pPr>
        <w:pStyle w:val="Appendix"/>
      </w:pPr>
      <w:bookmarkStart w:id="570" w:name="_Ref58175578"/>
      <w:bookmarkStart w:id="571" w:name="_Toc59126285"/>
      <w:r w:rsidRPr="00903DBA">
        <w:lastRenderedPageBreak/>
        <w:t xml:space="preserve">The </w:t>
      </w:r>
      <w:r w:rsidR="002554E1" w:rsidRPr="00903DBA">
        <w:t>Standard Library</w:t>
      </w:r>
      <w:bookmarkEnd w:id="570"/>
      <w:bookmarkEnd w:id="571"/>
    </w:p>
    <w:p w14:paraId="78748C54" w14:textId="11DBB669"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w:t>
      </w:r>
      <w:r w:rsidR="00150034" w:rsidRPr="009B513C">
        <w:rPr>
          <w:rStyle w:val="KeyWord0"/>
        </w:rPr>
        <w:t>__LINUX__</w:t>
      </w:r>
      <w:r w:rsidR="00150034">
        <w:t xml:space="preserve"> and </w:t>
      </w:r>
      <w:r w:rsidR="00150034" w:rsidRPr="009B513C">
        <w:rPr>
          <w:rStyle w:val="KeyWord0"/>
        </w:rPr>
        <w:t>__WINDOWS__</w:t>
      </w:r>
      <w:r w:rsidR="00150034">
        <w:t xml:space="preserve"> macros to distinguish</w:t>
      </w:r>
      <w:r w:rsidR="009B513C">
        <w:t xml:space="preserve"> </w:t>
      </w:r>
      <w:r w:rsidR="00150034">
        <w:t>between them.</w:t>
      </w:r>
    </w:p>
    <w:p w14:paraId="21B660CB" w14:textId="0EAC07D4" w:rsidR="00EE220E" w:rsidRPr="00903DBA" w:rsidRDefault="00503728" w:rsidP="00265BDF">
      <w:pPr>
        <w:pStyle w:val="Rubrik2"/>
      </w:pPr>
      <w:bookmarkStart w:id="572" w:name="_Toc59126286"/>
      <w:r w:rsidRPr="00903DBA">
        <w:t>Integral and Floating Limits</w:t>
      </w:r>
      <w:bookmarkEnd w:id="572"/>
    </w:p>
    <w:p w14:paraId="1F710058" w14:textId="1B19076C" w:rsidR="007800D6" w:rsidRPr="00903DBA" w:rsidRDefault="007800D6" w:rsidP="007800D6">
      <w:pPr>
        <w:rPr>
          <w:highlight w:val="white"/>
        </w:rPr>
      </w:pPr>
      <w:r w:rsidRPr="00903DBA">
        <w:rPr>
          <w:highlight w:val="white"/>
        </w:rPr>
        <w:t xml:space="preserve">The file </w:t>
      </w:r>
      <w:r w:rsidRPr="007A3172">
        <w:rPr>
          <w:rStyle w:val="KeyWord0"/>
          <w:highlight w:val="white"/>
        </w:rPr>
        <w:t>limits.h</w:t>
      </w:r>
      <w:r w:rsidRPr="00903DBA">
        <w:rPr>
          <w:highlight w:val="white"/>
        </w:rPr>
        <w:t xml:space="preserve"> holds limits for integral values for the Linux and </w:t>
      </w:r>
      <w:r w:rsidR="007A3172">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lastRenderedPageBreak/>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47BC9582" w:rsidR="001A5879" w:rsidRPr="00903DBA" w:rsidRDefault="001A5879" w:rsidP="001A5879">
      <w:pPr>
        <w:rPr>
          <w:highlight w:val="white"/>
        </w:rPr>
      </w:pPr>
      <w:r w:rsidRPr="00903DBA">
        <w:rPr>
          <w:highlight w:val="white"/>
        </w:rPr>
        <w:t xml:space="preserve">The file </w:t>
      </w:r>
      <w:r w:rsidRPr="007A3172">
        <w:rPr>
          <w:rStyle w:val="KeyWord0"/>
          <w:highlight w:val="white"/>
        </w:rPr>
        <w:t>float.h</w:t>
      </w:r>
      <w:r w:rsidRPr="00903DBA">
        <w:rPr>
          <w:highlight w:val="white"/>
        </w:rPr>
        <w:t xml:space="preserve"> holds limits for floating-point values. Note that there is no difference between the Linux and </w:t>
      </w:r>
      <w:r w:rsidR="007A3172">
        <w:rPr>
          <w:highlight w:val="white"/>
        </w:rPr>
        <w:t>the Windows environment</w:t>
      </w:r>
      <w:r w:rsidRPr="00903DBA">
        <w:rPr>
          <w:highlight w:val="white"/>
        </w:rPr>
        <w:t>.</w:t>
      </w:r>
    </w:p>
    <w:p w14:paraId="2576C6FA" w14:textId="54BF9F51" w:rsidR="003D1398" w:rsidRPr="00903DBA" w:rsidRDefault="008D6750" w:rsidP="00E65FE6">
      <w:pPr>
        <w:pStyle w:val="CodeHeader"/>
      </w:pPr>
      <w:proofErr w:type="spellStart"/>
      <w:r w:rsidRPr="00903DBA">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573" w:name="_Toc59126287"/>
      <w:r w:rsidRPr="00903DBA">
        <w:t xml:space="preserve">The </w:t>
      </w:r>
      <w:r w:rsidR="000E7301" w:rsidRPr="00903DBA">
        <w:t>a</w:t>
      </w:r>
      <w:r w:rsidR="00EE220E" w:rsidRPr="00903DBA">
        <w:t>sser</w:t>
      </w:r>
      <w:r w:rsidR="008E5D1A" w:rsidRPr="00903DBA">
        <w:t>t</w:t>
      </w:r>
      <w:r w:rsidRPr="00903DBA">
        <w:t xml:space="preserve"> Macro</w:t>
      </w:r>
      <w:bookmarkEnd w:id="573"/>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9C02848" w:rsidR="0062113D" w:rsidRPr="00903DBA" w:rsidRDefault="0062113D" w:rsidP="00E94004">
      <w:pPr>
        <w:pStyle w:val="Rubrik2"/>
      </w:pPr>
      <w:bookmarkStart w:id="574" w:name="_Ref55664393"/>
      <w:bookmarkStart w:id="575" w:name="_Toc59126288"/>
      <w:r w:rsidRPr="00903DBA">
        <w:lastRenderedPageBreak/>
        <w:t>Locale Data</w:t>
      </w:r>
      <w:bookmarkEnd w:id="574"/>
      <w:bookmarkEnd w:id="575"/>
      <w:r w:rsidR="00CF334C">
        <w:t xml:space="preserve">                                        </w:t>
      </w:r>
      <w:r w:rsidR="00E61960">
        <w:t xml:space="preserve">     </w:t>
      </w:r>
      <w:r w:rsidR="00753498">
        <w:t xml:space="preserve"> </w:t>
      </w:r>
      <w:r w:rsidR="000B6087">
        <w:t xml:space="preserve">                                              </w:t>
      </w:r>
      <w:r w:rsidR="001063B7">
        <w:t xml:space="preserve">                                                                                                                                                                                                                                                                                                                                                                                                                                                                                                                                                                                                                                                                                                                                                                                                                                                                                                                                                                                                                                                                                                                                                                                                                                                                                                                                                                                                                                                                                                                                                                                                                                                                                                                                                                                                                                                                                                                                                                                                                                                                                                                                                                                                                                                                                                                                                                                                                                                                                                                                                                                                                                                                                                                                                                                                                             </w:t>
      </w:r>
      <w:r w:rsidR="00D9456B">
        <w:t xml:space="preserve">                    </w:t>
      </w:r>
      <w:r w:rsidR="00CC391E">
        <w:t xml:space="preserve">                                                                                                                                                                                                                                                                                                                                           </w:t>
      </w:r>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38EB4802" w14:textId="77777777" w:rsidR="00576FC5" w:rsidRDefault="005647E5" w:rsidP="005647E5">
      <w:pPr>
        <w:rPr>
          <w:highlight w:val="white"/>
        </w:rPr>
      </w:pPr>
      <w:r>
        <w:rPr>
          <w:highlight w:val="white"/>
        </w:rPr>
        <w:t xml:space="preserve">The </w:t>
      </w:r>
      <w:r w:rsidRPr="00A4024F">
        <w:rPr>
          <w:rStyle w:val="KeyWord0"/>
          <w:highlight w:val="white"/>
        </w:rPr>
        <w:t>lconv</w:t>
      </w:r>
      <w:r>
        <w:rPr>
          <w:highlight w:val="white"/>
        </w:rPr>
        <w:t xml:space="preserve"> struct holds </w:t>
      </w:r>
      <w:r w:rsidR="00A4024F">
        <w:rPr>
          <w:highlight w:val="white"/>
        </w:rPr>
        <w:t xml:space="preserve">the information of the locale environment. The </w:t>
      </w:r>
      <w:r w:rsidR="00A4024F" w:rsidRPr="00270E61">
        <w:rPr>
          <w:rStyle w:val="KeyWord0"/>
          <w:highlight w:val="white"/>
        </w:rPr>
        <w:t>summerTimeZone</w:t>
      </w:r>
      <w:r w:rsidR="00A4024F">
        <w:rPr>
          <w:highlight w:val="white"/>
        </w:rPr>
        <w:t xml:space="preserve"> and </w:t>
      </w:r>
      <w:r w:rsidR="00A4024F" w:rsidRPr="00270E61">
        <w:rPr>
          <w:rStyle w:val="KeyWord0"/>
          <w:highlight w:val="white"/>
        </w:rPr>
        <w:t>winter</w:t>
      </w:r>
      <w:r w:rsidR="00270E61">
        <w:rPr>
          <w:rStyle w:val="KeyWord0"/>
          <w:highlight w:val="white"/>
        </w:rPr>
        <w:t>-</w:t>
      </w:r>
      <w:r w:rsidR="00A4024F" w:rsidRPr="00270E61">
        <w:rPr>
          <w:rStyle w:val="KeyWord0"/>
          <w:highlight w:val="white"/>
        </w:rPr>
        <w:t>TimeZone</w:t>
      </w:r>
      <w:r w:rsidR="00A4024F">
        <w:rPr>
          <w:highlight w:val="white"/>
        </w:rPr>
        <w:t xml:space="preserve"> holds the number of hours </w:t>
      </w:r>
      <w:r w:rsidR="00270E61">
        <w:rPr>
          <w:highlight w:val="white"/>
        </w:rPr>
        <w:t xml:space="preserve">beyond the Greenwich time for the local summer and winter time zones. To decide whether there actually is winter or summer time at the current time of the year, we need </w:t>
      </w:r>
      <w:r w:rsidR="00576FC5">
        <w:rPr>
          <w:highlight w:val="white"/>
        </w:rPr>
        <w:t xml:space="preserve">the functions of the </w:t>
      </w:r>
      <w:r w:rsidR="00576FC5" w:rsidRPr="00576FC5">
        <w:rPr>
          <w:rStyle w:val="KeyWord0"/>
          <w:highlight w:val="white"/>
        </w:rPr>
        <w:t>time</w:t>
      </w:r>
      <w:r w:rsidR="00576FC5">
        <w:rPr>
          <w:highlight w:val="white"/>
        </w:rPr>
        <w:t xml:space="preserve"> standard library.</w:t>
      </w:r>
    </w:p>
    <w:p w14:paraId="1CEAEBE2" w14:textId="77777777" w:rsidR="0076222C" w:rsidRPr="00903DBA" w:rsidRDefault="0076222C" w:rsidP="0076222C">
      <w:pPr>
        <w:pStyle w:val="Code"/>
        <w:rPr>
          <w:highlight w:val="white"/>
        </w:rPr>
      </w:pPr>
      <w:r w:rsidRPr="00903DBA">
        <w:rPr>
          <w:highlight w:val="white"/>
        </w:rPr>
        <w:t>struct lconv {</w:t>
      </w:r>
    </w:p>
    <w:p w14:paraId="7B67FC30" w14:textId="3536437A" w:rsidR="0076222C" w:rsidRDefault="0076222C" w:rsidP="0076222C">
      <w:pPr>
        <w:pStyle w:val="Code"/>
        <w:rPr>
          <w:highlight w:val="white"/>
        </w:rPr>
      </w:pPr>
      <w:r w:rsidRPr="00903DBA">
        <w:rPr>
          <w:highlight w:val="white"/>
        </w:rPr>
        <w:t xml:space="preserve">  int summerTimeZone, winterTimeZone;</w:t>
      </w:r>
    </w:p>
    <w:p w14:paraId="7DC7757C" w14:textId="42FD9C44" w:rsidR="00576FC5" w:rsidRPr="00903DBA" w:rsidRDefault="00576FC5" w:rsidP="004A7595">
      <w:pPr>
        <w:rPr>
          <w:highlight w:val="white"/>
        </w:rPr>
      </w:pPr>
      <w:r>
        <w:rPr>
          <w:highlight w:val="white"/>
        </w:rPr>
        <w:t xml:space="preserve">The </w:t>
      </w:r>
      <w:r w:rsidR="00E5072E" w:rsidRPr="00B27B0A">
        <w:rPr>
          <w:rStyle w:val="KeyWord0"/>
          <w:highlight w:val="white"/>
        </w:rPr>
        <w:t>shortDayList</w:t>
      </w:r>
      <w:r w:rsidR="00E5072E">
        <w:rPr>
          <w:highlight w:val="white"/>
        </w:rPr>
        <w:t xml:space="preserve">, </w:t>
      </w:r>
      <w:r w:rsidR="00E5072E" w:rsidRPr="00B27B0A">
        <w:rPr>
          <w:rStyle w:val="KeyWord0"/>
          <w:highlight w:val="white"/>
        </w:rPr>
        <w:t>longDaysList</w:t>
      </w:r>
      <w:r w:rsidR="00E5072E">
        <w:rPr>
          <w:highlight w:val="white"/>
        </w:rPr>
        <w:t xml:space="preserve">, </w:t>
      </w:r>
      <w:r w:rsidR="00E5072E" w:rsidRPr="00B27B0A">
        <w:rPr>
          <w:rStyle w:val="KeyWord0"/>
          <w:highlight w:val="white"/>
        </w:rPr>
        <w:t>shortMonthList</w:t>
      </w:r>
      <w:r w:rsidR="00E5072E">
        <w:rPr>
          <w:highlight w:val="white"/>
        </w:rPr>
        <w:t xml:space="preserve">, and </w:t>
      </w:r>
      <w:r w:rsidR="00E5072E" w:rsidRPr="00B27B0A">
        <w:rPr>
          <w:rStyle w:val="KeyWord0"/>
          <w:highlight w:val="white"/>
        </w:rPr>
        <w:t>longMonth</w:t>
      </w:r>
      <w:r w:rsidR="00B27B0A" w:rsidRPr="00B27B0A">
        <w:rPr>
          <w:rStyle w:val="KeyWord0"/>
          <w:highlight w:val="white"/>
        </w:rPr>
        <w:t>List</w:t>
      </w:r>
      <w:r w:rsidR="00B27B0A">
        <w:rPr>
          <w:highlight w:val="white"/>
        </w:rPr>
        <w:t xml:space="preserve"> fields hold the names of the days of the week and the names of the months of the year, abbreviated and in full text.</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1660A35D" w:rsidR="0076222C" w:rsidRDefault="0076222C" w:rsidP="0076222C">
      <w:pPr>
        <w:pStyle w:val="Code"/>
        <w:rPr>
          <w:highlight w:val="white"/>
        </w:rPr>
      </w:pPr>
      <w:r w:rsidRPr="00903DBA">
        <w:rPr>
          <w:highlight w:val="white"/>
        </w:rPr>
        <w:t xml:space="preserve">  char **longMonthList;</w:t>
      </w:r>
    </w:p>
    <w:p w14:paraId="1467E547" w14:textId="61903358" w:rsidR="00B27B0A" w:rsidRPr="00903DBA" w:rsidRDefault="00B27B0A" w:rsidP="00B27B0A">
      <w:pPr>
        <w:rPr>
          <w:highlight w:val="white"/>
        </w:rPr>
      </w:pPr>
      <w:r>
        <w:rPr>
          <w:highlight w:val="white"/>
        </w:rPr>
        <w:t xml:space="preserve">The </w:t>
      </w:r>
      <w:r w:rsidRPr="00B27B0A">
        <w:rPr>
          <w:rStyle w:val="KeyWord0"/>
          <w:highlight w:val="white"/>
        </w:rPr>
        <w:t>lowerCase</w:t>
      </w:r>
      <w:r>
        <w:rPr>
          <w:highlight w:val="white"/>
        </w:rPr>
        <w:t xml:space="preserve"> and </w:t>
      </w:r>
      <w:r w:rsidRPr="00B27B0A">
        <w:rPr>
          <w:rStyle w:val="KeyWord0"/>
          <w:highlight w:val="white"/>
        </w:rPr>
        <w:t>upperCase</w:t>
      </w:r>
      <w:r>
        <w:rPr>
          <w:highlight w:val="white"/>
        </w:rPr>
        <w:t xml:space="preserve"> fields hold </w:t>
      </w:r>
      <w:r w:rsidR="008F21B3">
        <w:rPr>
          <w:highlight w:val="white"/>
        </w:rPr>
        <w:t>the alphabet of the current language.</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40E9A05" w:rsidR="0076222C" w:rsidRDefault="0076222C" w:rsidP="0076222C">
      <w:pPr>
        <w:pStyle w:val="Code"/>
        <w:rPr>
          <w:highlight w:val="white"/>
        </w:rPr>
      </w:pPr>
      <w:r w:rsidRPr="00903DBA">
        <w:rPr>
          <w:highlight w:val="white"/>
        </w:rPr>
        <w:t xml:space="preserve">  char *upperCase;</w:t>
      </w:r>
    </w:p>
    <w:p w14:paraId="436C94D8" w14:textId="69833C4C" w:rsidR="008F21B3" w:rsidRPr="00903DBA" w:rsidRDefault="008F21B3" w:rsidP="008F21B3">
      <w:pPr>
        <w:rPr>
          <w:highlight w:val="white"/>
        </w:rPr>
      </w:pPr>
      <w:r>
        <w:rPr>
          <w:highlight w:val="white"/>
        </w:rPr>
        <w:t xml:space="preserve">The </w:t>
      </w:r>
      <w:r>
        <w:rPr>
          <w:rStyle w:val="KeyWord0"/>
          <w:highlight w:val="white"/>
        </w:rPr>
        <w:t>messageList</w:t>
      </w:r>
      <w:r>
        <w:rPr>
          <w:highlight w:val="white"/>
        </w:rPr>
        <w:t xml:space="preserve"> field holds the error message on the current language.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lastRenderedPageBreak/>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576" w:name="_Toc59126289"/>
      <w:r w:rsidRPr="00903DBA">
        <w:t>Character Types</w:t>
      </w:r>
      <w:bookmarkEnd w:id="576"/>
    </w:p>
    <w:p w14:paraId="27CAECD2" w14:textId="3CA0B0A9" w:rsidR="003203CF" w:rsidRPr="00903DBA" w:rsidRDefault="003203CF" w:rsidP="003203CF">
      <w:r w:rsidRPr="00903DBA">
        <w:t xml:space="preserve">The </w:t>
      </w:r>
      <w:r w:rsidRPr="00461860">
        <w:rPr>
          <w:rStyle w:val="KeyWord0"/>
        </w:rPr>
        <w:t>ctype.h</w:t>
      </w:r>
      <w:r w:rsidRPr="00903DBA">
        <w:t xml:space="preserve"> and </w:t>
      </w:r>
      <w:r w:rsidRPr="00461860">
        <w:rPr>
          <w:rStyle w:val="KeyWord0"/>
        </w:rPr>
        <w:t>ctyp</w:t>
      </w:r>
      <w:r w:rsidR="00461860" w:rsidRPr="00461860">
        <w:rPr>
          <w:rStyle w:val="KeyWord0"/>
        </w:rPr>
        <w:t>e</w:t>
      </w:r>
      <w:r w:rsidRPr="00461860">
        <w:rPr>
          <w:rStyle w:val="KeyWord0"/>
        </w:rPr>
        <w:t>.c</w:t>
      </w:r>
      <w:r w:rsidRPr="00903DBA">
        <w:t xml:space="preserve"> files hold a set functions that test certain character conditions.</w:t>
      </w:r>
    </w:p>
    <w:p w14:paraId="243F8CAB" w14:textId="3B82911E" w:rsidR="00EE220E" w:rsidRPr="00903DBA" w:rsidRDefault="008D6750" w:rsidP="00E65FE6">
      <w:pPr>
        <w:pStyle w:val="CodeHeader"/>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43F0B079" w:rsidR="0012107B" w:rsidRPr="00903DBA" w:rsidRDefault="003203CF" w:rsidP="003203CF">
      <w:pPr>
        <w:rPr>
          <w:highlight w:val="white"/>
        </w:rPr>
      </w:pPr>
      <w:r w:rsidRPr="00903DBA">
        <w:rPr>
          <w:highlight w:val="white"/>
        </w:rPr>
        <w:lastRenderedPageBreak/>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461860">
        <w:rPr>
          <w:highlight w:val="white"/>
        </w:rPr>
        <w:t>13.5</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4ECA1867"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w:t>
      </w:r>
      <w:r w:rsidR="00C05CE4">
        <w:rPr>
          <w:highlight w:val="white"/>
        </w:rPr>
        <w:t xml:space="preserve">function tests </w:t>
      </w:r>
      <w:r w:rsidRPr="00903DBA">
        <w:rPr>
          <w:highlight w:val="white"/>
        </w:rPr>
        <w:t xml:space="preserve">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1EC35C39"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w:t>
      </w:r>
      <w:r w:rsidR="00C05CE4">
        <w:rPr>
          <w:highlight w:val="white"/>
        </w:rPr>
        <w:t xml:space="preserve">function tests </w:t>
      </w:r>
      <w:r w:rsidRPr="00903DBA">
        <w:rPr>
          <w:highlight w:val="white"/>
        </w:rPr>
        <w:t xml:space="preserve">whether the character is a digit. In this case, we do not use a potential </w:t>
      </w:r>
      <w:bookmarkStart w:id="577" w:name="_Hlk55664765"/>
      <w:r w:rsidRPr="00903DBA">
        <w:rPr>
          <w:highlight w:val="white"/>
        </w:rPr>
        <w:t>locale convention</w:t>
      </w:r>
      <w:bookmarkEnd w:id="577"/>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1EF2A2E3"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007421CF">
        <w:rPr>
          <w:rStyle w:val="KeyWord0"/>
          <w:highlight w:val="white"/>
        </w:rPr>
        <w:t xml:space="preserve"> </w:t>
      </w:r>
      <w:r w:rsidR="00C05CE4">
        <w:rPr>
          <w:highlight w:val="white"/>
        </w:rPr>
        <w:t xml:space="preserve">function tests </w:t>
      </w:r>
      <w:r w:rsidRPr="00903DBA">
        <w:rPr>
          <w:highlight w:val="white"/>
        </w:rPr>
        <w:t xml:space="preserve">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38E14008"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w:t>
      </w:r>
      <w:r w:rsidR="00C05CE4">
        <w:rPr>
          <w:highlight w:val="white"/>
        </w:rPr>
        <w:t xml:space="preserve">function tests </w:t>
      </w:r>
      <w:r w:rsidRPr="00903DBA">
        <w:rPr>
          <w:highlight w:val="white"/>
        </w:rPr>
        <w:t>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37AEA983" w:rsidR="008B7F86" w:rsidRPr="00903DBA" w:rsidRDefault="008B7F86" w:rsidP="008B7F86">
      <w:pPr>
        <w:rPr>
          <w:highlight w:val="white"/>
        </w:rPr>
      </w:pPr>
      <w:r w:rsidRPr="00903DBA">
        <w:rPr>
          <w:highlight w:val="white"/>
        </w:rPr>
        <w:lastRenderedPageBreak/>
        <w:t xml:space="preserve">The </w:t>
      </w:r>
      <w:r w:rsidRPr="00903DBA">
        <w:rPr>
          <w:rStyle w:val="KeyWord0"/>
          <w:highlight w:val="white"/>
        </w:rPr>
        <w:t>isgraph</w:t>
      </w:r>
      <w:r w:rsidRPr="00903DBA">
        <w:rPr>
          <w:highlight w:val="white"/>
        </w:rPr>
        <w:t xml:space="preserve"> </w:t>
      </w:r>
      <w:r w:rsidR="00C05CE4">
        <w:rPr>
          <w:highlight w:val="white"/>
        </w:rPr>
        <w:t xml:space="preserve">function tests </w:t>
      </w:r>
      <w:r w:rsidRPr="00903DBA">
        <w:rPr>
          <w:highlight w:val="white"/>
        </w:rPr>
        <w:t xml:space="preserve">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07E606BA"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w:t>
      </w:r>
      <w:r w:rsidR="00C05CE4">
        <w:rPr>
          <w:highlight w:val="white"/>
        </w:rPr>
        <w:t xml:space="preserve">function tests </w:t>
      </w:r>
      <w:r w:rsidRPr="00903DBA">
        <w:rPr>
          <w:highlight w:val="white"/>
        </w:rPr>
        <w:t>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7DA9C669"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70B6CF10"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w:t>
      </w:r>
      <w:r w:rsidR="00C05CE4">
        <w:rPr>
          <w:highlight w:val="white"/>
        </w:rPr>
        <w:t xml:space="preserve">function tests </w:t>
      </w:r>
      <w:r w:rsidRPr="00903DBA">
        <w:rPr>
          <w:highlight w:val="white"/>
        </w:rPr>
        <w:t xml:space="preserve">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1F89C730"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w:t>
      </w:r>
      <w:r w:rsidR="00C05CE4">
        <w:rPr>
          <w:highlight w:val="white"/>
        </w:rPr>
        <w:t xml:space="preserve">function tests </w:t>
      </w:r>
      <w:r w:rsidRPr="00903DBA">
        <w:rPr>
          <w:highlight w:val="white"/>
        </w:rPr>
        <w:t>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lastRenderedPageBreak/>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578" w:name="_Toc59126290"/>
      <w:r w:rsidRPr="00903DBA">
        <w:t>S</w:t>
      </w:r>
      <w:r w:rsidR="00EE220E" w:rsidRPr="00903DBA">
        <w:t>tring</w:t>
      </w:r>
      <w:r w:rsidRPr="00903DBA">
        <w:t>s</w:t>
      </w:r>
      <w:bookmarkEnd w:id="578"/>
    </w:p>
    <w:p w14:paraId="14ACCA1E" w14:textId="235BEECD" w:rsidR="0078214F" w:rsidRPr="00903DBA" w:rsidRDefault="008D6750" w:rsidP="00E65FE6">
      <w:pPr>
        <w:pStyle w:val="CodeHeader"/>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lastRenderedPageBreak/>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lastRenderedPageBreak/>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lastRenderedPageBreak/>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lastRenderedPageBreak/>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579" w:name="_Toc59126291"/>
      <w:r w:rsidRPr="00903DBA">
        <w:t>Long Jumps</w:t>
      </w:r>
      <w:bookmarkEnd w:id="579"/>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lastRenderedPageBreak/>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lastRenderedPageBreak/>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580" w:name="_Toc59126292"/>
      <w:r w:rsidRPr="00903DBA">
        <w:t>Mathematical Functions</w:t>
      </w:r>
      <w:bookmarkEnd w:id="580"/>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lastRenderedPageBreak/>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581" w:name="_Toc59126293"/>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581"/>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CF334C"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CF334C"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CF334C"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CF334C"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lastRenderedPageBreak/>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CF334C"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582" w:name="_Toc59126294"/>
      <w:r w:rsidRPr="00903DBA">
        <w:rPr>
          <w:highlight w:val="white"/>
        </w:rPr>
        <w:t>Power</w:t>
      </w:r>
      <w:r w:rsidR="0083365C" w:rsidRPr="00903DBA">
        <w:rPr>
          <w:highlight w:val="white"/>
        </w:rPr>
        <w:t xml:space="preserve"> Functions</w:t>
      </w:r>
      <w:bookmarkEnd w:id="582"/>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CF334C"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CF334C"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lastRenderedPageBreak/>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583" w:name="_Toc59126295"/>
      <w:r w:rsidRPr="00903DBA">
        <w:rPr>
          <w:highlight w:val="white"/>
        </w:rPr>
        <w:t>Square Root</w:t>
      </w:r>
      <w:bookmarkEnd w:id="583"/>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CF334C"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lastRenderedPageBreak/>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584" w:name="_Toc59126296"/>
      <w:r w:rsidRPr="00903DBA">
        <w:rPr>
          <w:highlight w:val="white"/>
        </w:rPr>
        <w:t>Modulo Functions</w:t>
      </w:r>
      <w:bookmarkEnd w:id="584"/>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585" w:name="_Toc59126297"/>
      <w:r w:rsidRPr="00903DBA">
        <w:rPr>
          <w:highlight w:val="white"/>
        </w:rPr>
        <w:t>Trigonometric Functions</w:t>
      </w:r>
      <w:bookmarkEnd w:id="585"/>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CF334C"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CF334C"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CF334C"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CF334C"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lastRenderedPageBreak/>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586" w:name="_Toc59126298"/>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586"/>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CF334C"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CF334C"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CF334C"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CF334C"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CF334C"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CF334C"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CF334C"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lastRenderedPageBreak/>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587" w:name="_Toc59126299"/>
      <w:r w:rsidRPr="00903DBA">
        <w:rPr>
          <w:shd w:val="clear" w:color="auto" w:fill="FFFFFF"/>
        </w:rPr>
        <w:t>Hyperbolic Trigonometric Functions</w:t>
      </w:r>
      <w:bookmarkEnd w:id="587"/>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CF334C"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CF334C"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CF334C"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588" w:name="_Toc59126300"/>
      <w:r w:rsidRPr="00903DBA">
        <w:rPr>
          <w:highlight w:val="white"/>
        </w:rPr>
        <w:t>Floor, Ceiling, Absolute, and Rounding</w:t>
      </w:r>
      <w:r w:rsidR="0083365C" w:rsidRPr="00903DBA">
        <w:rPr>
          <w:highlight w:val="white"/>
        </w:rPr>
        <w:t xml:space="preserve"> Functions</w:t>
      </w:r>
      <w:bookmarkEnd w:id="588"/>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CF334C"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7AE71D37" w:rsidR="00CE2940" w:rsidRPr="00903DBA" w:rsidRDefault="005647E5" w:rsidP="001307F7">
      <w:pPr>
        <w:pStyle w:val="Rubrik2"/>
      </w:pPr>
      <w:bookmarkStart w:id="589" w:name="_Toc59126301"/>
      <w:bookmarkStart w:id="590" w:name="_Hlk55231095"/>
      <w:r>
        <w:t xml:space="preserve"> </w:t>
      </w:r>
      <w:r w:rsidR="00CE2940" w:rsidRPr="00903DBA">
        <w:t>Standard Input/Output</w:t>
      </w:r>
      <w:bookmarkEnd w:id="589"/>
    </w:p>
    <w:bookmarkEnd w:id="590"/>
    <w:p w14:paraId="3C220EF3" w14:textId="1124625B" w:rsidR="00F67D04" w:rsidRPr="00903DBA" w:rsidRDefault="008D6750" w:rsidP="00E65FE6">
      <w:pPr>
        <w:pStyle w:val="CodeHeader"/>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91" w:name="_Toc59126302"/>
      <w:r w:rsidRPr="00903DBA">
        <w:t>Printing</w:t>
      </w:r>
      <w:bookmarkEnd w:id="591"/>
    </w:p>
    <w:p w14:paraId="07321D9D" w14:textId="007993F5" w:rsidR="00F67D04" w:rsidRPr="00903DBA" w:rsidRDefault="008D6750" w:rsidP="00E65FE6">
      <w:pPr>
        <w:pStyle w:val="CodeHeader"/>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lastRenderedPageBreak/>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lastRenderedPageBreak/>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lastRenderedPageBreak/>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lastRenderedPageBreak/>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lastRenderedPageBreak/>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lastRenderedPageBreak/>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lastRenderedPageBreak/>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lastRenderedPageBreak/>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lastRenderedPageBreak/>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92" w:name="_Toc59126303"/>
      <w:r w:rsidRPr="00903DBA">
        <w:t>Scanning</w:t>
      </w:r>
      <w:bookmarkEnd w:id="592"/>
    </w:p>
    <w:p w14:paraId="29AFA940" w14:textId="74759390" w:rsidR="00594DB0" w:rsidRPr="00903DBA" w:rsidRDefault="008D6750" w:rsidP="00E65FE6">
      <w:pPr>
        <w:pStyle w:val="CodeHeader"/>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lastRenderedPageBreak/>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lastRenderedPageBreak/>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lastRenderedPageBreak/>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lastRenderedPageBreak/>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lastRenderedPageBreak/>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lastRenderedPageBreak/>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lastRenderedPageBreak/>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lastRenderedPageBreak/>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lastRenderedPageBreak/>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93" w:name="_Toc59126304"/>
      <w:r w:rsidRPr="00903DBA">
        <w:t>F</w:t>
      </w:r>
      <w:r w:rsidR="00AF06D6" w:rsidRPr="00903DBA">
        <w:t xml:space="preserve">ile </w:t>
      </w:r>
      <w:r w:rsidRPr="00903DBA">
        <w:t>H</w:t>
      </w:r>
      <w:r w:rsidR="00AF06D6" w:rsidRPr="00903DBA">
        <w:t>andling</w:t>
      </w:r>
      <w:bookmarkEnd w:id="593"/>
    </w:p>
    <w:p w14:paraId="174C04F8" w14:textId="1B67F95A" w:rsidR="00577582" w:rsidRPr="00903DBA" w:rsidRDefault="008D6750" w:rsidP="00E65FE6">
      <w:pPr>
        <w:pStyle w:val="CodeHeader"/>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lastRenderedPageBreak/>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594"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lastRenderedPageBreak/>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lastRenderedPageBreak/>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lastRenderedPageBreak/>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lastRenderedPageBreak/>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lastRenderedPageBreak/>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lastRenderedPageBreak/>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lastRenderedPageBreak/>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lastRenderedPageBreak/>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95" w:name="_Toc59126305"/>
      <w:r w:rsidRPr="00903DBA">
        <w:t>The Standard Library</w:t>
      </w:r>
      <w:bookmarkEnd w:id="595"/>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94"/>
    <w:p w14:paraId="6289FDFB" w14:textId="4B5A32CA" w:rsidR="003420EA" w:rsidRPr="00903DBA" w:rsidRDefault="004B0675" w:rsidP="00E65FE6">
      <w:pPr>
        <w:pStyle w:val="CodeHeader"/>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lastRenderedPageBreak/>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lastRenderedPageBreak/>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lastRenderedPageBreak/>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lastRenderedPageBreak/>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lastRenderedPageBreak/>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96" w:name="_Toc59126306"/>
      <w:r w:rsidRPr="00903DBA">
        <w:t>T</w:t>
      </w:r>
      <w:r w:rsidR="00D62A8B" w:rsidRPr="00903DBA">
        <w:t>ime</w:t>
      </w:r>
      <w:bookmarkEnd w:id="596"/>
    </w:p>
    <w:p w14:paraId="4B568326" w14:textId="26EBB4A4" w:rsidR="00487292" w:rsidRPr="00903DBA" w:rsidRDefault="004B0675" w:rsidP="00E65FE6">
      <w:pPr>
        <w:pStyle w:val="CodeHeader"/>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lastRenderedPageBreak/>
        <w:t>#endif</w:t>
      </w:r>
    </w:p>
    <w:p w14:paraId="71C5F551" w14:textId="7F2B8036" w:rsidR="003211B0" w:rsidRPr="00903DBA" w:rsidRDefault="004B0675" w:rsidP="00E65FE6">
      <w:pPr>
        <w:pStyle w:val="CodeHeader"/>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597" w:name="_Ref54018755"/>
      <w:bookmarkStart w:id="598"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lastRenderedPageBreak/>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lastRenderedPageBreak/>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lastRenderedPageBreak/>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lastRenderedPageBreak/>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99" w:name="_Toc59126307"/>
      <w:r w:rsidRPr="00903DBA">
        <w:rPr>
          <w:lang w:val="en-US"/>
        </w:rPr>
        <w:lastRenderedPageBreak/>
        <w:t>The Preprocessor</w:t>
      </w:r>
      <w:bookmarkEnd w:id="597"/>
      <w:bookmarkEnd w:id="599"/>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600" w:name="_Ref418256130"/>
      <w:bookmarkStart w:id="601" w:name="_Toc59126308"/>
      <w:r w:rsidRPr="00903DBA">
        <w:t xml:space="preserve">The Expression </w:t>
      </w:r>
      <w:r w:rsidR="007C4A54" w:rsidRPr="00903DBA">
        <w:t xml:space="preserve">Scanner and </w:t>
      </w:r>
      <w:r w:rsidRPr="00903DBA">
        <w:t>Parser</w:t>
      </w:r>
      <w:bookmarkEnd w:id="600"/>
      <w:bookmarkEnd w:id="601"/>
    </w:p>
    <w:p w14:paraId="078B90C0" w14:textId="65B8E3E3"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461860">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602" w:name="_Toc59126309"/>
      <w:r w:rsidRPr="00903DBA">
        <w:t>The Grammar</w:t>
      </w:r>
      <w:bookmarkEnd w:id="602"/>
    </w:p>
    <w:p w14:paraId="640DDAFA" w14:textId="2DA302AE"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461860">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603" w:name="_Toc59126310"/>
      <w:r w:rsidRPr="00903DBA">
        <w:t>The Parser</w:t>
      </w:r>
      <w:bookmarkEnd w:id="603"/>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lastRenderedPageBreak/>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lastRenderedPageBreak/>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lastRenderedPageBreak/>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604"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lastRenderedPageBreak/>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605" w:name="_Toc59126311"/>
      <w:r w:rsidRPr="00903DBA">
        <w:t>The Scanner</w:t>
      </w:r>
      <w:bookmarkEnd w:id="604"/>
      <w:bookmarkEnd w:id="605"/>
    </w:p>
    <w:p w14:paraId="3C52097C" w14:textId="65DB3451"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461860">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lastRenderedPageBreak/>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606" w:name="_Toc59126312"/>
      <w:r w:rsidRPr="00903DBA">
        <w:t>The Pre</w:t>
      </w:r>
      <w:r w:rsidR="00921465" w:rsidRPr="00903DBA">
        <w:t xml:space="preserve">processor </w:t>
      </w:r>
      <w:r w:rsidR="007C4A54" w:rsidRPr="00903DBA">
        <w:t xml:space="preserve">Scanner and </w:t>
      </w:r>
      <w:r w:rsidRPr="00903DBA">
        <w:t>Parser</w:t>
      </w:r>
      <w:bookmarkEnd w:id="606"/>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lastRenderedPageBreak/>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43979B1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461860">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lastRenderedPageBreak/>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607" w:name="_Toc59126313"/>
      <w:r w:rsidRPr="00903DBA">
        <w:t>If</w:t>
      </w:r>
      <w:r w:rsidR="00BB03AD" w:rsidRPr="00903DBA">
        <w:t>-</w:t>
      </w:r>
      <w:r w:rsidRPr="00903DBA">
        <w:t>Else</w:t>
      </w:r>
      <w:r w:rsidR="00BB03AD" w:rsidRPr="00903DBA">
        <w:t>-</w:t>
      </w:r>
      <w:r w:rsidRPr="00903DBA">
        <w:t>Chain</w:t>
      </w:r>
      <w:bookmarkEnd w:id="607"/>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lastRenderedPageBreak/>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608" w:name="_Toc59126314"/>
      <w:r w:rsidRPr="00903DBA">
        <w:t>The Preprocessor</w:t>
      </w:r>
      <w:bookmarkEnd w:id="608"/>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lastRenderedPageBreak/>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lastRenderedPageBreak/>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609" w:name="_Toc59126315"/>
      <w:r w:rsidRPr="00903DBA">
        <w:t>Tri Graphs</w:t>
      </w:r>
      <w:bookmarkEnd w:id="609"/>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lastRenderedPageBreak/>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610" w:name="_Toc59126316"/>
      <w:r w:rsidRPr="00903DBA">
        <w:t>Comments, Strings, and Characters</w:t>
      </w:r>
      <w:bookmarkEnd w:id="610"/>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lastRenderedPageBreak/>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lastRenderedPageBreak/>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611" w:name="_Ref418258402"/>
      <w:bookmarkStart w:id="612" w:name="_Toc59126317"/>
      <w:r w:rsidRPr="00903DBA">
        <w:t>Slash Codes</w:t>
      </w:r>
      <w:bookmarkEnd w:id="611"/>
      <w:bookmarkEnd w:id="612"/>
    </w:p>
    <w:p w14:paraId="3BC934C2" w14:textId="77777777" w:rsidR="005B1C6D" w:rsidRPr="00903DBA" w:rsidRDefault="005B1C6D" w:rsidP="00E65FE6">
      <w:pPr>
        <w:pStyle w:val="CodeHeader"/>
      </w:pPr>
      <w:r w:rsidRPr="00903DBA">
        <w:t xml:space="preserve">The </w:t>
      </w:r>
      <w:proofErr w:type="spellStart"/>
      <w:r w:rsidRPr="00E65FE6">
        <w:rPr>
          <w:rStyle w:val="CodeInText"/>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proofErr w:type="spellStart"/>
      <w:r w:rsidRPr="00E65FE6">
        <w:rPr>
          <w:rStyle w:val="CodeInText"/>
        </w:rPr>
        <w:t>charToOctal</w:t>
      </w:r>
      <w:proofErr w:type="spellEnd"/>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proofErr w:type="spellStart"/>
      <w:r w:rsidRPr="00E65FE6">
        <w:rPr>
          <w:rStyle w:val="CodeInText"/>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613" w:name="_Toc59126318"/>
      <w:r w:rsidRPr="00903DBA">
        <w:t>The Line List</w:t>
      </w:r>
      <w:bookmarkEnd w:id="613"/>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lastRenderedPageBreak/>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lastRenderedPageBreak/>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lastRenderedPageBreak/>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proofErr w:type="spellStart"/>
      <w:r w:rsidRPr="00E65FE6">
        <w:t>trimLeft</w:t>
      </w:r>
      <w:proofErr w:type="spellEnd"/>
      <w:r w:rsidRPr="00903DBA">
        <w:t xml:space="preserve"> and </w:t>
      </w:r>
      <w:proofErr w:type="spellStart"/>
      <w:r w:rsidRPr="00E65FE6">
        <w:rPr>
          <w:rStyle w:val="CodeInText"/>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E65FE6">
      <w:pPr>
        <w:pStyle w:val="CodeHeader"/>
      </w:pPr>
      <w:r w:rsidRPr="00903DBA">
        <w:t xml:space="preserve">The </w:t>
      </w:r>
      <w:proofErr w:type="spellStart"/>
      <w:r w:rsidRPr="00E65FE6">
        <w:rPr>
          <w:rStyle w:val="CodeInText"/>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614" w:name="_Toc59126319"/>
      <w:r w:rsidRPr="00903DBA">
        <w:t>Lines</w:t>
      </w:r>
      <w:bookmarkEnd w:id="614"/>
    </w:p>
    <w:p w14:paraId="4DA42C7F" w14:textId="77777777" w:rsidR="005B1C6D" w:rsidRPr="00903DBA" w:rsidRDefault="005B1C6D" w:rsidP="00E65FE6">
      <w:pPr>
        <w:pStyle w:val="CodeHeader"/>
      </w:pPr>
      <w:r w:rsidRPr="00903DBA">
        <w:t xml:space="preserve">The </w:t>
      </w:r>
      <w:proofErr w:type="spellStart"/>
      <w:r w:rsidRPr="00E65FE6">
        <w:t>doLine</w:t>
      </w:r>
      <w:proofErr w:type="spellEnd"/>
      <w:r w:rsidRPr="00903DBA">
        <w:t xml:space="preserve"> method handles the </w:t>
      </w:r>
      <w:r w:rsidRPr="00E65FE6">
        <w:t>#line</w:t>
      </w:r>
      <w:r w:rsidRPr="00903DBA">
        <w:t xml:space="preserve"> directive by setting the </w:t>
      </w:r>
      <w:proofErr w:type="spellStart"/>
      <w:r w:rsidRPr="00E65FE6">
        <w:t>Main</w:t>
      </w:r>
      <w:r w:rsidRPr="00903DBA">
        <w:t>.</w:t>
      </w:r>
      <w:r w:rsidRPr="00E65FE6">
        <w:t>Path</w:t>
      </w:r>
      <w:proofErr w:type="spellEnd"/>
      <w:r w:rsidRPr="00903DBA">
        <w:t xml:space="preserve"> and </w:t>
      </w:r>
      <w:proofErr w:type="spellStart"/>
      <w:r w:rsidRPr="00E65FE6">
        <w:t>Main</w:t>
      </w:r>
      <w:r w:rsidRPr="00903DBA">
        <w:t>.</w:t>
      </w:r>
      <w:r w:rsidRPr="00E65FE6">
        <w:rPr>
          <w:rStyle w:val="CodeInText"/>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615" w:name="_Toc59126320"/>
      <w:r w:rsidRPr="00903DBA">
        <w:t>Includes</w:t>
      </w:r>
      <w:bookmarkEnd w:id="615"/>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lastRenderedPageBreak/>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616" w:name="_Toc59126321"/>
      <w:r w:rsidRPr="00903DBA">
        <w:t>Macros</w:t>
      </w:r>
      <w:bookmarkEnd w:id="616"/>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lastRenderedPageBreak/>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lastRenderedPageBreak/>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lastRenderedPageBreak/>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lastRenderedPageBreak/>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lastRenderedPageBreak/>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617" w:name="_Toc59126322"/>
      <w:r w:rsidRPr="00903DBA">
        <w:t>Conditional Programming</w:t>
      </w:r>
      <w:bookmarkEnd w:id="617"/>
    </w:p>
    <w:p w14:paraId="526D3151" w14:textId="194B189F"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461860">
        <w:t>13.13</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lastRenderedPageBreak/>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lastRenderedPageBreak/>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618" w:name="_Toc59126323"/>
      <w:r w:rsidRPr="00903DBA">
        <w:t>Macro Expansion</w:t>
      </w:r>
      <w:bookmarkEnd w:id="618"/>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1B8B10DF"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461860">
        <w:t>13.15.2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lastRenderedPageBreak/>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lastRenderedPageBreak/>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lastRenderedPageBreak/>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619" w:name="_Toc59126324"/>
      <w:r w:rsidRPr="00903DBA">
        <w:t>String Merging</w:t>
      </w:r>
      <w:bookmarkEnd w:id="619"/>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lastRenderedPageBreak/>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620" w:name="_Toc59126325"/>
      <w:bookmarkStart w:id="621" w:name="_Ref57656298"/>
      <w:r w:rsidRPr="00903DBA">
        <w:t>Register Allocation</w:t>
      </w:r>
      <w:bookmarkEnd w:id="620"/>
    </w:p>
    <w:p w14:paraId="0A3CF0AD" w14:textId="77777777" w:rsidR="00FE5DC0" w:rsidRDefault="00FE5DC0" w:rsidP="00FE5DC0">
      <w:r>
        <w:t xml:space="preserve">The architecture holds a set of registers. On </w:t>
      </w:r>
      <w:proofErr w:type="gramStart"/>
      <w:r>
        <w:t>particular feature</w:t>
      </w:r>
      <w:proofErr w:type="gramEnd"/>
      <w:r>
        <w:t xml:space="preserve"> of the registers is that they to some extent overlaps. More specifically, the a, b, c, and d registers </w:t>
      </w:r>
      <w:proofErr w:type="gramStart"/>
      <w:r>
        <w:t>overlaps</w:t>
      </w:r>
      <w:proofErr w:type="gramEnd"/>
      <w:r>
        <w:t xml:space="preserve">.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622" w:name="_Ref58762260"/>
      <w:bookmarkStart w:id="623" w:name="_Toc59126326"/>
      <w:r>
        <w:rPr>
          <w:lang w:val="en-US"/>
        </w:rPr>
        <w:lastRenderedPageBreak/>
        <w:t>The Register Set</w:t>
      </w:r>
      <w:bookmarkEnd w:id="622"/>
      <w:bookmarkEnd w:id="62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proofErr w:type="spellStart"/>
            <w:r w:rsidRPr="001C01CD">
              <w:t>eax</w:t>
            </w:r>
            <w:proofErr w:type="spellEnd"/>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proofErr w:type="spellStart"/>
            <w:r w:rsidRPr="001C01CD">
              <w:t>rax</w:t>
            </w:r>
            <w:proofErr w:type="spellEnd"/>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proofErr w:type="spellStart"/>
            <w:r w:rsidRPr="001C01CD">
              <w:t>bh</w:t>
            </w:r>
            <w:proofErr w:type="spellEnd"/>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proofErr w:type="spellStart"/>
            <w:r w:rsidRPr="001C01CD">
              <w:t>ebx</w:t>
            </w:r>
            <w:proofErr w:type="spellEnd"/>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proofErr w:type="spellStart"/>
            <w:r w:rsidRPr="001C01CD">
              <w:t>rbx</w:t>
            </w:r>
            <w:proofErr w:type="spellEnd"/>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proofErr w:type="spellStart"/>
            <w:r w:rsidRPr="001C01CD">
              <w:t>ch</w:t>
            </w:r>
            <w:proofErr w:type="spellEnd"/>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proofErr w:type="spellStart"/>
            <w:r w:rsidRPr="001C01CD">
              <w:t>ecx</w:t>
            </w:r>
            <w:proofErr w:type="spellEnd"/>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proofErr w:type="spellStart"/>
            <w:r w:rsidRPr="001C01CD">
              <w:t>rcx</w:t>
            </w:r>
            <w:proofErr w:type="spellEnd"/>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proofErr w:type="spellStart"/>
            <w:r w:rsidRPr="001C01CD">
              <w:t>edx</w:t>
            </w:r>
            <w:proofErr w:type="spellEnd"/>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proofErr w:type="spellStart"/>
            <w:r w:rsidRPr="001C01CD">
              <w:t>rdx</w:t>
            </w:r>
            <w:proofErr w:type="spellEnd"/>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proofErr w:type="spellStart"/>
            <w:r>
              <w:t>si</w:t>
            </w:r>
            <w:proofErr w:type="spellEnd"/>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proofErr w:type="spellStart"/>
            <w:r w:rsidRPr="001C01CD">
              <w:t>e</w:t>
            </w:r>
            <w:r w:rsidR="008333C8">
              <w:t>si</w:t>
            </w:r>
            <w:proofErr w:type="spellEnd"/>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proofErr w:type="spellStart"/>
            <w:r w:rsidRPr="001C01CD">
              <w:t>r</w:t>
            </w:r>
            <w:r w:rsidR="008333C8">
              <w:t>si</w:t>
            </w:r>
            <w:proofErr w:type="spellEnd"/>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proofErr w:type="spellStart"/>
            <w:r w:rsidRPr="001C01CD">
              <w:t>e</w:t>
            </w:r>
            <w:r>
              <w:t>di</w:t>
            </w:r>
            <w:proofErr w:type="spellEnd"/>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proofErr w:type="spellStart"/>
            <w:r w:rsidRPr="001C01CD">
              <w:t>r</w:t>
            </w:r>
            <w:r>
              <w:t>di</w:t>
            </w:r>
            <w:proofErr w:type="spellEnd"/>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proofErr w:type="spellStart"/>
            <w:r w:rsidRPr="001C01CD">
              <w:t>e</w:t>
            </w:r>
            <w:r>
              <w:t>bp</w:t>
            </w:r>
            <w:proofErr w:type="spellEnd"/>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proofErr w:type="spellStart"/>
            <w:r w:rsidRPr="001C01CD">
              <w:t>r</w:t>
            </w:r>
            <w:r>
              <w:t>bp</w:t>
            </w:r>
            <w:proofErr w:type="spellEnd"/>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proofErr w:type="spellStart"/>
            <w:r>
              <w:t>sp</w:t>
            </w:r>
            <w:proofErr w:type="spellEnd"/>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proofErr w:type="spellStart"/>
            <w:r w:rsidRPr="001C01CD">
              <w:t>e</w:t>
            </w:r>
            <w:r>
              <w:t>sp</w:t>
            </w:r>
            <w:proofErr w:type="spellEnd"/>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proofErr w:type="spellStart"/>
            <w:r w:rsidRPr="001C01CD">
              <w:t>r</w:t>
            </w:r>
            <w:r>
              <w:t>sp</w:t>
            </w:r>
            <w:proofErr w:type="spellEnd"/>
          </w:p>
        </w:tc>
      </w:tr>
    </w:tbl>
    <w:p w14:paraId="5A67EAB2" w14:textId="68D3C910" w:rsidR="007D596B" w:rsidRPr="00903DBA" w:rsidRDefault="007D596B" w:rsidP="00845EA9">
      <w:pPr>
        <w:pStyle w:val="Appendix"/>
        <w:rPr>
          <w:lang w:val="en-US"/>
        </w:rPr>
      </w:pPr>
      <w:bookmarkStart w:id="624" w:name="_Toc59126327"/>
      <w:r w:rsidRPr="00903DBA">
        <w:rPr>
          <w:lang w:val="en-US"/>
        </w:rPr>
        <w:lastRenderedPageBreak/>
        <w:t>The C Grammar</w:t>
      </w:r>
      <w:bookmarkEnd w:id="598"/>
      <w:bookmarkEnd w:id="621"/>
      <w:bookmarkEnd w:id="624"/>
    </w:p>
    <w:p w14:paraId="5EE70CDE" w14:textId="3D3CD693" w:rsidR="00CB1AB5" w:rsidRPr="00903DBA" w:rsidRDefault="00CB1AB5" w:rsidP="00CB1AB5">
      <w:bookmarkStart w:id="625"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626" w:name="_Toc49764472"/>
      <w:bookmarkStart w:id="627" w:name="_Toc59126328"/>
      <w:r w:rsidRPr="00903DBA">
        <w:t>The Preprocessor Grammar</w:t>
      </w:r>
      <w:bookmarkEnd w:id="626"/>
      <w:bookmarkEnd w:id="627"/>
    </w:p>
    <w:p w14:paraId="6050AB4B" w14:textId="12E8CE52"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461860">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628" w:name="_Toc49764473"/>
      <w:bookmarkStart w:id="629" w:name="_Toc59126329"/>
      <w:r w:rsidRPr="00903DBA">
        <w:t>The Language Grammar</w:t>
      </w:r>
      <w:bookmarkEnd w:id="628"/>
      <w:bookmarkEnd w:id="629"/>
    </w:p>
    <w:p w14:paraId="69CBCC96" w14:textId="14845EC6"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461860">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lastRenderedPageBreak/>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lastRenderedPageBreak/>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lastRenderedPageBreak/>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lastRenderedPageBreak/>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lastRenderedPageBreak/>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lastRenderedPageBreak/>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630" w:name="_Ref57657966"/>
      <w:r>
        <w:lastRenderedPageBreak/>
        <w:t xml:space="preserve"> </w:t>
      </w:r>
      <w:bookmarkStart w:id="631" w:name="_Toc59126330"/>
      <w:r>
        <w:t>T</w:t>
      </w:r>
      <w:r w:rsidRPr="00903DBA">
        <w:t xml:space="preserve">he </w:t>
      </w:r>
      <w:r w:rsidRPr="00903DBA">
        <w:rPr>
          <w:highlight w:val="white"/>
        </w:rPr>
        <w:t xml:space="preserve">Gardens Point </w:t>
      </w:r>
      <w:r w:rsidR="00CB7A05">
        <w:t>Tools</w:t>
      </w:r>
      <w:bookmarkEnd w:id="625"/>
      <w:bookmarkEnd w:id="630"/>
      <w:bookmarkEnd w:id="631"/>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632" w:name="_Toc59126331"/>
      <w:r w:rsidRPr="00903DBA">
        <w:t>The Language</w:t>
      </w:r>
      <w:bookmarkEnd w:id="63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633" w:name="_Toc59126332"/>
      <w:r w:rsidRPr="00903DBA">
        <w:lastRenderedPageBreak/>
        <w:t>The Grammar</w:t>
      </w:r>
      <w:bookmarkEnd w:id="63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634" w:name="_Toc59126333"/>
      <w:proofErr w:type="spellStart"/>
      <w:r w:rsidRPr="00903DBA">
        <w:t>GPPG</w:t>
      </w:r>
      <w:bookmarkEnd w:id="634"/>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proofErr w:type="spellStart"/>
      <w:r w:rsidRPr="00E65FE6">
        <w:t>statement_list</w:t>
      </w:r>
      <w:proofErr w:type="spellEnd"/>
      <w:r w:rsidRPr="00903DBA">
        <w:t xml:space="preserve">, </w:t>
      </w:r>
      <w:r w:rsidRPr="00E65FE6">
        <w:t>statement</w:t>
      </w:r>
      <w:r w:rsidRPr="00903DBA">
        <w:t xml:space="preserve">, and </w:t>
      </w:r>
      <w:proofErr w:type="spellStart"/>
      <w:r w:rsidRPr="00E65FE6">
        <w:rPr>
          <w:rStyle w:val="CodeInText"/>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63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lastRenderedPageBreak/>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lastRenderedPageBreak/>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636" w:name="_Toc59126334"/>
      <w:proofErr w:type="spellStart"/>
      <w:r w:rsidRPr="00903DBA">
        <w:lastRenderedPageBreak/>
        <w:t>JPlex</w:t>
      </w:r>
      <w:bookmarkEnd w:id="635"/>
      <w:bookmarkEnd w:id="636"/>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637" w:name="_Toc59126335"/>
      <w:r w:rsidRPr="00903DBA">
        <w:t>Main</w:t>
      </w:r>
      <w:bookmarkEnd w:id="637"/>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lastRenderedPageBreak/>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638" w:name="_Toc59126336"/>
      <w:r w:rsidRPr="00903DBA">
        <w:rPr>
          <w:lang w:val="en-US"/>
        </w:rPr>
        <w:lastRenderedPageBreak/>
        <w:t>Auxiliary Classes</w:t>
      </w:r>
      <w:bookmarkEnd w:id="63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639" w:name="_Toc59126337"/>
      <w:r w:rsidRPr="00903DBA">
        <w:t>Error Handling</w:t>
      </w:r>
      <w:bookmarkEnd w:id="63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640" w:name="_Toc59126338"/>
      <w:r w:rsidRPr="00903DBA">
        <w:t>Container Classes</w:t>
      </w:r>
      <w:bookmarkEnd w:id="64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641" w:name="_Toc59126339"/>
      <w:r w:rsidRPr="00903DBA">
        <w:t>Ordered Pair</w:t>
      </w:r>
      <w:bookmarkEnd w:id="64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642" w:name="_Toc59126340"/>
      <w:r w:rsidRPr="00903DBA">
        <w:t>Graph</w:t>
      </w:r>
      <w:bookmarkEnd w:id="64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643" w:name="_Toc59126341"/>
      <w:r w:rsidRPr="00903DBA">
        <w:t>Addition and Removal of Vertices and Edges</w:t>
      </w:r>
      <w:bookmarkEnd w:id="64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644" w:name="_Toc59126342"/>
      <w:r w:rsidRPr="00903DBA">
        <w:t>Graph Partition</w:t>
      </w:r>
      <w:bookmarkEnd w:id="644"/>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645" w:name="_Toc32312748"/>
      <w:bookmarkStart w:id="646" w:name="_Toc128724229"/>
      <w:bookmarkStart w:id="647" w:name="_Toc323656800"/>
      <w:bookmarkStart w:id="648" w:name="_Toc324085682"/>
      <w:bookmarkStart w:id="649" w:name="_Ref324113434"/>
      <w:bookmarkStart w:id="650" w:name="_Toc324680324"/>
      <w:bookmarkStart w:id="651" w:name="_Ref57658095"/>
      <w:bookmarkStart w:id="652" w:name="_Toc59126343"/>
      <w:r w:rsidRPr="00903DBA">
        <w:rPr>
          <w:lang w:val="en-US"/>
        </w:rPr>
        <w:lastRenderedPageBreak/>
        <w:t>The ASCII Table</w:t>
      </w:r>
      <w:bookmarkEnd w:id="645"/>
      <w:bookmarkEnd w:id="646"/>
      <w:bookmarkEnd w:id="647"/>
      <w:bookmarkEnd w:id="648"/>
      <w:bookmarkEnd w:id="649"/>
      <w:bookmarkEnd w:id="650"/>
      <w:bookmarkEnd w:id="651"/>
      <w:bookmarkEnd w:id="65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rsidP="00881D01">
            <w:pPr>
              <w:spacing w:before="0" w:after="0"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rsidP="00881D01">
            <w:pPr>
              <w:spacing w:before="0" w:after="0"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rsidP="00881D01">
            <w:pPr>
              <w:spacing w:before="0" w:after="0"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rsidP="00881D01">
            <w:pPr>
              <w:spacing w:before="0" w:after="0"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rsidP="00881D01">
            <w:pPr>
              <w:spacing w:before="0" w:after="0"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rsidP="00881D01">
            <w:pPr>
              <w:spacing w:before="0" w:after="0"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rsidP="00881D01">
            <w:pPr>
              <w:spacing w:before="0" w:after="0"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rsidP="00881D01">
            <w:pPr>
              <w:spacing w:before="0" w:after="0"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rsidP="00881D01">
            <w:pPr>
              <w:spacing w:before="0" w:after="0" w:line="256" w:lineRule="auto"/>
              <w:rPr>
                <w:snapToGrid w:val="0"/>
              </w:rPr>
            </w:pPr>
            <w:r w:rsidRPr="00903DBA">
              <w:rPr>
                <w:snapToGrid w:val="0"/>
              </w:rPr>
              <w:t>1</w:t>
            </w:r>
          </w:p>
        </w:tc>
        <w:tc>
          <w:tcPr>
            <w:tcW w:w="1035" w:type="dxa"/>
            <w:hideMark/>
          </w:tcPr>
          <w:p w14:paraId="2BCC70A0"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rsidP="00881D01">
            <w:pPr>
              <w:spacing w:before="0" w:after="0"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rsidP="00881D01">
            <w:pPr>
              <w:spacing w:before="0" w:after="0"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rsidP="00881D01">
            <w:pPr>
              <w:spacing w:before="0" w:after="0"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rsidP="00881D01">
            <w:pPr>
              <w:spacing w:before="0" w:after="0"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rsidP="00881D01">
            <w:pPr>
              <w:spacing w:before="0" w:after="0"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rsidP="00881D01">
            <w:pPr>
              <w:spacing w:before="0" w:after="0"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rsidP="00881D01">
            <w:pPr>
              <w:spacing w:before="0" w:after="0"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rsidP="00881D01">
            <w:pPr>
              <w:spacing w:before="0" w:after="0"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rsidP="00881D01">
            <w:pPr>
              <w:spacing w:before="0" w:after="0"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rsidP="00881D01">
            <w:pPr>
              <w:spacing w:before="0" w:after="0"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rsidP="00881D01">
            <w:pPr>
              <w:spacing w:before="0" w:after="0"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rsidP="00881D01">
            <w:pPr>
              <w:spacing w:before="0" w:after="0"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rsidP="00881D01">
            <w:pPr>
              <w:spacing w:before="0" w:after="0"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rsidP="00881D01">
            <w:pPr>
              <w:spacing w:before="0" w:after="0"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rsidP="00881D01">
            <w:pPr>
              <w:spacing w:before="0" w:after="0"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rsidP="00881D01">
            <w:pPr>
              <w:spacing w:before="0" w:after="0"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rsidP="00881D01">
            <w:pPr>
              <w:spacing w:before="0" w:after="0"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rsidP="00881D01">
            <w:pPr>
              <w:spacing w:before="0" w:after="0"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rsidP="00881D01">
            <w:pPr>
              <w:spacing w:before="0" w:after="0"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rsidP="00881D01">
            <w:pPr>
              <w:spacing w:before="0" w:after="0"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rsidP="00881D01">
            <w:pPr>
              <w:spacing w:before="0" w:after="0"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rsidP="00881D01">
            <w:pPr>
              <w:spacing w:before="0" w:after="0"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rsidP="00881D01">
            <w:pPr>
              <w:spacing w:before="0" w:after="0"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rsidP="00881D01">
            <w:pPr>
              <w:spacing w:before="0" w:after="0"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rsidP="00881D01">
            <w:pPr>
              <w:spacing w:before="0" w:after="0"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rsidP="00881D01">
            <w:pPr>
              <w:spacing w:before="0" w:after="0"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rsidP="00881D01">
            <w:pPr>
              <w:spacing w:before="0" w:after="0"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rsidP="00881D01">
            <w:pPr>
              <w:spacing w:before="0" w:after="0"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rsidP="00881D01">
            <w:pPr>
              <w:spacing w:before="0" w:after="0"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rsidP="00881D01">
            <w:pPr>
              <w:spacing w:before="0" w:after="0"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rsidP="00881D01">
            <w:pPr>
              <w:spacing w:before="0" w:after="0"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rsidP="00881D01">
            <w:pPr>
              <w:spacing w:before="0" w:after="0"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rsidP="00881D01">
            <w:pPr>
              <w:spacing w:before="0" w:after="0"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rsidP="00881D01">
            <w:pPr>
              <w:spacing w:before="0" w:after="0"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rsidP="00881D01">
            <w:pPr>
              <w:spacing w:before="0" w:after="0"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rsidP="00881D01">
            <w:pPr>
              <w:spacing w:before="0" w:after="0"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rsidP="00881D01">
            <w:pPr>
              <w:spacing w:before="0" w:after="0"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rsidP="00881D01">
            <w:pPr>
              <w:spacing w:before="0" w:after="0"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rsidP="00881D01">
            <w:pPr>
              <w:spacing w:before="0" w:after="0"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rsidP="00881D01">
            <w:pPr>
              <w:spacing w:before="0" w:after="0"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rsidP="00881D01">
            <w:pPr>
              <w:spacing w:before="0" w:after="0"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rsidP="00881D01">
            <w:pPr>
              <w:spacing w:before="0" w:after="0"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rsidP="00881D01">
            <w:pPr>
              <w:spacing w:before="0" w:after="0"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rsidP="00881D01">
            <w:pPr>
              <w:spacing w:before="0" w:after="0"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rsidP="00881D01">
            <w:pPr>
              <w:spacing w:before="0" w:after="0"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rsidP="00881D01">
            <w:pPr>
              <w:spacing w:before="0" w:after="0"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rsidP="00881D01">
            <w:pPr>
              <w:spacing w:before="0" w:after="0"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rsidP="00881D01">
            <w:pPr>
              <w:spacing w:before="0" w:after="0"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rsidP="00881D01">
            <w:pPr>
              <w:spacing w:before="0" w:after="0"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rsidP="00881D01">
            <w:pPr>
              <w:spacing w:before="0" w:after="0"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rsidP="00881D01">
            <w:pPr>
              <w:spacing w:before="0" w:after="0"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rsidP="00881D01">
            <w:pPr>
              <w:spacing w:before="0" w:after="0"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rsidP="00881D01">
            <w:pPr>
              <w:spacing w:before="0" w:after="0"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rsidP="00881D01">
            <w:pPr>
              <w:spacing w:before="0" w:after="0"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rsidP="00881D01">
            <w:pPr>
              <w:spacing w:before="0" w:after="0"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rsidP="00881D01">
            <w:pPr>
              <w:spacing w:before="0" w:after="0"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rsidP="00881D01">
            <w:pPr>
              <w:spacing w:before="0" w:after="0"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rsidP="00881D01">
            <w:pPr>
              <w:spacing w:before="0" w:after="0"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rsidP="00881D01">
            <w:pPr>
              <w:spacing w:before="0" w:after="0"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rsidP="00881D01">
            <w:pPr>
              <w:spacing w:before="0" w:after="0"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rsidP="00881D01">
            <w:pPr>
              <w:spacing w:before="0" w:after="0"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rsidP="00881D01">
            <w:pPr>
              <w:spacing w:before="0" w:after="0"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rsidP="00881D01">
            <w:pPr>
              <w:spacing w:before="0" w:after="0"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rsidP="00881D01">
            <w:pPr>
              <w:spacing w:before="0" w:after="0"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rsidP="00881D01">
            <w:pPr>
              <w:spacing w:before="0" w:after="0"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rsidP="00881D01">
            <w:pPr>
              <w:spacing w:before="0" w:after="0"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rsidP="00881D01">
            <w:pPr>
              <w:spacing w:before="0" w:after="0"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rsidP="00881D01">
            <w:pPr>
              <w:spacing w:before="0" w:after="0"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rsidP="00881D01">
            <w:pPr>
              <w:spacing w:before="0" w:after="0"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rsidP="00881D01">
            <w:pPr>
              <w:spacing w:before="0" w:after="0"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rsidP="00881D01">
            <w:pPr>
              <w:spacing w:before="0" w:after="0"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rsidP="00881D01">
            <w:pPr>
              <w:spacing w:before="0" w:after="0"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rsidP="00881D01">
            <w:pPr>
              <w:spacing w:before="0" w:after="0"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rsidP="00881D01">
            <w:pPr>
              <w:spacing w:before="0" w:after="0"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rsidP="00881D01">
            <w:pPr>
              <w:spacing w:before="0" w:after="0"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rsidP="00881D01">
            <w:pPr>
              <w:spacing w:before="0" w:after="0"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rsidP="00881D01">
            <w:pPr>
              <w:spacing w:before="0" w:after="0"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rsidP="00881D01">
            <w:pPr>
              <w:spacing w:before="0" w:after="0"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rsidP="00881D01">
            <w:pPr>
              <w:spacing w:before="0" w:after="0"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rsidP="00881D01">
            <w:pPr>
              <w:spacing w:before="0" w:after="0"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rsidP="00881D01">
            <w:pPr>
              <w:spacing w:before="0" w:after="0"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rsidP="00881D01">
            <w:pPr>
              <w:spacing w:before="0" w:after="0"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rsidP="00881D01">
            <w:pPr>
              <w:spacing w:before="0" w:after="0"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rsidP="00881D01">
            <w:pPr>
              <w:spacing w:before="0" w:after="0"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rsidP="00881D01">
            <w:pPr>
              <w:spacing w:before="0" w:after="0"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rsidP="00881D01">
            <w:pPr>
              <w:spacing w:before="0" w:after="0"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rsidP="00881D01">
            <w:pPr>
              <w:spacing w:before="0" w:after="0"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rsidP="00881D01">
            <w:pPr>
              <w:spacing w:before="0" w:after="0"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rsidP="00881D01">
            <w:pPr>
              <w:spacing w:before="0" w:after="0"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rsidP="00881D01">
            <w:pPr>
              <w:spacing w:before="0" w:after="0"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rsidP="00881D01">
            <w:pPr>
              <w:spacing w:before="0" w:after="0"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rsidP="00881D01">
            <w:pPr>
              <w:spacing w:before="0" w:after="0"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rsidP="00881D01">
            <w:pPr>
              <w:spacing w:before="0" w:after="0"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rsidP="00881D01">
            <w:pPr>
              <w:spacing w:before="0" w:after="0"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rsidP="00881D01">
            <w:pPr>
              <w:spacing w:before="0" w:after="0"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rsidP="00881D01">
            <w:pPr>
              <w:spacing w:before="0" w:after="0"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rsidP="00881D01">
            <w:pPr>
              <w:spacing w:before="0" w:after="0"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rsidP="00881D01">
            <w:pPr>
              <w:spacing w:before="0" w:after="0"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rsidP="00881D01">
            <w:pPr>
              <w:spacing w:before="0" w:after="0"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rsidP="00881D01">
            <w:pPr>
              <w:spacing w:before="0" w:after="0"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rsidP="00881D01">
            <w:pPr>
              <w:spacing w:before="0" w:after="0"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rsidP="00881D01">
            <w:pPr>
              <w:spacing w:before="0" w:after="0"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rsidP="00881D01">
            <w:pPr>
              <w:spacing w:before="0" w:after="0"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rsidP="00881D01">
            <w:pPr>
              <w:spacing w:before="0" w:after="0"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rsidP="00881D01">
            <w:pPr>
              <w:spacing w:before="0" w:after="0"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rsidP="00881D01">
            <w:pPr>
              <w:spacing w:before="0" w:after="0"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rsidP="00881D01">
            <w:pPr>
              <w:spacing w:before="0" w:after="0"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rsidP="00881D01">
            <w:pPr>
              <w:spacing w:before="0" w:after="0"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rsidP="00881D01">
            <w:pPr>
              <w:spacing w:before="0" w:after="0"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rsidP="00881D01">
            <w:pPr>
              <w:spacing w:before="0" w:after="0"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rsidP="00881D01">
            <w:pPr>
              <w:spacing w:before="0" w:after="0"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rsidP="00881D01">
            <w:pPr>
              <w:spacing w:before="0" w:after="0"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rsidP="00881D01">
            <w:pPr>
              <w:spacing w:before="0" w:after="0"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rsidP="00881D01">
            <w:pPr>
              <w:spacing w:before="0" w:after="0"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rsidP="00881D01">
            <w:pPr>
              <w:spacing w:before="0" w:after="0"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rsidP="00881D01">
            <w:pPr>
              <w:spacing w:before="0" w:after="0"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rsidP="00881D01">
            <w:pPr>
              <w:spacing w:before="0" w:after="0"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rsidP="00881D01">
            <w:pPr>
              <w:spacing w:before="0" w:after="0"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rsidP="00881D01">
            <w:pPr>
              <w:spacing w:before="0" w:after="0"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rsidP="00881D01">
            <w:pPr>
              <w:spacing w:before="0" w:after="0"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rsidP="00881D01">
            <w:pPr>
              <w:spacing w:before="0" w:after="0"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rsidP="00881D01">
            <w:pPr>
              <w:spacing w:before="0" w:after="0"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rsidP="00881D01">
            <w:pPr>
              <w:spacing w:before="0" w:after="0"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rsidP="00881D01">
            <w:pPr>
              <w:spacing w:before="0" w:after="0"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rsidP="00881D01">
            <w:pPr>
              <w:spacing w:before="0" w:after="0"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rsidP="00881D01">
            <w:pPr>
              <w:spacing w:before="0" w:after="0"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rsidP="00881D01">
            <w:pPr>
              <w:spacing w:before="0" w:after="0"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rsidP="00881D01">
            <w:pPr>
              <w:spacing w:before="0" w:after="0"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rsidP="00881D01">
            <w:pPr>
              <w:spacing w:before="0" w:after="0"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rsidP="00881D01">
            <w:pPr>
              <w:spacing w:before="0" w:after="0"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rsidP="00881D01">
            <w:pPr>
              <w:spacing w:before="0" w:after="0"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rsidP="00881D01">
            <w:pPr>
              <w:spacing w:before="0" w:after="0"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rsidP="00881D01">
            <w:pPr>
              <w:spacing w:before="0" w:after="0"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rsidP="00881D01">
            <w:pPr>
              <w:spacing w:before="0" w:after="0"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rsidP="00881D01">
            <w:pPr>
              <w:spacing w:before="0" w:after="0"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rsidP="00881D01">
            <w:pPr>
              <w:spacing w:before="0" w:after="0"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rsidP="00881D01">
            <w:pPr>
              <w:spacing w:before="0" w:after="0"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rsidP="00881D01">
            <w:pPr>
              <w:spacing w:before="0" w:after="0"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rsidP="00881D01">
            <w:pPr>
              <w:spacing w:before="0" w:after="0"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rsidP="00881D01">
            <w:pPr>
              <w:spacing w:before="0" w:after="0"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rsidP="00881D01">
            <w:pPr>
              <w:spacing w:before="0" w:after="0"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rsidP="00881D01">
            <w:pPr>
              <w:spacing w:before="0" w:after="0"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rsidP="00881D01">
            <w:pPr>
              <w:spacing w:before="0" w:after="0"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rsidP="00881D01">
            <w:pPr>
              <w:spacing w:before="0" w:after="0"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rsidP="00881D01">
            <w:pPr>
              <w:spacing w:before="0" w:after="0"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rsidP="00881D01">
            <w:pPr>
              <w:spacing w:before="0" w:after="0"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rsidP="00881D01">
            <w:pPr>
              <w:spacing w:before="0" w:after="0"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rsidP="00881D01">
            <w:pPr>
              <w:spacing w:before="0" w:after="0"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rsidP="00881D01">
            <w:pPr>
              <w:spacing w:before="0" w:after="0"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rsidP="00881D01">
            <w:pPr>
              <w:spacing w:before="0" w:after="0"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rsidP="00881D01">
            <w:pPr>
              <w:spacing w:before="0" w:after="0"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rsidP="00881D01">
            <w:pPr>
              <w:spacing w:before="0" w:after="0"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rsidP="00881D01">
            <w:pPr>
              <w:spacing w:before="0" w:after="0"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rsidP="00881D01">
            <w:pPr>
              <w:spacing w:before="0" w:after="0"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rsidP="00881D01">
            <w:pPr>
              <w:spacing w:before="0" w:after="0"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rsidP="00881D01">
            <w:pPr>
              <w:spacing w:before="0" w:after="0"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rsidP="00881D01">
            <w:pPr>
              <w:spacing w:before="0" w:after="0"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rsidP="00881D01">
            <w:pPr>
              <w:spacing w:before="0" w:after="0"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rsidP="00881D01">
            <w:pPr>
              <w:spacing w:before="0" w:after="0"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rsidP="00881D01">
            <w:pPr>
              <w:spacing w:before="0" w:after="0"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rsidP="00881D01">
            <w:pPr>
              <w:spacing w:before="0" w:after="0"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rsidP="00881D01">
            <w:pPr>
              <w:spacing w:before="0" w:after="0"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rsidP="00881D01">
            <w:pPr>
              <w:spacing w:before="0" w:after="0"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rsidP="00881D01">
            <w:pPr>
              <w:spacing w:before="0" w:after="0"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rsidP="00881D01">
            <w:pPr>
              <w:spacing w:before="0" w:after="0"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rsidP="00881D01">
            <w:pPr>
              <w:spacing w:before="0" w:after="0"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rsidP="00881D01">
            <w:pPr>
              <w:spacing w:before="0" w:after="0"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rsidP="00881D01">
            <w:pPr>
              <w:spacing w:before="0" w:after="0"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rsidP="00881D01">
            <w:pPr>
              <w:spacing w:before="0" w:after="0"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rsidP="00881D01">
            <w:pPr>
              <w:spacing w:before="0" w:after="0"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rsidP="00881D01">
            <w:pPr>
              <w:spacing w:before="0" w:after="0"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rsidP="00881D01">
            <w:pPr>
              <w:spacing w:before="0" w:after="0"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rsidP="00881D01">
            <w:pPr>
              <w:spacing w:before="0" w:after="0"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rsidP="00881D01">
            <w:pPr>
              <w:spacing w:before="0" w:after="0"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rsidP="00881D01">
            <w:pPr>
              <w:spacing w:before="0" w:after="0"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rsidP="00881D01">
            <w:pPr>
              <w:spacing w:before="0" w:after="0"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rsidP="00881D01">
            <w:pPr>
              <w:spacing w:before="0" w:after="0"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rsidP="00881D01">
            <w:pPr>
              <w:spacing w:before="0" w:after="0"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rsidP="00881D01">
            <w:pPr>
              <w:spacing w:before="0" w:after="0"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rsidP="00881D01">
            <w:pPr>
              <w:spacing w:before="0" w:after="0"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rsidP="00881D01">
            <w:pPr>
              <w:spacing w:before="0" w:after="0"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rsidP="00881D01">
            <w:pPr>
              <w:spacing w:before="0" w:after="0"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rsidP="00881D01">
            <w:pPr>
              <w:spacing w:before="0" w:after="0"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rsidP="00881D01">
            <w:pPr>
              <w:spacing w:before="0" w:after="0"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rsidP="00881D01">
            <w:pPr>
              <w:spacing w:before="0" w:after="0"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rsidP="00881D01">
            <w:pPr>
              <w:spacing w:before="0" w:after="0"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rsidP="00881D01">
            <w:pPr>
              <w:spacing w:before="0" w:after="0"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rsidP="00881D01">
            <w:pPr>
              <w:spacing w:before="0" w:after="0"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rsidP="00881D01">
            <w:pPr>
              <w:spacing w:before="0" w:after="0"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rsidP="00881D01">
            <w:pPr>
              <w:spacing w:before="0" w:after="0"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rsidP="00881D01">
            <w:pPr>
              <w:spacing w:before="0" w:after="0"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rsidP="00881D01">
            <w:pPr>
              <w:spacing w:before="0" w:after="0"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rsidP="00881D01">
            <w:pPr>
              <w:spacing w:before="0" w:after="0"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rsidP="00881D01">
            <w:pPr>
              <w:spacing w:before="0" w:after="0"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rsidP="00881D01">
            <w:pPr>
              <w:spacing w:before="0" w:after="0"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rsidP="00881D01">
            <w:pPr>
              <w:spacing w:before="0" w:after="0"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rsidP="00881D01">
            <w:pPr>
              <w:spacing w:before="0" w:after="0"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rsidP="00881D01">
            <w:pPr>
              <w:spacing w:before="0" w:after="0"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rsidP="00881D01">
            <w:pPr>
              <w:spacing w:before="0" w:after="0"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rsidP="00881D01">
            <w:pPr>
              <w:spacing w:before="0" w:after="0"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rsidP="00881D01">
            <w:pPr>
              <w:spacing w:before="0" w:after="0"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rsidP="00881D01">
            <w:pPr>
              <w:spacing w:before="0" w:after="0"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rsidP="00881D01">
            <w:pPr>
              <w:spacing w:before="0" w:after="0"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rsidP="00881D01">
            <w:pPr>
              <w:spacing w:before="0" w:after="0"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rsidP="00881D01">
            <w:pPr>
              <w:spacing w:before="0" w:after="0"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rsidP="00881D01">
            <w:pPr>
              <w:spacing w:before="0" w:after="0"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653" w:name="_Toc59126344"/>
      <w:r w:rsidRPr="00903DBA">
        <w:rPr>
          <w:lang w:val="en-US"/>
        </w:rPr>
        <w:lastRenderedPageBreak/>
        <w:t>A</w:t>
      </w:r>
      <w:r w:rsidR="00281D34" w:rsidRPr="00903DBA">
        <w:rPr>
          <w:lang w:val="en-US"/>
        </w:rPr>
        <w:t xml:space="preserve"> Crash Course in C</w:t>
      </w:r>
      <w:bookmarkEnd w:id="653"/>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654" w:name="_Toc320485572"/>
      <w:bookmarkStart w:id="655" w:name="_Toc323656681"/>
      <w:bookmarkStart w:id="656" w:name="_Toc324085419"/>
      <w:bookmarkStart w:id="657" w:name="_Toc383781071"/>
      <w:bookmarkStart w:id="658" w:name="_Toc59126345"/>
      <w:r w:rsidRPr="00903DBA">
        <w:t>The Compiler and the Linker</w:t>
      </w:r>
      <w:bookmarkEnd w:id="654"/>
      <w:bookmarkEnd w:id="655"/>
      <w:bookmarkEnd w:id="656"/>
      <w:bookmarkEnd w:id="657"/>
      <w:bookmarkEnd w:id="658"/>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proofErr w:type="spellStart"/>
      <w:r w:rsidRPr="00E65FE6">
        <w:t>Program.c</w:t>
      </w:r>
      <w:proofErr w:type="spellEnd"/>
      <w:r w:rsidRPr="00903DBA">
        <w:t xml:space="preserve"> and a routine used by the program in </w:t>
      </w:r>
      <w:proofErr w:type="spellStart"/>
      <w:r w:rsidRPr="00E65FE6">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E65FE6">
        <w:rPr>
          <w:rStyle w:val="CodeInText"/>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8F21B3" w:rsidRPr="003F7CF1" w:rsidRDefault="008F21B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8F21B3" w:rsidRPr="003F7CF1" w:rsidRDefault="008F21B3"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8F21B3" w:rsidRPr="003F7CF1" w:rsidRDefault="008F21B3"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8F21B3" w:rsidRPr="003F7CF1" w:rsidRDefault="008F21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8F21B3" w:rsidRPr="003F7CF1" w:rsidRDefault="008F21B3"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8F21B3" w:rsidRPr="003F7CF1" w:rsidRDefault="008F21B3"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8F21B3" w:rsidRPr="003F7CF1" w:rsidRDefault="008F21B3"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8F21B3" w:rsidRPr="003F7CF1" w:rsidRDefault="008F21B3"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8F21B3" w:rsidRPr="003F7CF1" w:rsidRDefault="008F21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8F21B3" w:rsidRPr="003F7CF1" w:rsidRDefault="008F21B3"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8F21B3" w:rsidRPr="003F7CF1" w:rsidRDefault="008F21B3"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8F21B3" w:rsidRPr="003F7CF1" w:rsidRDefault="008F21B3"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8F21B3" w:rsidRPr="003F7CF1" w:rsidRDefault="008F21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8F21B3" w:rsidRPr="003F7CF1" w:rsidRDefault="008F21B3"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8F21B3" w:rsidRPr="003F7CF1" w:rsidRDefault="008F21B3"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8F21B3" w:rsidRPr="003F7CF1" w:rsidRDefault="008F21B3"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8F21B3" w:rsidRPr="003F7CF1" w:rsidRDefault="008F21B3"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8F21B3" w:rsidRPr="003F7CF1" w:rsidRDefault="008F21B3"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659" w:name="_Toc320485573"/>
      <w:bookmarkStart w:id="660" w:name="_Toc323656682"/>
      <w:bookmarkStart w:id="661" w:name="_Toc324085420"/>
      <w:bookmarkStart w:id="662" w:name="_Toc383781072"/>
      <w:bookmarkStart w:id="663" w:name="_Toc59126346"/>
      <w:r w:rsidRPr="00903DBA">
        <w:t>The Hello-World Program</w:t>
      </w:r>
      <w:bookmarkEnd w:id="659"/>
      <w:bookmarkEnd w:id="660"/>
      <w:bookmarkEnd w:id="661"/>
      <w:bookmarkEnd w:id="662"/>
      <w:bookmarkEnd w:id="663"/>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664" w:name="_Toc320485574"/>
      <w:bookmarkStart w:id="665" w:name="_Toc323656683"/>
      <w:bookmarkStart w:id="666" w:name="_Toc324085421"/>
      <w:bookmarkStart w:id="667" w:name="_Toc383781073"/>
      <w:bookmarkStart w:id="668" w:name="_Toc59126347"/>
      <w:r w:rsidRPr="00903DBA">
        <w:lastRenderedPageBreak/>
        <w:t>Comments</w:t>
      </w:r>
      <w:bookmarkEnd w:id="664"/>
      <w:bookmarkEnd w:id="665"/>
      <w:bookmarkEnd w:id="666"/>
      <w:bookmarkEnd w:id="667"/>
      <w:bookmarkEnd w:id="668"/>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3BF72C8E"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461860">
        <w:t>13.31</w:t>
      </w:r>
      <w:r w:rsidRPr="00903DBA">
        <w:fldChar w:fldCharType="end"/>
      </w:r>
      <w:r w:rsidRPr="00903DBA">
        <w:t>) for details.</w:t>
      </w:r>
    </w:p>
    <w:p w14:paraId="3920A6C7" w14:textId="77777777" w:rsidR="00E80032" w:rsidRPr="00903DBA" w:rsidRDefault="00E80032" w:rsidP="00E80032">
      <w:pPr>
        <w:pStyle w:val="Code"/>
      </w:pPr>
      <w:bookmarkStart w:id="66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670" w:name="_Toc323656684"/>
      <w:bookmarkStart w:id="671" w:name="_Toc324085422"/>
      <w:bookmarkStart w:id="672" w:name="_Toc383781074"/>
      <w:bookmarkStart w:id="673" w:name="_Toc59126348"/>
      <w:r w:rsidRPr="00903DBA">
        <w:t>Types and Variables</w:t>
      </w:r>
      <w:bookmarkEnd w:id="669"/>
      <w:bookmarkEnd w:id="670"/>
      <w:bookmarkEnd w:id="671"/>
      <w:bookmarkEnd w:id="672"/>
      <w:bookmarkEnd w:id="67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4" w:name="_Toc320485576"/>
      <w:bookmarkStart w:id="675" w:name="_Toc323656685"/>
      <w:bookmarkStart w:id="676" w:name="_Toc324085423"/>
      <w:bookmarkStart w:id="677" w:name="_Toc383781075"/>
      <w:bookmarkStart w:id="678" w:name="_Ref383781525"/>
      <w:bookmarkStart w:id="679" w:name="_Toc59126349"/>
      <w:r w:rsidRPr="00903DBA">
        <w:t>Simple Types</w:t>
      </w:r>
      <w:bookmarkEnd w:id="674"/>
      <w:bookmarkEnd w:id="675"/>
      <w:bookmarkEnd w:id="676"/>
      <w:bookmarkEnd w:id="677"/>
      <w:bookmarkEnd w:id="678"/>
      <w:bookmarkEnd w:id="679"/>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w:t>
      </w:r>
      <w:r w:rsidRPr="00903DBA">
        <w:lastRenderedPageBreak/>
        <w:t xml:space="preserve">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proofErr w:type="gramStart"/>
      <w:r w:rsidRPr="00E65FE6">
        <w:t>double</w:t>
      </w:r>
      <w:r w:rsidRPr="00903DBA">
        <w:t>;</w:t>
      </w:r>
      <w:proofErr w:type="gramEnd"/>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proofErr w:type="spellStart"/>
      <w:r w:rsidRPr="00E65FE6">
        <w:t>boolean</w:t>
      </w:r>
      <w:proofErr w:type="spellEnd"/>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0" w:name="_Toc320485577"/>
      <w:bookmarkStart w:id="681" w:name="_Toc323656686"/>
      <w:bookmarkStart w:id="682" w:name="_Toc324085424"/>
      <w:bookmarkStart w:id="683" w:name="_Toc383781076"/>
      <w:bookmarkStart w:id="684" w:name="_Toc59126350"/>
      <w:r w:rsidRPr="00903DBA">
        <w:t>Variables</w:t>
      </w:r>
      <w:bookmarkEnd w:id="680"/>
      <w:bookmarkEnd w:id="681"/>
      <w:bookmarkEnd w:id="682"/>
      <w:bookmarkEnd w:id="683"/>
      <w:bookmarkEnd w:id="68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8F21B3" w:rsidRPr="003F7CF1" w:rsidRDefault="008F21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8F21B3" w:rsidRPr="003F7CF1" w:rsidRDefault="008F21B3"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8F21B3" w:rsidRPr="003F7CF1" w:rsidRDefault="008F21B3"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8F21B3" w:rsidRPr="003F7CF1" w:rsidRDefault="008F21B3"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8F21B3" w:rsidRPr="003F7CF1" w:rsidRDefault="008F21B3"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8F21B3" w:rsidRPr="003F7CF1" w:rsidRDefault="008F21B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8F21B3" w:rsidRPr="003F7CF1" w:rsidRDefault="008F21B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8F21B3" w:rsidRPr="003F7CF1" w:rsidRDefault="008F21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8F21B3" w:rsidRPr="003F7CF1" w:rsidRDefault="008F21B3"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8F21B3" w:rsidRPr="003F7CF1" w:rsidRDefault="008F21B3"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8F21B3" w:rsidRPr="003F7CF1" w:rsidRDefault="008F21B3"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8F21B3" w:rsidRPr="003F7CF1" w:rsidRDefault="008F21B3"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8F21B3" w:rsidRPr="003F7CF1" w:rsidRDefault="008F21B3"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8F21B3" w:rsidRPr="003F7CF1" w:rsidRDefault="008F21B3"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8F21B3" w:rsidRPr="003F7CF1" w:rsidRDefault="008F21B3"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8F21B3" w:rsidRPr="003F7CF1" w:rsidRDefault="008F21B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lastRenderedPageBreak/>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5" w:name="_Toc320485578"/>
      <w:bookmarkStart w:id="686" w:name="_Toc323656687"/>
      <w:bookmarkStart w:id="687" w:name="_Toc324085425"/>
      <w:bookmarkStart w:id="688" w:name="_Toc383781077"/>
      <w:bookmarkStart w:id="689" w:name="_Toc59126351"/>
      <w:bookmarkStart w:id="690" w:name="_Toc320485579"/>
      <w:r w:rsidRPr="00903DBA">
        <w:t>Constants</w:t>
      </w:r>
      <w:bookmarkEnd w:id="685"/>
      <w:bookmarkEnd w:id="686"/>
      <w:bookmarkEnd w:id="687"/>
      <w:bookmarkEnd w:id="688"/>
      <w:bookmarkEnd w:id="689"/>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3656688"/>
      <w:bookmarkStart w:id="692" w:name="_Toc324085426"/>
      <w:bookmarkStart w:id="693" w:name="_Toc383781078"/>
      <w:bookmarkStart w:id="694" w:name="_Toc59126352"/>
      <w:r w:rsidRPr="00903DBA">
        <w:t>Output</w:t>
      </w:r>
      <w:bookmarkEnd w:id="690"/>
      <w:bookmarkEnd w:id="691"/>
      <w:bookmarkEnd w:id="692"/>
      <w:bookmarkEnd w:id="693"/>
      <w:bookmarkEnd w:id="694"/>
    </w:p>
    <w:p w14:paraId="68E5301E" w14:textId="77777777" w:rsidR="00E80032" w:rsidRPr="00903DBA" w:rsidRDefault="00E80032" w:rsidP="00E65FE6">
      <w:pPr>
        <w:pStyle w:val="CodeHeader"/>
      </w:pPr>
      <w:r w:rsidRPr="00903DBA">
        <w:t xml:space="preserve">As noted in the first section of this chapter, the standard function for output is </w:t>
      </w:r>
      <w:proofErr w:type="spellStart"/>
      <w:r w:rsidRPr="00E65FE6">
        <w:rPr>
          <w:rStyle w:val="CodeInText"/>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lastRenderedPageBreak/>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5" w:name="_Toc320485580"/>
      <w:bookmarkStart w:id="696" w:name="_Toc323656689"/>
      <w:bookmarkStart w:id="697" w:name="_Toc324085427"/>
      <w:bookmarkStart w:id="698" w:name="_Toc383781079"/>
      <w:bookmarkStart w:id="699" w:name="_Toc59126353"/>
      <w:r w:rsidRPr="00903DBA">
        <w:t>Input</w:t>
      </w:r>
      <w:bookmarkEnd w:id="695"/>
      <w:bookmarkEnd w:id="696"/>
      <w:bookmarkEnd w:id="697"/>
      <w:bookmarkEnd w:id="698"/>
      <w:bookmarkEnd w:id="699"/>
    </w:p>
    <w:p w14:paraId="299686DD" w14:textId="77777777" w:rsidR="00E80032" w:rsidRPr="00903DBA" w:rsidRDefault="00E80032" w:rsidP="00E65FE6">
      <w:pPr>
        <w:pStyle w:val="CodeHeader"/>
      </w:pPr>
      <w:r w:rsidRPr="00903DBA">
        <w:t xml:space="preserve">The standard functions for input </w:t>
      </w:r>
      <w:proofErr w:type="gramStart"/>
      <w:r w:rsidRPr="00903DBA">
        <w:t>is</w:t>
      </w:r>
      <w:proofErr w:type="gramEnd"/>
      <w:r w:rsidRPr="00903DBA">
        <w:t xml:space="preserve"> and </w:t>
      </w:r>
      <w:proofErr w:type="spellStart"/>
      <w:r w:rsidRPr="00E65FE6">
        <w:rPr>
          <w:rStyle w:val="CodeInText"/>
        </w:rPr>
        <w:t>scanf</w:t>
      </w:r>
      <w:proofErr w:type="spellEnd"/>
      <w:r w:rsidRPr="00903DBA">
        <w:t xml:space="preserve"> (formatted scan), it reads from the standard input device (normally the keyboard).</w:t>
      </w:r>
    </w:p>
    <w:p w14:paraId="0EC091BF" w14:textId="77777777" w:rsidR="00E80032" w:rsidRPr="00903DBA" w:rsidRDefault="00E80032" w:rsidP="00E65FE6">
      <w:pPr>
        <w:pStyle w:val="CodeHeader"/>
      </w:pPr>
      <w:proofErr w:type="gramStart"/>
      <w:r w:rsidRPr="00903DBA">
        <w:t>Similar to</w:t>
      </w:r>
      <w:proofErr w:type="gramEnd"/>
      <w:r w:rsidRPr="00903DBA">
        <w:t xml:space="preserve"> </w:t>
      </w:r>
      <w:proofErr w:type="spellStart"/>
      <w:r w:rsidRPr="00E65FE6">
        <w:t>printf</w:t>
      </w:r>
      <w:proofErr w:type="spellEnd"/>
      <w:r w:rsidRPr="00903DBA">
        <w:t xml:space="preserve">, its first argument is the format string. The format codes mostly agree with those of </w:t>
      </w:r>
      <w:proofErr w:type="spellStart"/>
      <w:r w:rsidRPr="00E65FE6">
        <w:t>printf</w:t>
      </w:r>
      <w:proofErr w:type="spellEnd"/>
      <w:r w:rsidRPr="00903DBA">
        <w:t xml:space="preserve">, but not completely. See the table at the end of the chapter for a list of format codes. For instance, </w:t>
      </w:r>
      <w:proofErr w:type="spellStart"/>
      <w:r w:rsidRPr="00E65FE6">
        <w:t>scanf</w:t>
      </w:r>
      <w:proofErr w:type="spellEnd"/>
      <w:r w:rsidRPr="00903DBA">
        <w:t xml:space="preserve"> expects </w:t>
      </w:r>
      <w:r w:rsidRPr="00E17FD3">
        <w:rPr>
          <w:rStyle w:val="KeyWord0"/>
        </w:rPr>
        <w:t>lf</w:t>
      </w:r>
      <w:r w:rsidRPr="00903DBA">
        <w:t xml:space="preserve"> to read a double value, in contrast to </w:t>
      </w:r>
      <w:proofErr w:type="spellStart"/>
      <w:r w:rsidRPr="00E65FE6">
        <w:rPr>
          <w:rStyle w:val="CodeInText"/>
        </w:rPr>
        <w:t>printf</w:t>
      </w:r>
      <w:proofErr w:type="spellEnd"/>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C91E949" w:rsidR="00E80032" w:rsidRPr="00903DBA" w:rsidRDefault="00E80032" w:rsidP="00E65FE6">
      <w:pPr>
        <w:pStyle w:val="CodeHeader"/>
      </w:pPr>
      <w:r w:rsidRPr="00903DBA">
        <w:t xml:space="preserve">Another difference is that while </w:t>
      </w:r>
      <w:proofErr w:type="spellStart"/>
      <w:r w:rsidRPr="00E65FE6">
        <w:t>printf</w:t>
      </w:r>
      <w:proofErr w:type="spellEnd"/>
      <w:r w:rsidRPr="00903DBA">
        <w:t xml:space="preserve"> wants the values corresponding to the format codes, </w:t>
      </w:r>
      <w:proofErr w:type="spellStart"/>
      <w:r w:rsidRPr="00E65FE6">
        <w:rPr>
          <w:rStyle w:val="CodeInText"/>
        </w:rPr>
        <w:t>scanf</w:t>
      </w:r>
      <w:proofErr w:type="spellEnd"/>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461860">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lastRenderedPageBreak/>
        <w:t xml:space="preserve">In the program below, note that </w:t>
      </w:r>
      <w:proofErr w:type="spellStart"/>
      <w:r w:rsidRPr="00E65FE6">
        <w:t>scanf</w:t>
      </w:r>
      <w:proofErr w:type="spellEnd"/>
      <w:r w:rsidRPr="00903DBA">
        <w:t xml:space="preserve"> expects </w:t>
      </w:r>
      <w:proofErr w:type="spellStart"/>
      <w:r w:rsidRPr="00E65FE6">
        <w:t>lf</w:t>
      </w:r>
      <w:proofErr w:type="spellEnd"/>
      <w:r w:rsidRPr="00903DBA">
        <w:t xml:space="preserve"> to represent a double float, in contrast to </w:t>
      </w:r>
      <w:proofErr w:type="spellStart"/>
      <w:r w:rsidRPr="00E65FE6">
        <w:t>printf</w:t>
      </w:r>
      <w:proofErr w:type="spellEnd"/>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700" w:name="_Toc320485581"/>
      <w:r w:rsidRPr="00903DBA">
        <w:t xml:space="preserve">There is also the </w:t>
      </w:r>
      <w:r w:rsidRPr="00E65FE6">
        <w:t>gets</w:t>
      </w:r>
      <w:r w:rsidRPr="00903DBA">
        <w:t xml:space="preserve"> function that reads a string until it reaches a new-line, which differs from </w:t>
      </w:r>
      <w:proofErr w:type="spellStart"/>
      <w:r w:rsidRPr="00E65FE6">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proofErr w:type="spellStart"/>
      <w:r w:rsidRPr="00E65FE6">
        <w:t>scanf</w:t>
      </w:r>
      <w:proofErr w:type="spellEnd"/>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70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3656690"/>
      <w:bookmarkStart w:id="703" w:name="_Toc324085428"/>
      <w:bookmarkStart w:id="704" w:name="_Toc383781080"/>
      <w:bookmarkStart w:id="705" w:name="_Toc59126354"/>
      <w:r w:rsidRPr="00903DBA">
        <w:t>Enumerations</w:t>
      </w:r>
      <w:bookmarkEnd w:id="700"/>
      <w:bookmarkEnd w:id="702"/>
      <w:bookmarkEnd w:id="703"/>
      <w:bookmarkEnd w:id="704"/>
      <w:bookmarkEnd w:id="70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82"/>
      <w:bookmarkStart w:id="707" w:name="_Toc323656691"/>
      <w:bookmarkStart w:id="708" w:name="_Toc324085429"/>
      <w:bookmarkStart w:id="709" w:name="_Toc383781081"/>
      <w:bookmarkStart w:id="710" w:name="_Toc59126355"/>
      <w:r w:rsidRPr="00903DBA">
        <w:lastRenderedPageBreak/>
        <w:t>Arrays</w:t>
      </w:r>
      <w:bookmarkEnd w:id="706"/>
      <w:bookmarkEnd w:id="707"/>
      <w:bookmarkEnd w:id="708"/>
      <w:bookmarkEnd w:id="709"/>
      <w:bookmarkEnd w:id="710"/>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8F21B3" w:rsidRPr="003F7CF1" w:rsidRDefault="008F21B3"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8F21B3" w:rsidRPr="003F7CF1" w:rsidRDefault="008F21B3"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8F21B3" w:rsidRPr="003F7CF1" w:rsidRDefault="008F21B3"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8F21B3" w:rsidRPr="003F7CF1" w:rsidRDefault="008F21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8F21B3" w:rsidRPr="003F7CF1" w:rsidRDefault="008F21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8F21B3" w:rsidRPr="003F7CF1" w:rsidRDefault="008F21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8F21B3" w:rsidRPr="003F7CF1" w:rsidRDefault="008F21B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8F21B3" w:rsidRPr="003F7CF1" w:rsidRDefault="008F21B3"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8F21B3" w:rsidRPr="003F7CF1" w:rsidRDefault="008F21B3"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8F21B3" w:rsidRPr="003F7CF1" w:rsidRDefault="008F21B3"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8F21B3" w:rsidRPr="003F7CF1" w:rsidRDefault="008F21B3"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8F21B3" w:rsidRPr="003F7CF1" w:rsidRDefault="008F21B3"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8F21B3" w:rsidRPr="003F7CF1" w:rsidRDefault="008F21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8F21B3" w:rsidRPr="003F7CF1" w:rsidRDefault="008F21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8F21B3" w:rsidRPr="003F7CF1" w:rsidRDefault="008F21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8F21B3" w:rsidRPr="003F7CF1" w:rsidRDefault="008F21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8F21B3" w:rsidRPr="003F7CF1" w:rsidRDefault="008F21B3"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8F21B3" w:rsidRPr="003F7CF1" w:rsidRDefault="008F21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8F21B3" w:rsidRPr="003F7CF1" w:rsidRDefault="008F21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8F21B3" w:rsidRPr="003F7CF1" w:rsidRDefault="008F21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8F21B3" w:rsidRPr="003F7CF1" w:rsidRDefault="008F21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8F21B3" w:rsidRPr="003F7CF1" w:rsidRDefault="008F21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8F21B3" w:rsidRPr="003F7CF1" w:rsidRDefault="008F21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8F21B3" w:rsidRPr="003F7CF1" w:rsidRDefault="008F21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8F21B3" w:rsidRPr="003F7CF1" w:rsidRDefault="008F21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8F21B3" w:rsidRPr="003F7CF1" w:rsidRDefault="008F21B3"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8F21B3" w:rsidRPr="003F7CF1" w:rsidRDefault="008F21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8F21B3" w:rsidRPr="003F7CF1" w:rsidRDefault="008F21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8F21B3" w:rsidRPr="003F7CF1" w:rsidRDefault="008F21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8F21B3" w:rsidRPr="003F7CF1" w:rsidRDefault="008F21B3"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8F21B3" w:rsidRPr="003F7CF1" w:rsidRDefault="008F21B3"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8F21B3" w:rsidRPr="003F7CF1" w:rsidRDefault="008F21B3"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8F21B3" w:rsidRPr="003F7CF1" w:rsidRDefault="008F21B3"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8F21B3" w:rsidRPr="003F7CF1" w:rsidRDefault="008F21B3"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8F21B3" w:rsidRPr="003F7CF1" w:rsidRDefault="008F21B3"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8F21B3" w:rsidRPr="003F7CF1" w:rsidRDefault="008F21B3"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8F21B3" w:rsidRPr="003F7CF1" w:rsidRDefault="008F21B3"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8F21B3" w:rsidRPr="003F7CF1" w:rsidRDefault="008F21B3"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8F21B3" w:rsidRPr="003F7CF1" w:rsidRDefault="008F21B3"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8F21B3" w:rsidRPr="003F7CF1" w:rsidRDefault="008F21B3"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8F21B3" w:rsidRPr="003F7CF1" w:rsidRDefault="008F21B3"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8F21B3" w:rsidRPr="003F7CF1" w:rsidRDefault="008F21B3"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8F21B3" w:rsidRPr="003F7CF1" w:rsidRDefault="008F21B3"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8F21B3" w:rsidRPr="003F7CF1" w:rsidRDefault="008F21B3"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8F21B3" w:rsidRPr="003F7CF1" w:rsidRDefault="008F21B3"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8F21B3" w:rsidRPr="003F7CF1" w:rsidRDefault="008F21B3"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8F21B3" w:rsidRPr="003F7CF1" w:rsidRDefault="008F21B3"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8F21B3" w:rsidRPr="003F7CF1" w:rsidRDefault="008F21B3"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8F21B3" w:rsidRPr="003F7CF1" w:rsidRDefault="008F21B3"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8F21B3" w:rsidRPr="003F7CF1" w:rsidRDefault="008F21B3"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8F21B3" w:rsidRPr="003F7CF1" w:rsidRDefault="008F21B3"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8F21B3" w:rsidRPr="003F7CF1" w:rsidRDefault="008F21B3"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8F21B3" w:rsidRPr="003F7CF1" w:rsidRDefault="008F21B3"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8F21B3" w:rsidRPr="003F7CF1" w:rsidRDefault="008F21B3"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8F21B3" w:rsidRPr="003F7CF1" w:rsidRDefault="008F21B3"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8F21B3" w:rsidRPr="003F7CF1" w:rsidRDefault="008F21B3"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8F21B3" w:rsidRPr="003F7CF1" w:rsidRDefault="008F21B3"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8F21B3" w:rsidRPr="003F7CF1" w:rsidRDefault="008F21B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8F21B3" w:rsidRPr="003F7CF1" w:rsidRDefault="008F21B3"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8F21B3" w:rsidRPr="003F7CF1" w:rsidRDefault="008F21B3"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8F21B3" w:rsidRPr="003F7CF1" w:rsidRDefault="008F21B3"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8F21B3" w:rsidRPr="003F7CF1" w:rsidRDefault="008F21B3"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8F21B3" w:rsidRPr="003F7CF1" w:rsidRDefault="008F21B3"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8F21B3" w:rsidRPr="003F7CF1" w:rsidRDefault="008F21B3"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8F21B3" w:rsidRPr="003F7CF1" w:rsidRDefault="008F21B3"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8F21B3" w:rsidRPr="003F7CF1" w:rsidRDefault="008F21B3"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8F21B3" w:rsidRPr="003F7CF1" w:rsidRDefault="008F21B3"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8F21B3" w:rsidRPr="003F7CF1" w:rsidRDefault="008F21B3"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83"/>
      <w:bookmarkStart w:id="712" w:name="_Toc323656692"/>
      <w:bookmarkStart w:id="713" w:name="_Toc324085430"/>
      <w:bookmarkStart w:id="714" w:name="_Toc383781082"/>
      <w:bookmarkStart w:id="715" w:name="_Toc59126356"/>
      <w:r w:rsidRPr="00903DBA">
        <w:t>Characters and Strings</w:t>
      </w:r>
      <w:bookmarkEnd w:id="711"/>
      <w:bookmarkEnd w:id="712"/>
      <w:bookmarkEnd w:id="713"/>
      <w:bookmarkEnd w:id="714"/>
      <w:bookmarkEnd w:id="715"/>
    </w:p>
    <w:p w14:paraId="15688872" w14:textId="4A63E1C1"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461860">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8F21B3" w:rsidRPr="003F7CF1" w:rsidRDefault="008F21B3"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8F21B3" w:rsidRPr="003F7CF1" w:rsidRDefault="008F21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8F21B3" w:rsidRPr="003F7CF1" w:rsidRDefault="008F21B3"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8F21B3" w:rsidRPr="003F7CF1" w:rsidRDefault="008F21B3"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8F21B3" w:rsidRPr="003F7CF1" w:rsidRDefault="008F21B3"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8F21B3" w:rsidRPr="003F7CF1" w:rsidRDefault="008F21B3"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8F21B3" w:rsidRPr="003F7CF1" w:rsidRDefault="008F21B3"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8F21B3" w:rsidRPr="003F7CF1" w:rsidRDefault="008F21B3"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3656693"/>
      <w:bookmarkStart w:id="717" w:name="_Toc324085431"/>
      <w:bookmarkStart w:id="718" w:name="_Toc383781083"/>
      <w:bookmarkStart w:id="719" w:name="_Toc59126357"/>
      <w:r w:rsidRPr="00903DBA">
        <w:lastRenderedPageBreak/>
        <w:t>The ASCII Table</w:t>
      </w:r>
      <w:bookmarkEnd w:id="716"/>
      <w:bookmarkEnd w:id="717"/>
      <w:bookmarkEnd w:id="718"/>
      <w:bookmarkEnd w:id="719"/>
    </w:p>
    <w:p w14:paraId="3B8A786D" w14:textId="33126B70" w:rsidR="00E80032" w:rsidRPr="00903DBA" w:rsidRDefault="00E80032" w:rsidP="00E65FE6">
      <w:pPr>
        <w:pStyle w:val="CodeHeader"/>
      </w:pPr>
      <w:r w:rsidRPr="00903DBA">
        <w:t xml:space="preserve">So </w:t>
      </w:r>
      <w:proofErr w:type="gramStart"/>
      <w:r w:rsidRPr="00903DBA">
        <w:t>far</w:t>
      </w:r>
      <w:proofErr w:type="gramEnd"/>
      <w:r w:rsidRPr="00903DBA">
        <w:t xml:space="preserve">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461860">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0" w:name="_Toc320485584"/>
      <w:bookmarkStart w:id="721" w:name="_Toc323656694"/>
      <w:bookmarkStart w:id="722" w:name="_Toc324085432"/>
      <w:bookmarkStart w:id="723" w:name="_Ref383780778"/>
      <w:bookmarkStart w:id="724" w:name="_Toc383781084"/>
      <w:bookmarkStart w:id="725" w:name="_Toc59126358"/>
      <w:r w:rsidRPr="00903DBA">
        <w:t>Pointers</w:t>
      </w:r>
      <w:bookmarkEnd w:id="720"/>
      <w:bookmarkEnd w:id="721"/>
      <w:bookmarkEnd w:id="722"/>
      <w:bookmarkEnd w:id="723"/>
      <w:bookmarkEnd w:id="724"/>
      <w:bookmarkEnd w:id="725"/>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proofErr w:type="spellStart"/>
      <w:r w:rsidRPr="00E65FE6">
        <w:t>i</w:t>
      </w:r>
      <w:proofErr w:type="spellEnd"/>
      <w:r w:rsidRPr="00903DBA">
        <w:t xml:space="preserve"> has the value 123 that is stored on the memory address 10,000, and that the size of each value is four bytes. As </w:t>
      </w:r>
      <w:r w:rsidRPr="00E65FE6">
        <w:t>p</w:t>
      </w:r>
      <w:r w:rsidRPr="00903DBA">
        <w:t xml:space="preserve"> is a pointer to </w:t>
      </w:r>
      <w:proofErr w:type="spellStart"/>
      <w:r w:rsidRPr="00E65FE6">
        <w:rPr>
          <w:rStyle w:val="CodeInText"/>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8F21B3" w:rsidRPr="003F7CF1" w:rsidRDefault="008F21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8F21B3" w:rsidRPr="003F7CF1" w:rsidRDefault="008F21B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8F21B3" w:rsidRPr="003F7CF1" w:rsidRDefault="008F21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8F21B3" w:rsidRPr="003F7CF1" w:rsidRDefault="008F21B3"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8F21B3" w:rsidRPr="003F7CF1" w:rsidRDefault="008F21B3"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8F21B3" w:rsidRPr="003F7CF1" w:rsidRDefault="008F21B3"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8F21B3" w:rsidRPr="003F7CF1" w:rsidRDefault="008F21B3"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8F21B3" w:rsidRPr="003F7CF1" w:rsidRDefault="008F21B3"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8F21B3" w:rsidRPr="003F7CF1" w:rsidRDefault="008F21B3"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8F21B3" w:rsidRPr="003F7CF1" w:rsidRDefault="008F21B3"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8F21B3" w:rsidRPr="003F7CF1" w:rsidRDefault="008F21B3"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8F21B3" w:rsidRPr="003F7CF1" w:rsidRDefault="008F21B3"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8F21B3" w:rsidRPr="003F7CF1" w:rsidRDefault="008F21B3"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8F21B3" w:rsidRPr="003F7CF1" w:rsidRDefault="008F21B3"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8F21B3" w:rsidRPr="003F7CF1" w:rsidRDefault="008F21B3"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8F21B3" w:rsidRPr="003F7CF1" w:rsidRDefault="008F21B3"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8F21B3" w:rsidRPr="003F7CF1" w:rsidRDefault="008F21B3"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8F21B3" w:rsidRPr="003F7CF1" w:rsidRDefault="008F21B3"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8F21B3" w:rsidRPr="003F7CF1" w:rsidRDefault="008F21B3"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8F21B3" w:rsidRPr="003F7CF1" w:rsidRDefault="008F21B3"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lastRenderedPageBreak/>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85"/>
      <w:bookmarkStart w:id="727" w:name="_Toc323656695"/>
      <w:bookmarkStart w:id="728" w:name="_Toc324085433"/>
      <w:bookmarkStart w:id="729" w:name="_Toc383781085"/>
      <w:bookmarkStart w:id="730" w:name="_Toc59126359"/>
      <w:r w:rsidRPr="00903DBA">
        <w:t>Pointers and Dynamic Memory</w:t>
      </w:r>
      <w:bookmarkEnd w:id="726"/>
      <w:bookmarkEnd w:id="727"/>
      <w:bookmarkEnd w:id="728"/>
      <w:bookmarkEnd w:id="729"/>
      <w:bookmarkEnd w:id="730"/>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proofErr w:type="spellStart"/>
      <w:r w:rsidRPr="00E65FE6">
        <w:t>calloc</w:t>
      </w:r>
      <w:proofErr w:type="spellEnd"/>
      <w:r w:rsidRPr="00903DBA">
        <w:rPr>
          <w:rStyle w:val="Italic"/>
        </w:rPr>
        <w:t xml:space="preserve">, </w:t>
      </w:r>
      <w:proofErr w:type="spellStart"/>
      <w:r w:rsidRPr="00E65FE6">
        <w:t>realloc</w:t>
      </w:r>
      <w:proofErr w:type="spellEnd"/>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8F21B3" w:rsidRPr="003F7CF1" w:rsidRDefault="008F21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8F21B3" w:rsidRPr="003F7CF1" w:rsidRDefault="008F21B3"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8F21B3" w:rsidRPr="003F7CF1" w:rsidRDefault="008F21B3"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8F21B3" w:rsidRPr="003F7CF1" w:rsidRDefault="008F21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8F21B3" w:rsidRPr="003F7CF1" w:rsidRDefault="008F21B3"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8F21B3" w:rsidRPr="003F7CF1" w:rsidRDefault="008F21B3"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8F21B3" w:rsidRPr="003F7CF1" w:rsidRDefault="008F21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8F21B3" w:rsidRPr="003F7CF1" w:rsidRDefault="008F21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8F21B3" w:rsidRPr="003F7CF1" w:rsidRDefault="008F21B3"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8F21B3" w:rsidRPr="003F7CF1" w:rsidRDefault="008F21B3"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8F21B3" w:rsidRPr="003F7CF1" w:rsidRDefault="008F21B3"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8F21B3" w:rsidRPr="003F7CF1" w:rsidRDefault="008F21B3"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8F21B3" w:rsidRPr="003F7CF1" w:rsidRDefault="008F21B3"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8F21B3" w:rsidRPr="003F7CF1" w:rsidRDefault="008F21B3"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8F21B3" w:rsidRPr="003F7CF1" w:rsidRDefault="008F21B3"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8F21B3" w:rsidRPr="003F7CF1" w:rsidRDefault="008F21B3"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proofErr w:type="spellStart"/>
      <w:r w:rsidRPr="00E65FE6">
        <w:rPr>
          <w:rStyle w:val="CodeInText"/>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8F21B3" w:rsidRPr="003F7CF1" w:rsidRDefault="008F21B3"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8F21B3" w:rsidRPr="003F7CF1" w:rsidRDefault="008F21B3"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8F21B3" w:rsidRPr="003F7CF1" w:rsidRDefault="008F21B3"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8F21B3" w:rsidRPr="003F7CF1" w:rsidRDefault="008F21B3"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8F21B3" w:rsidRPr="003F7CF1" w:rsidRDefault="008F21B3"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8F21B3" w:rsidRPr="003F7CF1" w:rsidRDefault="008F21B3"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8F21B3" w:rsidRPr="003F7CF1" w:rsidRDefault="008F21B3"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8F21B3" w:rsidRPr="003F7CF1" w:rsidRDefault="008F21B3"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8F21B3" w:rsidRPr="003F7CF1" w:rsidRDefault="008F21B3"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lastRenderedPageBreak/>
        <w:t xml:space="preserve">The difference between </w:t>
      </w:r>
      <w:r w:rsidRPr="00E65FE6">
        <w:t>malloc</w:t>
      </w:r>
      <w:r w:rsidRPr="00903DBA">
        <w:t xml:space="preserve"> and </w:t>
      </w:r>
      <w:proofErr w:type="spellStart"/>
      <w:r w:rsidRPr="00E65FE6">
        <w:t>calloc</w:t>
      </w:r>
      <w:proofErr w:type="spellEnd"/>
      <w:r w:rsidRPr="00903DBA">
        <w:t xml:space="preserve"> is that </w:t>
      </w:r>
      <w:proofErr w:type="spellStart"/>
      <w:r w:rsidRPr="00E65FE6">
        <w:t>calloc</w:t>
      </w:r>
      <w:proofErr w:type="spellEnd"/>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8F21B3" w:rsidRPr="003F7CF1" w:rsidRDefault="008F21B3"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8F21B3" w:rsidRPr="003F7CF1" w:rsidRDefault="008F21B3"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8F21B3" w:rsidRPr="003F7CF1" w:rsidRDefault="008F21B3"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8F21B3" w:rsidRPr="003F7CF1" w:rsidRDefault="008F21B3"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w:t>
      </w:r>
      <w:proofErr w:type="gramStart"/>
      <w:r w:rsidRPr="00903DBA">
        <w:t>actually marks</w:t>
      </w:r>
      <w:proofErr w:type="gramEnd"/>
      <w:r w:rsidRPr="00903DBA">
        <w:t xml:space="preserve"> the absence of a type. We can define a pointer to </w:t>
      </w:r>
      <w:r w:rsidRPr="00E65FE6">
        <w:rPr>
          <w:rStyle w:val="CodeInText"/>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8F21B3" w:rsidRPr="003F7CF1" w:rsidRDefault="008F21B3"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8F21B3" w:rsidRPr="003F7CF1" w:rsidRDefault="008F21B3"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8F21B3" w:rsidRPr="003F7CF1" w:rsidRDefault="008F21B3"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proofErr w:type="gramStart"/>
      <w:r w:rsidRPr="00E65FE6">
        <w:t>p</w:t>
      </w:r>
      <w:proofErr w:type="gramEnd"/>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xml:space="preserve">. In fact, we deallocate the same memory block twice as both pointers by now </w:t>
      </w:r>
      <w:r w:rsidRPr="00903DBA">
        <w:lastRenderedPageBreak/>
        <w:t>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8F21B3" w:rsidRPr="003F7CF1" w:rsidRDefault="008F21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8F21B3" w:rsidRPr="003F7CF1" w:rsidRDefault="008F21B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8F21B3" w:rsidRPr="003F7CF1" w:rsidRDefault="008F21B3"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8F21B3" w:rsidRPr="003F7CF1" w:rsidRDefault="008F21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8F21B3" w:rsidRPr="003F7CF1" w:rsidRDefault="008F21B3"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8F21B3" w:rsidRPr="003F7CF1" w:rsidRDefault="008F21B3"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8F21B3" w:rsidRPr="003F7CF1" w:rsidRDefault="008F21B3"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8F21B3" w:rsidRPr="003F7CF1" w:rsidRDefault="008F21B3"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8F21B3" w:rsidRPr="003F7CF1" w:rsidRDefault="008F21B3"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8F21B3" w:rsidRPr="003F7CF1" w:rsidRDefault="008F21B3"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8F21B3" w:rsidRPr="003F7CF1" w:rsidRDefault="008F21B3"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8F21B3" w:rsidRPr="003F7CF1" w:rsidRDefault="008F21B3"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8F21B3" w:rsidRPr="003F7CF1" w:rsidRDefault="008F21B3"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8F21B3" w:rsidRPr="003F7CF1" w:rsidRDefault="008F21B3"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8F21B3" w:rsidRPr="003F7CF1" w:rsidRDefault="008F21B3"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8F21B3" w:rsidRPr="003F7CF1" w:rsidRDefault="008F21B3"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8F21B3" w:rsidRPr="003F7CF1" w:rsidRDefault="008F21B3"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8F21B3" w:rsidRPr="003F7CF1" w:rsidRDefault="008F21B3"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586"/>
      <w:bookmarkStart w:id="732" w:name="_Toc323656696"/>
      <w:bookmarkStart w:id="733" w:name="_Toc324085434"/>
      <w:bookmarkStart w:id="734" w:name="_Toc383781086"/>
      <w:bookmarkStart w:id="735" w:name="_Toc59126360"/>
      <w:r w:rsidRPr="00903DBA">
        <w:t>Defining our own types</w:t>
      </w:r>
      <w:bookmarkEnd w:id="731"/>
      <w:bookmarkEnd w:id="732"/>
      <w:bookmarkEnd w:id="733"/>
      <w:bookmarkEnd w:id="734"/>
      <w:bookmarkEnd w:id="735"/>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587"/>
      <w:bookmarkStart w:id="737" w:name="_Toc323656697"/>
      <w:bookmarkStart w:id="738" w:name="_Toc324085435"/>
      <w:bookmarkStart w:id="739" w:name="_Toc383781087"/>
      <w:bookmarkStart w:id="740" w:name="_Toc59126361"/>
      <w:r w:rsidRPr="00903DBA">
        <w:t>The Type Size</w:t>
      </w:r>
      <w:bookmarkEnd w:id="736"/>
      <w:bookmarkEnd w:id="737"/>
      <w:bookmarkEnd w:id="738"/>
      <w:bookmarkEnd w:id="739"/>
      <w:bookmarkEnd w:id="740"/>
    </w:p>
    <w:p w14:paraId="2A85A616" w14:textId="587BADF3" w:rsidR="00E80032" w:rsidRPr="00903DBA" w:rsidRDefault="00E80032" w:rsidP="00E65FE6">
      <w:pPr>
        <w:pStyle w:val="CodeHeader"/>
      </w:pPr>
      <w:r w:rsidRPr="00903DBA">
        <w:t xml:space="preserve">The operator </w:t>
      </w:r>
      <w:proofErr w:type="spellStart"/>
      <w:r w:rsidRPr="00E65FE6">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proofErr w:type="spellStart"/>
      <w:r w:rsidRPr="00E65FE6">
        <w:rPr>
          <w:rStyle w:val="CodeInText"/>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74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742" w:name="_Toc320485588"/>
      <w:bookmarkStart w:id="743" w:name="_Toc323656698"/>
      <w:bookmarkStart w:id="744" w:name="_Toc324085436"/>
      <w:bookmarkStart w:id="745" w:name="_Toc383781088"/>
      <w:bookmarkStart w:id="746" w:name="_Toc59126362"/>
      <w:r w:rsidRPr="00903DBA">
        <w:t>Expressions and Operators</w:t>
      </w:r>
      <w:bookmarkEnd w:id="742"/>
      <w:bookmarkEnd w:id="743"/>
      <w:bookmarkEnd w:id="744"/>
      <w:bookmarkEnd w:id="745"/>
      <w:bookmarkEnd w:id="746"/>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8F21B3" w:rsidRPr="003F7CF1" w:rsidRDefault="008F21B3"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70071735"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8F21B3" w:rsidRPr="003F7CF1" w:rsidRDefault="008F21B3"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8F21B3" w:rsidRPr="003F7CF1" w:rsidRDefault="008F21B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8F21B3" w:rsidRPr="003F7CF1" w:rsidRDefault="008F21B3"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8F21B3" w:rsidRPr="003F7CF1" w:rsidRDefault="008F21B3" w:rsidP="00E80032">
                        <w:pPr>
                          <w:pStyle w:val="SourceCodeBoxText"/>
                          <w:rPr>
                            <w:sz w:val="19"/>
                            <w:szCs w:val="19"/>
                          </w:rPr>
                        </w:pPr>
                        <w:r w:rsidRPr="003F7CF1">
                          <w:rPr>
                            <w:position w:val="-30"/>
                            <w:sz w:val="19"/>
                            <w:szCs w:val="19"/>
                            <w:lang w:val="en-US"/>
                          </w:rPr>
                          <w:object w:dxaOrig="700" w:dyaOrig="540" w14:anchorId="57F5AA5A">
                            <v:shape id="_x0000_i1026" type="#_x0000_t75" style="width:42.1pt;height:35.75pt" o:ole="">
                              <v:imagedata r:id="rId9" o:title=""/>
                            </v:shape>
                            <o:OLEObject Type="Embed" ProgID="Equation.3" ShapeID="_x0000_i1026" DrawAspect="Content" ObjectID="_1670071735"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8F21B3" w:rsidRPr="003F7CF1" w:rsidRDefault="008F21B3"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8F21B3" w:rsidRPr="003F7CF1" w:rsidRDefault="008F21B3"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8F21B3" w:rsidRPr="003F7CF1" w:rsidRDefault="008F21B3"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7" w:name="_Toc320485589"/>
      <w:bookmarkStart w:id="748" w:name="_Toc323656699"/>
      <w:bookmarkStart w:id="749" w:name="_Toc324085437"/>
      <w:bookmarkStart w:id="750" w:name="_Toc383781089"/>
      <w:bookmarkStart w:id="751" w:name="_Toc59126363"/>
      <w:r w:rsidRPr="00903DBA">
        <w:t>Arithmetic Operators</w:t>
      </w:r>
      <w:bookmarkEnd w:id="747"/>
      <w:bookmarkEnd w:id="748"/>
      <w:bookmarkEnd w:id="749"/>
      <w:bookmarkEnd w:id="750"/>
      <w:bookmarkEnd w:id="75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752" w:name="_Toc320485590"/>
      <w:bookmarkStart w:id="753" w:name="_Toc323656700"/>
      <w:bookmarkStart w:id="754" w:name="_Toc324085438"/>
      <w:bookmarkStart w:id="755" w:name="_Toc383781090"/>
      <w:bookmarkStart w:id="756" w:name="_Toc59126364"/>
      <w:r w:rsidRPr="00903DBA">
        <w:rPr>
          <w:rStyle w:val="Italic"/>
          <w:i w:val="0"/>
        </w:rPr>
        <w:t>Pointer Arithmetic</w:t>
      </w:r>
      <w:bookmarkEnd w:id="752"/>
      <w:bookmarkEnd w:id="753"/>
      <w:bookmarkEnd w:id="754"/>
      <w:bookmarkEnd w:id="755"/>
      <w:bookmarkEnd w:id="756"/>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w:t>
      </w:r>
      <w:r w:rsidRPr="00903DBA">
        <w:lastRenderedPageBreak/>
        <w:t xml:space="preserve">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proofErr w:type="spellStart"/>
      <w:r w:rsidRPr="00E65FE6">
        <w:rPr>
          <w:rStyle w:val="CodeInText"/>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8F21B3" w:rsidRPr="003F7CF1" w:rsidRDefault="008F21B3"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8F21B3" w:rsidRPr="003F7CF1" w:rsidRDefault="008F21B3"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8F21B3" w:rsidRPr="003F7CF1" w:rsidRDefault="008F21B3"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8F21B3" w:rsidRPr="003F7CF1" w:rsidRDefault="008F21B3"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8F21B3" w:rsidRPr="003F7CF1" w:rsidRDefault="008F21B3"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8F21B3" w:rsidRPr="003F7CF1" w:rsidRDefault="008F21B3"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8F21B3" w:rsidRPr="003F7CF1" w:rsidRDefault="008F21B3"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8F21B3" w:rsidRPr="003F7CF1" w:rsidRDefault="008F21B3"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8F21B3" w:rsidRPr="003F7CF1" w:rsidRDefault="008F21B3"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8F21B3" w:rsidRPr="003F7CF1" w:rsidRDefault="008F21B3"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8F21B3" w:rsidRPr="003F7CF1" w:rsidRDefault="008F21B3"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8F21B3" w:rsidRPr="003F7CF1" w:rsidRDefault="008F21B3"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8F21B3" w:rsidRPr="003F7CF1" w:rsidRDefault="008F21B3"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8F21B3" w:rsidRPr="003F7CF1" w:rsidRDefault="008F21B3"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8F21B3" w:rsidRPr="003F7CF1" w:rsidRDefault="008F21B3"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8F21B3" w:rsidRPr="003F7CF1" w:rsidRDefault="008F21B3"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8F21B3" w:rsidRPr="003F7CF1" w:rsidRDefault="008F21B3"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8F21B3" w:rsidRPr="003F7CF1" w:rsidRDefault="008F21B3"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8F21B3" w:rsidRPr="003F7CF1" w:rsidRDefault="008F21B3"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57" w:name="_Toc320485591"/>
      <w:bookmarkStart w:id="758" w:name="_Toc323656701"/>
      <w:bookmarkStart w:id="759" w:name="_Toc324085439"/>
      <w:bookmarkStart w:id="760" w:name="_Toc383781091"/>
      <w:bookmarkStart w:id="761" w:name="_Toc59126365"/>
      <w:r w:rsidRPr="00903DBA">
        <w:lastRenderedPageBreak/>
        <w:t>Increment and decrement</w:t>
      </w:r>
      <w:bookmarkEnd w:id="757"/>
      <w:bookmarkEnd w:id="758"/>
      <w:bookmarkEnd w:id="759"/>
      <w:bookmarkEnd w:id="760"/>
      <w:bookmarkEnd w:id="76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2" w:name="_Toc320485592"/>
      <w:bookmarkStart w:id="763" w:name="_Toc323656702"/>
      <w:bookmarkStart w:id="764" w:name="_Toc324085440"/>
      <w:bookmarkStart w:id="765" w:name="_Toc383781092"/>
      <w:bookmarkStart w:id="766" w:name="_Toc59126366"/>
      <w:r w:rsidRPr="00903DBA">
        <w:t>Relational Operators</w:t>
      </w:r>
      <w:bookmarkEnd w:id="762"/>
      <w:bookmarkEnd w:id="763"/>
      <w:bookmarkEnd w:id="764"/>
      <w:bookmarkEnd w:id="765"/>
      <w:bookmarkEnd w:id="766"/>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67" w:name="_Toc320485593"/>
      <w:bookmarkStart w:id="768" w:name="_Toc323656703"/>
      <w:bookmarkStart w:id="769" w:name="_Toc324085441"/>
      <w:bookmarkStart w:id="770" w:name="_Toc383781093"/>
      <w:bookmarkStart w:id="771" w:name="_Toc59126367"/>
      <w:r w:rsidRPr="00903DBA">
        <w:t>Logical Operators</w:t>
      </w:r>
      <w:bookmarkEnd w:id="767"/>
      <w:bookmarkEnd w:id="768"/>
      <w:bookmarkEnd w:id="769"/>
      <w:bookmarkEnd w:id="770"/>
      <w:bookmarkEnd w:id="771"/>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65FE6">
        <w:t>i</w:t>
      </w:r>
      <w:proofErr w:type="spellEnd"/>
      <w:r w:rsidRPr="00E65FE6">
        <w:t xml:space="preserve"> !</w:t>
      </w:r>
      <w:proofErr w:type="gramEnd"/>
      <w:r w:rsidRPr="00E65FE6">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 xml:space="preserve">1 / </w:t>
      </w:r>
      <w:proofErr w:type="spellStart"/>
      <w:r w:rsidRPr="00E65FE6">
        <w:rPr>
          <w:rStyle w:val="CodeInText"/>
        </w:rPr>
        <w:t>i</w:t>
      </w:r>
      <w:proofErr w:type="spellEnd"/>
      <w:r w:rsidRPr="00E65FE6">
        <w:rPr>
          <w:rStyle w:val="CodeInText"/>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lastRenderedPageBreak/>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2" w:name="_Toc320485594"/>
      <w:bookmarkStart w:id="773" w:name="_Toc323656704"/>
      <w:bookmarkStart w:id="774" w:name="_Toc324085442"/>
      <w:bookmarkStart w:id="775" w:name="_Toc383781094"/>
      <w:bookmarkStart w:id="776" w:name="_Toc59126368"/>
      <w:r w:rsidRPr="00903DBA">
        <w:t>Bitwise Operators</w:t>
      </w:r>
      <w:bookmarkEnd w:id="772"/>
      <w:bookmarkEnd w:id="773"/>
      <w:bookmarkEnd w:id="774"/>
      <w:bookmarkEnd w:id="775"/>
      <w:bookmarkEnd w:id="77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5.9pt;height:17.65pt" o:ole="">
            <v:imagedata r:id="rId12" o:title=""/>
          </v:shape>
          <o:OLEObject Type="Embed" ProgID="Equation.3" ShapeID="_x0000_i1027" DrawAspect="Content" ObjectID="_1670071730"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5.9pt;height:17.65pt" o:ole="">
            <v:imagedata r:id="rId14" o:title=""/>
          </v:shape>
          <o:OLEObject Type="Embed" ProgID="Equation.3" ShapeID="_x0000_i1028" DrawAspect="Content" ObjectID="_1670071731"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77" w:name="_Toc320485595"/>
      <w:bookmarkStart w:id="778" w:name="_Toc323656705"/>
      <w:bookmarkStart w:id="779" w:name="_Toc324085443"/>
      <w:bookmarkStart w:id="780" w:name="_Toc383781095"/>
      <w:bookmarkStart w:id="781" w:name="_Toc59126369"/>
      <w:r w:rsidRPr="00903DBA">
        <w:t>Assignment</w:t>
      </w:r>
      <w:bookmarkEnd w:id="777"/>
      <w:bookmarkEnd w:id="778"/>
      <w:bookmarkEnd w:id="779"/>
      <w:bookmarkEnd w:id="780"/>
      <w:bookmarkEnd w:id="781"/>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lastRenderedPageBreak/>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2" w:name="_Toc320485596"/>
      <w:bookmarkStart w:id="783" w:name="_Toc323656706"/>
      <w:bookmarkStart w:id="784" w:name="_Toc324085444"/>
      <w:bookmarkStart w:id="785" w:name="_Toc383781096"/>
      <w:bookmarkStart w:id="786" w:name="_Toc59126370"/>
      <w:r w:rsidRPr="00903DBA">
        <w:t>The Condition Operator</w:t>
      </w:r>
      <w:bookmarkEnd w:id="782"/>
      <w:bookmarkEnd w:id="783"/>
      <w:bookmarkEnd w:id="784"/>
      <w:bookmarkEnd w:id="785"/>
      <w:bookmarkEnd w:id="786"/>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87" w:name="_Toc320485597"/>
      <w:bookmarkStart w:id="788" w:name="_Toc323656707"/>
      <w:bookmarkStart w:id="789" w:name="_Toc324085445"/>
      <w:bookmarkStart w:id="790" w:name="_Toc383781097"/>
      <w:bookmarkStart w:id="791" w:name="_Toc59126371"/>
      <w:r w:rsidRPr="00903DBA">
        <w:t>Precedence and Associatively</w:t>
      </w:r>
      <w:bookmarkEnd w:id="787"/>
      <w:bookmarkEnd w:id="788"/>
      <w:bookmarkEnd w:id="789"/>
      <w:bookmarkEnd w:id="790"/>
      <w:bookmarkEnd w:id="791"/>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lastRenderedPageBreak/>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92" w:name="_Toc320485598"/>
      <w:bookmarkStart w:id="793" w:name="_Toc323656708"/>
      <w:bookmarkStart w:id="794" w:name="_Toc324085446"/>
      <w:bookmarkStart w:id="795" w:name="_Toc383781098"/>
      <w:bookmarkStart w:id="796" w:name="_Toc59126372"/>
      <w:r w:rsidRPr="00903DBA">
        <w:t>Statements</w:t>
      </w:r>
      <w:bookmarkEnd w:id="792"/>
      <w:bookmarkEnd w:id="793"/>
      <w:bookmarkEnd w:id="794"/>
      <w:bookmarkEnd w:id="795"/>
      <w:bookmarkEnd w:id="79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7" w:name="_Toc320485599"/>
      <w:bookmarkStart w:id="798" w:name="_Toc323656709"/>
      <w:bookmarkStart w:id="799" w:name="_Toc324085447"/>
      <w:bookmarkStart w:id="800" w:name="_Toc383781099"/>
      <w:bookmarkStart w:id="801" w:name="_Toc59126373"/>
      <w:r w:rsidRPr="00903DBA">
        <w:t>Selection statements</w:t>
      </w:r>
      <w:bookmarkEnd w:id="797"/>
      <w:bookmarkEnd w:id="798"/>
      <w:bookmarkEnd w:id="799"/>
      <w:bookmarkEnd w:id="800"/>
      <w:bookmarkEnd w:id="801"/>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proofErr w:type="spellStart"/>
      <w:r w:rsidRPr="00E65FE6">
        <w:rPr>
          <w:rStyle w:val="CodeInText"/>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lastRenderedPageBreak/>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proofErr w:type="spellStart"/>
      <w:r w:rsidRPr="00E65FE6">
        <w:rPr>
          <w:rStyle w:val="CodeInText"/>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lastRenderedPageBreak/>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2" w:name="_Toc320485600"/>
      <w:bookmarkStart w:id="803" w:name="_Toc323656710"/>
      <w:bookmarkStart w:id="804" w:name="_Toc324085448"/>
      <w:bookmarkStart w:id="805" w:name="_Toc383781100"/>
      <w:bookmarkStart w:id="806" w:name="_Toc59126374"/>
      <w:r w:rsidRPr="00903DBA">
        <w:t>Iteration statements</w:t>
      </w:r>
      <w:bookmarkEnd w:id="802"/>
      <w:bookmarkEnd w:id="803"/>
      <w:bookmarkEnd w:id="804"/>
      <w:bookmarkEnd w:id="805"/>
      <w:bookmarkEnd w:id="806"/>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E65FE6">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proofErr w:type="gramStart"/>
      <w:r w:rsidRPr="00903DBA">
        <w:t>Similar to</w:t>
      </w:r>
      <w:proofErr w:type="gramEnd"/>
      <w:r w:rsidRPr="00903DBA">
        <w:t xml:space="preserve"> the </w:t>
      </w:r>
      <w:r w:rsidRPr="00E65FE6">
        <w:rPr>
          <w:rStyle w:val="CodeInText"/>
        </w:rPr>
        <w:t>switch</w:t>
      </w:r>
      <w:r w:rsidRPr="00903DBA">
        <w:t xml:space="preserve"> statement, an iteration statement can be interrupted by the break statement. Below is an </w:t>
      </w:r>
      <w:proofErr w:type="spellStart"/>
      <w:r w:rsidR="001249C1">
        <w:t>infinite</w:t>
      </w:r>
      <w:r w:rsidRPr="00903DBA">
        <w:t>loop</w:t>
      </w:r>
      <w:proofErr w:type="spellEnd"/>
      <w:r w:rsidRPr="00903DBA">
        <w:t xml:space="preserve">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lastRenderedPageBreak/>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proofErr w:type="spellStart"/>
      <w:r w:rsidRPr="00E65FE6">
        <w:t>i</w:t>
      </w:r>
      <w:proofErr w:type="spellEnd"/>
      <w:r w:rsidRPr="00903DBA">
        <w:t xml:space="preserve"> will never be updated and we will be stuck in an </w:t>
      </w:r>
      <w:proofErr w:type="spellStart"/>
      <w:r w:rsidR="001249C1">
        <w:t>infinite</w:t>
      </w:r>
      <w:r w:rsidRPr="00903DBA">
        <w:t>loop</w:t>
      </w:r>
      <w:proofErr w:type="spellEnd"/>
      <w:r w:rsidRPr="00903DBA">
        <w:t xml:space="preserve">.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7" w:name="_Toc320485601"/>
      <w:bookmarkStart w:id="808" w:name="_Toc323656711"/>
      <w:bookmarkStart w:id="809" w:name="_Toc324085449"/>
      <w:bookmarkStart w:id="810" w:name="_Toc383781101"/>
      <w:bookmarkStart w:id="811" w:name="_Toc59126375"/>
      <w:r w:rsidRPr="00903DBA">
        <w:t>Jump statements</w:t>
      </w:r>
      <w:bookmarkEnd w:id="807"/>
      <w:bookmarkEnd w:id="808"/>
      <w:bookmarkEnd w:id="809"/>
      <w:bookmarkEnd w:id="810"/>
      <w:bookmarkEnd w:id="811"/>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proofErr w:type="spellStart"/>
      <w:r w:rsidRPr="00E65FE6">
        <w:rPr>
          <w:rStyle w:val="CodeInText"/>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lastRenderedPageBreak/>
        <w:t xml:space="preserve">The </w:t>
      </w:r>
      <w:proofErr w:type="spellStart"/>
      <w:r w:rsidRPr="00E65FE6">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E65FE6">
        <w:rPr>
          <w:rStyle w:val="CodeInText"/>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602"/>
      <w:bookmarkStart w:id="813" w:name="_Toc323656712"/>
      <w:bookmarkStart w:id="814" w:name="_Toc324085450"/>
      <w:bookmarkStart w:id="815" w:name="_Toc383781102"/>
      <w:bookmarkStart w:id="816" w:name="_Toc59126376"/>
      <w:r w:rsidRPr="00903DBA">
        <w:t>Expression statements</w:t>
      </w:r>
      <w:bookmarkEnd w:id="812"/>
      <w:bookmarkEnd w:id="813"/>
      <w:bookmarkEnd w:id="814"/>
      <w:bookmarkEnd w:id="815"/>
      <w:bookmarkEnd w:id="81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7" w:name="_Toc323656713"/>
      <w:bookmarkStart w:id="818" w:name="_Toc324085451"/>
      <w:bookmarkStart w:id="819" w:name="_Toc383781103"/>
      <w:bookmarkStart w:id="820" w:name="_Toc59126377"/>
      <w:r w:rsidRPr="00903DBA">
        <w:t>Volatile</w:t>
      </w:r>
      <w:bookmarkEnd w:id="817"/>
      <w:bookmarkEnd w:id="818"/>
      <w:bookmarkEnd w:id="819"/>
      <w:bookmarkEnd w:id="820"/>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82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822" w:author="Stefan Björnander" w:date="2012-05-06T21:16:00Z">
          <w:pPr>
            <w:pStyle w:val="CommandLine"/>
          </w:pPr>
        </w:pPrChange>
      </w:pPr>
    </w:p>
    <w:p w14:paraId="0D44E5CA" w14:textId="77777777" w:rsidR="00E80032" w:rsidRPr="00903DBA" w:rsidRDefault="00E80032">
      <w:pPr>
        <w:pStyle w:val="Code"/>
        <w:pPrChange w:id="823" w:author="Stefan Björnander" w:date="2012-05-06T21:16:00Z">
          <w:pPr>
            <w:pStyle w:val="CommandLine"/>
          </w:pPr>
        </w:pPrChange>
      </w:pPr>
      <w:r w:rsidRPr="00903DBA">
        <w:rPr>
          <w:rFonts w:eastAsia="Times New Roman"/>
          <w:noProof w:val="0"/>
          <w:color w:val="000000" w:themeColor="text1"/>
          <w:rPrChange w:id="824" w:author="Stefan Björnander" w:date="2012-05-06T21:51:00Z">
            <w:rPr>
              <w:b w:val="0"/>
              <w:color w:val="0000FF"/>
            </w:rPr>
          </w:rPrChange>
        </w:rPr>
        <w:t>while</w:t>
      </w:r>
      <w:r w:rsidRPr="00903DBA">
        <w:t xml:space="preserve"> (*p != 0) {</w:t>
      </w:r>
    </w:p>
    <w:p w14:paraId="27302477" w14:textId="77777777" w:rsidR="00E80032" w:rsidRPr="00903DBA" w:rsidRDefault="00E80032">
      <w:pPr>
        <w:pStyle w:val="Code"/>
        <w:pPrChange w:id="82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82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827" w:name="_Toc320485603"/>
      <w:bookmarkStart w:id="828" w:name="_Toc323656714"/>
      <w:bookmarkStart w:id="829" w:name="_Toc324085452"/>
      <w:bookmarkStart w:id="830" w:name="_Toc383781104"/>
      <w:bookmarkStart w:id="831" w:name="_Toc59126378"/>
      <w:r w:rsidRPr="00903DBA">
        <w:t>Functions</w:t>
      </w:r>
      <w:bookmarkEnd w:id="827"/>
      <w:bookmarkEnd w:id="828"/>
      <w:bookmarkEnd w:id="829"/>
      <w:bookmarkEnd w:id="830"/>
      <w:bookmarkEnd w:id="83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8F21B3" w:rsidRPr="003F7CF1" w:rsidRDefault="008F21B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8F21B3" w:rsidRPr="003F7CF1" w:rsidRDefault="008F21B3"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8F21B3" w:rsidRPr="003F7CF1" w:rsidRDefault="008F21B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8F21B3" w:rsidRPr="003F7CF1" w:rsidRDefault="008F21B3"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8F21B3" w:rsidRPr="003F7CF1" w:rsidRDefault="008F21B3"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8F21B3" w:rsidRPr="003F7CF1" w:rsidRDefault="008F21B3"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8F21B3" w:rsidRPr="003F7CF1" w:rsidRDefault="008F21B3"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8F21B3" w:rsidRPr="003F7CF1" w:rsidRDefault="008F21B3"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8F21B3" w:rsidRPr="003F7CF1" w:rsidRDefault="008F21B3"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8F21B3" w:rsidRPr="003F7CF1" w:rsidRDefault="008F21B3"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8F21B3" w:rsidRPr="003F7CF1" w:rsidRDefault="008F21B3"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8F21B3" w:rsidRPr="003F7CF1" w:rsidRDefault="008F21B3"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lastRenderedPageBreak/>
        <w:t xml:space="preserve">Now, let us try a more complicated function: </w:t>
      </w:r>
      <w:proofErr w:type="spellStart"/>
      <w:r w:rsidRPr="00E65FE6">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proofErr w:type="spellStart"/>
      <w:r w:rsidRPr="00E65FE6">
        <w:rPr>
          <w:rStyle w:val="CodeInText"/>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832" w:name="_Toc320485604"/>
      <w:bookmarkStart w:id="833" w:name="_Toc323656715"/>
      <w:bookmarkStart w:id="834" w:name="_Toc324085453"/>
      <w:bookmarkStart w:id="835" w:name="_Toc383781105"/>
      <w:bookmarkStart w:id="836" w:name="_Toc59126379"/>
      <w:r w:rsidRPr="00903DBA">
        <w:t>Void Functions</w:t>
      </w:r>
      <w:bookmarkEnd w:id="832"/>
      <w:bookmarkEnd w:id="833"/>
      <w:bookmarkEnd w:id="834"/>
      <w:bookmarkEnd w:id="835"/>
      <w:bookmarkEnd w:id="836"/>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lastRenderedPageBreak/>
        <w:t xml:space="preserve">There is not a problem if the execution of a </w:t>
      </w:r>
      <w:r w:rsidRPr="00E65FE6">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837" w:name="_Toc320485605"/>
      <w:bookmarkStart w:id="838" w:name="_Toc323656716"/>
      <w:bookmarkStart w:id="839" w:name="_Toc324085454"/>
      <w:bookmarkStart w:id="840" w:name="_Toc383781106"/>
      <w:bookmarkStart w:id="841" w:name="_Toc59126380"/>
      <w:r w:rsidRPr="00903DBA">
        <w:t>Local and global variables</w:t>
      </w:r>
      <w:bookmarkEnd w:id="837"/>
      <w:bookmarkEnd w:id="838"/>
      <w:bookmarkEnd w:id="839"/>
      <w:bookmarkEnd w:id="840"/>
      <w:bookmarkEnd w:id="841"/>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842" w:name="_Toc323656717"/>
      <w:bookmarkStart w:id="843" w:name="_Toc324085455"/>
      <w:bookmarkStart w:id="844" w:name="_Toc383781107"/>
      <w:bookmarkStart w:id="845" w:name="_Toc59126381"/>
      <w:r w:rsidRPr="00903DBA">
        <w:t>Inner Blocks with Local Variables</w:t>
      </w:r>
      <w:bookmarkEnd w:id="842"/>
      <w:bookmarkEnd w:id="843"/>
      <w:bookmarkEnd w:id="844"/>
      <w:bookmarkEnd w:id="845"/>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lastRenderedPageBreak/>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84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84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848" w:author="Stefan Björnander" w:date="2012-05-06T21:51:00Z">
            <w:rPr>
              <w:color w:val="0000FF"/>
            </w:rPr>
          </w:rPrChange>
        </w:rPr>
        <w:t>struct</w:t>
      </w:r>
      <w:r w:rsidRPr="00903DBA">
        <w:t xml:space="preserve"> IntPair Block(</w:t>
      </w:r>
      <w:r w:rsidRPr="00903DBA">
        <w:rPr>
          <w:color w:val="000000" w:themeColor="text1"/>
          <w:rPrChange w:id="84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lastRenderedPageBreak/>
        <w:t>}</w:t>
      </w:r>
    </w:p>
    <w:p w14:paraId="7709BA9F" w14:textId="4499C032" w:rsidR="00E80032" w:rsidRPr="00903DBA" w:rsidRDefault="00E80032" w:rsidP="007C7CB2">
      <w:pPr>
        <w:pStyle w:val="Rubrik3"/>
      </w:pPr>
      <w:bookmarkStart w:id="850" w:name="_Toc320485606"/>
      <w:bookmarkStart w:id="851" w:name="_Toc323656718"/>
      <w:bookmarkStart w:id="852" w:name="_Toc324085456"/>
      <w:bookmarkStart w:id="853" w:name="_Toc383781108"/>
      <w:bookmarkStart w:id="854" w:name="_Toc59126382"/>
      <w:r w:rsidRPr="00903DBA">
        <w:t>Call-by-Value and Call-by-Reference</w:t>
      </w:r>
      <w:bookmarkEnd w:id="850"/>
      <w:bookmarkEnd w:id="851"/>
      <w:bookmarkEnd w:id="852"/>
      <w:bookmarkEnd w:id="853"/>
      <w:bookmarkEnd w:id="85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t>main</w:t>
      </w:r>
      <w:r w:rsidRPr="00903DBA">
        <w:t xml:space="preserve"> are copied into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Then </w:t>
      </w:r>
      <w:proofErr w:type="spellStart"/>
      <w:r w:rsidRPr="00E65FE6">
        <w:t>num1</w:t>
      </w:r>
      <w:proofErr w:type="spellEnd"/>
      <w:r w:rsidRPr="00903DBA">
        <w:t xml:space="preserve"> and </w:t>
      </w:r>
      <w:proofErr w:type="spellStart"/>
      <w:r w:rsidRPr="00E65FE6">
        <w:t>num2</w:t>
      </w:r>
      <w:proofErr w:type="spellEnd"/>
      <w:r w:rsidRPr="00903DBA">
        <w:t xml:space="preserve"> exchange values with the help of </w:t>
      </w:r>
      <w:r w:rsidRPr="00E65FE6">
        <w:t>temp</w:t>
      </w:r>
      <w:r w:rsidRPr="00903DBA">
        <w:t xml:space="preserve">. However, their values are not copied back into </w:t>
      </w:r>
      <w:proofErr w:type="spellStart"/>
      <w:r w:rsidRPr="00E65FE6">
        <w:t>firstNum</w:t>
      </w:r>
      <w:proofErr w:type="spellEnd"/>
      <w:r w:rsidRPr="00903DBA">
        <w:t xml:space="preserve"> and </w:t>
      </w:r>
      <w:proofErr w:type="spellStart"/>
      <w:r w:rsidRPr="00E65FE6">
        <w:t>secondNum</w:t>
      </w:r>
      <w:proofErr w:type="spellEnd"/>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8F21B3" w:rsidRPr="003F7CF1" w:rsidRDefault="008F21B3"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8F21B3" w:rsidRPr="003F7CF1" w:rsidRDefault="008F21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8F21B3" w:rsidRPr="003F7CF1" w:rsidRDefault="008F21B3"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8F21B3" w:rsidRPr="003F7CF1" w:rsidRDefault="008F21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8F21B3" w:rsidRPr="003F7CF1" w:rsidRDefault="008F21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8F21B3" w:rsidRPr="003F7CF1" w:rsidRDefault="008F21B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8F21B3" w:rsidRPr="003F7CF1" w:rsidRDefault="008F21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8F21B3" w:rsidRPr="003F7CF1" w:rsidRDefault="008F21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8F21B3" w:rsidRPr="003F7CF1" w:rsidRDefault="008F21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8F21B3" w:rsidRPr="003F7CF1" w:rsidRDefault="008F21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8F21B3" w:rsidRPr="003F7CF1" w:rsidRDefault="008F21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8F21B3" w:rsidRPr="003F7CF1" w:rsidRDefault="008F21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8F21B3" w:rsidRPr="003F7CF1" w:rsidRDefault="008F21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8F21B3" w:rsidRPr="003F7CF1" w:rsidRDefault="008F21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8F21B3" w:rsidRPr="003F7CF1" w:rsidRDefault="008F21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8F21B3" w:rsidRPr="003F7CF1" w:rsidRDefault="008F21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8F21B3" w:rsidRPr="003F7CF1" w:rsidRDefault="008F21B3"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8F21B3" w:rsidRPr="003F7CF1" w:rsidRDefault="008F21B3"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8F21B3" w:rsidRPr="003F7CF1" w:rsidRDefault="008F21B3"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8F21B3" w:rsidRPr="003F7CF1" w:rsidRDefault="008F21B3"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8F21B3" w:rsidRPr="003F7CF1" w:rsidRDefault="008F21B3"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8F21B3" w:rsidRPr="003F7CF1" w:rsidRDefault="008F21B3"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8F21B3" w:rsidRPr="003F7CF1" w:rsidRDefault="008F21B3"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8F21B3" w:rsidRPr="003F7CF1" w:rsidRDefault="008F21B3"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8F21B3" w:rsidRPr="003F7CF1" w:rsidRDefault="008F21B3"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8F21B3" w:rsidRPr="003F7CF1" w:rsidRDefault="008F21B3"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8F21B3" w:rsidRPr="003F7CF1" w:rsidRDefault="008F21B3"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8F21B3" w:rsidRPr="003F7CF1" w:rsidRDefault="008F21B3"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8F21B3" w:rsidRPr="003F7CF1" w:rsidRDefault="008F21B3"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8F21B3" w:rsidRPr="003F7CF1" w:rsidRDefault="008F21B3"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8F21B3" w:rsidRPr="003F7CF1" w:rsidRDefault="008F21B3"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8F21B3" w:rsidRPr="003F7CF1" w:rsidRDefault="008F21B3"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8F21B3" w:rsidRPr="003F7CF1" w:rsidRDefault="008F21B3"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8F21B3" w:rsidRPr="003F7CF1" w:rsidRDefault="008F21B3"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8F21B3" w:rsidRPr="003F7CF1" w:rsidRDefault="008F21B3"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8F21B3" w:rsidRPr="003F7CF1" w:rsidRDefault="008F21B3"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8F21B3" w:rsidRPr="003F7CF1" w:rsidRDefault="008F21B3"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8F21B3" w:rsidRPr="003F7CF1" w:rsidRDefault="008F21B3"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8F21B3" w:rsidRPr="003F7CF1" w:rsidRDefault="008F21B3"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8F21B3" w:rsidRPr="003F7CF1" w:rsidRDefault="008F21B3"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8F21B3" w:rsidRPr="003F7CF1" w:rsidRDefault="008F21B3"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8F21B3" w:rsidRPr="003F7CF1" w:rsidRDefault="008F21B3"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8F21B3" w:rsidRPr="003F7CF1" w:rsidRDefault="008F21B3"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lastRenderedPageBreak/>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proofErr w:type="spellStart"/>
      <w:r w:rsidRPr="00E65FE6">
        <w:t>firstNum</w:t>
      </w:r>
      <w:proofErr w:type="spellEnd"/>
      <w:r w:rsidRPr="00903DBA">
        <w:t xml:space="preserve"> and </w:t>
      </w:r>
      <w:proofErr w:type="spellStart"/>
      <w:r w:rsidRPr="00E65FE6">
        <w:t>secondNum</w:t>
      </w:r>
      <w:proofErr w:type="spellEnd"/>
      <w:r w:rsidRPr="00903DBA">
        <w:t xml:space="preserve">, but rather their addresses. Therefore, </w:t>
      </w:r>
      <w:proofErr w:type="spellStart"/>
      <w:r w:rsidRPr="00E65FE6">
        <w:t>num1</w:t>
      </w:r>
      <w:proofErr w:type="spellEnd"/>
      <w:r w:rsidRPr="00903DBA">
        <w:t xml:space="preserve"> and </w:t>
      </w:r>
      <w:proofErr w:type="spellStart"/>
      <w:r w:rsidRPr="00E65FE6">
        <w:t>num2</w:t>
      </w:r>
      <w:proofErr w:type="spellEnd"/>
      <w:r w:rsidRPr="00903DBA">
        <w:t xml:space="preserve"> in </w:t>
      </w:r>
      <w:r w:rsidRPr="00E65FE6">
        <w:t>Swap</w:t>
      </w:r>
      <w:r w:rsidRPr="00903DBA">
        <w:t xml:space="preserve"> does in fact contain the addresses of </w:t>
      </w:r>
      <w:proofErr w:type="spellStart"/>
      <w:r w:rsidRPr="00E65FE6">
        <w:t>firstNum</w:t>
      </w:r>
      <w:proofErr w:type="spellEnd"/>
      <w:r w:rsidRPr="00903DBA">
        <w:t xml:space="preserve"> and </w:t>
      </w:r>
      <w:proofErr w:type="spellStart"/>
      <w:r w:rsidRPr="00E65FE6">
        <w:t>secondNum</w:t>
      </w:r>
      <w:proofErr w:type="spellEnd"/>
      <w:r w:rsidRPr="00903DBA">
        <w:t xml:space="preserve"> on main. As in the reference section above, we illustrate this with dashed arrows. Therefore, when </w:t>
      </w:r>
      <w:proofErr w:type="spellStart"/>
      <w:r w:rsidRPr="00E65FE6">
        <w:t>num1</w:t>
      </w:r>
      <w:proofErr w:type="spellEnd"/>
      <w:r w:rsidRPr="00903DBA">
        <w:t xml:space="preserve"> and </w:t>
      </w:r>
      <w:proofErr w:type="spellStart"/>
      <w:r w:rsidRPr="00E65FE6">
        <w:t>num2</w:t>
      </w:r>
      <w:proofErr w:type="spellEnd"/>
      <w:r w:rsidRPr="00903DBA">
        <w:t xml:space="preserve"> exchanges values, in fact the values of </w:t>
      </w:r>
      <w:proofErr w:type="spellStart"/>
      <w:r w:rsidRPr="00E65FE6">
        <w:t>firstNum</w:t>
      </w:r>
      <w:proofErr w:type="spellEnd"/>
      <w:r w:rsidRPr="00903DBA">
        <w:t xml:space="preserve"> and </w:t>
      </w:r>
      <w:proofErr w:type="spellStart"/>
      <w:r w:rsidRPr="00E65FE6">
        <w:rPr>
          <w:rStyle w:val="CodeInText"/>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8F21B3" w:rsidRPr="003F7CF1" w:rsidRDefault="008F21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8F21B3" w:rsidRPr="003F7CF1" w:rsidRDefault="008F21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8F21B3" w:rsidRPr="003F7CF1" w:rsidRDefault="008F21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8F21B3" w:rsidRPr="003F7CF1" w:rsidRDefault="008F21B3"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8F21B3" w:rsidRPr="003F7CF1" w:rsidRDefault="008F21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8F21B3" w:rsidRPr="003F7CF1" w:rsidRDefault="008F21B3"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8F21B3" w:rsidRPr="003F7CF1" w:rsidRDefault="008F21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8F21B3" w:rsidRPr="003F7CF1" w:rsidRDefault="008F21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8F21B3" w:rsidRPr="003F7CF1" w:rsidRDefault="008F21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8F21B3" w:rsidRPr="003F7CF1" w:rsidRDefault="008F21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8F21B3" w:rsidRPr="003F7CF1" w:rsidRDefault="008F21B3"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8F21B3" w:rsidRPr="003F7CF1" w:rsidRDefault="008F21B3"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8F21B3" w:rsidRPr="003F7CF1" w:rsidRDefault="008F21B3"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8F21B3" w:rsidRPr="003F7CF1" w:rsidRDefault="008F21B3"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8F21B3" w:rsidRPr="003F7CF1" w:rsidRDefault="008F21B3"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8F21B3" w:rsidRPr="003F7CF1" w:rsidRDefault="008F21B3"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8F21B3" w:rsidRPr="003F7CF1" w:rsidRDefault="008F21B3"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8F21B3" w:rsidRPr="003F7CF1" w:rsidRDefault="008F21B3"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8F21B3" w:rsidRPr="003F7CF1" w:rsidRDefault="008F21B3"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8F21B3" w:rsidRPr="003F7CF1" w:rsidRDefault="008F21B3"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8F21B3" w:rsidRPr="003F7CF1" w:rsidRDefault="008F21B3"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8F21B3" w:rsidRPr="003F7CF1" w:rsidRDefault="008F21B3"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8F21B3" w:rsidRPr="003F7CF1" w:rsidRDefault="008F21B3"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8F21B3" w:rsidRPr="003F7CF1" w:rsidRDefault="008F21B3"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8F21B3" w:rsidRPr="003F7CF1" w:rsidRDefault="008F21B3"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8F21B3" w:rsidRPr="003F7CF1" w:rsidRDefault="008F21B3"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8F21B3" w:rsidRPr="003F7CF1" w:rsidRDefault="008F21B3"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8F21B3" w:rsidRPr="003F7CF1" w:rsidRDefault="008F21B3"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8F21B3" w:rsidRPr="003F7CF1" w:rsidRDefault="008F21B3"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8F21B3" w:rsidRPr="003F7CF1" w:rsidRDefault="008F21B3"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8F21B3" w:rsidRPr="003F7CF1" w:rsidRDefault="008F21B3"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8F21B3" w:rsidRPr="003F7CF1" w:rsidRDefault="008F21B3"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8F21B3" w:rsidRPr="003F7CF1" w:rsidRDefault="008F21B3"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8F21B3" w:rsidRPr="003F7CF1" w:rsidRDefault="008F21B3"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8F21B3" w:rsidRPr="003F7CF1" w:rsidRDefault="008F21B3"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8F21B3" w:rsidRPr="003F7CF1" w:rsidRDefault="008F21B3"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8F21B3" w:rsidRPr="003F7CF1" w:rsidRDefault="008F21B3"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8F21B3" w:rsidRPr="003F7CF1" w:rsidRDefault="008F21B3"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8F21B3" w:rsidRPr="003F7CF1" w:rsidRDefault="008F21B3"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8F21B3" w:rsidRPr="003F7CF1" w:rsidRDefault="008F21B3"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8F21B3" w:rsidRPr="003F7CF1" w:rsidRDefault="008F21B3"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8F21B3" w:rsidRPr="003F7CF1" w:rsidRDefault="008F21B3"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8F21B3" w:rsidRPr="003F7CF1" w:rsidRDefault="008F21B3"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8F21B3" w:rsidRPr="003F7CF1" w:rsidRDefault="008F21B3"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8F21B3" w:rsidRPr="003F7CF1" w:rsidRDefault="008F21B3"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8F21B3" w:rsidRPr="003F7CF1" w:rsidRDefault="008F21B3"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8F21B3" w:rsidRPr="003F7CF1" w:rsidRDefault="008F21B3"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8F21B3" w:rsidRPr="003F7CF1" w:rsidRDefault="008F21B3"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8F21B3" w:rsidRPr="003F7CF1" w:rsidRDefault="008F21B3"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8F21B3" w:rsidRPr="003F7CF1" w:rsidRDefault="008F21B3"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855" w:name="_Toc320485607"/>
      <w:bookmarkStart w:id="856" w:name="_Toc323656719"/>
      <w:bookmarkStart w:id="857" w:name="_Toc324085457"/>
      <w:bookmarkStart w:id="858" w:name="_Toc383781109"/>
      <w:bookmarkStart w:id="859" w:name="_Toc59126383"/>
      <w:r w:rsidRPr="00903DBA">
        <w:t>Static, Extern, and Register Variables</w:t>
      </w:r>
      <w:bookmarkEnd w:id="855"/>
      <w:bookmarkEnd w:id="856"/>
      <w:bookmarkEnd w:id="857"/>
      <w:bookmarkEnd w:id="858"/>
      <w:bookmarkEnd w:id="859"/>
    </w:p>
    <w:p w14:paraId="0C33C95A" w14:textId="2884947C" w:rsidR="00E80032" w:rsidRPr="00903DBA" w:rsidRDefault="00E80032" w:rsidP="00E65FE6">
      <w:pPr>
        <w:pStyle w:val="CodeHeader"/>
      </w:pPr>
      <w:r w:rsidRPr="00903DBA">
        <w:t xml:space="preserve">In the function below, </w:t>
      </w:r>
      <w:proofErr w:type="spellStart"/>
      <w:r w:rsidRPr="00E65FE6">
        <w:t>s_count</w:t>
      </w:r>
      <w:proofErr w:type="spellEnd"/>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E65FE6">
        <w:t>s_count</w:t>
      </w:r>
      <w:proofErr w:type="spellEnd"/>
      <w:r w:rsidRPr="00903DBA">
        <w:t xml:space="preserve"> was a regular local variable (without the keyword </w:t>
      </w:r>
      <w:r w:rsidRPr="00E65FE6">
        <w:t>static</w:t>
      </w:r>
      <w:r w:rsidRPr="00903DBA">
        <w:t xml:space="preserve">), the function would, at every call, write that the function has been called once, as </w:t>
      </w:r>
      <w:proofErr w:type="spellStart"/>
      <w:r w:rsidRPr="00E65FE6">
        <w:rPr>
          <w:rStyle w:val="CodeInText"/>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65FE6">
      <w:pPr>
        <w:pStyle w:val="CodeHeader"/>
      </w:pPr>
      <w:proofErr w:type="spellStart"/>
      <w:r w:rsidRPr="00903DBA">
        <w:t>File1.c</w:t>
      </w:r>
      <w:proofErr w:type="spellEnd"/>
    </w:p>
    <w:p w14:paraId="0873E9EA" w14:textId="77777777" w:rsidR="00E80032" w:rsidRPr="00903DBA" w:rsidRDefault="00E80032" w:rsidP="00E80032">
      <w:pPr>
        <w:pStyle w:val="Code"/>
      </w:pPr>
      <w:r w:rsidRPr="00903DBA">
        <w:lastRenderedPageBreak/>
        <w:t>int g;</w:t>
      </w:r>
    </w:p>
    <w:p w14:paraId="61E16F07" w14:textId="77777777" w:rsidR="00E80032" w:rsidRPr="00903DBA" w:rsidRDefault="00E80032" w:rsidP="00E65FE6">
      <w:pPr>
        <w:pStyle w:val="CodeHeader"/>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860" w:name="_Toc320485608"/>
      <w:bookmarkStart w:id="861" w:name="_Toc323656720"/>
      <w:bookmarkStart w:id="862" w:name="_Toc324085458"/>
      <w:bookmarkStart w:id="863" w:name="_Toc383781110"/>
      <w:bookmarkStart w:id="864" w:name="_Toc59126384"/>
      <w:r w:rsidRPr="00903DBA">
        <w:t>Recursion</w:t>
      </w:r>
      <w:bookmarkEnd w:id="860"/>
      <w:bookmarkEnd w:id="861"/>
      <w:bookmarkEnd w:id="862"/>
      <w:bookmarkEnd w:id="863"/>
      <w:bookmarkEnd w:id="864"/>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8pt;height:11.75pt" o:ole="" fillcolor="window">
            <v:imagedata r:id="rId16" o:title=""/>
          </v:shape>
          <o:OLEObject Type="Embed" ProgID="Equation.3" ShapeID="_x0000_i1029" DrawAspect="Content" ObjectID="_1670071732"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865" w:name="_Toc320485609"/>
      <w:bookmarkStart w:id="866" w:name="_Toc323656721"/>
      <w:bookmarkStart w:id="867" w:name="_Toc324085459"/>
      <w:bookmarkStart w:id="868" w:name="_Toc383781111"/>
      <w:bookmarkStart w:id="869" w:name="_Toc59126385"/>
      <w:r w:rsidRPr="00903DBA">
        <w:t>Definition</w:t>
      </w:r>
      <w:r w:rsidR="00E80032" w:rsidRPr="00903DBA">
        <w:t xml:space="preserve"> and Declaration</w:t>
      </w:r>
      <w:bookmarkEnd w:id="865"/>
      <w:bookmarkEnd w:id="866"/>
      <w:bookmarkEnd w:id="867"/>
      <w:bookmarkEnd w:id="868"/>
      <w:bookmarkEnd w:id="869"/>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5DF39CED"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461860">
        <w:t>13.29</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25pt" o:ole="" fillcolor="window">
            <v:imagedata r:id="rId19" o:title=""/>
          </v:shape>
          <o:OLEObject Type="Embed" ProgID="Equation.3" ShapeID="_x0000_i1030" DrawAspect="Content" ObjectID="_1670071733" r:id="rId20"/>
        </w:object>
      </w:r>
    </w:p>
    <w:p w14:paraId="4649FE88" w14:textId="77777777" w:rsidR="00E80032" w:rsidRPr="00903DBA" w:rsidRDefault="00E80032" w:rsidP="00E80032">
      <w:r w:rsidRPr="00903DBA">
        <w:object w:dxaOrig="2840" w:dyaOrig="720" w14:anchorId="47114D30">
          <v:shape id="_x0000_i1031" type="#_x0000_t75" style="width:2in;height:36.25pt" o:ole="" fillcolor="window">
            <v:imagedata r:id="rId21" o:title=""/>
          </v:shape>
          <o:OLEObject Type="Embed" ProgID="Equation.3" ShapeID="_x0000_i1031" DrawAspect="Content" ObjectID="_1670071734"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870" w:name="_Toc320485610"/>
      <w:bookmarkStart w:id="871" w:name="_Toc323656722"/>
      <w:bookmarkStart w:id="872" w:name="_Toc324085460"/>
      <w:bookmarkStart w:id="873" w:name="_Toc383781112"/>
      <w:bookmarkStart w:id="874" w:name="_Toc59126386"/>
      <w:r w:rsidRPr="00903DBA">
        <w:t>Higher-Order Functions</w:t>
      </w:r>
      <w:bookmarkEnd w:id="870"/>
      <w:bookmarkEnd w:id="871"/>
      <w:bookmarkEnd w:id="872"/>
      <w:bookmarkEnd w:id="873"/>
      <w:bookmarkEnd w:id="874"/>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w:t>
      </w:r>
      <w:r w:rsidRPr="00903DBA">
        <w:lastRenderedPageBreak/>
        <w:t xml:space="preserve">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proofErr w:type="spellStart"/>
      <w:r w:rsidRPr="00E65FE6">
        <w:t>ApplyArray</w:t>
      </w:r>
      <w:proofErr w:type="spellEnd"/>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proofErr w:type="spellStart"/>
      <w:r w:rsidRPr="00E65FE6">
        <w:rPr>
          <w:rStyle w:val="CodeInText"/>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lastRenderedPageBreak/>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875" w:name="_Toc320485611"/>
      <w:bookmarkStart w:id="876" w:name="_Toc323656723"/>
      <w:bookmarkStart w:id="877" w:name="_Toc324085461"/>
      <w:bookmarkStart w:id="878" w:name="_Toc383781113"/>
      <w:bookmarkStart w:id="879" w:name="_Ref383865210"/>
      <w:bookmarkStart w:id="880" w:name="_Toc59126387"/>
      <w:r w:rsidRPr="00903DBA">
        <w:t>Structures and Linked Lists</w:t>
      </w:r>
      <w:bookmarkEnd w:id="875"/>
      <w:bookmarkEnd w:id="876"/>
      <w:bookmarkEnd w:id="877"/>
      <w:bookmarkEnd w:id="878"/>
      <w:bookmarkEnd w:id="879"/>
      <w:bookmarkEnd w:id="880"/>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8F21B3" w:rsidRPr="003F7CF1" w:rsidRDefault="008F21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8F21B3" w:rsidRPr="003F7CF1" w:rsidRDefault="008F21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8F21B3" w:rsidRPr="003F7CF1" w:rsidRDefault="008F21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8F21B3" w:rsidRPr="003F7CF1" w:rsidRDefault="008F21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8F21B3" w:rsidRPr="003F7CF1" w:rsidRDefault="008F21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8F21B3" w:rsidRPr="003F7CF1" w:rsidRDefault="008F21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8F21B3" w:rsidRPr="003F7CF1" w:rsidRDefault="008F21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8F21B3" w:rsidRPr="003F7CF1" w:rsidRDefault="008F21B3"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8F21B3" w:rsidRPr="003F7CF1" w:rsidRDefault="008F21B3"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8F21B3" w:rsidRPr="003F7CF1" w:rsidRDefault="008F21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8F21B3" w:rsidRPr="003F7CF1" w:rsidRDefault="008F21B3"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8F21B3" w:rsidRPr="003F7CF1" w:rsidRDefault="008F21B3"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8F21B3" w:rsidRPr="003F7CF1" w:rsidRDefault="008F21B3"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8F21B3" w:rsidRPr="003F7CF1" w:rsidRDefault="008F21B3"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8F21B3" w:rsidRPr="003F7CF1" w:rsidRDefault="008F21B3"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8F21B3" w:rsidRPr="003F7CF1" w:rsidRDefault="008F21B3"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8F21B3" w:rsidRPr="003F7CF1" w:rsidRDefault="008F21B3"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8F21B3" w:rsidRPr="003F7CF1" w:rsidRDefault="008F21B3"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8F21B3" w:rsidRPr="003F7CF1" w:rsidRDefault="008F21B3"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8F21B3" w:rsidRPr="003F7CF1" w:rsidRDefault="008F21B3"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8F21B3" w:rsidRPr="003F7CF1" w:rsidRDefault="008F21B3"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8F21B3" w:rsidRPr="003F7CF1" w:rsidRDefault="008F21B3"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8F21B3" w:rsidRPr="003F7CF1" w:rsidRDefault="008F21B3"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881" w:name="_Toc320485612"/>
      <w:bookmarkStart w:id="882" w:name="_Toc323656724"/>
      <w:bookmarkStart w:id="883" w:name="_Toc324085462"/>
      <w:bookmarkStart w:id="884" w:name="_Toc383781114"/>
      <w:bookmarkStart w:id="885" w:name="_Toc59126388"/>
      <w:r w:rsidRPr="00903DBA">
        <w:t>Stacks and Linked Lists</w:t>
      </w:r>
      <w:bookmarkEnd w:id="881"/>
      <w:bookmarkEnd w:id="882"/>
      <w:bookmarkEnd w:id="883"/>
      <w:bookmarkEnd w:id="884"/>
      <w:bookmarkEnd w:id="885"/>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8F21B3" w:rsidRPr="003F7CF1" w:rsidRDefault="008F21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8F21B3" w:rsidRPr="003F7CF1" w:rsidRDefault="008F21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8F21B3" w:rsidRPr="003F7CF1" w:rsidRDefault="008F21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8F21B3" w:rsidRPr="003F7CF1" w:rsidRDefault="008F21B3" w:rsidP="00E80032">
                              <w:pPr>
                                <w:pStyle w:val="SourceCodeBoxText"/>
                                <w:rPr>
                                  <w:sz w:val="19"/>
                                  <w:szCs w:val="19"/>
                                  <w:lang w:val="en-US"/>
                                </w:rPr>
                              </w:pPr>
                              <w:r w:rsidRPr="003F7CF1">
                                <w:rPr>
                                  <w:sz w:val="19"/>
                                  <w:szCs w:val="19"/>
                                  <w:lang w:val="en-US"/>
                                </w:rPr>
                                <w:t>push 1</w:t>
                              </w:r>
                            </w:p>
                            <w:p w14:paraId="3C159322" w14:textId="77777777" w:rsidR="008F21B3" w:rsidRPr="003F7CF1" w:rsidRDefault="008F21B3" w:rsidP="00E80032">
                              <w:pPr>
                                <w:pStyle w:val="SourceCodeBoxText"/>
                                <w:rPr>
                                  <w:sz w:val="19"/>
                                  <w:szCs w:val="19"/>
                                  <w:lang w:val="en-US"/>
                                </w:rPr>
                              </w:pPr>
                              <w:r w:rsidRPr="003F7CF1">
                                <w:rPr>
                                  <w:sz w:val="19"/>
                                  <w:szCs w:val="19"/>
                                  <w:lang w:val="en-US"/>
                                </w:rPr>
                                <w:t>push 2</w:t>
                              </w:r>
                            </w:p>
                            <w:p w14:paraId="22BA48C9" w14:textId="77777777" w:rsidR="008F21B3" w:rsidRPr="003F7CF1" w:rsidRDefault="008F21B3" w:rsidP="00E80032">
                              <w:pPr>
                                <w:pStyle w:val="SourceCodeBoxText"/>
                                <w:rPr>
                                  <w:sz w:val="19"/>
                                  <w:szCs w:val="19"/>
                                  <w:lang w:val="en-US"/>
                                </w:rPr>
                              </w:pPr>
                              <w:r w:rsidRPr="003F7CF1">
                                <w:rPr>
                                  <w:sz w:val="19"/>
                                  <w:szCs w:val="19"/>
                                  <w:lang w:val="en-US"/>
                                </w:rPr>
                                <w:t>push 3</w:t>
                              </w:r>
                            </w:p>
                            <w:p w14:paraId="5F86FACB"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8F21B3" w:rsidRPr="003F7CF1" w:rsidRDefault="008F21B3"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8F21B3" w:rsidRPr="003F7CF1" w:rsidRDefault="008F21B3"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8F21B3" w:rsidRPr="003F7CF1" w:rsidRDefault="008F21B3"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8F21B3" w:rsidRPr="003F7CF1" w:rsidRDefault="008F21B3" w:rsidP="00E80032">
                        <w:pPr>
                          <w:pStyle w:val="SourceCodeBoxText"/>
                          <w:rPr>
                            <w:sz w:val="19"/>
                            <w:szCs w:val="19"/>
                            <w:lang w:val="en-US"/>
                          </w:rPr>
                        </w:pPr>
                        <w:r w:rsidRPr="003F7CF1">
                          <w:rPr>
                            <w:sz w:val="19"/>
                            <w:szCs w:val="19"/>
                            <w:lang w:val="en-US"/>
                          </w:rPr>
                          <w:t>push 1</w:t>
                        </w:r>
                      </w:p>
                      <w:p w14:paraId="3C159322" w14:textId="77777777" w:rsidR="008F21B3" w:rsidRPr="003F7CF1" w:rsidRDefault="008F21B3" w:rsidP="00E80032">
                        <w:pPr>
                          <w:pStyle w:val="SourceCodeBoxText"/>
                          <w:rPr>
                            <w:sz w:val="19"/>
                            <w:szCs w:val="19"/>
                            <w:lang w:val="en-US"/>
                          </w:rPr>
                        </w:pPr>
                        <w:r w:rsidRPr="003F7CF1">
                          <w:rPr>
                            <w:sz w:val="19"/>
                            <w:szCs w:val="19"/>
                            <w:lang w:val="en-US"/>
                          </w:rPr>
                          <w:t>push 2</w:t>
                        </w:r>
                      </w:p>
                      <w:p w14:paraId="22BA48C9" w14:textId="77777777" w:rsidR="008F21B3" w:rsidRPr="003F7CF1" w:rsidRDefault="008F21B3" w:rsidP="00E80032">
                        <w:pPr>
                          <w:pStyle w:val="SourceCodeBoxText"/>
                          <w:rPr>
                            <w:sz w:val="19"/>
                            <w:szCs w:val="19"/>
                            <w:lang w:val="en-US"/>
                          </w:rPr>
                        </w:pPr>
                        <w:r w:rsidRPr="003F7CF1">
                          <w:rPr>
                            <w:sz w:val="19"/>
                            <w:szCs w:val="19"/>
                            <w:lang w:val="en-US"/>
                          </w:rPr>
                          <w:t>push 3</w:t>
                        </w:r>
                      </w:p>
                      <w:p w14:paraId="5F86FACB" w14:textId="77777777" w:rsidR="008F21B3" w:rsidRPr="003F7CF1" w:rsidRDefault="008F21B3"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proofErr w:type="spellStart"/>
      <w:r w:rsidRPr="00903DBA">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proofErr w:type="spellStart"/>
      <w:r w:rsidRPr="00903DBA">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proofErr w:type="spellStart"/>
      <w:r w:rsidRPr="00903DBA">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lastRenderedPageBreak/>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8F21B3" w:rsidRPr="003F7CF1" w:rsidRDefault="008F21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8F21B3" w:rsidRPr="003F7CF1" w:rsidRDefault="008F21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8F21B3" w:rsidRPr="003F7CF1" w:rsidRDefault="008F21B3"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8F21B3" w:rsidRPr="003F7CF1" w:rsidRDefault="008F21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8F21B3" w:rsidRPr="003F7CF1" w:rsidRDefault="008F21B3"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8F21B3" w:rsidRPr="003F7CF1" w:rsidRDefault="008F21B3"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8F21B3" w:rsidRPr="003F7CF1" w:rsidRDefault="008F21B3"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8F21B3" w:rsidRPr="003F7CF1" w:rsidRDefault="008F21B3"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8F21B3" w:rsidRPr="003F7CF1" w:rsidRDefault="008F21B3"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8F21B3" w:rsidRPr="003F7CF1" w:rsidRDefault="008F21B3"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8F21B3" w:rsidRPr="003F7CF1" w:rsidRDefault="008F21B3"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8F21B3" w:rsidRPr="003F7CF1" w:rsidRDefault="008F21B3"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8F21B3" w:rsidRPr="003F7CF1" w:rsidRDefault="008F21B3"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8F21B3" w:rsidRPr="003F7CF1" w:rsidRDefault="008F21B3"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8F21B3" w:rsidRPr="003F7CF1" w:rsidRDefault="008F21B3"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8F21B3" w:rsidRPr="003F7CF1" w:rsidRDefault="008F21B3"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8F21B3" w:rsidRPr="003F7CF1" w:rsidRDefault="008F21B3"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8F21B3" w:rsidRPr="003F7CF1" w:rsidRDefault="008F21B3"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8F21B3" w:rsidRPr="003F7CF1" w:rsidRDefault="008F21B3"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8F21B3" w:rsidRPr="003F7CF1" w:rsidRDefault="008F21B3"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F0A2AF1"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461860">
        <w:t>13.31</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proofErr w:type="spellStart"/>
      <w:r w:rsidRPr="00903DBA">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proofErr w:type="spellStart"/>
      <w:r w:rsidRPr="00903DBA">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lastRenderedPageBreak/>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proofErr w:type="spellStart"/>
      <w:r w:rsidRPr="00903DBA">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proofErr w:type="spellStart"/>
      <w:r w:rsidRPr="00E65FE6">
        <w:t>StackClear</w:t>
      </w:r>
      <w:proofErr w:type="spellEnd"/>
      <w:r w:rsidRPr="00903DBA">
        <w:t xml:space="preserve"> is called, it deallocates the allocated memory. All memory allocated with </w:t>
      </w:r>
      <w:r w:rsidRPr="00E65FE6">
        <w:t>malloc</w:t>
      </w:r>
      <w:r w:rsidRPr="00903DBA">
        <w:rPr>
          <w:rStyle w:val="Italic"/>
        </w:rPr>
        <w:t xml:space="preserve"> </w:t>
      </w:r>
      <w:r w:rsidRPr="00903DBA">
        <w:t xml:space="preserve">or </w:t>
      </w:r>
      <w:proofErr w:type="spellStart"/>
      <w:r w:rsidRPr="00E65FE6">
        <w:t>calloc</w:t>
      </w:r>
      <w:proofErr w:type="spellEnd"/>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8F21B3" w:rsidRPr="003F7CF1" w:rsidRDefault="008F21B3" w:rsidP="00E80032">
                              <w:pPr>
                                <w:pStyle w:val="SourceCodeBoxText"/>
                                <w:rPr>
                                  <w:sz w:val="19"/>
                                  <w:szCs w:val="19"/>
                                  <w:lang w:val="en-US"/>
                                </w:rPr>
                              </w:pPr>
                              <w:r w:rsidRPr="003F7CF1">
                                <w:rPr>
                                  <w:sz w:val="19"/>
                                  <w:szCs w:val="19"/>
                                  <w:lang w:val="en-US"/>
                                </w:rPr>
                                <w:t>3</w:t>
                              </w:r>
                            </w:p>
                            <w:p w14:paraId="40F6D3AC" w14:textId="77777777" w:rsidR="008F21B3" w:rsidRPr="003F7CF1" w:rsidRDefault="008F21B3"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8F21B3" w:rsidRPr="003F7CF1" w:rsidRDefault="008F21B3"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8F21B3" w:rsidRPr="003F7CF1" w:rsidRDefault="008F21B3"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8F21B3" w:rsidRPr="003F7CF1" w:rsidRDefault="008F21B3"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8F21B3" w:rsidRPr="003F7CF1" w:rsidRDefault="008F21B3"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8F21B3" w:rsidRPr="003F7CF1" w:rsidRDefault="008F21B3"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8F21B3" w:rsidRPr="003F7CF1" w:rsidRDefault="008F21B3"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8F21B3" w:rsidRPr="003F7CF1" w:rsidRDefault="008F21B3" w:rsidP="00E80032">
                        <w:pPr>
                          <w:pStyle w:val="SourceCodeBoxText"/>
                          <w:rPr>
                            <w:sz w:val="19"/>
                            <w:szCs w:val="19"/>
                            <w:lang w:val="en-US"/>
                          </w:rPr>
                        </w:pPr>
                        <w:r w:rsidRPr="003F7CF1">
                          <w:rPr>
                            <w:sz w:val="19"/>
                            <w:szCs w:val="19"/>
                            <w:lang w:val="en-US"/>
                          </w:rPr>
                          <w:t>3</w:t>
                        </w:r>
                      </w:p>
                      <w:p w14:paraId="40F6D3AC" w14:textId="77777777" w:rsidR="008F21B3" w:rsidRPr="003F7CF1" w:rsidRDefault="008F21B3"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8F21B3" w:rsidRPr="003F7CF1" w:rsidRDefault="008F21B3"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8F21B3" w:rsidRPr="003F7CF1" w:rsidRDefault="008F21B3"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8F21B3" w:rsidRPr="003F7CF1" w:rsidRDefault="008F21B3"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8F21B3" w:rsidRPr="003F7CF1" w:rsidRDefault="008F21B3"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8F21B3" w:rsidRPr="003F7CF1" w:rsidRDefault="008F21B3"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8F21B3" w:rsidRPr="003F7CF1" w:rsidRDefault="008F21B3"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8F21B3" w:rsidRPr="003F7CF1" w:rsidRDefault="008F21B3"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8F21B3" w:rsidRPr="003F7CF1" w:rsidRDefault="008F21B3"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8F21B3" w:rsidRPr="003F7CF1" w:rsidRDefault="008F21B3"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8F21B3" w:rsidRPr="003F7CF1" w:rsidRDefault="008F21B3"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8F21B3" w:rsidRPr="003F7CF1" w:rsidRDefault="008F21B3"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886" w:name="_Toc320485613"/>
      <w:bookmarkStart w:id="887" w:name="_Toc323656725"/>
      <w:bookmarkStart w:id="888" w:name="_Toc324085463"/>
      <w:bookmarkStart w:id="889" w:name="_Toc383781115"/>
      <w:bookmarkStart w:id="890" w:name="_Toc59126389"/>
      <w:r w:rsidRPr="00903DBA">
        <w:t>Unions</w:t>
      </w:r>
      <w:bookmarkEnd w:id="886"/>
      <w:bookmarkEnd w:id="887"/>
      <w:bookmarkEnd w:id="888"/>
      <w:bookmarkEnd w:id="889"/>
      <w:bookmarkEnd w:id="890"/>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w:t>
      </w:r>
      <w:r w:rsidRPr="00903DBA">
        <w:lastRenderedPageBreak/>
        <w:t>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91" w:name="_Toc320485614"/>
      <w:bookmarkStart w:id="892" w:name="_Toc323656726"/>
      <w:bookmarkStart w:id="893" w:name="_Toc324085464"/>
      <w:bookmarkStart w:id="894" w:name="_Toc383781116"/>
      <w:bookmarkStart w:id="895" w:name="_Toc59126390"/>
      <w:r w:rsidRPr="00903DBA">
        <w:t>Bitfields</w:t>
      </w:r>
      <w:bookmarkEnd w:id="891"/>
      <w:bookmarkEnd w:id="892"/>
      <w:bookmarkEnd w:id="893"/>
      <w:bookmarkEnd w:id="894"/>
      <w:bookmarkEnd w:id="895"/>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proofErr w:type="spellStart"/>
      <w:r w:rsidRPr="00E65FE6">
        <w:rPr>
          <w:rStyle w:val="CodeInText"/>
        </w:rPr>
        <w:t>sizeof</w:t>
      </w:r>
      <w:proofErr w:type="spellEnd"/>
      <w:r w:rsidRPr="00E65FE6">
        <w:rPr>
          <w:rStyle w:val="CodeInText"/>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9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97" w:name="_Toc320485616"/>
      <w:bookmarkStart w:id="898" w:name="_Toc323656727"/>
      <w:bookmarkStart w:id="899" w:name="_Toc324085465"/>
      <w:bookmarkStart w:id="900" w:name="_Toc383781117"/>
      <w:bookmarkStart w:id="901" w:name="_Toc59126391"/>
      <w:r w:rsidRPr="00903DBA">
        <w:t>Structures with function pointers</w:t>
      </w:r>
      <w:bookmarkEnd w:id="897"/>
      <w:bookmarkEnd w:id="898"/>
      <w:bookmarkEnd w:id="899"/>
      <w:bookmarkEnd w:id="900"/>
      <w:bookmarkEnd w:id="90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902" w:name="_Toc320485619"/>
      <w:bookmarkStart w:id="903" w:name="_Toc323656728"/>
      <w:bookmarkStart w:id="904" w:name="_Toc324085466"/>
      <w:bookmarkStart w:id="905" w:name="_Toc383781118"/>
      <w:bookmarkStart w:id="906" w:name="_Ref383781494"/>
      <w:bookmarkStart w:id="907" w:name="_Ref383865235"/>
      <w:bookmarkStart w:id="908" w:name="_Ref383865434"/>
      <w:bookmarkStart w:id="909" w:name="_Ref383866090"/>
      <w:bookmarkStart w:id="910" w:name="_Toc59126392"/>
      <w:r w:rsidRPr="00903DBA">
        <w:t>The Preprocessor</w:t>
      </w:r>
      <w:bookmarkEnd w:id="902"/>
      <w:bookmarkEnd w:id="903"/>
      <w:bookmarkEnd w:id="904"/>
      <w:bookmarkEnd w:id="905"/>
      <w:bookmarkEnd w:id="906"/>
      <w:bookmarkEnd w:id="907"/>
      <w:bookmarkEnd w:id="908"/>
      <w:bookmarkEnd w:id="909"/>
      <w:bookmarkEnd w:id="910"/>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w:t>
      </w:r>
      <w:proofErr w:type="spellStart"/>
      <w:r w:rsidR="00294181" w:rsidRPr="00E65FE6">
        <w:rPr>
          <w:rStyle w:val="CodeInText"/>
        </w:rPr>
        <w:t>stdio.h</w:t>
      </w:r>
      <w:proofErr w:type="spellEnd"/>
      <w:r w:rsidR="00294181" w:rsidRPr="00E65FE6">
        <w:rPr>
          <w:rStyle w:val="CodeInText"/>
        </w:rPr>
        <w:t>&gt;</w:t>
      </w:r>
      <w:r w:rsidRPr="00903DBA">
        <w:t xml:space="preserve">). </w:t>
      </w:r>
      <w:proofErr w:type="gramStart"/>
      <w:r w:rsidRPr="00903DBA">
        <w:t>Later on</w:t>
      </w:r>
      <w:proofErr w:type="gramEnd"/>
      <w:r w:rsidRPr="00903DBA">
        <w:t>,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0675840A"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461860">
        <w:t>13.31</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lastRenderedPageBreak/>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911" w:name="_Toc320485618"/>
      <w:bookmarkStart w:id="912" w:name="_Toc323656729"/>
      <w:bookmarkStart w:id="913" w:name="_Toc324085467"/>
      <w:bookmarkStart w:id="914" w:name="_Toc383781119"/>
      <w:bookmarkStart w:id="915" w:name="_Toc59126393"/>
      <w:bookmarkStart w:id="916" w:name="_Toc320485621"/>
      <w:r w:rsidRPr="00903DBA">
        <w:t>The Standard Library</w:t>
      </w:r>
      <w:bookmarkEnd w:id="911"/>
      <w:bookmarkEnd w:id="912"/>
      <w:bookmarkEnd w:id="913"/>
      <w:bookmarkEnd w:id="914"/>
      <w:bookmarkEnd w:id="915"/>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917" w:name="_Toc323656730"/>
      <w:bookmarkStart w:id="918" w:name="_Toc324085468"/>
      <w:bookmarkStart w:id="919" w:name="_Toc383781120"/>
      <w:bookmarkStart w:id="920" w:name="_Toc59126394"/>
      <w:r w:rsidRPr="00903DBA">
        <w:t>File Management</w:t>
      </w:r>
      <w:bookmarkEnd w:id="917"/>
      <w:bookmarkEnd w:id="918"/>
      <w:bookmarkEnd w:id="919"/>
      <w:bookmarkEnd w:id="920"/>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proofErr w:type="spellStart"/>
      <w:r w:rsidRPr="00E65FE6">
        <w:t>Input.txt</w:t>
      </w:r>
      <w:proofErr w:type="spellEnd"/>
      <w:r w:rsidRPr="00903DBA">
        <w:t xml:space="preserve"> and writes their squares to the file </w:t>
      </w:r>
      <w:proofErr w:type="spellStart"/>
      <w:r w:rsidRPr="00E65FE6">
        <w:t>Output.txt</w:t>
      </w:r>
      <w:proofErr w:type="spellEnd"/>
      <w:r w:rsidRPr="00903DBA">
        <w:t xml:space="preserve">. The function </w:t>
      </w:r>
      <w:proofErr w:type="spellStart"/>
      <w:r w:rsidRPr="00E65FE6">
        <w:rPr>
          <w:rStyle w:val="CodeInText"/>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proofErr w:type="spellStart"/>
      <w:r w:rsidRPr="00E65FE6">
        <w:t>Numbers.bin</w:t>
      </w:r>
      <w:proofErr w:type="spellEnd"/>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w:t>
      </w:r>
      <w:r w:rsidRPr="00903DBA">
        <w:lastRenderedPageBreak/>
        <w:t xml:space="preserve">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proofErr w:type="spellStart"/>
      <w:r w:rsidRPr="00E65FE6">
        <w:rPr>
          <w:rStyle w:val="CodeInText"/>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921" w:name="_Toc323656731"/>
      <w:bookmarkStart w:id="922" w:name="_Toc324085469"/>
      <w:bookmarkStart w:id="923" w:name="_Toc383781121"/>
      <w:bookmarkStart w:id="924" w:name="_Toc59126395"/>
      <w:r w:rsidRPr="00903DBA">
        <w:t>Program Parameters</w:t>
      </w:r>
      <w:bookmarkEnd w:id="921"/>
      <w:bookmarkEnd w:id="922"/>
      <w:bookmarkEnd w:id="923"/>
      <w:bookmarkEnd w:id="924"/>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proofErr w:type="spellStart"/>
      <w:r w:rsidRPr="00E65FE6">
        <w:t>argc</w:t>
      </w:r>
      <w:proofErr w:type="spellEnd"/>
      <w:r w:rsidRPr="00903DBA">
        <w:t xml:space="preserve"> parameter holds the number of input strings, and </w:t>
      </w:r>
      <w:proofErr w:type="spellStart"/>
      <w:r w:rsidRPr="00E65FE6">
        <w:rPr>
          <w:rStyle w:val="CodeInText"/>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proofErr w:type="spellStart"/>
      <w:proofErr w:type="gramStart"/>
      <w:r w:rsidRPr="00E65FE6">
        <w:rPr>
          <w:rStyle w:val="CodeInText"/>
        </w:rPr>
        <w:t>argv</w:t>
      </w:r>
      <w:proofErr w:type="spellEnd"/>
      <w:r w:rsidRPr="00E65FE6">
        <w:rPr>
          <w:rStyle w:val="CodeInText"/>
        </w:rPr>
        <w:t>[</w:t>
      </w:r>
      <w:proofErr w:type="gramEnd"/>
      <w:r w:rsidRPr="00E65FE6">
        <w:rPr>
          <w:rStyle w:val="CodeInText"/>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lastRenderedPageBreak/>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925" w:name="_Toc323656732"/>
      <w:bookmarkStart w:id="926" w:name="_Toc324085470"/>
      <w:bookmarkStart w:id="927" w:name="_Toc383781122"/>
      <w:bookmarkStart w:id="928" w:name="_Toc59126396"/>
      <w:r w:rsidRPr="00903DBA">
        <w:t>Environment Functions</w:t>
      </w:r>
      <w:bookmarkEnd w:id="925"/>
      <w:bookmarkEnd w:id="926"/>
      <w:bookmarkEnd w:id="927"/>
      <w:bookmarkEnd w:id="928"/>
    </w:p>
    <w:p w14:paraId="500F87E5" w14:textId="5AA3F8EE"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proofErr w:type="spellStart"/>
      <w:r w:rsidRPr="00E65FE6">
        <w:t>atexit</w:t>
      </w:r>
      <w:proofErr w:type="spellEnd"/>
      <w:r w:rsidRPr="00903DBA">
        <w:t xml:space="preserve"> states a function that is called when </w:t>
      </w:r>
      <w:r w:rsidRPr="00E65FE6">
        <w:t>exit</w:t>
      </w:r>
      <w:r w:rsidRPr="00903DBA">
        <w:t xml:space="preserve"> is called; </w:t>
      </w:r>
      <w:proofErr w:type="spellStart"/>
      <w:r w:rsidRPr="00E65FE6">
        <w:t>getenv</w:t>
      </w:r>
      <w:proofErr w:type="spellEnd"/>
      <w:r w:rsidRPr="00903DBA">
        <w:t xml:space="preserve"> reads the value of an environment variable, and </w:t>
      </w:r>
      <w:r w:rsidRPr="00E65FE6">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92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930" w:author="Stefan Björnander" w:date="2012-05-06T21:51:00Z">
            <w:rPr>
              <w:color w:val="0000FF"/>
            </w:rPr>
          </w:rPrChange>
        </w:rPr>
        <w:t>void</w:t>
      </w:r>
      <w:r w:rsidRPr="00903DBA">
        <w:t xml:space="preserve"> ExitFunction(</w:t>
      </w:r>
      <w:r w:rsidRPr="00903DBA">
        <w:rPr>
          <w:color w:val="000000" w:themeColor="text1"/>
          <w:rPrChange w:id="93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93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933" w:name="_Toc323656733"/>
      <w:bookmarkStart w:id="934" w:name="_Toc324085471"/>
      <w:bookmarkStart w:id="935" w:name="_Toc383781123"/>
      <w:bookmarkStart w:id="936" w:name="_Ref383865473"/>
      <w:bookmarkStart w:id="937" w:name="_Ref383865556"/>
      <w:bookmarkStart w:id="938" w:name="_Toc59126397"/>
      <w:r w:rsidRPr="00903DBA">
        <w:lastRenderedPageBreak/>
        <w:t>Searching and Sorting</w:t>
      </w:r>
      <w:bookmarkEnd w:id="933"/>
      <w:bookmarkEnd w:id="934"/>
      <w:bookmarkEnd w:id="935"/>
      <w:bookmarkEnd w:id="936"/>
      <w:bookmarkEnd w:id="937"/>
      <w:bookmarkEnd w:id="938"/>
    </w:p>
    <w:p w14:paraId="23F2EFA3" w14:textId="77777777" w:rsidR="00E80032" w:rsidRPr="00903DBA" w:rsidRDefault="00E80032" w:rsidP="00E65FE6">
      <w:pPr>
        <w:pStyle w:val="CodeHeader"/>
      </w:pPr>
      <w:r w:rsidRPr="00903DBA">
        <w:t xml:space="preserve">The </w:t>
      </w:r>
      <w:proofErr w:type="spellStart"/>
      <w:r w:rsidRPr="00E65FE6">
        <w:rPr>
          <w:rStyle w:val="CodeInText"/>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93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940" w:author="Stefan Björnander" w:date="2012-05-06T21:51:00Z">
            <w:rPr>
              <w:color w:val="0000FF"/>
            </w:rPr>
          </w:rPrChange>
        </w:rPr>
        <w:t>int</w:t>
      </w:r>
      <w:r w:rsidRPr="00903DBA">
        <w:t xml:space="preserve"> CompareIntegers(</w:t>
      </w:r>
      <w:r w:rsidRPr="00903DBA">
        <w:rPr>
          <w:color w:val="000000" w:themeColor="text1"/>
          <w:rPrChange w:id="941" w:author="Stefan Björnander" w:date="2012-05-06T21:51:00Z">
            <w:rPr>
              <w:color w:val="0000FF"/>
            </w:rPr>
          </w:rPrChange>
        </w:rPr>
        <w:t>const</w:t>
      </w:r>
      <w:r w:rsidRPr="00903DBA">
        <w:t xml:space="preserve"> </w:t>
      </w:r>
      <w:r w:rsidRPr="00903DBA">
        <w:rPr>
          <w:color w:val="000000" w:themeColor="text1"/>
          <w:rPrChange w:id="942" w:author="Stefan Björnander" w:date="2012-05-06T21:51:00Z">
            <w:rPr>
              <w:color w:val="0000FF"/>
            </w:rPr>
          </w:rPrChange>
        </w:rPr>
        <w:t>int</w:t>
      </w:r>
      <w:r w:rsidRPr="00903DBA">
        <w:t xml:space="preserve">* intPtr1, </w:t>
      </w:r>
      <w:r w:rsidRPr="00903DBA">
        <w:rPr>
          <w:color w:val="000000" w:themeColor="text1"/>
          <w:rPrChange w:id="943" w:author="Stefan Björnander" w:date="2012-05-06T21:51:00Z">
            <w:rPr>
              <w:color w:val="0000FF"/>
            </w:rPr>
          </w:rPrChange>
        </w:rPr>
        <w:t>const</w:t>
      </w:r>
      <w:r w:rsidRPr="00903DBA">
        <w:t xml:space="preserve"> </w:t>
      </w:r>
      <w:r w:rsidRPr="00903DBA">
        <w:rPr>
          <w:color w:val="000000" w:themeColor="text1"/>
          <w:rPrChange w:id="94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94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94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94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94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proofErr w:type="spellStart"/>
      <w:r w:rsidRPr="00E65FE6">
        <w:rPr>
          <w:rStyle w:val="CodeInText"/>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94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95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95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95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953" w:name="_Toc323656734"/>
      <w:bookmarkStart w:id="954" w:name="_Toc324085472"/>
      <w:bookmarkStart w:id="955" w:name="_Toc383781124"/>
      <w:bookmarkStart w:id="956" w:name="_Toc59126398"/>
      <w:r w:rsidRPr="00903DBA">
        <w:t xml:space="preserve">Functions with </w:t>
      </w:r>
      <w:bookmarkStart w:id="957" w:name="_Toc320485620"/>
      <w:r w:rsidRPr="00903DBA">
        <w:t>Variable Number of Parameters</w:t>
      </w:r>
      <w:bookmarkEnd w:id="953"/>
      <w:bookmarkEnd w:id="954"/>
      <w:bookmarkEnd w:id="955"/>
      <w:bookmarkEnd w:id="957"/>
      <w:bookmarkEnd w:id="956"/>
    </w:p>
    <w:p w14:paraId="37D95BF6" w14:textId="77777777" w:rsidR="00E80032" w:rsidRPr="00903DBA" w:rsidRDefault="00E80032" w:rsidP="00E65FE6">
      <w:pPr>
        <w:pStyle w:val="CodeHeader"/>
      </w:pPr>
      <w:r w:rsidRPr="00903DBA">
        <w:t xml:space="preserve">In C, there is possible to define functions with a variable number of parameters (such as </w:t>
      </w:r>
      <w:proofErr w:type="spellStart"/>
      <w:r w:rsidRPr="00E65FE6">
        <w:t>printf</w:t>
      </w:r>
      <w:proofErr w:type="spellEnd"/>
      <w:r w:rsidRPr="00903DBA">
        <w:t xml:space="preserve"> and </w:t>
      </w:r>
      <w:proofErr w:type="spellStart"/>
      <w:r w:rsidRPr="00E65FE6">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E65FE6">
        <w:t>va_start</w:t>
      </w:r>
      <w:proofErr w:type="spellEnd"/>
      <w:r w:rsidRPr="00903DBA">
        <w:t xml:space="preserve"> macro to hook up to. The </w:t>
      </w:r>
      <w:proofErr w:type="spellStart"/>
      <w:r w:rsidRPr="00E65FE6">
        <w:t>va_arg</w:t>
      </w:r>
      <w:proofErr w:type="spellEnd"/>
      <w:r w:rsidRPr="00903DBA">
        <w:t xml:space="preserve"> macro reads the arguments and the </w:t>
      </w:r>
      <w:proofErr w:type="spellStart"/>
      <w:r w:rsidRPr="00E65FE6">
        <w:t>va_end</w:t>
      </w:r>
      <w:proofErr w:type="spellEnd"/>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lastRenderedPageBreak/>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958" w:name="_Toc323656735"/>
      <w:bookmarkStart w:id="959" w:name="_Toc324085473"/>
      <w:bookmarkStart w:id="960" w:name="_Toc383781125"/>
      <w:bookmarkStart w:id="961" w:name="_Toc59126399"/>
      <w:r w:rsidRPr="00903DBA">
        <w:t>String Management</w:t>
      </w:r>
      <w:bookmarkEnd w:id="958"/>
      <w:bookmarkEnd w:id="959"/>
      <w:bookmarkEnd w:id="960"/>
      <w:bookmarkEnd w:id="961"/>
    </w:p>
    <w:p w14:paraId="375DC584" w14:textId="77777777" w:rsidR="00E80032" w:rsidRPr="00903DBA" w:rsidRDefault="00E80032" w:rsidP="00E65FE6">
      <w:pPr>
        <w:pStyle w:val="CodeHeader"/>
      </w:pPr>
      <w:r w:rsidRPr="00903DBA">
        <w:t xml:space="preserve">There are several functions dealing with strings: </w:t>
      </w:r>
      <w:proofErr w:type="spellStart"/>
      <w:r w:rsidRPr="00E65FE6">
        <w:t>strcpy</w:t>
      </w:r>
      <w:proofErr w:type="spellEnd"/>
      <w:r w:rsidRPr="00903DBA">
        <w:t xml:space="preserve"> copies a string; </w:t>
      </w:r>
      <w:proofErr w:type="spellStart"/>
      <w:r w:rsidRPr="00E65FE6">
        <w:t>strcat</w:t>
      </w:r>
      <w:proofErr w:type="spellEnd"/>
      <w:r w:rsidRPr="00903DBA">
        <w:t xml:space="preserve"> adds a string; </w:t>
      </w:r>
      <w:proofErr w:type="spellStart"/>
      <w:r w:rsidRPr="00E65FE6">
        <w:t>strlen</w:t>
      </w:r>
      <w:proofErr w:type="spellEnd"/>
      <w:r w:rsidRPr="00903DBA">
        <w:t xml:space="preserve"> gives the length of a string; </w:t>
      </w:r>
      <w:proofErr w:type="spellStart"/>
      <w:r w:rsidRPr="00E65FE6">
        <w:t>strcmp</w:t>
      </w:r>
      <w:proofErr w:type="spellEnd"/>
      <w:r w:rsidRPr="00903DBA">
        <w:t xml:space="preserve"> compares two strings; </w:t>
      </w:r>
      <w:proofErr w:type="spellStart"/>
      <w:r w:rsidRPr="00E65FE6">
        <w:t>strchr</w:t>
      </w:r>
      <w:proofErr w:type="spellEnd"/>
      <w:r w:rsidRPr="00903DBA">
        <w:t xml:space="preserve"> and </w:t>
      </w:r>
      <w:proofErr w:type="spellStart"/>
      <w:r w:rsidRPr="00E65FE6">
        <w:t>strrchr</w:t>
      </w:r>
      <w:proofErr w:type="spellEnd"/>
      <w:r w:rsidRPr="00903DBA">
        <w:t xml:space="preserve"> gives the first and last occurrence of a character in a string. All functions look for the finishing null character (‘\0’), </w:t>
      </w:r>
      <w:proofErr w:type="spellStart"/>
      <w:r w:rsidRPr="00E65FE6">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65FE6">
        <w:t>strchr</w:t>
      </w:r>
      <w:proofErr w:type="spellEnd"/>
      <w:r w:rsidRPr="00903DBA">
        <w:t xml:space="preserve"> and </w:t>
      </w:r>
      <w:proofErr w:type="spellStart"/>
      <w:r w:rsidRPr="00E65FE6">
        <w:rPr>
          <w:rStyle w:val="CodeInText"/>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962" w:author="Stefan Björnander" w:date="2012-05-06T21:51:00Z">
            <w:rPr>
              <w:color w:val="0000FF"/>
            </w:rPr>
          </w:rPrChange>
        </w:rPr>
        <w:t>int</w:t>
      </w:r>
      <w:r w:rsidRPr="00903DBA">
        <w:t xml:space="preserve"> FirstIndexOf(char s[], </w:t>
      </w:r>
      <w:r w:rsidRPr="00903DBA">
        <w:rPr>
          <w:color w:val="000000" w:themeColor="text1"/>
          <w:rPrChange w:id="96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964" w:author="Stefan Björnander" w:date="2012-05-06T21:51:00Z">
            <w:rPr>
              <w:color w:val="0000FF"/>
            </w:rPr>
          </w:rPrChange>
        </w:rPr>
        <w:t>int</w:t>
      </w:r>
      <w:r w:rsidRPr="00903DBA">
        <w:t xml:space="preserve"> LastIndexOf(</w:t>
      </w:r>
      <w:r w:rsidRPr="00903DBA">
        <w:rPr>
          <w:color w:val="000000" w:themeColor="text1"/>
          <w:rPrChange w:id="965" w:author="Stefan Björnander" w:date="2012-05-06T21:51:00Z">
            <w:rPr>
              <w:color w:val="0000FF"/>
            </w:rPr>
          </w:rPrChange>
        </w:rPr>
        <w:t>char</w:t>
      </w:r>
      <w:r w:rsidRPr="00903DBA">
        <w:t xml:space="preserve"> s[], </w:t>
      </w:r>
      <w:r w:rsidRPr="00903DBA">
        <w:rPr>
          <w:color w:val="000000" w:themeColor="text1"/>
          <w:rPrChange w:id="96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967" w:author="Stefan Björnander" w:date="2012-05-06T21:51:00Z">
            <w:rPr>
              <w:color w:val="A31515"/>
            </w:rPr>
          </w:rPrChange>
        </w:rPr>
        <w:t>"Hello"</w:t>
      </w:r>
      <w:r w:rsidRPr="00903DBA">
        <w:t xml:space="preserve">, s2[] = </w:t>
      </w:r>
      <w:r w:rsidRPr="00903DBA">
        <w:rPr>
          <w:color w:val="000000" w:themeColor="text1"/>
          <w:rPrChange w:id="96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96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proofErr w:type="spellStart"/>
      <w:r w:rsidRPr="00E65FE6">
        <w:t>sprintf</w:t>
      </w:r>
      <w:proofErr w:type="spellEnd"/>
      <w:r w:rsidRPr="00903DBA">
        <w:t xml:space="preserve"> and read from a string with </w:t>
      </w:r>
      <w:proofErr w:type="spellStart"/>
      <w:r w:rsidRPr="00E65FE6">
        <w:rPr>
          <w:rStyle w:val="CodeInText"/>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97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97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lastRenderedPageBreak/>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972" w:author="Stefan Björnander" w:date="2012-05-06T21:51:00Z">
            <w:rPr>
              <w:color w:val="0000FF"/>
            </w:rPr>
          </w:rPrChange>
        </w:rPr>
        <w:t>if</w:t>
      </w:r>
      <w:r w:rsidRPr="00903DBA">
        <w:t xml:space="preserve"> (sscanf(s2, </w:t>
      </w:r>
      <w:r w:rsidRPr="00903DBA">
        <w:rPr>
          <w:color w:val="000000" w:themeColor="text1"/>
          <w:rPrChange w:id="97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97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975" w:name="_Toc323656736"/>
      <w:bookmarkStart w:id="976" w:name="_Toc324085474"/>
      <w:bookmarkStart w:id="977" w:name="_Toc383781126"/>
      <w:bookmarkStart w:id="978" w:name="_Toc59126400"/>
      <w:r w:rsidRPr="00903DBA">
        <w:t>Memory Management</w:t>
      </w:r>
      <w:bookmarkEnd w:id="975"/>
      <w:bookmarkEnd w:id="976"/>
      <w:bookmarkEnd w:id="977"/>
      <w:bookmarkEnd w:id="978"/>
    </w:p>
    <w:p w14:paraId="24E8A528" w14:textId="77777777" w:rsidR="00E80032" w:rsidRPr="00903DBA" w:rsidRDefault="00E80032" w:rsidP="00E65FE6">
      <w:pPr>
        <w:pStyle w:val="CodeHeader"/>
      </w:pPr>
      <w:r w:rsidRPr="00903DBA">
        <w:t xml:space="preserve">There is also a set of function for general memory management: </w:t>
      </w:r>
      <w:proofErr w:type="spellStart"/>
      <w:r w:rsidRPr="00E65FE6">
        <w:t>memset</w:t>
      </w:r>
      <w:proofErr w:type="spellEnd"/>
      <w:r w:rsidRPr="00903DBA">
        <w:t xml:space="preserve"> sets each byte of a memory block to a given value; </w:t>
      </w:r>
      <w:proofErr w:type="spellStart"/>
      <w:r w:rsidRPr="00E65FE6">
        <w:t>memcmp</w:t>
      </w:r>
      <w:proofErr w:type="spellEnd"/>
      <w:r w:rsidRPr="00903DBA">
        <w:t xml:space="preserve"> compares the memory blocks; </w:t>
      </w:r>
      <w:proofErr w:type="spellStart"/>
      <w:r w:rsidRPr="00E65FE6">
        <w:t>memcpy</w:t>
      </w:r>
      <w:proofErr w:type="spellEnd"/>
      <w:r w:rsidRPr="00903DBA">
        <w:t xml:space="preserve"> and </w:t>
      </w:r>
      <w:proofErr w:type="spellStart"/>
      <w:r w:rsidRPr="00E65FE6">
        <w:t>memmove</w:t>
      </w:r>
      <w:proofErr w:type="spellEnd"/>
      <w:r w:rsidRPr="00903DBA">
        <w:t xml:space="preserve"> copies a memory block. The difference between them is that </w:t>
      </w:r>
      <w:proofErr w:type="spellStart"/>
      <w:r w:rsidRPr="00E65FE6">
        <w:t>memcpy</w:t>
      </w:r>
      <w:proofErr w:type="spellEnd"/>
      <w:r w:rsidRPr="00903DBA">
        <w:t xml:space="preserve"> copies the bytes of the block directly when </w:t>
      </w:r>
      <w:proofErr w:type="spellStart"/>
      <w:r w:rsidRPr="00E65FE6">
        <w:t>memmove</w:t>
      </w:r>
      <w:proofErr w:type="spellEnd"/>
      <w:r w:rsidRPr="00903DBA">
        <w:t xml:space="preserve"> uses a buffer, which gives that </w:t>
      </w:r>
      <w:proofErr w:type="spellStart"/>
      <w:r w:rsidRPr="00E65FE6">
        <w:t>memcpy</w:t>
      </w:r>
      <w:proofErr w:type="spellEnd"/>
      <w:r w:rsidRPr="00903DBA">
        <w:t xml:space="preserve"> is faster and </w:t>
      </w:r>
      <w:proofErr w:type="spellStart"/>
      <w:r w:rsidRPr="00E65FE6">
        <w:rPr>
          <w:rStyle w:val="CodeInText"/>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97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98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981" w:name="_Toc323656737"/>
      <w:bookmarkStart w:id="982" w:name="_Toc324085475"/>
      <w:bookmarkStart w:id="983" w:name="_Toc383781127"/>
      <w:bookmarkStart w:id="984" w:name="_Toc59126401"/>
      <w:r w:rsidRPr="00903DBA">
        <w:lastRenderedPageBreak/>
        <w:t>Mathematical Functions</w:t>
      </w:r>
      <w:bookmarkEnd w:id="981"/>
      <w:bookmarkEnd w:id="982"/>
      <w:bookmarkEnd w:id="983"/>
      <w:bookmarkEnd w:id="984"/>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proofErr w:type="spellStart"/>
      <w:r w:rsidRPr="00E65FE6">
        <w:t>acos</w:t>
      </w:r>
      <w:proofErr w:type="spellEnd"/>
      <w:r w:rsidRPr="00903DBA">
        <w:t xml:space="preserve">, </w:t>
      </w:r>
      <w:proofErr w:type="spellStart"/>
      <w:r w:rsidRPr="00E65FE6">
        <w:t>asin</w:t>
      </w:r>
      <w:proofErr w:type="spellEnd"/>
      <w:r w:rsidRPr="00903DBA">
        <w:t xml:space="preserve">, and </w:t>
      </w:r>
      <w:proofErr w:type="spellStart"/>
      <w:r w:rsidRPr="00E65FE6">
        <w:t>atan</w:t>
      </w:r>
      <w:proofErr w:type="spellEnd"/>
      <w:r w:rsidRPr="00903DBA">
        <w:t xml:space="preserve">, and </w:t>
      </w:r>
      <w:proofErr w:type="spellStart"/>
      <w:r w:rsidRPr="00E65FE6">
        <w:t>atan2</w:t>
      </w:r>
      <w:proofErr w:type="spellEnd"/>
      <w:r w:rsidRPr="00903DBA">
        <w:t xml:space="preserve">; the hyperbolic functions </w:t>
      </w:r>
      <w:proofErr w:type="spellStart"/>
      <w:r w:rsidRPr="00E65FE6">
        <w:t>cosh</w:t>
      </w:r>
      <w:proofErr w:type="spellEnd"/>
      <w:r w:rsidRPr="00903DBA">
        <w:t xml:space="preserve">, </w:t>
      </w:r>
      <w:proofErr w:type="spellStart"/>
      <w:r w:rsidRPr="00E65FE6">
        <w:t>sinh</w:t>
      </w:r>
      <w:proofErr w:type="spellEnd"/>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proofErr w:type="spellStart"/>
      <w:r w:rsidRPr="00E65FE6">
        <w:t>log10</w:t>
      </w:r>
      <w:proofErr w:type="spellEnd"/>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E65FE6">
        <w:t>atan2</w:t>
      </w:r>
      <w:proofErr w:type="spellEnd"/>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985" w:name="_Toc320485615"/>
      <w:bookmarkStart w:id="986" w:name="_Toc323656738"/>
      <w:bookmarkStart w:id="987" w:name="_Toc324085476"/>
      <w:bookmarkStart w:id="988" w:name="_Toc383781128"/>
      <w:bookmarkStart w:id="989" w:name="_Toc59126402"/>
      <w:r w:rsidRPr="00903DBA">
        <w:t>Long Jumps</w:t>
      </w:r>
      <w:bookmarkEnd w:id="985"/>
      <w:bookmarkEnd w:id="986"/>
      <w:bookmarkEnd w:id="987"/>
      <w:bookmarkEnd w:id="988"/>
      <w:bookmarkEnd w:id="989"/>
    </w:p>
    <w:p w14:paraId="2F4CF170" w14:textId="77777777" w:rsidR="00E80032" w:rsidRPr="00903DBA" w:rsidRDefault="00E80032" w:rsidP="00E65FE6">
      <w:pPr>
        <w:pStyle w:val="CodeHeader"/>
        <w:rPr>
          <w:lang w:eastAsia="sv-SE"/>
        </w:rPr>
      </w:pPr>
      <w:r w:rsidRPr="00903DBA">
        <w:rPr>
          <w:lang w:eastAsia="sv-SE"/>
        </w:rPr>
        <w:t xml:space="preserve">Regular jumps with </w:t>
      </w:r>
      <w:proofErr w:type="spellStart"/>
      <w:r w:rsidRPr="00E65FE6">
        <w:t>goto</w:t>
      </w:r>
      <w:proofErr w:type="spellEnd"/>
      <w:r w:rsidRPr="00903DBA">
        <w:rPr>
          <w:lang w:eastAsia="sv-SE"/>
        </w:rPr>
        <w:t xml:space="preserve"> can only occur in the same function body; long jumps with the standard function </w:t>
      </w:r>
      <w:proofErr w:type="spellStart"/>
      <w:r w:rsidRPr="00E65FE6">
        <w:t>setjmp</w:t>
      </w:r>
      <w:proofErr w:type="spellEnd"/>
      <w:r w:rsidRPr="00903DBA">
        <w:rPr>
          <w:lang w:eastAsia="sv-SE"/>
        </w:rPr>
        <w:t xml:space="preserve"> and </w:t>
      </w:r>
      <w:proofErr w:type="spellStart"/>
      <w:r w:rsidRPr="00E65FE6">
        <w:t>longjump</w:t>
      </w:r>
      <w:proofErr w:type="spellEnd"/>
      <w:r w:rsidRPr="00903DBA">
        <w:rPr>
          <w:lang w:eastAsia="sv-SE"/>
        </w:rPr>
        <w:t xml:space="preserve"> can, on the other hand, occur throw call sequences; </w:t>
      </w:r>
      <w:proofErr w:type="spellStart"/>
      <w:r w:rsidRPr="00E65FE6">
        <w:t>setjmp</w:t>
      </w:r>
      <w:proofErr w:type="spellEnd"/>
      <w:r w:rsidRPr="00903DBA">
        <w:rPr>
          <w:lang w:eastAsia="sv-SE"/>
        </w:rPr>
        <w:t xml:space="preserve"> saves the state of the program execution and </w:t>
      </w:r>
      <w:proofErr w:type="spellStart"/>
      <w:r w:rsidRPr="00E65FE6">
        <w:rPr>
          <w:rStyle w:val="CodeInText"/>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proofErr w:type="spellStart"/>
      <w:r w:rsidRPr="00E65FE6">
        <w:rPr>
          <w:rStyle w:val="CodeInText"/>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lastRenderedPageBreak/>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990" w:name="_Toc323656739"/>
      <w:bookmarkStart w:id="991" w:name="_Toc324085477"/>
      <w:bookmarkStart w:id="992" w:name="_Toc383781129"/>
      <w:bookmarkStart w:id="993" w:name="_Toc59126403"/>
      <w:r w:rsidRPr="00903DBA">
        <w:t>Time</w:t>
      </w:r>
      <w:bookmarkEnd w:id="990"/>
      <w:bookmarkEnd w:id="991"/>
      <w:bookmarkEnd w:id="992"/>
      <w:bookmarkEnd w:id="993"/>
    </w:p>
    <w:p w14:paraId="3ADE0528" w14:textId="5F91AA63"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proofErr w:type="spellStart"/>
      <w:r w:rsidRPr="00E65FE6">
        <w:t>localtime</w:t>
      </w:r>
      <w:proofErr w:type="spellEnd"/>
      <w:r w:rsidRPr="00903DBA">
        <w:t xml:space="preserve"> function. If we call instead call </w:t>
      </w:r>
      <w:proofErr w:type="spellStart"/>
      <w:r w:rsidRPr="00E65FE6">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E65FE6">
        <w:rPr>
          <w:rStyle w:val="CodeInText"/>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94" w:author="Stefan Björnander" w:date="2012-05-06T21:51:00Z">
            <w:rPr>
              <w:color w:val="A31515"/>
            </w:rPr>
          </w:rPrChange>
        </w:rPr>
        <w:t>"Feb"</w:t>
      </w:r>
      <w:r w:rsidRPr="00903DBA">
        <w:t xml:space="preserve">, </w:t>
      </w:r>
      <w:r w:rsidRPr="00903DBA">
        <w:rPr>
          <w:color w:val="000000" w:themeColor="text1"/>
          <w:rPrChange w:id="995" w:author="Stefan Björnander" w:date="2012-05-06T21:51:00Z">
            <w:rPr>
              <w:color w:val="A31515"/>
            </w:rPr>
          </w:rPrChange>
        </w:rPr>
        <w:t>"Mar"</w:t>
      </w:r>
      <w:r w:rsidRPr="00903DBA">
        <w:t xml:space="preserve">, </w:t>
      </w:r>
      <w:r w:rsidRPr="00903DBA">
        <w:rPr>
          <w:color w:val="000000" w:themeColor="text1"/>
          <w:rPrChange w:id="99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97" w:author="Stefan Björnander" w:date="2012-05-06T21:51:00Z">
            <w:rPr>
              <w:color w:val="A31515"/>
            </w:rPr>
          </w:rPrChange>
        </w:rPr>
        <w:t>"Jun"</w:t>
      </w:r>
      <w:r w:rsidRPr="00903DBA">
        <w:t xml:space="preserve">, </w:t>
      </w:r>
      <w:r w:rsidRPr="00903DBA">
        <w:rPr>
          <w:color w:val="000000" w:themeColor="text1"/>
          <w:rPrChange w:id="998" w:author="Stefan Björnander" w:date="2012-05-06T21:51:00Z">
            <w:rPr>
              <w:color w:val="A31515"/>
            </w:rPr>
          </w:rPrChange>
        </w:rPr>
        <w:t>"Jul"</w:t>
      </w:r>
      <w:r w:rsidRPr="00903DBA">
        <w:t xml:space="preserve">, </w:t>
      </w:r>
      <w:r w:rsidRPr="00903DBA">
        <w:rPr>
          <w:color w:val="000000" w:themeColor="text1"/>
          <w:rPrChange w:id="99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1000" w:author="Stefan Björnander" w:date="2012-05-06T21:51:00Z">
            <w:rPr>
              <w:color w:val="A31515"/>
            </w:rPr>
          </w:rPrChange>
        </w:rPr>
        <w:t>"Oct"</w:t>
      </w:r>
      <w:r w:rsidRPr="00903DBA">
        <w:t xml:space="preserve">, </w:t>
      </w:r>
      <w:r w:rsidRPr="00903DBA">
        <w:rPr>
          <w:color w:val="000000" w:themeColor="text1"/>
          <w:rPrChange w:id="1001" w:author="Stefan Björnander" w:date="2012-05-06T21:51:00Z">
            <w:rPr>
              <w:color w:val="A31515"/>
            </w:rPr>
          </w:rPrChange>
        </w:rPr>
        <w:t>"Nov"</w:t>
      </w:r>
      <w:r w:rsidRPr="00903DBA">
        <w:t>,</w:t>
      </w:r>
      <w:r w:rsidRPr="00903DBA">
        <w:rPr>
          <w:color w:val="000000" w:themeColor="text1"/>
          <w:rPrChange w:id="100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1003" w:author="Stefan Björnander" w:date="2012-05-06T21:51:00Z">
            <w:rPr>
              <w:color w:val="A31515"/>
            </w:rPr>
          </w:rPrChange>
        </w:rPr>
        <w:t>"Mon"</w:t>
      </w:r>
      <w:r w:rsidRPr="00903DBA">
        <w:t xml:space="preserve">, </w:t>
      </w:r>
      <w:r w:rsidRPr="00903DBA">
        <w:rPr>
          <w:color w:val="000000" w:themeColor="text1"/>
          <w:rPrChange w:id="1004" w:author="Stefan Björnander" w:date="2012-05-06T21:51:00Z">
            <w:rPr>
              <w:color w:val="A31515"/>
            </w:rPr>
          </w:rPrChange>
        </w:rPr>
        <w:t>"Tue"</w:t>
      </w:r>
      <w:r w:rsidRPr="00903DBA">
        <w:t xml:space="preserve">, </w:t>
      </w:r>
      <w:r w:rsidRPr="00903DBA">
        <w:rPr>
          <w:color w:val="000000" w:themeColor="text1"/>
          <w:rPrChange w:id="100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1006" w:author="Stefan Björnander" w:date="2012-05-06T21:51:00Z">
            <w:rPr>
              <w:color w:val="A31515"/>
            </w:rPr>
          </w:rPrChange>
        </w:rPr>
        <w:t>"Fri"</w:t>
      </w:r>
      <w:r w:rsidRPr="00903DBA">
        <w:t xml:space="preserve">, </w:t>
      </w:r>
      <w:r w:rsidRPr="00903DBA">
        <w:rPr>
          <w:color w:val="000000" w:themeColor="text1"/>
          <w:rPrChange w:id="100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100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100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101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1011" w:name="_Toc323656740"/>
      <w:bookmarkStart w:id="1012" w:name="_Toc324085478"/>
      <w:bookmarkStart w:id="1013" w:name="_Toc383781130"/>
      <w:bookmarkStart w:id="1014" w:name="_Toc59126404"/>
      <w:r w:rsidRPr="00903DBA">
        <w:t>Random Numbers</w:t>
      </w:r>
      <w:bookmarkEnd w:id="1011"/>
      <w:bookmarkEnd w:id="1012"/>
      <w:bookmarkEnd w:id="1013"/>
      <w:bookmarkEnd w:id="1014"/>
    </w:p>
    <w:p w14:paraId="113C753A" w14:textId="72426F54"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E65FE6">
        <w:t>srand</w:t>
      </w:r>
      <w:proofErr w:type="spellEnd"/>
      <w:r w:rsidRPr="00903DBA">
        <w:t xml:space="preserve"> function. One way to generate different seeds is to use the </w:t>
      </w:r>
      <w:r w:rsidRPr="00E65FE6">
        <w:rPr>
          <w:rStyle w:val="CodeInText"/>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101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1016" w:author="Stefan Björnander" w:date="2012-05-06T21:51:00Z">
            <w:rPr>
              <w:color w:val="0000FF"/>
            </w:rPr>
          </w:rPrChange>
        </w:rPr>
        <w:lastRenderedPageBreak/>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101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1018" w:name="_Toc323656741"/>
      <w:bookmarkStart w:id="1019" w:name="_Toc324085479"/>
      <w:bookmarkStart w:id="1020" w:name="_Toc383781131"/>
      <w:bookmarkStart w:id="1021" w:name="_Toc59126405"/>
      <w:r w:rsidRPr="00903DBA">
        <w:t>Limits of Integral and Floating Types</w:t>
      </w:r>
      <w:bookmarkEnd w:id="1018"/>
      <w:bookmarkEnd w:id="1019"/>
      <w:bookmarkEnd w:id="1020"/>
      <w:bookmarkEnd w:id="102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1022" w:name="_Toc323656742"/>
      <w:bookmarkStart w:id="1023" w:name="_Toc324085480"/>
      <w:bookmarkStart w:id="1024" w:name="_Toc383781132"/>
      <w:bookmarkStart w:id="1025" w:name="_Toc59126406"/>
      <w:r w:rsidRPr="00903DBA">
        <w:t>Character Functions</w:t>
      </w:r>
      <w:bookmarkEnd w:id="1022"/>
      <w:bookmarkEnd w:id="1023"/>
      <w:bookmarkEnd w:id="1024"/>
      <w:bookmarkEnd w:id="102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102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lastRenderedPageBreak/>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1027"/>
            <w:commentRangeStart w:id="1028"/>
            <w:proofErr w:type="spellStart"/>
            <w:r w:rsidRPr="00903DBA">
              <w:rPr>
                <w:b/>
                <w:sz w:val="21"/>
                <w:szCs w:val="21"/>
              </w:rPr>
              <w:t>Isalnum</w:t>
            </w:r>
            <w:commentRangeEnd w:id="1027"/>
            <w:proofErr w:type="spellEnd"/>
            <w:r w:rsidR="00166455" w:rsidRPr="00903DBA">
              <w:rPr>
                <w:rStyle w:val="Kommentarsreferens"/>
                <w:rFonts w:eastAsia="Times New Roman" w:cs="Times New Roman"/>
              </w:rPr>
              <w:commentReference w:id="1027"/>
            </w:r>
            <w:commentRangeEnd w:id="1028"/>
            <w:r w:rsidR="00166455" w:rsidRPr="00903DBA">
              <w:rPr>
                <w:rStyle w:val="Kommentarsreferens"/>
                <w:rFonts w:eastAsia="Times New Roman" w:cs="Times New Roman"/>
              </w:rPr>
              <w:commentReference w:id="102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proofErr w:type="spellStart"/>
      <w:r w:rsidRPr="00E65FE6">
        <w:t>tolower</w:t>
      </w:r>
      <w:proofErr w:type="spellEnd"/>
      <w:r w:rsidRPr="00903DBA">
        <w:t xml:space="preserve"> and </w:t>
      </w:r>
      <w:proofErr w:type="spellStart"/>
      <w:r w:rsidRPr="00E65FE6">
        <w:rPr>
          <w:rStyle w:val="CodeInText"/>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1029" w:name="_Toc323656743"/>
      <w:bookmarkStart w:id="1030" w:name="_Toc324085481"/>
      <w:bookmarkStart w:id="1031" w:name="_Toc383781133"/>
      <w:bookmarkStart w:id="1032" w:name="_Toc59126407"/>
      <w:r w:rsidRPr="00903DBA">
        <w:t>Further Reading</w:t>
      </w:r>
      <w:bookmarkEnd w:id="916"/>
      <w:bookmarkEnd w:id="1029"/>
      <w:bookmarkEnd w:id="1030"/>
      <w:bookmarkEnd w:id="1031"/>
      <w:bookmarkEnd w:id="103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51A3574C"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1033" w:name="_Toc59126408"/>
      <w:r w:rsidRPr="00903DBA">
        <w:lastRenderedPageBreak/>
        <w:t>Foreword</w:t>
      </w:r>
      <w:bookmarkEnd w:id="103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lastRenderedPageBreak/>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 xml:space="preserve">So far, I have written a C compiler and I plan to extend it to a C++ compiler </w:t>
      </w:r>
      <w:proofErr w:type="gramStart"/>
      <w:r w:rsidRPr="00903DBA">
        <w:t>in the near future</w:t>
      </w:r>
      <w:proofErr w:type="gramEnd"/>
      <w:r w:rsidRPr="00903DBA">
        <w:t>.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w:t>
      </w:r>
      <w:proofErr w:type="spellStart"/>
      <w:r w:rsidRPr="00903DBA">
        <w:t>JLex</w:t>
      </w:r>
      <w:proofErr w:type="spellEnd"/>
      <w:r w:rsidRPr="00903DBA">
        <w:t xml:space="preserve">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w:t>
      </w:r>
      <w:proofErr w:type="gramStart"/>
      <w:r w:rsidRPr="00903DBA">
        <w:t>similar to</w:t>
      </w:r>
      <w:proofErr w:type="gramEnd"/>
      <w:r w:rsidRPr="00903DBA">
        <w:t xml:space="preserve">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 xml:space="preserve">Alfred V. </w:t>
      </w:r>
      <w:proofErr w:type="spellStart"/>
      <w:r w:rsidRPr="00903DBA">
        <w:t>Aho</w:t>
      </w:r>
      <w:proofErr w:type="spellEnd"/>
      <w:r w:rsidRPr="00903DBA">
        <w:t xml:space="preserve">, Lam, Monica S. Lam, Ravi </w:t>
      </w:r>
      <w:proofErr w:type="spellStart"/>
      <w:r w:rsidRPr="00903DBA">
        <w:t>Sethi</w:t>
      </w:r>
      <w:proofErr w:type="spellEnd"/>
      <w:r w:rsidRPr="00903DBA">
        <w:t>, Jeffrey D. Ullman. Compilers – Principles, Techniques, and Tools, 2nd edition. Prentice Hall, 2006.</w:t>
      </w:r>
    </w:p>
    <w:p w14:paraId="768D523A" w14:textId="77777777" w:rsidR="00DA28BC" w:rsidRPr="00903DBA" w:rsidRDefault="00DA28BC" w:rsidP="00BA3209">
      <w:r w:rsidRPr="00903DBA">
        <w:t xml:space="preserve">Keith Cooper, Linda </w:t>
      </w:r>
      <w:proofErr w:type="spellStart"/>
      <w:r w:rsidRPr="00903DBA">
        <w:t>Torczon</w:t>
      </w:r>
      <w:proofErr w:type="spellEnd"/>
      <w:r w:rsidRPr="00903DBA">
        <w:t>. Engineering a Compiler, 2nd edition. Morgan Kaufman, 2011.</w:t>
      </w:r>
    </w:p>
    <w:p w14:paraId="26986EE9" w14:textId="77777777" w:rsidR="00DA28BC" w:rsidRPr="00903DBA" w:rsidRDefault="00DA28BC" w:rsidP="00BA3209">
      <w:r w:rsidRPr="00903DBA">
        <w:t xml:space="preserve">Charles N. Fischer, Ron K. </w:t>
      </w:r>
      <w:proofErr w:type="spellStart"/>
      <w:r w:rsidRPr="00903DBA">
        <w:t>Cytron</w:t>
      </w:r>
      <w:proofErr w:type="spellEnd"/>
      <w:r w:rsidRPr="00903DBA">
        <w:t>,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w:t>
      </w:r>
      <w:proofErr w:type="gramStart"/>
      <w:r w:rsidRPr="00903DBA">
        <w:t>more or less unreadable</w:t>
      </w:r>
      <w:proofErr w:type="gramEnd"/>
      <w:r w:rsidRPr="00903DBA">
        <w:t xml:space="preserv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lastRenderedPageBreak/>
        <w:t xml:space="preserve">Christopher W. Fraser, David R. Hanson. A Retargetable C </w:t>
      </w:r>
      <w:proofErr w:type="gramStart"/>
      <w:r w:rsidRPr="00903DBA">
        <w:t>Compiler :</w:t>
      </w:r>
      <w:proofErr w:type="gramEnd"/>
      <w:r w:rsidRPr="00903DBA">
        <w:t xml:space="preserve">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proofErr w:type="gramStart"/>
      <w:r w:rsidRPr="00903DBA">
        <w:t>This books</w:t>
      </w:r>
      <w:proofErr w:type="gramEnd"/>
      <w:r w:rsidRPr="00903DBA">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 xml:space="preserve">Steven S. </w:t>
      </w:r>
      <w:proofErr w:type="spellStart"/>
      <w:r w:rsidRPr="00903DBA">
        <w:t>Muchnick</w:t>
      </w:r>
      <w:proofErr w:type="spellEnd"/>
      <w:r w:rsidRPr="00903DBA">
        <w:t>.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 xml:space="preserve">1. Introduction. Introduces the compiler phases described in the following chapters by demonstrating a compiler for a small toy language generating MIPS-code executable in the </w:t>
      </w:r>
      <w:proofErr w:type="spellStart"/>
      <w:r w:rsidRPr="00903DBA">
        <w:t>SPIM</w:t>
      </w:r>
      <w:proofErr w:type="spellEnd"/>
      <w:r w:rsidRPr="00903DBA">
        <w:t xml:space="preserve">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t>JLex</w:t>
      </w:r>
      <w:proofErr w:type="spellEnd"/>
      <w:r w:rsidRPr="00903DBA">
        <w:t>,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t>Yacc</w:t>
      </w:r>
      <w:proofErr w:type="spellEnd"/>
      <w:r w:rsidRPr="00903DBA">
        <w:t xml:space="preserve"> for C. Each rule can also be equipped with code dealing with type checking and target code generation. However, I will have </w:t>
      </w:r>
      <w:proofErr w:type="gramStart"/>
      <w:r w:rsidRPr="00903DBA">
        <w:t>try</w:t>
      </w:r>
      <w:proofErr w:type="gramEnd"/>
      <w:r w:rsidRPr="00903DBA">
        <w:t xml:space="preserve">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 xml:space="preserve">4. Declarations and the Symbol Table. C++ has a rather complicated declaration system with aggregated types such as classes, </w:t>
      </w:r>
      <w:proofErr w:type="gramStart"/>
      <w:r w:rsidRPr="00903DBA">
        <w:t>structures</w:t>
      </w:r>
      <w:proofErr w:type="gramEnd"/>
      <w:r w:rsidRPr="00903DBA">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t>
      </w:r>
      <w:r w:rsidRPr="00903DBA">
        <w:lastRenderedPageBreak/>
        <w:t xml:space="preserve">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 xml:space="preserve">9. Target Code Generation. The target code of the C++ compiler of this book is Intel </w:t>
      </w:r>
      <w:proofErr w:type="spellStart"/>
      <w:r w:rsidRPr="00903DBA">
        <w:t>x86</w:t>
      </w:r>
      <w:proofErr w:type="spellEnd"/>
      <w:r w:rsidRPr="00903DBA">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 xml:space="preserve">10. The Preprocessor. Before the </w:t>
      </w:r>
      <w:proofErr w:type="gramStart"/>
      <w:r w:rsidRPr="00903DBA">
        <w:t>actually</w:t>
      </w:r>
      <w:proofErr w:type="gramEnd"/>
      <w:r w:rsidRPr="00903DBA">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 xml:space="preserve">11. The Linker. When the target code has finally been generated, it becomes stored into an object file. As the source code can be distributed over several files, the target code </w:t>
      </w:r>
      <w:proofErr w:type="gramStart"/>
      <w:r w:rsidRPr="00903DBA">
        <w:t>need</w:t>
      </w:r>
      <w:proofErr w:type="gramEnd"/>
      <w:r w:rsidRPr="00903DBA">
        <w:t xml:space="preserve"> to be merged into one executable file. This is the task of the linker, it merges the code and data area, resolve the static and extern </w:t>
      </w:r>
      <w:proofErr w:type="gramStart"/>
      <w:r w:rsidRPr="00903DBA">
        <w:t>references</w:t>
      </w:r>
      <w:proofErr w:type="gramEnd"/>
      <w:r w:rsidRPr="00903DBA">
        <w:t xml:space="preserve">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8F21B3" w:rsidRDefault="008F21B3" w:rsidP="00E65FE6">
                              <w:pPr>
                                <w:rPr>
                                  <w:lang w:val="sv-SE"/>
                                </w:rPr>
                              </w:pPr>
                              <w:r>
                                <w:rPr>
                                  <w:lang w:val="sv-SE"/>
                                </w:rPr>
                                <w:t>Preprocessor</w:t>
                              </w:r>
                            </w:p>
                            <w:p w14:paraId="04F32221" w14:textId="77777777" w:rsidR="008F21B3" w:rsidRPr="00C7380D" w:rsidRDefault="008F21B3"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8F21B3" w:rsidRPr="008541FD" w:rsidRDefault="008F21B3" w:rsidP="00E65FE6">
                              <w:r w:rsidRPr="008541FD">
                                <w:t>Source</w:t>
                              </w:r>
                              <w:r>
                                <w:t xml:space="preserve"> </w:t>
                              </w:r>
                              <w:r w:rsidRPr="008541FD">
                                <w:t>Code</w:t>
                              </w:r>
                            </w:p>
                            <w:p w14:paraId="4FCEAC5C" w14:textId="77777777" w:rsidR="008F21B3" w:rsidRDefault="008F21B3"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8F21B3" w:rsidRDefault="008F21B3"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8F21B3" w:rsidRDefault="008F21B3" w:rsidP="00E65FE6">
                              <w:r>
                                <w:t>Processed Code</w:t>
                              </w:r>
                            </w:p>
                            <w:p w14:paraId="14142DBC" w14:textId="77777777" w:rsidR="008F21B3" w:rsidRDefault="008F21B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8F21B3" w:rsidRDefault="008F21B3"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8F21B3" w:rsidRDefault="008F21B3" w:rsidP="00E65FE6">
                              <w:r>
                                <w:t>Syntax Tree</w:t>
                              </w:r>
                            </w:p>
                            <w:p w14:paraId="070DB26E" w14:textId="77777777" w:rsidR="008F21B3" w:rsidRDefault="008F21B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8F21B3" w:rsidRDefault="008F21B3"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8F21B3" w:rsidRDefault="008F21B3" w:rsidP="00E65FE6">
                              <w:r>
                                <w:t>Optimized Syntax Tree</w:t>
                              </w:r>
                            </w:p>
                            <w:p w14:paraId="3315953C" w14:textId="77777777" w:rsidR="008F21B3" w:rsidRDefault="008F21B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8F21B3" w:rsidRDefault="008F21B3"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8F21B3" w:rsidRDefault="008F21B3" w:rsidP="00E65FE6">
                              <w:r>
                                <w:t>Middle Code List</w:t>
                              </w:r>
                            </w:p>
                            <w:p w14:paraId="321C1BE9" w14:textId="77777777" w:rsidR="008F21B3" w:rsidRDefault="008F21B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8F21B3" w:rsidRDefault="008F21B3" w:rsidP="00E65FE6">
                              <w:r>
                                <w:t>Optimized Middle Code List</w:t>
                              </w:r>
                            </w:p>
                            <w:p w14:paraId="4CF9CB98" w14:textId="77777777" w:rsidR="008F21B3" w:rsidRDefault="008F21B3"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8F21B3" w:rsidRDefault="008F21B3"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8F21B3" w:rsidRDefault="008F21B3"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8F21B3" w:rsidRDefault="008F21B3" w:rsidP="00E65FE6">
                        <w:pPr>
                          <w:rPr>
                            <w:lang w:val="sv-SE"/>
                          </w:rPr>
                        </w:pPr>
                        <w:r>
                          <w:rPr>
                            <w:lang w:val="sv-SE"/>
                          </w:rPr>
                          <w:t>Preprocessor</w:t>
                        </w:r>
                      </w:p>
                      <w:p w14:paraId="04F32221" w14:textId="77777777" w:rsidR="008F21B3" w:rsidRPr="00C7380D" w:rsidRDefault="008F21B3"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8F21B3" w:rsidRPr="008541FD" w:rsidRDefault="008F21B3" w:rsidP="00E65FE6">
                        <w:r w:rsidRPr="008541FD">
                          <w:t>Source</w:t>
                        </w:r>
                        <w:r>
                          <w:t xml:space="preserve"> </w:t>
                        </w:r>
                        <w:r w:rsidRPr="008541FD">
                          <w:t>Code</w:t>
                        </w:r>
                      </w:p>
                      <w:p w14:paraId="4FCEAC5C" w14:textId="77777777" w:rsidR="008F21B3" w:rsidRDefault="008F21B3"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8F21B3" w:rsidRDefault="008F21B3"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8F21B3" w:rsidRDefault="008F21B3" w:rsidP="00E65FE6">
                        <w:r>
                          <w:t>Processed Code</w:t>
                        </w:r>
                      </w:p>
                      <w:p w14:paraId="14142DBC" w14:textId="77777777" w:rsidR="008F21B3" w:rsidRDefault="008F21B3"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8F21B3" w:rsidRDefault="008F21B3"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8F21B3" w:rsidRDefault="008F21B3" w:rsidP="00E65FE6">
                        <w:r>
                          <w:t>Syntax Tree</w:t>
                        </w:r>
                      </w:p>
                      <w:p w14:paraId="070DB26E" w14:textId="77777777" w:rsidR="008F21B3" w:rsidRDefault="008F21B3"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8F21B3" w:rsidRDefault="008F21B3"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8F21B3" w:rsidRDefault="008F21B3" w:rsidP="00E65FE6">
                        <w:r>
                          <w:t>Optimized Syntax Tree</w:t>
                        </w:r>
                      </w:p>
                      <w:p w14:paraId="3315953C" w14:textId="77777777" w:rsidR="008F21B3" w:rsidRDefault="008F21B3"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8F21B3" w:rsidRDefault="008F21B3"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8F21B3" w:rsidRDefault="008F21B3" w:rsidP="00E65FE6">
                        <w:r>
                          <w:t>Middle Code List</w:t>
                        </w:r>
                      </w:p>
                      <w:p w14:paraId="321C1BE9" w14:textId="77777777" w:rsidR="008F21B3" w:rsidRDefault="008F21B3"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8F21B3" w:rsidRDefault="008F21B3" w:rsidP="00E65FE6">
                        <w:r>
                          <w:t>Optimized Middle Code List</w:t>
                        </w:r>
                      </w:p>
                      <w:p w14:paraId="4CF9CB98" w14:textId="77777777" w:rsidR="008F21B3" w:rsidRDefault="008F21B3"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8F21B3" w:rsidRDefault="008F21B3"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8F21B3" w:rsidRDefault="008F21B3"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8F21B3" w:rsidRDefault="008F21B3" w:rsidP="006F14D0">
                              <w:pPr>
                                <w:spacing w:before="60" w:after="0"/>
                                <w:jc w:val="center"/>
                                <w:rPr>
                                  <w:lang w:val="sv-SE"/>
                                </w:rPr>
                              </w:pPr>
                              <w:r>
                                <w:rPr>
                                  <w:lang w:val="sv-SE"/>
                                </w:rPr>
                                <w:t>Preprocessor</w:t>
                              </w:r>
                            </w:p>
                            <w:p w14:paraId="2CD90E0F" w14:textId="77777777" w:rsidR="008F21B3" w:rsidRPr="00C7380D" w:rsidRDefault="008F21B3"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8F21B3" w:rsidRPr="008541FD" w:rsidRDefault="008F21B3" w:rsidP="006F14D0">
                              <w:pPr>
                                <w:spacing w:before="60" w:after="0"/>
                                <w:jc w:val="center"/>
                              </w:pPr>
                              <w:r w:rsidRPr="008541FD">
                                <w:t>Source</w:t>
                              </w:r>
                              <w:r>
                                <w:t xml:space="preserve"> </w:t>
                              </w:r>
                              <w:r w:rsidRPr="008541FD">
                                <w:t>Code</w:t>
                              </w:r>
                            </w:p>
                            <w:p w14:paraId="1314F231" w14:textId="77777777" w:rsidR="008F21B3" w:rsidRDefault="008F21B3"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8F21B3" w:rsidRDefault="008F21B3"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8F21B3" w:rsidRDefault="008F21B3" w:rsidP="006F14D0">
                              <w:pPr>
                                <w:pStyle w:val="Normalwebb"/>
                                <w:spacing w:before="60" w:line="256" w:lineRule="auto"/>
                                <w:jc w:val="center"/>
                              </w:pPr>
                              <w:r>
                                <w:rPr>
                                  <w:rFonts w:eastAsia="Calibri"/>
                                  <w:sz w:val="22"/>
                                  <w:szCs w:val="22"/>
                                  <w:lang w:val="en-US"/>
                                </w:rPr>
                                <w:t>Processed Code</w:t>
                              </w:r>
                            </w:p>
                            <w:p w14:paraId="705B7689" w14:textId="77777777" w:rsidR="008F21B3" w:rsidRDefault="008F21B3"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8F21B3" w:rsidRDefault="008F21B3"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8F21B3" w:rsidRDefault="008F21B3" w:rsidP="006F14D0">
                              <w:pPr>
                                <w:pStyle w:val="Normalwebb"/>
                                <w:spacing w:before="60" w:line="254" w:lineRule="auto"/>
                                <w:jc w:val="center"/>
                              </w:pPr>
                              <w:r>
                                <w:rPr>
                                  <w:rFonts w:eastAsia="Calibri"/>
                                  <w:sz w:val="22"/>
                                  <w:szCs w:val="22"/>
                                  <w:lang w:val="en-US"/>
                                </w:rPr>
                                <w:t>Syntax Tree</w:t>
                              </w:r>
                            </w:p>
                            <w:p w14:paraId="20988EE2" w14:textId="77777777" w:rsidR="008F21B3" w:rsidRDefault="008F21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8F21B3" w:rsidRDefault="008F21B3"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8F21B3" w:rsidRDefault="008F21B3" w:rsidP="006F14D0">
                              <w:pPr>
                                <w:pStyle w:val="Normalwebb"/>
                                <w:spacing w:before="60" w:line="252" w:lineRule="auto"/>
                                <w:jc w:val="center"/>
                              </w:pPr>
                              <w:r>
                                <w:rPr>
                                  <w:rFonts w:eastAsia="Calibri"/>
                                  <w:sz w:val="22"/>
                                  <w:szCs w:val="22"/>
                                  <w:lang w:val="en-US"/>
                                </w:rPr>
                                <w:t>Optimized Syntax Tree</w:t>
                              </w:r>
                            </w:p>
                            <w:p w14:paraId="35223DB0" w14:textId="77777777" w:rsidR="008F21B3" w:rsidRDefault="008F21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8F21B3" w:rsidRDefault="008F21B3"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8F21B3" w:rsidRDefault="008F21B3" w:rsidP="006F14D0">
                              <w:pPr>
                                <w:pStyle w:val="Normalwebb"/>
                                <w:spacing w:before="60" w:line="252" w:lineRule="auto"/>
                                <w:jc w:val="center"/>
                              </w:pPr>
                              <w:r>
                                <w:rPr>
                                  <w:rFonts w:eastAsia="Calibri"/>
                                  <w:sz w:val="22"/>
                                  <w:szCs w:val="22"/>
                                  <w:lang w:val="en-US"/>
                                </w:rPr>
                                <w:t>Middle Code List</w:t>
                              </w:r>
                            </w:p>
                            <w:p w14:paraId="5410A942" w14:textId="77777777" w:rsidR="008F21B3" w:rsidRDefault="008F21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8F21B3" w:rsidRDefault="008F21B3" w:rsidP="006F14D0">
                              <w:pPr>
                                <w:pStyle w:val="Normalwebb"/>
                                <w:spacing w:before="60" w:line="252" w:lineRule="auto"/>
                                <w:jc w:val="center"/>
                              </w:pPr>
                              <w:r>
                                <w:rPr>
                                  <w:rFonts w:eastAsia="Calibri"/>
                                  <w:sz w:val="22"/>
                                  <w:szCs w:val="22"/>
                                  <w:lang w:val="en-US"/>
                                </w:rPr>
                                <w:t>Optimized Middle Code List</w:t>
                              </w:r>
                            </w:p>
                            <w:p w14:paraId="36F7A1DE" w14:textId="77777777" w:rsidR="008F21B3" w:rsidRDefault="008F21B3"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8F21B3" w:rsidRDefault="008F21B3"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8F21B3" w:rsidRDefault="008F21B3"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8F21B3" w:rsidRDefault="008F21B3" w:rsidP="006F14D0">
                        <w:pPr>
                          <w:spacing w:before="60" w:after="0"/>
                          <w:jc w:val="center"/>
                          <w:rPr>
                            <w:lang w:val="sv-SE"/>
                          </w:rPr>
                        </w:pPr>
                        <w:r>
                          <w:rPr>
                            <w:lang w:val="sv-SE"/>
                          </w:rPr>
                          <w:t>Preprocessor</w:t>
                        </w:r>
                      </w:p>
                      <w:p w14:paraId="2CD90E0F" w14:textId="77777777" w:rsidR="008F21B3" w:rsidRPr="00C7380D" w:rsidRDefault="008F21B3"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8F21B3" w:rsidRPr="008541FD" w:rsidRDefault="008F21B3" w:rsidP="006F14D0">
                        <w:pPr>
                          <w:spacing w:before="60" w:after="0"/>
                          <w:jc w:val="center"/>
                        </w:pPr>
                        <w:r w:rsidRPr="008541FD">
                          <w:t>Source</w:t>
                        </w:r>
                        <w:r>
                          <w:t xml:space="preserve"> </w:t>
                        </w:r>
                        <w:r w:rsidRPr="008541FD">
                          <w:t>Code</w:t>
                        </w:r>
                      </w:p>
                      <w:p w14:paraId="1314F231" w14:textId="77777777" w:rsidR="008F21B3" w:rsidRDefault="008F21B3"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8F21B3" w:rsidRDefault="008F21B3"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8F21B3" w:rsidRDefault="008F21B3" w:rsidP="006F14D0">
                        <w:pPr>
                          <w:pStyle w:val="Normalwebb"/>
                          <w:spacing w:before="60" w:line="256" w:lineRule="auto"/>
                          <w:jc w:val="center"/>
                        </w:pPr>
                        <w:r>
                          <w:rPr>
                            <w:rFonts w:eastAsia="Calibri"/>
                            <w:sz w:val="22"/>
                            <w:szCs w:val="22"/>
                            <w:lang w:val="en-US"/>
                          </w:rPr>
                          <w:t>Processed Code</w:t>
                        </w:r>
                      </w:p>
                      <w:p w14:paraId="705B7689" w14:textId="77777777" w:rsidR="008F21B3" w:rsidRDefault="008F21B3"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8F21B3" w:rsidRDefault="008F21B3"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8F21B3" w:rsidRDefault="008F21B3" w:rsidP="006F14D0">
                        <w:pPr>
                          <w:pStyle w:val="Normalwebb"/>
                          <w:spacing w:before="60" w:line="254" w:lineRule="auto"/>
                          <w:jc w:val="center"/>
                        </w:pPr>
                        <w:r>
                          <w:rPr>
                            <w:rFonts w:eastAsia="Calibri"/>
                            <w:sz w:val="22"/>
                            <w:szCs w:val="22"/>
                            <w:lang w:val="en-US"/>
                          </w:rPr>
                          <w:t>Syntax Tree</w:t>
                        </w:r>
                      </w:p>
                      <w:p w14:paraId="20988EE2" w14:textId="77777777" w:rsidR="008F21B3" w:rsidRDefault="008F21B3"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8F21B3" w:rsidRDefault="008F21B3"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8F21B3" w:rsidRDefault="008F21B3" w:rsidP="006F14D0">
                        <w:pPr>
                          <w:pStyle w:val="Normalwebb"/>
                          <w:spacing w:before="60" w:line="252" w:lineRule="auto"/>
                          <w:jc w:val="center"/>
                        </w:pPr>
                        <w:r>
                          <w:rPr>
                            <w:rFonts w:eastAsia="Calibri"/>
                            <w:sz w:val="22"/>
                            <w:szCs w:val="22"/>
                            <w:lang w:val="en-US"/>
                          </w:rPr>
                          <w:t>Optimized Syntax Tree</w:t>
                        </w:r>
                      </w:p>
                      <w:p w14:paraId="35223DB0" w14:textId="77777777" w:rsidR="008F21B3" w:rsidRDefault="008F21B3"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8F21B3" w:rsidRDefault="008F21B3"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8F21B3" w:rsidRDefault="008F21B3" w:rsidP="006F14D0">
                        <w:pPr>
                          <w:pStyle w:val="Normalwebb"/>
                          <w:spacing w:before="60" w:line="252" w:lineRule="auto"/>
                          <w:jc w:val="center"/>
                        </w:pPr>
                        <w:r>
                          <w:rPr>
                            <w:rFonts w:eastAsia="Calibri"/>
                            <w:sz w:val="22"/>
                            <w:szCs w:val="22"/>
                            <w:lang w:val="en-US"/>
                          </w:rPr>
                          <w:t>Middle Code List</w:t>
                        </w:r>
                      </w:p>
                      <w:p w14:paraId="5410A942" w14:textId="77777777" w:rsidR="008F21B3" w:rsidRDefault="008F21B3"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8F21B3" w:rsidRDefault="008F21B3" w:rsidP="006F14D0">
                        <w:pPr>
                          <w:pStyle w:val="Normalwebb"/>
                          <w:spacing w:before="60" w:line="252" w:lineRule="auto"/>
                          <w:jc w:val="center"/>
                        </w:pPr>
                        <w:r>
                          <w:rPr>
                            <w:rFonts w:eastAsia="Calibri"/>
                            <w:sz w:val="22"/>
                            <w:szCs w:val="22"/>
                            <w:lang w:val="en-US"/>
                          </w:rPr>
                          <w:t>Optimized Middle Code List</w:t>
                        </w:r>
                      </w:p>
                      <w:p w14:paraId="36F7A1DE" w14:textId="77777777" w:rsidR="008F21B3" w:rsidRDefault="008F21B3"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8F21B3" w:rsidRDefault="008F21B3"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8F21B3" w:rsidRDefault="008F21B3"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27" w:author="Stefan Bjornander" w:date="2015-05-23T17:42:00Z" w:initials="SB">
    <w:p w14:paraId="7086E310" w14:textId="77777777" w:rsidR="008F21B3" w:rsidRDefault="008F21B3">
      <w:pPr>
        <w:pStyle w:val="Kommentarer"/>
      </w:pPr>
      <w:r>
        <w:rPr>
          <w:rStyle w:val="Kommentarsreferens"/>
        </w:rPr>
        <w:annotationRef/>
      </w:r>
    </w:p>
    <w:p w14:paraId="01C1DAD9" w14:textId="77777777" w:rsidR="008F21B3" w:rsidRDefault="008F21B3">
      <w:pPr>
        <w:pStyle w:val="Kommentarer"/>
      </w:pPr>
      <w:r>
        <w:rPr>
          <w:b/>
          <w:sz w:val="21"/>
          <w:szCs w:val="21"/>
        </w:rPr>
        <w:pict w14:anchorId="5BD8B1F4">
          <v:shape id="_x0000_i1033" type="#_x0000_t75" style="width:36.25pt;height:6.8pt" o:ole="" strokeweight="0">
            <v:stroke endcap="round"/>
            <v:imagedata r:id="rId1" o:title=""/>
            <v:path shadowok="f" fillok="f" insetpenok="f"/>
            <o:lock v:ext="edit" rotation="t" verticies="t" text="t" shapetype="t"/>
            <o:ink i="AAB=&#10;" annotation="t"/>
          </v:shape>
        </w:pict>
      </w:r>
    </w:p>
  </w:comment>
  <w:comment w:id="1028" w:author="Stefan Bjornander" w:date="2015-05-23T17:42:00Z" w:initials="SB">
    <w:p w14:paraId="04F55807" w14:textId="77777777" w:rsidR="008F21B3" w:rsidRDefault="008F21B3">
      <w:pPr>
        <w:pStyle w:val="Kommentarer"/>
      </w:pPr>
      <w:r>
        <w:rPr>
          <w:rStyle w:val="Kommentarsreferens"/>
        </w:rPr>
        <w:annotationRef/>
      </w:r>
    </w:p>
    <w:p w14:paraId="533EC9EE" w14:textId="77777777" w:rsidR="008F21B3" w:rsidRDefault="008F21B3">
      <w:pPr>
        <w:pStyle w:val="Kommentarer"/>
      </w:pPr>
      <w:r>
        <w:rPr>
          <w:b/>
          <w:sz w:val="21"/>
          <w:szCs w:val="21"/>
        </w:rPr>
        <w:pict w14:anchorId="232FB768">
          <v:shape id="_x0000_i1035" type="#_x0000_t75" style="width:36.25pt;height:6.8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8F21B3" w:rsidRDefault="008F21B3" w:rsidP="006C7309">
      <w:pPr>
        <w:spacing w:line="240" w:lineRule="auto"/>
      </w:pPr>
      <w:r>
        <w:separator/>
      </w:r>
    </w:p>
  </w:endnote>
  <w:endnote w:type="continuationSeparator" w:id="0">
    <w:p w14:paraId="0DD18C9D" w14:textId="77777777" w:rsidR="008F21B3" w:rsidRDefault="008F21B3"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8F21B3" w:rsidRDefault="008F21B3" w:rsidP="006C7309">
      <w:pPr>
        <w:spacing w:line="240" w:lineRule="auto"/>
      </w:pPr>
      <w:r>
        <w:separator/>
      </w:r>
    </w:p>
  </w:footnote>
  <w:footnote w:type="continuationSeparator" w:id="0">
    <w:p w14:paraId="0BA3DA21" w14:textId="77777777" w:rsidR="008F21B3" w:rsidRDefault="008F21B3" w:rsidP="006C7309">
      <w:pPr>
        <w:spacing w:line="240" w:lineRule="auto"/>
      </w:pPr>
      <w:r>
        <w:continuationSeparator/>
      </w:r>
    </w:p>
  </w:footnote>
  <w:footnote w:id="1">
    <w:p w14:paraId="2574BD6E" w14:textId="77777777" w:rsidR="008F21B3" w:rsidRPr="00725EAE" w:rsidRDefault="008F21B3"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8F21B3" w:rsidRPr="00B4576D" w:rsidRDefault="008F21B3"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8F21B3" w:rsidRPr="00080A22" w:rsidRDefault="008F21B3"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8F21B3" w:rsidRDefault="008F21B3"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14.29</w:t>
      </w:r>
      <w:r>
        <w:fldChar w:fldCharType="end"/>
      </w:r>
      <w:r>
        <w:t>):</w:t>
      </w:r>
    </w:p>
    <w:p w14:paraId="57E07F8E" w14:textId="77777777" w:rsidR="008F21B3" w:rsidRDefault="008F21B3" w:rsidP="00E80032">
      <w:pPr>
        <w:pStyle w:val="Code"/>
      </w:pPr>
      <w:r>
        <w:t>#define BOOL int</w:t>
      </w:r>
    </w:p>
    <w:p w14:paraId="5A8A6026" w14:textId="77777777" w:rsidR="008F21B3" w:rsidRDefault="008F21B3" w:rsidP="00E80032">
      <w:pPr>
        <w:pStyle w:val="Code"/>
      </w:pPr>
      <w:r>
        <w:t>#define TRUE 1</w:t>
      </w:r>
    </w:p>
    <w:p w14:paraId="09976B6C" w14:textId="77777777" w:rsidR="008F21B3" w:rsidRPr="00BF232B" w:rsidRDefault="008F21B3" w:rsidP="00E80032">
      <w:pPr>
        <w:pStyle w:val="Code"/>
      </w:pPr>
      <w:r>
        <w:t>#define FALSE 0</w:t>
      </w:r>
    </w:p>
  </w:footnote>
  <w:footnote w:id="5">
    <w:p w14:paraId="1100CB01" w14:textId="77777777" w:rsidR="008F21B3" w:rsidRDefault="008F21B3"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8F21B3" w:rsidRDefault="008F21B3" w:rsidP="00E80032">
      <w:r>
        <w:rPr>
          <w:rStyle w:val="Fotnotsreferens"/>
        </w:rPr>
        <w:footnoteRef/>
      </w:r>
      <w:r>
        <w:t xml:space="preserve"> Depending of the compiler and its warning level settings.</w:t>
      </w:r>
    </w:p>
  </w:footnote>
  <w:footnote w:id="7">
    <w:p w14:paraId="3D554D37" w14:textId="77777777" w:rsidR="008F21B3" w:rsidRPr="004679D4" w:rsidRDefault="008F21B3"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8F21B3" w:rsidRPr="00C03AB7" w:rsidRDefault="008F21B3"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8F21B3" w:rsidRPr="000C5114" w:rsidRDefault="008F21B3"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8F21B3" w:rsidRPr="002343ED" w:rsidRDefault="008F21B3"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8F21B3" w:rsidRDefault="008F21B3" w:rsidP="00E80032">
      <w:r>
        <w:rPr>
          <w:rStyle w:val="Fotnotsreferens"/>
        </w:rPr>
        <w:footnoteRef/>
      </w:r>
      <w:r>
        <w:t xml:space="preserve"> However, we have no knowledge about the actual address; it may be 10,000 or anything else.</w:t>
      </w:r>
    </w:p>
  </w:footnote>
  <w:footnote w:id="12">
    <w:p w14:paraId="575EFDCD" w14:textId="77777777" w:rsidR="008F21B3" w:rsidRPr="009B0162" w:rsidRDefault="008F21B3"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8F21B3" w:rsidRDefault="008F21B3"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8F21B3" w:rsidRDefault="008F21B3"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8F21B3" w:rsidRPr="00E554CC" w:rsidRDefault="008F21B3"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8F21B3" w:rsidRPr="00391B01" w:rsidRDefault="008F21B3"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8F21B3" w:rsidRDefault="008F21B3"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8F21B3" w:rsidRDefault="008F21B3"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8F21B3" w:rsidRDefault="008F21B3" w:rsidP="00E80032">
      <w:r>
        <w:rPr>
          <w:rStyle w:val="Fotnotsreferens"/>
        </w:rPr>
        <w:footnoteRef/>
      </w:r>
      <w:r>
        <w:t xml:space="preserve"> There is no rational explanation, just accept it.</w:t>
      </w:r>
    </w:p>
  </w:footnote>
  <w:footnote w:id="20">
    <w:p w14:paraId="0B9FD0C4" w14:textId="77777777" w:rsidR="008F21B3" w:rsidRDefault="008F21B3"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8F21B3" w:rsidRPr="00EF01A1" w:rsidRDefault="008F21B3"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8F21B3" w:rsidRPr="008655EC" w:rsidRDefault="008F21B3"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087"/>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3D"/>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3B7"/>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5AE"/>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61"/>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3AA"/>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616"/>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0"/>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59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7E5"/>
    <w:rsid w:val="00564885"/>
    <w:rsid w:val="00564960"/>
    <w:rsid w:val="005649A0"/>
    <w:rsid w:val="00564B90"/>
    <w:rsid w:val="00564BC1"/>
    <w:rsid w:val="00564E09"/>
    <w:rsid w:val="00564E28"/>
    <w:rsid w:val="0056546C"/>
    <w:rsid w:val="005656CF"/>
    <w:rsid w:val="005657C7"/>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6FC5"/>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DA5"/>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8C1"/>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84F"/>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CF"/>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498"/>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172"/>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4D3"/>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A9"/>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418"/>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D01"/>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919"/>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1B3"/>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0A9"/>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0FE6"/>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3C"/>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24F"/>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3F18"/>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0A"/>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CE4"/>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6FD4"/>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91E"/>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8E6"/>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39D4"/>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34C"/>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9C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56B"/>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B5B"/>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2E"/>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60"/>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1E2"/>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03"/>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6129</TotalTime>
  <Pages>484</Pages>
  <Words>151115</Words>
  <Characters>800914</Characters>
  <Application>Microsoft Office Word</Application>
  <DocSecurity>0</DocSecurity>
  <Lines>6674</Lines>
  <Paragraphs>1900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950129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570</cp:revision>
  <cp:lastPrinted>2017-05-07T13:41:00Z</cp:lastPrinted>
  <dcterms:created xsi:type="dcterms:W3CDTF">2020-12-01T10:01:00Z</dcterms:created>
  <dcterms:modified xsi:type="dcterms:W3CDTF">2020-12-21T15:02:00Z</dcterms:modified>
</cp:coreProperties>
</file>